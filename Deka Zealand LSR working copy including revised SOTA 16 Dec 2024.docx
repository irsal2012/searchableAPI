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1E071" w14:textId="77777777" w:rsidR="00EE226B" w:rsidRPr="00C2061D" w:rsidRDefault="00EE226B" w:rsidP="00EE226B">
      <w:pPr>
        <w:autoSpaceDE w:val="0"/>
        <w:autoSpaceDN w:val="0"/>
        <w:adjustRightInd w:val="0"/>
        <w:jc w:val="center"/>
        <w:rPr>
          <w:rFonts w:cs="Arial"/>
          <w:bCs/>
          <w:noProof/>
          <w:sz w:val="32"/>
          <w:szCs w:val="32"/>
        </w:rPr>
      </w:pPr>
    </w:p>
    <w:p w14:paraId="72F3652A" w14:textId="413401C8" w:rsidR="00EE226B" w:rsidRPr="00C2061D" w:rsidRDefault="00201789" w:rsidP="00EE226B">
      <w:pPr>
        <w:autoSpaceDE w:val="0"/>
        <w:autoSpaceDN w:val="0"/>
        <w:adjustRightInd w:val="0"/>
        <w:spacing w:after="240"/>
        <w:jc w:val="center"/>
        <w:rPr>
          <w:rFonts w:cs="Arial"/>
          <w:bCs/>
          <w:sz w:val="32"/>
          <w:szCs w:val="32"/>
        </w:rPr>
      </w:pPr>
      <w:r w:rsidRPr="00C2061D">
        <w:rPr>
          <w:rFonts w:cs="Arial"/>
          <w:bCs/>
          <w:noProof/>
          <w:sz w:val="32"/>
          <w:szCs w:val="32"/>
        </w:rPr>
        <w:t xml:space="preserve">Dasiglucagon Delivery System </w:t>
      </w:r>
    </w:p>
    <w:p w14:paraId="7E7CFD95" w14:textId="284883FA" w:rsidR="00EE226B" w:rsidRPr="00C2061D" w:rsidRDefault="00964007" w:rsidP="00EE226B">
      <w:pPr>
        <w:autoSpaceDE w:val="0"/>
        <w:autoSpaceDN w:val="0"/>
        <w:adjustRightInd w:val="0"/>
        <w:spacing w:after="240"/>
        <w:jc w:val="center"/>
        <w:rPr>
          <w:rFonts w:ascii="Calibri-Bold" w:hAnsi="Calibri-Bold" w:cs="Calibri-Bold"/>
          <w:bCs/>
          <w:sz w:val="40"/>
          <w:szCs w:val="40"/>
        </w:rPr>
      </w:pPr>
      <w:r w:rsidRPr="00C2061D">
        <w:rPr>
          <w:rFonts w:ascii="Calibri-Bold" w:hAnsi="Calibri-Bold" w:cs="Calibri-Bold"/>
          <w:bCs/>
          <w:sz w:val="40"/>
          <w:szCs w:val="40"/>
        </w:rPr>
        <w:t xml:space="preserve">LITERATURE SEARCH </w:t>
      </w:r>
      <w:r w:rsidR="00EE226B" w:rsidRPr="00C2061D">
        <w:rPr>
          <w:rFonts w:ascii="Calibri-Bold" w:hAnsi="Calibri-Bold" w:cs="Calibri-Bold"/>
          <w:bCs/>
          <w:sz w:val="40"/>
          <w:szCs w:val="40"/>
        </w:rPr>
        <w:t>REPORT</w:t>
      </w:r>
    </w:p>
    <w:p w14:paraId="467642A8" w14:textId="77777777" w:rsidR="00201789" w:rsidRPr="00C2061D" w:rsidRDefault="00201789" w:rsidP="00201789">
      <w:pPr>
        <w:spacing w:after="160"/>
        <w:jc w:val="center"/>
        <w:rPr>
          <w:bCs/>
          <w:sz w:val="24"/>
          <w:szCs w:val="24"/>
        </w:rPr>
      </w:pPr>
      <w:r w:rsidRPr="00C2061D">
        <w:rPr>
          <w:bCs/>
          <w:sz w:val="24"/>
          <w:szCs w:val="24"/>
        </w:rPr>
        <w:t>Including Vigilance Search Plan</w:t>
      </w:r>
    </w:p>
    <w:p w14:paraId="0C89D7B4" w14:textId="02ADE10B" w:rsidR="00EE226B" w:rsidRPr="00C2061D" w:rsidRDefault="00EE226B" w:rsidP="00EE226B">
      <w:pPr>
        <w:rPr>
          <w:rFonts w:ascii="Calibri-Bold" w:hAnsi="Calibri-Bold" w:cs="Calibri-Bold"/>
          <w:bCs/>
          <w:sz w:val="40"/>
          <w:szCs w:val="40"/>
        </w:rPr>
      </w:pPr>
    </w:p>
    <w:p w14:paraId="639F11E6" w14:textId="77777777" w:rsidR="00EE226B" w:rsidRPr="00C2061D" w:rsidRDefault="00EE226B" w:rsidP="00EE226B">
      <w:pPr>
        <w:rPr>
          <w:rFonts w:ascii="Calibri-Bold" w:hAnsi="Calibri-Bold" w:cs="Calibri-Bold"/>
          <w:bCs/>
          <w:sz w:val="40"/>
          <w:szCs w:val="4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9"/>
        <w:gridCol w:w="3670"/>
        <w:gridCol w:w="1701"/>
      </w:tblGrid>
      <w:tr w:rsidR="00EE226B" w:rsidRPr="00C2061D" w14:paraId="121A2F45" w14:textId="77777777" w:rsidTr="00AA79B4">
        <w:tc>
          <w:tcPr>
            <w:tcW w:w="3809" w:type="dxa"/>
            <w:tcBorders>
              <w:bottom w:val="single" w:sz="4" w:space="0" w:color="auto"/>
              <w:right w:val="nil"/>
            </w:tcBorders>
          </w:tcPr>
          <w:p w14:paraId="1F24C09A" w14:textId="61422F98" w:rsidR="00EE226B" w:rsidRPr="00C2061D" w:rsidRDefault="00EE226B" w:rsidP="00AA79B4">
            <w:pPr>
              <w:pStyle w:val="Header"/>
              <w:spacing w:before="60"/>
              <w:rPr>
                <w:rStyle w:val="Emphasis"/>
                <w:i/>
                <w:iCs w:val="0"/>
              </w:rPr>
            </w:pPr>
            <w:r w:rsidRPr="00C2061D">
              <w:rPr>
                <w:rStyle w:val="Emphasis"/>
                <w:i/>
                <w:iCs w:val="0"/>
              </w:rPr>
              <w:t>Author</w:t>
            </w:r>
            <w:r w:rsidR="00310393" w:rsidRPr="00C2061D">
              <w:rPr>
                <w:rStyle w:val="Emphasis"/>
                <w:i/>
                <w:iCs w:val="0"/>
              </w:rPr>
              <w:t>(</w:t>
            </w:r>
            <w:r w:rsidRPr="00C2061D">
              <w:rPr>
                <w:rStyle w:val="Emphasis"/>
                <w:i/>
                <w:iCs w:val="0"/>
              </w:rPr>
              <w:t>s</w:t>
            </w:r>
            <w:r w:rsidR="00310393" w:rsidRPr="00C2061D">
              <w:rPr>
                <w:rStyle w:val="Emphasis"/>
                <w:i/>
                <w:iCs w:val="0"/>
              </w:rPr>
              <w:t>)</w:t>
            </w:r>
            <w:r w:rsidRPr="00C2061D">
              <w:rPr>
                <w:rStyle w:val="Emphasis"/>
                <w:i/>
                <w:iCs w:val="0"/>
              </w:rPr>
              <w:t xml:space="preserve">: </w:t>
            </w:r>
          </w:p>
        </w:tc>
        <w:tc>
          <w:tcPr>
            <w:tcW w:w="3670" w:type="dxa"/>
            <w:tcBorders>
              <w:left w:val="nil"/>
              <w:bottom w:val="single" w:sz="4" w:space="0" w:color="auto"/>
              <w:right w:val="nil"/>
            </w:tcBorders>
          </w:tcPr>
          <w:p w14:paraId="5FFD8DDD" w14:textId="77777777" w:rsidR="00EE226B" w:rsidRPr="00C2061D" w:rsidRDefault="00EE226B" w:rsidP="00AA79B4">
            <w:pPr>
              <w:pStyle w:val="Header"/>
              <w:spacing w:before="60"/>
              <w:rPr>
                <w:rStyle w:val="Emphasis"/>
              </w:rPr>
            </w:pPr>
            <w:r w:rsidRPr="00C2061D">
              <w:rPr>
                <w:rStyle w:val="Emphasis"/>
              </w:rPr>
              <w:t>Signed:</w:t>
            </w:r>
          </w:p>
        </w:tc>
        <w:tc>
          <w:tcPr>
            <w:tcW w:w="1701" w:type="dxa"/>
            <w:tcBorders>
              <w:left w:val="nil"/>
              <w:bottom w:val="single" w:sz="4" w:space="0" w:color="auto"/>
            </w:tcBorders>
          </w:tcPr>
          <w:p w14:paraId="1D3840C9" w14:textId="77777777" w:rsidR="00EE226B" w:rsidRPr="00C2061D" w:rsidRDefault="00EE226B" w:rsidP="00AA79B4">
            <w:pPr>
              <w:pStyle w:val="Header"/>
              <w:spacing w:before="60"/>
              <w:rPr>
                <w:rStyle w:val="Emphasis"/>
              </w:rPr>
            </w:pPr>
            <w:r w:rsidRPr="00C2061D">
              <w:rPr>
                <w:rStyle w:val="Emphasis"/>
              </w:rPr>
              <w:t xml:space="preserve"> Date:</w:t>
            </w:r>
          </w:p>
        </w:tc>
      </w:tr>
      <w:tr w:rsidR="00EE226B" w:rsidRPr="00C2061D" w14:paraId="2FCAB4A7" w14:textId="77777777" w:rsidTr="00AA79B4">
        <w:tc>
          <w:tcPr>
            <w:tcW w:w="3809" w:type="dxa"/>
            <w:tcBorders>
              <w:right w:val="nil"/>
            </w:tcBorders>
          </w:tcPr>
          <w:p w14:paraId="49094548" w14:textId="77777777" w:rsidR="00A474B0" w:rsidRPr="00C2061D" w:rsidRDefault="00A474B0" w:rsidP="00A474B0">
            <w:pPr>
              <w:pStyle w:val="Header"/>
              <w:spacing w:before="60"/>
              <w:rPr>
                <w:rFonts w:cs="Arial"/>
                <w:bCs/>
                <w:sz w:val="18"/>
                <w:szCs w:val="18"/>
              </w:rPr>
            </w:pPr>
            <w:r w:rsidRPr="00C2061D">
              <w:rPr>
                <w:rFonts w:cs="Arial"/>
                <w:bCs/>
                <w:sz w:val="18"/>
                <w:szCs w:val="18"/>
              </w:rPr>
              <w:t>Anna Christensen</w:t>
            </w:r>
          </w:p>
          <w:p w14:paraId="7D54AB9A" w14:textId="03B3A5F0" w:rsidR="00EE226B" w:rsidRPr="00C2061D" w:rsidRDefault="00A474B0" w:rsidP="00A474B0">
            <w:pPr>
              <w:pStyle w:val="Header"/>
              <w:spacing w:before="60"/>
              <w:rPr>
                <w:rStyle w:val="Emphasis"/>
              </w:rPr>
            </w:pPr>
            <w:r w:rsidRPr="00C2061D">
              <w:rPr>
                <w:rFonts w:cs="Arial"/>
                <w:bCs/>
                <w:sz w:val="18"/>
                <w:szCs w:val="18"/>
              </w:rPr>
              <w:t>AML Christensen Medical Writing Consulting</w:t>
            </w:r>
          </w:p>
        </w:tc>
        <w:tc>
          <w:tcPr>
            <w:tcW w:w="3670" w:type="dxa"/>
            <w:tcBorders>
              <w:left w:val="nil"/>
              <w:right w:val="nil"/>
            </w:tcBorders>
          </w:tcPr>
          <w:p w14:paraId="34481DF2" w14:textId="290D3E7D" w:rsidR="00EE226B" w:rsidRPr="00C2061D" w:rsidRDefault="00EE226B" w:rsidP="00AA79B4">
            <w:pPr>
              <w:pStyle w:val="Header"/>
              <w:spacing w:before="60"/>
              <w:rPr>
                <w:rStyle w:val="Emphasis"/>
              </w:rPr>
            </w:pPr>
          </w:p>
        </w:tc>
        <w:tc>
          <w:tcPr>
            <w:tcW w:w="1701" w:type="dxa"/>
            <w:tcBorders>
              <w:left w:val="nil"/>
            </w:tcBorders>
          </w:tcPr>
          <w:p w14:paraId="4DB18F13" w14:textId="010146FE" w:rsidR="00EE226B" w:rsidRPr="00C2061D" w:rsidRDefault="00EE226B" w:rsidP="00AA79B4">
            <w:pPr>
              <w:pStyle w:val="Header"/>
              <w:spacing w:before="60"/>
              <w:rPr>
                <w:rStyle w:val="Emphasis"/>
              </w:rPr>
            </w:pPr>
          </w:p>
        </w:tc>
      </w:tr>
    </w:tbl>
    <w:p w14:paraId="0E8141F6" w14:textId="4605C617" w:rsidR="00EE226B" w:rsidRPr="00C2061D" w:rsidRDefault="00EE226B" w:rsidP="00EE226B">
      <w:pPr>
        <w:rPr>
          <w:rFonts w:cs="Arial"/>
          <w:bCs/>
          <w:sz w:val="18"/>
          <w:szCs w:val="18"/>
        </w:rPr>
      </w:pPr>
    </w:p>
    <w:p w14:paraId="668D3912" w14:textId="77777777" w:rsidR="00EE226B" w:rsidRPr="00C2061D" w:rsidRDefault="00EE226B" w:rsidP="00EE226B">
      <w:pPr>
        <w:rPr>
          <w:rFonts w:cs="Arial"/>
          <w:bCs/>
          <w:sz w:val="18"/>
          <w:szCs w:val="18"/>
        </w:rPr>
      </w:pPr>
    </w:p>
    <w:p w14:paraId="29C57A3E" w14:textId="742FE297" w:rsidR="00EE226B" w:rsidRPr="00C2061D" w:rsidRDefault="00EE226B" w:rsidP="00EE226B">
      <w:pPr>
        <w:rPr>
          <w:rFonts w:cs="Arial"/>
          <w:bCs/>
          <w:sz w:val="18"/>
          <w:szCs w:val="18"/>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9"/>
        <w:gridCol w:w="3670"/>
        <w:gridCol w:w="1701"/>
      </w:tblGrid>
      <w:tr w:rsidR="00EE226B" w:rsidRPr="00C2061D" w14:paraId="5BA3E93A" w14:textId="77777777" w:rsidTr="00AA79B4">
        <w:tc>
          <w:tcPr>
            <w:tcW w:w="3809" w:type="dxa"/>
            <w:tcBorders>
              <w:bottom w:val="single" w:sz="4" w:space="0" w:color="auto"/>
              <w:right w:val="nil"/>
            </w:tcBorders>
          </w:tcPr>
          <w:p w14:paraId="70595737" w14:textId="3BC25A87" w:rsidR="00EE226B" w:rsidRPr="00C2061D" w:rsidRDefault="00EE226B" w:rsidP="00AA79B4">
            <w:pPr>
              <w:pStyle w:val="Header"/>
              <w:spacing w:before="60"/>
              <w:rPr>
                <w:rStyle w:val="Emphasis"/>
                <w:i/>
                <w:iCs w:val="0"/>
              </w:rPr>
            </w:pPr>
            <w:r w:rsidRPr="00C2061D">
              <w:rPr>
                <w:rStyle w:val="Emphasis"/>
                <w:i/>
                <w:iCs w:val="0"/>
              </w:rPr>
              <w:t>Reviewed by:</w:t>
            </w:r>
          </w:p>
        </w:tc>
        <w:tc>
          <w:tcPr>
            <w:tcW w:w="3670" w:type="dxa"/>
            <w:tcBorders>
              <w:left w:val="nil"/>
              <w:bottom w:val="single" w:sz="4" w:space="0" w:color="auto"/>
              <w:right w:val="nil"/>
            </w:tcBorders>
          </w:tcPr>
          <w:p w14:paraId="2E73BE0F" w14:textId="77777777" w:rsidR="00EE226B" w:rsidRPr="00C2061D" w:rsidRDefault="00EE226B" w:rsidP="00AA79B4">
            <w:pPr>
              <w:pStyle w:val="Header"/>
              <w:spacing w:before="60"/>
              <w:rPr>
                <w:rStyle w:val="Emphasis"/>
              </w:rPr>
            </w:pPr>
            <w:r w:rsidRPr="00C2061D">
              <w:rPr>
                <w:rStyle w:val="Emphasis"/>
              </w:rPr>
              <w:t>Signed:</w:t>
            </w:r>
          </w:p>
        </w:tc>
        <w:tc>
          <w:tcPr>
            <w:tcW w:w="1701" w:type="dxa"/>
            <w:tcBorders>
              <w:left w:val="nil"/>
              <w:bottom w:val="single" w:sz="4" w:space="0" w:color="auto"/>
            </w:tcBorders>
          </w:tcPr>
          <w:p w14:paraId="294F20A3" w14:textId="77777777" w:rsidR="00EE226B" w:rsidRPr="00C2061D" w:rsidRDefault="00EE226B" w:rsidP="00AA79B4">
            <w:pPr>
              <w:pStyle w:val="Header"/>
              <w:spacing w:before="60"/>
              <w:rPr>
                <w:rStyle w:val="Emphasis"/>
              </w:rPr>
            </w:pPr>
            <w:r w:rsidRPr="00C2061D">
              <w:rPr>
                <w:rStyle w:val="Emphasis"/>
              </w:rPr>
              <w:t xml:space="preserve"> Date:</w:t>
            </w:r>
          </w:p>
        </w:tc>
      </w:tr>
      <w:tr w:rsidR="00EE226B" w:rsidRPr="00C2061D" w14:paraId="5C12F8E7" w14:textId="77777777" w:rsidTr="00AA79B4">
        <w:tc>
          <w:tcPr>
            <w:tcW w:w="3809" w:type="dxa"/>
            <w:tcBorders>
              <w:right w:val="nil"/>
            </w:tcBorders>
          </w:tcPr>
          <w:p w14:paraId="3A373202" w14:textId="77777777" w:rsidR="00EE226B" w:rsidRPr="00C2061D" w:rsidRDefault="00EE226B" w:rsidP="00AA79B4">
            <w:pPr>
              <w:pStyle w:val="Header"/>
              <w:spacing w:before="60"/>
              <w:rPr>
                <w:rStyle w:val="Emphasis"/>
              </w:rPr>
            </w:pPr>
          </w:p>
        </w:tc>
        <w:tc>
          <w:tcPr>
            <w:tcW w:w="3670" w:type="dxa"/>
            <w:tcBorders>
              <w:left w:val="nil"/>
              <w:right w:val="nil"/>
            </w:tcBorders>
          </w:tcPr>
          <w:p w14:paraId="72864BB1" w14:textId="67EDB989" w:rsidR="00EE226B" w:rsidRPr="00C2061D" w:rsidRDefault="00EE226B" w:rsidP="00AA79B4">
            <w:pPr>
              <w:pStyle w:val="Header"/>
              <w:spacing w:before="60"/>
              <w:rPr>
                <w:rStyle w:val="Emphasis"/>
              </w:rPr>
            </w:pPr>
          </w:p>
        </w:tc>
        <w:tc>
          <w:tcPr>
            <w:tcW w:w="1701" w:type="dxa"/>
            <w:tcBorders>
              <w:left w:val="nil"/>
            </w:tcBorders>
          </w:tcPr>
          <w:p w14:paraId="2512C4C1" w14:textId="7C230E6F" w:rsidR="00EE226B" w:rsidRPr="00C2061D" w:rsidRDefault="00EE226B" w:rsidP="00AA79B4">
            <w:pPr>
              <w:pStyle w:val="Header"/>
              <w:spacing w:before="60"/>
              <w:rPr>
                <w:rStyle w:val="Emphasis"/>
              </w:rPr>
            </w:pPr>
          </w:p>
        </w:tc>
      </w:tr>
      <w:tr w:rsidR="00EE226B" w:rsidRPr="00C2061D" w14:paraId="7B3FE35E" w14:textId="77777777" w:rsidTr="00AA79B4">
        <w:tc>
          <w:tcPr>
            <w:tcW w:w="3809" w:type="dxa"/>
            <w:tcBorders>
              <w:right w:val="nil"/>
            </w:tcBorders>
          </w:tcPr>
          <w:p w14:paraId="24DD924C" w14:textId="77777777" w:rsidR="00EE226B" w:rsidRPr="00C2061D" w:rsidRDefault="00EE226B" w:rsidP="00AA79B4">
            <w:pPr>
              <w:pStyle w:val="Header"/>
              <w:spacing w:before="60"/>
              <w:rPr>
                <w:rStyle w:val="Emphasis"/>
              </w:rPr>
            </w:pPr>
          </w:p>
        </w:tc>
        <w:tc>
          <w:tcPr>
            <w:tcW w:w="3670" w:type="dxa"/>
            <w:tcBorders>
              <w:left w:val="nil"/>
              <w:right w:val="nil"/>
            </w:tcBorders>
          </w:tcPr>
          <w:p w14:paraId="63422A86" w14:textId="77777777" w:rsidR="00EE226B" w:rsidRPr="00C2061D" w:rsidRDefault="00EE226B" w:rsidP="00AA79B4">
            <w:pPr>
              <w:pStyle w:val="Header"/>
              <w:spacing w:before="60"/>
              <w:rPr>
                <w:rStyle w:val="Emphasis"/>
              </w:rPr>
            </w:pPr>
          </w:p>
        </w:tc>
        <w:tc>
          <w:tcPr>
            <w:tcW w:w="1701" w:type="dxa"/>
            <w:tcBorders>
              <w:left w:val="nil"/>
            </w:tcBorders>
          </w:tcPr>
          <w:p w14:paraId="7C664A5E" w14:textId="77777777" w:rsidR="00EE226B" w:rsidRPr="00C2061D" w:rsidRDefault="00EE226B" w:rsidP="00AA79B4">
            <w:pPr>
              <w:pStyle w:val="Header"/>
              <w:spacing w:before="60"/>
              <w:rPr>
                <w:rStyle w:val="Emphasis"/>
              </w:rPr>
            </w:pPr>
          </w:p>
        </w:tc>
      </w:tr>
      <w:tr w:rsidR="00EE226B" w:rsidRPr="00C2061D" w14:paraId="130E0A41" w14:textId="77777777" w:rsidTr="00AA79B4">
        <w:tc>
          <w:tcPr>
            <w:tcW w:w="3809" w:type="dxa"/>
            <w:tcBorders>
              <w:right w:val="nil"/>
            </w:tcBorders>
          </w:tcPr>
          <w:p w14:paraId="126D37C0" w14:textId="77777777" w:rsidR="00EE226B" w:rsidRPr="00C2061D" w:rsidRDefault="00EE226B" w:rsidP="00AA79B4">
            <w:pPr>
              <w:pStyle w:val="Header"/>
              <w:spacing w:before="60"/>
              <w:rPr>
                <w:rStyle w:val="Emphasis"/>
              </w:rPr>
            </w:pPr>
          </w:p>
        </w:tc>
        <w:tc>
          <w:tcPr>
            <w:tcW w:w="3670" w:type="dxa"/>
            <w:tcBorders>
              <w:left w:val="nil"/>
              <w:right w:val="nil"/>
            </w:tcBorders>
          </w:tcPr>
          <w:p w14:paraId="030084CA" w14:textId="77777777" w:rsidR="00EE226B" w:rsidRPr="00C2061D" w:rsidRDefault="00EE226B" w:rsidP="00AA79B4">
            <w:pPr>
              <w:pStyle w:val="Header"/>
              <w:spacing w:before="60"/>
              <w:rPr>
                <w:rStyle w:val="Emphasis"/>
              </w:rPr>
            </w:pPr>
          </w:p>
        </w:tc>
        <w:tc>
          <w:tcPr>
            <w:tcW w:w="1701" w:type="dxa"/>
            <w:tcBorders>
              <w:left w:val="nil"/>
            </w:tcBorders>
          </w:tcPr>
          <w:p w14:paraId="45F2EA29" w14:textId="77777777" w:rsidR="00EE226B" w:rsidRPr="00C2061D" w:rsidRDefault="00EE226B" w:rsidP="00AA79B4">
            <w:pPr>
              <w:pStyle w:val="Header"/>
              <w:spacing w:before="60"/>
              <w:rPr>
                <w:rStyle w:val="Emphasis"/>
              </w:rPr>
            </w:pPr>
          </w:p>
        </w:tc>
      </w:tr>
      <w:tr w:rsidR="00EE226B" w:rsidRPr="00C2061D" w14:paraId="137308AE" w14:textId="77777777" w:rsidTr="00AA79B4">
        <w:tc>
          <w:tcPr>
            <w:tcW w:w="3809" w:type="dxa"/>
            <w:tcBorders>
              <w:right w:val="nil"/>
            </w:tcBorders>
          </w:tcPr>
          <w:p w14:paraId="39A32D70" w14:textId="77777777" w:rsidR="00EE226B" w:rsidRPr="00C2061D" w:rsidRDefault="00EE226B" w:rsidP="00AA79B4">
            <w:pPr>
              <w:pStyle w:val="Header"/>
              <w:spacing w:before="60"/>
              <w:rPr>
                <w:rStyle w:val="Emphasis"/>
              </w:rPr>
            </w:pPr>
          </w:p>
        </w:tc>
        <w:tc>
          <w:tcPr>
            <w:tcW w:w="3670" w:type="dxa"/>
            <w:tcBorders>
              <w:left w:val="nil"/>
              <w:right w:val="nil"/>
            </w:tcBorders>
          </w:tcPr>
          <w:p w14:paraId="4412F36F" w14:textId="77777777" w:rsidR="00EE226B" w:rsidRPr="00C2061D" w:rsidRDefault="00EE226B" w:rsidP="00AA79B4">
            <w:pPr>
              <w:pStyle w:val="Header"/>
              <w:spacing w:before="60"/>
              <w:rPr>
                <w:rStyle w:val="Emphasis"/>
              </w:rPr>
            </w:pPr>
          </w:p>
        </w:tc>
        <w:tc>
          <w:tcPr>
            <w:tcW w:w="1701" w:type="dxa"/>
            <w:tcBorders>
              <w:left w:val="nil"/>
            </w:tcBorders>
          </w:tcPr>
          <w:p w14:paraId="2611C9AF" w14:textId="77777777" w:rsidR="00EE226B" w:rsidRPr="00C2061D" w:rsidRDefault="00EE226B" w:rsidP="00AA79B4">
            <w:pPr>
              <w:pStyle w:val="Header"/>
              <w:spacing w:before="60"/>
              <w:rPr>
                <w:rStyle w:val="Emphasis"/>
              </w:rPr>
            </w:pPr>
          </w:p>
        </w:tc>
      </w:tr>
      <w:tr w:rsidR="00EE226B" w:rsidRPr="00C2061D" w14:paraId="570BDE1B" w14:textId="77777777" w:rsidTr="00AA79B4">
        <w:tc>
          <w:tcPr>
            <w:tcW w:w="3809" w:type="dxa"/>
            <w:tcBorders>
              <w:right w:val="nil"/>
            </w:tcBorders>
          </w:tcPr>
          <w:p w14:paraId="35C58593" w14:textId="77777777" w:rsidR="00EE226B" w:rsidRPr="00C2061D" w:rsidRDefault="00EE226B" w:rsidP="00AA79B4">
            <w:pPr>
              <w:pStyle w:val="Header"/>
              <w:spacing w:before="60"/>
              <w:rPr>
                <w:rStyle w:val="Emphasis"/>
              </w:rPr>
            </w:pPr>
          </w:p>
        </w:tc>
        <w:tc>
          <w:tcPr>
            <w:tcW w:w="3670" w:type="dxa"/>
            <w:tcBorders>
              <w:left w:val="nil"/>
              <w:right w:val="nil"/>
            </w:tcBorders>
          </w:tcPr>
          <w:p w14:paraId="75A22593" w14:textId="77777777" w:rsidR="00EE226B" w:rsidRPr="00C2061D" w:rsidRDefault="00EE226B" w:rsidP="00AA79B4">
            <w:pPr>
              <w:pStyle w:val="Header"/>
              <w:spacing w:before="60"/>
              <w:rPr>
                <w:rStyle w:val="Emphasis"/>
              </w:rPr>
            </w:pPr>
          </w:p>
        </w:tc>
        <w:tc>
          <w:tcPr>
            <w:tcW w:w="1701" w:type="dxa"/>
            <w:tcBorders>
              <w:left w:val="nil"/>
            </w:tcBorders>
          </w:tcPr>
          <w:p w14:paraId="68887C0D" w14:textId="77777777" w:rsidR="00EE226B" w:rsidRPr="00C2061D" w:rsidRDefault="00EE226B" w:rsidP="00AA79B4">
            <w:pPr>
              <w:pStyle w:val="Header"/>
              <w:spacing w:before="60"/>
              <w:rPr>
                <w:rStyle w:val="Emphasis"/>
              </w:rPr>
            </w:pPr>
          </w:p>
        </w:tc>
      </w:tr>
    </w:tbl>
    <w:p w14:paraId="6C14ADB8" w14:textId="77777777" w:rsidR="00EE226B" w:rsidRPr="00C2061D" w:rsidRDefault="00EE226B" w:rsidP="00EE226B">
      <w:pPr>
        <w:rPr>
          <w:rFonts w:cs="Arial"/>
          <w:bCs/>
          <w:sz w:val="18"/>
          <w:szCs w:val="18"/>
        </w:rPr>
      </w:pPr>
    </w:p>
    <w:p w14:paraId="57690D4B" w14:textId="77777777" w:rsidR="00EE226B" w:rsidRPr="00C2061D" w:rsidRDefault="00EE226B" w:rsidP="00EE226B">
      <w:pPr>
        <w:rPr>
          <w:rFonts w:cs="Arial"/>
          <w:bCs/>
          <w:sz w:val="18"/>
          <w:szCs w:val="18"/>
        </w:rPr>
      </w:pPr>
    </w:p>
    <w:p w14:paraId="0FCC454C" w14:textId="77777777" w:rsidR="00EE226B" w:rsidRPr="00C2061D" w:rsidRDefault="00EE226B" w:rsidP="00EE226B">
      <w:pPr>
        <w:rPr>
          <w:rFonts w:cs="Arial"/>
          <w:bCs/>
          <w:sz w:val="18"/>
          <w:szCs w:val="18"/>
        </w:rPr>
      </w:pPr>
    </w:p>
    <w:p w14:paraId="000EA1B4" w14:textId="77777777" w:rsidR="00EE226B" w:rsidRPr="00C2061D" w:rsidRDefault="00EE226B" w:rsidP="00EE226B">
      <w:pPr>
        <w:rPr>
          <w:rFonts w:cs="Arial"/>
          <w:bCs/>
          <w:szCs w:val="20"/>
        </w:rPr>
      </w:pPr>
    </w:p>
    <w:p w14:paraId="4C5E32C9" w14:textId="77777777" w:rsidR="00EE226B" w:rsidRPr="00C2061D" w:rsidRDefault="00EE226B" w:rsidP="00EE226B">
      <w:pPr>
        <w:rPr>
          <w:rFonts w:cs="Arial"/>
          <w:bCs/>
          <w:szCs w:val="20"/>
        </w:rPr>
      </w:pPr>
    </w:p>
    <w:tbl>
      <w:tblPr>
        <w:tblW w:w="9199"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15" w:type="dxa"/>
          <w:right w:w="115" w:type="dxa"/>
        </w:tblCellMar>
        <w:tblLook w:val="00A0" w:firstRow="1" w:lastRow="0" w:firstColumn="1" w:lastColumn="0" w:noHBand="0" w:noVBand="0"/>
      </w:tblPr>
      <w:tblGrid>
        <w:gridCol w:w="694"/>
        <w:gridCol w:w="1647"/>
        <w:gridCol w:w="6858"/>
      </w:tblGrid>
      <w:tr w:rsidR="00EE226B" w:rsidRPr="00C2061D" w14:paraId="297BCC2B" w14:textId="77777777" w:rsidTr="00AA79B4">
        <w:trPr>
          <w:jc w:val="center"/>
        </w:trPr>
        <w:tc>
          <w:tcPr>
            <w:tcW w:w="9199" w:type="dxa"/>
            <w:gridSpan w:val="3"/>
            <w:tcBorders>
              <w:top w:val="single" w:sz="12" w:space="0" w:color="000000"/>
              <w:bottom w:val="single" w:sz="6" w:space="0" w:color="000000"/>
            </w:tcBorders>
            <w:shd w:val="solid" w:color="C0C0C0" w:fill="BFBFBF"/>
            <w:vAlign w:val="center"/>
          </w:tcPr>
          <w:p w14:paraId="54CF22ED" w14:textId="77777777" w:rsidR="00EE226B" w:rsidRPr="00C2061D" w:rsidRDefault="00EE226B" w:rsidP="00AA79B4">
            <w:pPr>
              <w:spacing w:before="60" w:line="240" w:lineRule="atLeast"/>
              <w:jc w:val="center"/>
              <w:rPr>
                <w:rStyle w:val="Emphasis"/>
              </w:rPr>
            </w:pPr>
            <w:r w:rsidRPr="00C2061D">
              <w:rPr>
                <w:rStyle w:val="Emphasis"/>
              </w:rPr>
              <w:t>-REVISION HISTORY-</w:t>
            </w:r>
          </w:p>
        </w:tc>
      </w:tr>
      <w:tr w:rsidR="00EE226B" w:rsidRPr="00C2061D" w14:paraId="38FA2F6A" w14:textId="77777777" w:rsidTr="00AA79B4">
        <w:trPr>
          <w:jc w:val="center"/>
        </w:trPr>
        <w:tc>
          <w:tcPr>
            <w:tcW w:w="694" w:type="dxa"/>
            <w:tcBorders>
              <w:top w:val="single" w:sz="6" w:space="0" w:color="000000"/>
              <w:bottom w:val="single" w:sz="6" w:space="0" w:color="000000"/>
            </w:tcBorders>
            <w:shd w:val="solid" w:color="C0C0C0" w:fill="BFBFBF"/>
            <w:vAlign w:val="center"/>
          </w:tcPr>
          <w:p w14:paraId="0D5460F2" w14:textId="77777777" w:rsidR="00EE226B" w:rsidRPr="00C2061D" w:rsidRDefault="00EE226B" w:rsidP="00AA79B4">
            <w:pPr>
              <w:spacing w:before="60" w:line="240" w:lineRule="atLeast"/>
              <w:rPr>
                <w:rStyle w:val="Emphasis"/>
              </w:rPr>
            </w:pPr>
            <w:r w:rsidRPr="00C2061D">
              <w:rPr>
                <w:rStyle w:val="Emphasis"/>
              </w:rPr>
              <w:t>Rev</w:t>
            </w:r>
          </w:p>
        </w:tc>
        <w:tc>
          <w:tcPr>
            <w:tcW w:w="1647" w:type="dxa"/>
            <w:tcBorders>
              <w:top w:val="single" w:sz="6" w:space="0" w:color="000000"/>
              <w:bottom w:val="single" w:sz="6" w:space="0" w:color="000000"/>
            </w:tcBorders>
            <w:shd w:val="solid" w:color="C0C0C0" w:fill="BFBFBF"/>
            <w:vAlign w:val="center"/>
          </w:tcPr>
          <w:p w14:paraId="7917D6CA" w14:textId="77777777" w:rsidR="00EE226B" w:rsidRPr="00C2061D" w:rsidRDefault="00EE226B" w:rsidP="00AA79B4">
            <w:pPr>
              <w:spacing w:before="60" w:line="240" w:lineRule="atLeast"/>
              <w:rPr>
                <w:rStyle w:val="Emphasis"/>
              </w:rPr>
            </w:pPr>
            <w:r w:rsidRPr="00C2061D">
              <w:rPr>
                <w:rStyle w:val="Emphasis"/>
              </w:rPr>
              <w:t>Date</w:t>
            </w:r>
          </w:p>
        </w:tc>
        <w:tc>
          <w:tcPr>
            <w:tcW w:w="6858" w:type="dxa"/>
            <w:tcBorders>
              <w:top w:val="single" w:sz="6" w:space="0" w:color="000000"/>
              <w:bottom w:val="single" w:sz="6" w:space="0" w:color="000000"/>
            </w:tcBorders>
            <w:shd w:val="solid" w:color="C0C0C0" w:fill="BFBFBF"/>
            <w:vAlign w:val="center"/>
          </w:tcPr>
          <w:p w14:paraId="2297EA09" w14:textId="77777777" w:rsidR="00EE226B" w:rsidRPr="00C2061D" w:rsidRDefault="00EE226B" w:rsidP="00AA79B4">
            <w:pPr>
              <w:spacing w:before="60" w:line="240" w:lineRule="atLeast"/>
              <w:rPr>
                <w:rStyle w:val="Emphasis"/>
              </w:rPr>
            </w:pPr>
            <w:r w:rsidRPr="00C2061D">
              <w:rPr>
                <w:rStyle w:val="Emphasis"/>
              </w:rPr>
              <w:t>Description of Change</w:t>
            </w:r>
          </w:p>
        </w:tc>
      </w:tr>
      <w:tr w:rsidR="00EE226B" w:rsidRPr="00C2061D" w14:paraId="29BADE63" w14:textId="77777777" w:rsidTr="00AA79B4">
        <w:trPr>
          <w:trHeight w:val="330"/>
          <w:jc w:val="center"/>
        </w:trPr>
        <w:tc>
          <w:tcPr>
            <w:tcW w:w="694" w:type="dxa"/>
            <w:tcBorders>
              <w:top w:val="single" w:sz="6" w:space="0" w:color="000000"/>
            </w:tcBorders>
          </w:tcPr>
          <w:p w14:paraId="70F9CEAB" w14:textId="77777777" w:rsidR="00EE226B" w:rsidRPr="00C2061D" w:rsidRDefault="00EE226B" w:rsidP="00AA79B4">
            <w:pPr>
              <w:spacing w:before="60" w:line="240" w:lineRule="atLeast"/>
              <w:jc w:val="center"/>
              <w:rPr>
                <w:rStyle w:val="Emphasis"/>
              </w:rPr>
            </w:pPr>
            <w:r w:rsidRPr="00C2061D">
              <w:rPr>
                <w:rStyle w:val="Emphasis"/>
              </w:rPr>
              <w:t>01</w:t>
            </w:r>
          </w:p>
        </w:tc>
        <w:tc>
          <w:tcPr>
            <w:tcW w:w="1647" w:type="dxa"/>
            <w:tcBorders>
              <w:top w:val="single" w:sz="6" w:space="0" w:color="000000"/>
            </w:tcBorders>
          </w:tcPr>
          <w:p w14:paraId="3A7A7C2B" w14:textId="77777777" w:rsidR="00EE226B" w:rsidRPr="00C2061D" w:rsidRDefault="00EE226B" w:rsidP="00AA79B4">
            <w:pPr>
              <w:spacing w:before="60"/>
              <w:rPr>
                <w:rStyle w:val="Emphasis"/>
              </w:rPr>
            </w:pPr>
          </w:p>
        </w:tc>
        <w:tc>
          <w:tcPr>
            <w:tcW w:w="6858" w:type="dxa"/>
            <w:tcBorders>
              <w:top w:val="single" w:sz="6" w:space="0" w:color="000000"/>
            </w:tcBorders>
          </w:tcPr>
          <w:p w14:paraId="07FA55D1" w14:textId="5D028AA7" w:rsidR="00EE226B" w:rsidRPr="00C2061D" w:rsidRDefault="00EE226B" w:rsidP="00AA79B4">
            <w:pPr>
              <w:tabs>
                <w:tab w:val="left" w:pos="425"/>
                <w:tab w:val="left" w:pos="1145"/>
              </w:tabs>
              <w:spacing w:before="60" w:line="240" w:lineRule="atLeast"/>
              <w:rPr>
                <w:rStyle w:val="Emphasis"/>
              </w:rPr>
            </w:pPr>
          </w:p>
        </w:tc>
      </w:tr>
      <w:tr w:rsidR="00EE226B" w:rsidRPr="00C2061D" w14:paraId="4092BB96" w14:textId="77777777" w:rsidTr="00AA79B4">
        <w:trPr>
          <w:jc w:val="center"/>
        </w:trPr>
        <w:tc>
          <w:tcPr>
            <w:tcW w:w="694" w:type="dxa"/>
            <w:vAlign w:val="center"/>
          </w:tcPr>
          <w:p w14:paraId="00F23CEF" w14:textId="1DF537EF" w:rsidR="00EE226B" w:rsidRPr="00C2061D" w:rsidRDefault="00EE226B" w:rsidP="00AA79B4">
            <w:pPr>
              <w:spacing w:before="60" w:line="240" w:lineRule="atLeast"/>
              <w:jc w:val="center"/>
              <w:rPr>
                <w:rStyle w:val="Emphasis"/>
              </w:rPr>
            </w:pPr>
          </w:p>
        </w:tc>
        <w:tc>
          <w:tcPr>
            <w:tcW w:w="1647" w:type="dxa"/>
          </w:tcPr>
          <w:p w14:paraId="68183C71" w14:textId="7572F657" w:rsidR="00EE226B" w:rsidRPr="00C2061D" w:rsidRDefault="00EE226B" w:rsidP="00AA79B4">
            <w:pPr>
              <w:spacing w:before="60"/>
              <w:rPr>
                <w:rStyle w:val="Emphasis"/>
              </w:rPr>
            </w:pPr>
          </w:p>
        </w:tc>
        <w:tc>
          <w:tcPr>
            <w:tcW w:w="6858" w:type="dxa"/>
          </w:tcPr>
          <w:p w14:paraId="47C3E0C5" w14:textId="458E0C19" w:rsidR="00EE226B" w:rsidRPr="00C2061D" w:rsidRDefault="00EE226B" w:rsidP="00AA79B4">
            <w:pPr>
              <w:rPr>
                <w:rStyle w:val="Emphasis"/>
              </w:rPr>
            </w:pPr>
          </w:p>
        </w:tc>
      </w:tr>
      <w:tr w:rsidR="00EE226B" w:rsidRPr="00C2061D" w14:paraId="721A82C8" w14:textId="77777777" w:rsidTr="00AA79B4">
        <w:trPr>
          <w:jc w:val="center"/>
        </w:trPr>
        <w:tc>
          <w:tcPr>
            <w:tcW w:w="694" w:type="dxa"/>
            <w:shd w:val="clear" w:color="auto" w:fill="auto"/>
            <w:vAlign w:val="center"/>
          </w:tcPr>
          <w:p w14:paraId="5833310C" w14:textId="636F9D45" w:rsidR="00EE226B" w:rsidRPr="00C2061D" w:rsidRDefault="00EE226B" w:rsidP="00AA79B4">
            <w:pPr>
              <w:spacing w:before="60" w:line="240" w:lineRule="atLeast"/>
              <w:jc w:val="center"/>
              <w:rPr>
                <w:rStyle w:val="Emphasis"/>
              </w:rPr>
            </w:pPr>
          </w:p>
        </w:tc>
        <w:tc>
          <w:tcPr>
            <w:tcW w:w="1647" w:type="dxa"/>
            <w:shd w:val="clear" w:color="auto" w:fill="auto"/>
          </w:tcPr>
          <w:p w14:paraId="3EED851B" w14:textId="7336F22A" w:rsidR="00EE226B" w:rsidRPr="00C2061D" w:rsidRDefault="00EE226B" w:rsidP="00AA79B4">
            <w:pPr>
              <w:spacing w:before="60"/>
              <w:rPr>
                <w:rStyle w:val="Emphasis"/>
              </w:rPr>
            </w:pPr>
          </w:p>
        </w:tc>
        <w:tc>
          <w:tcPr>
            <w:tcW w:w="6858" w:type="dxa"/>
            <w:shd w:val="clear" w:color="auto" w:fill="auto"/>
          </w:tcPr>
          <w:p w14:paraId="39183E4B" w14:textId="566170F3" w:rsidR="00EE226B" w:rsidRPr="00C2061D" w:rsidRDefault="00EE226B" w:rsidP="00AA79B4">
            <w:pPr>
              <w:tabs>
                <w:tab w:val="left" w:pos="425"/>
                <w:tab w:val="left" w:pos="1145"/>
              </w:tabs>
              <w:spacing w:before="60" w:line="240" w:lineRule="atLeast"/>
              <w:rPr>
                <w:rStyle w:val="Emphasis"/>
              </w:rPr>
            </w:pPr>
          </w:p>
        </w:tc>
      </w:tr>
    </w:tbl>
    <w:p w14:paraId="303AD461" w14:textId="77777777" w:rsidR="003C0EA8" w:rsidRPr="00C2061D" w:rsidRDefault="003C0EA8" w:rsidP="00EE226B"/>
    <w:p w14:paraId="1C16DD01" w14:textId="2398C209" w:rsidR="00EE226B" w:rsidRPr="00C2061D" w:rsidRDefault="003C0EA8" w:rsidP="00EE226B">
      <w:r w:rsidRPr="00C2061D">
        <w:t xml:space="preserve">This </w:t>
      </w:r>
      <w:r w:rsidR="00964007" w:rsidRPr="00C2061D">
        <w:t xml:space="preserve">Literature Search </w:t>
      </w:r>
      <w:r w:rsidRPr="00C2061D">
        <w:t>Report must be kept in a confidential manner. No unpublished information contained herein may be disclosed without prior written approval of</w:t>
      </w:r>
      <w:r w:rsidR="00C21AB4" w:rsidRPr="00C2061D">
        <w:t xml:space="preserve"> DEKA Research and Development Corporation.</w:t>
      </w:r>
      <w:r w:rsidR="00EE226B" w:rsidRPr="00C2061D">
        <w:br w:type="page"/>
      </w:r>
    </w:p>
    <w:sdt>
      <w:sdtPr>
        <w:rPr>
          <w:rFonts w:ascii="Arial" w:eastAsiaTheme="minorHAnsi" w:hAnsi="Arial" w:cstheme="minorBidi"/>
          <w:b w:val="0"/>
          <w:bCs w:val="0"/>
          <w:color w:val="auto"/>
          <w:sz w:val="20"/>
          <w:szCs w:val="22"/>
          <w:lang w:eastAsia="en-US"/>
        </w:rPr>
        <w:id w:val="-150057691"/>
        <w:docPartObj>
          <w:docPartGallery w:val="Table of Contents"/>
          <w:docPartUnique/>
        </w:docPartObj>
      </w:sdtPr>
      <w:sdtEndPr>
        <w:rPr>
          <w:noProof/>
        </w:rPr>
      </w:sdtEndPr>
      <w:sdtContent>
        <w:p w14:paraId="084565B5" w14:textId="2520EF45" w:rsidR="00EE226B" w:rsidRPr="00C2061D" w:rsidRDefault="00EE226B">
          <w:pPr>
            <w:pStyle w:val="TOCHeading"/>
            <w:rPr>
              <w:rFonts w:ascii="Arial" w:hAnsi="Arial" w:cs="Arial"/>
              <w:color w:val="auto"/>
              <w:sz w:val="32"/>
              <w:szCs w:val="32"/>
            </w:rPr>
          </w:pPr>
          <w:r w:rsidRPr="00C2061D">
            <w:rPr>
              <w:rFonts w:ascii="Arial" w:hAnsi="Arial" w:cs="Arial"/>
              <w:color w:val="auto"/>
              <w:sz w:val="32"/>
              <w:szCs w:val="32"/>
            </w:rPr>
            <w:t>Table of Contents</w:t>
          </w:r>
        </w:p>
        <w:p w14:paraId="3B6CF0E0" w14:textId="22751B3D" w:rsidR="00E344B5" w:rsidRDefault="00EE226B">
          <w:pPr>
            <w:pStyle w:val="TOC1"/>
            <w:tabs>
              <w:tab w:val="right" w:leader="dot" w:pos="9350"/>
            </w:tabs>
            <w:rPr>
              <w:rFonts w:asciiTheme="minorHAnsi" w:eastAsiaTheme="minorEastAsia" w:hAnsiTheme="minorHAnsi"/>
              <w:noProof/>
              <w:kern w:val="2"/>
              <w:sz w:val="24"/>
              <w:szCs w:val="24"/>
              <w:lang w:val="en-GB" w:eastAsia="en-GB"/>
              <w14:ligatures w14:val="standardContextual"/>
            </w:rPr>
          </w:pPr>
          <w:r w:rsidRPr="00C2061D">
            <w:fldChar w:fldCharType="begin"/>
          </w:r>
          <w:r w:rsidRPr="00C2061D">
            <w:instrText xml:space="preserve"> TOC \o "1-3" \h \z \u </w:instrText>
          </w:r>
          <w:r w:rsidRPr="00C2061D">
            <w:fldChar w:fldCharType="separate"/>
          </w:r>
          <w:hyperlink w:anchor="_Toc182295607" w:history="1">
            <w:r w:rsidR="00E344B5" w:rsidRPr="00AD78BE">
              <w:rPr>
                <w:rStyle w:val="Hyperlink"/>
                <w:noProof/>
              </w:rPr>
              <w:t>Abbreviations</w:t>
            </w:r>
            <w:r w:rsidR="00E344B5">
              <w:rPr>
                <w:noProof/>
                <w:webHidden/>
              </w:rPr>
              <w:tab/>
            </w:r>
            <w:r w:rsidR="00E344B5">
              <w:rPr>
                <w:noProof/>
                <w:webHidden/>
              </w:rPr>
              <w:fldChar w:fldCharType="begin"/>
            </w:r>
            <w:r w:rsidR="00E344B5">
              <w:rPr>
                <w:noProof/>
                <w:webHidden/>
              </w:rPr>
              <w:instrText xml:space="preserve"> PAGEREF _Toc182295607 \h </w:instrText>
            </w:r>
            <w:r w:rsidR="00E344B5">
              <w:rPr>
                <w:noProof/>
                <w:webHidden/>
              </w:rPr>
            </w:r>
            <w:r w:rsidR="00E344B5">
              <w:rPr>
                <w:noProof/>
                <w:webHidden/>
              </w:rPr>
              <w:fldChar w:fldCharType="separate"/>
            </w:r>
            <w:r w:rsidR="00E344B5">
              <w:rPr>
                <w:noProof/>
                <w:webHidden/>
              </w:rPr>
              <w:t>5</w:t>
            </w:r>
            <w:r w:rsidR="00E344B5">
              <w:rPr>
                <w:noProof/>
                <w:webHidden/>
              </w:rPr>
              <w:fldChar w:fldCharType="end"/>
            </w:r>
          </w:hyperlink>
        </w:p>
        <w:p w14:paraId="5D6186C2" w14:textId="127B536D" w:rsidR="00E344B5" w:rsidRDefault="00E344B5">
          <w:pPr>
            <w:pStyle w:val="TOC1"/>
            <w:tabs>
              <w:tab w:val="left" w:pos="440"/>
              <w:tab w:val="right" w:leader="dot" w:pos="9350"/>
            </w:tabs>
            <w:rPr>
              <w:rFonts w:asciiTheme="minorHAnsi" w:eastAsiaTheme="minorEastAsia" w:hAnsiTheme="minorHAnsi"/>
              <w:noProof/>
              <w:kern w:val="2"/>
              <w:sz w:val="24"/>
              <w:szCs w:val="24"/>
              <w:lang w:val="en-GB" w:eastAsia="en-GB"/>
              <w14:ligatures w14:val="standardContextual"/>
            </w:rPr>
          </w:pPr>
          <w:hyperlink w:anchor="_Toc182295608" w:history="1">
            <w:r w:rsidRPr="00AD78BE">
              <w:rPr>
                <w:rStyle w:val="Hyperlink"/>
                <w:noProof/>
              </w:rPr>
              <w:t>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Scope and objective</w:t>
            </w:r>
            <w:r>
              <w:rPr>
                <w:noProof/>
                <w:webHidden/>
              </w:rPr>
              <w:tab/>
            </w:r>
            <w:r>
              <w:rPr>
                <w:noProof/>
                <w:webHidden/>
              </w:rPr>
              <w:fldChar w:fldCharType="begin"/>
            </w:r>
            <w:r>
              <w:rPr>
                <w:noProof/>
                <w:webHidden/>
              </w:rPr>
              <w:instrText xml:space="preserve"> PAGEREF _Toc182295608 \h </w:instrText>
            </w:r>
            <w:r>
              <w:rPr>
                <w:noProof/>
                <w:webHidden/>
              </w:rPr>
            </w:r>
            <w:r>
              <w:rPr>
                <w:noProof/>
                <w:webHidden/>
              </w:rPr>
              <w:fldChar w:fldCharType="separate"/>
            </w:r>
            <w:r>
              <w:rPr>
                <w:noProof/>
                <w:webHidden/>
              </w:rPr>
              <w:t>6</w:t>
            </w:r>
            <w:r>
              <w:rPr>
                <w:noProof/>
                <w:webHidden/>
              </w:rPr>
              <w:fldChar w:fldCharType="end"/>
            </w:r>
          </w:hyperlink>
        </w:p>
        <w:p w14:paraId="017BA1F6" w14:textId="35E9B6D4" w:rsidR="00E344B5" w:rsidRDefault="00E344B5">
          <w:pPr>
            <w:pStyle w:val="TOC1"/>
            <w:tabs>
              <w:tab w:val="left" w:pos="440"/>
              <w:tab w:val="right" w:leader="dot" w:pos="9350"/>
            </w:tabs>
            <w:rPr>
              <w:rFonts w:asciiTheme="minorHAnsi" w:eastAsiaTheme="minorEastAsia" w:hAnsiTheme="minorHAnsi"/>
              <w:noProof/>
              <w:kern w:val="2"/>
              <w:sz w:val="24"/>
              <w:szCs w:val="24"/>
              <w:lang w:val="en-GB" w:eastAsia="en-GB"/>
              <w14:ligatures w14:val="standardContextual"/>
            </w:rPr>
          </w:pPr>
          <w:hyperlink w:anchor="_Toc182295609" w:history="1">
            <w:r w:rsidRPr="00AD78BE">
              <w:rPr>
                <w:rStyle w:val="Hyperlink"/>
                <w:noProof/>
              </w:rPr>
              <w:t>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Device description</w:t>
            </w:r>
            <w:r>
              <w:rPr>
                <w:noProof/>
                <w:webHidden/>
              </w:rPr>
              <w:tab/>
            </w:r>
            <w:r>
              <w:rPr>
                <w:noProof/>
                <w:webHidden/>
              </w:rPr>
              <w:fldChar w:fldCharType="begin"/>
            </w:r>
            <w:r>
              <w:rPr>
                <w:noProof/>
                <w:webHidden/>
              </w:rPr>
              <w:instrText xml:space="preserve"> PAGEREF _Toc182295609 \h </w:instrText>
            </w:r>
            <w:r>
              <w:rPr>
                <w:noProof/>
                <w:webHidden/>
              </w:rPr>
            </w:r>
            <w:r>
              <w:rPr>
                <w:noProof/>
                <w:webHidden/>
              </w:rPr>
              <w:fldChar w:fldCharType="separate"/>
            </w:r>
            <w:r>
              <w:rPr>
                <w:noProof/>
                <w:webHidden/>
              </w:rPr>
              <w:t>6</w:t>
            </w:r>
            <w:r>
              <w:rPr>
                <w:noProof/>
                <w:webHidden/>
              </w:rPr>
              <w:fldChar w:fldCharType="end"/>
            </w:r>
          </w:hyperlink>
        </w:p>
        <w:p w14:paraId="7F0119E7" w14:textId="329E92F0"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0" w:history="1">
            <w:r w:rsidRPr="00AD78BE">
              <w:rPr>
                <w:rStyle w:val="Hyperlink"/>
                <w:noProof/>
              </w:rPr>
              <w:t>2.1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Intended purpose and Indications for use</w:t>
            </w:r>
            <w:r>
              <w:rPr>
                <w:noProof/>
                <w:webHidden/>
              </w:rPr>
              <w:tab/>
            </w:r>
            <w:r>
              <w:rPr>
                <w:noProof/>
                <w:webHidden/>
              </w:rPr>
              <w:fldChar w:fldCharType="begin"/>
            </w:r>
            <w:r>
              <w:rPr>
                <w:noProof/>
                <w:webHidden/>
              </w:rPr>
              <w:instrText xml:space="preserve"> PAGEREF _Toc182295610 \h </w:instrText>
            </w:r>
            <w:r>
              <w:rPr>
                <w:noProof/>
                <w:webHidden/>
              </w:rPr>
            </w:r>
            <w:r>
              <w:rPr>
                <w:noProof/>
                <w:webHidden/>
              </w:rPr>
              <w:fldChar w:fldCharType="separate"/>
            </w:r>
            <w:r>
              <w:rPr>
                <w:noProof/>
                <w:webHidden/>
              </w:rPr>
              <w:t>6</w:t>
            </w:r>
            <w:r>
              <w:rPr>
                <w:noProof/>
                <w:webHidden/>
              </w:rPr>
              <w:fldChar w:fldCharType="end"/>
            </w:r>
          </w:hyperlink>
        </w:p>
        <w:p w14:paraId="684BB451" w14:textId="650B16DB"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1" w:history="1">
            <w:r w:rsidRPr="00AD78BE">
              <w:rPr>
                <w:rStyle w:val="Hyperlink"/>
                <w:noProof/>
              </w:rPr>
              <w:t>2.2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Target population</w:t>
            </w:r>
            <w:r>
              <w:rPr>
                <w:noProof/>
                <w:webHidden/>
              </w:rPr>
              <w:tab/>
            </w:r>
            <w:r>
              <w:rPr>
                <w:noProof/>
                <w:webHidden/>
              </w:rPr>
              <w:fldChar w:fldCharType="begin"/>
            </w:r>
            <w:r>
              <w:rPr>
                <w:noProof/>
                <w:webHidden/>
              </w:rPr>
              <w:instrText xml:space="preserve"> PAGEREF _Toc182295611 \h </w:instrText>
            </w:r>
            <w:r>
              <w:rPr>
                <w:noProof/>
                <w:webHidden/>
              </w:rPr>
            </w:r>
            <w:r>
              <w:rPr>
                <w:noProof/>
                <w:webHidden/>
              </w:rPr>
              <w:fldChar w:fldCharType="separate"/>
            </w:r>
            <w:r>
              <w:rPr>
                <w:noProof/>
                <w:webHidden/>
              </w:rPr>
              <w:t>6</w:t>
            </w:r>
            <w:r>
              <w:rPr>
                <w:noProof/>
                <w:webHidden/>
              </w:rPr>
              <w:fldChar w:fldCharType="end"/>
            </w:r>
          </w:hyperlink>
        </w:p>
        <w:p w14:paraId="3B51877B" w14:textId="4097494F" w:rsidR="00E344B5" w:rsidRDefault="00E344B5">
          <w:pPr>
            <w:pStyle w:val="TOC1"/>
            <w:tabs>
              <w:tab w:val="left" w:pos="44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2" w:history="1">
            <w:r w:rsidRPr="00AD78BE">
              <w:rPr>
                <w:rStyle w:val="Hyperlink"/>
                <w:noProof/>
              </w:rPr>
              <w:t>3</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Literature Search Plan</w:t>
            </w:r>
            <w:r>
              <w:rPr>
                <w:noProof/>
                <w:webHidden/>
              </w:rPr>
              <w:tab/>
            </w:r>
            <w:r>
              <w:rPr>
                <w:noProof/>
                <w:webHidden/>
              </w:rPr>
              <w:fldChar w:fldCharType="begin"/>
            </w:r>
            <w:r>
              <w:rPr>
                <w:noProof/>
                <w:webHidden/>
              </w:rPr>
              <w:instrText xml:space="preserve"> PAGEREF _Toc182295612 \h </w:instrText>
            </w:r>
            <w:r>
              <w:rPr>
                <w:noProof/>
                <w:webHidden/>
              </w:rPr>
            </w:r>
            <w:r>
              <w:rPr>
                <w:noProof/>
                <w:webHidden/>
              </w:rPr>
              <w:fldChar w:fldCharType="separate"/>
            </w:r>
            <w:r>
              <w:rPr>
                <w:noProof/>
                <w:webHidden/>
              </w:rPr>
              <w:t>6</w:t>
            </w:r>
            <w:r>
              <w:rPr>
                <w:noProof/>
                <w:webHidden/>
              </w:rPr>
              <w:fldChar w:fldCharType="end"/>
            </w:r>
          </w:hyperlink>
        </w:p>
        <w:p w14:paraId="41C73D6B" w14:textId="2952B5E6"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3" w:history="1">
            <w:r w:rsidRPr="00AD78BE">
              <w:rPr>
                <w:rStyle w:val="Hyperlink"/>
                <w:noProof/>
              </w:rPr>
              <w:t>3.1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Deviations from the literature search plan and clinical evaluation plan</w:t>
            </w:r>
            <w:r>
              <w:rPr>
                <w:noProof/>
                <w:webHidden/>
              </w:rPr>
              <w:tab/>
            </w:r>
            <w:r>
              <w:rPr>
                <w:noProof/>
                <w:webHidden/>
              </w:rPr>
              <w:fldChar w:fldCharType="begin"/>
            </w:r>
            <w:r>
              <w:rPr>
                <w:noProof/>
                <w:webHidden/>
              </w:rPr>
              <w:instrText xml:space="preserve"> PAGEREF _Toc182295613 \h </w:instrText>
            </w:r>
            <w:r>
              <w:rPr>
                <w:noProof/>
                <w:webHidden/>
              </w:rPr>
            </w:r>
            <w:r>
              <w:rPr>
                <w:noProof/>
                <w:webHidden/>
              </w:rPr>
              <w:fldChar w:fldCharType="separate"/>
            </w:r>
            <w:r>
              <w:rPr>
                <w:noProof/>
                <w:webHidden/>
              </w:rPr>
              <w:t>7</w:t>
            </w:r>
            <w:r>
              <w:rPr>
                <w:noProof/>
                <w:webHidden/>
              </w:rPr>
              <w:fldChar w:fldCharType="end"/>
            </w:r>
          </w:hyperlink>
        </w:p>
        <w:p w14:paraId="138C1381" w14:textId="1CF1A67C" w:rsidR="00E344B5" w:rsidRDefault="00E344B5">
          <w:pPr>
            <w:pStyle w:val="TOC1"/>
            <w:tabs>
              <w:tab w:val="left" w:pos="44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4" w:history="1">
            <w:r w:rsidRPr="00AD78BE">
              <w:rPr>
                <w:rStyle w:val="Hyperlink"/>
                <w:noProof/>
              </w:rPr>
              <w:t>4</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Literature Search Results</w:t>
            </w:r>
            <w:r>
              <w:rPr>
                <w:noProof/>
                <w:webHidden/>
              </w:rPr>
              <w:tab/>
            </w:r>
            <w:r>
              <w:rPr>
                <w:noProof/>
                <w:webHidden/>
              </w:rPr>
              <w:fldChar w:fldCharType="begin"/>
            </w:r>
            <w:r>
              <w:rPr>
                <w:noProof/>
                <w:webHidden/>
              </w:rPr>
              <w:instrText xml:space="preserve"> PAGEREF _Toc182295614 \h </w:instrText>
            </w:r>
            <w:r>
              <w:rPr>
                <w:noProof/>
                <w:webHidden/>
              </w:rPr>
            </w:r>
            <w:r>
              <w:rPr>
                <w:noProof/>
                <w:webHidden/>
              </w:rPr>
              <w:fldChar w:fldCharType="separate"/>
            </w:r>
            <w:r>
              <w:rPr>
                <w:noProof/>
                <w:webHidden/>
              </w:rPr>
              <w:t>7</w:t>
            </w:r>
            <w:r>
              <w:rPr>
                <w:noProof/>
                <w:webHidden/>
              </w:rPr>
              <w:fldChar w:fldCharType="end"/>
            </w:r>
          </w:hyperlink>
        </w:p>
        <w:p w14:paraId="7FD50956" w14:textId="6CCD91AE"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5" w:history="1">
            <w:r w:rsidRPr="00AD78BE">
              <w:rPr>
                <w:rStyle w:val="Hyperlink"/>
                <w:noProof/>
              </w:rPr>
              <w:t>4.1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Device-specific searches</w:t>
            </w:r>
            <w:r>
              <w:rPr>
                <w:noProof/>
                <w:webHidden/>
              </w:rPr>
              <w:tab/>
            </w:r>
            <w:r>
              <w:rPr>
                <w:noProof/>
                <w:webHidden/>
              </w:rPr>
              <w:fldChar w:fldCharType="begin"/>
            </w:r>
            <w:r>
              <w:rPr>
                <w:noProof/>
                <w:webHidden/>
              </w:rPr>
              <w:instrText xml:space="preserve"> PAGEREF _Toc182295615 \h </w:instrText>
            </w:r>
            <w:r>
              <w:rPr>
                <w:noProof/>
                <w:webHidden/>
              </w:rPr>
            </w:r>
            <w:r>
              <w:rPr>
                <w:noProof/>
                <w:webHidden/>
              </w:rPr>
              <w:fldChar w:fldCharType="separate"/>
            </w:r>
            <w:r>
              <w:rPr>
                <w:noProof/>
                <w:webHidden/>
              </w:rPr>
              <w:t>7</w:t>
            </w:r>
            <w:r>
              <w:rPr>
                <w:noProof/>
                <w:webHidden/>
              </w:rPr>
              <w:fldChar w:fldCharType="end"/>
            </w:r>
          </w:hyperlink>
        </w:p>
        <w:p w14:paraId="2AD42167" w14:textId="7AF5F230"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6" w:history="1">
            <w:r w:rsidRPr="00AD78BE">
              <w:rPr>
                <w:rStyle w:val="Hyperlink"/>
                <w:noProof/>
              </w:rPr>
              <w:t>4.2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SOTA searches</w:t>
            </w:r>
            <w:r>
              <w:rPr>
                <w:noProof/>
                <w:webHidden/>
              </w:rPr>
              <w:tab/>
            </w:r>
            <w:r>
              <w:rPr>
                <w:noProof/>
                <w:webHidden/>
              </w:rPr>
              <w:fldChar w:fldCharType="begin"/>
            </w:r>
            <w:r>
              <w:rPr>
                <w:noProof/>
                <w:webHidden/>
              </w:rPr>
              <w:instrText xml:space="preserve"> PAGEREF _Toc182295616 \h </w:instrText>
            </w:r>
            <w:r>
              <w:rPr>
                <w:noProof/>
                <w:webHidden/>
              </w:rPr>
            </w:r>
            <w:r>
              <w:rPr>
                <w:noProof/>
                <w:webHidden/>
              </w:rPr>
              <w:fldChar w:fldCharType="separate"/>
            </w:r>
            <w:r>
              <w:rPr>
                <w:noProof/>
                <w:webHidden/>
              </w:rPr>
              <w:t>9</w:t>
            </w:r>
            <w:r>
              <w:rPr>
                <w:noProof/>
                <w:webHidden/>
              </w:rPr>
              <w:fldChar w:fldCharType="end"/>
            </w:r>
          </w:hyperlink>
        </w:p>
        <w:p w14:paraId="27123B52" w14:textId="2EB9814C"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7" w:history="1">
            <w:r w:rsidRPr="00AD78BE">
              <w:rPr>
                <w:rStyle w:val="Hyperlink"/>
                <w:noProof/>
              </w:rPr>
              <w:t>4.2.1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Systematic searches</w:t>
            </w:r>
            <w:r>
              <w:rPr>
                <w:noProof/>
                <w:webHidden/>
              </w:rPr>
              <w:tab/>
            </w:r>
            <w:r>
              <w:rPr>
                <w:noProof/>
                <w:webHidden/>
              </w:rPr>
              <w:fldChar w:fldCharType="begin"/>
            </w:r>
            <w:r>
              <w:rPr>
                <w:noProof/>
                <w:webHidden/>
              </w:rPr>
              <w:instrText xml:space="preserve"> PAGEREF _Toc182295617 \h </w:instrText>
            </w:r>
            <w:r>
              <w:rPr>
                <w:noProof/>
                <w:webHidden/>
              </w:rPr>
            </w:r>
            <w:r>
              <w:rPr>
                <w:noProof/>
                <w:webHidden/>
              </w:rPr>
              <w:fldChar w:fldCharType="separate"/>
            </w:r>
            <w:r>
              <w:rPr>
                <w:noProof/>
                <w:webHidden/>
              </w:rPr>
              <w:t>9</w:t>
            </w:r>
            <w:r>
              <w:rPr>
                <w:noProof/>
                <w:webHidden/>
              </w:rPr>
              <w:fldChar w:fldCharType="end"/>
            </w:r>
          </w:hyperlink>
        </w:p>
        <w:p w14:paraId="017A7689" w14:textId="669D1306"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8" w:history="1">
            <w:r w:rsidRPr="00AD78BE">
              <w:rPr>
                <w:rStyle w:val="Hyperlink"/>
                <w:noProof/>
              </w:rPr>
              <w:t>4.2.2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Non-systematic searches</w:t>
            </w:r>
            <w:r>
              <w:rPr>
                <w:noProof/>
                <w:webHidden/>
              </w:rPr>
              <w:tab/>
            </w:r>
            <w:r>
              <w:rPr>
                <w:noProof/>
                <w:webHidden/>
              </w:rPr>
              <w:fldChar w:fldCharType="begin"/>
            </w:r>
            <w:r>
              <w:rPr>
                <w:noProof/>
                <w:webHidden/>
              </w:rPr>
              <w:instrText xml:space="preserve"> PAGEREF _Toc182295618 \h </w:instrText>
            </w:r>
            <w:r>
              <w:rPr>
                <w:noProof/>
                <w:webHidden/>
              </w:rPr>
            </w:r>
            <w:r>
              <w:rPr>
                <w:noProof/>
                <w:webHidden/>
              </w:rPr>
              <w:fldChar w:fldCharType="separate"/>
            </w:r>
            <w:r>
              <w:rPr>
                <w:noProof/>
                <w:webHidden/>
              </w:rPr>
              <w:t>12</w:t>
            </w:r>
            <w:r>
              <w:rPr>
                <w:noProof/>
                <w:webHidden/>
              </w:rPr>
              <w:fldChar w:fldCharType="end"/>
            </w:r>
          </w:hyperlink>
        </w:p>
        <w:p w14:paraId="52220CA8" w14:textId="286E7225"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19" w:history="1">
            <w:r w:rsidRPr="00AD78BE">
              <w:rPr>
                <w:rStyle w:val="Hyperlink"/>
                <w:noProof/>
              </w:rPr>
              <w:t>4.3</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References identified from retrieved studies</w:t>
            </w:r>
            <w:r>
              <w:rPr>
                <w:noProof/>
                <w:webHidden/>
              </w:rPr>
              <w:tab/>
            </w:r>
            <w:r>
              <w:rPr>
                <w:noProof/>
                <w:webHidden/>
              </w:rPr>
              <w:fldChar w:fldCharType="begin"/>
            </w:r>
            <w:r>
              <w:rPr>
                <w:noProof/>
                <w:webHidden/>
              </w:rPr>
              <w:instrText xml:space="preserve"> PAGEREF _Toc182295619 \h </w:instrText>
            </w:r>
            <w:r>
              <w:rPr>
                <w:noProof/>
                <w:webHidden/>
              </w:rPr>
            </w:r>
            <w:r>
              <w:rPr>
                <w:noProof/>
                <w:webHidden/>
              </w:rPr>
              <w:fldChar w:fldCharType="separate"/>
            </w:r>
            <w:r>
              <w:rPr>
                <w:noProof/>
                <w:webHidden/>
              </w:rPr>
              <w:t>13</w:t>
            </w:r>
            <w:r>
              <w:rPr>
                <w:noProof/>
                <w:webHidden/>
              </w:rPr>
              <w:fldChar w:fldCharType="end"/>
            </w:r>
          </w:hyperlink>
        </w:p>
        <w:p w14:paraId="7F4C6D48" w14:textId="28098E00"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0" w:history="1">
            <w:r w:rsidRPr="00AD78BE">
              <w:rPr>
                <w:rStyle w:val="Hyperlink"/>
                <w:noProof/>
              </w:rPr>
              <w:t>4.4</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Provided by Manufacturer</w:t>
            </w:r>
            <w:r>
              <w:rPr>
                <w:noProof/>
                <w:webHidden/>
              </w:rPr>
              <w:tab/>
            </w:r>
            <w:r>
              <w:rPr>
                <w:noProof/>
                <w:webHidden/>
              </w:rPr>
              <w:fldChar w:fldCharType="begin"/>
            </w:r>
            <w:r>
              <w:rPr>
                <w:noProof/>
                <w:webHidden/>
              </w:rPr>
              <w:instrText xml:space="preserve"> PAGEREF _Toc182295620 \h </w:instrText>
            </w:r>
            <w:r>
              <w:rPr>
                <w:noProof/>
                <w:webHidden/>
              </w:rPr>
            </w:r>
            <w:r>
              <w:rPr>
                <w:noProof/>
                <w:webHidden/>
              </w:rPr>
              <w:fldChar w:fldCharType="separate"/>
            </w:r>
            <w:r>
              <w:rPr>
                <w:noProof/>
                <w:webHidden/>
              </w:rPr>
              <w:t>14</w:t>
            </w:r>
            <w:r>
              <w:rPr>
                <w:noProof/>
                <w:webHidden/>
              </w:rPr>
              <w:fldChar w:fldCharType="end"/>
            </w:r>
          </w:hyperlink>
        </w:p>
        <w:p w14:paraId="3209702C" w14:textId="3459F2E7"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1" w:history="1">
            <w:r w:rsidRPr="00AD78BE">
              <w:rPr>
                <w:rStyle w:val="Hyperlink"/>
                <w:noProof/>
              </w:rPr>
              <w:t>4.5</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Summary of search results</w:t>
            </w:r>
            <w:r>
              <w:rPr>
                <w:noProof/>
                <w:webHidden/>
              </w:rPr>
              <w:tab/>
            </w:r>
            <w:r>
              <w:rPr>
                <w:noProof/>
                <w:webHidden/>
              </w:rPr>
              <w:fldChar w:fldCharType="begin"/>
            </w:r>
            <w:r>
              <w:rPr>
                <w:noProof/>
                <w:webHidden/>
              </w:rPr>
              <w:instrText xml:space="preserve"> PAGEREF _Toc182295621 \h </w:instrText>
            </w:r>
            <w:r>
              <w:rPr>
                <w:noProof/>
                <w:webHidden/>
              </w:rPr>
            </w:r>
            <w:r>
              <w:rPr>
                <w:noProof/>
                <w:webHidden/>
              </w:rPr>
              <w:fldChar w:fldCharType="separate"/>
            </w:r>
            <w:r>
              <w:rPr>
                <w:noProof/>
                <w:webHidden/>
              </w:rPr>
              <w:t>15</w:t>
            </w:r>
            <w:r>
              <w:rPr>
                <w:noProof/>
                <w:webHidden/>
              </w:rPr>
              <w:fldChar w:fldCharType="end"/>
            </w:r>
          </w:hyperlink>
        </w:p>
        <w:p w14:paraId="2F211C21" w14:textId="2A94E69E" w:rsidR="00E344B5" w:rsidRDefault="00E344B5">
          <w:pPr>
            <w:pStyle w:val="TOC1"/>
            <w:tabs>
              <w:tab w:val="left" w:pos="44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2" w:history="1">
            <w:r w:rsidRPr="00AD78BE">
              <w:rPr>
                <w:rStyle w:val="Hyperlink"/>
                <w:noProof/>
              </w:rPr>
              <w:t>5</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Literature Appraisal</w:t>
            </w:r>
            <w:r>
              <w:rPr>
                <w:noProof/>
                <w:webHidden/>
              </w:rPr>
              <w:tab/>
            </w:r>
            <w:r>
              <w:rPr>
                <w:noProof/>
                <w:webHidden/>
              </w:rPr>
              <w:fldChar w:fldCharType="begin"/>
            </w:r>
            <w:r>
              <w:rPr>
                <w:noProof/>
                <w:webHidden/>
              </w:rPr>
              <w:instrText xml:space="preserve"> PAGEREF _Toc182295622 \h </w:instrText>
            </w:r>
            <w:r>
              <w:rPr>
                <w:noProof/>
                <w:webHidden/>
              </w:rPr>
            </w:r>
            <w:r>
              <w:rPr>
                <w:noProof/>
                <w:webHidden/>
              </w:rPr>
              <w:fldChar w:fldCharType="separate"/>
            </w:r>
            <w:r>
              <w:rPr>
                <w:noProof/>
                <w:webHidden/>
              </w:rPr>
              <w:t>15</w:t>
            </w:r>
            <w:r>
              <w:rPr>
                <w:noProof/>
                <w:webHidden/>
              </w:rPr>
              <w:fldChar w:fldCharType="end"/>
            </w:r>
          </w:hyperlink>
        </w:p>
        <w:p w14:paraId="2440F728" w14:textId="1F6ACD56"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3" w:history="1">
            <w:r w:rsidRPr="00AD78BE">
              <w:rPr>
                <w:rStyle w:val="Hyperlink"/>
                <w:noProof/>
              </w:rPr>
              <w:t>5.1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Appraisal results</w:t>
            </w:r>
            <w:r>
              <w:rPr>
                <w:noProof/>
                <w:webHidden/>
              </w:rPr>
              <w:tab/>
            </w:r>
            <w:r>
              <w:rPr>
                <w:noProof/>
                <w:webHidden/>
              </w:rPr>
              <w:fldChar w:fldCharType="begin"/>
            </w:r>
            <w:r>
              <w:rPr>
                <w:noProof/>
                <w:webHidden/>
              </w:rPr>
              <w:instrText xml:space="preserve"> PAGEREF _Toc182295623 \h </w:instrText>
            </w:r>
            <w:r>
              <w:rPr>
                <w:noProof/>
                <w:webHidden/>
              </w:rPr>
            </w:r>
            <w:r>
              <w:rPr>
                <w:noProof/>
                <w:webHidden/>
              </w:rPr>
              <w:fldChar w:fldCharType="separate"/>
            </w:r>
            <w:r>
              <w:rPr>
                <w:noProof/>
                <w:webHidden/>
              </w:rPr>
              <w:t>15</w:t>
            </w:r>
            <w:r>
              <w:rPr>
                <w:noProof/>
                <w:webHidden/>
              </w:rPr>
              <w:fldChar w:fldCharType="end"/>
            </w:r>
          </w:hyperlink>
        </w:p>
        <w:p w14:paraId="6B5672D9" w14:textId="6F2B742F"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4" w:history="1">
            <w:r w:rsidRPr="00AD78BE">
              <w:rPr>
                <w:rStyle w:val="Hyperlink"/>
                <w:noProof/>
              </w:rPr>
              <w:t>5.2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Appraisal conclusion</w:t>
            </w:r>
            <w:r>
              <w:rPr>
                <w:noProof/>
                <w:webHidden/>
              </w:rPr>
              <w:tab/>
            </w:r>
            <w:r>
              <w:rPr>
                <w:noProof/>
                <w:webHidden/>
              </w:rPr>
              <w:fldChar w:fldCharType="begin"/>
            </w:r>
            <w:r>
              <w:rPr>
                <w:noProof/>
                <w:webHidden/>
              </w:rPr>
              <w:instrText xml:space="preserve"> PAGEREF _Toc182295624 \h </w:instrText>
            </w:r>
            <w:r>
              <w:rPr>
                <w:noProof/>
                <w:webHidden/>
              </w:rPr>
            </w:r>
            <w:r>
              <w:rPr>
                <w:noProof/>
                <w:webHidden/>
              </w:rPr>
              <w:fldChar w:fldCharType="separate"/>
            </w:r>
            <w:r>
              <w:rPr>
                <w:noProof/>
                <w:webHidden/>
              </w:rPr>
              <w:t>18</w:t>
            </w:r>
            <w:r>
              <w:rPr>
                <w:noProof/>
                <w:webHidden/>
              </w:rPr>
              <w:fldChar w:fldCharType="end"/>
            </w:r>
          </w:hyperlink>
        </w:p>
        <w:p w14:paraId="6E80ED4F" w14:textId="7FFD509B" w:rsidR="00E344B5" w:rsidRDefault="00E344B5">
          <w:pPr>
            <w:pStyle w:val="TOC1"/>
            <w:tabs>
              <w:tab w:val="left" w:pos="44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5" w:history="1">
            <w:r w:rsidRPr="00AD78BE">
              <w:rPr>
                <w:rStyle w:val="Hyperlink"/>
                <w:noProof/>
              </w:rPr>
              <w:t>6</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Literature Analysis</w:t>
            </w:r>
            <w:r>
              <w:rPr>
                <w:noProof/>
                <w:webHidden/>
              </w:rPr>
              <w:tab/>
            </w:r>
            <w:r>
              <w:rPr>
                <w:noProof/>
                <w:webHidden/>
              </w:rPr>
              <w:fldChar w:fldCharType="begin"/>
            </w:r>
            <w:r>
              <w:rPr>
                <w:noProof/>
                <w:webHidden/>
              </w:rPr>
              <w:instrText xml:space="preserve"> PAGEREF _Toc182295625 \h </w:instrText>
            </w:r>
            <w:r>
              <w:rPr>
                <w:noProof/>
                <w:webHidden/>
              </w:rPr>
            </w:r>
            <w:r>
              <w:rPr>
                <w:noProof/>
                <w:webHidden/>
              </w:rPr>
              <w:fldChar w:fldCharType="separate"/>
            </w:r>
            <w:r>
              <w:rPr>
                <w:noProof/>
                <w:webHidden/>
              </w:rPr>
              <w:t>20</w:t>
            </w:r>
            <w:r>
              <w:rPr>
                <w:noProof/>
                <w:webHidden/>
              </w:rPr>
              <w:fldChar w:fldCharType="end"/>
            </w:r>
          </w:hyperlink>
        </w:p>
        <w:p w14:paraId="631CE0EA" w14:textId="3C81C225"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6" w:history="1">
            <w:r w:rsidRPr="00AD78BE">
              <w:rPr>
                <w:rStyle w:val="Hyperlink"/>
                <w:noProof/>
              </w:rPr>
              <w:t>6.1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Subject device literature</w:t>
            </w:r>
            <w:r>
              <w:rPr>
                <w:noProof/>
                <w:webHidden/>
              </w:rPr>
              <w:tab/>
            </w:r>
            <w:r>
              <w:rPr>
                <w:noProof/>
                <w:webHidden/>
              </w:rPr>
              <w:fldChar w:fldCharType="begin"/>
            </w:r>
            <w:r>
              <w:rPr>
                <w:noProof/>
                <w:webHidden/>
              </w:rPr>
              <w:instrText xml:space="preserve"> PAGEREF _Toc182295626 \h </w:instrText>
            </w:r>
            <w:r>
              <w:rPr>
                <w:noProof/>
                <w:webHidden/>
              </w:rPr>
            </w:r>
            <w:r>
              <w:rPr>
                <w:noProof/>
                <w:webHidden/>
              </w:rPr>
              <w:fldChar w:fldCharType="separate"/>
            </w:r>
            <w:r>
              <w:rPr>
                <w:noProof/>
                <w:webHidden/>
              </w:rPr>
              <w:t>20</w:t>
            </w:r>
            <w:r>
              <w:rPr>
                <w:noProof/>
                <w:webHidden/>
              </w:rPr>
              <w:fldChar w:fldCharType="end"/>
            </w:r>
          </w:hyperlink>
        </w:p>
        <w:p w14:paraId="65ED5C87" w14:textId="68199BBD"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7" w:history="1">
            <w:r w:rsidRPr="00AD78BE">
              <w:rPr>
                <w:rStyle w:val="Hyperlink"/>
                <w:noProof/>
              </w:rPr>
              <w:t>6.2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Similar device literature</w:t>
            </w:r>
            <w:r>
              <w:rPr>
                <w:noProof/>
                <w:webHidden/>
              </w:rPr>
              <w:tab/>
            </w:r>
            <w:r>
              <w:rPr>
                <w:noProof/>
                <w:webHidden/>
              </w:rPr>
              <w:fldChar w:fldCharType="begin"/>
            </w:r>
            <w:r>
              <w:rPr>
                <w:noProof/>
                <w:webHidden/>
              </w:rPr>
              <w:instrText xml:space="preserve"> PAGEREF _Toc182295627 \h </w:instrText>
            </w:r>
            <w:r>
              <w:rPr>
                <w:noProof/>
                <w:webHidden/>
              </w:rPr>
            </w:r>
            <w:r>
              <w:rPr>
                <w:noProof/>
                <w:webHidden/>
              </w:rPr>
              <w:fldChar w:fldCharType="separate"/>
            </w:r>
            <w:r>
              <w:rPr>
                <w:noProof/>
                <w:webHidden/>
              </w:rPr>
              <w:t>20</w:t>
            </w:r>
            <w:r>
              <w:rPr>
                <w:noProof/>
                <w:webHidden/>
              </w:rPr>
              <w:fldChar w:fldCharType="end"/>
            </w:r>
          </w:hyperlink>
        </w:p>
        <w:p w14:paraId="5E0399FB" w14:textId="7B23340C"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8" w:history="1">
            <w:r w:rsidRPr="00AD78BE">
              <w:rPr>
                <w:rStyle w:val="Hyperlink"/>
                <w:noProof/>
              </w:rPr>
              <w:t>6.2.1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Roche ACCU-CHEK Spirit Combo</w:t>
            </w:r>
            <w:r>
              <w:rPr>
                <w:noProof/>
                <w:webHidden/>
              </w:rPr>
              <w:tab/>
            </w:r>
            <w:r>
              <w:rPr>
                <w:noProof/>
                <w:webHidden/>
              </w:rPr>
              <w:fldChar w:fldCharType="begin"/>
            </w:r>
            <w:r>
              <w:rPr>
                <w:noProof/>
                <w:webHidden/>
              </w:rPr>
              <w:instrText xml:space="preserve"> PAGEREF _Toc182295628 \h </w:instrText>
            </w:r>
            <w:r>
              <w:rPr>
                <w:noProof/>
                <w:webHidden/>
              </w:rPr>
            </w:r>
            <w:r>
              <w:rPr>
                <w:noProof/>
                <w:webHidden/>
              </w:rPr>
              <w:fldChar w:fldCharType="separate"/>
            </w:r>
            <w:r>
              <w:rPr>
                <w:noProof/>
                <w:webHidden/>
              </w:rPr>
              <w:t>21</w:t>
            </w:r>
            <w:r>
              <w:rPr>
                <w:noProof/>
                <w:webHidden/>
              </w:rPr>
              <w:fldChar w:fldCharType="end"/>
            </w:r>
          </w:hyperlink>
        </w:p>
        <w:p w14:paraId="4B372473" w14:textId="09EF671F"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29" w:history="1">
            <w:r w:rsidRPr="00AD78BE">
              <w:rPr>
                <w:rStyle w:val="Hyperlink"/>
                <w:noProof/>
              </w:rPr>
              <w:t>6.2.2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MiniMed 770G</w:t>
            </w:r>
            <w:r>
              <w:rPr>
                <w:noProof/>
                <w:webHidden/>
              </w:rPr>
              <w:tab/>
            </w:r>
            <w:r>
              <w:rPr>
                <w:noProof/>
                <w:webHidden/>
              </w:rPr>
              <w:fldChar w:fldCharType="begin"/>
            </w:r>
            <w:r>
              <w:rPr>
                <w:noProof/>
                <w:webHidden/>
              </w:rPr>
              <w:instrText xml:space="preserve"> PAGEREF _Toc182295629 \h </w:instrText>
            </w:r>
            <w:r>
              <w:rPr>
                <w:noProof/>
                <w:webHidden/>
              </w:rPr>
            </w:r>
            <w:r>
              <w:rPr>
                <w:noProof/>
                <w:webHidden/>
              </w:rPr>
              <w:fldChar w:fldCharType="separate"/>
            </w:r>
            <w:r>
              <w:rPr>
                <w:noProof/>
                <w:webHidden/>
              </w:rPr>
              <w:t>29</w:t>
            </w:r>
            <w:r>
              <w:rPr>
                <w:noProof/>
                <w:webHidden/>
              </w:rPr>
              <w:fldChar w:fldCharType="end"/>
            </w:r>
          </w:hyperlink>
        </w:p>
        <w:p w14:paraId="1D7E29B2" w14:textId="28AEDED0"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0" w:history="1">
            <w:r w:rsidRPr="00AD78BE">
              <w:rPr>
                <w:rStyle w:val="Hyperlink"/>
                <w:noProof/>
              </w:rPr>
              <w:t>6.2.3</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MiniMed 630G &amp; t:slim X2</w:t>
            </w:r>
            <w:r>
              <w:rPr>
                <w:noProof/>
                <w:webHidden/>
              </w:rPr>
              <w:tab/>
            </w:r>
            <w:r>
              <w:rPr>
                <w:noProof/>
                <w:webHidden/>
              </w:rPr>
              <w:fldChar w:fldCharType="begin"/>
            </w:r>
            <w:r>
              <w:rPr>
                <w:noProof/>
                <w:webHidden/>
              </w:rPr>
              <w:instrText xml:space="preserve"> PAGEREF _Toc182295630 \h </w:instrText>
            </w:r>
            <w:r>
              <w:rPr>
                <w:noProof/>
                <w:webHidden/>
              </w:rPr>
            </w:r>
            <w:r>
              <w:rPr>
                <w:noProof/>
                <w:webHidden/>
              </w:rPr>
              <w:fldChar w:fldCharType="separate"/>
            </w:r>
            <w:r>
              <w:rPr>
                <w:noProof/>
                <w:webHidden/>
              </w:rPr>
              <w:t>32</w:t>
            </w:r>
            <w:r>
              <w:rPr>
                <w:noProof/>
                <w:webHidden/>
              </w:rPr>
              <w:fldChar w:fldCharType="end"/>
            </w:r>
          </w:hyperlink>
        </w:p>
        <w:p w14:paraId="0C1243F2" w14:textId="550EA03A"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1" w:history="1">
            <w:r w:rsidRPr="00AD78BE">
              <w:rPr>
                <w:rStyle w:val="Hyperlink"/>
                <w:noProof/>
              </w:rPr>
              <w:t>6.2.4</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t:slim X2</w:t>
            </w:r>
            <w:r>
              <w:rPr>
                <w:noProof/>
                <w:webHidden/>
              </w:rPr>
              <w:tab/>
            </w:r>
            <w:r>
              <w:rPr>
                <w:noProof/>
                <w:webHidden/>
              </w:rPr>
              <w:fldChar w:fldCharType="begin"/>
            </w:r>
            <w:r>
              <w:rPr>
                <w:noProof/>
                <w:webHidden/>
              </w:rPr>
              <w:instrText xml:space="preserve"> PAGEREF _Toc182295631 \h </w:instrText>
            </w:r>
            <w:r>
              <w:rPr>
                <w:noProof/>
                <w:webHidden/>
              </w:rPr>
            </w:r>
            <w:r>
              <w:rPr>
                <w:noProof/>
                <w:webHidden/>
              </w:rPr>
              <w:fldChar w:fldCharType="separate"/>
            </w:r>
            <w:r>
              <w:rPr>
                <w:noProof/>
                <w:webHidden/>
              </w:rPr>
              <w:t>33</w:t>
            </w:r>
            <w:r>
              <w:rPr>
                <w:noProof/>
                <w:webHidden/>
              </w:rPr>
              <w:fldChar w:fldCharType="end"/>
            </w:r>
          </w:hyperlink>
        </w:p>
        <w:p w14:paraId="33C549D2" w14:textId="4FCCD445"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2" w:history="1">
            <w:r w:rsidRPr="00AD78BE">
              <w:rPr>
                <w:rStyle w:val="Hyperlink"/>
                <w:noProof/>
              </w:rPr>
              <w:t>6.2.5</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iLet Bionic Pancreas</w:t>
            </w:r>
            <w:r>
              <w:rPr>
                <w:noProof/>
                <w:webHidden/>
              </w:rPr>
              <w:tab/>
            </w:r>
            <w:r>
              <w:rPr>
                <w:noProof/>
                <w:webHidden/>
              </w:rPr>
              <w:fldChar w:fldCharType="begin"/>
            </w:r>
            <w:r>
              <w:rPr>
                <w:noProof/>
                <w:webHidden/>
              </w:rPr>
              <w:instrText xml:space="preserve"> PAGEREF _Toc182295632 \h </w:instrText>
            </w:r>
            <w:r>
              <w:rPr>
                <w:noProof/>
                <w:webHidden/>
              </w:rPr>
            </w:r>
            <w:r>
              <w:rPr>
                <w:noProof/>
                <w:webHidden/>
              </w:rPr>
              <w:fldChar w:fldCharType="separate"/>
            </w:r>
            <w:r>
              <w:rPr>
                <w:noProof/>
                <w:webHidden/>
              </w:rPr>
              <w:t>54</w:t>
            </w:r>
            <w:r>
              <w:rPr>
                <w:noProof/>
                <w:webHidden/>
              </w:rPr>
              <w:fldChar w:fldCharType="end"/>
            </w:r>
          </w:hyperlink>
        </w:p>
        <w:p w14:paraId="32ADCBE4" w14:textId="101B993F"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3" w:history="1">
            <w:r w:rsidRPr="00AD78BE">
              <w:rPr>
                <w:rStyle w:val="Hyperlink"/>
                <w:noProof/>
              </w:rPr>
              <w:t>6.2.6</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CADD-MS3</w:t>
            </w:r>
            <w:r>
              <w:rPr>
                <w:noProof/>
                <w:webHidden/>
              </w:rPr>
              <w:tab/>
            </w:r>
            <w:r>
              <w:rPr>
                <w:noProof/>
                <w:webHidden/>
              </w:rPr>
              <w:fldChar w:fldCharType="begin"/>
            </w:r>
            <w:r>
              <w:rPr>
                <w:noProof/>
                <w:webHidden/>
              </w:rPr>
              <w:instrText xml:space="preserve"> PAGEREF _Toc182295633 \h </w:instrText>
            </w:r>
            <w:r>
              <w:rPr>
                <w:noProof/>
                <w:webHidden/>
              </w:rPr>
            </w:r>
            <w:r>
              <w:rPr>
                <w:noProof/>
                <w:webHidden/>
              </w:rPr>
              <w:fldChar w:fldCharType="separate"/>
            </w:r>
            <w:r>
              <w:rPr>
                <w:noProof/>
                <w:webHidden/>
              </w:rPr>
              <w:t>64</w:t>
            </w:r>
            <w:r>
              <w:rPr>
                <w:noProof/>
                <w:webHidden/>
              </w:rPr>
              <w:fldChar w:fldCharType="end"/>
            </w:r>
          </w:hyperlink>
        </w:p>
        <w:p w14:paraId="5073B20F" w14:textId="2507BFD7"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4" w:history="1">
            <w:r w:rsidRPr="00AD78BE">
              <w:rPr>
                <w:rStyle w:val="Hyperlink"/>
                <w:noProof/>
              </w:rPr>
              <w:t>6.2.7</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Everaid iJET</w:t>
            </w:r>
            <w:r>
              <w:rPr>
                <w:noProof/>
                <w:webHidden/>
              </w:rPr>
              <w:tab/>
            </w:r>
            <w:r>
              <w:rPr>
                <w:noProof/>
                <w:webHidden/>
              </w:rPr>
              <w:fldChar w:fldCharType="begin"/>
            </w:r>
            <w:r>
              <w:rPr>
                <w:noProof/>
                <w:webHidden/>
              </w:rPr>
              <w:instrText xml:space="preserve"> PAGEREF _Toc182295634 \h </w:instrText>
            </w:r>
            <w:r>
              <w:rPr>
                <w:noProof/>
                <w:webHidden/>
              </w:rPr>
            </w:r>
            <w:r>
              <w:rPr>
                <w:noProof/>
                <w:webHidden/>
              </w:rPr>
              <w:fldChar w:fldCharType="separate"/>
            </w:r>
            <w:r>
              <w:rPr>
                <w:noProof/>
                <w:webHidden/>
              </w:rPr>
              <w:t>66</w:t>
            </w:r>
            <w:r>
              <w:rPr>
                <w:noProof/>
                <w:webHidden/>
              </w:rPr>
              <w:fldChar w:fldCharType="end"/>
            </w:r>
          </w:hyperlink>
        </w:p>
        <w:p w14:paraId="0182C730" w14:textId="3BA95B85"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5" w:history="1">
            <w:r w:rsidRPr="00AD78BE">
              <w:rPr>
                <w:rStyle w:val="Hyperlink"/>
                <w:noProof/>
              </w:rPr>
              <w:t>6.3</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Clinical Background / State of the Art</w:t>
            </w:r>
            <w:r>
              <w:rPr>
                <w:noProof/>
                <w:webHidden/>
              </w:rPr>
              <w:tab/>
            </w:r>
            <w:r>
              <w:rPr>
                <w:noProof/>
                <w:webHidden/>
              </w:rPr>
              <w:fldChar w:fldCharType="begin"/>
            </w:r>
            <w:r>
              <w:rPr>
                <w:noProof/>
                <w:webHidden/>
              </w:rPr>
              <w:instrText xml:space="preserve"> PAGEREF _Toc182295635 \h </w:instrText>
            </w:r>
            <w:r>
              <w:rPr>
                <w:noProof/>
                <w:webHidden/>
              </w:rPr>
            </w:r>
            <w:r>
              <w:rPr>
                <w:noProof/>
                <w:webHidden/>
              </w:rPr>
              <w:fldChar w:fldCharType="separate"/>
            </w:r>
            <w:r>
              <w:rPr>
                <w:noProof/>
                <w:webHidden/>
              </w:rPr>
              <w:t>68</w:t>
            </w:r>
            <w:r>
              <w:rPr>
                <w:noProof/>
                <w:webHidden/>
              </w:rPr>
              <w:fldChar w:fldCharType="end"/>
            </w:r>
          </w:hyperlink>
        </w:p>
        <w:p w14:paraId="112038D5" w14:textId="6CAF1F5D"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6" w:history="1">
            <w:r w:rsidRPr="00AD78BE">
              <w:rPr>
                <w:rStyle w:val="Hyperlink"/>
                <w:noProof/>
              </w:rPr>
              <w:t>6.3.1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Clinical problem</w:t>
            </w:r>
            <w:r>
              <w:rPr>
                <w:noProof/>
                <w:webHidden/>
              </w:rPr>
              <w:tab/>
            </w:r>
            <w:r>
              <w:rPr>
                <w:noProof/>
                <w:webHidden/>
              </w:rPr>
              <w:fldChar w:fldCharType="begin"/>
            </w:r>
            <w:r>
              <w:rPr>
                <w:noProof/>
                <w:webHidden/>
              </w:rPr>
              <w:instrText xml:space="preserve"> PAGEREF _Toc182295636 \h </w:instrText>
            </w:r>
            <w:r>
              <w:rPr>
                <w:noProof/>
                <w:webHidden/>
              </w:rPr>
            </w:r>
            <w:r>
              <w:rPr>
                <w:noProof/>
                <w:webHidden/>
              </w:rPr>
              <w:fldChar w:fldCharType="separate"/>
            </w:r>
            <w:r>
              <w:rPr>
                <w:noProof/>
                <w:webHidden/>
              </w:rPr>
              <w:t>68</w:t>
            </w:r>
            <w:r>
              <w:rPr>
                <w:noProof/>
                <w:webHidden/>
              </w:rPr>
              <w:fldChar w:fldCharType="end"/>
            </w:r>
          </w:hyperlink>
        </w:p>
        <w:p w14:paraId="1C31064B" w14:textId="4D997C8D"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7" w:history="1">
            <w:r w:rsidRPr="00AD78BE">
              <w:rPr>
                <w:rStyle w:val="Hyperlink"/>
                <w:noProof/>
              </w:rPr>
              <w:t>6.3.2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State-of-the-Art in Medicine and Alternative Treatment Options</w:t>
            </w:r>
            <w:r>
              <w:rPr>
                <w:noProof/>
                <w:webHidden/>
              </w:rPr>
              <w:tab/>
            </w:r>
            <w:r>
              <w:rPr>
                <w:noProof/>
                <w:webHidden/>
              </w:rPr>
              <w:fldChar w:fldCharType="begin"/>
            </w:r>
            <w:r>
              <w:rPr>
                <w:noProof/>
                <w:webHidden/>
              </w:rPr>
              <w:instrText xml:space="preserve"> PAGEREF _Toc182295637 \h </w:instrText>
            </w:r>
            <w:r>
              <w:rPr>
                <w:noProof/>
                <w:webHidden/>
              </w:rPr>
            </w:r>
            <w:r>
              <w:rPr>
                <w:noProof/>
                <w:webHidden/>
              </w:rPr>
              <w:fldChar w:fldCharType="separate"/>
            </w:r>
            <w:r>
              <w:rPr>
                <w:noProof/>
                <w:webHidden/>
              </w:rPr>
              <w:t>68</w:t>
            </w:r>
            <w:r>
              <w:rPr>
                <w:noProof/>
                <w:webHidden/>
              </w:rPr>
              <w:fldChar w:fldCharType="end"/>
            </w:r>
          </w:hyperlink>
        </w:p>
        <w:p w14:paraId="1FCB3218" w14:textId="0386B2E9"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8" w:history="1">
            <w:r w:rsidRPr="00AD78BE">
              <w:rPr>
                <w:rStyle w:val="Hyperlink"/>
                <w:noProof/>
              </w:rPr>
              <w:t>6.3.3</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Hazards and complications</w:t>
            </w:r>
            <w:r>
              <w:rPr>
                <w:noProof/>
                <w:webHidden/>
              </w:rPr>
              <w:tab/>
            </w:r>
            <w:r>
              <w:rPr>
                <w:noProof/>
                <w:webHidden/>
              </w:rPr>
              <w:fldChar w:fldCharType="begin"/>
            </w:r>
            <w:r>
              <w:rPr>
                <w:noProof/>
                <w:webHidden/>
              </w:rPr>
              <w:instrText xml:space="preserve"> PAGEREF _Toc182295638 \h </w:instrText>
            </w:r>
            <w:r>
              <w:rPr>
                <w:noProof/>
                <w:webHidden/>
              </w:rPr>
            </w:r>
            <w:r>
              <w:rPr>
                <w:noProof/>
                <w:webHidden/>
              </w:rPr>
              <w:fldChar w:fldCharType="separate"/>
            </w:r>
            <w:r>
              <w:rPr>
                <w:noProof/>
                <w:webHidden/>
              </w:rPr>
              <w:t>69</w:t>
            </w:r>
            <w:r>
              <w:rPr>
                <w:noProof/>
                <w:webHidden/>
              </w:rPr>
              <w:fldChar w:fldCharType="end"/>
            </w:r>
          </w:hyperlink>
        </w:p>
        <w:p w14:paraId="514D7F73" w14:textId="4F65E782"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39" w:history="1">
            <w:r w:rsidRPr="00AD78BE">
              <w:rPr>
                <w:rStyle w:val="Hyperlink"/>
                <w:noProof/>
              </w:rPr>
              <w:t>6.3.4</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Benefit/risk discussion</w:t>
            </w:r>
            <w:r>
              <w:rPr>
                <w:noProof/>
                <w:webHidden/>
              </w:rPr>
              <w:tab/>
            </w:r>
            <w:r>
              <w:rPr>
                <w:noProof/>
                <w:webHidden/>
              </w:rPr>
              <w:fldChar w:fldCharType="begin"/>
            </w:r>
            <w:r>
              <w:rPr>
                <w:noProof/>
                <w:webHidden/>
              </w:rPr>
              <w:instrText xml:space="preserve"> PAGEREF _Toc182295639 \h </w:instrText>
            </w:r>
            <w:r>
              <w:rPr>
                <w:noProof/>
                <w:webHidden/>
              </w:rPr>
            </w:r>
            <w:r>
              <w:rPr>
                <w:noProof/>
                <w:webHidden/>
              </w:rPr>
              <w:fldChar w:fldCharType="separate"/>
            </w:r>
            <w:r>
              <w:rPr>
                <w:noProof/>
                <w:webHidden/>
              </w:rPr>
              <w:t>69</w:t>
            </w:r>
            <w:r>
              <w:rPr>
                <w:noProof/>
                <w:webHidden/>
              </w:rPr>
              <w:fldChar w:fldCharType="end"/>
            </w:r>
          </w:hyperlink>
        </w:p>
        <w:p w14:paraId="251F2DDE" w14:textId="117546A9" w:rsidR="00E344B5" w:rsidRDefault="00E344B5">
          <w:pPr>
            <w:pStyle w:val="TOC1"/>
            <w:tabs>
              <w:tab w:val="left" w:pos="44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0" w:history="1">
            <w:r w:rsidRPr="00AD78BE">
              <w:rPr>
                <w:rStyle w:val="Hyperlink"/>
                <w:noProof/>
              </w:rPr>
              <w:t>7</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Incident Reporting</w:t>
            </w:r>
            <w:r>
              <w:rPr>
                <w:noProof/>
                <w:webHidden/>
              </w:rPr>
              <w:tab/>
            </w:r>
            <w:r>
              <w:rPr>
                <w:noProof/>
                <w:webHidden/>
              </w:rPr>
              <w:fldChar w:fldCharType="begin"/>
            </w:r>
            <w:r>
              <w:rPr>
                <w:noProof/>
                <w:webHidden/>
              </w:rPr>
              <w:instrText xml:space="preserve"> PAGEREF _Toc182295640 \h </w:instrText>
            </w:r>
            <w:r>
              <w:rPr>
                <w:noProof/>
                <w:webHidden/>
              </w:rPr>
            </w:r>
            <w:r>
              <w:rPr>
                <w:noProof/>
                <w:webHidden/>
              </w:rPr>
              <w:fldChar w:fldCharType="separate"/>
            </w:r>
            <w:r>
              <w:rPr>
                <w:noProof/>
                <w:webHidden/>
              </w:rPr>
              <w:t>69</w:t>
            </w:r>
            <w:r>
              <w:rPr>
                <w:noProof/>
                <w:webHidden/>
              </w:rPr>
              <w:fldChar w:fldCharType="end"/>
            </w:r>
          </w:hyperlink>
        </w:p>
        <w:p w14:paraId="382F5998" w14:textId="2FCAFB1B"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1" w:history="1">
            <w:r w:rsidRPr="00AD78BE">
              <w:rPr>
                <w:rStyle w:val="Hyperlink"/>
                <w:noProof/>
              </w:rPr>
              <w:t>7.1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Vigilance Search Plan</w:t>
            </w:r>
            <w:r>
              <w:rPr>
                <w:noProof/>
                <w:webHidden/>
              </w:rPr>
              <w:tab/>
            </w:r>
            <w:r>
              <w:rPr>
                <w:noProof/>
                <w:webHidden/>
              </w:rPr>
              <w:fldChar w:fldCharType="begin"/>
            </w:r>
            <w:r>
              <w:rPr>
                <w:noProof/>
                <w:webHidden/>
              </w:rPr>
              <w:instrText xml:space="preserve"> PAGEREF _Toc182295641 \h </w:instrText>
            </w:r>
            <w:r>
              <w:rPr>
                <w:noProof/>
                <w:webHidden/>
              </w:rPr>
            </w:r>
            <w:r>
              <w:rPr>
                <w:noProof/>
                <w:webHidden/>
              </w:rPr>
              <w:fldChar w:fldCharType="separate"/>
            </w:r>
            <w:r>
              <w:rPr>
                <w:noProof/>
                <w:webHidden/>
              </w:rPr>
              <w:t>69</w:t>
            </w:r>
            <w:r>
              <w:rPr>
                <w:noProof/>
                <w:webHidden/>
              </w:rPr>
              <w:fldChar w:fldCharType="end"/>
            </w:r>
          </w:hyperlink>
        </w:p>
        <w:p w14:paraId="0B8CDBB0" w14:textId="614C5CDD"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2" w:history="1">
            <w:r w:rsidRPr="00AD78BE">
              <w:rPr>
                <w:rStyle w:val="Hyperlink"/>
                <w:noProof/>
              </w:rPr>
              <w:t>7.2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Vigilance Search Results</w:t>
            </w:r>
            <w:r>
              <w:rPr>
                <w:noProof/>
                <w:webHidden/>
              </w:rPr>
              <w:tab/>
            </w:r>
            <w:r>
              <w:rPr>
                <w:noProof/>
                <w:webHidden/>
              </w:rPr>
              <w:fldChar w:fldCharType="begin"/>
            </w:r>
            <w:r>
              <w:rPr>
                <w:noProof/>
                <w:webHidden/>
              </w:rPr>
              <w:instrText xml:space="preserve"> PAGEREF _Toc182295642 \h </w:instrText>
            </w:r>
            <w:r>
              <w:rPr>
                <w:noProof/>
                <w:webHidden/>
              </w:rPr>
            </w:r>
            <w:r>
              <w:rPr>
                <w:noProof/>
                <w:webHidden/>
              </w:rPr>
              <w:fldChar w:fldCharType="separate"/>
            </w:r>
            <w:r>
              <w:rPr>
                <w:noProof/>
                <w:webHidden/>
              </w:rPr>
              <w:t>69</w:t>
            </w:r>
            <w:r>
              <w:rPr>
                <w:noProof/>
                <w:webHidden/>
              </w:rPr>
              <w:fldChar w:fldCharType="end"/>
            </w:r>
          </w:hyperlink>
        </w:p>
        <w:p w14:paraId="35D49CA5" w14:textId="4346AF3C"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3" w:history="1">
            <w:r w:rsidRPr="00AD78BE">
              <w:rPr>
                <w:rStyle w:val="Hyperlink"/>
                <w:noProof/>
              </w:rPr>
              <w:t>7.2.1</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MHRA, United Kingdom</w:t>
            </w:r>
            <w:r>
              <w:rPr>
                <w:noProof/>
                <w:webHidden/>
              </w:rPr>
              <w:tab/>
            </w:r>
            <w:r>
              <w:rPr>
                <w:noProof/>
                <w:webHidden/>
              </w:rPr>
              <w:fldChar w:fldCharType="begin"/>
            </w:r>
            <w:r>
              <w:rPr>
                <w:noProof/>
                <w:webHidden/>
              </w:rPr>
              <w:instrText xml:space="preserve"> PAGEREF _Toc182295643 \h </w:instrText>
            </w:r>
            <w:r>
              <w:rPr>
                <w:noProof/>
                <w:webHidden/>
              </w:rPr>
            </w:r>
            <w:r>
              <w:rPr>
                <w:noProof/>
                <w:webHidden/>
              </w:rPr>
              <w:fldChar w:fldCharType="separate"/>
            </w:r>
            <w:r>
              <w:rPr>
                <w:noProof/>
                <w:webHidden/>
              </w:rPr>
              <w:t>69</w:t>
            </w:r>
            <w:r>
              <w:rPr>
                <w:noProof/>
                <w:webHidden/>
              </w:rPr>
              <w:fldChar w:fldCharType="end"/>
            </w:r>
          </w:hyperlink>
        </w:p>
        <w:p w14:paraId="388A3823" w14:textId="60E2FAF9"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4" w:history="1">
            <w:r w:rsidRPr="00AD78BE">
              <w:rPr>
                <w:rStyle w:val="Hyperlink"/>
                <w:noProof/>
              </w:rPr>
              <w:t>7.2.2</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BfArM, Germany</w:t>
            </w:r>
            <w:r>
              <w:rPr>
                <w:noProof/>
                <w:webHidden/>
              </w:rPr>
              <w:tab/>
            </w:r>
            <w:r>
              <w:rPr>
                <w:noProof/>
                <w:webHidden/>
              </w:rPr>
              <w:fldChar w:fldCharType="begin"/>
            </w:r>
            <w:r>
              <w:rPr>
                <w:noProof/>
                <w:webHidden/>
              </w:rPr>
              <w:instrText xml:space="preserve"> PAGEREF _Toc182295644 \h </w:instrText>
            </w:r>
            <w:r>
              <w:rPr>
                <w:noProof/>
                <w:webHidden/>
              </w:rPr>
            </w:r>
            <w:r>
              <w:rPr>
                <w:noProof/>
                <w:webHidden/>
              </w:rPr>
              <w:fldChar w:fldCharType="separate"/>
            </w:r>
            <w:r>
              <w:rPr>
                <w:noProof/>
                <w:webHidden/>
              </w:rPr>
              <w:t>70</w:t>
            </w:r>
            <w:r>
              <w:rPr>
                <w:noProof/>
                <w:webHidden/>
              </w:rPr>
              <w:fldChar w:fldCharType="end"/>
            </w:r>
          </w:hyperlink>
        </w:p>
        <w:p w14:paraId="29987A85" w14:textId="69E20535"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5" w:history="1">
            <w:r w:rsidRPr="00AD78BE">
              <w:rPr>
                <w:rStyle w:val="Hyperlink"/>
                <w:noProof/>
              </w:rPr>
              <w:t>7.2.3</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Health Canada</w:t>
            </w:r>
            <w:r>
              <w:rPr>
                <w:noProof/>
                <w:webHidden/>
              </w:rPr>
              <w:tab/>
            </w:r>
            <w:r>
              <w:rPr>
                <w:noProof/>
                <w:webHidden/>
              </w:rPr>
              <w:fldChar w:fldCharType="begin"/>
            </w:r>
            <w:r>
              <w:rPr>
                <w:noProof/>
                <w:webHidden/>
              </w:rPr>
              <w:instrText xml:space="preserve"> PAGEREF _Toc182295645 \h </w:instrText>
            </w:r>
            <w:r>
              <w:rPr>
                <w:noProof/>
                <w:webHidden/>
              </w:rPr>
            </w:r>
            <w:r>
              <w:rPr>
                <w:noProof/>
                <w:webHidden/>
              </w:rPr>
              <w:fldChar w:fldCharType="separate"/>
            </w:r>
            <w:r>
              <w:rPr>
                <w:noProof/>
                <w:webHidden/>
              </w:rPr>
              <w:t>71</w:t>
            </w:r>
            <w:r>
              <w:rPr>
                <w:noProof/>
                <w:webHidden/>
              </w:rPr>
              <w:fldChar w:fldCharType="end"/>
            </w:r>
          </w:hyperlink>
        </w:p>
        <w:p w14:paraId="59A1180E" w14:textId="478FF566"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6" w:history="1">
            <w:r w:rsidRPr="00AD78BE">
              <w:rPr>
                <w:rStyle w:val="Hyperlink"/>
                <w:noProof/>
              </w:rPr>
              <w:t>7.2.4</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ANSM, France</w:t>
            </w:r>
            <w:r>
              <w:rPr>
                <w:noProof/>
                <w:webHidden/>
              </w:rPr>
              <w:tab/>
            </w:r>
            <w:r>
              <w:rPr>
                <w:noProof/>
                <w:webHidden/>
              </w:rPr>
              <w:fldChar w:fldCharType="begin"/>
            </w:r>
            <w:r>
              <w:rPr>
                <w:noProof/>
                <w:webHidden/>
              </w:rPr>
              <w:instrText xml:space="preserve"> PAGEREF _Toc182295646 \h </w:instrText>
            </w:r>
            <w:r>
              <w:rPr>
                <w:noProof/>
                <w:webHidden/>
              </w:rPr>
            </w:r>
            <w:r>
              <w:rPr>
                <w:noProof/>
                <w:webHidden/>
              </w:rPr>
              <w:fldChar w:fldCharType="separate"/>
            </w:r>
            <w:r>
              <w:rPr>
                <w:noProof/>
                <w:webHidden/>
              </w:rPr>
              <w:t>72</w:t>
            </w:r>
            <w:r>
              <w:rPr>
                <w:noProof/>
                <w:webHidden/>
              </w:rPr>
              <w:fldChar w:fldCharType="end"/>
            </w:r>
          </w:hyperlink>
        </w:p>
        <w:p w14:paraId="1424C5D4" w14:textId="2AA9C825"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7" w:history="1">
            <w:r w:rsidRPr="00AD78BE">
              <w:rPr>
                <w:rStyle w:val="Hyperlink"/>
                <w:noProof/>
              </w:rPr>
              <w:t>7.2.5</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HPRA, Ireland</w:t>
            </w:r>
            <w:r>
              <w:rPr>
                <w:noProof/>
                <w:webHidden/>
              </w:rPr>
              <w:tab/>
            </w:r>
            <w:r>
              <w:rPr>
                <w:noProof/>
                <w:webHidden/>
              </w:rPr>
              <w:fldChar w:fldCharType="begin"/>
            </w:r>
            <w:r>
              <w:rPr>
                <w:noProof/>
                <w:webHidden/>
              </w:rPr>
              <w:instrText xml:space="preserve"> PAGEREF _Toc182295647 \h </w:instrText>
            </w:r>
            <w:r>
              <w:rPr>
                <w:noProof/>
                <w:webHidden/>
              </w:rPr>
            </w:r>
            <w:r>
              <w:rPr>
                <w:noProof/>
                <w:webHidden/>
              </w:rPr>
              <w:fldChar w:fldCharType="separate"/>
            </w:r>
            <w:r>
              <w:rPr>
                <w:noProof/>
                <w:webHidden/>
              </w:rPr>
              <w:t>72</w:t>
            </w:r>
            <w:r>
              <w:rPr>
                <w:noProof/>
                <w:webHidden/>
              </w:rPr>
              <w:fldChar w:fldCharType="end"/>
            </w:r>
          </w:hyperlink>
        </w:p>
        <w:p w14:paraId="61C60957" w14:textId="0EBC4D91"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8" w:history="1">
            <w:r w:rsidRPr="00AD78BE">
              <w:rPr>
                <w:rStyle w:val="Hyperlink"/>
                <w:noProof/>
              </w:rPr>
              <w:t>7.2.6</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DMA, Denmark</w:t>
            </w:r>
            <w:r>
              <w:rPr>
                <w:noProof/>
                <w:webHidden/>
              </w:rPr>
              <w:tab/>
            </w:r>
            <w:r>
              <w:rPr>
                <w:noProof/>
                <w:webHidden/>
              </w:rPr>
              <w:fldChar w:fldCharType="begin"/>
            </w:r>
            <w:r>
              <w:rPr>
                <w:noProof/>
                <w:webHidden/>
              </w:rPr>
              <w:instrText xml:space="preserve"> PAGEREF _Toc182295648 \h </w:instrText>
            </w:r>
            <w:r>
              <w:rPr>
                <w:noProof/>
                <w:webHidden/>
              </w:rPr>
            </w:r>
            <w:r>
              <w:rPr>
                <w:noProof/>
                <w:webHidden/>
              </w:rPr>
              <w:fldChar w:fldCharType="separate"/>
            </w:r>
            <w:r>
              <w:rPr>
                <w:noProof/>
                <w:webHidden/>
              </w:rPr>
              <w:t>73</w:t>
            </w:r>
            <w:r>
              <w:rPr>
                <w:noProof/>
                <w:webHidden/>
              </w:rPr>
              <w:fldChar w:fldCharType="end"/>
            </w:r>
          </w:hyperlink>
        </w:p>
        <w:p w14:paraId="056138B5" w14:textId="46CF304D"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49" w:history="1">
            <w:r w:rsidRPr="00AD78BE">
              <w:rPr>
                <w:rStyle w:val="Hyperlink"/>
                <w:noProof/>
              </w:rPr>
              <w:t>7.2.7</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FDA Medical Device Recalls, USA</w:t>
            </w:r>
            <w:r>
              <w:rPr>
                <w:noProof/>
                <w:webHidden/>
              </w:rPr>
              <w:tab/>
            </w:r>
            <w:r>
              <w:rPr>
                <w:noProof/>
                <w:webHidden/>
              </w:rPr>
              <w:fldChar w:fldCharType="begin"/>
            </w:r>
            <w:r>
              <w:rPr>
                <w:noProof/>
                <w:webHidden/>
              </w:rPr>
              <w:instrText xml:space="preserve"> PAGEREF _Toc182295649 \h </w:instrText>
            </w:r>
            <w:r>
              <w:rPr>
                <w:noProof/>
                <w:webHidden/>
              </w:rPr>
            </w:r>
            <w:r>
              <w:rPr>
                <w:noProof/>
                <w:webHidden/>
              </w:rPr>
              <w:fldChar w:fldCharType="separate"/>
            </w:r>
            <w:r>
              <w:rPr>
                <w:noProof/>
                <w:webHidden/>
              </w:rPr>
              <w:t>74</w:t>
            </w:r>
            <w:r>
              <w:rPr>
                <w:noProof/>
                <w:webHidden/>
              </w:rPr>
              <w:fldChar w:fldCharType="end"/>
            </w:r>
          </w:hyperlink>
        </w:p>
        <w:p w14:paraId="7DC93305" w14:textId="55E12434"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50" w:history="1">
            <w:r w:rsidRPr="00AD78BE">
              <w:rPr>
                <w:rStyle w:val="Hyperlink"/>
                <w:noProof/>
              </w:rPr>
              <w:t>7.2.8</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FDA TPLC, USA</w:t>
            </w:r>
            <w:r>
              <w:rPr>
                <w:noProof/>
                <w:webHidden/>
              </w:rPr>
              <w:tab/>
            </w:r>
            <w:r>
              <w:rPr>
                <w:noProof/>
                <w:webHidden/>
              </w:rPr>
              <w:fldChar w:fldCharType="begin"/>
            </w:r>
            <w:r>
              <w:rPr>
                <w:noProof/>
                <w:webHidden/>
              </w:rPr>
              <w:instrText xml:space="preserve"> PAGEREF _Toc182295650 \h </w:instrText>
            </w:r>
            <w:r>
              <w:rPr>
                <w:noProof/>
                <w:webHidden/>
              </w:rPr>
            </w:r>
            <w:r>
              <w:rPr>
                <w:noProof/>
                <w:webHidden/>
              </w:rPr>
              <w:fldChar w:fldCharType="separate"/>
            </w:r>
            <w:r>
              <w:rPr>
                <w:noProof/>
                <w:webHidden/>
              </w:rPr>
              <w:t>74</w:t>
            </w:r>
            <w:r>
              <w:rPr>
                <w:noProof/>
                <w:webHidden/>
              </w:rPr>
              <w:fldChar w:fldCharType="end"/>
            </w:r>
          </w:hyperlink>
        </w:p>
        <w:p w14:paraId="2AB73AA8" w14:textId="1CFDFA82" w:rsidR="00E344B5" w:rsidRDefault="00E344B5">
          <w:pPr>
            <w:pStyle w:val="TOC3"/>
            <w:tabs>
              <w:tab w:val="left" w:pos="1200"/>
              <w:tab w:val="right" w:leader="dot" w:pos="9350"/>
            </w:tabs>
            <w:rPr>
              <w:rFonts w:asciiTheme="minorHAnsi" w:eastAsiaTheme="minorEastAsia" w:hAnsiTheme="minorHAnsi"/>
              <w:noProof/>
              <w:kern w:val="2"/>
              <w:sz w:val="24"/>
              <w:szCs w:val="24"/>
              <w:lang w:val="en-GB" w:eastAsia="en-GB"/>
              <w14:ligatures w14:val="standardContextual"/>
            </w:rPr>
          </w:pPr>
          <w:hyperlink w:anchor="_Toc182295651" w:history="1">
            <w:r w:rsidRPr="00AD78BE">
              <w:rPr>
                <w:rStyle w:val="Hyperlink"/>
                <w:noProof/>
              </w:rPr>
              <w:t>7.2.9</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FDA MAUDE, USA</w:t>
            </w:r>
            <w:r>
              <w:rPr>
                <w:noProof/>
                <w:webHidden/>
              </w:rPr>
              <w:tab/>
            </w:r>
            <w:r>
              <w:rPr>
                <w:noProof/>
                <w:webHidden/>
              </w:rPr>
              <w:fldChar w:fldCharType="begin"/>
            </w:r>
            <w:r>
              <w:rPr>
                <w:noProof/>
                <w:webHidden/>
              </w:rPr>
              <w:instrText xml:space="preserve"> PAGEREF _Toc182295651 \h </w:instrText>
            </w:r>
            <w:r>
              <w:rPr>
                <w:noProof/>
                <w:webHidden/>
              </w:rPr>
            </w:r>
            <w:r>
              <w:rPr>
                <w:noProof/>
                <w:webHidden/>
              </w:rPr>
              <w:fldChar w:fldCharType="separate"/>
            </w:r>
            <w:r>
              <w:rPr>
                <w:noProof/>
                <w:webHidden/>
              </w:rPr>
              <w:t>75</w:t>
            </w:r>
            <w:r>
              <w:rPr>
                <w:noProof/>
                <w:webHidden/>
              </w:rPr>
              <w:fldChar w:fldCharType="end"/>
            </w:r>
          </w:hyperlink>
        </w:p>
        <w:p w14:paraId="525211FA" w14:textId="07168C88" w:rsidR="00E344B5" w:rsidRDefault="00E344B5">
          <w:pPr>
            <w:pStyle w:val="TOC2"/>
            <w:tabs>
              <w:tab w:val="left" w:pos="960"/>
              <w:tab w:val="right" w:leader="dot" w:pos="9350"/>
            </w:tabs>
            <w:rPr>
              <w:rFonts w:asciiTheme="minorHAnsi" w:eastAsiaTheme="minorEastAsia" w:hAnsiTheme="minorHAnsi"/>
              <w:noProof/>
              <w:kern w:val="2"/>
              <w:sz w:val="24"/>
              <w:szCs w:val="24"/>
              <w:lang w:val="en-GB" w:eastAsia="en-GB"/>
              <w14:ligatures w14:val="standardContextual"/>
            </w:rPr>
          </w:pPr>
          <w:hyperlink w:anchor="_Toc182295652" w:history="1">
            <w:r w:rsidRPr="00AD78BE">
              <w:rPr>
                <w:rStyle w:val="Hyperlink"/>
                <w:noProof/>
              </w:rPr>
              <w:t>7.3</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Vigilance Search Conclusion</w:t>
            </w:r>
            <w:r>
              <w:rPr>
                <w:noProof/>
                <w:webHidden/>
              </w:rPr>
              <w:tab/>
            </w:r>
            <w:r>
              <w:rPr>
                <w:noProof/>
                <w:webHidden/>
              </w:rPr>
              <w:fldChar w:fldCharType="begin"/>
            </w:r>
            <w:r>
              <w:rPr>
                <w:noProof/>
                <w:webHidden/>
              </w:rPr>
              <w:instrText xml:space="preserve"> PAGEREF _Toc182295652 \h </w:instrText>
            </w:r>
            <w:r>
              <w:rPr>
                <w:noProof/>
                <w:webHidden/>
              </w:rPr>
            </w:r>
            <w:r>
              <w:rPr>
                <w:noProof/>
                <w:webHidden/>
              </w:rPr>
              <w:fldChar w:fldCharType="separate"/>
            </w:r>
            <w:r>
              <w:rPr>
                <w:noProof/>
                <w:webHidden/>
              </w:rPr>
              <w:t>76</w:t>
            </w:r>
            <w:r>
              <w:rPr>
                <w:noProof/>
                <w:webHidden/>
              </w:rPr>
              <w:fldChar w:fldCharType="end"/>
            </w:r>
          </w:hyperlink>
        </w:p>
        <w:p w14:paraId="31888095" w14:textId="1F070E26" w:rsidR="00E344B5" w:rsidRDefault="00E344B5">
          <w:pPr>
            <w:pStyle w:val="TOC1"/>
            <w:tabs>
              <w:tab w:val="left" w:pos="440"/>
              <w:tab w:val="right" w:leader="dot" w:pos="9350"/>
            </w:tabs>
            <w:rPr>
              <w:rFonts w:asciiTheme="minorHAnsi" w:eastAsiaTheme="minorEastAsia" w:hAnsiTheme="minorHAnsi"/>
              <w:noProof/>
              <w:kern w:val="2"/>
              <w:sz w:val="24"/>
              <w:szCs w:val="24"/>
              <w:lang w:val="en-GB" w:eastAsia="en-GB"/>
              <w14:ligatures w14:val="standardContextual"/>
            </w:rPr>
          </w:pPr>
          <w:hyperlink w:anchor="_Toc182295653" w:history="1">
            <w:r w:rsidRPr="00AD78BE">
              <w:rPr>
                <w:rStyle w:val="Hyperlink"/>
                <w:noProof/>
              </w:rPr>
              <w:t>8</w:t>
            </w:r>
            <w:r>
              <w:rPr>
                <w:rFonts w:asciiTheme="minorHAnsi" w:eastAsiaTheme="minorEastAsia" w:hAnsiTheme="minorHAnsi"/>
                <w:noProof/>
                <w:kern w:val="2"/>
                <w:sz w:val="24"/>
                <w:szCs w:val="24"/>
                <w:lang w:val="en-GB" w:eastAsia="en-GB"/>
                <w14:ligatures w14:val="standardContextual"/>
              </w:rPr>
              <w:tab/>
            </w:r>
            <w:r w:rsidRPr="00AD78BE">
              <w:rPr>
                <w:rStyle w:val="Hyperlink"/>
                <w:noProof/>
              </w:rPr>
              <w:t>References</w:t>
            </w:r>
            <w:r>
              <w:rPr>
                <w:noProof/>
                <w:webHidden/>
              </w:rPr>
              <w:tab/>
            </w:r>
            <w:r>
              <w:rPr>
                <w:noProof/>
                <w:webHidden/>
              </w:rPr>
              <w:fldChar w:fldCharType="begin"/>
            </w:r>
            <w:r>
              <w:rPr>
                <w:noProof/>
                <w:webHidden/>
              </w:rPr>
              <w:instrText xml:space="preserve"> PAGEREF _Toc182295653 \h </w:instrText>
            </w:r>
            <w:r>
              <w:rPr>
                <w:noProof/>
                <w:webHidden/>
              </w:rPr>
            </w:r>
            <w:r>
              <w:rPr>
                <w:noProof/>
                <w:webHidden/>
              </w:rPr>
              <w:fldChar w:fldCharType="separate"/>
            </w:r>
            <w:r>
              <w:rPr>
                <w:noProof/>
                <w:webHidden/>
              </w:rPr>
              <w:t>78</w:t>
            </w:r>
            <w:r>
              <w:rPr>
                <w:noProof/>
                <w:webHidden/>
              </w:rPr>
              <w:fldChar w:fldCharType="end"/>
            </w:r>
          </w:hyperlink>
        </w:p>
        <w:p w14:paraId="695B7F6F" w14:textId="5CB9A905" w:rsidR="00EE226B" w:rsidRPr="00C2061D" w:rsidRDefault="00EE226B">
          <w:r w:rsidRPr="00C2061D">
            <w:rPr>
              <w:b/>
              <w:bCs/>
              <w:noProof/>
            </w:rPr>
            <w:fldChar w:fldCharType="end"/>
          </w:r>
        </w:p>
      </w:sdtContent>
    </w:sdt>
    <w:p w14:paraId="4A23BB89" w14:textId="378F5537" w:rsidR="00C52CC0" w:rsidRPr="00C2061D" w:rsidRDefault="00C52CC0" w:rsidP="00EE226B"/>
    <w:p w14:paraId="54F0DC41" w14:textId="05BDE942" w:rsidR="00EE226B" w:rsidRPr="00C2061D" w:rsidRDefault="00EE226B" w:rsidP="00EE226B"/>
    <w:p w14:paraId="61AA394E" w14:textId="266467C7" w:rsidR="00EE226B" w:rsidRPr="00C2061D" w:rsidRDefault="00EE226B" w:rsidP="00400969">
      <w:pPr>
        <w:spacing w:after="240"/>
        <w:rPr>
          <w:rFonts w:cs="Arial"/>
          <w:b/>
          <w:bCs/>
          <w:sz w:val="32"/>
          <w:szCs w:val="32"/>
        </w:rPr>
      </w:pPr>
      <w:r w:rsidRPr="00C2061D">
        <w:rPr>
          <w:rFonts w:cs="Arial"/>
          <w:b/>
          <w:bCs/>
          <w:sz w:val="32"/>
          <w:szCs w:val="32"/>
        </w:rPr>
        <w:t>Table of Tables</w:t>
      </w:r>
    </w:p>
    <w:p w14:paraId="3B954EA1" w14:textId="7B76C2C2" w:rsidR="00D963EB" w:rsidRDefault="00EE226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C2061D">
        <w:fldChar w:fldCharType="begin"/>
      </w:r>
      <w:r w:rsidRPr="00C2061D">
        <w:instrText xml:space="preserve"> TOC \c "Table" </w:instrText>
      </w:r>
      <w:r w:rsidRPr="00C2061D">
        <w:fldChar w:fldCharType="separate"/>
      </w:r>
      <w:r w:rsidR="00D963EB" w:rsidRPr="00811C1B">
        <w:rPr>
          <w:iCs/>
          <w:noProof/>
        </w:rPr>
        <w:t>Table 1:Products Covered</w:t>
      </w:r>
      <w:r w:rsidR="00D963EB">
        <w:rPr>
          <w:noProof/>
        </w:rPr>
        <w:tab/>
      </w:r>
      <w:r w:rsidR="00D963EB">
        <w:rPr>
          <w:noProof/>
        </w:rPr>
        <w:fldChar w:fldCharType="begin"/>
      </w:r>
      <w:r w:rsidR="00D963EB">
        <w:rPr>
          <w:noProof/>
        </w:rPr>
        <w:instrText xml:space="preserve"> PAGEREF _Toc182997803 \h </w:instrText>
      </w:r>
      <w:r w:rsidR="00D963EB">
        <w:rPr>
          <w:noProof/>
        </w:rPr>
      </w:r>
      <w:r w:rsidR="00D963EB">
        <w:rPr>
          <w:noProof/>
        </w:rPr>
        <w:fldChar w:fldCharType="separate"/>
      </w:r>
      <w:r w:rsidR="00D963EB">
        <w:rPr>
          <w:noProof/>
        </w:rPr>
        <w:t>6</w:t>
      </w:r>
      <w:r w:rsidR="00D963EB">
        <w:rPr>
          <w:noProof/>
        </w:rPr>
        <w:fldChar w:fldCharType="end"/>
      </w:r>
    </w:p>
    <w:p w14:paraId="69F64C47" w14:textId="41B97EE6"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b/>
          <w:bCs/>
          <w:noProof/>
        </w:rPr>
        <w:t>Table 2: Search strategy and results for device-specific searches. Search dates: 05-Sep-2024 to 16-Sep-2024</w:t>
      </w:r>
      <w:r>
        <w:rPr>
          <w:noProof/>
        </w:rPr>
        <w:tab/>
      </w:r>
      <w:r>
        <w:rPr>
          <w:noProof/>
        </w:rPr>
        <w:fldChar w:fldCharType="begin"/>
      </w:r>
      <w:r>
        <w:rPr>
          <w:noProof/>
        </w:rPr>
        <w:instrText xml:space="preserve"> PAGEREF _Toc182997804 \h </w:instrText>
      </w:r>
      <w:r>
        <w:rPr>
          <w:noProof/>
        </w:rPr>
      </w:r>
      <w:r>
        <w:rPr>
          <w:noProof/>
        </w:rPr>
        <w:fldChar w:fldCharType="separate"/>
      </w:r>
      <w:r>
        <w:rPr>
          <w:noProof/>
        </w:rPr>
        <w:t>8</w:t>
      </w:r>
      <w:r>
        <w:rPr>
          <w:noProof/>
        </w:rPr>
        <w:fldChar w:fldCharType="end"/>
      </w:r>
    </w:p>
    <w:p w14:paraId="28D93F2C" w14:textId="63AE9CCB"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b/>
          <w:bCs/>
          <w:noProof/>
        </w:rPr>
        <w:t>Table 3: PICO search strategy and results for SOTA searches in PubMed. Hits from search strings in bold were screened for relevance.</w:t>
      </w:r>
      <w:r w:rsidRPr="00811C1B">
        <w:rPr>
          <w:b/>
          <w:bCs/>
          <w:i/>
          <w:iCs/>
          <w:noProof/>
        </w:rPr>
        <w:t xml:space="preserve"> </w:t>
      </w:r>
      <w:r w:rsidRPr="00811C1B">
        <w:rPr>
          <w:b/>
          <w:bCs/>
          <w:noProof/>
        </w:rPr>
        <w:t>Search date: 11-Sep-2024</w:t>
      </w:r>
      <w:r>
        <w:rPr>
          <w:noProof/>
        </w:rPr>
        <w:tab/>
      </w:r>
      <w:r>
        <w:rPr>
          <w:noProof/>
        </w:rPr>
        <w:fldChar w:fldCharType="begin"/>
      </w:r>
      <w:r>
        <w:rPr>
          <w:noProof/>
        </w:rPr>
        <w:instrText xml:space="preserve"> PAGEREF _Toc182997805 \h </w:instrText>
      </w:r>
      <w:r>
        <w:rPr>
          <w:noProof/>
        </w:rPr>
      </w:r>
      <w:r>
        <w:rPr>
          <w:noProof/>
        </w:rPr>
        <w:fldChar w:fldCharType="separate"/>
      </w:r>
      <w:r>
        <w:rPr>
          <w:noProof/>
        </w:rPr>
        <w:t>9</w:t>
      </w:r>
      <w:r>
        <w:rPr>
          <w:noProof/>
        </w:rPr>
        <w:fldChar w:fldCharType="end"/>
      </w:r>
    </w:p>
    <w:p w14:paraId="31594CBB" w14:textId="5A5C0FBA"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b/>
          <w:bCs/>
          <w:noProof/>
        </w:rPr>
        <w:t xml:space="preserve">Table 4: State of the Art search strings and results in the Orphanet database. </w:t>
      </w:r>
      <w:r w:rsidRPr="00811C1B">
        <w:rPr>
          <w:b/>
          <w:bCs/>
          <w:i/>
          <w:iCs/>
          <w:noProof/>
        </w:rPr>
        <w:t>Search date: 11-Sep-2024</w:t>
      </w:r>
      <w:r>
        <w:rPr>
          <w:noProof/>
        </w:rPr>
        <w:tab/>
      </w:r>
      <w:r>
        <w:rPr>
          <w:noProof/>
        </w:rPr>
        <w:fldChar w:fldCharType="begin"/>
      </w:r>
      <w:r>
        <w:rPr>
          <w:noProof/>
        </w:rPr>
        <w:instrText xml:space="preserve"> PAGEREF _Toc182997806 \h </w:instrText>
      </w:r>
      <w:r>
        <w:rPr>
          <w:noProof/>
        </w:rPr>
      </w:r>
      <w:r>
        <w:rPr>
          <w:noProof/>
        </w:rPr>
        <w:fldChar w:fldCharType="separate"/>
      </w:r>
      <w:r>
        <w:rPr>
          <w:noProof/>
        </w:rPr>
        <w:t>12</w:t>
      </w:r>
      <w:r>
        <w:rPr>
          <w:noProof/>
        </w:rPr>
        <w:fldChar w:fldCharType="end"/>
      </w:r>
    </w:p>
    <w:p w14:paraId="49E1824B" w14:textId="045E1576"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5: Relevant publications identified in the bibliography of other references / clinical trials</w:t>
      </w:r>
      <w:r>
        <w:rPr>
          <w:noProof/>
        </w:rPr>
        <w:tab/>
      </w:r>
      <w:r>
        <w:rPr>
          <w:noProof/>
        </w:rPr>
        <w:fldChar w:fldCharType="begin"/>
      </w:r>
      <w:r>
        <w:rPr>
          <w:noProof/>
        </w:rPr>
        <w:instrText xml:space="preserve"> PAGEREF _Toc182997807 \h </w:instrText>
      </w:r>
      <w:r>
        <w:rPr>
          <w:noProof/>
        </w:rPr>
      </w:r>
      <w:r>
        <w:rPr>
          <w:noProof/>
        </w:rPr>
        <w:fldChar w:fldCharType="separate"/>
      </w:r>
      <w:r>
        <w:rPr>
          <w:noProof/>
        </w:rPr>
        <w:t>13</w:t>
      </w:r>
      <w:r>
        <w:rPr>
          <w:noProof/>
        </w:rPr>
        <w:fldChar w:fldCharType="end"/>
      </w:r>
    </w:p>
    <w:p w14:paraId="6B504159" w14:textId="5F5AA189"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6: Relevant publications provided by the manufacturer</w:t>
      </w:r>
      <w:r>
        <w:rPr>
          <w:noProof/>
        </w:rPr>
        <w:tab/>
      </w:r>
      <w:r>
        <w:rPr>
          <w:noProof/>
        </w:rPr>
        <w:fldChar w:fldCharType="begin"/>
      </w:r>
      <w:r>
        <w:rPr>
          <w:noProof/>
        </w:rPr>
        <w:instrText xml:space="preserve"> PAGEREF _Toc182997808 \h </w:instrText>
      </w:r>
      <w:r>
        <w:rPr>
          <w:noProof/>
        </w:rPr>
      </w:r>
      <w:r>
        <w:rPr>
          <w:noProof/>
        </w:rPr>
        <w:fldChar w:fldCharType="separate"/>
      </w:r>
      <w:r>
        <w:rPr>
          <w:noProof/>
        </w:rPr>
        <w:t>15</w:t>
      </w:r>
      <w:r>
        <w:rPr>
          <w:noProof/>
        </w:rPr>
        <w:fldChar w:fldCharType="end"/>
      </w:r>
    </w:p>
    <w:p w14:paraId="00E7E5D4" w14:textId="0A26A382"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7. Appraisal results</w:t>
      </w:r>
      <w:r>
        <w:rPr>
          <w:noProof/>
        </w:rPr>
        <w:tab/>
      </w:r>
      <w:r>
        <w:rPr>
          <w:noProof/>
        </w:rPr>
        <w:fldChar w:fldCharType="begin"/>
      </w:r>
      <w:r>
        <w:rPr>
          <w:noProof/>
        </w:rPr>
        <w:instrText xml:space="preserve"> PAGEREF _Toc182997809 \h </w:instrText>
      </w:r>
      <w:r>
        <w:rPr>
          <w:noProof/>
        </w:rPr>
      </w:r>
      <w:r>
        <w:rPr>
          <w:noProof/>
        </w:rPr>
        <w:fldChar w:fldCharType="separate"/>
      </w:r>
      <w:r>
        <w:rPr>
          <w:noProof/>
        </w:rPr>
        <w:t>16</w:t>
      </w:r>
      <w:r>
        <w:rPr>
          <w:noProof/>
        </w:rPr>
        <w:fldChar w:fldCharType="end"/>
      </w:r>
    </w:p>
    <w:p w14:paraId="5B68981B" w14:textId="6FD5442D"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8</w:t>
      </w:r>
      <w:r w:rsidRPr="00811C1B">
        <w:rPr>
          <w:rFonts w:cs="Arial"/>
          <w:noProof/>
        </w:rPr>
        <w:t>. Summary of clinical studies for Roche ACCU-CHEK Spirit Combo</w:t>
      </w:r>
      <w:r>
        <w:rPr>
          <w:noProof/>
        </w:rPr>
        <w:tab/>
      </w:r>
      <w:r>
        <w:rPr>
          <w:noProof/>
        </w:rPr>
        <w:fldChar w:fldCharType="begin"/>
      </w:r>
      <w:r>
        <w:rPr>
          <w:noProof/>
        </w:rPr>
        <w:instrText xml:space="preserve"> PAGEREF _Toc182997810 \h </w:instrText>
      </w:r>
      <w:r>
        <w:rPr>
          <w:noProof/>
        </w:rPr>
      </w:r>
      <w:r>
        <w:rPr>
          <w:noProof/>
        </w:rPr>
        <w:fldChar w:fldCharType="separate"/>
      </w:r>
      <w:r>
        <w:rPr>
          <w:noProof/>
        </w:rPr>
        <w:t>23</w:t>
      </w:r>
      <w:r>
        <w:rPr>
          <w:noProof/>
        </w:rPr>
        <w:fldChar w:fldCharType="end"/>
      </w:r>
    </w:p>
    <w:p w14:paraId="56A03673" w14:textId="5588861B"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9.</w:t>
      </w:r>
      <w:r w:rsidRPr="00811C1B">
        <w:rPr>
          <w:rFonts w:cs="Arial"/>
          <w:noProof/>
        </w:rPr>
        <w:t xml:space="preserve"> Summary of clinical studies for MiniMed 770G</w:t>
      </w:r>
      <w:r>
        <w:rPr>
          <w:noProof/>
        </w:rPr>
        <w:tab/>
      </w:r>
      <w:r>
        <w:rPr>
          <w:noProof/>
        </w:rPr>
        <w:fldChar w:fldCharType="begin"/>
      </w:r>
      <w:r>
        <w:rPr>
          <w:noProof/>
        </w:rPr>
        <w:instrText xml:space="preserve"> PAGEREF _Toc182997811 \h </w:instrText>
      </w:r>
      <w:r>
        <w:rPr>
          <w:noProof/>
        </w:rPr>
      </w:r>
      <w:r>
        <w:rPr>
          <w:noProof/>
        </w:rPr>
        <w:fldChar w:fldCharType="separate"/>
      </w:r>
      <w:r>
        <w:rPr>
          <w:noProof/>
        </w:rPr>
        <w:t>30</w:t>
      </w:r>
      <w:r>
        <w:rPr>
          <w:noProof/>
        </w:rPr>
        <w:fldChar w:fldCharType="end"/>
      </w:r>
    </w:p>
    <w:p w14:paraId="5B55BBA2" w14:textId="704F7A2F"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10.</w:t>
      </w:r>
      <w:r w:rsidRPr="00811C1B">
        <w:rPr>
          <w:rFonts w:cs="Arial"/>
          <w:noProof/>
        </w:rPr>
        <w:t xml:space="preserve"> Summary of a clinical study that involved both MiniMed 630G and t:slim X2</w:t>
      </w:r>
      <w:r>
        <w:rPr>
          <w:noProof/>
        </w:rPr>
        <w:tab/>
      </w:r>
      <w:r>
        <w:rPr>
          <w:noProof/>
        </w:rPr>
        <w:fldChar w:fldCharType="begin"/>
      </w:r>
      <w:r>
        <w:rPr>
          <w:noProof/>
        </w:rPr>
        <w:instrText xml:space="preserve"> PAGEREF _Toc182997812 \h </w:instrText>
      </w:r>
      <w:r>
        <w:rPr>
          <w:noProof/>
        </w:rPr>
      </w:r>
      <w:r>
        <w:rPr>
          <w:noProof/>
        </w:rPr>
        <w:fldChar w:fldCharType="separate"/>
      </w:r>
      <w:r>
        <w:rPr>
          <w:noProof/>
        </w:rPr>
        <w:t>33</w:t>
      </w:r>
      <w:r>
        <w:rPr>
          <w:noProof/>
        </w:rPr>
        <w:fldChar w:fldCharType="end"/>
      </w:r>
    </w:p>
    <w:p w14:paraId="030C183D" w14:textId="45C78129"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11.</w:t>
      </w:r>
      <w:r w:rsidRPr="00811C1B">
        <w:rPr>
          <w:rFonts w:cs="Arial"/>
          <w:noProof/>
        </w:rPr>
        <w:t xml:space="preserve"> Summary of clinical studies for t:slim X2</w:t>
      </w:r>
      <w:r>
        <w:rPr>
          <w:noProof/>
        </w:rPr>
        <w:tab/>
      </w:r>
      <w:r>
        <w:rPr>
          <w:noProof/>
        </w:rPr>
        <w:fldChar w:fldCharType="begin"/>
      </w:r>
      <w:r>
        <w:rPr>
          <w:noProof/>
        </w:rPr>
        <w:instrText xml:space="preserve"> PAGEREF _Toc182997813 \h </w:instrText>
      </w:r>
      <w:r>
        <w:rPr>
          <w:noProof/>
        </w:rPr>
      </w:r>
      <w:r>
        <w:rPr>
          <w:noProof/>
        </w:rPr>
        <w:fldChar w:fldCharType="separate"/>
      </w:r>
      <w:r>
        <w:rPr>
          <w:noProof/>
        </w:rPr>
        <w:t>34</w:t>
      </w:r>
      <w:r>
        <w:rPr>
          <w:noProof/>
        </w:rPr>
        <w:fldChar w:fldCharType="end"/>
      </w:r>
    </w:p>
    <w:p w14:paraId="020A7C3C" w14:textId="6EFE0271"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12.</w:t>
      </w:r>
      <w:r w:rsidRPr="00811C1B">
        <w:rPr>
          <w:rFonts w:cs="Arial"/>
          <w:noProof/>
        </w:rPr>
        <w:t xml:space="preserve"> Summary of clinical studies for iLET Bionic Pancreas</w:t>
      </w:r>
      <w:r>
        <w:rPr>
          <w:noProof/>
        </w:rPr>
        <w:tab/>
      </w:r>
      <w:r>
        <w:rPr>
          <w:noProof/>
        </w:rPr>
        <w:fldChar w:fldCharType="begin"/>
      </w:r>
      <w:r>
        <w:rPr>
          <w:noProof/>
        </w:rPr>
        <w:instrText xml:space="preserve"> PAGEREF _Toc182997814 \h </w:instrText>
      </w:r>
      <w:r>
        <w:rPr>
          <w:noProof/>
        </w:rPr>
      </w:r>
      <w:r>
        <w:rPr>
          <w:noProof/>
        </w:rPr>
        <w:fldChar w:fldCharType="separate"/>
      </w:r>
      <w:r>
        <w:rPr>
          <w:noProof/>
        </w:rPr>
        <w:t>56</w:t>
      </w:r>
      <w:r>
        <w:rPr>
          <w:noProof/>
        </w:rPr>
        <w:fldChar w:fldCharType="end"/>
      </w:r>
    </w:p>
    <w:p w14:paraId="674CB362" w14:textId="4B3A4F71"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13.</w:t>
      </w:r>
      <w:r w:rsidRPr="00811C1B">
        <w:rPr>
          <w:rFonts w:cs="Arial"/>
          <w:noProof/>
        </w:rPr>
        <w:t xml:space="preserve"> Summary of clinical studies for CADD-MS3</w:t>
      </w:r>
      <w:r>
        <w:rPr>
          <w:noProof/>
        </w:rPr>
        <w:tab/>
      </w:r>
      <w:r>
        <w:rPr>
          <w:noProof/>
        </w:rPr>
        <w:fldChar w:fldCharType="begin"/>
      </w:r>
      <w:r>
        <w:rPr>
          <w:noProof/>
        </w:rPr>
        <w:instrText xml:space="preserve"> PAGEREF _Toc182997815 \h </w:instrText>
      </w:r>
      <w:r>
        <w:rPr>
          <w:noProof/>
        </w:rPr>
      </w:r>
      <w:r>
        <w:rPr>
          <w:noProof/>
        </w:rPr>
        <w:fldChar w:fldCharType="separate"/>
      </w:r>
      <w:r>
        <w:rPr>
          <w:noProof/>
        </w:rPr>
        <w:t>66</w:t>
      </w:r>
      <w:r>
        <w:rPr>
          <w:noProof/>
        </w:rPr>
        <w:fldChar w:fldCharType="end"/>
      </w:r>
    </w:p>
    <w:p w14:paraId="048AA02D" w14:textId="3256C2DB"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14.</w:t>
      </w:r>
      <w:r w:rsidRPr="00811C1B">
        <w:rPr>
          <w:rFonts w:cs="Arial"/>
          <w:noProof/>
        </w:rPr>
        <w:t xml:space="preserve"> Summary of clinical studies for Everaid iJET</w:t>
      </w:r>
      <w:r>
        <w:rPr>
          <w:noProof/>
        </w:rPr>
        <w:tab/>
      </w:r>
      <w:r>
        <w:rPr>
          <w:noProof/>
        </w:rPr>
        <w:fldChar w:fldCharType="begin"/>
      </w:r>
      <w:r>
        <w:rPr>
          <w:noProof/>
        </w:rPr>
        <w:instrText xml:space="preserve"> PAGEREF _Toc182997816 \h </w:instrText>
      </w:r>
      <w:r>
        <w:rPr>
          <w:noProof/>
        </w:rPr>
      </w:r>
      <w:r>
        <w:rPr>
          <w:noProof/>
        </w:rPr>
        <w:fldChar w:fldCharType="separate"/>
      </w:r>
      <w:r>
        <w:rPr>
          <w:noProof/>
        </w:rPr>
        <w:t>68</w:t>
      </w:r>
      <w:r>
        <w:rPr>
          <w:noProof/>
        </w:rPr>
        <w:fldChar w:fldCharType="end"/>
      </w:r>
    </w:p>
    <w:p w14:paraId="552F878F" w14:textId="2E4458A2"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rFonts w:cs="Arial"/>
          <w:b/>
          <w:bCs/>
          <w:noProof/>
        </w:rPr>
        <w:t>Table 16: Overview of received MAUDE records</w:t>
      </w:r>
      <w:r>
        <w:rPr>
          <w:noProof/>
        </w:rPr>
        <w:tab/>
      </w:r>
      <w:r>
        <w:rPr>
          <w:noProof/>
        </w:rPr>
        <w:fldChar w:fldCharType="begin"/>
      </w:r>
      <w:r>
        <w:rPr>
          <w:noProof/>
        </w:rPr>
        <w:instrText xml:space="preserve"> PAGEREF _Toc182997817 \h </w:instrText>
      </w:r>
      <w:r>
        <w:rPr>
          <w:noProof/>
        </w:rPr>
      </w:r>
      <w:r>
        <w:rPr>
          <w:noProof/>
        </w:rPr>
        <w:fldChar w:fldCharType="separate"/>
      </w:r>
      <w:r>
        <w:rPr>
          <w:noProof/>
        </w:rPr>
        <w:t>75</w:t>
      </w:r>
      <w:r>
        <w:rPr>
          <w:noProof/>
        </w:rPr>
        <w:fldChar w:fldCharType="end"/>
      </w:r>
    </w:p>
    <w:p w14:paraId="1B704F0B" w14:textId="7356433C"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17: Retrieved publications from the device-specific searches</w:t>
      </w:r>
      <w:r>
        <w:rPr>
          <w:noProof/>
        </w:rPr>
        <w:tab/>
      </w:r>
      <w:r>
        <w:rPr>
          <w:noProof/>
        </w:rPr>
        <w:fldChar w:fldCharType="begin"/>
      </w:r>
      <w:r>
        <w:rPr>
          <w:noProof/>
        </w:rPr>
        <w:instrText xml:space="preserve"> PAGEREF _Toc182997818 \h </w:instrText>
      </w:r>
      <w:r>
        <w:rPr>
          <w:noProof/>
        </w:rPr>
      </w:r>
      <w:r>
        <w:rPr>
          <w:noProof/>
        </w:rPr>
        <w:fldChar w:fldCharType="separate"/>
      </w:r>
      <w:r>
        <w:rPr>
          <w:noProof/>
        </w:rPr>
        <w:t>84</w:t>
      </w:r>
      <w:r>
        <w:rPr>
          <w:noProof/>
        </w:rPr>
        <w:fldChar w:fldCharType="end"/>
      </w:r>
    </w:p>
    <w:p w14:paraId="3E952785" w14:textId="61F6206E"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18: Retrieved publications from the SOTA searches</w:t>
      </w:r>
      <w:r>
        <w:rPr>
          <w:noProof/>
        </w:rPr>
        <w:tab/>
      </w:r>
      <w:r>
        <w:rPr>
          <w:noProof/>
        </w:rPr>
        <w:fldChar w:fldCharType="begin"/>
      </w:r>
      <w:r>
        <w:rPr>
          <w:noProof/>
        </w:rPr>
        <w:instrText xml:space="preserve"> PAGEREF _Toc182997819 \h </w:instrText>
      </w:r>
      <w:r>
        <w:rPr>
          <w:noProof/>
        </w:rPr>
      </w:r>
      <w:r>
        <w:rPr>
          <w:noProof/>
        </w:rPr>
        <w:fldChar w:fldCharType="separate"/>
      </w:r>
      <w:r>
        <w:rPr>
          <w:noProof/>
        </w:rPr>
        <w:t>105</w:t>
      </w:r>
      <w:r>
        <w:rPr>
          <w:noProof/>
        </w:rPr>
        <w:fldChar w:fldCharType="end"/>
      </w:r>
    </w:p>
    <w:p w14:paraId="7B1A00F0" w14:textId="2C157409"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rFonts w:cs="Arial"/>
          <w:b/>
          <w:bCs/>
          <w:noProof/>
        </w:rPr>
        <w:t>Table 19: Retrieved MHRA reports</w:t>
      </w:r>
      <w:r>
        <w:rPr>
          <w:noProof/>
        </w:rPr>
        <w:tab/>
      </w:r>
      <w:r>
        <w:rPr>
          <w:noProof/>
        </w:rPr>
        <w:fldChar w:fldCharType="begin"/>
      </w:r>
      <w:r>
        <w:rPr>
          <w:noProof/>
        </w:rPr>
        <w:instrText xml:space="preserve"> PAGEREF _Toc182997820 \h </w:instrText>
      </w:r>
      <w:r>
        <w:rPr>
          <w:noProof/>
        </w:rPr>
      </w:r>
      <w:r>
        <w:rPr>
          <w:noProof/>
        </w:rPr>
        <w:fldChar w:fldCharType="separate"/>
      </w:r>
      <w:r>
        <w:rPr>
          <w:noProof/>
        </w:rPr>
        <w:t>126</w:t>
      </w:r>
      <w:r>
        <w:rPr>
          <w:noProof/>
        </w:rPr>
        <w:fldChar w:fldCharType="end"/>
      </w:r>
    </w:p>
    <w:p w14:paraId="2FA2FF69" w14:textId="7D4D31BB"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rFonts w:cs="Arial"/>
          <w:b/>
          <w:bCs/>
          <w:noProof/>
        </w:rPr>
        <w:t>Table 20: Retrieved BfArM reports</w:t>
      </w:r>
      <w:r>
        <w:rPr>
          <w:noProof/>
        </w:rPr>
        <w:tab/>
      </w:r>
      <w:r>
        <w:rPr>
          <w:noProof/>
        </w:rPr>
        <w:fldChar w:fldCharType="begin"/>
      </w:r>
      <w:r>
        <w:rPr>
          <w:noProof/>
        </w:rPr>
        <w:instrText xml:space="preserve"> PAGEREF _Toc182997821 \h </w:instrText>
      </w:r>
      <w:r>
        <w:rPr>
          <w:noProof/>
        </w:rPr>
      </w:r>
      <w:r>
        <w:rPr>
          <w:noProof/>
        </w:rPr>
        <w:fldChar w:fldCharType="separate"/>
      </w:r>
      <w:r>
        <w:rPr>
          <w:noProof/>
        </w:rPr>
        <w:t>130</w:t>
      </w:r>
      <w:r>
        <w:rPr>
          <w:noProof/>
        </w:rPr>
        <w:fldChar w:fldCharType="end"/>
      </w:r>
    </w:p>
    <w:p w14:paraId="1B2D1B51" w14:textId="5F6EF0A1"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rFonts w:cs="Arial"/>
          <w:b/>
          <w:bCs/>
          <w:noProof/>
        </w:rPr>
        <w:t>Table 21: Health Canada reports</w:t>
      </w:r>
      <w:r>
        <w:rPr>
          <w:noProof/>
        </w:rPr>
        <w:tab/>
      </w:r>
      <w:r>
        <w:rPr>
          <w:noProof/>
        </w:rPr>
        <w:fldChar w:fldCharType="begin"/>
      </w:r>
      <w:r>
        <w:rPr>
          <w:noProof/>
        </w:rPr>
        <w:instrText xml:space="preserve"> PAGEREF _Toc182997822 \h </w:instrText>
      </w:r>
      <w:r>
        <w:rPr>
          <w:noProof/>
        </w:rPr>
      </w:r>
      <w:r>
        <w:rPr>
          <w:noProof/>
        </w:rPr>
        <w:fldChar w:fldCharType="separate"/>
      </w:r>
      <w:r>
        <w:rPr>
          <w:noProof/>
        </w:rPr>
        <w:t>131</w:t>
      </w:r>
      <w:r>
        <w:rPr>
          <w:noProof/>
        </w:rPr>
        <w:fldChar w:fldCharType="end"/>
      </w:r>
    </w:p>
    <w:p w14:paraId="2C7DA06F" w14:textId="68D337D5"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rFonts w:cs="Arial"/>
          <w:b/>
          <w:bCs/>
          <w:noProof/>
        </w:rPr>
        <w:t>Table 22: ANSM reports</w:t>
      </w:r>
      <w:r>
        <w:rPr>
          <w:noProof/>
        </w:rPr>
        <w:tab/>
      </w:r>
      <w:r>
        <w:rPr>
          <w:noProof/>
        </w:rPr>
        <w:fldChar w:fldCharType="begin"/>
      </w:r>
      <w:r>
        <w:rPr>
          <w:noProof/>
        </w:rPr>
        <w:instrText xml:space="preserve"> PAGEREF _Toc182997823 \h </w:instrText>
      </w:r>
      <w:r>
        <w:rPr>
          <w:noProof/>
        </w:rPr>
      </w:r>
      <w:r>
        <w:rPr>
          <w:noProof/>
        </w:rPr>
        <w:fldChar w:fldCharType="separate"/>
      </w:r>
      <w:r>
        <w:rPr>
          <w:noProof/>
        </w:rPr>
        <w:t>132</w:t>
      </w:r>
      <w:r>
        <w:rPr>
          <w:noProof/>
        </w:rPr>
        <w:fldChar w:fldCharType="end"/>
      </w:r>
    </w:p>
    <w:p w14:paraId="6A808A07" w14:textId="110D02CF"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rFonts w:cs="Arial"/>
          <w:b/>
          <w:bCs/>
          <w:noProof/>
        </w:rPr>
        <w:t>Table 23: HPRA reports</w:t>
      </w:r>
      <w:r>
        <w:rPr>
          <w:noProof/>
        </w:rPr>
        <w:tab/>
      </w:r>
      <w:r>
        <w:rPr>
          <w:noProof/>
        </w:rPr>
        <w:fldChar w:fldCharType="begin"/>
      </w:r>
      <w:r>
        <w:rPr>
          <w:noProof/>
        </w:rPr>
        <w:instrText xml:space="preserve"> PAGEREF _Toc182997824 \h </w:instrText>
      </w:r>
      <w:r>
        <w:rPr>
          <w:noProof/>
        </w:rPr>
      </w:r>
      <w:r>
        <w:rPr>
          <w:noProof/>
        </w:rPr>
        <w:fldChar w:fldCharType="separate"/>
      </w:r>
      <w:r>
        <w:rPr>
          <w:noProof/>
        </w:rPr>
        <w:t>136</w:t>
      </w:r>
      <w:r>
        <w:rPr>
          <w:noProof/>
        </w:rPr>
        <w:fldChar w:fldCharType="end"/>
      </w:r>
    </w:p>
    <w:p w14:paraId="603C283A" w14:textId="740E9C6F"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rFonts w:cs="Arial"/>
          <w:b/>
          <w:bCs/>
          <w:noProof/>
        </w:rPr>
        <w:t>Table 24: DMA reports</w:t>
      </w:r>
      <w:r>
        <w:rPr>
          <w:noProof/>
        </w:rPr>
        <w:tab/>
      </w:r>
      <w:r>
        <w:rPr>
          <w:noProof/>
        </w:rPr>
        <w:fldChar w:fldCharType="begin"/>
      </w:r>
      <w:r>
        <w:rPr>
          <w:noProof/>
        </w:rPr>
        <w:instrText xml:space="preserve"> PAGEREF _Toc182997825 \h </w:instrText>
      </w:r>
      <w:r>
        <w:rPr>
          <w:noProof/>
        </w:rPr>
      </w:r>
      <w:r>
        <w:rPr>
          <w:noProof/>
        </w:rPr>
        <w:fldChar w:fldCharType="separate"/>
      </w:r>
      <w:r>
        <w:rPr>
          <w:noProof/>
        </w:rPr>
        <w:t>137</w:t>
      </w:r>
      <w:r>
        <w:rPr>
          <w:noProof/>
        </w:rPr>
        <w:fldChar w:fldCharType="end"/>
      </w:r>
    </w:p>
    <w:p w14:paraId="7EE0124E" w14:textId="2978343F"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lastRenderedPageBreak/>
        <w:t>Table 25: FDA Recalls for similar devices</w:t>
      </w:r>
      <w:r>
        <w:rPr>
          <w:noProof/>
        </w:rPr>
        <w:tab/>
      </w:r>
      <w:r>
        <w:rPr>
          <w:noProof/>
        </w:rPr>
        <w:fldChar w:fldCharType="begin"/>
      </w:r>
      <w:r>
        <w:rPr>
          <w:noProof/>
        </w:rPr>
        <w:instrText xml:space="preserve"> PAGEREF _Toc182997826 \h </w:instrText>
      </w:r>
      <w:r>
        <w:rPr>
          <w:noProof/>
        </w:rPr>
      </w:r>
      <w:r>
        <w:rPr>
          <w:noProof/>
        </w:rPr>
        <w:fldChar w:fldCharType="separate"/>
      </w:r>
      <w:r>
        <w:rPr>
          <w:noProof/>
        </w:rPr>
        <w:t>140</w:t>
      </w:r>
      <w:r>
        <w:rPr>
          <w:noProof/>
        </w:rPr>
        <w:fldChar w:fldCharType="end"/>
      </w:r>
    </w:p>
    <w:p w14:paraId="752B4759" w14:textId="3C26FFE2"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26. TPLC Device Problems for FDA product code FRN</w:t>
      </w:r>
      <w:r>
        <w:rPr>
          <w:noProof/>
        </w:rPr>
        <w:tab/>
      </w:r>
      <w:r>
        <w:rPr>
          <w:noProof/>
        </w:rPr>
        <w:fldChar w:fldCharType="begin"/>
      </w:r>
      <w:r>
        <w:rPr>
          <w:noProof/>
        </w:rPr>
        <w:instrText xml:space="preserve"> PAGEREF _Toc182997827 \h </w:instrText>
      </w:r>
      <w:r>
        <w:rPr>
          <w:noProof/>
        </w:rPr>
      </w:r>
      <w:r>
        <w:rPr>
          <w:noProof/>
        </w:rPr>
        <w:fldChar w:fldCharType="separate"/>
      </w:r>
      <w:r>
        <w:rPr>
          <w:noProof/>
        </w:rPr>
        <w:t>142</w:t>
      </w:r>
      <w:r>
        <w:rPr>
          <w:noProof/>
        </w:rPr>
        <w:fldChar w:fldCharType="end"/>
      </w:r>
    </w:p>
    <w:p w14:paraId="185D1BD8" w14:textId="6A4C18F7"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27. TPLC Patient Problems for FDA product code FRN</w:t>
      </w:r>
      <w:r>
        <w:rPr>
          <w:noProof/>
        </w:rPr>
        <w:tab/>
      </w:r>
      <w:r>
        <w:rPr>
          <w:noProof/>
        </w:rPr>
        <w:fldChar w:fldCharType="begin"/>
      </w:r>
      <w:r>
        <w:rPr>
          <w:noProof/>
        </w:rPr>
        <w:instrText xml:space="preserve"> PAGEREF _Toc182997828 \h </w:instrText>
      </w:r>
      <w:r>
        <w:rPr>
          <w:noProof/>
        </w:rPr>
      </w:r>
      <w:r>
        <w:rPr>
          <w:noProof/>
        </w:rPr>
        <w:fldChar w:fldCharType="separate"/>
      </w:r>
      <w:r>
        <w:rPr>
          <w:noProof/>
        </w:rPr>
        <w:t>144</w:t>
      </w:r>
      <w:r>
        <w:rPr>
          <w:noProof/>
        </w:rPr>
        <w:fldChar w:fldCharType="end"/>
      </w:r>
    </w:p>
    <w:p w14:paraId="4701E058" w14:textId="3ABB50DB"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811C1B">
        <w:rPr>
          <w:rFonts w:cs="Arial"/>
          <w:b/>
          <w:bCs/>
          <w:noProof/>
        </w:rPr>
        <w:t>Table 28: Details on retrieved MAUDE reports on event type “Death”</w:t>
      </w:r>
      <w:r>
        <w:rPr>
          <w:noProof/>
        </w:rPr>
        <w:tab/>
      </w:r>
      <w:r>
        <w:rPr>
          <w:noProof/>
        </w:rPr>
        <w:fldChar w:fldCharType="begin"/>
      </w:r>
      <w:r>
        <w:rPr>
          <w:noProof/>
        </w:rPr>
        <w:instrText xml:space="preserve"> PAGEREF _Toc182997829 \h </w:instrText>
      </w:r>
      <w:r>
        <w:rPr>
          <w:noProof/>
        </w:rPr>
      </w:r>
      <w:r>
        <w:rPr>
          <w:noProof/>
        </w:rPr>
        <w:fldChar w:fldCharType="separate"/>
      </w:r>
      <w:r>
        <w:rPr>
          <w:noProof/>
        </w:rPr>
        <w:t>146</w:t>
      </w:r>
      <w:r>
        <w:rPr>
          <w:noProof/>
        </w:rPr>
        <w:fldChar w:fldCharType="end"/>
      </w:r>
    </w:p>
    <w:p w14:paraId="2E08769F" w14:textId="51478054"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29. Malfunctions in MAUDE database</w:t>
      </w:r>
      <w:r>
        <w:rPr>
          <w:noProof/>
        </w:rPr>
        <w:tab/>
      </w:r>
      <w:r>
        <w:rPr>
          <w:noProof/>
        </w:rPr>
        <w:fldChar w:fldCharType="begin"/>
      </w:r>
      <w:r>
        <w:rPr>
          <w:noProof/>
        </w:rPr>
        <w:instrText xml:space="preserve"> PAGEREF _Toc182997830 \h </w:instrText>
      </w:r>
      <w:r>
        <w:rPr>
          <w:noProof/>
        </w:rPr>
      </w:r>
      <w:r>
        <w:rPr>
          <w:noProof/>
        </w:rPr>
        <w:fldChar w:fldCharType="separate"/>
      </w:r>
      <w:r>
        <w:rPr>
          <w:noProof/>
        </w:rPr>
        <w:t>149</w:t>
      </w:r>
      <w:r>
        <w:rPr>
          <w:noProof/>
        </w:rPr>
        <w:fldChar w:fldCharType="end"/>
      </w:r>
    </w:p>
    <w:p w14:paraId="15BB85C2" w14:textId="70057226"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Table 30. Injuries and associated device problems in MAUDE database</w:t>
      </w:r>
      <w:r>
        <w:rPr>
          <w:noProof/>
        </w:rPr>
        <w:tab/>
      </w:r>
      <w:r>
        <w:rPr>
          <w:noProof/>
        </w:rPr>
        <w:fldChar w:fldCharType="begin"/>
      </w:r>
      <w:r>
        <w:rPr>
          <w:noProof/>
        </w:rPr>
        <w:instrText xml:space="preserve"> PAGEREF _Toc182997831 \h </w:instrText>
      </w:r>
      <w:r>
        <w:rPr>
          <w:noProof/>
        </w:rPr>
      </w:r>
      <w:r>
        <w:rPr>
          <w:noProof/>
        </w:rPr>
        <w:fldChar w:fldCharType="separate"/>
      </w:r>
      <w:r>
        <w:rPr>
          <w:noProof/>
        </w:rPr>
        <w:t>150</w:t>
      </w:r>
      <w:r>
        <w:rPr>
          <w:noProof/>
        </w:rPr>
        <w:fldChar w:fldCharType="end"/>
      </w:r>
    </w:p>
    <w:p w14:paraId="7598FB8D" w14:textId="56072EB4" w:rsidR="00EE226B" w:rsidRPr="00C2061D" w:rsidRDefault="00EE226B" w:rsidP="00EE226B">
      <w:r w:rsidRPr="00C2061D">
        <w:fldChar w:fldCharType="end"/>
      </w:r>
    </w:p>
    <w:p w14:paraId="69178E6D" w14:textId="16357D8E" w:rsidR="00400969" w:rsidRPr="00C2061D" w:rsidRDefault="00400969" w:rsidP="00EE226B"/>
    <w:p w14:paraId="1D1E5F0B" w14:textId="77777777" w:rsidR="00400969" w:rsidRPr="00C2061D" w:rsidRDefault="00400969" w:rsidP="00EE226B"/>
    <w:p w14:paraId="1D105264" w14:textId="7A460A76" w:rsidR="00400969" w:rsidRPr="00C2061D" w:rsidRDefault="00400969" w:rsidP="00400969">
      <w:pPr>
        <w:spacing w:after="240"/>
        <w:rPr>
          <w:rFonts w:cs="Arial"/>
          <w:b/>
          <w:bCs/>
          <w:sz w:val="32"/>
          <w:szCs w:val="32"/>
        </w:rPr>
      </w:pPr>
      <w:r w:rsidRPr="00C2061D">
        <w:rPr>
          <w:rFonts w:cs="Arial"/>
          <w:b/>
          <w:bCs/>
          <w:sz w:val="32"/>
          <w:szCs w:val="32"/>
        </w:rPr>
        <w:t>Table of Figures</w:t>
      </w:r>
    </w:p>
    <w:p w14:paraId="578CAEB5" w14:textId="69D7FAE0" w:rsidR="00D963EB" w:rsidRDefault="00400969">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sidRPr="00C2061D">
        <w:fldChar w:fldCharType="begin"/>
      </w:r>
      <w:r w:rsidRPr="00C2061D">
        <w:instrText xml:space="preserve"> TOC \c "Figure" </w:instrText>
      </w:r>
      <w:r w:rsidRPr="00C2061D">
        <w:fldChar w:fldCharType="separate"/>
      </w:r>
      <w:r w:rsidR="00D963EB" w:rsidRPr="00DC233C">
        <w:rPr>
          <w:rFonts w:cs="Arial"/>
          <w:b/>
          <w:bCs/>
          <w:noProof/>
        </w:rPr>
        <w:t>Figure 1: Process of literature selection</w:t>
      </w:r>
      <w:r w:rsidR="00D963EB">
        <w:rPr>
          <w:noProof/>
        </w:rPr>
        <w:tab/>
      </w:r>
      <w:r w:rsidR="00D963EB">
        <w:rPr>
          <w:noProof/>
        </w:rPr>
        <w:fldChar w:fldCharType="begin"/>
      </w:r>
      <w:r w:rsidR="00D963EB">
        <w:rPr>
          <w:noProof/>
        </w:rPr>
        <w:instrText xml:space="preserve"> PAGEREF _Toc182997832 \h </w:instrText>
      </w:r>
      <w:r w:rsidR="00D963EB">
        <w:rPr>
          <w:noProof/>
        </w:rPr>
      </w:r>
      <w:r w:rsidR="00D963EB">
        <w:rPr>
          <w:noProof/>
        </w:rPr>
        <w:fldChar w:fldCharType="separate"/>
      </w:r>
      <w:r w:rsidR="00D963EB">
        <w:rPr>
          <w:noProof/>
        </w:rPr>
        <w:t>16</w:t>
      </w:r>
      <w:r w:rsidR="00D963EB">
        <w:rPr>
          <w:noProof/>
        </w:rPr>
        <w:fldChar w:fldCharType="end"/>
      </w:r>
    </w:p>
    <w:p w14:paraId="4B173BBB" w14:textId="7F2E28E3" w:rsidR="00D963EB" w:rsidRDefault="00D963EB">
      <w:pPr>
        <w:pStyle w:val="TableofFigures"/>
        <w:tabs>
          <w:tab w:val="right" w:leader="dot" w:pos="9350"/>
        </w:tabs>
        <w:rPr>
          <w:rFonts w:asciiTheme="minorHAnsi" w:eastAsiaTheme="minorEastAsia" w:hAnsiTheme="minorHAnsi"/>
          <w:noProof/>
          <w:kern w:val="2"/>
          <w:sz w:val="24"/>
          <w:szCs w:val="24"/>
          <w:lang w:val="en-GB" w:eastAsia="en-GB"/>
          <w14:ligatures w14:val="standardContextual"/>
        </w:rPr>
      </w:pPr>
      <w:r>
        <w:rPr>
          <w:noProof/>
        </w:rPr>
        <w:t>Figure 2. Distribution of appraisal scores for similar device articles</w:t>
      </w:r>
      <w:r>
        <w:rPr>
          <w:noProof/>
        </w:rPr>
        <w:tab/>
      </w:r>
      <w:r>
        <w:rPr>
          <w:noProof/>
        </w:rPr>
        <w:fldChar w:fldCharType="begin"/>
      </w:r>
      <w:r>
        <w:rPr>
          <w:noProof/>
        </w:rPr>
        <w:instrText xml:space="preserve"> PAGEREF _Toc182997833 \h </w:instrText>
      </w:r>
      <w:r>
        <w:rPr>
          <w:noProof/>
        </w:rPr>
      </w:r>
      <w:r>
        <w:rPr>
          <w:noProof/>
        </w:rPr>
        <w:fldChar w:fldCharType="separate"/>
      </w:r>
      <w:r>
        <w:rPr>
          <w:noProof/>
        </w:rPr>
        <w:t>19</w:t>
      </w:r>
      <w:r>
        <w:rPr>
          <w:noProof/>
        </w:rPr>
        <w:fldChar w:fldCharType="end"/>
      </w:r>
    </w:p>
    <w:p w14:paraId="23650718" w14:textId="555B56F0" w:rsidR="00400969" w:rsidRPr="00C2061D" w:rsidRDefault="00400969" w:rsidP="00EE226B">
      <w:r w:rsidRPr="00C2061D">
        <w:fldChar w:fldCharType="end"/>
      </w:r>
    </w:p>
    <w:p w14:paraId="59379754" w14:textId="44B55D6A" w:rsidR="00400969" w:rsidRPr="00C2061D" w:rsidRDefault="00400969" w:rsidP="00EE226B"/>
    <w:p w14:paraId="4B6F4D65" w14:textId="77777777" w:rsidR="00400969" w:rsidRPr="00C2061D" w:rsidRDefault="00400969" w:rsidP="00EE226B">
      <w:pPr>
        <w:sectPr w:rsidR="00400969" w:rsidRPr="00C2061D" w:rsidSect="00C52CC0">
          <w:headerReference w:type="default" r:id="rId8"/>
          <w:footerReference w:type="default" r:id="rId9"/>
          <w:headerReference w:type="first" r:id="rId10"/>
          <w:footerReference w:type="first" r:id="rId11"/>
          <w:pgSz w:w="12240" w:h="15840"/>
          <w:pgMar w:top="1440" w:right="1440" w:bottom="1350" w:left="1440" w:header="450" w:footer="261" w:gutter="0"/>
          <w:cols w:space="720"/>
          <w:titlePg/>
          <w:docGrid w:linePitch="360"/>
        </w:sectPr>
      </w:pPr>
    </w:p>
    <w:p w14:paraId="7CCD748F" w14:textId="7E13D1F0" w:rsidR="00400969" w:rsidRPr="00C2061D" w:rsidRDefault="00400969" w:rsidP="00AA79B4">
      <w:pPr>
        <w:pStyle w:val="Heading1"/>
        <w:numPr>
          <w:ilvl w:val="0"/>
          <w:numId w:val="0"/>
        </w:numPr>
        <w:ind w:left="432" w:hanging="432"/>
      </w:pPr>
      <w:bookmarkStart w:id="1" w:name="_Toc182295607"/>
      <w:r w:rsidRPr="00C2061D">
        <w:lastRenderedPageBreak/>
        <w:t>Abbreviations</w:t>
      </w:r>
      <w:bookmarkEnd w:id="1"/>
    </w:p>
    <w:tbl>
      <w:tblPr>
        <w:tblStyle w:val="TableGrid"/>
        <w:tblW w:w="9639" w:type="dxa"/>
        <w:tblInd w:w="-5" w:type="dxa"/>
        <w:tblLook w:val="04A0" w:firstRow="1" w:lastRow="0" w:firstColumn="1" w:lastColumn="0" w:noHBand="0" w:noVBand="1"/>
      </w:tblPr>
      <w:tblGrid>
        <w:gridCol w:w="1862"/>
        <w:gridCol w:w="7777"/>
      </w:tblGrid>
      <w:tr w:rsidR="00073AB4" w:rsidRPr="00073AB4" w14:paraId="64322130" w14:textId="77777777" w:rsidTr="00DE771A">
        <w:trPr>
          <w:trHeight w:val="329"/>
          <w:tblHeader/>
        </w:trPr>
        <w:tc>
          <w:tcPr>
            <w:tcW w:w="1862" w:type="dxa"/>
            <w:shd w:val="clear" w:color="auto" w:fill="D9D9D9" w:themeFill="background1" w:themeFillShade="D9"/>
          </w:tcPr>
          <w:p w14:paraId="6B78285E" w14:textId="77777777" w:rsidR="005B618C" w:rsidRPr="00073AB4" w:rsidRDefault="005B618C" w:rsidP="00AA79B4">
            <w:pPr>
              <w:spacing w:after="120"/>
              <w:rPr>
                <w:rStyle w:val="Emphasis"/>
                <w:b/>
                <w:bCs/>
              </w:rPr>
            </w:pPr>
            <w:bookmarkStart w:id="2" w:name="_Hlk62422021"/>
            <w:r w:rsidRPr="00073AB4">
              <w:rPr>
                <w:rStyle w:val="Emphasis"/>
                <w:b/>
                <w:bCs/>
              </w:rPr>
              <w:t>Term</w:t>
            </w:r>
          </w:p>
        </w:tc>
        <w:tc>
          <w:tcPr>
            <w:tcW w:w="7777" w:type="dxa"/>
            <w:shd w:val="clear" w:color="auto" w:fill="D9D9D9" w:themeFill="background1" w:themeFillShade="D9"/>
          </w:tcPr>
          <w:p w14:paraId="7BB1846C" w14:textId="77777777" w:rsidR="005B618C" w:rsidRPr="00073AB4" w:rsidRDefault="005B618C" w:rsidP="00AA79B4">
            <w:pPr>
              <w:spacing w:after="120"/>
              <w:rPr>
                <w:rStyle w:val="Emphasis"/>
                <w:b/>
                <w:bCs/>
              </w:rPr>
            </w:pPr>
            <w:r w:rsidRPr="00073AB4">
              <w:rPr>
                <w:rStyle w:val="Emphasis"/>
                <w:b/>
                <w:bCs/>
              </w:rPr>
              <w:t>Description</w:t>
            </w:r>
          </w:p>
        </w:tc>
      </w:tr>
      <w:tr w:rsidR="00324FD2" w:rsidRPr="00073AB4" w14:paraId="7D966AE6" w14:textId="77777777" w:rsidTr="00AA79B4">
        <w:tc>
          <w:tcPr>
            <w:tcW w:w="1862" w:type="dxa"/>
          </w:tcPr>
          <w:p w14:paraId="0CF843FE" w14:textId="77AD11FE" w:rsidR="00324FD2" w:rsidRPr="00073AB4" w:rsidRDefault="00324FD2" w:rsidP="00324FD2">
            <w:pPr>
              <w:pStyle w:val="BodyText"/>
              <w:rPr>
                <w:rStyle w:val="Emphasis"/>
              </w:rPr>
            </w:pPr>
            <w:r w:rsidRPr="0090576A">
              <w:rPr>
                <w:rStyle w:val="Emphasis"/>
                <w:rFonts w:cs="Arial"/>
                <w:szCs w:val="18"/>
              </w:rPr>
              <w:t>AACE</w:t>
            </w:r>
          </w:p>
        </w:tc>
        <w:tc>
          <w:tcPr>
            <w:tcW w:w="7777" w:type="dxa"/>
          </w:tcPr>
          <w:p w14:paraId="2B552C6F" w14:textId="45982B6B" w:rsidR="00324FD2" w:rsidRPr="00073AB4" w:rsidRDefault="00324FD2" w:rsidP="00324FD2">
            <w:pPr>
              <w:pStyle w:val="BodyText"/>
              <w:rPr>
                <w:rStyle w:val="Emphasis"/>
              </w:rPr>
            </w:pPr>
            <w:r w:rsidRPr="0090576A">
              <w:rPr>
                <w:rStyle w:val="Emphasis"/>
                <w:rFonts w:cs="Arial"/>
                <w:szCs w:val="18"/>
              </w:rPr>
              <w:t>American Association of Clinical Endocrinology</w:t>
            </w:r>
          </w:p>
        </w:tc>
      </w:tr>
      <w:tr w:rsidR="00324FD2" w:rsidRPr="00073AB4" w14:paraId="777C7098" w14:textId="77777777" w:rsidTr="00AA79B4">
        <w:tc>
          <w:tcPr>
            <w:tcW w:w="1862" w:type="dxa"/>
          </w:tcPr>
          <w:p w14:paraId="72301550" w14:textId="77777777" w:rsidR="00324FD2" w:rsidRPr="00073AB4" w:rsidRDefault="00324FD2" w:rsidP="00324FD2">
            <w:pPr>
              <w:pStyle w:val="BodyText"/>
              <w:rPr>
                <w:rStyle w:val="Emphasis"/>
              </w:rPr>
            </w:pPr>
            <w:r w:rsidRPr="00073AB4">
              <w:rPr>
                <w:rStyle w:val="Emphasis"/>
              </w:rPr>
              <w:t>AE</w:t>
            </w:r>
          </w:p>
        </w:tc>
        <w:tc>
          <w:tcPr>
            <w:tcW w:w="7777" w:type="dxa"/>
          </w:tcPr>
          <w:p w14:paraId="39AE86F6" w14:textId="77777777" w:rsidR="00324FD2" w:rsidRPr="00073AB4" w:rsidRDefault="00324FD2" w:rsidP="00324FD2">
            <w:pPr>
              <w:pStyle w:val="BodyText"/>
              <w:rPr>
                <w:rStyle w:val="Emphasis"/>
              </w:rPr>
            </w:pPr>
            <w:r w:rsidRPr="00073AB4">
              <w:rPr>
                <w:rStyle w:val="Emphasis"/>
              </w:rPr>
              <w:t>Adverse Event</w:t>
            </w:r>
          </w:p>
        </w:tc>
      </w:tr>
      <w:tr w:rsidR="00324FD2" w:rsidRPr="00073AB4" w14:paraId="4504092D" w14:textId="77777777" w:rsidTr="00AA79B4">
        <w:tc>
          <w:tcPr>
            <w:tcW w:w="1862" w:type="dxa"/>
          </w:tcPr>
          <w:p w14:paraId="29B04AC1" w14:textId="3FC8587E" w:rsidR="00324FD2" w:rsidRPr="00073AB4" w:rsidRDefault="00324FD2" w:rsidP="00324FD2">
            <w:pPr>
              <w:pStyle w:val="BodyText"/>
              <w:rPr>
                <w:rStyle w:val="Emphasis"/>
              </w:rPr>
            </w:pPr>
            <w:r>
              <w:rPr>
                <w:rStyle w:val="Emphasis"/>
              </w:rPr>
              <w:t>AID</w:t>
            </w:r>
          </w:p>
        </w:tc>
        <w:tc>
          <w:tcPr>
            <w:tcW w:w="7777" w:type="dxa"/>
          </w:tcPr>
          <w:p w14:paraId="6B30AA59" w14:textId="60C46FB7" w:rsidR="00324FD2" w:rsidRPr="00073AB4" w:rsidRDefault="00324FD2" w:rsidP="00324FD2">
            <w:pPr>
              <w:pStyle w:val="BodyText"/>
              <w:rPr>
                <w:rStyle w:val="Emphasis"/>
              </w:rPr>
            </w:pPr>
            <w:r>
              <w:rPr>
                <w:rStyle w:val="Emphasis"/>
              </w:rPr>
              <w:t>A</w:t>
            </w:r>
            <w:r w:rsidRPr="00D22B61">
              <w:rPr>
                <w:rStyle w:val="Emphasis"/>
              </w:rPr>
              <w:t>utomated insulin delivery</w:t>
            </w:r>
          </w:p>
        </w:tc>
      </w:tr>
      <w:tr w:rsidR="00324FD2" w:rsidRPr="00073AB4" w14:paraId="14D1003B" w14:textId="77777777" w:rsidTr="00AA79B4">
        <w:tc>
          <w:tcPr>
            <w:tcW w:w="1862" w:type="dxa"/>
          </w:tcPr>
          <w:p w14:paraId="29BE216F" w14:textId="4C2740D4" w:rsidR="00324FD2" w:rsidRDefault="00324FD2" w:rsidP="00324FD2">
            <w:pPr>
              <w:pStyle w:val="BodyText"/>
              <w:rPr>
                <w:rStyle w:val="Emphasis"/>
              </w:rPr>
            </w:pPr>
            <w:r>
              <w:rPr>
                <w:rStyle w:val="Emphasis"/>
              </w:rPr>
              <w:t>AP</w:t>
            </w:r>
          </w:p>
        </w:tc>
        <w:tc>
          <w:tcPr>
            <w:tcW w:w="7777" w:type="dxa"/>
          </w:tcPr>
          <w:p w14:paraId="7E155E56" w14:textId="1820E339" w:rsidR="00324FD2" w:rsidRDefault="00324FD2" w:rsidP="00324FD2">
            <w:pPr>
              <w:pStyle w:val="BodyText"/>
              <w:rPr>
                <w:rStyle w:val="Emphasis"/>
              </w:rPr>
            </w:pPr>
            <w:r>
              <w:rPr>
                <w:rStyle w:val="Emphasis"/>
              </w:rPr>
              <w:t>A</w:t>
            </w:r>
            <w:r w:rsidRPr="00D22B61">
              <w:rPr>
                <w:rStyle w:val="Emphasis"/>
              </w:rPr>
              <w:t>rtificial pancreas</w:t>
            </w:r>
          </w:p>
        </w:tc>
      </w:tr>
      <w:tr w:rsidR="00324FD2" w:rsidRPr="00073AB4" w14:paraId="0730E270" w14:textId="77777777" w:rsidTr="00AA79B4">
        <w:tc>
          <w:tcPr>
            <w:tcW w:w="1862" w:type="dxa"/>
          </w:tcPr>
          <w:p w14:paraId="5B50990F" w14:textId="148B6BEF" w:rsidR="00324FD2" w:rsidRDefault="00324FD2" w:rsidP="00324FD2">
            <w:pPr>
              <w:pStyle w:val="BodyText"/>
              <w:rPr>
                <w:rStyle w:val="Emphasis"/>
              </w:rPr>
            </w:pPr>
            <w:proofErr w:type="spellStart"/>
            <w:r w:rsidRPr="006863C4">
              <w:rPr>
                <w:rStyle w:val="Emphasis"/>
              </w:rPr>
              <w:t>BfArM</w:t>
            </w:r>
            <w:proofErr w:type="spellEnd"/>
          </w:p>
        </w:tc>
        <w:tc>
          <w:tcPr>
            <w:tcW w:w="7777" w:type="dxa"/>
          </w:tcPr>
          <w:p w14:paraId="3E0CAC0A" w14:textId="43B865B3" w:rsidR="00324FD2" w:rsidRDefault="00324FD2" w:rsidP="00324FD2">
            <w:pPr>
              <w:pStyle w:val="BodyText"/>
              <w:rPr>
                <w:rStyle w:val="Emphasis"/>
              </w:rPr>
            </w:pPr>
            <w:proofErr w:type="spellStart"/>
            <w:r w:rsidRPr="006863C4">
              <w:rPr>
                <w:rStyle w:val="Emphasis"/>
              </w:rPr>
              <w:t>Bundesinstitut</w:t>
            </w:r>
            <w:proofErr w:type="spellEnd"/>
            <w:r w:rsidRPr="006863C4">
              <w:rPr>
                <w:rStyle w:val="Emphasis"/>
              </w:rPr>
              <w:t xml:space="preserve"> für </w:t>
            </w:r>
            <w:proofErr w:type="spellStart"/>
            <w:r w:rsidRPr="006863C4">
              <w:rPr>
                <w:rStyle w:val="Emphasis"/>
              </w:rPr>
              <w:t>Arzneimittel</w:t>
            </w:r>
            <w:proofErr w:type="spellEnd"/>
            <w:r w:rsidRPr="006863C4">
              <w:rPr>
                <w:rStyle w:val="Emphasis"/>
              </w:rPr>
              <w:t xml:space="preserve"> und </w:t>
            </w:r>
            <w:proofErr w:type="spellStart"/>
            <w:r w:rsidRPr="006863C4">
              <w:rPr>
                <w:rStyle w:val="Emphasis"/>
              </w:rPr>
              <w:t>Medizinprodukte</w:t>
            </w:r>
            <w:proofErr w:type="spellEnd"/>
            <w:r w:rsidRPr="006863C4">
              <w:rPr>
                <w:rStyle w:val="Emphasis"/>
              </w:rPr>
              <w:t xml:space="preserve"> (Federal Institute for Drugs and Medical Devices)</w:t>
            </w:r>
          </w:p>
        </w:tc>
      </w:tr>
      <w:tr w:rsidR="00324FD2" w:rsidRPr="00073AB4" w14:paraId="0ABDCEA0" w14:textId="77777777" w:rsidTr="00AA79B4">
        <w:tc>
          <w:tcPr>
            <w:tcW w:w="1862" w:type="dxa"/>
          </w:tcPr>
          <w:p w14:paraId="7EC1C627" w14:textId="2DB4206D" w:rsidR="00324FD2" w:rsidRDefault="00324FD2" w:rsidP="00324FD2">
            <w:pPr>
              <w:pStyle w:val="BodyText"/>
              <w:rPr>
                <w:rStyle w:val="Emphasis"/>
              </w:rPr>
            </w:pPr>
            <w:r>
              <w:rPr>
                <w:rStyle w:val="Emphasis"/>
              </w:rPr>
              <w:t>BP</w:t>
            </w:r>
          </w:p>
        </w:tc>
        <w:tc>
          <w:tcPr>
            <w:tcW w:w="7777" w:type="dxa"/>
          </w:tcPr>
          <w:p w14:paraId="6ADBBBBA" w14:textId="6431BD96" w:rsidR="00324FD2" w:rsidRDefault="00324FD2" w:rsidP="00324FD2">
            <w:pPr>
              <w:pStyle w:val="BodyText"/>
              <w:rPr>
                <w:rStyle w:val="Emphasis"/>
              </w:rPr>
            </w:pPr>
            <w:r w:rsidRPr="00D22B61">
              <w:rPr>
                <w:rStyle w:val="Emphasis"/>
              </w:rPr>
              <w:t>Bionic Pancreas</w:t>
            </w:r>
          </w:p>
        </w:tc>
      </w:tr>
      <w:tr w:rsidR="00324FD2" w:rsidRPr="00073AB4" w14:paraId="3E92001A" w14:textId="77777777" w:rsidTr="00AA79B4">
        <w:tc>
          <w:tcPr>
            <w:tcW w:w="1862" w:type="dxa"/>
          </w:tcPr>
          <w:p w14:paraId="090CDBAF" w14:textId="77777777" w:rsidR="00324FD2" w:rsidRPr="00073AB4" w:rsidRDefault="00324FD2" w:rsidP="00324FD2">
            <w:pPr>
              <w:pStyle w:val="BodyText"/>
              <w:rPr>
                <w:rStyle w:val="Emphasis"/>
              </w:rPr>
            </w:pPr>
            <w:r w:rsidRPr="00073AB4">
              <w:rPr>
                <w:rStyle w:val="Emphasis"/>
              </w:rPr>
              <w:t>CEP</w:t>
            </w:r>
          </w:p>
        </w:tc>
        <w:tc>
          <w:tcPr>
            <w:tcW w:w="7777" w:type="dxa"/>
          </w:tcPr>
          <w:p w14:paraId="4D54857E" w14:textId="77777777" w:rsidR="00324FD2" w:rsidRPr="00073AB4" w:rsidRDefault="00324FD2" w:rsidP="00324FD2">
            <w:pPr>
              <w:pStyle w:val="BodyText"/>
              <w:rPr>
                <w:rStyle w:val="Emphasis"/>
              </w:rPr>
            </w:pPr>
            <w:r w:rsidRPr="00073AB4">
              <w:rPr>
                <w:rStyle w:val="Emphasis"/>
              </w:rPr>
              <w:t>Clinical Evaluation Plan</w:t>
            </w:r>
          </w:p>
        </w:tc>
      </w:tr>
      <w:tr w:rsidR="00324FD2" w:rsidRPr="00073AB4" w14:paraId="4380D0CF" w14:textId="77777777" w:rsidTr="00AA79B4">
        <w:tc>
          <w:tcPr>
            <w:tcW w:w="1862" w:type="dxa"/>
          </w:tcPr>
          <w:p w14:paraId="021AAA4F" w14:textId="77777777" w:rsidR="00324FD2" w:rsidRPr="00073AB4" w:rsidRDefault="00324FD2" w:rsidP="00324FD2">
            <w:pPr>
              <w:pStyle w:val="BodyText"/>
              <w:rPr>
                <w:rStyle w:val="Emphasis"/>
              </w:rPr>
            </w:pPr>
            <w:r w:rsidRPr="00073AB4">
              <w:rPr>
                <w:rStyle w:val="Emphasis"/>
              </w:rPr>
              <w:t>CER</w:t>
            </w:r>
          </w:p>
        </w:tc>
        <w:tc>
          <w:tcPr>
            <w:tcW w:w="7777" w:type="dxa"/>
          </w:tcPr>
          <w:p w14:paraId="54044967" w14:textId="77777777" w:rsidR="00324FD2" w:rsidRPr="00073AB4" w:rsidRDefault="00324FD2" w:rsidP="00324FD2">
            <w:pPr>
              <w:pStyle w:val="BodyText"/>
              <w:rPr>
                <w:rStyle w:val="Emphasis"/>
              </w:rPr>
            </w:pPr>
            <w:r w:rsidRPr="00073AB4">
              <w:rPr>
                <w:rStyle w:val="Emphasis"/>
              </w:rPr>
              <w:t>Clinical Evaluation Report</w:t>
            </w:r>
          </w:p>
        </w:tc>
      </w:tr>
      <w:tr w:rsidR="00324FD2" w:rsidRPr="00073AB4" w14:paraId="3F2D25FB" w14:textId="77777777" w:rsidTr="00AA79B4">
        <w:tc>
          <w:tcPr>
            <w:tcW w:w="1862" w:type="dxa"/>
          </w:tcPr>
          <w:p w14:paraId="7E5FF092" w14:textId="1BC9B7EB" w:rsidR="00324FD2" w:rsidRPr="00073AB4" w:rsidRDefault="00324FD2" w:rsidP="00324FD2">
            <w:pPr>
              <w:pStyle w:val="BodyText"/>
              <w:rPr>
                <w:rStyle w:val="Emphasis"/>
              </w:rPr>
            </w:pPr>
            <w:r>
              <w:rPr>
                <w:rStyle w:val="Emphasis"/>
              </w:rPr>
              <w:t>CGM</w:t>
            </w:r>
          </w:p>
        </w:tc>
        <w:tc>
          <w:tcPr>
            <w:tcW w:w="7777" w:type="dxa"/>
          </w:tcPr>
          <w:p w14:paraId="419D009C" w14:textId="0A6DBE9B" w:rsidR="00324FD2" w:rsidRPr="00073AB4" w:rsidRDefault="00324FD2" w:rsidP="00324FD2">
            <w:pPr>
              <w:pStyle w:val="BodyText"/>
              <w:rPr>
                <w:rStyle w:val="Emphasis"/>
              </w:rPr>
            </w:pPr>
            <w:r w:rsidRPr="00AF20BC">
              <w:rPr>
                <w:rStyle w:val="Emphasis"/>
              </w:rPr>
              <w:t>Continuous Glucose Monitoring</w:t>
            </w:r>
          </w:p>
        </w:tc>
      </w:tr>
      <w:tr w:rsidR="00324FD2" w:rsidRPr="00073AB4" w14:paraId="76F176C8" w14:textId="77777777" w:rsidTr="00AA79B4">
        <w:tc>
          <w:tcPr>
            <w:tcW w:w="1862" w:type="dxa"/>
          </w:tcPr>
          <w:p w14:paraId="40CCDBCD" w14:textId="430ADAA9" w:rsidR="00324FD2" w:rsidRDefault="00324FD2" w:rsidP="00324FD2">
            <w:pPr>
              <w:pStyle w:val="BodyText"/>
              <w:rPr>
                <w:rStyle w:val="Emphasis"/>
              </w:rPr>
            </w:pPr>
            <w:r>
              <w:rPr>
                <w:rStyle w:val="Emphasis"/>
              </w:rPr>
              <w:t>CHI</w:t>
            </w:r>
          </w:p>
        </w:tc>
        <w:tc>
          <w:tcPr>
            <w:tcW w:w="7777" w:type="dxa"/>
          </w:tcPr>
          <w:p w14:paraId="0E192D74" w14:textId="4959E2C5" w:rsidR="00324FD2" w:rsidRPr="00AF20BC" w:rsidRDefault="00324FD2" w:rsidP="00324FD2">
            <w:pPr>
              <w:pStyle w:val="BodyText"/>
              <w:rPr>
                <w:rStyle w:val="Emphasis"/>
              </w:rPr>
            </w:pPr>
            <w:r>
              <w:rPr>
                <w:rStyle w:val="Emphasis"/>
              </w:rPr>
              <w:t>C</w:t>
            </w:r>
            <w:r w:rsidRPr="00AF20BC">
              <w:rPr>
                <w:rStyle w:val="Emphasis"/>
              </w:rPr>
              <w:t xml:space="preserve">ongenital </w:t>
            </w:r>
            <w:r>
              <w:rPr>
                <w:rStyle w:val="Emphasis"/>
              </w:rPr>
              <w:t>H</w:t>
            </w:r>
            <w:r w:rsidRPr="00AF20BC">
              <w:rPr>
                <w:rStyle w:val="Emphasis"/>
              </w:rPr>
              <w:t>yperinsulinism</w:t>
            </w:r>
          </w:p>
        </w:tc>
      </w:tr>
      <w:tr w:rsidR="00324FD2" w:rsidRPr="00073AB4" w14:paraId="5CAA9693" w14:textId="77777777" w:rsidTr="00AA79B4">
        <w:tc>
          <w:tcPr>
            <w:tcW w:w="1862" w:type="dxa"/>
          </w:tcPr>
          <w:p w14:paraId="2B0F42FF" w14:textId="31528022" w:rsidR="00324FD2" w:rsidRDefault="00324FD2" w:rsidP="00324FD2">
            <w:pPr>
              <w:pStyle w:val="BodyText"/>
              <w:rPr>
                <w:rStyle w:val="Emphasis"/>
              </w:rPr>
            </w:pPr>
            <w:r w:rsidRPr="0090576A">
              <w:rPr>
                <w:rStyle w:val="Emphasis"/>
                <w:rFonts w:cs="Arial"/>
                <w:szCs w:val="18"/>
              </w:rPr>
              <w:t>CI</w:t>
            </w:r>
          </w:p>
        </w:tc>
        <w:tc>
          <w:tcPr>
            <w:tcW w:w="7777" w:type="dxa"/>
          </w:tcPr>
          <w:p w14:paraId="0389E88A" w14:textId="450A6634" w:rsidR="00324FD2" w:rsidRDefault="00324FD2" w:rsidP="00324FD2">
            <w:pPr>
              <w:pStyle w:val="BodyText"/>
              <w:rPr>
                <w:rStyle w:val="Emphasis"/>
              </w:rPr>
            </w:pPr>
            <w:r w:rsidRPr="0090576A">
              <w:rPr>
                <w:rStyle w:val="Emphasis"/>
                <w:rFonts w:cs="Arial"/>
                <w:szCs w:val="18"/>
              </w:rPr>
              <w:t>Confidence Interval</w:t>
            </w:r>
          </w:p>
        </w:tc>
      </w:tr>
      <w:tr w:rsidR="00324FD2" w:rsidRPr="00073AB4" w14:paraId="6A1D0EA9" w14:textId="77777777" w:rsidTr="00AA79B4">
        <w:tc>
          <w:tcPr>
            <w:tcW w:w="1862" w:type="dxa"/>
          </w:tcPr>
          <w:p w14:paraId="6FC5D4F8" w14:textId="5EBE81CC" w:rsidR="00324FD2" w:rsidRDefault="00324FD2" w:rsidP="00324FD2">
            <w:pPr>
              <w:pStyle w:val="BodyText"/>
              <w:rPr>
                <w:rStyle w:val="Emphasis"/>
              </w:rPr>
            </w:pPr>
            <w:r>
              <w:rPr>
                <w:rStyle w:val="Emphasis"/>
              </w:rPr>
              <w:t>CL</w:t>
            </w:r>
          </w:p>
        </w:tc>
        <w:tc>
          <w:tcPr>
            <w:tcW w:w="7777" w:type="dxa"/>
          </w:tcPr>
          <w:p w14:paraId="13882C6D" w14:textId="49F09865" w:rsidR="00324FD2" w:rsidRDefault="00324FD2" w:rsidP="00324FD2">
            <w:pPr>
              <w:pStyle w:val="BodyText"/>
              <w:rPr>
                <w:rStyle w:val="Emphasis"/>
              </w:rPr>
            </w:pPr>
            <w:r>
              <w:rPr>
                <w:rStyle w:val="Emphasis"/>
              </w:rPr>
              <w:t>Closed loop</w:t>
            </w:r>
          </w:p>
        </w:tc>
      </w:tr>
      <w:tr w:rsidR="00324FD2" w:rsidRPr="00073AB4" w14:paraId="3A7C6432" w14:textId="77777777" w:rsidTr="00AA79B4">
        <w:tc>
          <w:tcPr>
            <w:tcW w:w="1862" w:type="dxa"/>
          </w:tcPr>
          <w:p w14:paraId="631A80DF" w14:textId="26292CD6" w:rsidR="00324FD2" w:rsidRDefault="00324FD2" w:rsidP="00324FD2">
            <w:pPr>
              <w:pStyle w:val="BodyText"/>
              <w:rPr>
                <w:rStyle w:val="Emphasis"/>
              </w:rPr>
            </w:pPr>
            <w:r>
              <w:rPr>
                <w:rStyle w:val="Emphasis"/>
              </w:rPr>
              <w:t>CLC</w:t>
            </w:r>
          </w:p>
        </w:tc>
        <w:tc>
          <w:tcPr>
            <w:tcW w:w="7777" w:type="dxa"/>
          </w:tcPr>
          <w:p w14:paraId="0ACECC33" w14:textId="70B6BA65" w:rsidR="00324FD2" w:rsidRDefault="00324FD2" w:rsidP="00324FD2">
            <w:pPr>
              <w:pStyle w:val="BodyText"/>
              <w:rPr>
                <w:rStyle w:val="Emphasis"/>
              </w:rPr>
            </w:pPr>
            <w:r>
              <w:rPr>
                <w:rStyle w:val="Emphasis"/>
              </w:rPr>
              <w:t>C</w:t>
            </w:r>
            <w:r w:rsidRPr="00AF20BC">
              <w:rPr>
                <w:rStyle w:val="Emphasis"/>
              </w:rPr>
              <w:t>losed-loop control</w:t>
            </w:r>
          </w:p>
        </w:tc>
      </w:tr>
      <w:tr w:rsidR="00324FD2" w:rsidRPr="00073AB4" w14:paraId="12A50917" w14:textId="77777777" w:rsidTr="00AA79B4">
        <w:tc>
          <w:tcPr>
            <w:tcW w:w="1862" w:type="dxa"/>
          </w:tcPr>
          <w:p w14:paraId="0EEBEF9D" w14:textId="5FC9C1D5" w:rsidR="00324FD2" w:rsidRDefault="00324FD2" w:rsidP="00324FD2">
            <w:pPr>
              <w:pStyle w:val="BodyText"/>
              <w:rPr>
                <w:rStyle w:val="Emphasis"/>
              </w:rPr>
            </w:pPr>
            <w:r>
              <w:rPr>
                <w:rStyle w:val="Emphasis"/>
              </w:rPr>
              <w:t>CSII</w:t>
            </w:r>
          </w:p>
        </w:tc>
        <w:tc>
          <w:tcPr>
            <w:tcW w:w="7777" w:type="dxa"/>
          </w:tcPr>
          <w:p w14:paraId="0C5421E5" w14:textId="7B9CFB44" w:rsidR="00324FD2" w:rsidRDefault="00324FD2" w:rsidP="00324FD2">
            <w:pPr>
              <w:pStyle w:val="BodyText"/>
              <w:rPr>
                <w:rStyle w:val="Emphasis"/>
              </w:rPr>
            </w:pPr>
            <w:r>
              <w:rPr>
                <w:rStyle w:val="Emphasis"/>
              </w:rPr>
              <w:t>C</w:t>
            </w:r>
            <w:r w:rsidRPr="000A3838">
              <w:rPr>
                <w:rStyle w:val="Emphasis"/>
              </w:rPr>
              <w:t>ontinuous subcutaneous insulin infusion</w:t>
            </w:r>
          </w:p>
        </w:tc>
      </w:tr>
      <w:tr w:rsidR="00324FD2" w:rsidRPr="00073AB4" w14:paraId="59D7CFD4" w14:textId="77777777" w:rsidTr="00AA79B4">
        <w:tc>
          <w:tcPr>
            <w:tcW w:w="1862" w:type="dxa"/>
          </w:tcPr>
          <w:p w14:paraId="638A4602" w14:textId="6C51AB3E" w:rsidR="00324FD2" w:rsidRDefault="00324FD2" w:rsidP="00324FD2">
            <w:pPr>
              <w:pStyle w:val="BodyText"/>
              <w:rPr>
                <w:rStyle w:val="Emphasis"/>
              </w:rPr>
            </w:pPr>
            <w:r>
              <w:rPr>
                <w:rStyle w:val="Emphasis"/>
              </w:rPr>
              <w:t>CV</w:t>
            </w:r>
          </w:p>
        </w:tc>
        <w:tc>
          <w:tcPr>
            <w:tcW w:w="7777" w:type="dxa"/>
          </w:tcPr>
          <w:p w14:paraId="4AAC94DD" w14:textId="20DF559E" w:rsidR="00324FD2" w:rsidRDefault="00324FD2" w:rsidP="00324FD2">
            <w:pPr>
              <w:pStyle w:val="BodyText"/>
              <w:rPr>
                <w:rStyle w:val="Emphasis"/>
              </w:rPr>
            </w:pPr>
            <w:r>
              <w:rPr>
                <w:rStyle w:val="Emphasis"/>
              </w:rPr>
              <w:t>C</w:t>
            </w:r>
            <w:r w:rsidRPr="00DE771A">
              <w:rPr>
                <w:rStyle w:val="Emphasis"/>
              </w:rPr>
              <w:t>oefficient of variation</w:t>
            </w:r>
          </w:p>
        </w:tc>
      </w:tr>
      <w:tr w:rsidR="00324FD2" w:rsidRPr="00073AB4" w14:paraId="17D3E416" w14:textId="77777777" w:rsidTr="00AA79B4">
        <w:tc>
          <w:tcPr>
            <w:tcW w:w="1862" w:type="dxa"/>
          </w:tcPr>
          <w:p w14:paraId="00F6AD68" w14:textId="46836675" w:rsidR="00324FD2" w:rsidRDefault="00324FD2" w:rsidP="00324FD2">
            <w:pPr>
              <w:pStyle w:val="BodyText"/>
              <w:rPr>
                <w:rStyle w:val="Emphasis"/>
              </w:rPr>
            </w:pPr>
            <w:r>
              <w:rPr>
                <w:rStyle w:val="Emphasis"/>
              </w:rPr>
              <w:t>DIY</w:t>
            </w:r>
          </w:p>
        </w:tc>
        <w:tc>
          <w:tcPr>
            <w:tcW w:w="7777" w:type="dxa"/>
          </w:tcPr>
          <w:p w14:paraId="1267166C" w14:textId="110C7039" w:rsidR="00324FD2" w:rsidRDefault="00324FD2" w:rsidP="00324FD2">
            <w:pPr>
              <w:pStyle w:val="BodyText"/>
              <w:rPr>
                <w:rStyle w:val="Emphasis"/>
              </w:rPr>
            </w:pPr>
            <w:r w:rsidRPr="00D22B61">
              <w:rPr>
                <w:rStyle w:val="Emphasis"/>
              </w:rPr>
              <w:t>Do it yourself</w:t>
            </w:r>
          </w:p>
        </w:tc>
      </w:tr>
      <w:tr w:rsidR="00324FD2" w:rsidRPr="00073AB4" w14:paraId="6CCC501A" w14:textId="77777777" w:rsidTr="00AA79B4">
        <w:tc>
          <w:tcPr>
            <w:tcW w:w="1862" w:type="dxa"/>
          </w:tcPr>
          <w:p w14:paraId="5CDA5851" w14:textId="72880102" w:rsidR="00324FD2" w:rsidRDefault="00324FD2" w:rsidP="00324FD2">
            <w:pPr>
              <w:pStyle w:val="BodyText"/>
              <w:rPr>
                <w:rStyle w:val="Emphasis"/>
              </w:rPr>
            </w:pPr>
            <w:r>
              <w:rPr>
                <w:rStyle w:val="Emphasis"/>
              </w:rPr>
              <w:t>DKA</w:t>
            </w:r>
          </w:p>
        </w:tc>
        <w:tc>
          <w:tcPr>
            <w:tcW w:w="7777" w:type="dxa"/>
          </w:tcPr>
          <w:p w14:paraId="3F7B006E" w14:textId="660A3F49" w:rsidR="00324FD2" w:rsidRDefault="00324FD2" w:rsidP="00324FD2">
            <w:pPr>
              <w:pStyle w:val="BodyText"/>
              <w:rPr>
                <w:rStyle w:val="Emphasis"/>
              </w:rPr>
            </w:pPr>
            <w:r>
              <w:rPr>
                <w:rStyle w:val="Emphasis"/>
              </w:rPr>
              <w:t>D</w:t>
            </w:r>
            <w:r w:rsidRPr="00DE771A">
              <w:rPr>
                <w:rStyle w:val="Emphasis"/>
              </w:rPr>
              <w:t>iabetic ketoacidosis</w:t>
            </w:r>
          </w:p>
        </w:tc>
      </w:tr>
      <w:tr w:rsidR="00324FD2" w:rsidRPr="00073AB4" w14:paraId="11EF4D97" w14:textId="77777777" w:rsidTr="00AA79B4">
        <w:tc>
          <w:tcPr>
            <w:tcW w:w="1862" w:type="dxa"/>
          </w:tcPr>
          <w:p w14:paraId="591CE651" w14:textId="5A76DCA0" w:rsidR="00324FD2" w:rsidRDefault="00324FD2" w:rsidP="00324FD2">
            <w:pPr>
              <w:pStyle w:val="BodyText"/>
              <w:rPr>
                <w:rStyle w:val="Emphasis"/>
              </w:rPr>
            </w:pPr>
            <w:r w:rsidRPr="0090576A">
              <w:rPr>
                <w:rStyle w:val="Emphasis"/>
                <w:rFonts w:cs="Arial"/>
                <w:szCs w:val="18"/>
              </w:rPr>
              <w:t>ESC</w:t>
            </w:r>
          </w:p>
        </w:tc>
        <w:tc>
          <w:tcPr>
            <w:tcW w:w="7777" w:type="dxa"/>
          </w:tcPr>
          <w:p w14:paraId="44BC96BB" w14:textId="1CFAD698" w:rsidR="00324FD2" w:rsidRDefault="00324FD2" w:rsidP="00324FD2">
            <w:pPr>
              <w:pStyle w:val="BodyText"/>
              <w:rPr>
                <w:rStyle w:val="Emphasis"/>
              </w:rPr>
            </w:pPr>
            <w:r w:rsidRPr="0090576A">
              <w:rPr>
                <w:rStyle w:val="Emphasis"/>
                <w:rFonts w:cs="Arial"/>
                <w:szCs w:val="18"/>
              </w:rPr>
              <w:t>Endocrine Society Clinical</w:t>
            </w:r>
          </w:p>
        </w:tc>
      </w:tr>
      <w:tr w:rsidR="00324FD2" w:rsidRPr="00073AB4" w14:paraId="62D1DE89" w14:textId="77777777" w:rsidTr="00AA79B4">
        <w:tc>
          <w:tcPr>
            <w:tcW w:w="1862" w:type="dxa"/>
          </w:tcPr>
          <w:p w14:paraId="04B9C963" w14:textId="1984E1BA" w:rsidR="00324FD2" w:rsidRPr="00073AB4" w:rsidRDefault="00324FD2" w:rsidP="00324FD2">
            <w:pPr>
              <w:pStyle w:val="BodyText"/>
              <w:rPr>
                <w:rStyle w:val="Emphasis"/>
              </w:rPr>
            </w:pPr>
            <w:r w:rsidRPr="00073AB4">
              <w:rPr>
                <w:rStyle w:val="Emphasis"/>
              </w:rPr>
              <w:t>EU</w:t>
            </w:r>
          </w:p>
        </w:tc>
        <w:tc>
          <w:tcPr>
            <w:tcW w:w="7777" w:type="dxa"/>
          </w:tcPr>
          <w:p w14:paraId="666F9C73" w14:textId="527523C9" w:rsidR="00324FD2" w:rsidRPr="00073AB4" w:rsidRDefault="00324FD2" w:rsidP="00324FD2">
            <w:pPr>
              <w:pStyle w:val="BodyText"/>
              <w:rPr>
                <w:rStyle w:val="Emphasis"/>
              </w:rPr>
            </w:pPr>
            <w:r w:rsidRPr="00073AB4">
              <w:rPr>
                <w:rStyle w:val="Emphasis"/>
              </w:rPr>
              <w:t>European Union</w:t>
            </w:r>
          </w:p>
        </w:tc>
      </w:tr>
      <w:tr w:rsidR="00324FD2" w:rsidRPr="00073AB4" w14:paraId="090B345C" w14:textId="77777777" w:rsidTr="00AA79B4">
        <w:tc>
          <w:tcPr>
            <w:tcW w:w="1862" w:type="dxa"/>
          </w:tcPr>
          <w:p w14:paraId="54FFBC97" w14:textId="28A60A01" w:rsidR="00324FD2" w:rsidRPr="00073AB4" w:rsidRDefault="00324FD2" w:rsidP="00324FD2">
            <w:pPr>
              <w:pStyle w:val="BodyText"/>
              <w:rPr>
                <w:rStyle w:val="Emphasis"/>
              </w:rPr>
            </w:pPr>
            <w:r w:rsidRPr="006863C4">
              <w:rPr>
                <w:rFonts w:cs="Arial"/>
                <w:sz w:val="18"/>
                <w:szCs w:val="18"/>
              </w:rPr>
              <w:t>FDA</w:t>
            </w:r>
          </w:p>
        </w:tc>
        <w:tc>
          <w:tcPr>
            <w:tcW w:w="7777" w:type="dxa"/>
          </w:tcPr>
          <w:p w14:paraId="71F2C20C" w14:textId="04DA89EE" w:rsidR="00324FD2" w:rsidRPr="00073AB4" w:rsidRDefault="00324FD2" w:rsidP="00324FD2">
            <w:pPr>
              <w:pStyle w:val="BodyText"/>
              <w:rPr>
                <w:rStyle w:val="Emphasis"/>
              </w:rPr>
            </w:pPr>
            <w:r w:rsidRPr="006863C4">
              <w:rPr>
                <w:rFonts w:cs="Arial"/>
                <w:sz w:val="18"/>
                <w:szCs w:val="18"/>
              </w:rPr>
              <w:t>Food and Drug Administration</w:t>
            </w:r>
          </w:p>
        </w:tc>
      </w:tr>
      <w:tr w:rsidR="00324FD2" w:rsidRPr="00073AB4" w14:paraId="25DF15E4" w14:textId="77777777" w:rsidTr="00AA79B4">
        <w:tc>
          <w:tcPr>
            <w:tcW w:w="1862" w:type="dxa"/>
          </w:tcPr>
          <w:p w14:paraId="39C1A5F0" w14:textId="4EEA2077" w:rsidR="00324FD2" w:rsidRPr="00073AB4" w:rsidRDefault="00324FD2" w:rsidP="00324FD2">
            <w:pPr>
              <w:pStyle w:val="BodyText"/>
              <w:rPr>
                <w:rStyle w:val="Emphasis"/>
              </w:rPr>
            </w:pPr>
            <w:r w:rsidRPr="006863C4">
              <w:rPr>
                <w:rFonts w:cs="Arial"/>
                <w:sz w:val="18"/>
                <w:szCs w:val="18"/>
              </w:rPr>
              <w:t>GHTF</w:t>
            </w:r>
          </w:p>
        </w:tc>
        <w:tc>
          <w:tcPr>
            <w:tcW w:w="7777" w:type="dxa"/>
          </w:tcPr>
          <w:p w14:paraId="5507C360" w14:textId="06EC4722" w:rsidR="00324FD2" w:rsidRPr="00073AB4" w:rsidRDefault="00324FD2" w:rsidP="00324FD2">
            <w:pPr>
              <w:pStyle w:val="BodyText"/>
              <w:rPr>
                <w:rStyle w:val="Emphasis"/>
              </w:rPr>
            </w:pPr>
            <w:r w:rsidRPr="006863C4">
              <w:rPr>
                <w:rFonts w:cs="Arial"/>
                <w:sz w:val="18"/>
                <w:szCs w:val="18"/>
              </w:rPr>
              <w:t>Global Harmonization Task Force</w:t>
            </w:r>
          </w:p>
        </w:tc>
      </w:tr>
      <w:tr w:rsidR="00324FD2" w:rsidRPr="00073AB4" w14:paraId="20784DFD" w14:textId="77777777" w:rsidTr="00AA79B4">
        <w:tc>
          <w:tcPr>
            <w:tcW w:w="1862" w:type="dxa"/>
          </w:tcPr>
          <w:p w14:paraId="7E1905E1" w14:textId="52AEA908" w:rsidR="00324FD2" w:rsidRPr="006863C4" w:rsidRDefault="00324FD2" w:rsidP="00324FD2">
            <w:pPr>
              <w:pStyle w:val="BodyText"/>
              <w:rPr>
                <w:rFonts w:cs="Arial"/>
                <w:sz w:val="18"/>
                <w:szCs w:val="18"/>
              </w:rPr>
            </w:pPr>
            <w:r w:rsidRPr="0090576A">
              <w:rPr>
                <w:rFonts w:cs="Arial"/>
                <w:sz w:val="18"/>
                <w:szCs w:val="18"/>
              </w:rPr>
              <w:t>GIR</w:t>
            </w:r>
          </w:p>
        </w:tc>
        <w:tc>
          <w:tcPr>
            <w:tcW w:w="7777" w:type="dxa"/>
          </w:tcPr>
          <w:p w14:paraId="21038E56" w14:textId="11977AD1" w:rsidR="00324FD2" w:rsidRPr="006863C4" w:rsidRDefault="00324FD2" w:rsidP="00324FD2">
            <w:pPr>
              <w:pStyle w:val="BodyText"/>
              <w:rPr>
                <w:rFonts w:cs="Arial"/>
                <w:sz w:val="18"/>
                <w:szCs w:val="18"/>
              </w:rPr>
            </w:pPr>
            <w:r w:rsidRPr="0090576A">
              <w:rPr>
                <w:rFonts w:cs="Arial"/>
                <w:sz w:val="18"/>
                <w:szCs w:val="18"/>
              </w:rPr>
              <w:t>Glucose infusion rate</w:t>
            </w:r>
          </w:p>
        </w:tc>
      </w:tr>
      <w:tr w:rsidR="00324FD2" w:rsidRPr="00073AB4" w14:paraId="0B98458E" w14:textId="77777777" w:rsidTr="00AA79B4">
        <w:tc>
          <w:tcPr>
            <w:tcW w:w="1862" w:type="dxa"/>
          </w:tcPr>
          <w:p w14:paraId="52B6CA5D" w14:textId="48FF1D30" w:rsidR="00324FD2" w:rsidRPr="00073AB4" w:rsidRDefault="00324FD2" w:rsidP="00324FD2">
            <w:pPr>
              <w:pStyle w:val="BodyText"/>
              <w:rPr>
                <w:rStyle w:val="Emphasis"/>
              </w:rPr>
            </w:pPr>
            <w:r w:rsidRPr="00073AB4">
              <w:rPr>
                <w:rStyle w:val="Emphasis"/>
              </w:rPr>
              <w:t>GSPR</w:t>
            </w:r>
          </w:p>
        </w:tc>
        <w:tc>
          <w:tcPr>
            <w:tcW w:w="7777" w:type="dxa"/>
          </w:tcPr>
          <w:p w14:paraId="497E4134" w14:textId="2BBAA96A" w:rsidR="00324FD2" w:rsidRPr="00073AB4" w:rsidRDefault="00324FD2" w:rsidP="00324FD2">
            <w:pPr>
              <w:pStyle w:val="BodyText"/>
              <w:rPr>
                <w:rStyle w:val="Emphasis"/>
              </w:rPr>
            </w:pPr>
            <w:r w:rsidRPr="00073AB4">
              <w:rPr>
                <w:rStyle w:val="Emphasis"/>
              </w:rPr>
              <w:t>General Safety and Performance Requirement</w:t>
            </w:r>
          </w:p>
        </w:tc>
      </w:tr>
      <w:tr w:rsidR="00324FD2" w:rsidRPr="00073AB4" w14:paraId="1E36345B" w14:textId="77777777" w:rsidTr="00AA79B4">
        <w:tc>
          <w:tcPr>
            <w:tcW w:w="1862" w:type="dxa"/>
          </w:tcPr>
          <w:p w14:paraId="04EFC5AF" w14:textId="5DD4F2FD" w:rsidR="00324FD2" w:rsidRPr="00073AB4" w:rsidRDefault="00324FD2" w:rsidP="00324FD2">
            <w:pPr>
              <w:pStyle w:val="BodyText"/>
              <w:rPr>
                <w:rStyle w:val="Emphasis"/>
              </w:rPr>
            </w:pPr>
            <w:r>
              <w:rPr>
                <w:rStyle w:val="Emphasis"/>
              </w:rPr>
              <w:t>Hb1Ac</w:t>
            </w:r>
          </w:p>
        </w:tc>
        <w:tc>
          <w:tcPr>
            <w:tcW w:w="7777" w:type="dxa"/>
          </w:tcPr>
          <w:p w14:paraId="7D7F7847" w14:textId="5716A90C" w:rsidR="00324FD2" w:rsidRPr="00073AB4" w:rsidRDefault="00324FD2" w:rsidP="00324FD2">
            <w:pPr>
              <w:pStyle w:val="BodyText"/>
              <w:rPr>
                <w:rStyle w:val="Emphasis"/>
              </w:rPr>
            </w:pPr>
            <w:r w:rsidRPr="000A3838">
              <w:rPr>
                <w:rStyle w:val="Emphasis"/>
              </w:rPr>
              <w:t>Hemoglobin A1c</w:t>
            </w:r>
          </w:p>
        </w:tc>
      </w:tr>
      <w:tr w:rsidR="00324FD2" w:rsidRPr="00073AB4" w14:paraId="04DD1584" w14:textId="77777777" w:rsidTr="00AA79B4">
        <w:tc>
          <w:tcPr>
            <w:tcW w:w="1862" w:type="dxa"/>
          </w:tcPr>
          <w:p w14:paraId="43E10A66" w14:textId="1F3DCE35" w:rsidR="00324FD2" w:rsidRDefault="00324FD2" w:rsidP="00324FD2">
            <w:pPr>
              <w:pStyle w:val="BodyText"/>
              <w:rPr>
                <w:rStyle w:val="Emphasis"/>
              </w:rPr>
            </w:pPr>
            <w:r>
              <w:rPr>
                <w:rStyle w:val="Emphasis"/>
              </w:rPr>
              <w:t>HCL</w:t>
            </w:r>
          </w:p>
        </w:tc>
        <w:tc>
          <w:tcPr>
            <w:tcW w:w="7777" w:type="dxa"/>
          </w:tcPr>
          <w:p w14:paraId="2B58B323" w14:textId="1F6E0257" w:rsidR="00324FD2" w:rsidRPr="000A3838" w:rsidRDefault="00324FD2" w:rsidP="00324FD2">
            <w:pPr>
              <w:pStyle w:val="BodyText"/>
              <w:rPr>
                <w:rStyle w:val="Emphasis"/>
              </w:rPr>
            </w:pPr>
            <w:r>
              <w:rPr>
                <w:rStyle w:val="Emphasis"/>
              </w:rPr>
              <w:t>H</w:t>
            </w:r>
            <w:r w:rsidRPr="00DE771A">
              <w:rPr>
                <w:rStyle w:val="Emphasis"/>
              </w:rPr>
              <w:t xml:space="preserve">ybrid </w:t>
            </w:r>
            <w:proofErr w:type="gramStart"/>
            <w:r w:rsidRPr="00DE771A">
              <w:rPr>
                <w:rStyle w:val="Emphasis"/>
              </w:rPr>
              <w:t>closed-loop</w:t>
            </w:r>
            <w:proofErr w:type="gramEnd"/>
          </w:p>
        </w:tc>
      </w:tr>
      <w:tr w:rsidR="00324FD2" w:rsidRPr="00073AB4" w14:paraId="16DD8283" w14:textId="77777777" w:rsidTr="00AA79B4">
        <w:tc>
          <w:tcPr>
            <w:tcW w:w="1862" w:type="dxa"/>
          </w:tcPr>
          <w:p w14:paraId="0E03CB17" w14:textId="58A6C34E" w:rsidR="00324FD2" w:rsidRDefault="00324FD2" w:rsidP="00324FD2">
            <w:pPr>
              <w:pStyle w:val="BodyText"/>
              <w:rPr>
                <w:rStyle w:val="Emphasis"/>
              </w:rPr>
            </w:pPr>
            <w:r w:rsidRPr="006863C4">
              <w:rPr>
                <w:rFonts w:cs="Arial"/>
                <w:sz w:val="18"/>
                <w:szCs w:val="18"/>
              </w:rPr>
              <w:t>HPRA</w:t>
            </w:r>
          </w:p>
        </w:tc>
        <w:tc>
          <w:tcPr>
            <w:tcW w:w="7777" w:type="dxa"/>
          </w:tcPr>
          <w:p w14:paraId="4292DAB7" w14:textId="109F605B" w:rsidR="00324FD2" w:rsidRDefault="00324FD2" w:rsidP="00324FD2">
            <w:pPr>
              <w:pStyle w:val="BodyText"/>
              <w:rPr>
                <w:rStyle w:val="Emphasis"/>
              </w:rPr>
            </w:pPr>
            <w:r w:rsidRPr="006863C4">
              <w:rPr>
                <w:rFonts w:cs="Arial"/>
                <w:sz w:val="18"/>
                <w:szCs w:val="18"/>
              </w:rPr>
              <w:t>Ireland’s Health Products Regulatory Authority</w:t>
            </w:r>
          </w:p>
        </w:tc>
      </w:tr>
      <w:tr w:rsidR="00324FD2" w:rsidRPr="00073AB4" w14:paraId="17C3D037" w14:textId="77777777" w:rsidTr="00AA79B4">
        <w:tc>
          <w:tcPr>
            <w:tcW w:w="1862" w:type="dxa"/>
          </w:tcPr>
          <w:p w14:paraId="6E025BA6" w14:textId="2E2D0701" w:rsidR="00324FD2" w:rsidRDefault="00324FD2" w:rsidP="00324FD2">
            <w:pPr>
              <w:pStyle w:val="BodyText"/>
              <w:rPr>
                <w:rStyle w:val="Emphasis"/>
              </w:rPr>
            </w:pPr>
            <w:r>
              <w:rPr>
                <w:rStyle w:val="Emphasis"/>
              </w:rPr>
              <w:t>ICU</w:t>
            </w:r>
          </w:p>
        </w:tc>
        <w:tc>
          <w:tcPr>
            <w:tcW w:w="7777" w:type="dxa"/>
          </w:tcPr>
          <w:p w14:paraId="6B82E623" w14:textId="16A957B5" w:rsidR="00324FD2" w:rsidRDefault="00324FD2" w:rsidP="00324FD2">
            <w:pPr>
              <w:pStyle w:val="BodyText"/>
              <w:rPr>
                <w:rStyle w:val="Emphasis"/>
              </w:rPr>
            </w:pPr>
            <w:r>
              <w:rPr>
                <w:rStyle w:val="Emphasis"/>
              </w:rPr>
              <w:t>I</w:t>
            </w:r>
            <w:r w:rsidRPr="00DE771A">
              <w:rPr>
                <w:rStyle w:val="Emphasis"/>
              </w:rPr>
              <w:t>ntensive care unit</w:t>
            </w:r>
          </w:p>
        </w:tc>
      </w:tr>
      <w:tr w:rsidR="00324FD2" w:rsidRPr="00073AB4" w14:paraId="1B891F9A" w14:textId="77777777" w:rsidTr="00AA79B4">
        <w:tc>
          <w:tcPr>
            <w:tcW w:w="1862" w:type="dxa"/>
          </w:tcPr>
          <w:p w14:paraId="1D00F422" w14:textId="77777777" w:rsidR="00324FD2" w:rsidRPr="00073AB4" w:rsidRDefault="00324FD2" w:rsidP="00324FD2">
            <w:pPr>
              <w:pStyle w:val="BodyText"/>
              <w:rPr>
                <w:rStyle w:val="Emphasis"/>
              </w:rPr>
            </w:pPr>
            <w:r w:rsidRPr="00073AB4">
              <w:rPr>
                <w:rStyle w:val="Emphasis"/>
              </w:rPr>
              <w:t>IFU</w:t>
            </w:r>
          </w:p>
        </w:tc>
        <w:tc>
          <w:tcPr>
            <w:tcW w:w="7777" w:type="dxa"/>
          </w:tcPr>
          <w:p w14:paraId="48A275AC" w14:textId="77777777" w:rsidR="00324FD2" w:rsidRPr="00073AB4" w:rsidRDefault="00324FD2" w:rsidP="00324FD2">
            <w:pPr>
              <w:pStyle w:val="BodyText"/>
              <w:rPr>
                <w:rStyle w:val="Emphasis"/>
              </w:rPr>
            </w:pPr>
            <w:r w:rsidRPr="00073AB4">
              <w:rPr>
                <w:rStyle w:val="Emphasis"/>
              </w:rPr>
              <w:t>Instruction for Use</w:t>
            </w:r>
          </w:p>
        </w:tc>
      </w:tr>
      <w:tr w:rsidR="00324FD2" w:rsidRPr="00073AB4" w14:paraId="5E8C2B3C" w14:textId="77777777" w:rsidTr="00AA79B4">
        <w:tc>
          <w:tcPr>
            <w:tcW w:w="1862" w:type="dxa"/>
          </w:tcPr>
          <w:p w14:paraId="3F00BE91" w14:textId="1F12EAE2" w:rsidR="00324FD2" w:rsidRPr="00073AB4" w:rsidRDefault="00324FD2" w:rsidP="00324FD2">
            <w:pPr>
              <w:pStyle w:val="BodyText"/>
              <w:rPr>
                <w:rStyle w:val="Emphasis"/>
              </w:rPr>
            </w:pPr>
            <w:r w:rsidRPr="0090576A">
              <w:rPr>
                <w:rStyle w:val="Emphasis"/>
                <w:rFonts w:cs="Arial"/>
                <w:szCs w:val="18"/>
              </w:rPr>
              <w:t>IIS</w:t>
            </w:r>
          </w:p>
        </w:tc>
        <w:tc>
          <w:tcPr>
            <w:tcW w:w="7777" w:type="dxa"/>
          </w:tcPr>
          <w:p w14:paraId="1A9B9ABE" w14:textId="2C080544" w:rsidR="00324FD2" w:rsidRPr="00073AB4" w:rsidRDefault="00324FD2" w:rsidP="00324FD2">
            <w:pPr>
              <w:pStyle w:val="BodyText"/>
              <w:rPr>
                <w:rStyle w:val="Emphasis"/>
              </w:rPr>
            </w:pPr>
            <w:r w:rsidRPr="0090576A">
              <w:rPr>
                <w:rStyle w:val="Emphasis"/>
                <w:rFonts w:cs="Arial"/>
                <w:szCs w:val="18"/>
              </w:rPr>
              <w:t>Insulin infusion set</w:t>
            </w:r>
          </w:p>
        </w:tc>
      </w:tr>
      <w:tr w:rsidR="00324FD2" w:rsidRPr="00073AB4" w14:paraId="20E94A88" w14:textId="77777777" w:rsidTr="00AA79B4">
        <w:tc>
          <w:tcPr>
            <w:tcW w:w="1862" w:type="dxa"/>
          </w:tcPr>
          <w:p w14:paraId="566E1490" w14:textId="52CA35CF" w:rsidR="00324FD2" w:rsidRPr="00073AB4" w:rsidRDefault="00324FD2" w:rsidP="00324FD2">
            <w:pPr>
              <w:pStyle w:val="BodyText"/>
              <w:rPr>
                <w:rStyle w:val="Emphasis"/>
              </w:rPr>
            </w:pPr>
            <w:r w:rsidRPr="006863C4">
              <w:rPr>
                <w:rFonts w:cs="Arial"/>
                <w:sz w:val="18"/>
                <w:szCs w:val="18"/>
              </w:rPr>
              <w:t>IMDRF</w:t>
            </w:r>
          </w:p>
        </w:tc>
        <w:tc>
          <w:tcPr>
            <w:tcW w:w="7777" w:type="dxa"/>
          </w:tcPr>
          <w:p w14:paraId="5817B78C" w14:textId="327F2C2E" w:rsidR="00324FD2" w:rsidRPr="00073AB4" w:rsidRDefault="00324FD2" w:rsidP="00324FD2">
            <w:pPr>
              <w:pStyle w:val="BodyText"/>
              <w:rPr>
                <w:rStyle w:val="Emphasis"/>
              </w:rPr>
            </w:pPr>
            <w:r w:rsidRPr="006863C4">
              <w:rPr>
                <w:rFonts w:cs="Arial"/>
                <w:sz w:val="18"/>
                <w:szCs w:val="18"/>
              </w:rPr>
              <w:t>International Medical Device Regulators Forum</w:t>
            </w:r>
          </w:p>
        </w:tc>
      </w:tr>
      <w:tr w:rsidR="00324FD2" w:rsidRPr="00073AB4" w14:paraId="7302049C" w14:textId="77777777" w:rsidTr="00AA79B4">
        <w:tc>
          <w:tcPr>
            <w:tcW w:w="1862" w:type="dxa"/>
          </w:tcPr>
          <w:p w14:paraId="25119D96" w14:textId="055FBBD4" w:rsidR="00324FD2" w:rsidRPr="00073AB4" w:rsidRDefault="00324FD2" w:rsidP="00324FD2">
            <w:pPr>
              <w:pStyle w:val="BodyText"/>
              <w:rPr>
                <w:rStyle w:val="Emphasis"/>
              </w:rPr>
            </w:pPr>
            <w:r>
              <w:rPr>
                <w:rStyle w:val="Emphasis"/>
              </w:rPr>
              <w:t>IQR</w:t>
            </w:r>
          </w:p>
        </w:tc>
        <w:tc>
          <w:tcPr>
            <w:tcW w:w="7777" w:type="dxa"/>
          </w:tcPr>
          <w:p w14:paraId="2FD755C4" w14:textId="339B5D4D" w:rsidR="00324FD2" w:rsidRPr="00073AB4" w:rsidRDefault="00324FD2" w:rsidP="00324FD2">
            <w:pPr>
              <w:pStyle w:val="BodyText"/>
              <w:rPr>
                <w:rStyle w:val="Emphasis"/>
              </w:rPr>
            </w:pPr>
            <w:r w:rsidRPr="00D22B61">
              <w:rPr>
                <w:rStyle w:val="Emphasis"/>
              </w:rPr>
              <w:t>Interquartile range</w:t>
            </w:r>
          </w:p>
        </w:tc>
      </w:tr>
      <w:tr w:rsidR="00324FD2" w:rsidRPr="00073AB4" w14:paraId="53EE62F3" w14:textId="77777777" w:rsidTr="00AA79B4">
        <w:tc>
          <w:tcPr>
            <w:tcW w:w="1862" w:type="dxa"/>
          </w:tcPr>
          <w:p w14:paraId="03D1E457" w14:textId="45EB86E4" w:rsidR="00324FD2" w:rsidRDefault="00324FD2" w:rsidP="00324FD2">
            <w:pPr>
              <w:pStyle w:val="BodyText"/>
              <w:rPr>
                <w:rStyle w:val="Emphasis"/>
              </w:rPr>
            </w:pPr>
            <w:r w:rsidRPr="0090576A">
              <w:rPr>
                <w:rStyle w:val="Emphasis"/>
                <w:rFonts w:cs="Arial"/>
                <w:szCs w:val="18"/>
              </w:rPr>
              <w:t>IUGR</w:t>
            </w:r>
          </w:p>
        </w:tc>
        <w:tc>
          <w:tcPr>
            <w:tcW w:w="7777" w:type="dxa"/>
          </w:tcPr>
          <w:p w14:paraId="26317F53" w14:textId="77A2C355" w:rsidR="00324FD2" w:rsidRPr="00D22B61" w:rsidRDefault="00324FD2" w:rsidP="00324FD2">
            <w:pPr>
              <w:pStyle w:val="BodyText"/>
              <w:rPr>
                <w:rStyle w:val="Emphasis"/>
              </w:rPr>
            </w:pPr>
            <w:r w:rsidRPr="0090576A">
              <w:rPr>
                <w:rStyle w:val="Emphasis"/>
                <w:rFonts w:cs="Arial"/>
                <w:szCs w:val="18"/>
              </w:rPr>
              <w:t>Intrauterine growth restriction</w:t>
            </w:r>
          </w:p>
        </w:tc>
      </w:tr>
      <w:tr w:rsidR="00324FD2" w:rsidRPr="00073AB4" w14:paraId="52CF35C0" w14:textId="77777777" w:rsidTr="00AA79B4">
        <w:tc>
          <w:tcPr>
            <w:tcW w:w="1862" w:type="dxa"/>
          </w:tcPr>
          <w:p w14:paraId="5B92A14C" w14:textId="3A2C810D" w:rsidR="00324FD2" w:rsidRDefault="00324FD2" w:rsidP="00324FD2">
            <w:pPr>
              <w:pStyle w:val="BodyText"/>
              <w:rPr>
                <w:rStyle w:val="Emphasis"/>
              </w:rPr>
            </w:pPr>
            <w:r w:rsidRPr="0090576A">
              <w:rPr>
                <w:rStyle w:val="Emphasis"/>
                <w:rFonts w:cs="Arial"/>
                <w:szCs w:val="18"/>
              </w:rPr>
              <w:t>IV</w:t>
            </w:r>
          </w:p>
        </w:tc>
        <w:tc>
          <w:tcPr>
            <w:tcW w:w="7777" w:type="dxa"/>
          </w:tcPr>
          <w:p w14:paraId="2342C012" w14:textId="585F9C39" w:rsidR="00324FD2" w:rsidRPr="00D22B61" w:rsidRDefault="00324FD2" w:rsidP="00324FD2">
            <w:pPr>
              <w:pStyle w:val="BodyText"/>
              <w:rPr>
                <w:rStyle w:val="Emphasis"/>
              </w:rPr>
            </w:pPr>
            <w:r w:rsidRPr="0090576A">
              <w:rPr>
                <w:rStyle w:val="Emphasis"/>
                <w:rFonts w:cs="Arial"/>
                <w:szCs w:val="18"/>
              </w:rPr>
              <w:t>Intravenous</w:t>
            </w:r>
          </w:p>
        </w:tc>
      </w:tr>
      <w:tr w:rsidR="00324FD2" w:rsidRPr="00073AB4" w14:paraId="1DE48022" w14:textId="77777777" w:rsidTr="00AA79B4">
        <w:tc>
          <w:tcPr>
            <w:tcW w:w="1862" w:type="dxa"/>
          </w:tcPr>
          <w:p w14:paraId="258DF78F" w14:textId="66F92201" w:rsidR="00324FD2" w:rsidRDefault="00324FD2" w:rsidP="00324FD2">
            <w:pPr>
              <w:pStyle w:val="BodyText"/>
              <w:rPr>
                <w:rStyle w:val="Emphasis"/>
              </w:rPr>
            </w:pPr>
            <w:r w:rsidRPr="0090576A">
              <w:rPr>
                <w:rFonts w:cs="Arial"/>
                <w:sz w:val="18"/>
                <w:szCs w:val="18"/>
              </w:rPr>
              <w:t>K</w:t>
            </w:r>
            <w:r w:rsidRPr="0090576A">
              <w:rPr>
                <w:rFonts w:cs="Arial"/>
                <w:sz w:val="18"/>
                <w:szCs w:val="18"/>
                <w:vertAlign w:val="subscript"/>
              </w:rPr>
              <w:t>ATP</w:t>
            </w:r>
          </w:p>
        </w:tc>
        <w:tc>
          <w:tcPr>
            <w:tcW w:w="7777" w:type="dxa"/>
          </w:tcPr>
          <w:p w14:paraId="525EE783" w14:textId="7E9A5E65" w:rsidR="00324FD2" w:rsidRPr="00D22B61" w:rsidRDefault="00324FD2" w:rsidP="00324FD2">
            <w:pPr>
              <w:pStyle w:val="BodyText"/>
              <w:rPr>
                <w:rStyle w:val="Emphasis"/>
              </w:rPr>
            </w:pPr>
            <w:r w:rsidRPr="0090576A">
              <w:rPr>
                <w:rStyle w:val="Emphasis"/>
                <w:rFonts w:cs="Arial"/>
                <w:szCs w:val="18"/>
              </w:rPr>
              <w:t>ATP-dependent potassium channel</w:t>
            </w:r>
          </w:p>
        </w:tc>
      </w:tr>
      <w:tr w:rsidR="00324FD2" w:rsidRPr="00073AB4" w14:paraId="10184B82" w14:textId="77777777" w:rsidTr="00AA79B4">
        <w:tc>
          <w:tcPr>
            <w:tcW w:w="1862" w:type="dxa"/>
          </w:tcPr>
          <w:p w14:paraId="261B5D0A" w14:textId="5E9C448A" w:rsidR="00324FD2" w:rsidRPr="00073AB4" w:rsidRDefault="00324FD2" w:rsidP="00324FD2">
            <w:pPr>
              <w:pStyle w:val="BodyText"/>
              <w:rPr>
                <w:rStyle w:val="Emphasis"/>
              </w:rPr>
            </w:pPr>
            <w:r w:rsidRPr="00073AB4">
              <w:rPr>
                <w:rStyle w:val="Emphasis"/>
              </w:rPr>
              <w:lastRenderedPageBreak/>
              <w:t>LSP</w:t>
            </w:r>
          </w:p>
        </w:tc>
        <w:tc>
          <w:tcPr>
            <w:tcW w:w="7777" w:type="dxa"/>
          </w:tcPr>
          <w:p w14:paraId="02CD112B" w14:textId="6823AD7B" w:rsidR="00324FD2" w:rsidRPr="00073AB4" w:rsidRDefault="00324FD2" w:rsidP="00324FD2">
            <w:pPr>
              <w:pStyle w:val="BodyText"/>
              <w:rPr>
                <w:rStyle w:val="Emphasis"/>
              </w:rPr>
            </w:pPr>
            <w:r w:rsidRPr="00073AB4">
              <w:rPr>
                <w:rStyle w:val="Emphasis"/>
              </w:rPr>
              <w:t>Literature Search Plan</w:t>
            </w:r>
          </w:p>
        </w:tc>
      </w:tr>
      <w:tr w:rsidR="00324FD2" w:rsidRPr="00073AB4" w14:paraId="33251635" w14:textId="77777777" w:rsidTr="00AA79B4">
        <w:tc>
          <w:tcPr>
            <w:tcW w:w="1862" w:type="dxa"/>
          </w:tcPr>
          <w:p w14:paraId="4B234EB7" w14:textId="77777777" w:rsidR="00324FD2" w:rsidRPr="00073AB4" w:rsidRDefault="00324FD2" w:rsidP="00324FD2">
            <w:pPr>
              <w:pStyle w:val="BodyText"/>
              <w:rPr>
                <w:rStyle w:val="Emphasis"/>
              </w:rPr>
            </w:pPr>
            <w:r w:rsidRPr="00073AB4">
              <w:rPr>
                <w:rStyle w:val="Emphasis"/>
              </w:rPr>
              <w:t>LSR</w:t>
            </w:r>
          </w:p>
        </w:tc>
        <w:tc>
          <w:tcPr>
            <w:tcW w:w="7777" w:type="dxa"/>
          </w:tcPr>
          <w:p w14:paraId="248F93C8" w14:textId="77777777" w:rsidR="00324FD2" w:rsidRPr="00073AB4" w:rsidRDefault="00324FD2" w:rsidP="00324FD2">
            <w:pPr>
              <w:pStyle w:val="BodyText"/>
              <w:rPr>
                <w:rStyle w:val="Emphasis"/>
              </w:rPr>
            </w:pPr>
            <w:r w:rsidRPr="00073AB4">
              <w:rPr>
                <w:rStyle w:val="Emphasis"/>
              </w:rPr>
              <w:t>Literature Search Report</w:t>
            </w:r>
          </w:p>
        </w:tc>
      </w:tr>
      <w:tr w:rsidR="00324FD2" w:rsidRPr="00073AB4" w14:paraId="39ABACF9" w14:textId="77777777" w:rsidTr="00AA79B4">
        <w:tc>
          <w:tcPr>
            <w:tcW w:w="1862" w:type="dxa"/>
          </w:tcPr>
          <w:p w14:paraId="35F912E8" w14:textId="285FD303" w:rsidR="00324FD2" w:rsidRPr="00073AB4" w:rsidRDefault="00324FD2" w:rsidP="00324FD2">
            <w:pPr>
              <w:pStyle w:val="BodyText"/>
              <w:rPr>
                <w:rStyle w:val="Emphasis"/>
              </w:rPr>
            </w:pPr>
            <w:r>
              <w:rPr>
                <w:rStyle w:val="Emphasis"/>
              </w:rPr>
              <w:t>MARD</w:t>
            </w:r>
          </w:p>
        </w:tc>
        <w:tc>
          <w:tcPr>
            <w:tcW w:w="7777" w:type="dxa"/>
          </w:tcPr>
          <w:p w14:paraId="2F570D72" w14:textId="749CDAD8" w:rsidR="00324FD2" w:rsidRPr="00073AB4" w:rsidRDefault="00324FD2" w:rsidP="00324FD2">
            <w:pPr>
              <w:pStyle w:val="BodyText"/>
              <w:rPr>
                <w:rStyle w:val="Emphasis"/>
              </w:rPr>
            </w:pPr>
            <w:r>
              <w:rPr>
                <w:rStyle w:val="Emphasis"/>
              </w:rPr>
              <w:t>M</w:t>
            </w:r>
            <w:r w:rsidRPr="000A3838">
              <w:rPr>
                <w:rStyle w:val="Emphasis"/>
              </w:rPr>
              <w:t>ean absolute relative deviation</w:t>
            </w:r>
          </w:p>
        </w:tc>
      </w:tr>
      <w:tr w:rsidR="00324FD2" w:rsidRPr="00073AB4" w14:paraId="491A2125" w14:textId="77777777" w:rsidTr="00AA79B4">
        <w:tc>
          <w:tcPr>
            <w:tcW w:w="1862" w:type="dxa"/>
          </w:tcPr>
          <w:p w14:paraId="59A28D7F" w14:textId="62C358E1" w:rsidR="00324FD2" w:rsidRDefault="00324FD2" w:rsidP="00324FD2">
            <w:pPr>
              <w:pStyle w:val="BodyText"/>
              <w:rPr>
                <w:rStyle w:val="Emphasis"/>
              </w:rPr>
            </w:pPr>
            <w:r w:rsidRPr="006863C4">
              <w:rPr>
                <w:rStyle w:val="Emphasis"/>
              </w:rPr>
              <w:t>MAUDE</w:t>
            </w:r>
          </w:p>
        </w:tc>
        <w:tc>
          <w:tcPr>
            <w:tcW w:w="7777" w:type="dxa"/>
          </w:tcPr>
          <w:p w14:paraId="4C1B29A9" w14:textId="7B35ABF7" w:rsidR="00324FD2" w:rsidRDefault="00324FD2" w:rsidP="00324FD2">
            <w:pPr>
              <w:pStyle w:val="BodyText"/>
              <w:rPr>
                <w:rStyle w:val="Emphasis"/>
              </w:rPr>
            </w:pPr>
            <w:r w:rsidRPr="006863C4">
              <w:rPr>
                <w:rStyle w:val="Emphasis"/>
              </w:rPr>
              <w:t>Manufacturer and User Facility Device Experience</w:t>
            </w:r>
          </w:p>
        </w:tc>
      </w:tr>
      <w:tr w:rsidR="00324FD2" w:rsidRPr="00073AB4" w14:paraId="012070B0" w14:textId="77777777" w:rsidTr="00AA79B4">
        <w:tc>
          <w:tcPr>
            <w:tcW w:w="1862" w:type="dxa"/>
          </w:tcPr>
          <w:p w14:paraId="3D2E276E" w14:textId="3156C2C3" w:rsidR="00324FD2" w:rsidRPr="006863C4" w:rsidRDefault="00324FD2" w:rsidP="00324FD2">
            <w:pPr>
              <w:pStyle w:val="BodyText"/>
              <w:rPr>
                <w:rStyle w:val="Emphasis"/>
              </w:rPr>
            </w:pPr>
            <w:r w:rsidRPr="0090576A">
              <w:rPr>
                <w:rStyle w:val="Emphasis"/>
                <w:rFonts w:cs="Arial"/>
                <w:szCs w:val="18"/>
              </w:rPr>
              <w:t>MD</w:t>
            </w:r>
          </w:p>
        </w:tc>
        <w:tc>
          <w:tcPr>
            <w:tcW w:w="7777" w:type="dxa"/>
          </w:tcPr>
          <w:p w14:paraId="2EAB6A79" w14:textId="687A8DF3" w:rsidR="00324FD2" w:rsidRPr="006863C4" w:rsidRDefault="00324FD2" w:rsidP="00324FD2">
            <w:pPr>
              <w:pStyle w:val="BodyText"/>
              <w:rPr>
                <w:rStyle w:val="Emphasis"/>
              </w:rPr>
            </w:pPr>
            <w:r w:rsidRPr="0090576A">
              <w:rPr>
                <w:rStyle w:val="Emphasis"/>
                <w:rFonts w:cs="Arial"/>
                <w:szCs w:val="18"/>
              </w:rPr>
              <w:t>Mean difference</w:t>
            </w:r>
          </w:p>
        </w:tc>
      </w:tr>
      <w:tr w:rsidR="00324FD2" w:rsidRPr="00073AB4" w14:paraId="5D70C3A4" w14:textId="77777777" w:rsidTr="00AA79B4">
        <w:tc>
          <w:tcPr>
            <w:tcW w:w="1862" w:type="dxa"/>
          </w:tcPr>
          <w:p w14:paraId="528F161D" w14:textId="5674CA51" w:rsidR="00324FD2" w:rsidRPr="006863C4" w:rsidRDefault="00324FD2" w:rsidP="00324FD2">
            <w:pPr>
              <w:pStyle w:val="BodyText"/>
              <w:rPr>
                <w:rStyle w:val="Emphasis"/>
              </w:rPr>
            </w:pPr>
            <w:r w:rsidRPr="006863C4">
              <w:rPr>
                <w:rFonts w:cs="Arial"/>
                <w:sz w:val="18"/>
                <w:szCs w:val="18"/>
              </w:rPr>
              <w:t>MDCG</w:t>
            </w:r>
          </w:p>
        </w:tc>
        <w:tc>
          <w:tcPr>
            <w:tcW w:w="7777" w:type="dxa"/>
          </w:tcPr>
          <w:p w14:paraId="565030E6" w14:textId="5982675B" w:rsidR="00324FD2" w:rsidRPr="006863C4" w:rsidRDefault="00324FD2" w:rsidP="00324FD2">
            <w:pPr>
              <w:pStyle w:val="BodyText"/>
              <w:rPr>
                <w:rStyle w:val="Emphasis"/>
              </w:rPr>
            </w:pPr>
            <w:r w:rsidRPr="006863C4">
              <w:rPr>
                <w:rFonts w:cs="Arial"/>
                <w:sz w:val="18"/>
                <w:szCs w:val="18"/>
              </w:rPr>
              <w:t>Medical Device Coordination Group</w:t>
            </w:r>
          </w:p>
        </w:tc>
      </w:tr>
      <w:tr w:rsidR="00324FD2" w:rsidRPr="00073AB4" w14:paraId="26A6C1C3" w14:textId="77777777" w:rsidTr="00AA79B4">
        <w:tc>
          <w:tcPr>
            <w:tcW w:w="1862" w:type="dxa"/>
          </w:tcPr>
          <w:p w14:paraId="44E2CF68" w14:textId="6F82E6DD" w:rsidR="00324FD2" w:rsidRDefault="00324FD2" w:rsidP="00324FD2">
            <w:pPr>
              <w:pStyle w:val="BodyText"/>
              <w:rPr>
                <w:rStyle w:val="Emphasis"/>
              </w:rPr>
            </w:pPr>
            <w:r>
              <w:rPr>
                <w:rStyle w:val="Emphasis"/>
              </w:rPr>
              <w:t>MDI</w:t>
            </w:r>
          </w:p>
        </w:tc>
        <w:tc>
          <w:tcPr>
            <w:tcW w:w="7777" w:type="dxa"/>
          </w:tcPr>
          <w:p w14:paraId="4C3BA145" w14:textId="3A40207C" w:rsidR="00324FD2" w:rsidRDefault="00324FD2" w:rsidP="00324FD2">
            <w:pPr>
              <w:pStyle w:val="BodyText"/>
              <w:rPr>
                <w:rStyle w:val="Emphasis"/>
              </w:rPr>
            </w:pPr>
            <w:r>
              <w:rPr>
                <w:rStyle w:val="Emphasis"/>
              </w:rPr>
              <w:t>M</w:t>
            </w:r>
            <w:r w:rsidRPr="00D22B61">
              <w:rPr>
                <w:rStyle w:val="Emphasis"/>
              </w:rPr>
              <w:t>ultiple daily injections</w:t>
            </w:r>
          </w:p>
        </w:tc>
      </w:tr>
      <w:tr w:rsidR="00324FD2" w:rsidRPr="00073AB4" w14:paraId="0E5ECCD5" w14:textId="77777777" w:rsidTr="00AA79B4">
        <w:tc>
          <w:tcPr>
            <w:tcW w:w="1862" w:type="dxa"/>
          </w:tcPr>
          <w:p w14:paraId="08B14AC0" w14:textId="77777777" w:rsidR="00324FD2" w:rsidRPr="00073AB4" w:rsidRDefault="00324FD2" w:rsidP="00324FD2">
            <w:pPr>
              <w:pStyle w:val="BodyText"/>
              <w:rPr>
                <w:rStyle w:val="Emphasis"/>
              </w:rPr>
            </w:pPr>
            <w:r w:rsidRPr="00073AB4">
              <w:rPr>
                <w:rStyle w:val="Emphasis"/>
              </w:rPr>
              <w:t>MDR</w:t>
            </w:r>
          </w:p>
        </w:tc>
        <w:tc>
          <w:tcPr>
            <w:tcW w:w="7777" w:type="dxa"/>
          </w:tcPr>
          <w:p w14:paraId="148D5E13" w14:textId="77777777" w:rsidR="00324FD2" w:rsidRPr="00073AB4" w:rsidRDefault="00324FD2" w:rsidP="00324FD2">
            <w:pPr>
              <w:pStyle w:val="BodyText"/>
              <w:rPr>
                <w:rStyle w:val="Emphasis"/>
              </w:rPr>
            </w:pPr>
            <w:r w:rsidRPr="00073AB4">
              <w:rPr>
                <w:rStyle w:val="Emphasis"/>
              </w:rPr>
              <w:t>Medical Device Regulation as amended by April 2017</w:t>
            </w:r>
          </w:p>
        </w:tc>
      </w:tr>
      <w:tr w:rsidR="00324FD2" w:rsidRPr="00073AB4" w14:paraId="29215427" w14:textId="77777777" w:rsidTr="00AA79B4">
        <w:tc>
          <w:tcPr>
            <w:tcW w:w="1862" w:type="dxa"/>
          </w:tcPr>
          <w:p w14:paraId="62EF1957" w14:textId="03DB872A" w:rsidR="00324FD2" w:rsidRPr="00073AB4" w:rsidRDefault="00324FD2" w:rsidP="00324FD2">
            <w:pPr>
              <w:pStyle w:val="BodyText"/>
              <w:rPr>
                <w:rStyle w:val="Emphasis"/>
              </w:rPr>
            </w:pPr>
            <w:r w:rsidRPr="006863C4">
              <w:rPr>
                <w:rStyle w:val="Emphasis"/>
              </w:rPr>
              <w:t>MHRA</w:t>
            </w:r>
          </w:p>
        </w:tc>
        <w:tc>
          <w:tcPr>
            <w:tcW w:w="7777" w:type="dxa"/>
          </w:tcPr>
          <w:p w14:paraId="09AC1153" w14:textId="17DD0B89" w:rsidR="00324FD2" w:rsidRPr="00073AB4" w:rsidRDefault="00324FD2" w:rsidP="00324FD2">
            <w:pPr>
              <w:pStyle w:val="BodyText"/>
              <w:rPr>
                <w:rStyle w:val="Emphasis"/>
              </w:rPr>
            </w:pPr>
            <w:r w:rsidRPr="006863C4">
              <w:rPr>
                <w:rStyle w:val="Emphasis"/>
              </w:rPr>
              <w:t>United Kingdom’s Medicines and Healthcare products Regulatory Agency</w:t>
            </w:r>
          </w:p>
        </w:tc>
      </w:tr>
      <w:tr w:rsidR="00324FD2" w:rsidRPr="00073AB4" w14:paraId="4BD8A0B5" w14:textId="77777777" w:rsidTr="00AA79B4">
        <w:tc>
          <w:tcPr>
            <w:tcW w:w="1862" w:type="dxa"/>
          </w:tcPr>
          <w:p w14:paraId="0B9DA980" w14:textId="20F660A7" w:rsidR="00324FD2" w:rsidRPr="00073AB4" w:rsidRDefault="00324FD2" w:rsidP="00324FD2">
            <w:pPr>
              <w:pStyle w:val="BodyText"/>
              <w:rPr>
                <w:rStyle w:val="Emphasis"/>
              </w:rPr>
            </w:pPr>
            <w:r w:rsidRPr="00073AB4">
              <w:rPr>
                <w:rStyle w:val="Emphasis"/>
              </w:rPr>
              <w:t>N/A</w:t>
            </w:r>
          </w:p>
        </w:tc>
        <w:tc>
          <w:tcPr>
            <w:tcW w:w="7777" w:type="dxa"/>
          </w:tcPr>
          <w:p w14:paraId="3A7C410F" w14:textId="5B0A74AB" w:rsidR="00324FD2" w:rsidRPr="00073AB4" w:rsidRDefault="00324FD2" w:rsidP="00324FD2">
            <w:pPr>
              <w:pStyle w:val="BodyText"/>
              <w:rPr>
                <w:rStyle w:val="Emphasis"/>
              </w:rPr>
            </w:pPr>
            <w:r w:rsidRPr="00073AB4">
              <w:rPr>
                <w:rStyle w:val="Emphasis"/>
              </w:rPr>
              <w:t>Not applicable</w:t>
            </w:r>
          </w:p>
        </w:tc>
      </w:tr>
      <w:tr w:rsidR="00324FD2" w:rsidRPr="00073AB4" w14:paraId="6F976B47" w14:textId="77777777" w:rsidTr="00AA79B4">
        <w:tc>
          <w:tcPr>
            <w:tcW w:w="1862" w:type="dxa"/>
          </w:tcPr>
          <w:p w14:paraId="3BF9980F" w14:textId="39FD3352" w:rsidR="00324FD2" w:rsidRPr="00073AB4" w:rsidRDefault="00324FD2" w:rsidP="00324FD2">
            <w:pPr>
              <w:pStyle w:val="BodyText"/>
              <w:rPr>
                <w:rStyle w:val="Emphasis"/>
              </w:rPr>
            </w:pPr>
            <w:r w:rsidRPr="0090576A">
              <w:rPr>
                <w:rStyle w:val="Emphasis"/>
                <w:rFonts w:cs="Arial"/>
                <w:szCs w:val="18"/>
              </w:rPr>
              <w:t>NAS</w:t>
            </w:r>
          </w:p>
        </w:tc>
        <w:tc>
          <w:tcPr>
            <w:tcW w:w="7777" w:type="dxa"/>
          </w:tcPr>
          <w:p w14:paraId="714B44B3" w14:textId="41A6A648" w:rsidR="00324FD2" w:rsidRPr="00073AB4" w:rsidRDefault="00324FD2" w:rsidP="00324FD2">
            <w:pPr>
              <w:pStyle w:val="BodyText"/>
              <w:rPr>
                <w:rStyle w:val="Emphasis"/>
              </w:rPr>
            </w:pPr>
            <w:r w:rsidRPr="0090576A">
              <w:rPr>
                <w:rStyle w:val="Emphasis"/>
                <w:rFonts w:cs="Arial"/>
                <w:szCs w:val="18"/>
              </w:rPr>
              <w:t>Non-Aqueous Soluble</w:t>
            </w:r>
          </w:p>
        </w:tc>
      </w:tr>
      <w:tr w:rsidR="00324FD2" w:rsidRPr="00073AB4" w14:paraId="59D10E7E" w14:textId="77777777" w:rsidTr="00AA79B4">
        <w:tc>
          <w:tcPr>
            <w:tcW w:w="1862" w:type="dxa"/>
          </w:tcPr>
          <w:p w14:paraId="28B73191" w14:textId="3145FBAA" w:rsidR="00324FD2" w:rsidRPr="00073AB4" w:rsidRDefault="00324FD2" w:rsidP="00324FD2">
            <w:pPr>
              <w:pStyle w:val="BodyText"/>
              <w:rPr>
                <w:rStyle w:val="Emphasis"/>
              </w:rPr>
            </w:pPr>
            <w:r w:rsidRPr="0090576A">
              <w:rPr>
                <w:rStyle w:val="Emphasis"/>
                <w:rFonts w:cs="Arial"/>
                <w:szCs w:val="18"/>
              </w:rPr>
              <w:t>NEC</w:t>
            </w:r>
          </w:p>
        </w:tc>
        <w:tc>
          <w:tcPr>
            <w:tcW w:w="7777" w:type="dxa"/>
          </w:tcPr>
          <w:p w14:paraId="16F54126" w14:textId="64D464A0" w:rsidR="00324FD2" w:rsidRPr="00073AB4" w:rsidRDefault="00324FD2" w:rsidP="00324FD2">
            <w:pPr>
              <w:pStyle w:val="BodyText"/>
              <w:rPr>
                <w:rStyle w:val="Emphasis"/>
              </w:rPr>
            </w:pPr>
            <w:r w:rsidRPr="0090576A">
              <w:rPr>
                <w:rStyle w:val="Emphasis"/>
                <w:rFonts w:cs="Arial"/>
                <w:szCs w:val="18"/>
              </w:rPr>
              <w:t>Necrotizing enterocolitis</w:t>
            </w:r>
          </w:p>
        </w:tc>
      </w:tr>
      <w:tr w:rsidR="00324FD2" w:rsidRPr="00073AB4" w14:paraId="698ABB01" w14:textId="77777777" w:rsidTr="00AA79B4">
        <w:tc>
          <w:tcPr>
            <w:tcW w:w="1862" w:type="dxa"/>
          </w:tcPr>
          <w:p w14:paraId="5889D8E4" w14:textId="43252CFC" w:rsidR="00324FD2" w:rsidRPr="00073AB4" w:rsidRDefault="00324FD2" w:rsidP="00324FD2">
            <w:pPr>
              <w:pStyle w:val="BodyText"/>
              <w:rPr>
                <w:rStyle w:val="Emphasis"/>
              </w:rPr>
            </w:pPr>
            <w:r w:rsidRPr="0090576A">
              <w:rPr>
                <w:rStyle w:val="Emphasis"/>
                <w:rFonts w:cs="Arial"/>
                <w:szCs w:val="18"/>
              </w:rPr>
              <w:t>NICE</w:t>
            </w:r>
          </w:p>
        </w:tc>
        <w:tc>
          <w:tcPr>
            <w:tcW w:w="7777" w:type="dxa"/>
          </w:tcPr>
          <w:p w14:paraId="3B5290D3" w14:textId="043B97BE" w:rsidR="00324FD2" w:rsidRPr="00073AB4" w:rsidRDefault="00324FD2" w:rsidP="00324FD2">
            <w:pPr>
              <w:pStyle w:val="BodyText"/>
              <w:rPr>
                <w:rStyle w:val="Emphasis"/>
              </w:rPr>
            </w:pPr>
            <w:r w:rsidRPr="0090576A">
              <w:rPr>
                <w:rStyle w:val="Emphasis"/>
                <w:rFonts w:cs="Arial"/>
                <w:szCs w:val="18"/>
              </w:rPr>
              <w:t>National Institute for Health and Care Excellence</w:t>
            </w:r>
          </w:p>
        </w:tc>
      </w:tr>
      <w:tr w:rsidR="00324FD2" w:rsidRPr="00073AB4" w14:paraId="2279506B" w14:textId="77777777" w:rsidTr="00AA79B4">
        <w:tc>
          <w:tcPr>
            <w:tcW w:w="1862" w:type="dxa"/>
          </w:tcPr>
          <w:p w14:paraId="5CDEE7DD" w14:textId="7D38FF7A" w:rsidR="00324FD2" w:rsidRPr="00073AB4" w:rsidRDefault="00324FD2" w:rsidP="00324FD2">
            <w:pPr>
              <w:pStyle w:val="BodyText"/>
              <w:rPr>
                <w:rStyle w:val="Emphasis"/>
              </w:rPr>
            </w:pPr>
            <w:r w:rsidRPr="0090576A">
              <w:rPr>
                <w:rStyle w:val="Emphasis"/>
                <w:rFonts w:cs="Arial"/>
                <w:szCs w:val="18"/>
              </w:rPr>
              <w:t>NME</w:t>
            </w:r>
          </w:p>
        </w:tc>
        <w:tc>
          <w:tcPr>
            <w:tcW w:w="7777" w:type="dxa"/>
          </w:tcPr>
          <w:p w14:paraId="6E71E55F" w14:textId="0EADF903" w:rsidR="00324FD2" w:rsidRPr="00073AB4" w:rsidRDefault="00324FD2" w:rsidP="00324FD2">
            <w:pPr>
              <w:pStyle w:val="BodyText"/>
              <w:rPr>
                <w:rStyle w:val="Emphasis"/>
              </w:rPr>
            </w:pPr>
            <w:r w:rsidRPr="0090576A">
              <w:rPr>
                <w:rStyle w:val="Emphasis"/>
                <w:rFonts w:cs="Arial"/>
                <w:szCs w:val="18"/>
              </w:rPr>
              <w:t>Necrolytic migratory erythema</w:t>
            </w:r>
          </w:p>
        </w:tc>
      </w:tr>
      <w:tr w:rsidR="00324FD2" w:rsidRPr="00073AB4" w14:paraId="01DD7E20" w14:textId="77777777" w:rsidTr="00AA79B4">
        <w:tc>
          <w:tcPr>
            <w:tcW w:w="1862" w:type="dxa"/>
          </w:tcPr>
          <w:p w14:paraId="022957B5" w14:textId="4EB391CD" w:rsidR="00324FD2" w:rsidRPr="00073AB4" w:rsidRDefault="00324FD2" w:rsidP="00324FD2">
            <w:pPr>
              <w:pStyle w:val="BodyText"/>
              <w:rPr>
                <w:rStyle w:val="Emphasis"/>
              </w:rPr>
            </w:pPr>
            <w:r w:rsidRPr="00073AB4">
              <w:rPr>
                <w:rStyle w:val="Emphasis"/>
              </w:rPr>
              <w:t>NCBI</w:t>
            </w:r>
            <w:r w:rsidRPr="00073AB4">
              <w:rPr>
                <w:rStyle w:val="Emphasis"/>
              </w:rPr>
              <w:tab/>
            </w:r>
          </w:p>
        </w:tc>
        <w:tc>
          <w:tcPr>
            <w:tcW w:w="7777" w:type="dxa"/>
          </w:tcPr>
          <w:p w14:paraId="07166997" w14:textId="59ED56EA" w:rsidR="00324FD2" w:rsidRPr="00073AB4" w:rsidRDefault="00324FD2" w:rsidP="00324FD2">
            <w:pPr>
              <w:pStyle w:val="BodyText"/>
              <w:rPr>
                <w:rStyle w:val="Emphasis"/>
              </w:rPr>
            </w:pPr>
            <w:r w:rsidRPr="00073AB4">
              <w:rPr>
                <w:rStyle w:val="Emphasis"/>
              </w:rPr>
              <w:t>The National Center for Biotechnology Information</w:t>
            </w:r>
          </w:p>
        </w:tc>
      </w:tr>
      <w:tr w:rsidR="00324FD2" w:rsidRPr="00073AB4" w14:paraId="795C258E" w14:textId="77777777" w:rsidTr="00AA79B4">
        <w:tc>
          <w:tcPr>
            <w:tcW w:w="1862" w:type="dxa"/>
          </w:tcPr>
          <w:p w14:paraId="1A655535" w14:textId="744A96EF" w:rsidR="00324FD2" w:rsidRPr="000465BB" w:rsidRDefault="00324FD2" w:rsidP="00324FD2">
            <w:pPr>
              <w:pStyle w:val="BodyText"/>
              <w:rPr>
                <w:rStyle w:val="Emphasis"/>
                <w:szCs w:val="18"/>
              </w:rPr>
            </w:pPr>
            <w:r>
              <w:rPr>
                <w:rStyle w:val="Emphasis"/>
                <w:szCs w:val="18"/>
              </w:rPr>
              <w:t>PA</w:t>
            </w:r>
            <w:r w:rsidRPr="000465BB">
              <w:rPr>
                <w:rStyle w:val="Emphasis"/>
                <w:szCs w:val="18"/>
              </w:rPr>
              <w:t>H</w:t>
            </w:r>
          </w:p>
        </w:tc>
        <w:tc>
          <w:tcPr>
            <w:tcW w:w="7777" w:type="dxa"/>
          </w:tcPr>
          <w:p w14:paraId="3C829A09" w14:textId="2E7D6C56" w:rsidR="00324FD2" w:rsidRPr="00073AB4" w:rsidRDefault="00324FD2" w:rsidP="00324FD2">
            <w:pPr>
              <w:pStyle w:val="BodyText"/>
              <w:rPr>
                <w:rStyle w:val="Emphasis"/>
              </w:rPr>
            </w:pPr>
            <w:r>
              <w:rPr>
                <w:rStyle w:val="Emphasis"/>
              </w:rPr>
              <w:t>P</w:t>
            </w:r>
            <w:r w:rsidRPr="000465BB">
              <w:rPr>
                <w:rStyle w:val="Emphasis"/>
              </w:rPr>
              <w:t>ulmonary</w:t>
            </w:r>
            <w:r>
              <w:rPr>
                <w:rStyle w:val="Emphasis"/>
              </w:rPr>
              <w:t xml:space="preserve"> arterial</w:t>
            </w:r>
            <w:r w:rsidRPr="000465BB">
              <w:rPr>
                <w:rStyle w:val="Emphasis"/>
              </w:rPr>
              <w:t xml:space="preserve"> hypertension</w:t>
            </w:r>
          </w:p>
        </w:tc>
      </w:tr>
      <w:tr w:rsidR="00324FD2" w:rsidRPr="00073AB4" w14:paraId="19B43C9F" w14:textId="77777777" w:rsidTr="00AA79B4">
        <w:tc>
          <w:tcPr>
            <w:tcW w:w="1862" w:type="dxa"/>
          </w:tcPr>
          <w:p w14:paraId="6D5F2B2E" w14:textId="0C6F4481" w:rsidR="00324FD2" w:rsidRDefault="00324FD2" w:rsidP="00324FD2">
            <w:pPr>
              <w:pStyle w:val="BodyText"/>
              <w:rPr>
                <w:rStyle w:val="Emphasis"/>
                <w:szCs w:val="18"/>
              </w:rPr>
            </w:pPr>
            <w:r w:rsidRPr="0090576A">
              <w:rPr>
                <w:rStyle w:val="Emphasis"/>
                <w:rFonts w:cs="Arial"/>
                <w:szCs w:val="18"/>
              </w:rPr>
              <w:t>PES</w:t>
            </w:r>
          </w:p>
        </w:tc>
        <w:tc>
          <w:tcPr>
            <w:tcW w:w="7777" w:type="dxa"/>
          </w:tcPr>
          <w:p w14:paraId="77086FC1" w14:textId="23A3CD20" w:rsidR="00324FD2" w:rsidRDefault="00324FD2" w:rsidP="00324FD2">
            <w:pPr>
              <w:pStyle w:val="BodyText"/>
              <w:rPr>
                <w:rStyle w:val="Emphasis"/>
              </w:rPr>
            </w:pPr>
            <w:r w:rsidRPr="0090576A">
              <w:rPr>
                <w:rStyle w:val="Emphasis"/>
                <w:rFonts w:cs="Arial"/>
                <w:szCs w:val="18"/>
              </w:rPr>
              <w:t>Pediatric Endocrine Society</w:t>
            </w:r>
          </w:p>
        </w:tc>
      </w:tr>
      <w:tr w:rsidR="00324FD2" w:rsidRPr="00073AB4" w14:paraId="56E786AE" w14:textId="77777777" w:rsidTr="00AA79B4">
        <w:tc>
          <w:tcPr>
            <w:tcW w:w="1862" w:type="dxa"/>
          </w:tcPr>
          <w:p w14:paraId="1C3B3304" w14:textId="5E010A4F" w:rsidR="00324FD2" w:rsidRDefault="00324FD2" w:rsidP="00324FD2">
            <w:pPr>
              <w:pStyle w:val="BodyText"/>
              <w:rPr>
                <w:rStyle w:val="Emphasis"/>
                <w:szCs w:val="18"/>
              </w:rPr>
            </w:pPr>
            <w:r w:rsidRPr="0090576A">
              <w:rPr>
                <w:rStyle w:val="Emphasis"/>
                <w:rFonts w:cs="Arial"/>
                <w:szCs w:val="18"/>
              </w:rPr>
              <w:t>PET</w:t>
            </w:r>
          </w:p>
        </w:tc>
        <w:tc>
          <w:tcPr>
            <w:tcW w:w="7777" w:type="dxa"/>
          </w:tcPr>
          <w:p w14:paraId="2620E46A" w14:textId="68F54FB0" w:rsidR="00324FD2" w:rsidRDefault="00324FD2" w:rsidP="00324FD2">
            <w:pPr>
              <w:pStyle w:val="BodyText"/>
              <w:rPr>
                <w:rStyle w:val="Emphasis"/>
              </w:rPr>
            </w:pPr>
            <w:r w:rsidRPr="0090576A">
              <w:rPr>
                <w:rStyle w:val="Emphasis"/>
                <w:rFonts w:cs="Arial"/>
                <w:szCs w:val="18"/>
              </w:rPr>
              <w:t>Positron emission tomography</w:t>
            </w:r>
          </w:p>
        </w:tc>
      </w:tr>
      <w:tr w:rsidR="00324FD2" w:rsidRPr="00073AB4" w14:paraId="0BC8EBE9" w14:textId="77777777" w:rsidTr="00AA79B4">
        <w:tc>
          <w:tcPr>
            <w:tcW w:w="1862" w:type="dxa"/>
          </w:tcPr>
          <w:p w14:paraId="105D6303" w14:textId="25FF0EB9" w:rsidR="00324FD2" w:rsidRDefault="00324FD2" w:rsidP="00324FD2">
            <w:pPr>
              <w:pStyle w:val="BodyText"/>
              <w:rPr>
                <w:rStyle w:val="Emphasis"/>
                <w:szCs w:val="18"/>
              </w:rPr>
            </w:pPr>
            <w:r w:rsidRPr="0090576A">
              <w:rPr>
                <w:rStyle w:val="Emphasis"/>
                <w:rFonts w:cs="Arial"/>
                <w:szCs w:val="18"/>
              </w:rPr>
              <w:t>PHHI</w:t>
            </w:r>
          </w:p>
        </w:tc>
        <w:tc>
          <w:tcPr>
            <w:tcW w:w="7777" w:type="dxa"/>
          </w:tcPr>
          <w:p w14:paraId="69AC2308" w14:textId="44E48561" w:rsidR="00324FD2" w:rsidRDefault="00324FD2" w:rsidP="00324FD2">
            <w:pPr>
              <w:pStyle w:val="BodyText"/>
              <w:rPr>
                <w:rStyle w:val="Emphasis"/>
              </w:rPr>
            </w:pPr>
            <w:r w:rsidRPr="0090576A">
              <w:rPr>
                <w:rStyle w:val="Emphasis"/>
                <w:rFonts w:cs="Arial"/>
                <w:szCs w:val="18"/>
              </w:rPr>
              <w:t xml:space="preserve">Persistent </w:t>
            </w:r>
            <w:proofErr w:type="spellStart"/>
            <w:r w:rsidRPr="0090576A">
              <w:rPr>
                <w:rStyle w:val="Emphasis"/>
                <w:rFonts w:cs="Arial"/>
                <w:szCs w:val="18"/>
              </w:rPr>
              <w:t>hyperinsulinemic</w:t>
            </w:r>
            <w:proofErr w:type="spellEnd"/>
            <w:r w:rsidRPr="0090576A">
              <w:rPr>
                <w:rStyle w:val="Emphasis"/>
                <w:rFonts w:cs="Arial"/>
                <w:szCs w:val="18"/>
              </w:rPr>
              <w:t xml:space="preserve"> hypoglycemia of infancy</w:t>
            </w:r>
          </w:p>
        </w:tc>
      </w:tr>
      <w:tr w:rsidR="00324FD2" w:rsidRPr="00073AB4" w14:paraId="486BE1C8" w14:textId="77777777" w:rsidTr="00AA79B4">
        <w:tc>
          <w:tcPr>
            <w:tcW w:w="1862" w:type="dxa"/>
          </w:tcPr>
          <w:p w14:paraId="6F1CA808" w14:textId="169FA0E0" w:rsidR="00324FD2" w:rsidRPr="00D22B61" w:rsidRDefault="00324FD2" w:rsidP="00324FD2">
            <w:pPr>
              <w:pStyle w:val="BodyText"/>
              <w:rPr>
                <w:rStyle w:val="Emphasis"/>
                <w:szCs w:val="18"/>
              </w:rPr>
            </w:pPr>
            <w:r w:rsidRPr="00D22B61">
              <w:rPr>
                <w:sz w:val="18"/>
                <w:szCs w:val="18"/>
              </w:rPr>
              <w:t>PICO</w:t>
            </w:r>
          </w:p>
        </w:tc>
        <w:tc>
          <w:tcPr>
            <w:tcW w:w="7777" w:type="dxa"/>
          </w:tcPr>
          <w:p w14:paraId="39673BBF" w14:textId="77EDDB0C" w:rsidR="00324FD2" w:rsidRPr="00073AB4" w:rsidRDefault="00324FD2" w:rsidP="00324FD2">
            <w:pPr>
              <w:pStyle w:val="BodyText"/>
              <w:rPr>
                <w:rStyle w:val="Emphasis"/>
                <w:szCs w:val="20"/>
              </w:rPr>
            </w:pPr>
            <w:r w:rsidRPr="00073AB4">
              <w:rPr>
                <w:sz w:val="18"/>
                <w:szCs w:val="20"/>
              </w:rPr>
              <w:t xml:space="preserve">Population, intervention, control, outcome </w:t>
            </w:r>
          </w:p>
        </w:tc>
      </w:tr>
      <w:tr w:rsidR="00324FD2" w:rsidRPr="00073AB4" w14:paraId="12CE98F6" w14:textId="77777777" w:rsidTr="00AA79B4">
        <w:tc>
          <w:tcPr>
            <w:tcW w:w="1862" w:type="dxa"/>
          </w:tcPr>
          <w:p w14:paraId="6A987C83" w14:textId="2F181D6A" w:rsidR="00324FD2" w:rsidRPr="00D22B61" w:rsidRDefault="00324FD2" w:rsidP="00324FD2">
            <w:pPr>
              <w:pStyle w:val="BodyText"/>
              <w:rPr>
                <w:sz w:val="18"/>
                <w:szCs w:val="18"/>
              </w:rPr>
            </w:pPr>
            <w:r w:rsidRPr="00D22B61">
              <w:rPr>
                <w:sz w:val="18"/>
                <w:szCs w:val="18"/>
              </w:rPr>
              <w:t>PRO</w:t>
            </w:r>
          </w:p>
        </w:tc>
        <w:tc>
          <w:tcPr>
            <w:tcW w:w="7777" w:type="dxa"/>
          </w:tcPr>
          <w:p w14:paraId="76ED9088" w14:textId="21CD4463" w:rsidR="00324FD2" w:rsidRPr="00D22B61" w:rsidRDefault="00324FD2" w:rsidP="00324FD2">
            <w:pPr>
              <w:pStyle w:val="BodyText"/>
              <w:rPr>
                <w:sz w:val="18"/>
                <w:szCs w:val="18"/>
              </w:rPr>
            </w:pPr>
            <w:r>
              <w:rPr>
                <w:sz w:val="18"/>
                <w:szCs w:val="18"/>
              </w:rPr>
              <w:t>P</w:t>
            </w:r>
            <w:r w:rsidRPr="00D22B61">
              <w:rPr>
                <w:sz w:val="18"/>
                <w:szCs w:val="18"/>
              </w:rPr>
              <w:t>atient-reported outcomes</w:t>
            </w:r>
          </w:p>
        </w:tc>
      </w:tr>
      <w:tr w:rsidR="00324FD2" w:rsidRPr="00073AB4" w14:paraId="1CEBED35" w14:textId="77777777" w:rsidTr="00AA79B4">
        <w:tc>
          <w:tcPr>
            <w:tcW w:w="1862" w:type="dxa"/>
          </w:tcPr>
          <w:p w14:paraId="382800E6" w14:textId="190E9C2B" w:rsidR="00324FD2" w:rsidRPr="00D22B61" w:rsidRDefault="00324FD2" w:rsidP="00324FD2">
            <w:pPr>
              <w:pStyle w:val="BodyText"/>
              <w:rPr>
                <w:sz w:val="18"/>
                <w:szCs w:val="18"/>
              </w:rPr>
            </w:pPr>
            <w:r w:rsidRPr="0090576A">
              <w:rPr>
                <w:rFonts w:cs="Arial"/>
                <w:sz w:val="18"/>
                <w:szCs w:val="18"/>
              </w:rPr>
              <w:t>PSHI</w:t>
            </w:r>
          </w:p>
        </w:tc>
        <w:tc>
          <w:tcPr>
            <w:tcW w:w="7777" w:type="dxa"/>
          </w:tcPr>
          <w:p w14:paraId="71B737FE" w14:textId="6089EB3F" w:rsidR="00324FD2" w:rsidRDefault="00324FD2" w:rsidP="00324FD2">
            <w:pPr>
              <w:pStyle w:val="BodyText"/>
              <w:rPr>
                <w:sz w:val="18"/>
                <w:szCs w:val="18"/>
              </w:rPr>
            </w:pPr>
            <w:r w:rsidRPr="0090576A">
              <w:rPr>
                <w:rFonts w:cs="Arial"/>
                <w:sz w:val="18"/>
                <w:szCs w:val="18"/>
              </w:rPr>
              <w:t>Perinatal stress-induced hyperinsulinism</w:t>
            </w:r>
          </w:p>
        </w:tc>
      </w:tr>
      <w:tr w:rsidR="00324FD2" w:rsidRPr="00073AB4" w14:paraId="7F316457" w14:textId="77777777" w:rsidTr="00AA79B4">
        <w:tc>
          <w:tcPr>
            <w:tcW w:w="1862" w:type="dxa"/>
          </w:tcPr>
          <w:p w14:paraId="050DBE51" w14:textId="5AF16E52" w:rsidR="00324FD2" w:rsidRPr="00D22B61" w:rsidRDefault="00324FD2" w:rsidP="00324FD2">
            <w:pPr>
              <w:pStyle w:val="BodyText"/>
              <w:rPr>
                <w:sz w:val="18"/>
                <w:szCs w:val="18"/>
              </w:rPr>
            </w:pPr>
            <w:r w:rsidRPr="00D22B61">
              <w:rPr>
                <w:sz w:val="18"/>
                <w:szCs w:val="18"/>
              </w:rPr>
              <w:t>QoL</w:t>
            </w:r>
          </w:p>
        </w:tc>
        <w:tc>
          <w:tcPr>
            <w:tcW w:w="7777" w:type="dxa"/>
          </w:tcPr>
          <w:p w14:paraId="7B4AC9EC" w14:textId="22C3D58F" w:rsidR="00324FD2" w:rsidRPr="00D22B61" w:rsidRDefault="00324FD2" w:rsidP="00324FD2">
            <w:pPr>
              <w:pStyle w:val="BodyText"/>
              <w:rPr>
                <w:sz w:val="18"/>
                <w:szCs w:val="18"/>
              </w:rPr>
            </w:pPr>
            <w:r w:rsidRPr="00D22B61">
              <w:rPr>
                <w:sz w:val="18"/>
                <w:szCs w:val="18"/>
              </w:rPr>
              <w:t>Quality of life</w:t>
            </w:r>
          </w:p>
        </w:tc>
      </w:tr>
      <w:tr w:rsidR="00324FD2" w:rsidRPr="00073AB4" w14:paraId="535359B7" w14:textId="77777777" w:rsidTr="00AA79B4">
        <w:tc>
          <w:tcPr>
            <w:tcW w:w="1862" w:type="dxa"/>
          </w:tcPr>
          <w:p w14:paraId="3A6F0713" w14:textId="5705D254" w:rsidR="00324FD2" w:rsidRPr="00D22B61" w:rsidRDefault="00324FD2" w:rsidP="00324FD2">
            <w:pPr>
              <w:pStyle w:val="BodyText"/>
              <w:rPr>
                <w:sz w:val="18"/>
                <w:szCs w:val="18"/>
              </w:rPr>
            </w:pPr>
            <w:r>
              <w:rPr>
                <w:sz w:val="18"/>
                <w:szCs w:val="18"/>
              </w:rPr>
              <w:t>RCT</w:t>
            </w:r>
          </w:p>
        </w:tc>
        <w:tc>
          <w:tcPr>
            <w:tcW w:w="7777" w:type="dxa"/>
          </w:tcPr>
          <w:p w14:paraId="506F27B6" w14:textId="136ACDE4" w:rsidR="00324FD2" w:rsidRPr="00D22B61" w:rsidRDefault="00324FD2" w:rsidP="00324FD2">
            <w:pPr>
              <w:pStyle w:val="BodyText"/>
              <w:rPr>
                <w:sz w:val="18"/>
                <w:szCs w:val="18"/>
              </w:rPr>
            </w:pPr>
            <w:r>
              <w:rPr>
                <w:sz w:val="18"/>
                <w:szCs w:val="18"/>
              </w:rPr>
              <w:t>R</w:t>
            </w:r>
            <w:r w:rsidRPr="000465BB">
              <w:rPr>
                <w:sz w:val="18"/>
                <w:szCs w:val="18"/>
              </w:rPr>
              <w:t>andomized controlled trial</w:t>
            </w:r>
          </w:p>
        </w:tc>
      </w:tr>
      <w:tr w:rsidR="00324FD2" w:rsidRPr="00073AB4" w14:paraId="3AC8F285" w14:textId="77777777" w:rsidTr="00AA79B4">
        <w:tc>
          <w:tcPr>
            <w:tcW w:w="1862" w:type="dxa"/>
          </w:tcPr>
          <w:p w14:paraId="45333520" w14:textId="77777777" w:rsidR="00324FD2" w:rsidRPr="00073AB4" w:rsidRDefault="00324FD2" w:rsidP="00324FD2">
            <w:pPr>
              <w:pStyle w:val="BodyText"/>
              <w:rPr>
                <w:rStyle w:val="Emphasis"/>
              </w:rPr>
            </w:pPr>
            <w:r w:rsidRPr="00073AB4">
              <w:rPr>
                <w:rStyle w:val="Emphasis"/>
              </w:rPr>
              <w:t>SAE</w:t>
            </w:r>
          </w:p>
        </w:tc>
        <w:tc>
          <w:tcPr>
            <w:tcW w:w="7777" w:type="dxa"/>
          </w:tcPr>
          <w:p w14:paraId="5889D54E" w14:textId="77777777" w:rsidR="00324FD2" w:rsidRPr="00073AB4" w:rsidRDefault="00324FD2" w:rsidP="00324FD2">
            <w:pPr>
              <w:pStyle w:val="BodyText"/>
              <w:rPr>
                <w:rStyle w:val="Emphasis"/>
              </w:rPr>
            </w:pPr>
            <w:r w:rsidRPr="00073AB4">
              <w:rPr>
                <w:rStyle w:val="Emphasis"/>
              </w:rPr>
              <w:t>Serious Adverse Event</w:t>
            </w:r>
          </w:p>
        </w:tc>
      </w:tr>
      <w:tr w:rsidR="00324FD2" w:rsidRPr="00073AB4" w14:paraId="35F4456D" w14:textId="77777777" w:rsidTr="00AA79B4">
        <w:tc>
          <w:tcPr>
            <w:tcW w:w="1862" w:type="dxa"/>
          </w:tcPr>
          <w:p w14:paraId="72C81047" w14:textId="4CABA607" w:rsidR="00324FD2" w:rsidRPr="00073AB4" w:rsidRDefault="00324FD2" w:rsidP="00324FD2">
            <w:pPr>
              <w:pStyle w:val="BodyText"/>
              <w:rPr>
                <w:rStyle w:val="Emphasis"/>
              </w:rPr>
            </w:pPr>
            <w:r>
              <w:rPr>
                <w:rStyle w:val="Emphasis"/>
              </w:rPr>
              <w:t>SAP</w:t>
            </w:r>
          </w:p>
        </w:tc>
        <w:tc>
          <w:tcPr>
            <w:tcW w:w="7777" w:type="dxa"/>
          </w:tcPr>
          <w:p w14:paraId="00256730" w14:textId="497B7C2E" w:rsidR="00324FD2" w:rsidRPr="00073AB4" w:rsidRDefault="00324FD2" w:rsidP="00324FD2">
            <w:pPr>
              <w:pStyle w:val="BodyText"/>
              <w:rPr>
                <w:rStyle w:val="Emphasis"/>
              </w:rPr>
            </w:pPr>
            <w:r>
              <w:rPr>
                <w:rStyle w:val="Emphasis"/>
              </w:rPr>
              <w:t>S</w:t>
            </w:r>
            <w:r w:rsidRPr="00DE771A">
              <w:rPr>
                <w:rStyle w:val="Emphasis"/>
              </w:rPr>
              <w:t>ensor-augmented pump</w:t>
            </w:r>
          </w:p>
        </w:tc>
      </w:tr>
      <w:tr w:rsidR="00324FD2" w:rsidRPr="00073AB4" w14:paraId="2B7B59DC" w14:textId="77777777" w:rsidTr="00AA79B4">
        <w:tc>
          <w:tcPr>
            <w:tcW w:w="1862" w:type="dxa"/>
          </w:tcPr>
          <w:p w14:paraId="3DE7D081" w14:textId="5F5252D4" w:rsidR="00324FD2" w:rsidRDefault="00324FD2" w:rsidP="00324FD2">
            <w:pPr>
              <w:pStyle w:val="BodyText"/>
              <w:rPr>
                <w:rStyle w:val="Emphasis"/>
              </w:rPr>
            </w:pPr>
            <w:r>
              <w:rPr>
                <w:rStyle w:val="Emphasis"/>
              </w:rPr>
              <w:t>SD</w:t>
            </w:r>
          </w:p>
        </w:tc>
        <w:tc>
          <w:tcPr>
            <w:tcW w:w="7777" w:type="dxa"/>
          </w:tcPr>
          <w:p w14:paraId="0136B99D" w14:textId="318579A9" w:rsidR="00324FD2" w:rsidRDefault="00324FD2" w:rsidP="00324FD2">
            <w:pPr>
              <w:pStyle w:val="BodyText"/>
              <w:rPr>
                <w:rStyle w:val="Emphasis"/>
              </w:rPr>
            </w:pPr>
            <w:r>
              <w:rPr>
                <w:rStyle w:val="Emphasis"/>
              </w:rPr>
              <w:t>S</w:t>
            </w:r>
            <w:r w:rsidRPr="00DE771A">
              <w:rPr>
                <w:rStyle w:val="Emphasis"/>
              </w:rPr>
              <w:t xml:space="preserve">tandard </w:t>
            </w:r>
            <w:r>
              <w:rPr>
                <w:rStyle w:val="Emphasis"/>
              </w:rPr>
              <w:t>D</w:t>
            </w:r>
            <w:r w:rsidRPr="00DE771A">
              <w:rPr>
                <w:rStyle w:val="Emphasis"/>
              </w:rPr>
              <w:t>eviation</w:t>
            </w:r>
          </w:p>
        </w:tc>
      </w:tr>
      <w:tr w:rsidR="00324FD2" w:rsidRPr="00073AB4" w14:paraId="7FC81095" w14:textId="77777777" w:rsidTr="00AA79B4">
        <w:tc>
          <w:tcPr>
            <w:tcW w:w="1862" w:type="dxa"/>
          </w:tcPr>
          <w:p w14:paraId="71C9A089" w14:textId="364B5465" w:rsidR="00324FD2" w:rsidRPr="00073AB4" w:rsidRDefault="00324FD2" w:rsidP="00324FD2">
            <w:pPr>
              <w:pStyle w:val="BodyText"/>
              <w:rPr>
                <w:rStyle w:val="Emphasis"/>
              </w:rPr>
            </w:pPr>
            <w:r>
              <w:rPr>
                <w:rStyle w:val="Emphasis"/>
              </w:rPr>
              <w:t>SoC</w:t>
            </w:r>
          </w:p>
        </w:tc>
        <w:tc>
          <w:tcPr>
            <w:tcW w:w="7777" w:type="dxa"/>
          </w:tcPr>
          <w:p w14:paraId="5F209384" w14:textId="55196588" w:rsidR="00324FD2" w:rsidRPr="00073AB4" w:rsidRDefault="00324FD2" w:rsidP="00324FD2">
            <w:pPr>
              <w:pStyle w:val="BodyText"/>
              <w:rPr>
                <w:rStyle w:val="Emphasis"/>
              </w:rPr>
            </w:pPr>
            <w:r>
              <w:rPr>
                <w:rStyle w:val="Emphasis"/>
              </w:rPr>
              <w:t>S</w:t>
            </w:r>
            <w:r w:rsidRPr="000A3838">
              <w:rPr>
                <w:rStyle w:val="Emphasis"/>
              </w:rPr>
              <w:t>tandard of care</w:t>
            </w:r>
          </w:p>
        </w:tc>
      </w:tr>
      <w:tr w:rsidR="00324FD2" w:rsidRPr="00073AB4" w14:paraId="1E984557" w14:textId="77777777" w:rsidTr="00AA79B4">
        <w:tc>
          <w:tcPr>
            <w:tcW w:w="1862" w:type="dxa"/>
          </w:tcPr>
          <w:p w14:paraId="7FA789E4" w14:textId="77777777" w:rsidR="00324FD2" w:rsidRPr="00073AB4" w:rsidRDefault="00324FD2" w:rsidP="00324FD2">
            <w:pPr>
              <w:pStyle w:val="BodyText"/>
              <w:rPr>
                <w:rStyle w:val="Emphasis"/>
              </w:rPr>
            </w:pPr>
            <w:r w:rsidRPr="00073AB4">
              <w:rPr>
                <w:rStyle w:val="Emphasis"/>
              </w:rPr>
              <w:t>SOTA</w:t>
            </w:r>
          </w:p>
        </w:tc>
        <w:tc>
          <w:tcPr>
            <w:tcW w:w="7777" w:type="dxa"/>
          </w:tcPr>
          <w:p w14:paraId="5961F8F2" w14:textId="77777777" w:rsidR="00324FD2" w:rsidRPr="00073AB4" w:rsidRDefault="00324FD2" w:rsidP="00324FD2">
            <w:pPr>
              <w:pStyle w:val="BodyText"/>
              <w:rPr>
                <w:rStyle w:val="Emphasis"/>
              </w:rPr>
            </w:pPr>
            <w:r w:rsidRPr="00073AB4">
              <w:rPr>
                <w:rStyle w:val="Emphasis"/>
              </w:rPr>
              <w:t>State-of-the-Art</w:t>
            </w:r>
          </w:p>
        </w:tc>
      </w:tr>
      <w:tr w:rsidR="00324FD2" w:rsidRPr="00073AB4" w14:paraId="4AC10EA1" w14:textId="77777777" w:rsidTr="00AA79B4">
        <w:tc>
          <w:tcPr>
            <w:tcW w:w="1862" w:type="dxa"/>
          </w:tcPr>
          <w:p w14:paraId="6C73B9AA" w14:textId="018B8E17" w:rsidR="00324FD2" w:rsidRPr="00073AB4" w:rsidRDefault="00324FD2" w:rsidP="00324FD2">
            <w:pPr>
              <w:pStyle w:val="BodyText"/>
              <w:rPr>
                <w:rStyle w:val="Emphasis"/>
              </w:rPr>
            </w:pPr>
            <w:r w:rsidRPr="0090576A">
              <w:rPr>
                <w:rStyle w:val="Emphasis"/>
                <w:rFonts w:cs="Arial"/>
                <w:szCs w:val="18"/>
              </w:rPr>
              <w:t>SSA</w:t>
            </w:r>
          </w:p>
        </w:tc>
        <w:tc>
          <w:tcPr>
            <w:tcW w:w="7777" w:type="dxa"/>
          </w:tcPr>
          <w:p w14:paraId="2EA6A97E" w14:textId="61D6B96F" w:rsidR="00324FD2" w:rsidRPr="00073AB4" w:rsidRDefault="00324FD2" w:rsidP="00324FD2">
            <w:pPr>
              <w:pStyle w:val="BodyText"/>
              <w:rPr>
                <w:rStyle w:val="Emphasis"/>
              </w:rPr>
            </w:pPr>
            <w:r w:rsidRPr="0090576A">
              <w:rPr>
                <w:rStyle w:val="Emphasis"/>
                <w:rFonts w:cs="Arial"/>
                <w:szCs w:val="18"/>
              </w:rPr>
              <w:t>Somatostatin analogues</w:t>
            </w:r>
          </w:p>
        </w:tc>
      </w:tr>
      <w:tr w:rsidR="00324FD2" w:rsidRPr="00073AB4" w14:paraId="3D93EDB2" w14:textId="77777777" w:rsidTr="00AA79B4">
        <w:tc>
          <w:tcPr>
            <w:tcW w:w="1862" w:type="dxa"/>
          </w:tcPr>
          <w:p w14:paraId="6CC40C50" w14:textId="59AC2806" w:rsidR="00324FD2" w:rsidRPr="00073AB4" w:rsidRDefault="00324FD2" w:rsidP="00324FD2">
            <w:pPr>
              <w:pStyle w:val="BodyText"/>
              <w:rPr>
                <w:rStyle w:val="Emphasis"/>
              </w:rPr>
            </w:pPr>
            <w:r>
              <w:rPr>
                <w:rStyle w:val="Emphasis"/>
              </w:rPr>
              <w:t>T1D</w:t>
            </w:r>
          </w:p>
        </w:tc>
        <w:tc>
          <w:tcPr>
            <w:tcW w:w="7777" w:type="dxa"/>
          </w:tcPr>
          <w:p w14:paraId="38194C61" w14:textId="0DF0720C" w:rsidR="00324FD2" w:rsidRPr="00073AB4" w:rsidRDefault="00324FD2" w:rsidP="00324FD2">
            <w:pPr>
              <w:pStyle w:val="BodyText"/>
              <w:rPr>
                <w:rStyle w:val="Emphasis"/>
              </w:rPr>
            </w:pPr>
            <w:r w:rsidRPr="000A3838">
              <w:rPr>
                <w:rStyle w:val="Emphasis"/>
              </w:rPr>
              <w:t>Type 1 Diabetes</w:t>
            </w:r>
          </w:p>
        </w:tc>
      </w:tr>
      <w:tr w:rsidR="00324FD2" w:rsidRPr="00073AB4" w14:paraId="049024C8" w14:textId="77777777" w:rsidTr="00AA79B4">
        <w:tc>
          <w:tcPr>
            <w:tcW w:w="1862" w:type="dxa"/>
          </w:tcPr>
          <w:p w14:paraId="16D4A629" w14:textId="31E98AF0" w:rsidR="00324FD2" w:rsidRDefault="00324FD2" w:rsidP="00324FD2">
            <w:pPr>
              <w:pStyle w:val="BodyText"/>
              <w:rPr>
                <w:rStyle w:val="Emphasis"/>
              </w:rPr>
            </w:pPr>
            <w:r>
              <w:rPr>
                <w:rStyle w:val="Emphasis"/>
              </w:rPr>
              <w:t>T2D</w:t>
            </w:r>
          </w:p>
        </w:tc>
        <w:tc>
          <w:tcPr>
            <w:tcW w:w="7777" w:type="dxa"/>
          </w:tcPr>
          <w:p w14:paraId="76F733EE" w14:textId="3D81DAD0" w:rsidR="00324FD2" w:rsidRPr="000A3838" w:rsidRDefault="00324FD2" w:rsidP="00324FD2">
            <w:pPr>
              <w:pStyle w:val="BodyText"/>
              <w:rPr>
                <w:rStyle w:val="Emphasis"/>
              </w:rPr>
            </w:pPr>
            <w:r w:rsidRPr="000A3838">
              <w:rPr>
                <w:rStyle w:val="Emphasis"/>
              </w:rPr>
              <w:t xml:space="preserve">Type </w:t>
            </w:r>
            <w:r>
              <w:rPr>
                <w:rStyle w:val="Emphasis"/>
              </w:rPr>
              <w:t>2</w:t>
            </w:r>
            <w:r w:rsidRPr="000A3838">
              <w:rPr>
                <w:rStyle w:val="Emphasis"/>
              </w:rPr>
              <w:t xml:space="preserve"> Diabetes</w:t>
            </w:r>
          </w:p>
        </w:tc>
      </w:tr>
      <w:tr w:rsidR="00324FD2" w:rsidRPr="00073AB4" w14:paraId="09B94416" w14:textId="77777777" w:rsidTr="00AA79B4">
        <w:tc>
          <w:tcPr>
            <w:tcW w:w="1862" w:type="dxa"/>
          </w:tcPr>
          <w:p w14:paraId="1E35FE5F" w14:textId="101461DA" w:rsidR="00324FD2" w:rsidRPr="00073AB4" w:rsidRDefault="00324FD2" w:rsidP="00324FD2">
            <w:pPr>
              <w:pStyle w:val="BodyText"/>
              <w:rPr>
                <w:rStyle w:val="Emphasis"/>
              </w:rPr>
            </w:pPr>
            <w:r>
              <w:rPr>
                <w:rStyle w:val="Emphasis"/>
              </w:rPr>
              <w:t>TAR</w:t>
            </w:r>
          </w:p>
        </w:tc>
        <w:tc>
          <w:tcPr>
            <w:tcW w:w="7777" w:type="dxa"/>
          </w:tcPr>
          <w:p w14:paraId="186C31A5" w14:textId="186994D8" w:rsidR="00324FD2" w:rsidRPr="00073AB4" w:rsidRDefault="00324FD2" w:rsidP="00324FD2">
            <w:pPr>
              <w:pStyle w:val="BodyText"/>
              <w:rPr>
                <w:rStyle w:val="Emphasis"/>
              </w:rPr>
            </w:pPr>
            <w:r>
              <w:rPr>
                <w:rStyle w:val="Emphasis"/>
              </w:rPr>
              <w:t>Time above range</w:t>
            </w:r>
          </w:p>
        </w:tc>
      </w:tr>
      <w:tr w:rsidR="00324FD2" w:rsidRPr="00073AB4" w14:paraId="579FC7F9" w14:textId="77777777" w:rsidTr="00AA79B4">
        <w:tc>
          <w:tcPr>
            <w:tcW w:w="1862" w:type="dxa"/>
          </w:tcPr>
          <w:p w14:paraId="0C0542F3" w14:textId="7E09B83B" w:rsidR="00324FD2" w:rsidRPr="00073AB4" w:rsidRDefault="00324FD2" w:rsidP="00324FD2">
            <w:pPr>
              <w:pStyle w:val="BodyText"/>
              <w:rPr>
                <w:rStyle w:val="Emphasis"/>
              </w:rPr>
            </w:pPr>
            <w:r>
              <w:rPr>
                <w:rStyle w:val="Emphasis"/>
              </w:rPr>
              <w:t>TBR</w:t>
            </w:r>
          </w:p>
        </w:tc>
        <w:tc>
          <w:tcPr>
            <w:tcW w:w="7777" w:type="dxa"/>
          </w:tcPr>
          <w:p w14:paraId="40E6217E" w14:textId="37E3C68D" w:rsidR="00324FD2" w:rsidRPr="00073AB4" w:rsidRDefault="00324FD2" w:rsidP="00324FD2">
            <w:pPr>
              <w:pStyle w:val="BodyText"/>
              <w:rPr>
                <w:rStyle w:val="Emphasis"/>
              </w:rPr>
            </w:pPr>
            <w:r>
              <w:rPr>
                <w:rStyle w:val="Emphasis"/>
              </w:rPr>
              <w:t>Time below range</w:t>
            </w:r>
          </w:p>
        </w:tc>
      </w:tr>
      <w:tr w:rsidR="00324FD2" w:rsidRPr="00073AB4" w14:paraId="7E8B36C7" w14:textId="77777777" w:rsidTr="00AA79B4">
        <w:tc>
          <w:tcPr>
            <w:tcW w:w="1862" w:type="dxa"/>
          </w:tcPr>
          <w:p w14:paraId="5007BA52" w14:textId="3F326F91" w:rsidR="00324FD2" w:rsidRDefault="00324FD2" w:rsidP="00324FD2">
            <w:pPr>
              <w:pStyle w:val="BodyText"/>
              <w:rPr>
                <w:rStyle w:val="Emphasis"/>
              </w:rPr>
            </w:pPr>
            <w:proofErr w:type="spellStart"/>
            <w:r>
              <w:rPr>
                <w:rStyle w:val="Emphasis"/>
              </w:rPr>
              <w:t>TiER</w:t>
            </w:r>
            <w:proofErr w:type="spellEnd"/>
          </w:p>
        </w:tc>
        <w:tc>
          <w:tcPr>
            <w:tcW w:w="7777" w:type="dxa"/>
          </w:tcPr>
          <w:p w14:paraId="5383B387" w14:textId="2439DA6F" w:rsidR="00324FD2" w:rsidRDefault="00324FD2" w:rsidP="00324FD2">
            <w:pPr>
              <w:pStyle w:val="BodyText"/>
              <w:rPr>
                <w:rStyle w:val="Emphasis"/>
              </w:rPr>
            </w:pPr>
            <w:r w:rsidRPr="000A3838">
              <w:rPr>
                <w:rStyle w:val="Emphasis"/>
              </w:rPr>
              <w:t>Time in expanded range</w:t>
            </w:r>
          </w:p>
        </w:tc>
      </w:tr>
      <w:tr w:rsidR="00324FD2" w:rsidRPr="00073AB4" w14:paraId="4642F7B6" w14:textId="77777777" w:rsidTr="00AA79B4">
        <w:tc>
          <w:tcPr>
            <w:tcW w:w="1862" w:type="dxa"/>
          </w:tcPr>
          <w:p w14:paraId="73F9A2A4" w14:textId="344F95F7" w:rsidR="00324FD2" w:rsidRDefault="00324FD2" w:rsidP="00324FD2">
            <w:pPr>
              <w:pStyle w:val="BodyText"/>
              <w:rPr>
                <w:rStyle w:val="Emphasis"/>
              </w:rPr>
            </w:pPr>
            <w:r>
              <w:rPr>
                <w:rStyle w:val="Emphasis"/>
              </w:rPr>
              <w:t>TiR</w:t>
            </w:r>
          </w:p>
        </w:tc>
        <w:tc>
          <w:tcPr>
            <w:tcW w:w="7777" w:type="dxa"/>
          </w:tcPr>
          <w:p w14:paraId="4AE17499" w14:textId="36414A6B" w:rsidR="00324FD2" w:rsidRDefault="00324FD2" w:rsidP="00324FD2">
            <w:pPr>
              <w:pStyle w:val="BodyText"/>
              <w:rPr>
                <w:rStyle w:val="Emphasis"/>
              </w:rPr>
            </w:pPr>
            <w:r>
              <w:rPr>
                <w:rStyle w:val="Emphasis"/>
              </w:rPr>
              <w:t>Time in range</w:t>
            </w:r>
          </w:p>
        </w:tc>
      </w:tr>
      <w:tr w:rsidR="00324FD2" w:rsidRPr="00073AB4" w14:paraId="1A1E94A3" w14:textId="77777777" w:rsidTr="00AA79B4">
        <w:tc>
          <w:tcPr>
            <w:tcW w:w="1862" w:type="dxa"/>
          </w:tcPr>
          <w:p w14:paraId="72909928" w14:textId="27368ADC" w:rsidR="00324FD2" w:rsidRDefault="00324FD2" w:rsidP="00324FD2">
            <w:pPr>
              <w:pStyle w:val="BodyText"/>
              <w:rPr>
                <w:rStyle w:val="Emphasis"/>
              </w:rPr>
            </w:pPr>
            <w:proofErr w:type="spellStart"/>
            <w:r>
              <w:rPr>
                <w:rStyle w:val="Emphasis"/>
              </w:rPr>
              <w:t>TiTR</w:t>
            </w:r>
            <w:proofErr w:type="spellEnd"/>
          </w:p>
        </w:tc>
        <w:tc>
          <w:tcPr>
            <w:tcW w:w="7777" w:type="dxa"/>
          </w:tcPr>
          <w:p w14:paraId="30507829" w14:textId="54DE4055" w:rsidR="00324FD2" w:rsidRDefault="00324FD2" w:rsidP="00324FD2">
            <w:pPr>
              <w:pStyle w:val="BodyText"/>
              <w:rPr>
                <w:rStyle w:val="Emphasis"/>
              </w:rPr>
            </w:pPr>
            <w:r>
              <w:rPr>
                <w:rStyle w:val="Emphasis"/>
              </w:rPr>
              <w:t>T</w:t>
            </w:r>
            <w:r w:rsidRPr="000A3838">
              <w:rPr>
                <w:rStyle w:val="Emphasis"/>
              </w:rPr>
              <w:t>ime in tighter range</w:t>
            </w:r>
          </w:p>
        </w:tc>
      </w:tr>
      <w:tr w:rsidR="00324FD2" w:rsidRPr="00073AB4" w14:paraId="322B359D" w14:textId="77777777" w:rsidTr="00AA79B4">
        <w:tc>
          <w:tcPr>
            <w:tcW w:w="1862" w:type="dxa"/>
          </w:tcPr>
          <w:p w14:paraId="0A19B3DB" w14:textId="2D191389" w:rsidR="00324FD2" w:rsidRDefault="00324FD2" w:rsidP="00324FD2">
            <w:pPr>
              <w:pStyle w:val="BodyText"/>
              <w:rPr>
                <w:rStyle w:val="Emphasis"/>
              </w:rPr>
            </w:pPr>
            <w:r w:rsidRPr="006863C4">
              <w:rPr>
                <w:rFonts w:cs="Arial"/>
                <w:sz w:val="18"/>
                <w:szCs w:val="18"/>
              </w:rPr>
              <w:lastRenderedPageBreak/>
              <w:t>TPLC</w:t>
            </w:r>
          </w:p>
        </w:tc>
        <w:tc>
          <w:tcPr>
            <w:tcW w:w="7777" w:type="dxa"/>
          </w:tcPr>
          <w:p w14:paraId="17159614" w14:textId="360F4157" w:rsidR="00324FD2" w:rsidRDefault="00324FD2" w:rsidP="00324FD2">
            <w:pPr>
              <w:pStyle w:val="BodyText"/>
              <w:rPr>
                <w:rStyle w:val="Emphasis"/>
              </w:rPr>
            </w:pPr>
            <w:r w:rsidRPr="006863C4">
              <w:rPr>
                <w:rFonts w:cs="Arial"/>
                <w:sz w:val="18"/>
                <w:szCs w:val="18"/>
              </w:rPr>
              <w:t>Total Product Life Cycle</w:t>
            </w:r>
          </w:p>
        </w:tc>
      </w:tr>
      <w:tr w:rsidR="00324FD2" w:rsidRPr="00073AB4" w14:paraId="6ED25B25" w14:textId="77777777" w:rsidTr="00AA79B4">
        <w:tc>
          <w:tcPr>
            <w:tcW w:w="1862" w:type="dxa"/>
          </w:tcPr>
          <w:p w14:paraId="0DD7D96F" w14:textId="78313988" w:rsidR="00324FD2" w:rsidRDefault="00324FD2" w:rsidP="00324FD2">
            <w:pPr>
              <w:pStyle w:val="BodyText"/>
              <w:rPr>
                <w:rStyle w:val="Emphasis"/>
              </w:rPr>
            </w:pPr>
            <w:r>
              <w:rPr>
                <w:rStyle w:val="Emphasis"/>
              </w:rPr>
              <w:t>UADE</w:t>
            </w:r>
          </w:p>
        </w:tc>
        <w:tc>
          <w:tcPr>
            <w:tcW w:w="7777" w:type="dxa"/>
          </w:tcPr>
          <w:p w14:paraId="2CBD221C" w14:textId="1AC4734B" w:rsidR="00324FD2" w:rsidRDefault="00324FD2" w:rsidP="00324FD2">
            <w:pPr>
              <w:pStyle w:val="BodyText"/>
              <w:rPr>
                <w:rStyle w:val="Emphasis"/>
              </w:rPr>
            </w:pPr>
            <w:r>
              <w:rPr>
                <w:rStyle w:val="Emphasis"/>
              </w:rPr>
              <w:t>U</w:t>
            </w:r>
            <w:r w:rsidRPr="00DE771A">
              <w:rPr>
                <w:rStyle w:val="Emphasis"/>
              </w:rPr>
              <w:t>nanticipated adverse device effect</w:t>
            </w:r>
          </w:p>
        </w:tc>
      </w:tr>
      <w:tr w:rsidR="00324FD2" w:rsidRPr="00073AB4" w14:paraId="6FBFB679" w14:textId="77777777" w:rsidTr="00AA79B4">
        <w:tc>
          <w:tcPr>
            <w:tcW w:w="1862" w:type="dxa"/>
          </w:tcPr>
          <w:p w14:paraId="145CD4F1" w14:textId="262F8C9C" w:rsidR="00324FD2" w:rsidRPr="00073AB4" w:rsidRDefault="00324FD2" w:rsidP="00324FD2">
            <w:pPr>
              <w:pStyle w:val="BodyText"/>
              <w:rPr>
                <w:rStyle w:val="Emphasis"/>
              </w:rPr>
            </w:pPr>
            <w:r w:rsidRPr="00073AB4">
              <w:rPr>
                <w:rStyle w:val="Emphasis"/>
              </w:rPr>
              <w:t>US</w:t>
            </w:r>
          </w:p>
        </w:tc>
        <w:tc>
          <w:tcPr>
            <w:tcW w:w="7777" w:type="dxa"/>
          </w:tcPr>
          <w:p w14:paraId="4861ECA1" w14:textId="504443B1" w:rsidR="00324FD2" w:rsidRPr="00073AB4" w:rsidRDefault="00324FD2" w:rsidP="00324FD2">
            <w:pPr>
              <w:pStyle w:val="BodyText"/>
              <w:rPr>
                <w:rStyle w:val="Emphasis"/>
              </w:rPr>
            </w:pPr>
            <w:r w:rsidRPr="00073AB4">
              <w:rPr>
                <w:rStyle w:val="Emphasis"/>
              </w:rPr>
              <w:t>United States</w:t>
            </w:r>
          </w:p>
        </w:tc>
      </w:tr>
      <w:tr w:rsidR="00324FD2" w:rsidRPr="00073AB4" w14:paraId="399F497F" w14:textId="77777777" w:rsidTr="00AA79B4">
        <w:tc>
          <w:tcPr>
            <w:tcW w:w="1862" w:type="dxa"/>
          </w:tcPr>
          <w:p w14:paraId="528625F2" w14:textId="3C1C04D1" w:rsidR="00324FD2" w:rsidRPr="00073AB4" w:rsidRDefault="00324FD2" w:rsidP="00324FD2">
            <w:pPr>
              <w:pStyle w:val="BodyText"/>
              <w:rPr>
                <w:rStyle w:val="Emphasis"/>
              </w:rPr>
            </w:pPr>
            <w:r>
              <w:rPr>
                <w:rStyle w:val="Emphasis"/>
              </w:rPr>
              <w:t>VAS</w:t>
            </w:r>
          </w:p>
        </w:tc>
        <w:tc>
          <w:tcPr>
            <w:tcW w:w="7777" w:type="dxa"/>
          </w:tcPr>
          <w:p w14:paraId="7F6AA740" w14:textId="046880BA" w:rsidR="00324FD2" w:rsidRPr="00073AB4" w:rsidRDefault="00324FD2" w:rsidP="00324FD2">
            <w:pPr>
              <w:pStyle w:val="BodyText"/>
              <w:rPr>
                <w:rStyle w:val="Emphasis"/>
              </w:rPr>
            </w:pPr>
            <w:r w:rsidRPr="005848B7">
              <w:rPr>
                <w:rStyle w:val="Emphasis"/>
              </w:rPr>
              <w:t>Visual Analog Scale</w:t>
            </w:r>
          </w:p>
        </w:tc>
      </w:tr>
      <w:bookmarkEnd w:id="2"/>
    </w:tbl>
    <w:p w14:paraId="22659CA1" w14:textId="3C81AA2F" w:rsidR="005B618C" w:rsidRDefault="005B618C" w:rsidP="005B618C"/>
    <w:p w14:paraId="285C4C78" w14:textId="56D7ADFE" w:rsidR="008477FE" w:rsidRPr="00C2061D" w:rsidRDefault="00712764" w:rsidP="00712764">
      <w:pPr>
        <w:pStyle w:val="Heading1"/>
      </w:pPr>
      <w:bookmarkStart w:id="3" w:name="_Toc182295608"/>
      <w:r w:rsidRPr="00C2061D">
        <w:t xml:space="preserve">Scope </w:t>
      </w:r>
      <w:r w:rsidR="00163333" w:rsidRPr="00C2061D">
        <w:t>and objective</w:t>
      </w:r>
      <w:bookmarkEnd w:id="3"/>
    </w:p>
    <w:p w14:paraId="2B3AD2A0" w14:textId="1ACDDC83" w:rsidR="00163333" w:rsidRPr="00C2061D" w:rsidRDefault="008E4737" w:rsidP="008E4737">
      <w:pPr>
        <w:rPr>
          <w:rFonts w:cs="Arial"/>
          <w:szCs w:val="20"/>
        </w:rPr>
      </w:pPr>
      <w:r w:rsidRPr="00C2061D">
        <w:rPr>
          <w:rFonts w:cs="Arial"/>
          <w:szCs w:val="20"/>
        </w:rPr>
        <w:t xml:space="preserve">This literature search report (LSR) is carried out according to </w:t>
      </w:r>
      <w:r w:rsidR="00EA298F" w:rsidRPr="00C2061D">
        <w:rPr>
          <w:rFonts w:cs="Arial"/>
          <w:szCs w:val="20"/>
        </w:rPr>
        <w:t xml:space="preserve">EU Regulation 2017/745 </w:t>
      </w:r>
      <w:r w:rsidR="00EA298F" w:rsidRPr="00C2061D">
        <w:rPr>
          <w:rFonts w:cs="Arial"/>
          <w:szCs w:val="20"/>
        </w:rPr>
        <w:fldChar w:fldCharType="begin"/>
      </w:r>
      <w:r w:rsidR="009E682B" w:rsidRPr="00C2061D">
        <w:rPr>
          <w:rFonts w:cs="Arial"/>
          <w:szCs w:val="20"/>
        </w:rPr>
        <w:instrText xml:space="preserve"> ADDIN EN.CITE &lt;EndNote&gt;&lt;Cite&gt;&lt;RecNum&gt;1&lt;/RecNum&gt;&lt;DisplayText&gt;(1)&lt;/DisplayText&gt;&lt;record&gt;&lt;rec-number&gt;1&lt;/rec-number&gt;&lt;foreign-keys&gt;&lt;key app="EN" db-id="vwrrttwz10fd9netdtjv5t0n2rea550ese5e" timestamp="1724330251"&gt;1&lt;/key&gt;&lt;/foreign-keys&gt;&lt;ref-type name="Generic"&gt;13&lt;/ref-type&gt;&lt;contributors&gt;&lt;/contributors&gt;&lt;titles&gt;&lt;title&gt;EU Regulation 2017/745 as amended and consolidated (inclusive of the amendment effected by EU Regulation 2020/561).&lt;/title&gt;&lt;short-title&gt;MDR&lt;/short-title&gt;&lt;/titles&gt;&lt;dates&gt;&lt;/dates&gt;&lt;urls&gt;&lt;/urls&gt;&lt;/record&gt;&lt;/Cite&gt;&lt;/EndNote&gt;</w:instrText>
      </w:r>
      <w:r w:rsidR="00EA298F" w:rsidRPr="00C2061D">
        <w:rPr>
          <w:rFonts w:cs="Arial"/>
          <w:szCs w:val="20"/>
        </w:rPr>
        <w:fldChar w:fldCharType="separate"/>
      </w:r>
      <w:r w:rsidR="009E682B" w:rsidRPr="00C2061D">
        <w:rPr>
          <w:rFonts w:cs="Arial"/>
          <w:noProof/>
          <w:szCs w:val="20"/>
        </w:rPr>
        <w:t>(1)</w:t>
      </w:r>
      <w:r w:rsidR="00EA298F" w:rsidRPr="00C2061D">
        <w:rPr>
          <w:rFonts w:cs="Arial"/>
          <w:szCs w:val="20"/>
        </w:rPr>
        <w:fldChar w:fldCharType="end"/>
      </w:r>
      <w:r w:rsidR="00EA298F" w:rsidRPr="00C2061D">
        <w:rPr>
          <w:rFonts w:cs="Arial"/>
          <w:szCs w:val="20"/>
        </w:rPr>
        <w:t xml:space="preserve">, MEDDEV 2.7.1 </w:t>
      </w:r>
      <w:r w:rsidR="00EA298F" w:rsidRPr="00C2061D">
        <w:rPr>
          <w:rFonts w:cs="Arial"/>
          <w:szCs w:val="20"/>
        </w:rPr>
        <w:fldChar w:fldCharType="begin"/>
      </w:r>
      <w:r w:rsidR="009E682B" w:rsidRPr="00C2061D">
        <w:rPr>
          <w:rFonts w:cs="Arial"/>
          <w:szCs w:val="20"/>
        </w:rPr>
        <w:instrText xml:space="preserve"> ADDIN EN.CITE &lt;EndNote&gt;&lt;Cite&gt;&lt;RecNum&gt;2&lt;/RecNum&gt;&lt;DisplayText&gt;(2)&lt;/DisplayText&gt;&lt;record&gt;&lt;rec-number&gt;2&lt;/rec-number&gt;&lt;foreign-keys&gt;&lt;key app="EN" db-id="vwrrttwz10fd9netdtjv5t0n2rea550ese5e" timestamp="1724330251"&gt;2&lt;/key&gt;&lt;/foreign-keys&gt;&lt;ref-type name="Generic"&gt;13&lt;/ref-type&gt;&lt;contributors&gt;&lt;/contributors&gt;&lt;titles&gt;&lt;title&gt;MEDDEV 2.7/1 revision 4 ‘Guidelines on Medical Devices. Clinical Evaluation: A Guide for Manufacturers and Notified Bodies’ (2016)&lt;/title&gt;&lt;/titles&gt;&lt;dates&gt;&lt;/dates&gt;&lt;urls&gt;&lt;/urls&gt;&lt;/record&gt;&lt;/Cite&gt;&lt;/EndNote&gt;</w:instrText>
      </w:r>
      <w:r w:rsidR="00EA298F" w:rsidRPr="00C2061D">
        <w:rPr>
          <w:rFonts w:cs="Arial"/>
          <w:szCs w:val="20"/>
        </w:rPr>
        <w:fldChar w:fldCharType="separate"/>
      </w:r>
      <w:r w:rsidR="009E682B" w:rsidRPr="00C2061D">
        <w:rPr>
          <w:rFonts w:cs="Arial"/>
          <w:noProof/>
          <w:szCs w:val="20"/>
        </w:rPr>
        <w:t>(2)</w:t>
      </w:r>
      <w:r w:rsidR="00EA298F" w:rsidRPr="00C2061D">
        <w:rPr>
          <w:rFonts w:cs="Arial"/>
          <w:szCs w:val="20"/>
        </w:rPr>
        <w:fldChar w:fldCharType="end"/>
      </w:r>
      <w:r w:rsidR="00EA298F" w:rsidRPr="00C2061D">
        <w:rPr>
          <w:rFonts w:cs="Arial"/>
          <w:szCs w:val="20"/>
        </w:rPr>
        <w:t xml:space="preserve">, GHTF SG5/N2R8:2007 </w:t>
      </w:r>
      <w:r w:rsidR="00EA298F" w:rsidRPr="00C2061D">
        <w:rPr>
          <w:rFonts w:cs="Arial"/>
          <w:szCs w:val="20"/>
        </w:rPr>
        <w:fldChar w:fldCharType="begin"/>
      </w:r>
      <w:r w:rsidR="009E682B" w:rsidRPr="00C2061D">
        <w:rPr>
          <w:rFonts w:cs="Arial"/>
          <w:szCs w:val="20"/>
        </w:rPr>
        <w:instrText xml:space="preserve"> ADDIN EN.CITE &lt;EndNote&gt;&lt;Cite&gt;&lt;RecNum&gt;5&lt;/RecNum&gt;&lt;DisplayText&gt;(3)&lt;/DisplayText&gt;&lt;record&gt;&lt;rec-number&gt;5&lt;/rec-number&gt;&lt;foreign-keys&gt;&lt;key app="EN" db-id="vwrrttwz10fd9netdtjv5t0n2rea550ese5e" timestamp="1724330251"&gt;5&lt;/key&gt;&lt;/foreign-keys&gt;&lt;ref-type name="Generic"&gt;13&lt;/ref-type&gt;&lt;contributors&gt;&lt;/contributors&gt;&lt;titles&gt;&lt;title&gt;GHTF SG5/N2R8:2007 Clinical Evaluation May 2007 &lt;/title&gt;&lt;/titles&gt;&lt;dates&gt;&lt;/dates&gt;&lt;urls&gt;&lt;/urls&gt;&lt;/record&gt;&lt;/Cite&gt;&lt;/EndNote&gt;</w:instrText>
      </w:r>
      <w:r w:rsidR="00EA298F" w:rsidRPr="00C2061D">
        <w:rPr>
          <w:rFonts w:cs="Arial"/>
          <w:szCs w:val="20"/>
        </w:rPr>
        <w:fldChar w:fldCharType="separate"/>
      </w:r>
      <w:r w:rsidR="009E682B" w:rsidRPr="00C2061D">
        <w:rPr>
          <w:rFonts w:cs="Arial"/>
          <w:noProof/>
          <w:szCs w:val="20"/>
        </w:rPr>
        <w:t>(3)</w:t>
      </w:r>
      <w:r w:rsidR="00EA298F" w:rsidRPr="00C2061D">
        <w:rPr>
          <w:rFonts w:cs="Arial"/>
          <w:szCs w:val="20"/>
        </w:rPr>
        <w:fldChar w:fldCharType="end"/>
      </w:r>
      <w:r w:rsidR="00EA298F" w:rsidRPr="00C2061D">
        <w:rPr>
          <w:rFonts w:cs="Arial"/>
          <w:szCs w:val="20"/>
        </w:rPr>
        <w:t xml:space="preserve">, IMDRF MDCE WG/N56FINAL:2019 </w:t>
      </w:r>
      <w:r w:rsidR="00EA298F" w:rsidRPr="00C2061D">
        <w:rPr>
          <w:rFonts w:cs="Arial"/>
          <w:szCs w:val="20"/>
        </w:rPr>
        <w:fldChar w:fldCharType="begin"/>
      </w:r>
      <w:r w:rsidR="009E682B" w:rsidRPr="00C2061D">
        <w:rPr>
          <w:rFonts w:cs="Arial"/>
          <w:szCs w:val="20"/>
        </w:rPr>
        <w:instrText xml:space="preserve"> ADDIN EN.CITE &lt;EndNote&gt;&lt;Cite&gt;&lt;RecNum&gt;3&lt;/RecNum&gt;&lt;DisplayText&gt;(4)&lt;/DisplayText&gt;&lt;record&gt;&lt;rec-number&gt;3&lt;/rec-number&gt;&lt;foreign-keys&gt;&lt;key app="EN" db-id="vwrrttwz10fd9netdtjv5t0n2rea550ese5e" timestamp="1724330251"&gt;3&lt;/key&gt;&lt;/foreign-keys&gt;&lt;ref-type name="Generic"&gt;13&lt;/ref-type&gt;&lt;contributors&gt;&lt;/contributors&gt;&lt;titles&gt;&lt;title&gt;IMDRF MDCE WG/N56FINAL:2019.&lt;/title&gt;&lt;/titles&gt;&lt;dates&gt;&lt;/dates&gt;&lt;urls&gt;&lt;/urls&gt;&lt;/record&gt;&lt;/Cite&gt;&lt;/EndNote&gt;</w:instrText>
      </w:r>
      <w:r w:rsidR="00EA298F" w:rsidRPr="00C2061D">
        <w:rPr>
          <w:rFonts w:cs="Arial"/>
          <w:szCs w:val="20"/>
        </w:rPr>
        <w:fldChar w:fldCharType="separate"/>
      </w:r>
      <w:r w:rsidR="009E682B" w:rsidRPr="00C2061D">
        <w:rPr>
          <w:rFonts w:cs="Arial"/>
          <w:noProof/>
          <w:szCs w:val="20"/>
        </w:rPr>
        <w:t>(4)</w:t>
      </w:r>
      <w:r w:rsidR="00EA298F" w:rsidRPr="00C2061D">
        <w:rPr>
          <w:rFonts w:cs="Arial"/>
          <w:szCs w:val="20"/>
        </w:rPr>
        <w:fldChar w:fldCharType="end"/>
      </w:r>
      <w:r w:rsidR="00EA298F" w:rsidRPr="00C2061D">
        <w:rPr>
          <w:rFonts w:cs="Arial"/>
          <w:szCs w:val="20"/>
        </w:rPr>
        <w:t xml:space="preserve">, and MDCG 2024-10 </w:t>
      </w:r>
      <w:r w:rsidR="00EA298F" w:rsidRPr="00C2061D">
        <w:rPr>
          <w:rFonts w:cs="Arial"/>
          <w:szCs w:val="20"/>
        </w:rPr>
        <w:fldChar w:fldCharType="begin"/>
      </w:r>
      <w:r w:rsidR="009E682B" w:rsidRPr="00C2061D">
        <w:rPr>
          <w:rFonts w:cs="Arial"/>
          <w:szCs w:val="20"/>
        </w:rPr>
        <w:instrText xml:space="preserve"> ADDIN EN.CITE &lt;EndNote&gt;&lt;Cite&gt;&lt;RecNum&gt;8&lt;/RecNum&gt;&lt;DisplayText&gt;(5)&lt;/DisplayText&gt;&lt;record&gt;&lt;rec-number&gt;8&lt;/rec-number&gt;&lt;foreign-keys&gt;&lt;key app="EN" db-id="vwrrttwz10fd9netdtjv5t0n2rea550ese5e" timestamp="1724330358"&gt;8&lt;/key&gt;&lt;/foreign-keys&gt;&lt;ref-type name="Report"&gt;27&lt;/ref-type&gt;&lt;contributors&gt;&lt;/contributors&gt;&lt;titles&gt;&lt;title&gt;MDCG 2024-10 Clinical evaluation of orphan medical devices&lt;/title&gt;&lt;/titles&gt;&lt;dates&gt;&lt;/dates&gt;&lt;urls&gt;&lt;/urls&gt;&lt;/record&gt;&lt;/Cite&gt;&lt;/EndNote&gt;</w:instrText>
      </w:r>
      <w:r w:rsidR="00EA298F" w:rsidRPr="00C2061D">
        <w:rPr>
          <w:rFonts w:cs="Arial"/>
          <w:szCs w:val="20"/>
        </w:rPr>
        <w:fldChar w:fldCharType="separate"/>
      </w:r>
      <w:r w:rsidR="009E682B" w:rsidRPr="00C2061D">
        <w:rPr>
          <w:rFonts w:cs="Arial"/>
          <w:noProof/>
          <w:szCs w:val="20"/>
        </w:rPr>
        <w:t>(5)</w:t>
      </w:r>
      <w:r w:rsidR="00EA298F" w:rsidRPr="00C2061D">
        <w:rPr>
          <w:rFonts w:cs="Arial"/>
          <w:szCs w:val="20"/>
        </w:rPr>
        <w:fldChar w:fldCharType="end"/>
      </w:r>
      <w:r w:rsidRPr="00C2061D">
        <w:rPr>
          <w:rFonts w:cs="Arial"/>
          <w:i/>
          <w:iCs/>
          <w:color w:val="0070C0"/>
          <w:szCs w:val="20"/>
        </w:rPr>
        <w:t xml:space="preserve"> </w:t>
      </w:r>
      <w:r w:rsidR="00D54ED7" w:rsidRPr="00C2061D">
        <w:rPr>
          <w:rFonts w:cs="Arial"/>
          <w:szCs w:val="20"/>
        </w:rPr>
        <w:t xml:space="preserve">to identify, appraise and analyze literature in support of the </w:t>
      </w:r>
      <w:r w:rsidRPr="00C2061D">
        <w:rPr>
          <w:rFonts w:cs="Arial"/>
          <w:szCs w:val="20"/>
        </w:rPr>
        <w:t xml:space="preserve">general safety and performance requirements (GSPRs) and claims for </w:t>
      </w:r>
      <w:r w:rsidR="00EA298F" w:rsidRPr="00C2061D">
        <w:rPr>
          <w:rFonts w:cs="Arial"/>
          <w:szCs w:val="20"/>
        </w:rPr>
        <w:t>the Dasiglucagon Delivery System</w:t>
      </w:r>
      <w:r w:rsidRPr="00C2061D">
        <w:rPr>
          <w:rFonts w:cs="Arial"/>
          <w:szCs w:val="20"/>
        </w:rPr>
        <w:t xml:space="preserve">. Furthermore, the </w:t>
      </w:r>
      <w:r w:rsidR="003D3A60" w:rsidRPr="00C2061D">
        <w:rPr>
          <w:rFonts w:cs="Arial"/>
          <w:szCs w:val="20"/>
        </w:rPr>
        <w:t>scope</w:t>
      </w:r>
      <w:r w:rsidRPr="00C2061D">
        <w:rPr>
          <w:rFonts w:cs="Arial"/>
          <w:szCs w:val="20"/>
        </w:rPr>
        <w:t xml:space="preserve"> of this </w:t>
      </w:r>
      <w:r w:rsidR="003D3A60" w:rsidRPr="00C2061D">
        <w:rPr>
          <w:rFonts w:cs="Arial"/>
          <w:szCs w:val="20"/>
        </w:rPr>
        <w:t>LSR</w:t>
      </w:r>
      <w:r w:rsidRPr="00C2061D">
        <w:rPr>
          <w:rFonts w:cs="Arial"/>
          <w:szCs w:val="20"/>
        </w:rPr>
        <w:t xml:space="preserve"> is to </w:t>
      </w:r>
      <w:r w:rsidR="000140DF" w:rsidRPr="00C2061D">
        <w:rPr>
          <w:rFonts w:cs="Arial"/>
          <w:szCs w:val="20"/>
        </w:rPr>
        <w:t xml:space="preserve">identify literature relevant to review </w:t>
      </w:r>
      <w:r w:rsidRPr="00C2061D">
        <w:rPr>
          <w:rFonts w:cs="Arial"/>
          <w:szCs w:val="20"/>
        </w:rPr>
        <w:t xml:space="preserve">the current knowledge regarding </w:t>
      </w:r>
      <w:r w:rsidR="00EA298F" w:rsidRPr="00C2061D">
        <w:rPr>
          <w:rFonts w:cs="Arial"/>
          <w:szCs w:val="20"/>
        </w:rPr>
        <w:t xml:space="preserve">subcutaneous </w:t>
      </w:r>
      <w:proofErr w:type="spellStart"/>
      <w:r w:rsidR="00EA298F" w:rsidRPr="00C2061D">
        <w:rPr>
          <w:rFonts w:cs="Arial"/>
          <w:szCs w:val="20"/>
        </w:rPr>
        <w:t>influsion</w:t>
      </w:r>
      <w:proofErr w:type="spellEnd"/>
      <w:r w:rsidR="00EA298F" w:rsidRPr="00C2061D">
        <w:rPr>
          <w:rFonts w:cs="Arial"/>
          <w:szCs w:val="20"/>
        </w:rPr>
        <w:t xml:space="preserve"> pumps</w:t>
      </w:r>
      <w:r w:rsidRPr="00C2061D">
        <w:rPr>
          <w:rFonts w:cs="Arial"/>
          <w:szCs w:val="20"/>
        </w:rPr>
        <w:t>.</w:t>
      </w:r>
      <w:r w:rsidR="00D54ED7" w:rsidRPr="00C2061D">
        <w:rPr>
          <w:rFonts w:cs="Arial"/>
          <w:szCs w:val="20"/>
        </w:rPr>
        <w:t xml:space="preserve"> </w:t>
      </w:r>
    </w:p>
    <w:p w14:paraId="43663F90" w14:textId="1E02462F" w:rsidR="008E4737" w:rsidRPr="00C2061D" w:rsidRDefault="008E4737" w:rsidP="008E4737"/>
    <w:p w14:paraId="634C9EB4" w14:textId="135F7A3A" w:rsidR="008E4737" w:rsidRPr="00C2061D" w:rsidRDefault="008E4737" w:rsidP="008E4737">
      <w:pPr>
        <w:rPr>
          <w:rFonts w:cs="Arial"/>
          <w:szCs w:val="20"/>
        </w:rPr>
      </w:pPr>
      <w:r w:rsidRPr="00C2061D">
        <w:rPr>
          <w:rFonts w:cs="Arial"/>
          <w:szCs w:val="20"/>
        </w:rPr>
        <w:t>The objective of the literature search and review is to:</w:t>
      </w:r>
    </w:p>
    <w:p w14:paraId="4D510B39" w14:textId="5648CD8D" w:rsidR="008E4737" w:rsidRPr="00C2061D" w:rsidRDefault="008E4737">
      <w:pPr>
        <w:pStyle w:val="ListParagraph"/>
        <w:numPr>
          <w:ilvl w:val="0"/>
          <w:numId w:val="8"/>
        </w:numPr>
        <w:overflowPunct w:val="0"/>
        <w:autoSpaceDE w:val="0"/>
        <w:autoSpaceDN w:val="0"/>
        <w:adjustRightInd w:val="0"/>
        <w:spacing w:line="240" w:lineRule="auto"/>
        <w:textAlignment w:val="baseline"/>
        <w:rPr>
          <w:rFonts w:cs="Arial"/>
        </w:rPr>
      </w:pPr>
      <w:r w:rsidRPr="00C2061D">
        <w:rPr>
          <w:rFonts w:cs="Arial"/>
        </w:rPr>
        <w:t>identify the current knowledge (i.e., the state of the art; SOTA) within the medical field of</w:t>
      </w:r>
      <w:r w:rsidR="007E0129" w:rsidRPr="00C2061D">
        <w:rPr>
          <w:rFonts w:cs="Arial"/>
        </w:rPr>
        <w:t xml:space="preserve"> </w:t>
      </w:r>
      <w:r w:rsidR="007E0129" w:rsidRPr="00C2061D">
        <w:rPr>
          <w:rFonts w:cs="Arial"/>
          <w:szCs w:val="20"/>
        </w:rPr>
        <w:t xml:space="preserve">subcutaneous </w:t>
      </w:r>
      <w:proofErr w:type="spellStart"/>
      <w:r w:rsidR="007E0129" w:rsidRPr="00C2061D">
        <w:rPr>
          <w:rFonts w:cs="Arial"/>
          <w:szCs w:val="20"/>
        </w:rPr>
        <w:t>influsion</w:t>
      </w:r>
      <w:proofErr w:type="spellEnd"/>
      <w:r w:rsidR="007E0129" w:rsidRPr="00C2061D">
        <w:rPr>
          <w:rFonts w:cs="Arial"/>
          <w:szCs w:val="20"/>
        </w:rPr>
        <w:t xml:space="preserve"> pumps</w:t>
      </w:r>
      <w:r w:rsidR="007E0995" w:rsidRPr="00C2061D">
        <w:rPr>
          <w:rFonts w:cs="Arial"/>
        </w:rPr>
        <w:t>,</w:t>
      </w:r>
    </w:p>
    <w:p w14:paraId="39286F3C" w14:textId="2C330E55" w:rsidR="008E4737" w:rsidRPr="00C2061D" w:rsidRDefault="00004CB7">
      <w:pPr>
        <w:pStyle w:val="ListParagraph"/>
        <w:numPr>
          <w:ilvl w:val="0"/>
          <w:numId w:val="8"/>
        </w:numPr>
        <w:overflowPunct w:val="0"/>
        <w:autoSpaceDE w:val="0"/>
        <w:autoSpaceDN w:val="0"/>
        <w:adjustRightInd w:val="0"/>
        <w:spacing w:line="240" w:lineRule="auto"/>
        <w:textAlignment w:val="baseline"/>
        <w:rPr>
          <w:rFonts w:cs="Arial"/>
        </w:rPr>
      </w:pPr>
      <w:r w:rsidRPr="00C2061D">
        <w:rPr>
          <w:rFonts w:cs="Arial"/>
        </w:rPr>
        <w:t>carry out literature</w:t>
      </w:r>
      <w:r w:rsidR="00C75FFC" w:rsidRPr="00C2061D">
        <w:rPr>
          <w:rFonts w:cs="Arial"/>
        </w:rPr>
        <w:t xml:space="preserve"> and vigilance</w:t>
      </w:r>
      <w:r w:rsidRPr="00C2061D">
        <w:rPr>
          <w:rFonts w:cs="Arial"/>
        </w:rPr>
        <w:t xml:space="preserve"> searches</w:t>
      </w:r>
      <w:r w:rsidR="008E4737" w:rsidRPr="00C2061D">
        <w:rPr>
          <w:rFonts w:cs="Arial"/>
        </w:rPr>
        <w:t xml:space="preserve"> as part of</w:t>
      </w:r>
      <w:r w:rsidRPr="00C2061D">
        <w:rPr>
          <w:rFonts w:cs="Arial"/>
        </w:rPr>
        <w:t xml:space="preserve"> </w:t>
      </w:r>
      <w:r w:rsidR="008E4737" w:rsidRPr="00C2061D">
        <w:rPr>
          <w:rFonts w:cs="Arial"/>
        </w:rPr>
        <w:t>the first</w:t>
      </w:r>
      <w:r w:rsidR="008E4737" w:rsidRPr="00C2061D">
        <w:rPr>
          <w:rFonts w:cs="Arial"/>
          <w:b/>
          <w:bCs/>
        </w:rPr>
        <w:t xml:space="preserve"> </w:t>
      </w:r>
      <w:r w:rsidR="008E4737" w:rsidRPr="00C2061D">
        <w:rPr>
          <w:rFonts w:cs="Arial"/>
        </w:rPr>
        <w:t xml:space="preserve">clinical evaluation report (CER) for </w:t>
      </w:r>
      <w:r w:rsidR="007E0129" w:rsidRPr="00C2061D">
        <w:rPr>
          <w:rFonts w:cs="Arial"/>
          <w:szCs w:val="20"/>
        </w:rPr>
        <w:t>the Dasiglucagon Delivery System</w:t>
      </w:r>
      <w:r w:rsidR="00CA7030" w:rsidRPr="00C2061D">
        <w:rPr>
          <w:rFonts w:cs="Arial"/>
          <w:szCs w:val="20"/>
        </w:rPr>
        <w:t xml:space="preserve"> per EU Medical Device Regulation 2017/745 (MDR)</w:t>
      </w:r>
      <w:r w:rsidR="008E4737" w:rsidRPr="00C2061D">
        <w:rPr>
          <w:rFonts w:cs="Arial"/>
        </w:rPr>
        <w:t xml:space="preserve">. The objective of this literature search is to identify and appraise clinical data to support the clinical evaluation of the performance and safety of </w:t>
      </w:r>
      <w:r w:rsidR="007E0129" w:rsidRPr="00C2061D">
        <w:rPr>
          <w:rFonts w:cs="Arial"/>
          <w:szCs w:val="20"/>
        </w:rPr>
        <w:t>the Dasiglucagon Delivery System</w:t>
      </w:r>
      <w:r w:rsidR="007E0995" w:rsidRPr="00C2061D">
        <w:rPr>
          <w:rFonts w:cs="Arial"/>
          <w:szCs w:val="20"/>
        </w:rPr>
        <w:t>,</w:t>
      </w:r>
    </w:p>
    <w:p w14:paraId="5F402F5B" w14:textId="43DD74D7" w:rsidR="008E4737" w:rsidRPr="00C2061D" w:rsidRDefault="008E4737">
      <w:pPr>
        <w:pStyle w:val="ListParagraph"/>
        <w:numPr>
          <w:ilvl w:val="0"/>
          <w:numId w:val="8"/>
        </w:numPr>
        <w:overflowPunct w:val="0"/>
        <w:autoSpaceDE w:val="0"/>
        <w:autoSpaceDN w:val="0"/>
        <w:adjustRightInd w:val="0"/>
        <w:spacing w:line="240" w:lineRule="auto"/>
        <w:textAlignment w:val="baseline"/>
        <w:rPr>
          <w:rFonts w:cs="Arial"/>
        </w:rPr>
      </w:pPr>
      <w:r w:rsidRPr="00C2061D">
        <w:rPr>
          <w:rFonts w:cs="Arial"/>
        </w:rPr>
        <w:t>report the literature findings based on the</w:t>
      </w:r>
      <w:r w:rsidR="007E0129" w:rsidRPr="00C2061D">
        <w:rPr>
          <w:rFonts w:cs="Arial"/>
        </w:rPr>
        <w:t xml:space="preserve"> literature</w:t>
      </w:r>
      <w:r w:rsidRPr="00C2061D">
        <w:rPr>
          <w:rFonts w:cs="Arial"/>
        </w:rPr>
        <w:t xml:space="preserve"> search plan</w:t>
      </w:r>
      <w:r w:rsidR="007E0129" w:rsidRPr="00C2061D">
        <w:rPr>
          <w:rFonts w:cs="Arial"/>
        </w:rPr>
        <w:t xml:space="preserve"> (LSP)</w:t>
      </w:r>
      <w:r w:rsidRPr="00C2061D">
        <w:rPr>
          <w:rFonts w:cs="Arial"/>
        </w:rPr>
        <w:t xml:space="preserve"> for </w:t>
      </w:r>
      <w:r w:rsidR="007E0129" w:rsidRPr="00C2061D">
        <w:rPr>
          <w:rFonts w:cs="Arial"/>
          <w:szCs w:val="20"/>
        </w:rPr>
        <w:t>the Dasiglucagon Delivery System</w:t>
      </w:r>
      <w:r w:rsidR="006D7CD9" w:rsidRPr="00C2061D">
        <w:rPr>
          <w:rFonts w:cs="Arial"/>
          <w:szCs w:val="20"/>
        </w:rPr>
        <w:t xml:space="preserve"> </w:t>
      </w:r>
      <w:r w:rsidR="006D7CD9" w:rsidRPr="00C2061D">
        <w:rPr>
          <w:highlight w:val="yellow"/>
        </w:rPr>
        <w:t>[</w:t>
      </w:r>
      <w:commentRangeStart w:id="4"/>
      <w:r w:rsidR="006D7CD9" w:rsidRPr="00C2061D">
        <w:rPr>
          <w:highlight w:val="yellow"/>
        </w:rPr>
        <w:t>ref</w:t>
      </w:r>
      <w:commentRangeEnd w:id="4"/>
      <w:r w:rsidR="006D7CD9" w:rsidRPr="00C2061D">
        <w:rPr>
          <w:rStyle w:val="CommentReference"/>
        </w:rPr>
        <w:commentReference w:id="4"/>
      </w:r>
      <w:r w:rsidR="006D7CD9" w:rsidRPr="00C2061D">
        <w:rPr>
          <w:highlight w:val="yellow"/>
        </w:rPr>
        <w:t>]</w:t>
      </w:r>
      <w:r w:rsidR="007E0129" w:rsidRPr="00C2061D">
        <w:rPr>
          <w:rFonts w:cs="Arial"/>
        </w:rPr>
        <w:t>,</w:t>
      </w:r>
      <w:r w:rsidR="007E0995" w:rsidRPr="00C2061D">
        <w:rPr>
          <w:rFonts w:cs="Arial"/>
        </w:rPr>
        <w:t xml:space="preserve"> </w:t>
      </w:r>
      <w:r w:rsidR="007E0129" w:rsidRPr="00C2061D">
        <w:rPr>
          <w:rFonts w:cs="Arial"/>
        </w:rPr>
        <w:t xml:space="preserve">and </w:t>
      </w:r>
    </w:p>
    <w:p w14:paraId="2308DF49" w14:textId="6A07848F" w:rsidR="00D54ED7" w:rsidRPr="00C2061D" w:rsidRDefault="00D54ED7">
      <w:pPr>
        <w:pStyle w:val="ListParagraph"/>
        <w:numPr>
          <w:ilvl w:val="0"/>
          <w:numId w:val="8"/>
        </w:numPr>
        <w:rPr>
          <w:rFonts w:cs="Arial"/>
        </w:rPr>
      </w:pPr>
      <w:r w:rsidRPr="00C2061D">
        <w:rPr>
          <w:rFonts w:cs="Arial"/>
        </w:rPr>
        <w:t xml:space="preserve">analyze how the identified relevant literature supports the performance and safety of </w:t>
      </w:r>
      <w:r w:rsidR="007E0129" w:rsidRPr="00C2061D">
        <w:rPr>
          <w:rFonts w:cs="Arial"/>
          <w:szCs w:val="20"/>
        </w:rPr>
        <w:t>the Dasiglucagon Delivery System</w:t>
      </w:r>
      <w:r w:rsidRPr="00C2061D">
        <w:rPr>
          <w:rFonts w:cs="Arial"/>
        </w:rPr>
        <w:t xml:space="preserve">.  </w:t>
      </w:r>
    </w:p>
    <w:p w14:paraId="675B2D70" w14:textId="1D2A3448" w:rsidR="008477FE" w:rsidRPr="00C2061D" w:rsidRDefault="001F1E06" w:rsidP="00163333">
      <w:pPr>
        <w:pStyle w:val="Heading1"/>
      </w:pPr>
      <w:bookmarkStart w:id="5" w:name="_Toc182295609"/>
      <w:commentRangeStart w:id="6"/>
      <w:r w:rsidRPr="00C2061D">
        <w:t>D</w:t>
      </w:r>
      <w:r w:rsidR="00AA79B4" w:rsidRPr="00C2061D">
        <w:t xml:space="preserve">evice </w:t>
      </w:r>
      <w:r w:rsidRPr="00C2061D">
        <w:t>description</w:t>
      </w:r>
      <w:bookmarkEnd w:id="5"/>
      <w:commentRangeEnd w:id="6"/>
      <w:r w:rsidR="00245CF8">
        <w:rPr>
          <w:rStyle w:val="CommentReference"/>
          <w:rFonts w:eastAsiaTheme="minorHAnsi" w:cstheme="minorBidi"/>
          <w:b w:val="0"/>
          <w:bCs w:val="0"/>
        </w:rPr>
        <w:commentReference w:id="6"/>
      </w:r>
    </w:p>
    <w:p w14:paraId="099CEC42" w14:textId="051F2494" w:rsidR="002953D3" w:rsidRPr="00C2061D" w:rsidRDefault="002953D3" w:rsidP="002953D3">
      <w:pPr>
        <w:spacing w:after="120"/>
        <w:rPr>
          <w:rFonts w:cs="Arial"/>
          <w:bCs/>
          <w:szCs w:val="20"/>
        </w:rPr>
      </w:pPr>
      <w:r w:rsidRPr="00C2061D">
        <w:rPr>
          <w:rFonts w:cs="Arial"/>
          <w:bCs/>
          <w:szCs w:val="20"/>
        </w:rPr>
        <w:t xml:space="preserve">The product covered by this </w:t>
      </w:r>
      <w:r w:rsidR="009331B1" w:rsidRPr="00C2061D">
        <w:rPr>
          <w:rFonts w:cs="Arial"/>
          <w:bCs/>
          <w:szCs w:val="20"/>
        </w:rPr>
        <w:t>LSR</w:t>
      </w:r>
      <w:r w:rsidRPr="00C2061D">
        <w:rPr>
          <w:rFonts w:cs="Arial"/>
          <w:bCs/>
          <w:szCs w:val="20"/>
        </w:rPr>
        <w:t xml:space="preserve"> is listed below in</w:t>
      </w:r>
      <w:r w:rsidR="002357FF" w:rsidRPr="00C2061D">
        <w:rPr>
          <w:rFonts w:cs="Arial"/>
          <w:bCs/>
          <w:szCs w:val="20"/>
        </w:rPr>
        <w:t xml:space="preserve"> </w:t>
      </w:r>
      <w:r w:rsidR="002357FF" w:rsidRPr="00C2061D">
        <w:rPr>
          <w:rFonts w:cs="Arial"/>
          <w:b/>
          <w:szCs w:val="20"/>
        </w:rPr>
        <w:fldChar w:fldCharType="begin"/>
      </w:r>
      <w:r w:rsidR="002357FF" w:rsidRPr="00C2061D">
        <w:rPr>
          <w:rFonts w:cs="Arial"/>
          <w:b/>
          <w:szCs w:val="20"/>
        </w:rPr>
        <w:instrText xml:space="preserve"> REF _Ref64637208 \h  \* MERGEFORMAT </w:instrText>
      </w:r>
      <w:r w:rsidR="002357FF" w:rsidRPr="00C2061D">
        <w:rPr>
          <w:rFonts w:cs="Arial"/>
          <w:b/>
          <w:szCs w:val="20"/>
        </w:rPr>
      </w:r>
      <w:r w:rsidR="002357FF" w:rsidRPr="00C2061D">
        <w:rPr>
          <w:rFonts w:cs="Arial"/>
          <w:b/>
          <w:szCs w:val="20"/>
        </w:rPr>
        <w:fldChar w:fldCharType="separate"/>
      </w:r>
      <w:r w:rsidR="00E344B5" w:rsidRPr="00E344B5">
        <w:rPr>
          <w:rStyle w:val="Emphasis"/>
          <w:b/>
          <w:sz w:val="20"/>
          <w:szCs w:val="20"/>
        </w:rPr>
        <w:t xml:space="preserve">Table </w:t>
      </w:r>
      <w:r w:rsidR="00E344B5" w:rsidRPr="00E344B5">
        <w:rPr>
          <w:rStyle w:val="Emphasis"/>
          <w:b/>
          <w:noProof/>
          <w:sz w:val="20"/>
          <w:szCs w:val="20"/>
        </w:rPr>
        <w:t>1</w:t>
      </w:r>
      <w:r w:rsidR="002357FF" w:rsidRPr="00C2061D">
        <w:rPr>
          <w:rFonts w:cs="Arial"/>
          <w:b/>
          <w:szCs w:val="20"/>
        </w:rPr>
        <w:fldChar w:fldCharType="end"/>
      </w:r>
      <w:r w:rsidRPr="00C2061D">
        <w:rPr>
          <w:rFonts w:cs="Arial"/>
          <w:bCs/>
          <w:szCs w:val="20"/>
        </w:rPr>
        <w:t>.</w:t>
      </w:r>
    </w:p>
    <w:tbl>
      <w:tblPr>
        <w:tblStyle w:val="GridTable1Light-Accent513"/>
        <w:tblW w:w="49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69"/>
        <w:gridCol w:w="6827"/>
      </w:tblGrid>
      <w:tr w:rsidR="002953D3" w:rsidRPr="00C2061D" w14:paraId="1913EEC6" w14:textId="77777777" w:rsidTr="002953D3">
        <w:trPr>
          <w:cnfStyle w:val="100000000000" w:firstRow="1" w:lastRow="0" w:firstColumn="0" w:lastColumn="0" w:oddVBand="0" w:evenVBand="0" w:oddHBand="0" w:evenHBand="0" w:firstRowFirstColumn="0" w:firstRowLastColumn="0" w:lastRowFirstColumn="0" w:lastRowLastColumn="0"/>
          <w:cantSplit/>
          <w:trHeight w:val="454"/>
        </w:trPr>
        <w:tc>
          <w:tcPr>
            <w:cnfStyle w:val="001000000000" w:firstRow="0" w:lastRow="0" w:firstColumn="1" w:lastColumn="0" w:oddVBand="0" w:evenVBand="0" w:oddHBand="0" w:evenHBand="0" w:firstRowFirstColumn="0" w:firstRowLastColumn="0" w:lastRowFirstColumn="0" w:lastRowLastColumn="0"/>
            <w:tcW w:w="5000" w:type="pct"/>
            <w:gridSpan w:val="2"/>
            <w:tcBorders>
              <w:bottom w:val="none" w:sz="0" w:space="0" w:color="auto"/>
            </w:tcBorders>
            <w:shd w:val="clear" w:color="auto" w:fill="D9D9D9" w:themeFill="background1" w:themeFillShade="D9"/>
          </w:tcPr>
          <w:p w14:paraId="48D7C7AC" w14:textId="5E379979" w:rsidR="002953D3" w:rsidRPr="00C2061D" w:rsidRDefault="002953D3" w:rsidP="00AA79B4">
            <w:pPr>
              <w:jc w:val="center"/>
              <w:rPr>
                <w:rStyle w:val="Emphasis"/>
                <w:lang w:val="en-US"/>
              </w:rPr>
            </w:pPr>
            <w:bookmarkStart w:id="7" w:name="_Ref64637208"/>
            <w:bookmarkStart w:id="8" w:name="_Toc62575667"/>
            <w:bookmarkStart w:id="9" w:name="_Toc182997803"/>
            <w:r w:rsidRPr="00C2061D">
              <w:rPr>
                <w:rStyle w:val="Emphasis"/>
                <w:lang w:val="en-US"/>
              </w:rPr>
              <w:t xml:space="preserve">Table </w:t>
            </w:r>
            <w:r w:rsidRPr="00C2061D">
              <w:rPr>
                <w:rStyle w:val="Emphasis"/>
              </w:rPr>
              <w:fldChar w:fldCharType="begin"/>
            </w:r>
            <w:r w:rsidRPr="00C2061D">
              <w:rPr>
                <w:rStyle w:val="Emphasis"/>
                <w:lang w:val="en-US"/>
              </w:rPr>
              <w:instrText xml:space="preserve"> SEQ Table \* ARABIC </w:instrText>
            </w:r>
            <w:r w:rsidRPr="00C2061D">
              <w:rPr>
                <w:rStyle w:val="Emphasis"/>
              </w:rPr>
              <w:fldChar w:fldCharType="separate"/>
            </w:r>
            <w:r w:rsidR="00E344B5">
              <w:rPr>
                <w:rStyle w:val="Emphasis"/>
                <w:noProof/>
                <w:lang w:val="en-US"/>
              </w:rPr>
              <w:t>1</w:t>
            </w:r>
            <w:r w:rsidRPr="00C2061D">
              <w:rPr>
                <w:rStyle w:val="Emphasis"/>
              </w:rPr>
              <w:fldChar w:fldCharType="end"/>
            </w:r>
            <w:bookmarkEnd w:id="7"/>
            <w:r w:rsidRPr="00C2061D">
              <w:rPr>
                <w:rStyle w:val="Emphasis"/>
                <w:lang w:val="en-US"/>
              </w:rPr>
              <w:t>:Products Covered</w:t>
            </w:r>
            <w:bookmarkEnd w:id="8"/>
            <w:bookmarkEnd w:id="9"/>
          </w:p>
        </w:tc>
      </w:tr>
      <w:tr w:rsidR="00E449CC" w:rsidRPr="00C2061D" w14:paraId="51D1FA75" w14:textId="77777777" w:rsidTr="002953D3">
        <w:trPr>
          <w:cantSplit/>
          <w:trHeight w:val="454"/>
        </w:trPr>
        <w:tc>
          <w:tcPr>
            <w:cnfStyle w:val="001000000000" w:firstRow="0" w:lastRow="0" w:firstColumn="1" w:lastColumn="0" w:oddVBand="0" w:evenVBand="0" w:oddHBand="0" w:evenHBand="0" w:firstRowFirstColumn="0" w:firstRowLastColumn="0" w:lastRowFirstColumn="0" w:lastRowLastColumn="0"/>
            <w:tcW w:w="1328" w:type="pct"/>
            <w:shd w:val="clear" w:color="auto" w:fill="auto"/>
          </w:tcPr>
          <w:p w14:paraId="2A0C856F" w14:textId="630DD912" w:rsidR="00E449CC" w:rsidRPr="00C2061D" w:rsidRDefault="00E449CC" w:rsidP="00E449CC">
            <w:pPr>
              <w:rPr>
                <w:rStyle w:val="Emphasis"/>
                <w:lang w:val="en-US"/>
              </w:rPr>
            </w:pPr>
            <w:r w:rsidRPr="00C2061D">
              <w:rPr>
                <w:rStyle w:val="Emphasis"/>
                <w:lang w:val="en-US"/>
              </w:rPr>
              <w:t>Product name(s)</w:t>
            </w:r>
          </w:p>
        </w:tc>
        <w:tc>
          <w:tcPr>
            <w:tcW w:w="3672" w:type="pct"/>
            <w:shd w:val="clear" w:color="auto" w:fill="auto"/>
          </w:tcPr>
          <w:p w14:paraId="3D67CA8B" w14:textId="414535D4" w:rsidR="00E449CC" w:rsidRPr="00C2061D" w:rsidRDefault="00E449CC" w:rsidP="00E449CC">
            <w:pPr>
              <w:cnfStyle w:val="000000000000" w:firstRow="0" w:lastRow="0" w:firstColumn="0" w:lastColumn="0" w:oddVBand="0" w:evenVBand="0" w:oddHBand="0" w:evenHBand="0" w:firstRowFirstColumn="0" w:firstRowLastColumn="0" w:lastRowFirstColumn="0" w:lastRowLastColumn="0"/>
              <w:rPr>
                <w:rStyle w:val="Emphasis"/>
                <w:lang w:val="en-US"/>
              </w:rPr>
            </w:pPr>
            <w:r w:rsidRPr="00C2061D">
              <w:rPr>
                <w:rStyle w:val="Emphasis"/>
                <w:lang w:val="en-US"/>
              </w:rPr>
              <w:t>Dasiglucagon Delivery System</w:t>
            </w:r>
          </w:p>
        </w:tc>
      </w:tr>
      <w:tr w:rsidR="00E449CC" w:rsidRPr="00C2061D" w14:paraId="6789EFE1" w14:textId="77777777" w:rsidTr="002953D3">
        <w:trPr>
          <w:cantSplit/>
          <w:trHeight w:val="454"/>
        </w:trPr>
        <w:tc>
          <w:tcPr>
            <w:cnfStyle w:val="001000000000" w:firstRow="0" w:lastRow="0" w:firstColumn="1" w:lastColumn="0" w:oddVBand="0" w:evenVBand="0" w:oddHBand="0" w:evenHBand="0" w:firstRowFirstColumn="0" w:firstRowLastColumn="0" w:lastRowFirstColumn="0" w:lastRowLastColumn="0"/>
            <w:tcW w:w="1328" w:type="pct"/>
            <w:shd w:val="clear" w:color="auto" w:fill="auto"/>
          </w:tcPr>
          <w:p w14:paraId="4F7D3334" w14:textId="125DFE8F" w:rsidR="00E449CC" w:rsidRPr="00C2061D" w:rsidRDefault="00E449CC" w:rsidP="00E449CC">
            <w:pPr>
              <w:rPr>
                <w:rStyle w:val="Emphasis"/>
                <w:lang w:val="en-US"/>
              </w:rPr>
            </w:pPr>
            <w:r w:rsidRPr="00C2061D">
              <w:rPr>
                <w:rFonts w:cs="Arial"/>
                <w:sz w:val="18"/>
                <w:szCs w:val="18"/>
                <w:lang w:val="en-US"/>
              </w:rPr>
              <w:t>Manufacturer name and address</w:t>
            </w:r>
          </w:p>
        </w:tc>
        <w:tc>
          <w:tcPr>
            <w:tcW w:w="3672" w:type="pct"/>
            <w:shd w:val="clear" w:color="auto" w:fill="auto"/>
          </w:tcPr>
          <w:p w14:paraId="172EEF25" w14:textId="77777777" w:rsidR="00E449CC" w:rsidRPr="00C2061D" w:rsidRDefault="00E449CC" w:rsidP="00E449CC">
            <w:pPr>
              <w:cnfStyle w:val="000000000000" w:firstRow="0" w:lastRow="0" w:firstColumn="0" w:lastColumn="0" w:oddVBand="0" w:evenVBand="0" w:oddHBand="0" w:evenHBand="0" w:firstRowFirstColumn="0" w:firstRowLastColumn="0" w:lastRowFirstColumn="0" w:lastRowLastColumn="0"/>
              <w:rPr>
                <w:rFonts w:cs="Arial"/>
                <w:sz w:val="18"/>
                <w:szCs w:val="18"/>
                <w:lang w:val="en-US"/>
              </w:rPr>
            </w:pPr>
            <w:r w:rsidRPr="00C2061D">
              <w:rPr>
                <w:rFonts w:cs="Arial"/>
                <w:sz w:val="18"/>
                <w:szCs w:val="18"/>
                <w:lang w:val="en-US"/>
              </w:rPr>
              <w:t>DEKA Research and Development Corporation</w:t>
            </w:r>
          </w:p>
          <w:p w14:paraId="7E990BD8" w14:textId="77777777" w:rsidR="00E449CC" w:rsidRPr="00C2061D" w:rsidRDefault="00E449CC" w:rsidP="00E449CC">
            <w:pPr>
              <w:cnfStyle w:val="000000000000" w:firstRow="0" w:lastRow="0" w:firstColumn="0" w:lastColumn="0" w:oddVBand="0" w:evenVBand="0" w:oddHBand="0" w:evenHBand="0" w:firstRowFirstColumn="0" w:firstRowLastColumn="0" w:lastRowFirstColumn="0" w:lastRowLastColumn="0"/>
              <w:rPr>
                <w:rFonts w:cs="Arial"/>
                <w:sz w:val="18"/>
                <w:szCs w:val="18"/>
                <w:lang w:val="en-US"/>
              </w:rPr>
            </w:pPr>
            <w:r w:rsidRPr="00C2061D">
              <w:rPr>
                <w:rFonts w:cs="Arial"/>
                <w:sz w:val="18"/>
                <w:szCs w:val="18"/>
                <w:lang w:val="en-US"/>
              </w:rPr>
              <w:t>340 Commercial St</w:t>
            </w:r>
          </w:p>
          <w:p w14:paraId="50686085" w14:textId="77777777" w:rsidR="00E449CC" w:rsidRPr="00C2061D" w:rsidRDefault="00E449CC" w:rsidP="00E449CC">
            <w:pPr>
              <w:cnfStyle w:val="000000000000" w:firstRow="0" w:lastRow="0" w:firstColumn="0" w:lastColumn="0" w:oddVBand="0" w:evenVBand="0" w:oddHBand="0" w:evenHBand="0" w:firstRowFirstColumn="0" w:firstRowLastColumn="0" w:lastRowFirstColumn="0" w:lastRowLastColumn="0"/>
              <w:rPr>
                <w:rFonts w:cs="Arial"/>
                <w:sz w:val="18"/>
                <w:szCs w:val="18"/>
                <w:lang w:val="en-US"/>
              </w:rPr>
            </w:pPr>
            <w:r w:rsidRPr="00C2061D">
              <w:rPr>
                <w:rFonts w:cs="Arial"/>
                <w:sz w:val="18"/>
                <w:szCs w:val="18"/>
                <w:lang w:val="en-US"/>
              </w:rPr>
              <w:t xml:space="preserve">Manchester, NH 03101 </w:t>
            </w:r>
          </w:p>
          <w:p w14:paraId="11222FA1" w14:textId="4F4B9C51" w:rsidR="00E449CC" w:rsidRPr="00C2061D" w:rsidRDefault="00E449CC" w:rsidP="00E449CC">
            <w:pPr>
              <w:cnfStyle w:val="000000000000" w:firstRow="0" w:lastRow="0" w:firstColumn="0" w:lastColumn="0" w:oddVBand="0" w:evenVBand="0" w:oddHBand="0" w:evenHBand="0" w:firstRowFirstColumn="0" w:firstRowLastColumn="0" w:lastRowFirstColumn="0" w:lastRowLastColumn="0"/>
              <w:rPr>
                <w:rFonts w:cs="Arial"/>
                <w:color w:val="0070C0"/>
                <w:sz w:val="18"/>
                <w:szCs w:val="18"/>
                <w:lang w:val="en-US"/>
              </w:rPr>
            </w:pPr>
            <w:r w:rsidRPr="00C2061D">
              <w:rPr>
                <w:rFonts w:cs="Arial"/>
                <w:sz w:val="18"/>
                <w:szCs w:val="18"/>
                <w:lang w:val="en-US"/>
              </w:rPr>
              <w:t>United States</w:t>
            </w:r>
          </w:p>
        </w:tc>
      </w:tr>
      <w:tr w:rsidR="00E449CC" w:rsidRPr="00C2061D" w14:paraId="7AEBA3BE" w14:textId="77777777" w:rsidTr="002953D3">
        <w:trPr>
          <w:cantSplit/>
          <w:trHeight w:val="454"/>
        </w:trPr>
        <w:tc>
          <w:tcPr>
            <w:cnfStyle w:val="001000000000" w:firstRow="0" w:lastRow="0" w:firstColumn="1" w:lastColumn="0" w:oddVBand="0" w:evenVBand="0" w:oddHBand="0" w:evenHBand="0" w:firstRowFirstColumn="0" w:firstRowLastColumn="0" w:lastRowFirstColumn="0" w:lastRowLastColumn="0"/>
            <w:tcW w:w="1328" w:type="pct"/>
            <w:shd w:val="clear" w:color="auto" w:fill="auto"/>
          </w:tcPr>
          <w:p w14:paraId="27B37709" w14:textId="77777777" w:rsidR="00E449CC" w:rsidRPr="00C2061D" w:rsidRDefault="00E449CC" w:rsidP="00E449CC">
            <w:pPr>
              <w:rPr>
                <w:rStyle w:val="Emphasis"/>
                <w:lang w:val="en-US"/>
              </w:rPr>
            </w:pPr>
            <w:r w:rsidRPr="00C2061D">
              <w:rPr>
                <w:rStyle w:val="Emphasis"/>
                <w:lang w:val="en-US"/>
              </w:rPr>
              <w:t>Classification, EU</w:t>
            </w:r>
          </w:p>
        </w:tc>
        <w:tc>
          <w:tcPr>
            <w:tcW w:w="3672" w:type="pct"/>
            <w:shd w:val="clear" w:color="auto" w:fill="auto"/>
          </w:tcPr>
          <w:p w14:paraId="2AEA55D5" w14:textId="21C3C18F" w:rsidR="00E449CC" w:rsidRPr="00C2061D" w:rsidRDefault="00E449CC" w:rsidP="00E449CC">
            <w:pPr>
              <w:cnfStyle w:val="000000000000" w:firstRow="0" w:lastRow="0" w:firstColumn="0" w:lastColumn="0" w:oddVBand="0" w:evenVBand="0" w:oddHBand="0" w:evenHBand="0" w:firstRowFirstColumn="0" w:firstRowLastColumn="0" w:lastRowFirstColumn="0" w:lastRowLastColumn="0"/>
              <w:rPr>
                <w:rStyle w:val="Emphasis"/>
                <w:i/>
                <w:iCs w:val="0"/>
                <w:color w:val="0070C0"/>
                <w:lang w:val="en-US"/>
              </w:rPr>
            </w:pPr>
            <w:r w:rsidRPr="00C2061D">
              <w:rPr>
                <w:rStyle w:val="Emphasis"/>
                <w:lang w:val="en-US"/>
              </w:rPr>
              <w:t>The product listed above is classified as Class IIb, Rule 12 according to the MDR</w:t>
            </w:r>
          </w:p>
        </w:tc>
      </w:tr>
      <w:tr w:rsidR="00E449CC" w:rsidRPr="00C2061D" w14:paraId="44BFE49E" w14:textId="77777777" w:rsidTr="002953D3">
        <w:trPr>
          <w:cantSplit/>
          <w:trHeight w:val="454"/>
        </w:trPr>
        <w:tc>
          <w:tcPr>
            <w:cnfStyle w:val="001000000000" w:firstRow="0" w:lastRow="0" w:firstColumn="1" w:lastColumn="0" w:oddVBand="0" w:evenVBand="0" w:oddHBand="0" w:evenHBand="0" w:firstRowFirstColumn="0" w:firstRowLastColumn="0" w:lastRowFirstColumn="0" w:lastRowLastColumn="0"/>
            <w:tcW w:w="1328" w:type="pct"/>
            <w:shd w:val="clear" w:color="auto" w:fill="auto"/>
          </w:tcPr>
          <w:p w14:paraId="27CF49A4" w14:textId="70972504" w:rsidR="00E449CC" w:rsidRPr="00C2061D" w:rsidRDefault="00E449CC" w:rsidP="00E449CC">
            <w:pPr>
              <w:rPr>
                <w:rStyle w:val="Emphasis"/>
                <w:lang w:val="en-US"/>
              </w:rPr>
            </w:pPr>
            <w:r w:rsidRPr="00C2061D">
              <w:rPr>
                <w:rStyle w:val="Emphasis"/>
                <w:lang w:val="en-US"/>
              </w:rPr>
              <w:t>Marketed</w:t>
            </w:r>
          </w:p>
        </w:tc>
        <w:tc>
          <w:tcPr>
            <w:tcW w:w="3672" w:type="pct"/>
            <w:shd w:val="clear" w:color="auto" w:fill="auto"/>
          </w:tcPr>
          <w:p w14:paraId="5648DFD5" w14:textId="0F7BC30E" w:rsidR="00E449CC" w:rsidRPr="00C2061D" w:rsidRDefault="00E449CC" w:rsidP="00E449CC">
            <w:pPr>
              <w:cnfStyle w:val="000000000000" w:firstRow="0" w:lastRow="0" w:firstColumn="0" w:lastColumn="0" w:oddVBand="0" w:evenVBand="0" w:oddHBand="0" w:evenHBand="0" w:firstRowFirstColumn="0" w:firstRowLastColumn="0" w:lastRowFirstColumn="0" w:lastRowLastColumn="0"/>
              <w:rPr>
                <w:rStyle w:val="Emphasis"/>
                <w:i/>
                <w:iCs w:val="0"/>
                <w:color w:val="0070C0"/>
                <w:lang w:val="en-US"/>
              </w:rPr>
            </w:pPr>
            <w:r w:rsidRPr="00C2061D">
              <w:rPr>
                <w:rStyle w:val="Emphasis"/>
                <w:lang w:val="en-US"/>
              </w:rPr>
              <w:t xml:space="preserve">The Dasiglucagon Delivery System is not currently marketed in any geography </w:t>
            </w:r>
          </w:p>
        </w:tc>
      </w:tr>
    </w:tbl>
    <w:p w14:paraId="556AAA49" w14:textId="2916BA94" w:rsidR="00D80DE0" w:rsidRPr="00C2061D" w:rsidRDefault="00D80DE0" w:rsidP="005B618C"/>
    <w:p w14:paraId="4A5367AA" w14:textId="77777777" w:rsidR="00EC10B4" w:rsidRPr="00756C22" w:rsidRDefault="00EC10B4" w:rsidP="00EC10B4">
      <w:pPr>
        <w:pStyle w:val="NoSpacing"/>
        <w:jc w:val="both"/>
        <w:rPr>
          <w:rFonts w:ascii="Arial" w:hAnsi="Arial" w:cs="Arial"/>
          <w:sz w:val="20"/>
          <w:szCs w:val="20"/>
        </w:rPr>
      </w:pPr>
      <w:r w:rsidRPr="00756C22">
        <w:rPr>
          <w:rFonts w:ascii="Arial" w:hAnsi="Arial" w:cs="Arial"/>
          <w:sz w:val="20"/>
          <w:szCs w:val="20"/>
        </w:rPr>
        <w:t xml:space="preserve">The Dasiglucagon Delivery System is intended for continuous subcutaneous delivery of dasiglucagon for use in neonates, infants, children, and adolescents </w:t>
      </w:r>
      <w:r w:rsidRPr="00D42CCB">
        <w:rPr>
          <w:rFonts w:ascii="Arial" w:hAnsi="Arial" w:cs="Arial"/>
          <w:sz w:val="20"/>
          <w:szCs w:val="20"/>
        </w:rPr>
        <w:t xml:space="preserve">of </w:t>
      </w:r>
      <w:commentRangeStart w:id="10"/>
      <w:commentRangeStart w:id="11"/>
      <w:commentRangeStart w:id="12"/>
      <w:r w:rsidRPr="00D42CCB">
        <w:rPr>
          <w:rFonts w:ascii="Arial" w:hAnsi="Arial" w:cs="Arial"/>
          <w:sz w:val="20"/>
          <w:szCs w:val="20"/>
          <w:lang w:val="en-US"/>
        </w:rPr>
        <w:t>up to 16 years of age</w:t>
      </w:r>
      <w:commentRangeEnd w:id="10"/>
      <w:r w:rsidRPr="00D42CCB">
        <w:rPr>
          <w:rFonts w:ascii="Arial" w:hAnsi="Arial" w:cs="Arial"/>
          <w:sz w:val="20"/>
          <w:szCs w:val="20"/>
          <w:lang w:val="en-US"/>
        </w:rPr>
        <w:commentReference w:id="10"/>
      </w:r>
      <w:commentRangeEnd w:id="11"/>
      <w:r>
        <w:rPr>
          <w:rStyle w:val="CommentReference"/>
          <w:rFonts w:ascii="Arial" w:hAnsi="Arial"/>
          <w:lang w:val="en-US"/>
        </w:rPr>
        <w:commentReference w:id="11"/>
      </w:r>
      <w:commentRangeEnd w:id="12"/>
      <w:r>
        <w:rPr>
          <w:rStyle w:val="CommentReference"/>
          <w:rFonts w:ascii="Arial" w:hAnsi="Arial"/>
          <w:lang w:val="en-US"/>
        </w:rPr>
        <w:commentReference w:id="12"/>
      </w:r>
      <w:r w:rsidRPr="00D42CCB">
        <w:rPr>
          <w:rFonts w:ascii="Arial" w:hAnsi="Arial" w:cs="Arial"/>
          <w:sz w:val="20"/>
          <w:szCs w:val="20"/>
        </w:rPr>
        <w:t>. The pump</w:t>
      </w:r>
      <w:r w:rsidRPr="00756C22">
        <w:rPr>
          <w:rFonts w:ascii="Arial" w:hAnsi="Arial" w:cs="Arial"/>
          <w:sz w:val="20"/>
          <w:szCs w:val="20"/>
        </w:rPr>
        <w:t xml:space="preserve"> is a durable product intended for single patient use and the cassette is a disposable product intended for single use. The system, when used as intended, is considered non-life supporting medical equipment and is not the sole treatment method for the acute symptoms of </w:t>
      </w:r>
      <w:r>
        <w:rPr>
          <w:rFonts w:ascii="Arial" w:hAnsi="Arial" w:cs="Arial"/>
          <w:sz w:val="20"/>
          <w:szCs w:val="20"/>
        </w:rPr>
        <w:t xml:space="preserve">congenital </w:t>
      </w:r>
      <w:r w:rsidRPr="003772AD">
        <w:rPr>
          <w:rFonts w:ascii="Arial" w:hAnsi="Arial" w:cs="Arial"/>
          <w:sz w:val="20"/>
          <w:szCs w:val="20"/>
        </w:rPr>
        <w:t xml:space="preserve">hyperinsulinism </w:t>
      </w:r>
      <w:r>
        <w:rPr>
          <w:rFonts w:ascii="Arial" w:hAnsi="Arial" w:cs="Arial"/>
          <w:sz w:val="20"/>
          <w:szCs w:val="20"/>
        </w:rPr>
        <w:t>(</w:t>
      </w:r>
      <w:r w:rsidRPr="00756C22">
        <w:rPr>
          <w:rFonts w:ascii="Arial" w:hAnsi="Arial" w:cs="Arial"/>
          <w:sz w:val="20"/>
          <w:szCs w:val="20"/>
        </w:rPr>
        <w:t>CHI</w:t>
      </w:r>
      <w:r>
        <w:rPr>
          <w:rFonts w:ascii="Arial" w:hAnsi="Arial" w:cs="Arial"/>
          <w:sz w:val="20"/>
          <w:szCs w:val="20"/>
        </w:rPr>
        <w:t>)</w:t>
      </w:r>
      <w:r w:rsidRPr="00756C22">
        <w:rPr>
          <w:rFonts w:ascii="Arial" w:hAnsi="Arial" w:cs="Arial"/>
          <w:sz w:val="20"/>
          <w:szCs w:val="20"/>
        </w:rPr>
        <w:t>.</w:t>
      </w:r>
      <w:r>
        <w:rPr>
          <w:rFonts w:ascii="Arial" w:hAnsi="Arial" w:cs="Arial"/>
          <w:sz w:val="20"/>
          <w:szCs w:val="20"/>
        </w:rPr>
        <w:t xml:space="preserve"> </w:t>
      </w:r>
    </w:p>
    <w:p w14:paraId="4FFC8022" w14:textId="77777777" w:rsidR="00EC10B4" w:rsidRDefault="00EC10B4" w:rsidP="00EC10B4">
      <w:pPr>
        <w:pStyle w:val="NoSpacing"/>
        <w:jc w:val="both"/>
        <w:rPr>
          <w:rFonts w:ascii="Arial" w:hAnsi="Arial" w:cs="Arial"/>
          <w:sz w:val="20"/>
          <w:szCs w:val="20"/>
        </w:rPr>
      </w:pPr>
    </w:p>
    <w:p w14:paraId="6F33AD66" w14:textId="6008E315" w:rsidR="00EC10B4" w:rsidRDefault="00EC10B4" w:rsidP="00EC10B4">
      <w:pPr>
        <w:pStyle w:val="NoSpacing"/>
        <w:jc w:val="both"/>
        <w:rPr>
          <w:rFonts w:ascii="Arial" w:hAnsi="Arial" w:cs="Arial"/>
          <w:sz w:val="20"/>
          <w:szCs w:val="20"/>
        </w:rPr>
      </w:pPr>
      <w:r w:rsidRPr="00756C22">
        <w:rPr>
          <w:rFonts w:ascii="Arial" w:hAnsi="Arial" w:cs="Arial"/>
          <w:sz w:val="20"/>
          <w:szCs w:val="20"/>
        </w:rPr>
        <w:t>The Dasiglucagon Delivery System is intended solely for use with dasiglucagon</w:t>
      </w:r>
      <w:r w:rsidRPr="008A1AAC">
        <w:rPr>
          <w:rFonts w:ascii="Arial" w:hAnsi="Arial" w:cs="Arial"/>
          <w:sz w:val="20"/>
          <w:szCs w:val="20"/>
        </w:rPr>
        <w:t>.</w:t>
      </w:r>
    </w:p>
    <w:p w14:paraId="538784FD" w14:textId="77777777" w:rsidR="00EC10B4" w:rsidRPr="00756C22" w:rsidRDefault="00EC10B4" w:rsidP="00EC10B4">
      <w:pPr>
        <w:pStyle w:val="NoSpacing"/>
        <w:jc w:val="both"/>
        <w:rPr>
          <w:rFonts w:ascii="Arial" w:hAnsi="Arial" w:cs="Arial"/>
          <w:sz w:val="20"/>
          <w:szCs w:val="20"/>
        </w:rPr>
      </w:pPr>
    </w:p>
    <w:p w14:paraId="2C9018F8" w14:textId="77777777" w:rsidR="00EC10B4" w:rsidRPr="00756C22" w:rsidRDefault="00EC10B4" w:rsidP="00EC10B4">
      <w:pPr>
        <w:pStyle w:val="NoSpacing"/>
        <w:jc w:val="both"/>
        <w:rPr>
          <w:rFonts w:ascii="Arial" w:hAnsi="Arial" w:cs="Arial"/>
          <w:sz w:val="20"/>
          <w:szCs w:val="20"/>
        </w:rPr>
      </w:pPr>
      <w:r w:rsidRPr="00756C22">
        <w:rPr>
          <w:rFonts w:ascii="Arial" w:hAnsi="Arial" w:cs="Arial"/>
          <w:sz w:val="20"/>
          <w:szCs w:val="20"/>
        </w:rPr>
        <w:t>The Dasiglucagon Delivery System consists of the following components:</w:t>
      </w:r>
    </w:p>
    <w:p w14:paraId="2F1A9FC3" w14:textId="77777777" w:rsidR="00EC10B4" w:rsidRPr="00756C22" w:rsidRDefault="00EC10B4" w:rsidP="00EC10B4">
      <w:pPr>
        <w:pStyle w:val="NoSpacing"/>
        <w:numPr>
          <w:ilvl w:val="0"/>
          <w:numId w:val="25"/>
        </w:numPr>
        <w:spacing w:before="0" w:after="0"/>
        <w:jc w:val="both"/>
        <w:rPr>
          <w:rFonts w:ascii="Arial" w:hAnsi="Arial" w:cs="Arial"/>
          <w:sz w:val="20"/>
          <w:szCs w:val="20"/>
        </w:rPr>
      </w:pPr>
      <w:r w:rsidRPr="00756C22">
        <w:rPr>
          <w:rFonts w:ascii="Arial" w:hAnsi="Arial" w:cs="Arial"/>
          <w:bCs/>
          <w:sz w:val="20"/>
          <w:szCs w:val="20"/>
        </w:rPr>
        <w:t>Pump:</w:t>
      </w:r>
      <w:r w:rsidRPr="00756C22">
        <w:rPr>
          <w:rFonts w:ascii="Arial" w:hAnsi="Arial" w:cs="Arial"/>
          <w:sz w:val="20"/>
          <w:szCs w:val="20"/>
        </w:rPr>
        <w:t xml:space="preserve"> A durable pump that interfaces to an Dasiglucagon Delivery System cassette and the remote interface. It incorporates fluid delivery algorithms and is powered by a rechargeable </w:t>
      </w:r>
      <w:proofErr w:type="gramStart"/>
      <w:r w:rsidRPr="00756C22">
        <w:rPr>
          <w:rFonts w:ascii="Arial" w:hAnsi="Arial" w:cs="Arial"/>
          <w:sz w:val="20"/>
          <w:szCs w:val="20"/>
        </w:rPr>
        <w:t>lithium ion</w:t>
      </w:r>
      <w:proofErr w:type="gramEnd"/>
      <w:r w:rsidRPr="00756C22">
        <w:rPr>
          <w:rFonts w:ascii="Arial" w:hAnsi="Arial" w:cs="Arial"/>
          <w:sz w:val="20"/>
          <w:szCs w:val="20"/>
        </w:rPr>
        <w:t xml:space="preserve"> battery.</w:t>
      </w:r>
    </w:p>
    <w:p w14:paraId="2B6FC220" w14:textId="77777777" w:rsidR="00EC10B4" w:rsidRPr="00756C22" w:rsidRDefault="00EC10B4" w:rsidP="00EC10B4">
      <w:pPr>
        <w:pStyle w:val="NoSpacing"/>
        <w:numPr>
          <w:ilvl w:val="0"/>
          <w:numId w:val="25"/>
        </w:numPr>
        <w:spacing w:before="0" w:after="0"/>
        <w:jc w:val="both"/>
        <w:rPr>
          <w:rFonts w:ascii="Arial" w:hAnsi="Arial" w:cs="Arial"/>
          <w:sz w:val="20"/>
          <w:szCs w:val="20"/>
        </w:rPr>
      </w:pPr>
      <w:r w:rsidRPr="00756C22">
        <w:rPr>
          <w:rFonts w:ascii="Arial" w:hAnsi="Arial" w:cs="Arial"/>
          <w:bCs/>
          <w:sz w:val="20"/>
          <w:szCs w:val="20"/>
        </w:rPr>
        <w:t>Cassette:</w:t>
      </w:r>
      <w:r w:rsidRPr="00756C22">
        <w:rPr>
          <w:rFonts w:ascii="Arial" w:hAnsi="Arial" w:cs="Arial"/>
          <w:sz w:val="20"/>
          <w:szCs w:val="20"/>
        </w:rPr>
        <w:t xml:space="preserve"> A single-use pumping cassette that combines microfluidic valves, a pump chamber, drug reservoir, and Acoustic Volume Sensing (AVS) measurement chamber. The cassette interfaces to a Dasiglucagon Delivery System pump and off-the-shelf infusion set.</w:t>
      </w:r>
    </w:p>
    <w:p w14:paraId="797707A2" w14:textId="77777777" w:rsidR="00EC10B4" w:rsidRPr="00E677A3" w:rsidRDefault="00EC10B4" w:rsidP="00EC10B4">
      <w:pPr>
        <w:pStyle w:val="ListParagraph"/>
        <w:numPr>
          <w:ilvl w:val="0"/>
          <w:numId w:val="25"/>
        </w:numPr>
        <w:rPr>
          <w:rFonts w:cs="Arial"/>
          <w:color w:val="000000" w:themeColor="text1"/>
          <w:szCs w:val="20"/>
        </w:rPr>
      </w:pPr>
      <w:r w:rsidRPr="00756C22">
        <w:rPr>
          <w:rFonts w:cs="Arial"/>
          <w:bCs/>
          <w:color w:val="000000" w:themeColor="text1"/>
          <w:szCs w:val="20"/>
        </w:rPr>
        <w:t>Remote Interface (Controller):</w:t>
      </w:r>
      <w:r w:rsidRPr="00756C22">
        <w:rPr>
          <w:rFonts w:cs="Arial"/>
          <w:color w:val="000000" w:themeColor="text1"/>
          <w:szCs w:val="20"/>
        </w:rPr>
        <w:t xml:space="preserve"> A Bluetooth wireless controller that serves as the user interface to the Dasiglucagon system. This includes a display and buttons for ease of use. The remote interface is the same as was cleared in the predicate product.</w:t>
      </w:r>
    </w:p>
    <w:p w14:paraId="666CD307" w14:textId="77777777" w:rsidR="00EC10B4" w:rsidRPr="00756C22" w:rsidRDefault="00EC10B4" w:rsidP="00EC10B4">
      <w:pPr>
        <w:pStyle w:val="NoSpacing"/>
        <w:jc w:val="both"/>
        <w:rPr>
          <w:rFonts w:ascii="Arial" w:hAnsi="Arial" w:cs="Arial"/>
          <w:sz w:val="20"/>
          <w:szCs w:val="20"/>
        </w:rPr>
      </w:pPr>
      <w:r w:rsidRPr="00756C22">
        <w:rPr>
          <w:rFonts w:ascii="Arial" w:hAnsi="Arial" w:cs="Arial"/>
          <w:sz w:val="20"/>
          <w:szCs w:val="20"/>
        </w:rPr>
        <w:t xml:space="preserve">In use, the single-user durable pump is connected to a single-use cassette, and these two components mated together are referred to as the pump assembly. The remote interface and pump assembly are separate to offer an improved user experience: the remote interface offers an </w:t>
      </w:r>
      <w:proofErr w:type="gramStart"/>
      <w:r w:rsidRPr="00756C22">
        <w:rPr>
          <w:rFonts w:ascii="Arial" w:hAnsi="Arial" w:cs="Arial"/>
          <w:sz w:val="20"/>
          <w:szCs w:val="20"/>
        </w:rPr>
        <w:t>easy to read</w:t>
      </w:r>
      <w:proofErr w:type="gramEnd"/>
      <w:r w:rsidRPr="00756C22">
        <w:rPr>
          <w:rFonts w:ascii="Arial" w:hAnsi="Arial" w:cs="Arial"/>
          <w:sz w:val="20"/>
          <w:szCs w:val="20"/>
        </w:rPr>
        <w:t xml:space="preserve"> screen and multiple buttons while the pump is small and unobtrusive to facilitate discrete dasiglucagon delivery. </w:t>
      </w:r>
    </w:p>
    <w:p w14:paraId="77E89313" w14:textId="77777777" w:rsidR="00EC10B4" w:rsidRPr="00756C22" w:rsidRDefault="00EC10B4" w:rsidP="00EC10B4">
      <w:pPr>
        <w:pStyle w:val="NoSpacing"/>
        <w:jc w:val="both"/>
        <w:rPr>
          <w:rFonts w:ascii="Arial" w:hAnsi="Arial" w:cs="Arial"/>
          <w:sz w:val="20"/>
          <w:szCs w:val="20"/>
        </w:rPr>
      </w:pPr>
    </w:p>
    <w:p w14:paraId="4B2A8730" w14:textId="305F3072" w:rsidR="000A0364" w:rsidRPr="00C2061D" w:rsidRDefault="00EC10B4" w:rsidP="00EC10B4">
      <w:pPr>
        <w:rPr>
          <w:color w:val="0070C0"/>
          <w:lang w:eastAsia="da-DK"/>
        </w:rPr>
      </w:pPr>
      <w:r w:rsidRPr="00756C22">
        <w:rPr>
          <w:rFonts w:cs="Arial"/>
          <w:szCs w:val="20"/>
        </w:rPr>
        <w:t xml:space="preserve">The Dasiglucagon Delivery system interfaces / connects to an infusion set via a standard </w:t>
      </w:r>
      <w:proofErr w:type="spellStart"/>
      <w:r w:rsidRPr="00756C22">
        <w:rPr>
          <w:rFonts w:cs="Arial"/>
          <w:szCs w:val="20"/>
        </w:rPr>
        <w:t>luer</w:t>
      </w:r>
      <w:proofErr w:type="spellEnd"/>
      <w:r w:rsidRPr="00756C22">
        <w:rPr>
          <w:rFonts w:cs="Arial"/>
          <w:szCs w:val="20"/>
        </w:rPr>
        <w:t xml:space="preserve"> fitting. The infusion set is a sterile commercially available infusion set, which is connected from the pump assembly to the patient. The following infusion sets are labeled for use with the Dasiglucagon Delivery System: </w:t>
      </w:r>
      <w:proofErr w:type="spellStart"/>
      <w:r w:rsidRPr="00756C22">
        <w:rPr>
          <w:rFonts w:cs="Arial"/>
          <w:szCs w:val="20"/>
        </w:rPr>
        <w:t>Convatec</w:t>
      </w:r>
      <w:proofErr w:type="spellEnd"/>
      <w:r w:rsidRPr="00756C22">
        <w:rPr>
          <w:rFonts w:cs="Arial"/>
          <w:szCs w:val="20"/>
        </w:rPr>
        <w:t xml:space="preserve"> </w:t>
      </w:r>
      <w:proofErr w:type="spellStart"/>
      <w:r w:rsidRPr="00756C22">
        <w:rPr>
          <w:rFonts w:cs="Arial"/>
          <w:szCs w:val="20"/>
        </w:rPr>
        <w:t>neria</w:t>
      </w:r>
      <w:proofErr w:type="spellEnd"/>
      <w:r w:rsidRPr="00756C22">
        <w:rPr>
          <w:rFonts w:cs="Arial"/>
          <w:szCs w:val="20"/>
        </w:rPr>
        <w:t xml:space="preserve"> ™ guard 12 cm (704012-5226), 30 cm (704030-5226), 60 cm (704060-5226).</w:t>
      </w:r>
    </w:p>
    <w:p w14:paraId="58C6FB95" w14:textId="5C5474E6" w:rsidR="004C3B9A" w:rsidRPr="00C2061D" w:rsidRDefault="004C3B9A" w:rsidP="004C3B9A">
      <w:pPr>
        <w:pStyle w:val="Heading2"/>
      </w:pPr>
      <w:bookmarkStart w:id="13" w:name="_Toc182295610"/>
      <w:r w:rsidRPr="00C2061D">
        <w:t xml:space="preserve">Intended </w:t>
      </w:r>
      <w:r w:rsidR="00F65D57" w:rsidRPr="00C2061D">
        <w:t>purpose</w:t>
      </w:r>
      <w:r w:rsidRPr="00C2061D">
        <w:t xml:space="preserve"> and Indications for use</w:t>
      </w:r>
      <w:bookmarkEnd w:id="13"/>
    </w:p>
    <w:p w14:paraId="2F2D6C1C" w14:textId="77777777" w:rsidR="00EC10B4" w:rsidRDefault="00EC10B4" w:rsidP="00EC10B4">
      <w:pPr>
        <w:rPr>
          <w:lang w:eastAsia="da-DK"/>
        </w:rPr>
      </w:pPr>
      <w:r w:rsidRPr="002843CA">
        <w:rPr>
          <w:lang w:eastAsia="da-DK"/>
        </w:rPr>
        <w:t xml:space="preserve">The Dasiglucagon Delivery System is intended for continuous subcutaneous delivery of dasiglucagon for the prevention and treatment of hypoglycemia in patients up to 16 years of age with congenital hyperinsulinism (CHI). The pump </w:t>
      </w:r>
      <w:proofErr w:type="gramStart"/>
      <w:r w:rsidRPr="002843CA">
        <w:rPr>
          <w:lang w:eastAsia="da-DK"/>
        </w:rPr>
        <w:t>is able to</w:t>
      </w:r>
      <w:proofErr w:type="gramEnd"/>
      <w:r w:rsidRPr="002843CA">
        <w:rPr>
          <w:lang w:eastAsia="da-DK"/>
        </w:rPr>
        <w:t xml:space="preserve"> reliably and securely communicate with compatible digitally connected devices. The pump is indicated for single-patient home use and requires a prescription. The pump is indicated for use with dasiglucagon.</w:t>
      </w:r>
    </w:p>
    <w:p w14:paraId="7C9944DD" w14:textId="77777777" w:rsidR="00EC10B4" w:rsidRDefault="00EC10B4" w:rsidP="00EC10B4">
      <w:pPr>
        <w:rPr>
          <w:lang w:eastAsia="da-DK"/>
        </w:rPr>
      </w:pPr>
    </w:p>
    <w:p w14:paraId="0BDD9ACA" w14:textId="7DA16AE7" w:rsidR="00652642" w:rsidRPr="00C2061D" w:rsidRDefault="00EC10B4" w:rsidP="004C3B9A">
      <w:r w:rsidRPr="002A4C4D">
        <w:rPr>
          <w:b/>
          <w:bCs/>
          <w:lang w:eastAsia="da-DK"/>
        </w:rPr>
        <w:t xml:space="preserve">Source: </w:t>
      </w:r>
      <w:r>
        <w:rPr>
          <w:lang w:eastAsia="da-DK"/>
        </w:rPr>
        <w:t xml:space="preserve">Instructions for use (IFU) </w:t>
      </w:r>
      <w:r>
        <w:rPr>
          <w:lang w:eastAsia="da-DK"/>
        </w:rPr>
        <w:fldChar w:fldCharType="begin"/>
      </w:r>
      <w:r w:rsidR="00B60AE6">
        <w:rPr>
          <w:lang w:eastAsia="da-DK"/>
        </w:rPr>
        <w:instrText xml:space="preserve"> ADDIN EN.CITE &lt;EndNote&gt;&lt;Cite&gt;&lt;RecNum&gt;625&lt;/RecNum&gt;&lt;DisplayText&gt;(6)&lt;/DisplayText&gt;&lt;record&gt;&lt;rec-number&gt;625&lt;/rec-number&gt;&lt;foreign-keys&gt;&lt;key app="EN" db-id="vwrrttwz10fd9netdtjv5t0n2rea550ese5e" timestamp="1726554238"&gt;625&lt;/key&gt;&lt;/foreign-keys&gt;&lt;ref-type name="Report"&gt;27&lt;/ref-type&gt;&lt;contributors&gt;&lt;/contributors&gt;&lt;titles&gt;&lt;title&gt;DKZL-09000-001 Rev 1.8 Dasiglucagon Pump User Manual&lt;/title&gt;&lt;/titles&gt;&lt;dates&gt;&lt;/dates&gt;&lt;urls&gt;&lt;/urls&gt;&lt;/record&gt;&lt;/Cite&gt;&lt;/EndNote&gt;</w:instrText>
      </w:r>
      <w:r>
        <w:rPr>
          <w:lang w:eastAsia="da-DK"/>
        </w:rPr>
        <w:fldChar w:fldCharType="separate"/>
      </w:r>
      <w:r w:rsidR="00B60AE6">
        <w:rPr>
          <w:noProof/>
          <w:lang w:eastAsia="da-DK"/>
        </w:rPr>
        <w:t>(6)</w:t>
      </w:r>
      <w:r>
        <w:rPr>
          <w:lang w:eastAsia="da-DK"/>
        </w:rPr>
        <w:fldChar w:fldCharType="end"/>
      </w:r>
    </w:p>
    <w:p w14:paraId="0A51C0C9" w14:textId="77777777" w:rsidR="000A0364" w:rsidRPr="00C2061D" w:rsidRDefault="000A0364" w:rsidP="000A0364">
      <w:pPr>
        <w:pStyle w:val="Heading2"/>
      </w:pPr>
      <w:bookmarkStart w:id="14" w:name="_Toc182295611"/>
      <w:r w:rsidRPr="00C2061D">
        <w:t>Target population</w:t>
      </w:r>
      <w:bookmarkEnd w:id="14"/>
    </w:p>
    <w:p w14:paraId="73B23D92" w14:textId="543F1461" w:rsidR="000A0364" w:rsidRPr="00C2061D" w:rsidRDefault="00EC10B4" w:rsidP="004C3B9A">
      <w:r w:rsidRPr="00756C22">
        <w:rPr>
          <w:rFonts w:cs="Arial"/>
          <w:szCs w:val="20"/>
        </w:rPr>
        <w:t>The Dasiglucagon Delivery System is intended for continuous subcutaneous delivery of dasiglucagon for use in neonates, infants, children, and adolescents of up to 16 years of age</w:t>
      </w:r>
      <w:r>
        <w:rPr>
          <w:rFonts w:cs="Arial"/>
          <w:szCs w:val="20"/>
        </w:rPr>
        <w:t>.</w:t>
      </w:r>
    </w:p>
    <w:p w14:paraId="2436F2B5" w14:textId="10BD9C78" w:rsidR="001F1E06" w:rsidRPr="00C2061D" w:rsidRDefault="008A0F6B" w:rsidP="001F1E06">
      <w:pPr>
        <w:pStyle w:val="Heading1"/>
      </w:pPr>
      <w:bookmarkStart w:id="15" w:name="_Toc182295612"/>
      <w:r w:rsidRPr="00C2061D">
        <w:t>Literature Search Plan</w:t>
      </w:r>
      <w:bookmarkEnd w:id="15"/>
    </w:p>
    <w:p w14:paraId="790A703B" w14:textId="7805076A" w:rsidR="00EE2BB9" w:rsidRPr="00C2061D" w:rsidRDefault="00EE2BB9" w:rsidP="00EE2BB9">
      <w:r w:rsidRPr="00C2061D">
        <w:t xml:space="preserve">The literature search plan (LSP) is described in a separate document </w:t>
      </w:r>
      <w:r w:rsidRPr="00C2061D">
        <w:rPr>
          <w:highlight w:val="yellow"/>
        </w:rPr>
        <w:t>[</w:t>
      </w:r>
      <w:commentRangeStart w:id="16"/>
      <w:r w:rsidRPr="00C2061D">
        <w:rPr>
          <w:highlight w:val="yellow"/>
        </w:rPr>
        <w:t>ref</w:t>
      </w:r>
      <w:commentRangeEnd w:id="16"/>
      <w:r w:rsidRPr="00C2061D">
        <w:rPr>
          <w:rStyle w:val="CommentReference"/>
        </w:rPr>
        <w:commentReference w:id="16"/>
      </w:r>
      <w:r w:rsidRPr="00C2061D">
        <w:rPr>
          <w:highlight w:val="yellow"/>
        </w:rPr>
        <w:t>]</w:t>
      </w:r>
      <w:r w:rsidRPr="00C2061D">
        <w:t>.</w:t>
      </w:r>
    </w:p>
    <w:p w14:paraId="7A61E793" w14:textId="49441115" w:rsidR="00515E0A" w:rsidRPr="00C2061D" w:rsidRDefault="00515E0A" w:rsidP="00515E0A">
      <w:pPr>
        <w:pStyle w:val="Heading2"/>
      </w:pPr>
      <w:bookmarkStart w:id="17" w:name="_Ref115961831"/>
      <w:bookmarkStart w:id="18" w:name="_Toc182295613"/>
      <w:r w:rsidRPr="00C2061D">
        <w:t>Deviations from the</w:t>
      </w:r>
      <w:r w:rsidR="00EE2BB9" w:rsidRPr="00C2061D">
        <w:t xml:space="preserve"> literature search plan </w:t>
      </w:r>
      <w:bookmarkEnd w:id="17"/>
      <w:bookmarkEnd w:id="18"/>
    </w:p>
    <w:p w14:paraId="298CF66D" w14:textId="535041D2" w:rsidR="00515E0A" w:rsidRPr="00245CF8" w:rsidRDefault="00515E0A" w:rsidP="00515E0A">
      <w:pPr>
        <w:rPr>
          <w:rFonts w:cstheme="minorHAnsi"/>
          <w:szCs w:val="20"/>
        </w:rPr>
      </w:pPr>
      <w:r w:rsidRPr="00245CF8">
        <w:rPr>
          <w:rFonts w:cstheme="minorHAnsi"/>
          <w:szCs w:val="20"/>
        </w:rPr>
        <w:t>There were no deviations from the</w:t>
      </w:r>
      <w:r w:rsidR="00B25514" w:rsidRPr="00245CF8">
        <w:rPr>
          <w:rFonts w:cstheme="minorHAnsi"/>
          <w:szCs w:val="20"/>
        </w:rPr>
        <w:t xml:space="preserve"> LSP</w:t>
      </w:r>
      <w:r w:rsidRPr="00245CF8">
        <w:rPr>
          <w:rFonts w:cstheme="minorHAnsi"/>
          <w:szCs w:val="20"/>
        </w:rPr>
        <w:t xml:space="preserve">. </w:t>
      </w:r>
    </w:p>
    <w:p w14:paraId="12DAF793" w14:textId="1DB95D70" w:rsidR="00450388" w:rsidRPr="00C2061D" w:rsidRDefault="00450388" w:rsidP="00450388">
      <w:pPr>
        <w:pStyle w:val="Heading1"/>
      </w:pPr>
      <w:bookmarkStart w:id="19" w:name="_Toc182295614"/>
      <w:r w:rsidRPr="00C2061D">
        <w:t>Literature Search Results</w:t>
      </w:r>
      <w:bookmarkEnd w:id="19"/>
    </w:p>
    <w:p w14:paraId="1AD0EE10" w14:textId="3DA93987" w:rsidR="00C370C2" w:rsidRPr="00C2061D" w:rsidRDefault="00C370C2" w:rsidP="00C370C2">
      <w:pPr>
        <w:pStyle w:val="Heading2"/>
      </w:pPr>
      <w:bookmarkStart w:id="20" w:name="_Toc182295615"/>
      <w:r w:rsidRPr="00C2061D">
        <w:t>Device-specific searches</w:t>
      </w:r>
      <w:bookmarkEnd w:id="20"/>
    </w:p>
    <w:p w14:paraId="75579BF2" w14:textId="739A0F6E" w:rsidR="00B24EB8" w:rsidRPr="00C2061D" w:rsidRDefault="00B24EB8" w:rsidP="00B24EB8">
      <w:r w:rsidRPr="00C2061D">
        <w:t xml:space="preserve">The device-specific literature search results are presented </w:t>
      </w:r>
      <w:r w:rsidRPr="00C2061D">
        <w:rPr>
          <w:szCs w:val="20"/>
        </w:rPr>
        <w:t xml:space="preserve">in </w:t>
      </w:r>
      <w:r w:rsidRPr="00C2061D">
        <w:rPr>
          <w:szCs w:val="20"/>
        </w:rPr>
        <w:fldChar w:fldCharType="begin"/>
      </w:r>
      <w:r w:rsidRPr="00C2061D">
        <w:rPr>
          <w:szCs w:val="20"/>
        </w:rPr>
        <w:instrText xml:space="preserve"> REF _Ref81836353 \h  \* MERGEFORMAT </w:instrText>
      </w:r>
      <w:r w:rsidRPr="00C2061D">
        <w:rPr>
          <w:szCs w:val="20"/>
        </w:rPr>
      </w:r>
      <w:r w:rsidRPr="00C2061D">
        <w:rPr>
          <w:szCs w:val="20"/>
        </w:rPr>
        <w:fldChar w:fldCharType="separate"/>
      </w:r>
      <w:r w:rsidR="00E344B5" w:rsidRPr="00E344B5">
        <w:rPr>
          <w:b/>
          <w:bCs/>
          <w:szCs w:val="20"/>
        </w:rPr>
        <w:t xml:space="preserve">Table </w:t>
      </w:r>
      <w:r w:rsidR="00E344B5" w:rsidRPr="00E344B5">
        <w:rPr>
          <w:b/>
          <w:bCs/>
          <w:noProof/>
          <w:szCs w:val="20"/>
        </w:rPr>
        <w:t>2</w:t>
      </w:r>
      <w:r w:rsidRPr="00C2061D">
        <w:rPr>
          <w:szCs w:val="20"/>
        </w:rPr>
        <w:fldChar w:fldCharType="end"/>
      </w:r>
      <w:r w:rsidRPr="00C2061D">
        <w:t xml:space="preserve">. Details of the retrieved publications from the device-specific searches are provided in </w:t>
      </w:r>
      <w:r w:rsidRPr="00C2061D">
        <w:rPr>
          <w:b/>
          <w:bCs/>
        </w:rPr>
        <w:t>Appendix I</w:t>
      </w:r>
      <w:r w:rsidRPr="00C2061D">
        <w:t xml:space="preserve"> including reasons for exclusions of non-relevant publications.</w:t>
      </w:r>
    </w:p>
    <w:p w14:paraId="3D067EA9" w14:textId="77777777" w:rsidR="00B24EB8" w:rsidRPr="00C2061D" w:rsidRDefault="00B24EB8" w:rsidP="00B24EB8">
      <w:pPr>
        <w:ind w:firstLine="426"/>
        <w:rPr>
          <w:i/>
          <w:iCs/>
          <w:color w:val="0070C0"/>
        </w:rPr>
      </w:pPr>
    </w:p>
    <w:p w14:paraId="3D35FB07" w14:textId="2D74FD5A" w:rsidR="00B24EB8" w:rsidRPr="00C2061D" w:rsidRDefault="00B24EB8" w:rsidP="00B24EB8">
      <w:pPr>
        <w:jc w:val="center"/>
        <w:rPr>
          <w:b/>
          <w:bCs/>
          <w:i/>
          <w:iCs/>
          <w:color w:val="0070C0"/>
        </w:rPr>
      </w:pPr>
      <w:bookmarkStart w:id="21" w:name="_Ref81836353"/>
      <w:bookmarkStart w:id="22" w:name="_Ref81836351"/>
      <w:bookmarkStart w:id="23" w:name="_Toc82691273"/>
      <w:bookmarkStart w:id="24" w:name="_Toc182997804"/>
      <w:r w:rsidRPr="00C2061D">
        <w:rPr>
          <w:b/>
          <w:bCs/>
          <w:sz w:val="18"/>
          <w:szCs w:val="18"/>
        </w:rPr>
        <w:lastRenderedPageBreak/>
        <w:t xml:space="preserve">Table </w:t>
      </w:r>
      <w:r w:rsidRPr="00C2061D">
        <w:rPr>
          <w:b/>
          <w:bCs/>
          <w:sz w:val="18"/>
          <w:szCs w:val="18"/>
        </w:rPr>
        <w:fldChar w:fldCharType="begin"/>
      </w:r>
      <w:r w:rsidRPr="00C2061D">
        <w:rPr>
          <w:b/>
          <w:bCs/>
          <w:sz w:val="18"/>
          <w:szCs w:val="18"/>
        </w:rPr>
        <w:instrText xml:space="preserve"> SEQ Table \* ARABIC </w:instrText>
      </w:r>
      <w:r w:rsidRPr="00C2061D">
        <w:rPr>
          <w:b/>
          <w:bCs/>
          <w:sz w:val="18"/>
          <w:szCs w:val="18"/>
        </w:rPr>
        <w:fldChar w:fldCharType="separate"/>
      </w:r>
      <w:r w:rsidR="00E344B5">
        <w:rPr>
          <w:b/>
          <w:bCs/>
          <w:noProof/>
          <w:sz w:val="18"/>
          <w:szCs w:val="18"/>
        </w:rPr>
        <w:t>2</w:t>
      </w:r>
      <w:r w:rsidRPr="00C2061D">
        <w:rPr>
          <w:b/>
          <w:bCs/>
          <w:sz w:val="18"/>
          <w:szCs w:val="18"/>
        </w:rPr>
        <w:fldChar w:fldCharType="end"/>
      </w:r>
      <w:bookmarkEnd w:id="21"/>
      <w:r w:rsidRPr="00C2061D">
        <w:rPr>
          <w:b/>
          <w:bCs/>
          <w:sz w:val="18"/>
          <w:szCs w:val="18"/>
        </w:rPr>
        <w:t>: Search strategy and results</w:t>
      </w:r>
      <w:bookmarkEnd w:id="22"/>
      <w:bookmarkEnd w:id="23"/>
      <w:r w:rsidRPr="00C2061D">
        <w:rPr>
          <w:b/>
          <w:bCs/>
          <w:sz w:val="18"/>
          <w:szCs w:val="18"/>
        </w:rPr>
        <w:t xml:space="preserve"> for device-specific searches. </w:t>
      </w:r>
      <w:r w:rsidR="001B56CF" w:rsidRPr="00C2061D">
        <w:rPr>
          <w:b/>
          <w:bCs/>
          <w:sz w:val="18"/>
          <w:szCs w:val="18"/>
        </w:rPr>
        <w:t xml:space="preserve">Search dates: 05-Sep-2024 </w:t>
      </w:r>
      <w:r w:rsidR="001B0735" w:rsidRPr="00C2061D">
        <w:rPr>
          <w:b/>
          <w:bCs/>
          <w:sz w:val="18"/>
          <w:szCs w:val="18"/>
        </w:rPr>
        <w:t>to</w:t>
      </w:r>
      <w:r w:rsidR="007E1632" w:rsidRPr="00C2061D">
        <w:rPr>
          <w:b/>
          <w:bCs/>
          <w:sz w:val="18"/>
          <w:szCs w:val="18"/>
        </w:rPr>
        <w:t xml:space="preserve"> 16-Sep-2024</w:t>
      </w:r>
      <w:bookmarkEnd w:id="24"/>
      <w:r w:rsidR="007E1632" w:rsidRPr="00C2061D">
        <w:rPr>
          <w:b/>
          <w:bCs/>
          <w:i/>
          <w:iCs/>
          <w:sz w:val="18"/>
          <w:szCs w:val="18"/>
        </w:rPr>
        <w:t xml:space="preserve"> </w:t>
      </w:r>
    </w:p>
    <w:tbl>
      <w:tblPr>
        <w:tblStyle w:val="TableGrid4"/>
        <w:tblpPr w:leftFromText="180" w:rightFromText="180" w:vertAnchor="text" w:tblpY="1"/>
        <w:tblOverlap w:val="never"/>
        <w:tblW w:w="9399" w:type="dxa"/>
        <w:tblLook w:val="04A0" w:firstRow="1" w:lastRow="0" w:firstColumn="1" w:lastColumn="0" w:noHBand="0" w:noVBand="1"/>
      </w:tblPr>
      <w:tblGrid>
        <w:gridCol w:w="1786"/>
        <w:gridCol w:w="3801"/>
        <w:gridCol w:w="1265"/>
        <w:gridCol w:w="817"/>
        <w:gridCol w:w="1730"/>
      </w:tblGrid>
      <w:tr w:rsidR="001B56CF" w:rsidRPr="00C2061D" w14:paraId="7E585B74" w14:textId="77777777" w:rsidTr="000B040E">
        <w:trPr>
          <w:tblHeader/>
        </w:trPr>
        <w:tc>
          <w:tcPr>
            <w:tcW w:w="1786" w:type="dxa"/>
            <w:shd w:val="clear" w:color="auto" w:fill="BFBFBF" w:themeFill="background1" w:themeFillShade="BF"/>
          </w:tcPr>
          <w:p w14:paraId="249D266B" w14:textId="77777777" w:rsidR="001B56CF" w:rsidRPr="00C2061D" w:rsidRDefault="001B56CF" w:rsidP="00E9079D">
            <w:pPr>
              <w:rPr>
                <w:rFonts w:cs="Arial"/>
                <w:b/>
                <w:bCs/>
                <w:sz w:val="18"/>
                <w:szCs w:val="18"/>
                <w:lang w:val="en-US"/>
              </w:rPr>
            </w:pPr>
            <w:r w:rsidRPr="00C2061D">
              <w:rPr>
                <w:rFonts w:cs="Arial"/>
                <w:b/>
                <w:bCs/>
                <w:sz w:val="18"/>
                <w:szCs w:val="18"/>
                <w:lang w:val="en-US"/>
              </w:rPr>
              <w:t xml:space="preserve">Database </w:t>
            </w:r>
          </w:p>
          <w:p w14:paraId="3BD7ACBD" w14:textId="77777777" w:rsidR="001B56CF" w:rsidRPr="00C2061D" w:rsidRDefault="001B56CF" w:rsidP="00E9079D">
            <w:pPr>
              <w:rPr>
                <w:rFonts w:cs="Arial"/>
                <w:b/>
                <w:bCs/>
                <w:sz w:val="18"/>
                <w:szCs w:val="18"/>
                <w:lang w:val="en-US"/>
              </w:rPr>
            </w:pPr>
            <w:r w:rsidRPr="00C2061D">
              <w:rPr>
                <w:rFonts w:cs="Arial"/>
                <w:b/>
                <w:bCs/>
                <w:sz w:val="18"/>
                <w:szCs w:val="18"/>
                <w:lang w:val="en-US"/>
              </w:rPr>
              <w:t>Search No.</w:t>
            </w:r>
          </w:p>
        </w:tc>
        <w:tc>
          <w:tcPr>
            <w:tcW w:w="3801" w:type="dxa"/>
            <w:shd w:val="clear" w:color="auto" w:fill="BFBFBF" w:themeFill="background1" w:themeFillShade="BF"/>
          </w:tcPr>
          <w:p w14:paraId="5C0AAEA4" w14:textId="77777777" w:rsidR="001B56CF" w:rsidRPr="00C2061D" w:rsidRDefault="001B56CF" w:rsidP="00E9079D">
            <w:pPr>
              <w:rPr>
                <w:rFonts w:cs="Arial"/>
                <w:b/>
                <w:bCs/>
                <w:sz w:val="18"/>
                <w:szCs w:val="18"/>
                <w:lang w:val="en-US"/>
              </w:rPr>
            </w:pPr>
            <w:r w:rsidRPr="00C2061D">
              <w:rPr>
                <w:rFonts w:cs="Arial"/>
                <w:b/>
                <w:bCs/>
                <w:sz w:val="18"/>
                <w:szCs w:val="18"/>
                <w:lang w:val="en-US"/>
              </w:rPr>
              <w:t>Search String</w:t>
            </w:r>
          </w:p>
        </w:tc>
        <w:tc>
          <w:tcPr>
            <w:tcW w:w="1265" w:type="dxa"/>
            <w:shd w:val="clear" w:color="auto" w:fill="BFBFBF" w:themeFill="background1" w:themeFillShade="BF"/>
          </w:tcPr>
          <w:p w14:paraId="20DABD92" w14:textId="77777777" w:rsidR="001B56CF" w:rsidRPr="00C2061D" w:rsidRDefault="001B56CF" w:rsidP="00E9079D">
            <w:pPr>
              <w:rPr>
                <w:rFonts w:cs="Arial"/>
                <w:b/>
                <w:bCs/>
                <w:sz w:val="18"/>
                <w:szCs w:val="18"/>
                <w:lang w:val="en-US"/>
              </w:rPr>
            </w:pPr>
            <w:r w:rsidRPr="00C2061D">
              <w:rPr>
                <w:rFonts w:cs="Arial"/>
                <w:b/>
                <w:bCs/>
                <w:sz w:val="18"/>
                <w:szCs w:val="18"/>
                <w:lang w:val="en-US"/>
              </w:rPr>
              <w:t>Filters</w:t>
            </w:r>
          </w:p>
        </w:tc>
        <w:tc>
          <w:tcPr>
            <w:tcW w:w="817" w:type="dxa"/>
            <w:shd w:val="clear" w:color="auto" w:fill="BFBFBF" w:themeFill="background1" w:themeFillShade="BF"/>
          </w:tcPr>
          <w:p w14:paraId="02A7446A" w14:textId="77777777" w:rsidR="001B56CF" w:rsidRPr="00C2061D" w:rsidRDefault="001B56CF" w:rsidP="00E9079D">
            <w:pPr>
              <w:jc w:val="center"/>
              <w:rPr>
                <w:rFonts w:cs="Arial"/>
                <w:b/>
                <w:bCs/>
                <w:sz w:val="18"/>
                <w:szCs w:val="18"/>
                <w:lang w:val="en-US"/>
              </w:rPr>
            </w:pPr>
            <w:r w:rsidRPr="00C2061D">
              <w:rPr>
                <w:rFonts w:cs="Arial"/>
                <w:b/>
                <w:bCs/>
                <w:sz w:val="18"/>
                <w:szCs w:val="18"/>
                <w:lang w:val="en-US"/>
              </w:rPr>
              <w:t>Hits</w:t>
            </w:r>
          </w:p>
        </w:tc>
        <w:tc>
          <w:tcPr>
            <w:tcW w:w="1730" w:type="dxa"/>
            <w:shd w:val="clear" w:color="auto" w:fill="BFBFBF" w:themeFill="background1" w:themeFillShade="BF"/>
          </w:tcPr>
          <w:p w14:paraId="65F836BA" w14:textId="77777777" w:rsidR="001B56CF" w:rsidRPr="00C2061D" w:rsidRDefault="001B56CF" w:rsidP="00E9079D">
            <w:pPr>
              <w:jc w:val="center"/>
              <w:rPr>
                <w:rFonts w:cs="Arial"/>
                <w:b/>
                <w:bCs/>
                <w:sz w:val="18"/>
                <w:szCs w:val="18"/>
                <w:lang w:val="en-US"/>
              </w:rPr>
            </w:pPr>
            <w:r w:rsidRPr="00C2061D">
              <w:rPr>
                <w:rFonts w:cs="Arial"/>
                <w:b/>
                <w:bCs/>
                <w:sz w:val="18"/>
                <w:szCs w:val="18"/>
                <w:lang w:val="en-US"/>
              </w:rPr>
              <w:t>Included</w:t>
            </w:r>
          </w:p>
        </w:tc>
      </w:tr>
      <w:tr w:rsidR="001B56CF" w:rsidRPr="00C2061D" w14:paraId="2EA97D7D" w14:textId="77777777" w:rsidTr="000B040E">
        <w:tc>
          <w:tcPr>
            <w:tcW w:w="1786" w:type="dxa"/>
          </w:tcPr>
          <w:p w14:paraId="1EB978D7" w14:textId="77777777" w:rsidR="001B56CF" w:rsidRPr="00C2061D" w:rsidRDefault="001B56CF" w:rsidP="00E9079D">
            <w:pPr>
              <w:rPr>
                <w:rFonts w:cs="Arial"/>
                <w:sz w:val="18"/>
                <w:szCs w:val="18"/>
                <w:lang w:val="en-US"/>
              </w:rPr>
            </w:pPr>
            <w:r w:rsidRPr="00C2061D">
              <w:rPr>
                <w:rFonts w:cs="Arial"/>
                <w:sz w:val="18"/>
                <w:szCs w:val="18"/>
                <w:lang w:val="en-US"/>
              </w:rPr>
              <w:t>PubMed #1</w:t>
            </w:r>
          </w:p>
        </w:tc>
        <w:tc>
          <w:tcPr>
            <w:tcW w:w="3801" w:type="dxa"/>
          </w:tcPr>
          <w:p w14:paraId="4C5D81C8" w14:textId="77777777" w:rsidR="001B56CF" w:rsidRPr="00C2061D" w:rsidRDefault="001B56CF" w:rsidP="00E9079D">
            <w:pPr>
              <w:rPr>
                <w:rFonts w:cs="Arial"/>
                <w:sz w:val="18"/>
                <w:szCs w:val="18"/>
                <w:lang w:val="en-US"/>
              </w:rPr>
            </w:pPr>
            <w:r w:rsidRPr="00C2061D">
              <w:rPr>
                <w:rFonts w:cs="Arial"/>
                <w:sz w:val="18"/>
                <w:szCs w:val="18"/>
                <w:lang w:val="en-US"/>
              </w:rPr>
              <w:t>Deka AND Dasiglucagon Delivery System</w:t>
            </w:r>
          </w:p>
        </w:tc>
        <w:tc>
          <w:tcPr>
            <w:tcW w:w="1265" w:type="dxa"/>
          </w:tcPr>
          <w:p w14:paraId="3A48BFE8"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13F6F07D"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0374B0A6"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698C59CD" w14:textId="77777777" w:rsidTr="000B040E">
        <w:tc>
          <w:tcPr>
            <w:tcW w:w="1786" w:type="dxa"/>
          </w:tcPr>
          <w:p w14:paraId="373FEC31" w14:textId="77777777" w:rsidR="001B56CF" w:rsidRPr="00C2061D" w:rsidRDefault="001B56CF" w:rsidP="00E9079D">
            <w:pPr>
              <w:rPr>
                <w:rFonts w:cs="Arial"/>
                <w:sz w:val="18"/>
                <w:szCs w:val="18"/>
                <w:lang w:val="en-US"/>
              </w:rPr>
            </w:pPr>
            <w:r w:rsidRPr="00C2061D">
              <w:rPr>
                <w:rFonts w:cs="Arial"/>
                <w:sz w:val="18"/>
                <w:szCs w:val="18"/>
                <w:lang w:val="en-US"/>
              </w:rPr>
              <w:t>PubMed #2</w:t>
            </w:r>
          </w:p>
        </w:tc>
        <w:tc>
          <w:tcPr>
            <w:tcW w:w="3801" w:type="dxa"/>
          </w:tcPr>
          <w:p w14:paraId="2A54EE17" w14:textId="22107E9B" w:rsidR="001B56CF" w:rsidRPr="00C2061D" w:rsidRDefault="001B56CF" w:rsidP="00E9079D">
            <w:pPr>
              <w:rPr>
                <w:rFonts w:cs="Arial"/>
                <w:sz w:val="18"/>
                <w:szCs w:val="18"/>
                <w:lang w:val="en-US"/>
              </w:rPr>
            </w:pPr>
            <w:r w:rsidRPr="00C2061D">
              <w:rPr>
                <w:rFonts w:cs="Arial"/>
                <w:sz w:val="18"/>
                <w:szCs w:val="18"/>
                <w:lang w:val="en-US"/>
              </w:rPr>
              <w:t>ACCU-CHEK</w:t>
            </w:r>
            <w:r w:rsidR="009D5814" w:rsidRPr="00C2061D">
              <w:rPr>
                <w:rFonts w:cs="Arial"/>
                <w:sz w:val="18"/>
                <w:szCs w:val="18"/>
                <w:lang w:val="en-US"/>
              </w:rPr>
              <w:t xml:space="preserve"> AND</w:t>
            </w:r>
            <w:r w:rsidRPr="00C2061D">
              <w:rPr>
                <w:rFonts w:cs="Arial"/>
                <w:sz w:val="18"/>
                <w:szCs w:val="18"/>
                <w:lang w:val="en-US"/>
              </w:rPr>
              <w:t xml:space="preserve"> </w:t>
            </w:r>
            <w:r w:rsidR="009D5814" w:rsidRPr="00C2061D">
              <w:rPr>
                <w:rFonts w:cs="Arial"/>
                <w:sz w:val="18"/>
                <w:szCs w:val="18"/>
                <w:lang w:val="en-US"/>
              </w:rPr>
              <w:t>(</w:t>
            </w:r>
            <w:r w:rsidRPr="00C2061D">
              <w:rPr>
                <w:rFonts w:cs="Arial"/>
                <w:sz w:val="18"/>
                <w:szCs w:val="18"/>
                <w:lang w:val="en-US"/>
              </w:rPr>
              <w:t xml:space="preserve">Spirit </w:t>
            </w:r>
            <w:r w:rsidR="009D5814" w:rsidRPr="00C2061D">
              <w:rPr>
                <w:rFonts w:cs="Arial"/>
                <w:sz w:val="18"/>
                <w:szCs w:val="18"/>
                <w:lang w:val="en-US"/>
              </w:rPr>
              <w:t xml:space="preserve">OR </w:t>
            </w:r>
            <w:r w:rsidRPr="00C2061D">
              <w:rPr>
                <w:rFonts w:cs="Arial"/>
                <w:sz w:val="18"/>
                <w:szCs w:val="18"/>
                <w:lang w:val="en-US"/>
              </w:rPr>
              <w:t>Combo</w:t>
            </w:r>
            <w:r w:rsidR="009D5814" w:rsidRPr="00C2061D">
              <w:rPr>
                <w:rFonts w:cs="Arial"/>
                <w:sz w:val="18"/>
                <w:szCs w:val="18"/>
                <w:lang w:val="en-US"/>
              </w:rPr>
              <w:t>)</w:t>
            </w:r>
            <w:r w:rsidRPr="00C2061D">
              <w:rPr>
                <w:rFonts w:cs="Arial"/>
                <w:sz w:val="18"/>
                <w:szCs w:val="18"/>
                <w:lang w:val="en-US"/>
              </w:rPr>
              <w:t xml:space="preserve"> AND Roche </w:t>
            </w:r>
          </w:p>
        </w:tc>
        <w:tc>
          <w:tcPr>
            <w:tcW w:w="1265" w:type="dxa"/>
          </w:tcPr>
          <w:p w14:paraId="173EBD7A"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5CF7B1FB" w14:textId="0F978534" w:rsidR="001B56CF" w:rsidRPr="00C2061D" w:rsidRDefault="001B56CF" w:rsidP="00E9079D">
            <w:pPr>
              <w:jc w:val="center"/>
              <w:rPr>
                <w:rFonts w:cs="Arial"/>
                <w:sz w:val="18"/>
                <w:szCs w:val="18"/>
                <w:lang w:val="en-US"/>
              </w:rPr>
            </w:pPr>
            <w:r w:rsidRPr="00C2061D">
              <w:rPr>
                <w:rFonts w:cs="Arial"/>
                <w:sz w:val="18"/>
                <w:szCs w:val="18"/>
                <w:lang w:val="en-US"/>
              </w:rPr>
              <w:t>1</w:t>
            </w:r>
            <w:r w:rsidR="009D5814" w:rsidRPr="00C2061D">
              <w:rPr>
                <w:rFonts w:cs="Arial"/>
                <w:sz w:val="18"/>
                <w:szCs w:val="18"/>
                <w:lang w:val="en-US"/>
              </w:rPr>
              <w:t>0</w:t>
            </w:r>
          </w:p>
        </w:tc>
        <w:tc>
          <w:tcPr>
            <w:tcW w:w="1730" w:type="dxa"/>
          </w:tcPr>
          <w:p w14:paraId="2573E106" w14:textId="1525B374" w:rsidR="001B56CF" w:rsidRPr="00C2061D" w:rsidRDefault="00A02427" w:rsidP="00E9079D">
            <w:pPr>
              <w:jc w:val="center"/>
              <w:rPr>
                <w:rFonts w:cs="Arial"/>
                <w:sz w:val="18"/>
                <w:szCs w:val="18"/>
                <w:lang w:val="en-US"/>
              </w:rPr>
            </w:pPr>
            <w:r w:rsidRPr="00C2061D">
              <w:rPr>
                <w:rFonts w:cs="Arial"/>
                <w:sz w:val="18"/>
                <w:szCs w:val="18"/>
                <w:lang w:val="en-US"/>
              </w:rPr>
              <w:t>5</w:t>
            </w:r>
          </w:p>
        </w:tc>
      </w:tr>
      <w:tr w:rsidR="001B56CF" w:rsidRPr="00C2061D" w14:paraId="179F8524" w14:textId="77777777" w:rsidTr="000B040E">
        <w:tc>
          <w:tcPr>
            <w:tcW w:w="1786" w:type="dxa"/>
          </w:tcPr>
          <w:p w14:paraId="485DF745" w14:textId="77777777" w:rsidR="001B56CF" w:rsidRPr="00C2061D" w:rsidRDefault="001B56CF" w:rsidP="00E9079D">
            <w:pPr>
              <w:rPr>
                <w:rFonts w:cs="Arial"/>
                <w:sz w:val="18"/>
                <w:szCs w:val="18"/>
                <w:lang w:val="en-US"/>
              </w:rPr>
            </w:pPr>
            <w:r w:rsidRPr="00C2061D">
              <w:rPr>
                <w:rFonts w:cs="Arial"/>
                <w:sz w:val="18"/>
                <w:szCs w:val="18"/>
                <w:lang w:val="en-US"/>
              </w:rPr>
              <w:t>PubMed #3</w:t>
            </w:r>
          </w:p>
        </w:tc>
        <w:tc>
          <w:tcPr>
            <w:tcW w:w="3801" w:type="dxa"/>
          </w:tcPr>
          <w:p w14:paraId="57E3FE30" w14:textId="77777777" w:rsidR="001B56CF" w:rsidRPr="00C2061D" w:rsidRDefault="001B56CF" w:rsidP="00E9079D">
            <w:pPr>
              <w:rPr>
                <w:rFonts w:cs="Arial"/>
                <w:sz w:val="18"/>
                <w:szCs w:val="18"/>
                <w:lang w:val="en-US"/>
              </w:rPr>
            </w:pPr>
            <w:r w:rsidRPr="00C2061D">
              <w:rPr>
                <w:rFonts w:cs="Arial"/>
                <w:sz w:val="18"/>
                <w:szCs w:val="18"/>
                <w:lang w:val="en-US"/>
              </w:rPr>
              <w:t>“</w:t>
            </w:r>
            <w:proofErr w:type="spellStart"/>
            <w:r w:rsidRPr="00C2061D">
              <w:rPr>
                <w:rFonts w:cs="Arial"/>
                <w:sz w:val="18"/>
                <w:szCs w:val="18"/>
                <w:lang w:val="en-US"/>
              </w:rPr>
              <w:t>MiniMed</w:t>
            </w:r>
            <w:proofErr w:type="spellEnd"/>
            <w:r w:rsidRPr="00C2061D">
              <w:rPr>
                <w:rFonts w:cs="Arial"/>
                <w:sz w:val="18"/>
                <w:szCs w:val="18"/>
                <w:lang w:val="en-US"/>
              </w:rPr>
              <w:t xml:space="preserve"> 770G” AND Medtronic</w:t>
            </w:r>
          </w:p>
        </w:tc>
        <w:tc>
          <w:tcPr>
            <w:tcW w:w="1265" w:type="dxa"/>
          </w:tcPr>
          <w:p w14:paraId="609B5565"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4227FB5A" w14:textId="77777777" w:rsidR="001B56CF" w:rsidRPr="00C2061D" w:rsidRDefault="001B56CF" w:rsidP="00E9079D">
            <w:pPr>
              <w:jc w:val="center"/>
              <w:rPr>
                <w:rFonts w:cs="Arial"/>
                <w:sz w:val="18"/>
                <w:szCs w:val="18"/>
                <w:lang w:val="en-US"/>
              </w:rPr>
            </w:pPr>
            <w:r w:rsidRPr="00C2061D">
              <w:rPr>
                <w:rFonts w:cs="Arial"/>
                <w:sz w:val="18"/>
                <w:szCs w:val="18"/>
                <w:lang w:val="en-US"/>
              </w:rPr>
              <w:t>4</w:t>
            </w:r>
          </w:p>
        </w:tc>
        <w:tc>
          <w:tcPr>
            <w:tcW w:w="1730" w:type="dxa"/>
          </w:tcPr>
          <w:p w14:paraId="12E2889C" w14:textId="77777777" w:rsidR="001B56CF" w:rsidRPr="00C2061D" w:rsidRDefault="001B56CF" w:rsidP="00E9079D">
            <w:pPr>
              <w:jc w:val="center"/>
              <w:rPr>
                <w:rFonts w:cs="Arial"/>
                <w:sz w:val="18"/>
                <w:szCs w:val="18"/>
                <w:lang w:val="en-US"/>
              </w:rPr>
            </w:pPr>
            <w:r w:rsidRPr="00C2061D">
              <w:rPr>
                <w:rFonts w:cs="Arial"/>
                <w:sz w:val="18"/>
                <w:szCs w:val="18"/>
                <w:lang w:val="en-US"/>
              </w:rPr>
              <w:t>4</w:t>
            </w:r>
          </w:p>
        </w:tc>
      </w:tr>
      <w:tr w:rsidR="001B56CF" w:rsidRPr="00C2061D" w14:paraId="08BD1A7F" w14:textId="77777777" w:rsidTr="000B040E">
        <w:tc>
          <w:tcPr>
            <w:tcW w:w="1786" w:type="dxa"/>
          </w:tcPr>
          <w:p w14:paraId="5DC37FF5" w14:textId="77777777" w:rsidR="001B56CF" w:rsidRPr="00C2061D" w:rsidRDefault="001B56CF" w:rsidP="00E9079D">
            <w:pPr>
              <w:rPr>
                <w:rFonts w:cs="Arial"/>
                <w:sz w:val="18"/>
                <w:szCs w:val="18"/>
                <w:lang w:val="en-US"/>
              </w:rPr>
            </w:pPr>
            <w:r w:rsidRPr="00C2061D">
              <w:rPr>
                <w:rFonts w:cs="Arial"/>
                <w:sz w:val="18"/>
                <w:szCs w:val="18"/>
                <w:lang w:val="en-US"/>
              </w:rPr>
              <w:t>PubMed #4</w:t>
            </w:r>
          </w:p>
        </w:tc>
        <w:tc>
          <w:tcPr>
            <w:tcW w:w="3801" w:type="dxa"/>
          </w:tcPr>
          <w:p w14:paraId="3010B797" w14:textId="77777777" w:rsidR="001B56CF" w:rsidRPr="00C2061D" w:rsidRDefault="001B56CF" w:rsidP="00E9079D">
            <w:pPr>
              <w:rPr>
                <w:rFonts w:cs="Arial"/>
                <w:sz w:val="18"/>
                <w:szCs w:val="18"/>
                <w:lang w:val="en-US"/>
              </w:rPr>
            </w:pPr>
            <w:r w:rsidRPr="00C2061D">
              <w:rPr>
                <w:rFonts w:cs="Arial"/>
                <w:sz w:val="18"/>
                <w:szCs w:val="18"/>
                <w:lang w:val="en-US"/>
              </w:rPr>
              <w:t>“</w:t>
            </w:r>
            <w:proofErr w:type="spellStart"/>
            <w:r w:rsidRPr="00C2061D">
              <w:rPr>
                <w:rFonts w:cs="Arial"/>
                <w:sz w:val="18"/>
                <w:szCs w:val="18"/>
                <w:lang w:val="en-US"/>
              </w:rPr>
              <w:t>Minimed</w:t>
            </w:r>
            <w:proofErr w:type="spellEnd"/>
            <w:r w:rsidRPr="00C2061D">
              <w:rPr>
                <w:rFonts w:cs="Arial"/>
                <w:sz w:val="18"/>
                <w:szCs w:val="18"/>
                <w:lang w:val="en-US"/>
              </w:rPr>
              <w:t xml:space="preserve"> 630G” AND Medtronic</w:t>
            </w:r>
          </w:p>
        </w:tc>
        <w:tc>
          <w:tcPr>
            <w:tcW w:w="1265" w:type="dxa"/>
          </w:tcPr>
          <w:p w14:paraId="0C5FF0AE"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57A0E800"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52F128F5"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6EFE79CA" w14:textId="1D09DBBC" w:rsidTr="000B040E">
        <w:tc>
          <w:tcPr>
            <w:tcW w:w="1786" w:type="dxa"/>
          </w:tcPr>
          <w:p w14:paraId="4BCB25CC" w14:textId="38FE79CA" w:rsidR="001B56CF" w:rsidRPr="00C2061D" w:rsidRDefault="001B56CF" w:rsidP="00E9079D">
            <w:pPr>
              <w:rPr>
                <w:rFonts w:cs="Arial"/>
                <w:sz w:val="18"/>
                <w:szCs w:val="18"/>
                <w:lang w:val="en-US"/>
              </w:rPr>
            </w:pPr>
            <w:r w:rsidRPr="00C2061D">
              <w:rPr>
                <w:rFonts w:cs="Arial"/>
                <w:sz w:val="18"/>
                <w:szCs w:val="18"/>
                <w:lang w:val="en-US"/>
              </w:rPr>
              <w:t>PubMed #7</w:t>
            </w:r>
          </w:p>
        </w:tc>
        <w:tc>
          <w:tcPr>
            <w:tcW w:w="3801" w:type="dxa"/>
          </w:tcPr>
          <w:p w14:paraId="4B75E3FE" w14:textId="46142509" w:rsidR="001B56CF" w:rsidRPr="00C2061D" w:rsidRDefault="001B56CF" w:rsidP="00E9079D">
            <w:pPr>
              <w:rPr>
                <w:rFonts w:cs="Arial"/>
                <w:sz w:val="18"/>
                <w:szCs w:val="18"/>
                <w:lang w:val="en-US"/>
              </w:rPr>
            </w:pPr>
            <w:r w:rsidRPr="00C2061D">
              <w:rPr>
                <w:rFonts w:cs="Arial"/>
                <w:sz w:val="18"/>
                <w:szCs w:val="18"/>
                <w:lang w:val="en-US"/>
              </w:rPr>
              <w:t>t:slim X2 AND Tandem Diabetes Care</w:t>
            </w:r>
          </w:p>
        </w:tc>
        <w:tc>
          <w:tcPr>
            <w:tcW w:w="1265" w:type="dxa"/>
          </w:tcPr>
          <w:p w14:paraId="04B86743" w14:textId="0A18E16B"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315E1C9A" w14:textId="62BC2124" w:rsidR="001B56CF" w:rsidRPr="00C2061D" w:rsidRDefault="001B56CF" w:rsidP="00E9079D">
            <w:pPr>
              <w:jc w:val="center"/>
              <w:rPr>
                <w:rFonts w:cs="Arial"/>
                <w:sz w:val="18"/>
                <w:szCs w:val="18"/>
                <w:lang w:val="en-US"/>
              </w:rPr>
            </w:pPr>
            <w:r w:rsidRPr="00C2061D">
              <w:rPr>
                <w:rFonts w:cs="Arial"/>
                <w:sz w:val="18"/>
                <w:szCs w:val="18"/>
                <w:lang w:val="en-US"/>
              </w:rPr>
              <w:t>3</w:t>
            </w:r>
          </w:p>
        </w:tc>
        <w:tc>
          <w:tcPr>
            <w:tcW w:w="1730" w:type="dxa"/>
          </w:tcPr>
          <w:p w14:paraId="027C20AF" w14:textId="1E995598" w:rsidR="001B56CF" w:rsidRPr="00C2061D" w:rsidRDefault="00F477CA" w:rsidP="00E9079D">
            <w:pPr>
              <w:jc w:val="center"/>
              <w:rPr>
                <w:rFonts w:cs="Arial"/>
                <w:sz w:val="18"/>
                <w:szCs w:val="18"/>
                <w:lang w:val="en-US"/>
              </w:rPr>
            </w:pPr>
            <w:r w:rsidRPr="00C2061D">
              <w:rPr>
                <w:rFonts w:cs="Arial"/>
                <w:sz w:val="18"/>
                <w:szCs w:val="18"/>
                <w:lang w:val="en-US"/>
              </w:rPr>
              <w:t>2</w:t>
            </w:r>
          </w:p>
        </w:tc>
      </w:tr>
      <w:tr w:rsidR="001B56CF" w:rsidRPr="00C2061D" w14:paraId="5C1A9CF8" w14:textId="77777777" w:rsidTr="000B040E">
        <w:tc>
          <w:tcPr>
            <w:tcW w:w="1786" w:type="dxa"/>
          </w:tcPr>
          <w:p w14:paraId="33933EA2" w14:textId="77777777" w:rsidR="001B56CF" w:rsidRPr="00C2061D" w:rsidRDefault="001B56CF" w:rsidP="00E9079D">
            <w:pPr>
              <w:rPr>
                <w:rFonts w:cs="Arial"/>
                <w:sz w:val="18"/>
                <w:szCs w:val="18"/>
                <w:lang w:val="en-US"/>
              </w:rPr>
            </w:pPr>
            <w:r w:rsidRPr="00C2061D">
              <w:rPr>
                <w:rFonts w:cs="Arial"/>
                <w:sz w:val="18"/>
                <w:szCs w:val="18"/>
                <w:lang w:val="en-US"/>
              </w:rPr>
              <w:t>PubMed #8</w:t>
            </w:r>
          </w:p>
        </w:tc>
        <w:tc>
          <w:tcPr>
            <w:tcW w:w="3801" w:type="dxa"/>
          </w:tcPr>
          <w:p w14:paraId="32D6AE2F" w14:textId="62622B27" w:rsidR="001B56CF" w:rsidRPr="00C2061D" w:rsidRDefault="001B56CF" w:rsidP="00E9079D">
            <w:pPr>
              <w:rPr>
                <w:rFonts w:cs="Arial"/>
                <w:sz w:val="18"/>
                <w:szCs w:val="18"/>
                <w:lang w:val="en-US"/>
              </w:rPr>
            </w:pPr>
            <w:proofErr w:type="spellStart"/>
            <w:r w:rsidRPr="00C2061D">
              <w:rPr>
                <w:rFonts w:cs="Arial"/>
                <w:sz w:val="18"/>
                <w:szCs w:val="18"/>
                <w:lang w:val="en-US"/>
              </w:rPr>
              <w:t>iLet</w:t>
            </w:r>
            <w:proofErr w:type="spellEnd"/>
            <w:r w:rsidRPr="00C2061D">
              <w:rPr>
                <w:rFonts w:cs="Arial"/>
                <w:sz w:val="18"/>
                <w:szCs w:val="18"/>
                <w:lang w:val="en-US"/>
              </w:rPr>
              <w:t xml:space="preserve"> AND Beta Bionics</w:t>
            </w:r>
          </w:p>
        </w:tc>
        <w:tc>
          <w:tcPr>
            <w:tcW w:w="1265" w:type="dxa"/>
          </w:tcPr>
          <w:p w14:paraId="70E5190A"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1FFE77EA" w14:textId="6B1E51FB" w:rsidR="001B56CF" w:rsidRPr="00C2061D" w:rsidRDefault="007115FF" w:rsidP="00E9079D">
            <w:pPr>
              <w:jc w:val="center"/>
              <w:rPr>
                <w:rFonts w:cs="Arial"/>
                <w:sz w:val="18"/>
                <w:szCs w:val="18"/>
                <w:lang w:val="en-US"/>
              </w:rPr>
            </w:pPr>
            <w:r w:rsidRPr="00C2061D">
              <w:rPr>
                <w:rFonts w:cs="Arial"/>
                <w:sz w:val="18"/>
                <w:szCs w:val="18"/>
                <w:lang w:val="en-US"/>
              </w:rPr>
              <w:t>10</w:t>
            </w:r>
          </w:p>
        </w:tc>
        <w:tc>
          <w:tcPr>
            <w:tcW w:w="1730" w:type="dxa"/>
          </w:tcPr>
          <w:p w14:paraId="004B196A" w14:textId="053BE9B9" w:rsidR="001B56CF" w:rsidRPr="00C2061D" w:rsidRDefault="00854B76" w:rsidP="00E9079D">
            <w:pPr>
              <w:jc w:val="center"/>
              <w:rPr>
                <w:rFonts w:cs="Arial"/>
                <w:sz w:val="18"/>
                <w:szCs w:val="18"/>
                <w:lang w:val="en-US"/>
              </w:rPr>
            </w:pPr>
            <w:r w:rsidRPr="00C2061D">
              <w:rPr>
                <w:rFonts w:cs="Arial"/>
                <w:sz w:val="18"/>
                <w:szCs w:val="18"/>
                <w:lang w:val="en-US"/>
              </w:rPr>
              <w:t>10</w:t>
            </w:r>
          </w:p>
        </w:tc>
      </w:tr>
      <w:tr w:rsidR="001B56CF" w:rsidRPr="00C2061D" w14:paraId="0ABFA4D2" w14:textId="7A3F30B9" w:rsidTr="000B040E">
        <w:tc>
          <w:tcPr>
            <w:tcW w:w="1786" w:type="dxa"/>
          </w:tcPr>
          <w:p w14:paraId="0404CF68" w14:textId="1FA2FA66" w:rsidR="001B56CF" w:rsidRPr="00C2061D" w:rsidRDefault="001B56CF" w:rsidP="00E9079D">
            <w:pPr>
              <w:rPr>
                <w:rFonts w:cs="Arial"/>
                <w:sz w:val="18"/>
                <w:szCs w:val="18"/>
                <w:lang w:val="en-US"/>
              </w:rPr>
            </w:pPr>
            <w:r w:rsidRPr="00C2061D">
              <w:rPr>
                <w:rFonts w:cs="Arial"/>
                <w:sz w:val="18"/>
                <w:szCs w:val="18"/>
                <w:lang w:val="en-US"/>
              </w:rPr>
              <w:t>PubMed #9</w:t>
            </w:r>
          </w:p>
        </w:tc>
        <w:tc>
          <w:tcPr>
            <w:tcW w:w="3801" w:type="dxa"/>
          </w:tcPr>
          <w:p w14:paraId="47958D91" w14:textId="66820218" w:rsidR="001B56CF" w:rsidRPr="00C2061D" w:rsidRDefault="001B56CF" w:rsidP="00E9079D">
            <w:pPr>
              <w:rPr>
                <w:rFonts w:cs="Arial"/>
                <w:sz w:val="18"/>
                <w:szCs w:val="18"/>
                <w:lang w:val="en-US"/>
              </w:rPr>
            </w:pPr>
            <w:proofErr w:type="spellStart"/>
            <w:r w:rsidRPr="00C2061D">
              <w:rPr>
                <w:rFonts w:cs="Arial"/>
                <w:sz w:val="18"/>
                <w:szCs w:val="18"/>
                <w:lang w:val="en-US"/>
              </w:rPr>
              <w:t>Rem</w:t>
            </w:r>
            <w:r w:rsidR="00822459" w:rsidRPr="00C2061D">
              <w:rPr>
                <w:rFonts w:cs="Arial"/>
                <w:sz w:val="18"/>
                <w:szCs w:val="18"/>
                <w:lang w:val="en-US"/>
              </w:rPr>
              <w:t>u</w:t>
            </w:r>
            <w:r w:rsidRPr="00C2061D">
              <w:rPr>
                <w:rFonts w:cs="Arial"/>
                <w:sz w:val="18"/>
                <w:szCs w:val="18"/>
                <w:lang w:val="en-US"/>
              </w:rPr>
              <w:t>nity</w:t>
            </w:r>
            <w:proofErr w:type="spellEnd"/>
            <w:r w:rsidRPr="00C2061D">
              <w:rPr>
                <w:rFonts w:cs="Arial"/>
                <w:sz w:val="18"/>
                <w:szCs w:val="18"/>
                <w:lang w:val="en-US"/>
              </w:rPr>
              <w:t xml:space="preserve"> AND </w:t>
            </w:r>
            <w:r w:rsidR="00822459" w:rsidRPr="00C2061D">
              <w:rPr>
                <w:rFonts w:cs="Arial"/>
                <w:sz w:val="18"/>
                <w:szCs w:val="18"/>
                <w:lang w:val="en-US"/>
              </w:rPr>
              <w:t xml:space="preserve">(Millyard OR DEKA OR </w:t>
            </w:r>
            <w:r w:rsidRPr="00C2061D">
              <w:rPr>
                <w:rFonts w:cs="Arial"/>
                <w:sz w:val="18"/>
                <w:szCs w:val="18"/>
                <w:lang w:val="en-US"/>
              </w:rPr>
              <w:t>United Therapeutics</w:t>
            </w:r>
            <w:r w:rsidR="00822459" w:rsidRPr="00C2061D">
              <w:rPr>
                <w:rFonts w:cs="Arial"/>
                <w:sz w:val="18"/>
                <w:szCs w:val="18"/>
                <w:lang w:val="en-US"/>
              </w:rPr>
              <w:t>)</w:t>
            </w:r>
          </w:p>
        </w:tc>
        <w:tc>
          <w:tcPr>
            <w:tcW w:w="1265" w:type="dxa"/>
          </w:tcPr>
          <w:p w14:paraId="4F64C3C6" w14:textId="1B24BF69"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67B7636F" w14:textId="222B68C4"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016E97BB" w14:textId="34FA1D34"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2D828392" w14:textId="77777777" w:rsidTr="000B040E">
        <w:tc>
          <w:tcPr>
            <w:tcW w:w="1786" w:type="dxa"/>
          </w:tcPr>
          <w:p w14:paraId="7522D57E" w14:textId="77777777" w:rsidR="001B56CF" w:rsidRPr="00C2061D" w:rsidRDefault="001B56CF" w:rsidP="00E9079D">
            <w:pPr>
              <w:rPr>
                <w:rFonts w:cs="Arial"/>
                <w:sz w:val="18"/>
                <w:szCs w:val="18"/>
                <w:lang w:val="en-US"/>
              </w:rPr>
            </w:pPr>
            <w:r w:rsidRPr="00C2061D">
              <w:rPr>
                <w:rFonts w:cs="Arial"/>
                <w:sz w:val="18"/>
                <w:szCs w:val="18"/>
                <w:lang w:val="en-US"/>
              </w:rPr>
              <w:t>PubMed #10</w:t>
            </w:r>
          </w:p>
        </w:tc>
        <w:tc>
          <w:tcPr>
            <w:tcW w:w="3801" w:type="dxa"/>
          </w:tcPr>
          <w:p w14:paraId="546539DF" w14:textId="70487835" w:rsidR="001B56CF" w:rsidRPr="00C2061D" w:rsidRDefault="001E4C33" w:rsidP="00E9079D">
            <w:pPr>
              <w:rPr>
                <w:rFonts w:cs="Arial"/>
                <w:sz w:val="18"/>
                <w:szCs w:val="18"/>
                <w:lang w:val="en-US"/>
              </w:rPr>
            </w:pPr>
            <w:r w:rsidRPr="00C2061D">
              <w:rPr>
                <w:rFonts w:cs="Arial"/>
                <w:sz w:val="18"/>
                <w:szCs w:val="18"/>
                <w:lang w:val="en-US"/>
              </w:rPr>
              <w:t>"CADD-MS3" AND (Smiths Medical OR United Therapeutics)</w:t>
            </w:r>
          </w:p>
        </w:tc>
        <w:tc>
          <w:tcPr>
            <w:tcW w:w="1265" w:type="dxa"/>
          </w:tcPr>
          <w:p w14:paraId="4A6A023E"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5FE4E362"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6AF3FECA"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45B36A78" w14:textId="77777777" w:rsidTr="000B040E">
        <w:tc>
          <w:tcPr>
            <w:tcW w:w="1786" w:type="dxa"/>
          </w:tcPr>
          <w:p w14:paraId="44AFD230" w14:textId="77777777" w:rsidR="001B56CF" w:rsidRPr="00C2061D" w:rsidRDefault="001B56CF" w:rsidP="00E9079D">
            <w:pPr>
              <w:rPr>
                <w:rFonts w:cs="Arial"/>
                <w:sz w:val="18"/>
                <w:szCs w:val="18"/>
                <w:lang w:val="en-US"/>
              </w:rPr>
            </w:pPr>
            <w:r w:rsidRPr="00C2061D">
              <w:rPr>
                <w:rFonts w:cs="Arial"/>
                <w:sz w:val="18"/>
                <w:szCs w:val="18"/>
                <w:lang w:val="en-US"/>
              </w:rPr>
              <w:t>PubMed #12</w:t>
            </w:r>
          </w:p>
        </w:tc>
        <w:tc>
          <w:tcPr>
            <w:tcW w:w="3801" w:type="dxa"/>
          </w:tcPr>
          <w:p w14:paraId="281F57AD" w14:textId="77777777" w:rsidR="001B56CF" w:rsidRPr="00C2061D" w:rsidRDefault="001B56CF" w:rsidP="00E9079D">
            <w:pPr>
              <w:rPr>
                <w:rFonts w:cs="Arial"/>
                <w:sz w:val="18"/>
                <w:szCs w:val="18"/>
                <w:lang w:val="en-US"/>
              </w:rPr>
            </w:pPr>
            <w:r w:rsidRPr="00C2061D">
              <w:rPr>
                <w:rFonts w:cs="Arial"/>
                <w:sz w:val="18"/>
                <w:szCs w:val="18"/>
                <w:lang w:val="en-US"/>
              </w:rPr>
              <w:t>Cane AND (</w:t>
            </w:r>
            <w:proofErr w:type="spellStart"/>
            <w:r w:rsidRPr="00C2061D">
              <w:rPr>
                <w:rFonts w:cs="Arial"/>
                <w:sz w:val="18"/>
                <w:szCs w:val="18"/>
                <w:lang w:val="en-US"/>
              </w:rPr>
              <w:t>Crono</w:t>
            </w:r>
            <w:proofErr w:type="spellEnd"/>
            <w:r w:rsidRPr="00C2061D">
              <w:rPr>
                <w:rFonts w:cs="Arial"/>
                <w:sz w:val="18"/>
                <w:szCs w:val="18"/>
                <w:lang w:val="en-US"/>
              </w:rPr>
              <w:t xml:space="preserve"> SC OR </w:t>
            </w:r>
            <w:proofErr w:type="spellStart"/>
            <w:r w:rsidRPr="00C2061D">
              <w:rPr>
                <w:rFonts w:cs="Arial"/>
                <w:sz w:val="18"/>
                <w:szCs w:val="18"/>
                <w:lang w:val="en-US"/>
              </w:rPr>
              <w:t>Crono</w:t>
            </w:r>
            <w:proofErr w:type="spellEnd"/>
            <w:r w:rsidRPr="00C2061D">
              <w:rPr>
                <w:rFonts w:cs="Arial"/>
                <w:sz w:val="18"/>
                <w:szCs w:val="18"/>
                <w:lang w:val="en-US"/>
              </w:rPr>
              <w:t xml:space="preserve"> 50 SC)</w:t>
            </w:r>
          </w:p>
        </w:tc>
        <w:tc>
          <w:tcPr>
            <w:tcW w:w="1265" w:type="dxa"/>
          </w:tcPr>
          <w:p w14:paraId="55735253"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442A291F"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2078647A"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5902CA27" w14:textId="77777777" w:rsidTr="000B040E">
        <w:tc>
          <w:tcPr>
            <w:tcW w:w="1786" w:type="dxa"/>
          </w:tcPr>
          <w:p w14:paraId="0F0868BF" w14:textId="77777777" w:rsidR="001B56CF" w:rsidRPr="00C2061D" w:rsidRDefault="001B56CF" w:rsidP="00E9079D">
            <w:pPr>
              <w:rPr>
                <w:rFonts w:cs="Arial"/>
                <w:sz w:val="18"/>
                <w:szCs w:val="18"/>
                <w:lang w:val="en-US"/>
              </w:rPr>
            </w:pPr>
            <w:r w:rsidRPr="00C2061D">
              <w:rPr>
                <w:rFonts w:cs="Arial"/>
                <w:sz w:val="18"/>
                <w:szCs w:val="18"/>
                <w:lang w:val="en-US"/>
              </w:rPr>
              <w:t>PubMed #13</w:t>
            </w:r>
          </w:p>
        </w:tc>
        <w:tc>
          <w:tcPr>
            <w:tcW w:w="3801" w:type="dxa"/>
          </w:tcPr>
          <w:p w14:paraId="50A7111F" w14:textId="4911183B" w:rsidR="001B56CF" w:rsidRPr="00C2061D" w:rsidRDefault="006D3027" w:rsidP="00E9079D">
            <w:pPr>
              <w:rPr>
                <w:rFonts w:cs="Arial"/>
                <w:sz w:val="18"/>
                <w:szCs w:val="18"/>
                <w:lang w:val="en-US"/>
              </w:rPr>
            </w:pPr>
            <w:r w:rsidRPr="00C2061D">
              <w:rPr>
                <w:rFonts w:cs="Arial"/>
                <w:sz w:val="18"/>
                <w:szCs w:val="18"/>
                <w:lang w:val="en-US"/>
              </w:rPr>
              <w:t>(</w:t>
            </w:r>
            <w:proofErr w:type="spellStart"/>
            <w:r w:rsidRPr="00C2061D">
              <w:rPr>
                <w:rFonts w:cs="Arial"/>
                <w:sz w:val="18"/>
                <w:szCs w:val="18"/>
                <w:lang w:val="en-US"/>
              </w:rPr>
              <w:t>i</w:t>
            </w:r>
            <w:proofErr w:type="spellEnd"/>
            <w:r w:rsidRPr="00C2061D">
              <w:rPr>
                <w:rFonts w:cs="Arial"/>
                <w:sz w:val="18"/>
                <w:szCs w:val="18"/>
                <w:lang w:val="en-US"/>
              </w:rPr>
              <w:t xml:space="preserve">-JET OR </w:t>
            </w:r>
            <w:proofErr w:type="spellStart"/>
            <w:r w:rsidRPr="00C2061D">
              <w:rPr>
                <w:rFonts w:cs="Arial"/>
                <w:sz w:val="18"/>
                <w:szCs w:val="18"/>
                <w:lang w:val="en-US"/>
              </w:rPr>
              <w:t>iJET</w:t>
            </w:r>
            <w:proofErr w:type="spellEnd"/>
            <w:r w:rsidRPr="00C2061D">
              <w:rPr>
                <w:rFonts w:cs="Arial"/>
                <w:sz w:val="18"/>
                <w:szCs w:val="18"/>
                <w:lang w:val="en-US"/>
              </w:rPr>
              <w:t xml:space="preserve">) AND </w:t>
            </w:r>
            <w:proofErr w:type="spellStart"/>
            <w:r w:rsidRPr="00C2061D">
              <w:rPr>
                <w:rFonts w:cs="Arial"/>
                <w:sz w:val="18"/>
                <w:szCs w:val="18"/>
                <w:lang w:val="en-US"/>
              </w:rPr>
              <w:t>EverAid</w:t>
            </w:r>
            <w:proofErr w:type="spellEnd"/>
          </w:p>
        </w:tc>
        <w:tc>
          <w:tcPr>
            <w:tcW w:w="1265" w:type="dxa"/>
          </w:tcPr>
          <w:p w14:paraId="3448B2C5"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63FF079B"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49D3AF8E"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0DD745D6" w14:textId="77777777" w:rsidTr="000B040E">
        <w:tc>
          <w:tcPr>
            <w:tcW w:w="1786" w:type="dxa"/>
          </w:tcPr>
          <w:p w14:paraId="3018810C" w14:textId="77777777" w:rsidR="001B56CF" w:rsidRPr="00C2061D" w:rsidRDefault="001B56CF" w:rsidP="00E9079D">
            <w:pPr>
              <w:rPr>
                <w:rFonts w:cs="Arial"/>
                <w:sz w:val="18"/>
                <w:szCs w:val="18"/>
                <w:lang w:val="en-US"/>
              </w:rPr>
            </w:pPr>
            <w:r w:rsidRPr="00C2061D">
              <w:rPr>
                <w:rFonts w:cs="Arial"/>
                <w:sz w:val="18"/>
                <w:szCs w:val="18"/>
                <w:lang w:val="en-US"/>
              </w:rPr>
              <w:t>Cochrane Library #1</w:t>
            </w:r>
          </w:p>
        </w:tc>
        <w:tc>
          <w:tcPr>
            <w:tcW w:w="3801" w:type="dxa"/>
          </w:tcPr>
          <w:p w14:paraId="371B8659" w14:textId="77777777" w:rsidR="001B56CF" w:rsidRPr="00C2061D" w:rsidRDefault="001B56CF" w:rsidP="00E9079D">
            <w:pPr>
              <w:rPr>
                <w:rFonts w:cs="Arial"/>
                <w:sz w:val="18"/>
                <w:szCs w:val="18"/>
                <w:lang w:val="en-US"/>
              </w:rPr>
            </w:pPr>
            <w:r w:rsidRPr="00C2061D">
              <w:rPr>
                <w:rFonts w:cs="Arial"/>
                <w:sz w:val="18"/>
                <w:szCs w:val="18"/>
                <w:lang w:val="en-US"/>
              </w:rPr>
              <w:t xml:space="preserve">[All text]: Deka AND Dasiglucagon Delivery System </w:t>
            </w:r>
          </w:p>
        </w:tc>
        <w:tc>
          <w:tcPr>
            <w:tcW w:w="1265" w:type="dxa"/>
          </w:tcPr>
          <w:p w14:paraId="35FDC7C5"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63E59653"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79C4CC1C"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269060EC" w14:textId="77777777" w:rsidTr="000B040E">
        <w:tc>
          <w:tcPr>
            <w:tcW w:w="1786" w:type="dxa"/>
          </w:tcPr>
          <w:p w14:paraId="169ED95E" w14:textId="77777777" w:rsidR="001B56CF" w:rsidRPr="00C2061D" w:rsidRDefault="001B56CF" w:rsidP="00E9079D">
            <w:pPr>
              <w:rPr>
                <w:rFonts w:cs="Arial"/>
                <w:sz w:val="18"/>
                <w:szCs w:val="18"/>
                <w:lang w:val="en-US"/>
              </w:rPr>
            </w:pPr>
            <w:r w:rsidRPr="00C2061D">
              <w:rPr>
                <w:rFonts w:cs="Arial"/>
                <w:sz w:val="18"/>
                <w:szCs w:val="18"/>
                <w:lang w:val="en-US"/>
              </w:rPr>
              <w:t>Cochrane Library #2</w:t>
            </w:r>
          </w:p>
        </w:tc>
        <w:tc>
          <w:tcPr>
            <w:tcW w:w="3801" w:type="dxa"/>
          </w:tcPr>
          <w:p w14:paraId="6705AE95" w14:textId="49B4C072" w:rsidR="001B56CF" w:rsidRPr="00C2061D" w:rsidRDefault="001B56CF" w:rsidP="00E9079D">
            <w:pPr>
              <w:rPr>
                <w:rFonts w:cs="Arial"/>
                <w:sz w:val="18"/>
                <w:szCs w:val="18"/>
                <w:lang w:val="en-US"/>
              </w:rPr>
            </w:pPr>
            <w:r w:rsidRPr="00C2061D">
              <w:rPr>
                <w:rFonts w:cs="Arial"/>
                <w:sz w:val="18"/>
                <w:szCs w:val="18"/>
                <w:lang w:val="en-US"/>
              </w:rPr>
              <w:t>[All text]: ACCU-CHEK</w:t>
            </w:r>
            <w:r w:rsidR="00F1761B" w:rsidRPr="00C2061D">
              <w:rPr>
                <w:rFonts w:cs="Arial"/>
                <w:sz w:val="18"/>
                <w:szCs w:val="18"/>
                <w:lang w:val="en-US"/>
              </w:rPr>
              <w:t xml:space="preserve"> AND</w:t>
            </w:r>
            <w:r w:rsidRPr="00C2061D">
              <w:rPr>
                <w:rFonts w:cs="Arial"/>
                <w:sz w:val="18"/>
                <w:szCs w:val="18"/>
                <w:lang w:val="en-US"/>
              </w:rPr>
              <w:t xml:space="preserve"> </w:t>
            </w:r>
            <w:r w:rsidR="00F1761B" w:rsidRPr="00C2061D">
              <w:rPr>
                <w:rFonts w:cs="Arial"/>
                <w:sz w:val="18"/>
                <w:szCs w:val="18"/>
                <w:lang w:val="en-US"/>
              </w:rPr>
              <w:t>(</w:t>
            </w:r>
            <w:r w:rsidRPr="00C2061D">
              <w:rPr>
                <w:rFonts w:cs="Arial"/>
                <w:sz w:val="18"/>
                <w:szCs w:val="18"/>
                <w:lang w:val="en-US"/>
              </w:rPr>
              <w:t>Spirit</w:t>
            </w:r>
            <w:r w:rsidR="00F1761B" w:rsidRPr="00C2061D">
              <w:rPr>
                <w:rFonts w:cs="Arial"/>
                <w:sz w:val="18"/>
                <w:szCs w:val="18"/>
                <w:lang w:val="en-US"/>
              </w:rPr>
              <w:t xml:space="preserve"> OR</w:t>
            </w:r>
            <w:r w:rsidRPr="00C2061D">
              <w:rPr>
                <w:rFonts w:cs="Arial"/>
                <w:sz w:val="18"/>
                <w:szCs w:val="18"/>
                <w:lang w:val="en-US"/>
              </w:rPr>
              <w:t xml:space="preserve"> Combo</w:t>
            </w:r>
            <w:r w:rsidR="00F1761B" w:rsidRPr="00C2061D">
              <w:rPr>
                <w:rFonts w:cs="Arial"/>
                <w:sz w:val="18"/>
                <w:szCs w:val="18"/>
                <w:lang w:val="en-US"/>
              </w:rPr>
              <w:t>)</w:t>
            </w:r>
            <w:r w:rsidRPr="00C2061D">
              <w:rPr>
                <w:rFonts w:cs="Arial"/>
                <w:sz w:val="18"/>
                <w:szCs w:val="18"/>
                <w:lang w:val="en-US"/>
              </w:rPr>
              <w:t xml:space="preserve"> AND Roche </w:t>
            </w:r>
          </w:p>
        </w:tc>
        <w:tc>
          <w:tcPr>
            <w:tcW w:w="1265" w:type="dxa"/>
          </w:tcPr>
          <w:p w14:paraId="60077640"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19505336" w14:textId="24975326" w:rsidR="001B56CF" w:rsidRPr="00C2061D" w:rsidRDefault="00F1761B" w:rsidP="00E9079D">
            <w:pPr>
              <w:jc w:val="center"/>
              <w:rPr>
                <w:rFonts w:cs="Arial"/>
                <w:sz w:val="18"/>
                <w:szCs w:val="18"/>
                <w:lang w:val="en-US"/>
              </w:rPr>
            </w:pPr>
            <w:r w:rsidRPr="00C2061D">
              <w:rPr>
                <w:rFonts w:cs="Arial"/>
                <w:sz w:val="18"/>
                <w:szCs w:val="18"/>
                <w:lang w:val="en-US"/>
              </w:rPr>
              <w:t>6</w:t>
            </w:r>
          </w:p>
        </w:tc>
        <w:tc>
          <w:tcPr>
            <w:tcW w:w="1730" w:type="dxa"/>
          </w:tcPr>
          <w:p w14:paraId="39950FEA" w14:textId="5C5D9904" w:rsidR="001B56CF" w:rsidRPr="00C2061D" w:rsidRDefault="00A02427" w:rsidP="00E9079D">
            <w:pPr>
              <w:jc w:val="center"/>
              <w:rPr>
                <w:rFonts w:cs="Arial"/>
                <w:sz w:val="18"/>
                <w:szCs w:val="18"/>
                <w:lang w:val="en-US"/>
              </w:rPr>
            </w:pPr>
            <w:r w:rsidRPr="00C2061D">
              <w:rPr>
                <w:rFonts w:cs="Arial"/>
                <w:sz w:val="18"/>
                <w:szCs w:val="18"/>
                <w:lang w:val="en-US"/>
              </w:rPr>
              <w:t>0</w:t>
            </w:r>
          </w:p>
        </w:tc>
      </w:tr>
      <w:tr w:rsidR="001B56CF" w:rsidRPr="00C2061D" w14:paraId="203C48C6" w14:textId="77777777" w:rsidTr="000B040E">
        <w:tc>
          <w:tcPr>
            <w:tcW w:w="1786" w:type="dxa"/>
          </w:tcPr>
          <w:p w14:paraId="0BE2FA34" w14:textId="77777777" w:rsidR="001B56CF" w:rsidRPr="00C2061D" w:rsidRDefault="001B56CF" w:rsidP="00E9079D">
            <w:pPr>
              <w:rPr>
                <w:rFonts w:cs="Arial"/>
                <w:sz w:val="18"/>
                <w:szCs w:val="18"/>
                <w:lang w:val="en-US"/>
              </w:rPr>
            </w:pPr>
            <w:r w:rsidRPr="00C2061D">
              <w:rPr>
                <w:rFonts w:cs="Arial"/>
                <w:sz w:val="18"/>
                <w:szCs w:val="18"/>
                <w:lang w:val="en-US"/>
              </w:rPr>
              <w:t>Cochrane Library #3</w:t>
            </w:r>
          </w:p>
        </w:tc>
        <w:tc>
          <w:tcPr>
            <w:tcW w:w="3801" w:type="dxa"/>
          </w:tcPr>
          <w:p w14:paraId="1DA566C6" w14:textId="77777777" w:rsidR="001B56CF" w:rsidRPr="00C2061D" w:rsidRDefault="001B56CF" w:rsidP="00E9079D">
            <w:pPr>
              <w:rPr>
                <w:rFonts w:cs="Arial"/>
                <w:sz w:val="18"/>
                <w:szCs w:val="18"/>
                <w:lang w:val="en-US"/>
              </w:rPr>
            </w:pPr>
            <w:r w:rsidRPr="00C2061D">
              <w:rPr>
                <w:rFonts w:cs="Arial"/>
                <w:sz w:val="18"/>
                <w:szCs w:val="18"/>
                <w:lang w:val="en-US"/>
              </w:rPr>
              <w:t xml:space="preserve">[All text]: </w:t>
            </w:r>
            <w:proofErr w:type="spellStart"/>
            <w:r w:rsidRPr="00C2061D">
              <w:rPr>
                <w:rFonts w:cs="Arial"/>
                <w:sz w:val="18"/>
                <w:szCs w:val="18"/>
                <w:lang w:val="en-US"/>
              </w:rPr>
              <w:t>MiniMed</w:t>
            </w:r>
            <w:proofErr w:type="spellEnd"/>
            <w:r w:rsidRPr="00C2061D">
              <w:rPr>
                <w:rFonts w:cs="Arial"/>
                <w:sz w:val="18"/>
                <w:szCs w:val="18"/>
                <w:lang w:val="en-US"/>
              </w:rPr>
              <w:t xml:space="preserve"> 770G AND Medtronic </w:t>
            </w:r>
          </w:p>
        </w:tc>
        <w:tc>
          <w:tcPr>
            <w:tcW w:w="1265" w:type="dxa"/>
          </w:tcPr>
          <w:p w14:paraId="6D647126"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4155B9FD" w14:textId="77777777" w:rsidR="001B56CF" w:rsidRPr="00C2061D" w:rsidRDefault="001B56CF" w:rsidP="00E9079D">
            <w:pPr>
              <w:jc w:val="center"/>
              <w:rPr>
                <w:rFonts w:cs="Arial"/>
                <w:sz w:val="18"/>
                <w:szCs w:val="18"/>
                <w:lang w:val="en-US"/>
              </w:rPr>
            </w:pPr>
            <w:r w:rsidRPr="00C2061D">
              <w:rPr>
                <w:rFonts w:cs="Arial"/>
                <w:sz w:val="18"/>
                <w:szCs w:val="18"/>
                <w:lang w:val="en-US"/>
              </w:rPr>
              <w:t>1</w:t>
            </w:r>
          </w:p>
        </w:tc>
        <w:tc>
          <w:tcPr>
            <w:tcW w:w="1730" w:type="dxa"/>
          </w:tcPr>
          <w:p w14:paraId="10CCEA11"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2383703B" w14:textId="77777777" w:rsidTr="000B040E">
        <w:tc>
          <w:tcPr>
            <w:tcW w:w="1786" w:type="dxa"/>
          </w:tcPr>
          <w:p w14:paraId="43C0890E" w14:textId="77777777" w:rsidR="001B56CF" w:rsidRPr="00C2061D" w:rsidRDefault="001B56CF" w:rsidP="00E9079D">
            <w:pPr>
              <w:rPr>
                <w:rFonts w:cs="Arial"/>
                <w:sz w:val="18"/>
                <w:szCs w:val="18"/>
                <w:lang w:val="en-US"/>
              </w:rPr>
            </w:pPr>
            <w:r w:rsidRPr="00C2061D">
              <w:rPr>
                <w:rFonts w:cs="Arial"/>
                <w:sz w:val="18"/>
                <w:szCs w:val="18"/>
                <w:lang w:val="en-US"/>
              </w:rPr>
              <w:t>Cochrane Library #4</w:t>
            </w:r>
          </w:p>
        </w:tc>
        <w:tc>
          <w:tcPr>
            <w:tcW w:w="3801" w:type="dxa"/>
          </w:tcPr>
          <w:p w14:paraId="4C56AF9C" w14:textId="77777777" w:rsidR="001B56CF" w:rsidRPr="00C2061D" w:rsidRDefault="001B56CF" w:rsidP="00E9079D">
            <w:pPr>
              <w:rPr>
                <w:rFonts w:cs="Arial"/>
                <w:sz w:val="18"/>
                <w:szCs w:val="18"/>
                <w:lang w:val="en-US"/>
              </w:rPr>
            </w:pPr>
            <w:r w:rsidRPr="00C2061D">
              <w:rPr>
                <w:rFonts w:cs="Arial"/>
                <w:sz w:val="18"/>
                <w:szCs w:val="18"/>
                <w:lang w:val="en-US"/>
              </w:rPr>
              <w:t xml:space="preserve">[All text]: </w:t>
            </w:r>
            <w:proofErr w:type="spellStart"/>
            <w:r w:rsidRPr="00C2061D">
              <w:rPr>
                <w:rFonts w:cs="Arial"/>
                <w:sz w:val="18"/>
                <w:szCs w:val="18"/>
                <w:lang w:val="en-US"/>
              </w:rPr>
              <w:t>Minimed</w:t>
            </w:r>
            <w:proofErr w:type="spellEnd"/>
            <w:r w:rsidRPr="00C2061D">
              <w:rPr>
                <w:rFonts w:cs="Arial"/>
                <w:sz w:val="18"/>
                <w:szCs w:val="18"/>
                <w:lang w:val="en-US"/>
              </w:rPr>
              <w:t xml:space="preserve"> 630G AND Medtronic</w:t>
            </w:r>
          </w:p>
        </w:tc>
        <w:tc>
          <w:tcPr>
            <w:tcW w:w="1265" w:type="dxa"/>
          </w:tcPr>
          <w:p w14:paraId="349BBF20"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56000517"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59D034B9"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5876E101" w14:textId="77777777" w:rsidTr="000B040E">
        <w:tc>
          <w:tcPr>
            <w:tcW w:w="1786" w:type="dxa"/>
          </w:tcPr>
          <w:p w14:paraId="1C17E3B2" w14:textId="77777777" w:rsidR="001B56CF" w:rsidRPr="00C2061D" w:rsidRDefault="001B56CF" w:rsidP="00E9079D">
            <w:pPr>
              <w:rPr>
                <w:rFonts w:cs="Arial"/>
                <w:sz w:val="18"/>
                <w:szCs w:val="18"/>
                <w:lang w:val="en-US"/>
              </w:rPr>
            </w:pPr>
            <w:r w:rsidRPr="00C2061D">
              <w:rPr>
                <w:rFonts w:cs="Arial"/>
                <w:sz w:val="18"/>
                <w:szCs w:val="18"/>
                <w:lang w:val="en-US"/>
              </w:rPr>
              <w:t>Cochrane Library #7</w:t>
            </w:r>
          </w:p>
        </w:tc>
        <w:tc>
          <w:tcPr>
            <w:tcW w:w="3801" w:type="dxa"/>
          </w:tcPr>
          <w:p w14:paraId="5B86D9C3" w14:textId="77777777" w:rsidR="001B56CF" w:rsidRPr="00C2061D" w:rsidRDefault="001B56CF" w:rsidP="00E9079D">
            <w:pPr>
              <w:rPr>
                <w:rFonts w:cs="Arial"/>
                <w:sz w:val="18"/>
                <w:szCs w:val="18"/>
                <w:lang w:val="en-US"/>
              </w:rPr>
            </w:pPr>
            <w:r w:rsidRPr="00C2061D">
              <w:rPr>
                <w:rFonts w:cs="Arial"/>
                <w:sz w:val="18"/>
                <w:szCs w:val="18"/>
                <w:lang w:val="en-US"/>
              </w:rPr>
              <w:t xml:space="preserve">[All text]: t:slim X2 AND Tandem Diabetes Care </w:t>
            </w:r>
          </w:p>
        </w:tc>
        <w:tc>
          <w:tcPr>
            <w:tcW w:w="1265" w:type="dxa"/>
          </w:tcPr>
          <w:p w14:paraId="5F5CED39"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0B058651" w14:textId="77777777" w:rsidR="001B56CF" w:rsidRPr="00C2061D" w:rsidRDefault="001B56CF" w:rsidP="00E9079D">
            <w:pPr>
              <w:jc w:val="center"/>
              <w:rPr>
                <w:rFonts w:cs="Arial"/>
                <w:sz w:val="18"/>
                <w:szCs w:val="18"/>
                <w:lang w:val="en-US"/>
              </w:rPr>
            </w:pPr>
            <w:r w:rsidRPr="00C2061D">
              <w:rPr>
                <w:rFonts w:cs="Arial"/>
                <w:sz w:val="18"/>
                <w:szCs w:val="18"/>
                <w:lang w:val="en-US"/>
              </w:rPr>
              <w:t>9</w:t>
            </w:r>
          </w:p>
        </w:tc>
        <w:tc>
          <w:tcPr>
            <w:tcW w:w="1730" w:type="dxa"/>
          </w:tcPr>
          <w:p w14:paraId="6DFE8666" w14:textId="77777777" w:rsidR="001B56CF" w:rsidRPr="00C2061D" w:rsidRDefault="001B56CF" w:rsidP="00E9079D">
            <w:pPr>
              <w:jc w:val="center"/>
              <w:rPr>
                <w:rFonts w:cs="Arial"/>
                <w:sz w:val="18"/>
                <w:szCs w:val="18"/>
                <w:lang w:val="en-US"/>
              </w:rPr>
            </w:pPr>
            <w:r w:rsidRPr="00C2061D">
              <w:rPr>
                <w:rFonts w:cs="Arial"/>
                <w:sz w:val="18"/>
                <w:szCs w:val="18"/>
                <w:lang w:val="en-US"/>
              </w:rPr>
              <w:t>2</w:t>
            </w:r>
          </w:p>
        </w:tc>
      </w:tr>
      <w:tr w:rsidR="001B56CF" w:rsidRPr="00C2061D" w14:paraId="39A3AF64" w14:textId="77777777" w:rsidTr="000B040E">
        <w:tc>
          <w:tcPr>
            <w:tcW w:w="1786" w:type="dxa"/>
          </w:tcPr>
          <w:p w14:paraId="63A2B735" w14:textId="77777777" w:rsidR="001B56CF" w:rsidRPr="00C2061D" w:rsidRDefault="001B56CF" w:rsidP="00E9079D">
            <w:pPr>
              <w:rPr>
                <w:rFonts w:cs="Arial"/>
                <w:sz w:val="18"/>
                <w:szCs w:val="18"/>
                <w:lang w:val="en-US"/>
              </w:rPr>
            </w:pPr>
            <w:r w:rsidRPr="00C2061D">
              <w:rPr>
                <w:rFonts w:cs="Arial"/>
                <w:sz w:val="18"/>
                <w:szCs w:val="18"/>
                <w:lang w:val="en-US"/>
              </w:rPr>
              <w:t>Cochrane Library #8</w:t>
            </w:r>
          </w:p>
        </w:tc>
        <w:tc>
          <w:tcPr>
            <w:tcW w:w="3801" w:type="dxa"/>
          </w:tcPr>
          <w:p w14:paraId="745B4FE8" w14:textId="0FB73D6D" w:rsidR="001B56CF" w:rsidRPr="00C2061D" w:rsidRDefault="001B56CF" w:rsidP="00E9079D">
            <w:pPr>
              <w:rPr>
                <w:rFonts w:cs="Arial"/>
                <w:sz w:val="18"/>
                <w:szCs w:val="18"/>
                <w:lang w:val="en-US"/>
              </w:rPr>
            </w:pPr>
            <w:r w:rsidRPr="00C2061D">
              <w:rPr>
                <w:rFonts w:cs="Arial"/>
                <w:sz w:val="18"/>
                <w:szCs w:val="18"/>
                <w:lang w:val="en-US"/>
              </w:rPr>
              <w:t xml:space="preserve">[All text]: </w:t>
            </w:r>
            <w:proofErr w:type="spellStart"/>
            <w:r w:rsidRPr="00C2061D">
              <w:rPr>
                <w:rFonts w:cs="Arial"/>
                <w:sz w:val="18"/>
                <w:szCs w:val="18"/>
                <w:lang w:val="en-US"/>
              </w:rPr>
              <w:t>iLet</w:t>
            </w:r>
            <w:proofErr w:type="spellEnd"/>
            <w:r w:rsidRPr="00C2061D">
              <w:rPr>
                <w:rFonts w:cs="Arial"/>
                <w:sz w:val="18"/>
                <w:szCs w:val="18"/>
                <w:lang w:val="en-US"/>
              </w:rPr>
              <w:t xml:space="preserve"> AND Beta Bionics </w:t>
            </w:r>
          </w:p>
        </w:tc>
        <w:tc>
          <w:tcPr>
            <w:tcW w:w="1265" w:type="dxa"/>
          </w:tcPr>
          <w:p w14:paraId="6E156772"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462E7D78" w14:textId="7CE0EBD0" w:rsidR="001B56CF" w:rsidRPr="00C2061D" w:rsidRDefault="007115FF" w:rsidP="00E9079D">
            <w:pPr>
              <w:jc w:val="center"/>
              <w:rPr>
                <w:rFonts w:cs="Arial"/>
                <w:sz w:val="18"/>
                <w:szCs w:val="18"/>
                <w:lang w:val="en-US"/>
              </w:rPr>
            </w:pPr>
            <w:r w:rsidRPr="00C2061D">
              <w:rPr>
                <w:rFonts w:cs="Arial"/>
                <w:sz w:val="18"/>
                <w:szCs w:val="18"/>
                <w:lang w:val="en-US"/>
              </w:rPr>
              <w:t>2</w:t>
            </w:r>
          </w:p>
        </w:tc>
        <w:tc>
          <w:tcPr>
            <w:tcW w:w="1730" w:type="dxa"/>
          </w:tcPr>
          <w:p w14:paraId="00904495" w14:textId="77AC7327" w:rsidR="001B56CF" w:rsidRPr="00C2061D" w:rsidRDefault="00854B76" w:rsidP="00E9079D">
            <w:pPr>
              <w:jc w:val="center"/>
              <w:rPr>
                <w:rFonts w:cs="Arial"/>
                <w:sz w:val="18"/>
                <w:szCs w:val="18"/>
                <w:lang w:val="en-US"/>
              </w:rPr>
            </w:pPr>
            <w:r w:rsidRPr="00C2061D">
              <w:rPr>
                <w:rFonts w:cs="Arial"/>
                <w:sz w:val="18"/>
                <w:szCs w:val="18"/>
                <w:lang w:val="en-US"/>
              </w:rPr>
              <w:t>0</w:t>
            </w:r>
          </w:p>
        </w:tc>
      </w:tr>
      <w:tr w:rsidR="001B56CF" w:rsidRPr="00C2061D" w14:paraId="68AFA8A9" w14:textId="77777777" w:rsidTr="000B040E">
        <w:tc>
          <w:tcPr>
            <w:tcW w:w="1786" w:type="dxa"/>
          </w:tcPr>
          <w:p w14:paraId="578C7010" w14:textId="77777777" w:rsidR="001B56CF" w:rsidRPr="00C2061D" w:rsidRDefault="001B56CF" w:rsidP="00E9079D">
            <w:pPr>
              <w:rPr>
                <w:rFonts w:cs="Arial"/>
                <w:sz w:val="18"/>
                <w:szCs w:val="18"/>
                <w:lang w:val="en-US"/>
              </w:rPr>
            </w:pPr>
            <w:r w:rsidRPr="00C2061D">
              <w:rPr>
                <w:rFonts w:cs="Arial"/>
                <w:sz w:val="18"/>
                <w:szCs w:val="18"/>
                <w:lang w:val="en-US"/>
              </w:rPr>
              <w:t>Cochrane Library #9</w:t>
            </w:r>
          </w:p>
        </w:tc>
        <w:tc>
          <w:tcPr>
            <w:tcW w:w="3801" w:type="dxa"/>
          </w:tcPr>
          <w:p w14:paraId="41B3E7DC" w14:textId="2DCA8A9E" w:rsidR="001B56CF" w:rsidRPr="00C2061D" w:rsidRDefault="001B56CF" w:rsidP="00E9079D">
            <w:pPr>
              <w:rPr>
                <w:rFonts w:cs="Arial"/>
                <w:sz w:val="18"/>
                <w:szCs w:val="18"/>
                <w:lang w:val="en-US"/>
              </w:rPr>
            </w:pPr>
            <w:r w:rsidRPr="00C2061D">
              <w:rPr>
                <w:rFonts w:cs="Arial"/>
                <w:sz w:val="18"/>
                <w:szCs w:val="18"/>
                <w:lang w:val="en-US"/>
              </w:rPr>
              <w:t xml:space="preserve">[All text]: </w:t>
            </w:r>
            <w:proofErr w:type="spellStart"/>
            <w:r w:rsidR="00822459" w:rsidRPr="00C2061D">
              <w:rPr>
                <w:rFonts w:cs="Arial"/>
                <w:sz w:val="18"/>
                <w:szCs w:val="18"/>
                <w:lang w:val="en-US"/>
              </w:rPr>
              <w:t>Remunity</w:t>
            </w:r>
            <w:proofErr w:type="spellEnd"/>
            <w:r w:rsidR="00822459" w:rsidRPr="00C2061D">
              <w:rPr>
                <w:rFonts w:cs="Arial"/>
                <w:sz w:val="18"/>
                <w:szCs w:val="18"/>
                <w:lang w:val="en-US"/>
              </w:rPr>
              <w:t xml:space="preserve"> </w:t>
            </w:r>
            <w:r w:rsidRPr="00C2061D">
              <w:rPr>
                <w:rFonts w:cs="Arial"/>
                <w:sz w:val="18"/>
                <w:szCs w:val="18"/>
                <w:lang w:val="en-US"/>
              </w:rPr>
              <w:t xml:space="preserve">AND </w:t>
            </w:r>
            <w:r w:rsidR="00822459" w:rsidRPr="00C2061D">
              <w:rPr>
                <w:rFonts w:cs="Arial"/>
                <w:sz w:val="18"/>
                <w:szCs w:val="18"/>
                <w:lang w:val="en-US"/>
              </w:rPr>
              <w:t xml:space="preserve">(Millyard OR DEKA OR </w:t>
            </w:r>
            <w:r w:rsidRPr="00C2061D">
              <w:rPr>
                <w:rFonts w:cs="Arial"/>
                <w:sz w:val="18"/>
                <w:szCs w:val="18"/>
                <w:lang w:val="en-US"/>
              </w:rPr>
              <w:t>“United Therapeutics”</w:t>
            </w:r>
            <w:r w:rsidR="00822459" w:rsidRPr="00C2061D">
              <w:rPr>
                <w:rFonts w:cs="Arial"/>
                <w:sz w:val="18"/>
                <w:szCs w:val="18"/>
                <w:lang w:val="en-US"/>
              </w:rPr>
              <w:t>)</w:t>
            </w:r>
          </w:p>
        </w:tc>
        <w:tc>
          <w:tcPr>
            <w:tcW w:w="1265" w:type="dxa"/>
          </w:tcPr>
          <w:p w14:paraId="2DD2B8CB"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0807FD5F"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358FCCC6"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5B37F2B1" w14:textId="77777777" w:rsidTr="000B040E">
        <w:tc>
          <w:tcPr>
            <w:tcW w:w="1786" w:type="dxa"/>
          </w:tcPr>
          <w:p w14:paraId="35E64857" w14:textId="77777777" w:rsidR="001B56CF" w:rsidRPr="00C2061D" w:rsidRDefault="001B56CF" w:rsidP="00E9079D">
            <w:pPr>
              <w:rPr>
                <w:rFonts w:cs="Arial"/>
                <w:sz w:val="18"/>
                <w:szCs w:val="18"/>
                <w:lang w:val="en-US"/>
              </w:rPr>
            </w:pPr>
            <w:r w:rsidRPr="00C2061D">
              <w:rPr>
                <w:rFonts w:cs="Arial"/>
                <w:sz w:val="18"/>
                <w:szCs w:val="18"/>
                <w:lang w:val="en-US"/>
              </w:rPr>
              <w:t>Cochrane Library #10</w:t>
            </w:r>
          </w:p>
        </w:tc>
        <w:tc>
          <w:tcPr>
            <w:tcW w:w="3801" w:type="dxa"/>
          </w:tcPr>
          <w:p w14:paraId="5E720F7D" w14:textId="34F792A9" w:rsidR="001B56CF" w:rsidRPr="00C2061D" w:rsidRDefault="001B56CF" w:rsidP="00E9079D">
            <w:pPr>
              <w:rPr>
                <w:rFonts w:cs="Arial"/>
                <w:sz w:val="18"/>
                <w:szCs w:val="18"/>
                <w:lang w:val="en-US"/>
              </w:rPr>
            </w:pPr>
            <w:r w:rsidRPr="00C2061D">
              <w:rPr>
                <w:rFonts w:cs="Arial"/>
                <w:sz w:val="18"/>
                <w:szCs w:val="18"/>
                <w:lang w:val="en-US"/>
              </w:rPr>
              <w:t xml:space="preserve">[All text]: </w:t>
            </w:r>
            <w:r w:rsidR="00D00E6C" w:rsidRPr="00C2061D">
              <w:rPr>
                <w:rFonts w:cs="Arial"/>
                <w:sz w:val="18"/>
                <w:szCs w:val="18"/>
                <w:lang w:val="en-US"/>
              </w:rPr>
              <w:t>"CADD-MS3" AND (Smiths Medical OR United Therapeutics)</w:t>
            </w:r>
          </w:p>
        </w:tc>
        <w:tc>
          <w:tcPr>
            <w:tcW w:w="1265" w:type="dxa"/>
          </w:tcPr>
          <w:p w14:paraId="58C91F1A"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36BB097A"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40676FC7"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4ABFC2DE" w14:textId="77777777" w:rsidTr="000B040E">
        <w:tc>
          <w:tcPr>
            <w:tcW w:w="1786" w:type="dxa"/>
          </w:tcPr>
          <w:p w14:paraId="741977F5" w14:textId="77777777" w:rsidR="001B56CF" w:rsidRPr="00C2061D" w:rsidRDefault="001B56CF" w:rsidP="00E9079D">
            <w:pPr>
              <w:rPr>
                <w:rFonts w:cs="Arial"/>
                <w:sz w:val="18"/>
                <w:szCs w:val="18"/>
                <w:lang w:val="en-US"/>
              </w:rPr>
            </w:pPr>
            <w:r w:rsidRPr="00C2061D">
              <w:rPr>
                <w:rFonts w:cs="Arial"/>
                <w:sz w:val="18"/>
                <w:szCs w:val="18"/>
                <w:lang w:val="en-US"/>
              </w:rPr>
              <w:t>Cochrane Library #12</w:t>
            </w:r>
          </w:p>
        </w:tc>
        <w:tc>
          <w:tcPr>
            <w:tcW w:w="3801" w:type="dxa"/>
          </w:tcPr>
          <w:p w14:paraId="101BE65F" w14:textId="77777777" w:rsidR="001B56CF" w:rsidRPr="00C2061D" w:rsidRDefault="001B56CF" w:rsidP="00E9079D">
            <w:pPr>
              <w:rPr>
                <w:rFonts w:cs="Arial"/>
                <w:sz w:val="18"/>
                <w:szCs w:val="18"/>
                <w:lang w:val="en-US"/>
              </w:rPr>
            </w:pPr>
            <w:r w:rsidRPr="00C2061D">
              <w:rPr>
                <w:rFonts w:cs="Arial"/>
                <w:sz w:val="18"/>
                <w:szCs w:val="18"/>
                <w:lang w:val="en-US"/>
              </w:rPr>
              <w:t>[All text]: Cane AND (</w:t>
            </w:r>
            <w:proofErr w:type="spellStart"/>
            <w:r w:rsidRPr="00C2061D">
              <w:rPr>
                <w:rFonts w:cs="Arial"/>
                <w:sz w:val="18"/>
                <w:szCs w:val="18"/>
                <w:lang w:val="en-US"/>
              </w:rPr>
              <w:t>Crono</w:t>
            </w:r>
            <w:proofErr w:type="spellEnd"/>
            <w:r w:rsidRPr="00C2061D">
              <w:rPr>
                <w:rFonts w:cs="Arial"/>
                <w:sz w:val="18"/>
                <w:szCs w:val="18"/>
                <w:lang w:val="en-US"/>
              </w:rPr>
              <w:t xml:space="preserve"> SC OR </w:t>
            </w:r>
            <w:proofErr w:type="spellStart"/>
            <w:r w:rsidRPr="00C2061D">
              <w:rPr>
                <w:rFonts w:cs="Arial"/>
                <w:sz w:val="18"/>
                <w:szCs w:val="18"/>
                <w:lang w:val="en-US"/>
              </w:rPr>
              <w:t>Crono</w:t>
            </w:r>
            <w:proofErr w:type="spellEnd"/>
            <w:r w:rsidRPr="00C2061D">
              <w:rPr>
                <w:rFonts w:cs="Arial"/>
                <w:sz w:val="18"/>
                <w:szCs w:val="18"/>
                <w:lang w:val="en-US"/>
              </w:rPr>
              <w:t xml:space="preserve"> 50 SC)</w:t>
            </w:r>
          </w:p>
        </w:tc>
        <w:tc>
          <w:tcPr>
            <w:tcW w:w="1265" w:type="dxa"/>
          </w:tcPr>
          <w:p w14:paraId="19618170"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4CAF5EA2"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7ECE487C"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1B56CF" w:rsidRPr="00C2061D" w14:paraId="347154E5" w14:textId="77777777" w:rsidTr="000B040E">
        <w:tc>
          <w:tcPr>
            <w:tcW w:w="1786" w:type="dxa"/>
          </w:tcPr>
          <w:p w14:paraId="39A3A85F" w14:textId="77777777" w:rsidR="001B56CF" w:rsidRPr="00C2061D" w:rsidRDefault="001B56CF" w:rsidP="00E9079D">
            <w:pPr>
              <w:rPr>
                <w:rFonts w:cs="Arial"/>
                <w:sz w:val="18"/>
                <w:szCs w:val="18"/>
                <w:lang w:val="en-US"/>
              </w:rPr>
            </w:pPr>
            <w:r w:rsidRPr="00C2061D">
              <w:rPr>
                <w:rFonts w:cs="Arial"/>
                <w:sz w:val="18"/>
                <w:szCs w:val="18"/>
                <w:lang w:val="en-US"/>
              </w:rPr>
              <w:t>Cochrane Library #13</w:t>
            </w:r>
          </w:p>
        </w:tc>
        <w:tc>
          <w:tcPr>
            <w:tcW w:w="3801" w:type="dxa"/>
          </w:tcPr>
          <w:p w14:paraId="567F29AA" w14:textId="1D432BE4" w:rsidR="001B56CF" w:rsidRPr="00C2061D" w:rsidRDefault="001B56CF" w:rsidP="00E9079D">
            <w:pPr>
              <w:rPr>
                <w:rFonts w:cs="Arial"/>
                <w:sz w:val="18"/>
                <w:szCs w:val="18"/>
                <w:lang w:val="en-US"/>
              </w:rPr>
            </w:pPr>
            <w:r w:rsidRPr="00C2061D">
              <w:rPr>
                <w:rFonts w:cs="Arial"/>
                <w:sz w:val="18"/>
                <w:szCs w:val="18"/>
                <w:lang w:val="en-US"/>
              </w:rPr>
              <w:t xml:space="preserve">[All text]: </w:t>
            </w:r>
            <w:r w:rsidR="006D3027" w:rsidRPr="00C2061D">
              <w:rPr>
                <w:rFonts w:cs="Arial"/>
                <w:sz w:val="18"/>
                <w:szCs w:val="18"/>
                <w:lang w:val="en-US"/>
              </w:rPr>
              <w:t>(</w:t>
            </w:r>
            <w:proofErr w:type="spellStart"/>
            <w:r w:rsidR="006D3027" w:rsidRPr="00C2061D">
              <w:rPr>
                <w:rFonts w:cs="Arial"/>
                <w:sz w:val="18"/>
                <w:szCs w:val="18"/>
                <w:lang w:val="en-US"/>
              </w:rPr>
              <w:t>i</w:t>
            </w:r>
            <w:proofErr w:type="spellEnd"/>
            <w:r w:rsidR="006D3027" w:rsidRPr="00C2061D">
              <w:rPr>
                <w:rFonts w:cs="Arial"/>
                <w:sz w:val="18"/>
                <w:szCs w:val="18"/>
                <w:lang w:val="en-US"/>
              </w:rPr>
              <w:t xml:space="preserve">-JET OR </w:t>
            </w:r>
            <w:proofErr w:type="spellStart"/>
            <w:r w:rsidR="006D3027" w:rsidRPr="00C2061D">
              <w:rPr>
                <w:rFonts w:cs="Arial"/>
                <w:sz w:val="18"/>
                <w:szCs w:val="18"/>
                <w:lang w:val="en-US"/>
              </w:rPr>
              <w:t>iJET</w:t>
            </w:r>
            <w:proofErr w:type="spellEnd"/>
            <w:r w:rsidR="006D3027" w:rsidRPr="00C2061D">
              <w:rPr>
                <w:rFonts w:cs="Arial"/>
                <w:sz w:val="18"/>
                <w:szCs w:val="18"/>
                <w:lang w:val="en-US"/>
              </w:rPr>
              <w:t xml:space="preserve">) AND </w:t>
            </w:r>
            <w:proofErr w:type="spellStart"/>
            <w:r w:rsidR="006D3027" w:rsidRPr="00C2061D">
              <w:rPr>
                <w:rFonts w:cs="Arial"/>
                <w:sz w:val="18"/>
                <w:szCs w:val="18"/>
                <w:lang w:val="en-US"/>
              </w:rPr>
              <w:t>EverAid</w:t>
            </w:r>
            <w:proofErr w:type="spellEnd"/>
          </w:p>
        </w:tc>
        <w:tc>
          <w:tcPr>
            <w:tcW w:w="1265" w:type="dxa"/>
          </w:tcPr>
          <w:p w14:paraId="676E40D6" w14:textId="77777777" w:rsidR="001B56CF" w:rsidRPr="00C2061D" w:rsidRDefault="001B56CF" w:rsidP="00E9079D">
            <w:pPr>
              <w:jc w:val="left"/>
              <w:rPr>
                <w:rFonts w:cs="Arial"/>
                <w:sz w:val="18"/>
                <w:szCs w:val="18"/>
                <w:lang w:val="en-US"/>
              </w:rPr>
            </w:pPr>
            <w:r w:rsidRPr="00C2061D">
              <w:rPr>
                <w:rFonts w:cs="Arial"/>
                <w:sz w:val="18"/>
                <w:szCs w:val="18"/>
                <w:lang w:val="en-US"/>
              </w:rPr>
              <w:t>None</w:t>
            </w:r>
          </w:p>
        </w:tc>
        <w:tc>
          <w:tcPr>
            <w:tcW w:w="817" w:type="dxa"/>
          </w:tcPr>
          <w:p w14:paraId="0BBA4908"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c>
          <w:tcPr>
            <w:tcW w:w="1730" w:type="dxa"/>
          </w:tcPr>
          <w:p w14:paraId="049071FB" w14:textId="77777777" w:rsidR="001B56CF" w:rsidRPr="00C2061D" w:rsidRDefault="001B56CF" w:rsidP="00E9079D">
            <w:pPr>
              <w:jc w:val="center"/>
              <w:rPr>
                <w:rFonts w:cs="Arial"/>
                <w:sz w:val="18"/>
                <w:szCs w:val="18"/>
                <w:lang w:val="en-US"/>
              </w:rPr>
            </w:pPr>
            <w:r w:rsidRPr="00C2061D">
              <w:rPr>
                <w:rFonts w:cs="Arial"/>
                <w:sz w:val="18"/>
                <w:szCs w:val="18"/>
                <w:lang w:val="en-US"/>
              </w:rPr>
              <w:t>0</w:t>
            </w:r>
          </w:p>
        </w:tc>
      </w:tr>
      <w:tr w:rsidR="000B040E" w:rsidRPr="00C2061D" w14:paraId="3A77D7BA" w14:textId="77777777" w:rsidTr="000B040E">
        <w:tc>
          <w:tcPr>
            <w:tcW w:w="1786" w:type="dxa"/>
          </w:tcPr>
          <w:p w14:paraId="3DC64B78" w14:textId="77777777" w:rsidR="000B040E" w:rsidRPr="00C2061D" w:rsidRDefault="000B040E" w:rsidP="000B040E">
            <w:pPr>
              <w:rPr>
                <w:rFonts w:cs="Arial"/>
                <w:sz w:val="18"/>
                <w:szCs w:val="18"/>
                <w:lang w:val="en-US"/>
              </w:rPr>
            </w:pPr>
            <w:r w:rsidRPr="00C2061D">
              <w:rPr>
                <w:rFonts w:cs="Arial"/>
                <w:sz w:val="18"/>
                <w:szCs w:val="18"/>
                <w:lang w:val="en-US"/>
              </w:rPr>
              <w:t>Google Scholar #1</w:t>
            </w:r>
          </w:p>
        </w:tc>
        <w:tc>
          <w:tcPr>
            <w:tcW w:w="3801" w:type="dxa"/>
          </w:tcPr>
          <w:p w14:paraId="7B4A14BB" w14:textId="77777777" w:rsidR="000B040E" w:rsidRPr="00C2061D" w:rsidRDefault="000B040E" w:rsidP="000B040E">
            <w:pPr>
              <w:rPr>
                <w:rFonts w:cs="Arial"/>
                <w:sz w:val="18"/>
                <w:szCs w:val="18"/>
                <w:lang w:val="en-US"/>
              </w:rPr>
            </w:pPr>
            <w:r w:rsidRPr="00C2061D">
              <w:rPr>
                <w:rFonts w:cs="Arial"/>
                <w:sz w:val="18"/>
                <w:szCs w:val="18"/>
                <w:lang w:val="en-US"/>
              </w:rPr>
              <w:t>Deka AND “Dasiglucagon Delivery System”</w:t>
            </w:r>
          </w:p>
        </w:tc>
        <w:tc>
          <w:tcPr>
            <w:tcW w:w="1265" w:type="dxa"/>
          </w:tcPr>
          <w:p w14:paraId="640A377A"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76FF32BC"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c>
          <w:tcPr>
            <w:tcW w:w="1730" w:type="dxa"/>
          </w:tcPr>
          <w:p w14:paraId="374A5A52"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7E03B94A" w14:textId="77777777" w:rsidTr="000B040E">
        <w:tc>
          <w:tcPr>
            <w:tcW w:w="1786" w:type="dxa"/>
          </w:tcPr>
          <w:p w14:paraId="229BCF8B" w14:textId="77777777" w:rsidR="000B040E" w:rsidRPr="00C2061D" w:rsidRDefault="000B040E" w:rsidP="000B040E">
            <w:pPr>
              <w:rPr>
                <w:rFonts w:cs="Arial"/>
                <w:sz w:val="18"/>
                <w:szCs w:val="18"/>
                <w:lang w:val="en-US"/>
              </w:rPr>
            </w:pPr>
            <w:r w:rsidRPr="00C2061D">
              <w:rPr>
                <w:rFonts w:cs="Arial"/>
                <w:sz w:val="18"/>
                <w:szCs w:val="18"/>
                <w:lang w:val="en-US"/>
              </w:rPr>
              <w:t>Google Scholar #2</w:t>
            </w:r>
          </w:p>
        </w:tc>
        <w:tc>
          <w:tcPr>
            <w:tcW w:w="3801" w:type="dxa"/>
          </w:tcPr>
          <w:p w14:paraId="4E75BA39" w14:textId="77777777" w:rsidR="000B040E" w:rsidRPr="00C2061D" w:rsidRDefault="000B040E" w:rsidP="000B040E">
            <w:pPr>
              <w:rPr>
                <w:rFonts w:cs="Arial"/>
                <w:sz w:val="18"/>
                <w:szCs w:val="18"/>
                <w:lang w:val="en-US"/>
              </w:rPr>
            </w:pPr>
            <w:r w:rsidRPr="00C2061D">
              <w:rPr>
                <w:rFonts w:cs="Arial"/>
                <w:sz w:val="18"/>
                <w:szCs w:val="18"/>
                <w:lang w:val="en-US"/>
              </w:rPr>
              <w:t>“ACCU-CHEK Spirit Combo” AND Roche AND “Infusion pump”</w:t>
            </w:r>
          </w:p>
        </w:tc>
        <w:tc>
          <w:tcPr>
            <w:tcW w:w="1265" w:type="dxa"/>
          </w:tcPr>
          <w:p w14:paraId="1575F56D"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69550C78" w14:textId="77777777" w:rsidR="000B040E" w:rsidRPr="00C2061D" w:rsidRDefault="000B040E" w:rsidP="000B040E">
            <w:pPr>
              <w:jc w:val="center"/>
              <w:rPr>
                <w:rFonts w:cs="Arial"/>
                <w:sz w:val="18"/>
                <w:szCs w:val="18"/>
                <w:lang w:val="en-US"/>
              </w:rPr>
            </w:pPr>
            <w:r w:rsidRPr="00C2061D">
              <w:rPr>
                <w:rFonts w:cs="Arial"/>
                <w:sz w:val="18"/>
                <w:szCs w:val="18"/>
                <w:lang w:val="en-US"/>
              </w:rPr>
              <w:t>44</w:t>
            </w:r>
          </w:p>
        </w:tc>
        <w:tc>
          <w:tcPr>
            <w:tcW w:w="1730" w:type="dxa"/>
          </w:tcPr>
          <w:p w14:paraId="7ECC486F" w14:textId="4E349528" w:rsidR="000B040E" w:rsidRPr="00C2061D" w:rsidRDefault="000B040E" w:rsidP="000B040E">
            <w:pPr>
              <w:jc w:val="center"/>
              <w:rPr>
                <w:rFonts w:cs="Arial"/>
                <w:sz w:val="18"/>
                <w:szCs w:val="18"/>
                <w:lang w:val="en-US"/>
              </w:rPr>
            </w:pPr>
            <w:r w:rsidRPr="00C2061D">
              <w:rPr>
                <w:rFonts w:cs="Arial"/>
                <w:sz w:val="18"/>
                <w:szCs w:val="18"/>
                <w:lang w:val="en-US"/>
              </w:rPr>
              <w:t>3</w:t>
            </w:r>
          </w:p>
        </w:tc>
      </w:tr>
      <w:tr w:rsidR="000B040E" w:rsidRPr="00C2061D" w14:paraId="18914663" w14:textId="77777777" w:rsidTr="000B040E">
        <w:tc>
          <w:tcPr>
            <w:tcW w:w="1786" w:type="dxa"/>
          </w:tcPr>
          <w:p w14:paraId="6FE84C88" w14:textId="77777777" w:rsidR="000B040E" w:rsidRPr="00C2061D" w:rsidRDefault="000B040E" w:rsidP="000B040E">
            <w:pPr>
              <w:rPr>
                <w:rFonts w:cs="Arial"/>
                <w:sz w:val="18"/>
                <w:szCs w:val="18"/>
                <w:lang w:val="en-US"/>
              </w:rPr>
            </w:pPr>
            <w:r w:rsidRPr="00C2061D">
              <w:rPr>
                <w:rFonts w:cs="Arial"/>
                <w:sz w:val="18"/>
                <w:szCs w:val="18"/>
                <w:lang w:val="en-US"/>
              </w:rPr>
              <w:t>Google Scholar #3</w:t>
            </w:r>
          </w:p>
        </w:tc>
        <w:tc>
          <w:tcPr>
            <w:tcW w:w="3801" w:type="dxa"/>
          </w:tcPr>
          <w:p w14:paraId="3DCCF8F7" w14:textId="77777777" w:rsidR="000B040E" w:rsidRPr="00C2061D" w:rsidRDefault="000B040E" w:rsidP="000B040E">
            <w:pPr>
              <w:rPr>
                <w:rFonts w:cs="Arial"/>
                <w:sz w:val="18"/>
                <w:szCs w:val="18"/>
                <w:lang w:val="en-US"/>
              </w:rPr>
            </w:pPr>
            <w:r w:rsidRPr="00C2061D">
              <w:rPr>
                <w:rFonts w:cs="Arial"/>
                <w:sz w:val="18"/>
                <w:szCs w:val="18"/>
                <w:lang w:val="en-US"/>
              </w:rPr>
              <w:t>“</w:t>
            </w:r>
            <w:proofErr w:type="spellStart"/>
            <w:r w:rsidRPr="00C2061D">
              <w:rPr>
                <w:rFonts w:cs="Arial"/>
                <w:sz w:val="18"/>
                <w:szCs w:val="18"/>
                <w:lang w:val="en-US"/>
              </w:rPr>
              <w:t>MiniMed</w:t>
            </w:r>
            <w:proofErr w:type="spellEnd"/>
            <w:r w:rsidRPr="00C2061D">
              <w:rPr>
                <w:rFonts w:cs="Arial"/>
                <w:sz w:val="18"/>
                <w:szCs w:val="18"/>
                <w:lang w:val="en-US"/>
              </w:rPr>
              <w:t xml:space="preserve"> 770G” AND Medtronic AND “Infusion pump”</w:t>
            </w:r>
          </w:p>
        </w:tc>
        <w:tc>
          <w:tcPr>
            <w:tcW w:w="1265" w:type="dxa"/>
          </w:tcPr>
          <w:p w14:paraId="7B77E36F"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415D1302" w14:textId="77777777" w:rsidR="000B040E" w:rsidRPr="00C2061D" w:rsidRDefault="000B040E" w:rsidP="000B040E">
            <w:pPr>
              <w:jc w:val="center"/>
              <w:rPr>
                <w:rFonts w:cs="Arial"/>
                <w:sz w:val="18"/>
                <w:szCs w:val="18"/>
                <w:lang w:val="en-US"/>
              </w:rPr>
            </w:pPr>
            <w:r w:rsidRPr="00C2061D">
              <w:rPr>
                <w:rFonts w:cs="Arial"/>
                <w:sz w:val="18"/>
                <w:szCs w:val="18"/>
                <w:lang w:val="en-US"/>
              </w:rPr>
              <w:t>19</w:t>
            </w:r>
          </w:p>
        </w:tc>
        <w:tc>
          <w:tcPr>
            <w:tcW w:w="1730" w:type="dxa"/>
          </w:tcPr>
          <w:p w14:paraId="2AAF0CF8"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087EA1EB" w14:textId="77777777" w:rsidTr="000B040E">
        <w:tc>
          <w:tcPr>
            <w:tcW w:w="1786" w:type="dxa"/>
          </w:tcPr>
          <w:p w14:paraId="1845F199" w14:textId="77777777" w:rsidR="000B040E" w:rsidRPr="00C2061D" w:rsidRDefault="000B040E" w:rsidP="000B040E">
            <w:pPr>
              <w:rPr>
                <w:rFonts w:cs="Arial"/>
                <w:sz w:val="18"/>
                <w:szCs w:val="18"/>
                <w:lang w:val="en-US"/>
              </w:rPr>
            </w:pPr>
            <w:r w:rsidRPr="00C2061D">
              <w:rPr>
                <w:rFonts w:cs="Arial"/>
                <w:sz w:val="18"/>
                <w:szCs w:val="18"/>
                <w:lang w:val="en-US"/>
              </w:rPr>
              <w:t>Google Scholar #4</w:t>
            </w:r>
          </w:p>
        </w:tc>
        <w:tc>
          <w:tcPr>
            <w:tcW w:w="3801" w:type="dxa"/>
          </w:tcPr>
          <w:p w14:paraId="4E5245CF" w14:textId="77777777" w:rsidR="000B040E" w:rsidRPr="00C2061D" w:rsidRDefault="000B040E" w:rsidP="000B040E">
            <w:pPr>
              <w:rPr>
                <w:rFonts w:cs="Arial"/>
                <w:sz w:val="18"/>
                <w:szCs w:val="18"/>
                <w:lang w:val="en-US"/>
              </w:rPr>
            </w:pPr>
            <w:r w:rsidRPr="00C2061D">
              <w:rPr>
                <w:rFonts w:cs="Arial"/>
                <w:sz w:val="18"/>
                <w:szCs w:val="18"/>
                <w:lang w:val="en-US"/>
              </w:rPr>
              <w:t>“</w:t>
            </w:r>
            <w:proofErr w:type="spellStart"/>
            <w:r w:rsidRPr="00C2061D">
              <w:rPr>
                <w:rFonts w:cs="Arial"/>
                <w:sz w:val="18"/>
                <w:szCs w:val="18"/>
                <w:lang w:val="en-US"/>
              </w:rPr>
              <w:t>Minimed</w:t>
            </w:r>
            <w:proofErr w:type="spellEnd"/>
            <w:r w:rsidRPr="00C2061D">
              <w:rPr>
                <w:rFonts w:cs="Arial"/>
                <w:sz w:val="18"/>
                <w:szCs w:val="18"/>
                <w:lang w:val="en-US"/>
              </w:rPr>
              <w:t xml:space="preserve"> 630G” AND Medtronic AND “Infusion pump”</w:t>
            </w:r>
          </w:p>
        </w:tc>
        <w:tc>
          <w:tcPr>
            <w:tcW w:w="1265" w:type="dxa"/>
          </w:tcPr>
          <w:p w14:paraId="454CFE20"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35BDE8FE" w14:textId="77777777" w:rsidR="000B040E" w:rsidRPr="00C2061D" w:rsidRDefault="000B040E" w:rsidP="000B040E">
            <w:pPr>
              <w:jc w:val="center"/>
              <w:rPr>
                <w:rFonts w:cs="Arial"/>
                <w:sz w:val="18"/>
                <w:szCs w:val="18"/>
                <w:lang w:val="en-US"/>
              </w:rPr>
            </w:pPr>
            <w:r w:rsidRPr="00C2061D">
              <w:rPr>
                <w:rFonts w:cs="Arial"/>
                <w:sz w:val="18"/>
                <w:szCs w:val="18"/>
                <w:lang w:val="en-US"/>
              </w:rPr>
              <w:t>12</w:t>
            </w:r>
          </w:p>
        </w:tc>
        <w:tc>
          <w:tcPr>
            <w:tcW w:w="1730" w:type="dxa"/>
          </w:tcPr>
          <w:p w14:paraId="51A02A2B" w14:textId="77777777" w:rsidR="000B040E" w:rsidRPr="00C2061D" w:rsidRDefault="000B040E" w:rsidP="000B040E">
            <w:pPr>
              <w:jc w:val="center"/>
              <w:rPr>
                <w:rFonts w:cs="Arial"/>
                <w:sz w:val="18"/>
                <w:szCs w:val="18"/>
                <w:lang w:val="en-US"/>
              </w:rPr>
            </w:pPr>
            <w:r w:rsidRPr="00C2061D">
              <w:rPr>
                <w:rFonts w:cs="Arial"/>
                <w:sz w:val="18"/>
                <w:szCs w:val="18"/>
                <w:lang w:val="en-US"/>
              </w:rPr>
              <w:t>1</w:t>
            </w:r>
          </w:p>
        </w:tc>
      </w:tr>
      <w:tr w:rsidR="000B040E" w:rsidRPr="00C2061D" w14:paraId="343E7DF2" w14:textId="77777777" w:rsidTr="000B040E">
        <w:tc>
          <w:tcPr>
            <w:tcW w:w="1786" w:type="dxa"/>
          </w:tcPr>
          <w:p w14:paraId="32C17B09" w14:textId="77777777" w:rsidR="000B040E" w:rsidRPr="00C2061D" w:rsidRDefault="000B040E" w:rsidP="000B040E">
            <w:pPr>
              <w:rPr>
                <w:rFonts w:cs="Arial"/>
                <w:sz w:val="18"/>
                <w:szCs w:val="18"/>
                <w:lang w:val="en-US"/>
              </w:rPr>
            </w:pPr>
            <w:r w:rsidRPr="00C2061D">
              <w:rPr>
                <w:rFonts w:cs="Arial"/>
                <w:sz w:val="18"/>
                <w:szCs w:val="18"/>
                <w:lang w:val="en-US"/>
              </w:rPr>
              <w:t>Google Scholar #7</w:t>
            </w:r>
          </w:p>
        </w:tc>
        <w:tc>
          <w:tcPr>
            <w:tcW w:w="3801" w:type="dxa"/>
          </w:tcPr>
          <w:p w14:paraId="4399D811" w14:textId="77777777" w:rsidR="000B040E" w:rsidRPr="00C2061D" w:rsidRDefault="000B040E" w:rsidP="000B040E">
            <w:pPr>
              <w:rPr>
                <w:rFonts w:cs="Arial"/>
                <w:sz w:val="18"/>
                <w:szCs w:val="18"/>
                <w:lang w:val="en-US"/>
              </w:rPr>
            </w:pPr>
            <w:r w:rsidRPr="00C2061D">
              <w:rPr>
                <w:rFonts w:cs="Arial"/>
                <w:sz w:val="18"/>
                <w:szCs w:val="18"/>
                <w:lang w:val="en-US"/>
              </w:rPr>
              <w:t>“</w:t>
            </w:r>
            <w:proofErr w:type="spellStart"/>
            <w:r w:rsidRPr="00C2061D">
              <w:rPr>
                <w:rFonts w:cs="Arial"/>
                <w:sz w:val="18"/>
                <w:szCs w:val="18"/>
                <w:lang w:val="en-US"/>
              </w:rPr>
              <w:t>t:slim</w:t>
            </w:r>
            <w:proofErr w:type="spellEnd"/>
            <w:r w:rsidRPr="00C2061D">
              <w:rPr>
                <w:rFonts w:cs="Arial"/>
                <w:sz w:val="18"/>
                <w:szCs w:val="18"/>
                <w:lang w:val="en-US"/>
              </w:rPr>
              <w:t xml:space="preserve"> X2” AND “Tandem Diabetes Care” AND “Infusion pump”</w:t>
            </w:r>
          </w:p>
        </w:tc>
        <w:tc>
          <w:tcPr>
            <w:tcW w:w="1265" w:type="dxa"/>
          </w:tcPr>
          <w:p w14:paraId="0002EF2D"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0B9E5383" w14:textId="77777777" w:rsidR="000B040E" w:rsidRPr="00C2061D" w:rsidRDefault="000B040E" w:rsidP="000B040E">
            <w:pPr>
              <w:jc w:val="center"/>
              <w:rPr>
                <w:rFonts w:cs="Arial"/>
                <w:sz w:val="18"/>
                <w:szCs w:val="18"/>
                <w:lang w:val="en-US"/>
              </w:rPr>
            </w:pPr>
            <w:r w:rsidRPr="00C2061D">
              <w:rPr>
                <w:rFonts w:cs="Arial"/>
                <w:sz w:val="18"/>
                <w:szCs w:val="18"/>
                <w:lang w:val="en-US"/>
              </w:rPr>
              <w:t>45</w:t>
            </w:r>
          </w:p>
        </w:tc>
        <w:tc>
          <w:tcPr>
            <w:tcW w:w="1730" w:type="dxa"/>
          </w:tcPr>
          <w:p w14:paraId="53F68AFA" w14:textId="43931BAE" w:rsidR="000B040E" w:rsidRPr="00C2061D" w:rsidRDefault="000B040E" w:rsidP="000B040E">
            <w:pPr>
              <w:jc w:val="center"/>
              <w:rPr>
                <w:rFonts w:cs="Arial"/>
                <w:sz w:val="18"/>
                <w:szCs w:val="18"/>
                <w:lang w:val="en-US"/>
              </w:rPr>
            </w:pPr>
            <w:r w:rsidRPr="00C2061D">
              <w:rPr>
                <w:rFonts w:cs="Arial"/>
                <w:sz w:val="18"/>
                <w:szCs w:val="18"/>
                <w:lang w:val="en-US"/>
              </w:rPr>
              <w:t>4</w:t>
            </w:r>
          </w:p>
        </w:tc>
      </w:tr>
      <w:tr w:rsidR="000B040E" w:rsidRPr="00C2061D" w14:paraId="42EB51A7" w14:textId="77777777" w:rsidTr="000B040E">
        <w:tc>
          <w:tcPr>
            <w:tcW w:w="1786" w:type="dxa"/>
          </w:tcPr>
          <w:p w14:paraId="5C728793" w14:textId="77777777" w:rsidR="000B040E" w:rsidRPr="00C2061D" w:rsidRDefault="000B040E" w:rsidP="000B040E">
            <w:pPr>
              <w:rPr>
                <w:rFonts w:cs="Arial"/>
                <w:sz w:val="18"/>
                <w:szCs w:val="18"/>
                <w:lang w:val="en-US"/>
              </w:rPr>
            </w:pPr>
            <w:r w:rsidRPr="00C2061D">
              <w:rPr>
                <w:rFonts w:cs="Arial"/>
                <w:sz w:val="18"/>
                <w:szCs w:val="18"/>
                <w:lang w:val="en-US"/>
              </w:rPr>
              <w:t>Google Scholar #8</w:t>
            </w:r>
          </w:p>
        </w:tc>
        <w:tc>
          <w:tcPr>
            <w:tcW w:w="3801" w:type="dxa"/>
          </w:tcPr>
          <w:p w14:paraId="30C80A5D" w14:textId="524AFD7E" w:rsidR="000B040E" w:rsidRPr="00C2061D" w:rsidRDefault="000B040E" w:rsidP="000B040E">
            <w:pPr>
              <w:rPr>
                <w:rFonts w:cs="Arial"/>
                <w:sz w:val="18"/>
                <w:szCs w:val="18"/>
                <w:lang w:val="en-US"/>
              </w:rPr>
            </w:pPr>
            <w:r w:rsidRPr="00C2061D">
              <w:rPr>
                <w:rFonts w:cs="Arial"/>
                <w:sz w:val="18"/>
                <w:szCs w:val="18"/>
                <w:lang w:val="en-US"/>
              </w:rPr>
              <w:t>“</w:t>
            </w:r>
            <w:proofErr w:type="spellStart"/>
            <w:r w:rsidRPr="00C2061D">
              <w:rPr>
                <w:rFonts w:cs="Arial"/>
                <w:sz w:val="18"/>
                <w:szCs w:val="18"/>
                <w:lang w:val="en-US"/>
              </w:rPr>
              <w:t>iLet</w:t>
            </w:r>
            <w:proofErr w:type="spellEnd"/>
            <w:r w:rsidRPr="00C2061D">
              <w:rPr>
                <w:rFonts w:cs="Arial"/>
                <w:sz w:val="18"/>
                <w:szCs w:val="18"/>
                <w:lang w:val="en-US"/>
              </w:rPr>
              <w:t>” AND “Beta Bionics” AND “Infusion pump”</w:t>
            </w:r>
          </w:p>
        </w:tc>
        <w:tc>
          <w:tcPr>
            <w:tcW w:w="1265" w:type="dxa"/>
          </w:tcPr>
          <w:p w14:paraId="05426436"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5F0B1799" w14:textId="21EB9C13" w:rsidR="000B040E" w:rsidRPr="00C2061D" w:rsidRDefault="000B040E" w:rsidP="000B040E">
            <w:pPr>
              <w:jc w:val="center"/>
              <w:rPr>
                <w:rFonts w:cs="Arial"/>
                <w:sz w:val="18"/>
                <w:szCs w:val="18"/>
                <w:lang w:val="en-US"/>
              </w:rPr>
            </w:pPr>
            <w:r w:rsidRPr="00C2061D">
              <w:rPr>
                <w:rFonts w:cs="Arial"/>
                <w:sz w:val="18"/>
                <w:szCs w:val="18"/>
                <w:lang w:val="en-US"/>
              </w:rPr>
              <w:t>33</w:t>
            </w:r>
          </w:p>
        </w:tc>
        <w:tc>
          <w:tcPr>
            <w:tcW w:w="1730" w:type="dxa"/>
          </w:tcPr>
          <w:p w14:paraId="47953A53" w14:textId="66CF3B73"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4956AE9B" w14:textId="77777777" w:rsidTr="000B040E">
        <w:tc>
          <w:tcPr>
            <w:tcW w:w="1786" w:type="dxa"/>
          </w:tcPr>
          <w:p w14:paraId="58A842CB" w14:textId="77777777" w:rsidR="000B040E" w:rsidRPr="00C2061D" w:rsidRDefault="000B040E" w:rsidP="000B040E">
            <w:pPr>
              <w:rPr>
                <w:rFonts w:cs="Arial"/>
                <w:sz w:val="18"/>
                <w:szCs w:val="18"/>
                <w:lang w:val="en-US"/>
              </w:rPr>
            </w:pPr>
            <w:r w:rsidRPr="00C2061D">
              <w:rPr>
                <w:rFonts w:cs="Arial"/>
                <w:sz w:val="18"/>
                <w:szCs w:val="18"/>
                <w:lang w:val="en-US"/>
              </w:rPr>
              <w:t>Google Scholar #9</w:t>
            </w:r>
          </w:p>
        </w:tc>
        <w:tc>
          <w:tcPr>
            <w:tcW w:w="3801" w:type="dxa"/>
          </w:tcPr>
          <w:p w14:paraId="4A173864" w14:textId="37288D9C" w:rsidR="000B040E" w:rsidRPr="00C2061D" w:rsidRDefault="000B040E" w:rsidP="000B040E">
            <w:pPr>
              <w:rPr>
                <w:rFonts w:cs="Arial"/>
                <w:sz w:val="18"/>
                <w:szCs w:val="18"/>
                <w:lang w:val="en-US"/>
              </w:rPr>
            </w:pPr>
            <w:proofErr w:type="spellStart"/>
            <w:r w:rsidRPr="00C2061D">
              <w:rPr>
                <w:rFonts w:cs="Arial"/>
                <w:sz w:val="18"/>
                <w:szCs w:val="18"/>
                <w:lang w:val="en-US"/>
              </w:rPr>
              <w:t>Rem</w:t>
            </w:r>
            <w:r w:rsidR="00822459" w:rsidRPr="00C2061D">
              <w:rPr>
                <w:rFonts w:cs="Arial"/>
                <w:sz w:val="18"/>
                <w:szCs w:val="18"/>
                <w:lang w:val="en-US"/>
              </w:rPr>
              <w:t>u</w:t>
            </w:r>
            <w:r w:rsidRPr="00C2061D">
              <w:rPr>
                <w:rFonts w:cs="Arial"/>
                <w:sz w:val="18"/>
                <w:szCs w:val="18"/>
                <w:lang w:val="en-US"/>
              </w:rPr>
              <w:t>nity</w:t>
            </w:r>
            <w:proofErr w:type="spellEnd"/>
            <w:r w:rsidRPr="00C2061D">
              <w:rPr>
                <w:rFonts w:cs="Arial"/>
                <w:sz w:val="18"/>
                <w:szCs w:val="18"/>
                <w:lang w:val="en-US"/>
              </w:rPr>
              <w:t xml:space="preserve"> AND </w:t>
            </w:r>
            <w:r w:rsidR="00822459" w:rsidRPr="00C2061D">
              <w:rPr>
                <w:rFonts w:cs="Arial"/>
                <w:sz w:val="18"/>
                <w:szCs w:val="18"/>
                <w:lang w:val="en-US"/>
              </w:rPr>
              <w:t xml:space="preserve">(Millyard OR DEKA OR </w:t>
            </w:r>
            <w:r w:rsidRPr="00C2061D">
              <w:rPr>
                <w:rFonts w:cs="Arial"/>
                <w:sz w:val="18"/>
                <w:szCs w:val="18"/>
                <w:lang w:val="en-US"/>
              </w:rPr>
              <w:t>“United Therapeutics”</w:t>
            </w:r>
            <w:r w:rsidR="00822459" w:rsidRPr="00C2061D">
              <w:rPr>
                <w:rFonts w:cs="Arial"/>
                <w:sz w:val="18"/>
                <w:szCs w:val="18"/>
                <w:lang w:val="en-US"/>
              </w:rPr>
              <w:t>)</w:t>
            </w:r>
            <w:r w:rsidRPr="00C2061D">
              <w:rPr>
                <w:rFonts w:cs="Arial"/>
                <w:sz w:val="18"/>
                <w:szCs w:val="18"/>
                <w:lang w:val="en-US"/>
              </w:rPr>
              <w:t xml:space="preserve"> AND “Infusion pump”</w:t>
            </w:r>
          </w:p>
        </w:tc>
        <w:tc>
          <w:tcPr>
            <w:tcW w:w="1265" w:type="dxa"/>
          </w:tcPr>
          <w:p w14:paraId="77DB3B94"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30898225" w14:textId="77777777" w:rsidR="000B040E" w:rsidRPr="00C2061D" w:rsidRDefault="000B040E" w:rsidP="000B040E">
            <w:pPr>
              <w:jc w:val="center"/>
              <w:rPr>
                <w:rFonts w:cs="Arial"/>
                <w:sz w:val="18"/>
                <w:szCs w:val="18"/>
                <w:lang w:val="en-US"/>
              </w:rPr>
            </w:pPr>
            <w:r w:rsidRPr="00C2061D">
              <w:rPr>
                <w:rFonts w:cs="Arial"/>
                <w:sz w:val="18"/>
                <w:szCs w:val="18"/>
                <w:lang w:val="en-US"/>
              </w:rPr>
              <w:t>5</w:t>
            </w:r>
          </w:p>
        </w:tc>
        <w:tc>
          <w:tcPr>
            <w:tcW w:w="1730" w:type="dxa"/>
          </w:tcPr>
          <w:p w14:paraId="26529624"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64660DB1" w14:textId="77777777" w:rsidTr="000B040E">
        <w:tc>
          <w:tcPr>
            <w:tcW w:w="1786" w:type="dxa"/>
          </w:tcPr>
          <w:p w14:paraId="1D754DBF" w14:textId="77777777" w:rsidR="000B040E" w:rsidRPr="00C2061D" w:rsidRDefault="000B040E" w:rsidP="000B040E">
            <w:pPr>
              <w:rPr>
                <w:rFonts w:cs="Arial"/>
                <w:sz w:val="18"/>
                <w:szCs w:val="18"/>
                <w:lang w:val="en-US"/>
              </w:rPr>
            </w:pPr>
            <w:r w:rsidRPr="00C2061D">
              <w:rPr>
                <w:rFonts w:cs="Arial"/>
                <w:sz w:val="18"/>
                <w:szCs w:val="18"/>
                <w:lang w:val="en-US"/>
              </w:rPr>
              <w:t>Google Scholar #10</w:t>
            </w:r>
          </w:p>
        </w:tc>
        <w:tc>
          <w:tcPr>
            <w:tcW w:w="3801" w:type="dxa"/>
          </w:tcPr>
          <w:p w14:paraId="38345F45" w14:textId="77777777" w:rsidR="000B040E" w:rsidRPr="00C2061D" w:rsidRDefault="000B040E" w:rsidP="000B040E">
            <w:pPr>
              <w:rPr>
                <w:rFonts w:cs="Arial"/>
                <w:sz w:val="18"/>
                <w:szCs w:val="18"/>
                <w:lang w:val="en-US"/>
              </w:rPr>
            </w:pPr>
            <w:r w:rsidRPr="00C2061D">
              <w:rPr>
                <w:rFonts w:cs="Arial"/>
                <w:sz w:val="18"/>
                <w:szCs w:val="18"/>
                <w:lang w:val="en-US"/>
              </w:rPr>
              <w:t>CADD-MS3 AND “United Therapeutics” AND “Infusion pump”</w:t>
            </w:r>
          </w:p>
        </w:tc>
        <w:tc>
          <w:tcPr>
            <w:tcW w:w="1265" w:type="dxa"/>
          </w:tcPr>
          <w:p w14:paraId="4C37AD76"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0F066814" w14:textId="77777777" w:rsidR="000B040E" w:rsidRPr="00C2061D" w:rsidRDefault="000B040E" w:rsidP="000B040E">
            <w:pPr>
              <w:jc w:val="center"/>
              <w:rPr>
                <w:rFonts w:cs="Arial"/>
                <w:sz w:val="18"/>
                <w:szCs w:val="18"/>
                <w:lang w:val="en-US"/>
              </w:rPr>
            </w:pPr>
            <w:r w:rsidRPr="00C2061D">
              <w:rPr>
                <w:rFonts w:cs="Arial"/>
                <w:sz w:val="18"/>
                <w:szCs w:val="18"/>
                <w:lang w:val="en-US"/>
              </w:rPr>
              <w:t>12</w:t>
            </w:r>
          </w:p>
        </w:tc>
        <w:tc>
          <w:tcPr>
            <w:tcW w:w="1730" w:type="dxa"/>
          </w:tcPr>
          <w:p w14:paraId="03D38370" w14:textId="77777777" w:rsidR="000B040E" w:rsidRPr="00C2061D" w:rsidRDefault="000B040E" w:rsidP="000B040E">
            <w:pPr>
              <w:jc w:val="center"/>
              <w:rPr>
                <w:rFonts w:cs="Arial"/>
                <w:sz w:val="18"/>
                <w:szCs w:val="18"/>
                <w:lang w:val="en-US"/>
              </w:rPr>
            </w:pPr>
            <w:r w:rsidRPr="00C2061D">
              <w:rPr>
                <w:rFonts w:cs="Arial"/>
                <w:sz w:val="18"/>
                <w:szCs w:val="18"/>
                <w:lang w:val="en-US"/>
              </w:rPr>
              <w:t>3</w:t>
            </w:r>
          </w:p>
        </w:tc>
      </w:tr>
      <w:tr w:rsidR="000B040E" w:rsidRPr="00C2061D" w14:paraId="0DE09194" w14:textId="77777777" w:rsidTr="000B040E">
        <w:tc>
          <w:tcPr>
            <w:tcW w:w="1786" w:type="dxa"/>
          </w:tcPr>
          <w:p w14:paraId="4DAB9EED" w14:textId="3A0EF02D" w:rsidR="000B040E" w:rsidRPr="00C2061D" w:rsidRDefault="000B040E" w:rsidP="000B040E">
            <w:pPr>
              <w:rPr>
                <w:rFonts w:cs="Arial"/>
                <w:sz w:val="18"/>
                <w:szCs w:val="18"/>
                <w:lang w:val="en-US"/>
              </w:rPr>
            </w:pPr>
            <w:r w:rsidRPr="00C2061D">
              <w:rPr>
                <w:rFonts w:cs="Arial"/>
                <w:sz w:val="18"/>
                <w:szCs w:val="18"/>
                <w:lang w:val="en-US"/>
              </w:rPr>
              <w:t>Google Scholar #10b</w:t>
            </w:r>
          </w:p>
        </w:tc>
        <w:tc>
          <w:tcPr>
            <w:tcW w:w="3801" w:type="dxa"/>
          </w:tcPr>
          <w:p w14:paraId="4BFCD76B" w14:textId="48E5560F" w:rsidR="000B040E" w:rsidRPr="00C2061D" w:rsidRDefault="000B040E" w:rsidP="000B040E">
            <w:pPr>
              <w:rPr>
                <w:rFonts w:cs="Arial"/>
                <w:sz w:val="18"/>
                <w:szCs w:val="18"/>
                <w:lang w:val="en-US"/>
              </w:rPr>
            </w:pPr>
            <w:r w:rsidRPr="00C2061D">
              <w:rPr>
                <w:rFonts w:cs="Arial"/>
                <w:sz w:val="18"/>
                <w:szCs w:val="18"/>
                <w:lang w:val="en-US"/>
              </w:rPr>
              <w:t>“CADD-MS3” AND “Smiths Medical”</w:t>
            </w:r>
          </w:p>
        </w:tc>
        <w:tc>
          <w:tcPr>
            <w:tcW w:w="1265" w:type="dxa"/>
          </w:tcPr>
          <w:p w14:paraId="3DE0FE3C" w14:textId="0254D3EA"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7B861FE1" w14:textId="0B5278C0" w:rsidR="000B040E" w:rsidRPr="00C2061D" w:rsidRDefault="000B040E" w:rsidP="000B040E">
            <w:pPr>
              <w:jc w:val="center"/>
              <w:rPr>
                <w:rFonts w:cs="Arial"/>
                <w:sz w:val="18"/>
                <w:szCs w:val="18"/>
                <w:lang w:val="en-US"/>
              </w:rPr>
            </w:pPr>
            <w:r w:rsidRPr="00C2061D">
              <w:rPr>
                <w:rFonts w:cs="Arial"/>
                <w:sz w:val="18"/>
                <w:szCs w:val="18"/>
                <w:lang w:val="en-US"/>
              </w:rPr>
              <w:t>9</w:t>
            </w:r>
          </w:p>
        </w:tc>
        <w:tc>
          <w:tcPr>
            <w:tcW w:w="1730" w:type="dxa"/>
          </w:tcPr>
          <w:p w14:paraId="63820401" w14:textId="124C090C"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19282F84" w14:textId="77777777" w:rsidTr="000B040E">
        <w:tc>
          <w:tcPr>
            <w:tcW w:w="1786" w:type="dxa"/>
          </w:tcPr>
          <w:p w14:paraId="7DC16676" w14:textId="77777777" w:rsidR="000B040E" w:rsidRPr="00C2061D" w:rsidRDefault="000B040E" w:rsidP="000B040E">
            <w:pPr>
              <w:rPr>
                <w:rFonts w:cs="Arial"/>
                <w:sz w:val="18"/>
                <w:szCs w:val="18"/>
                <w:lang w:val="en-US"/>
              </w:rPr>
            </w:pPr>
            <w:r w:rsidRPr="00C2061D">
              <w:rPr>
                <w:rFonts w:cs="Arial"/>
                <w:sz w:val="18"/>
                <w:szCs w:val="18"/>
                <w:lang w:val="en-US"/>
              </w:rPr>
              <w:t>Google Scholar #12</w:t>
            </w:r>
          </w:p>
        </w:tc>
        <w:tc>
          <w:tcPr>
            <w:tcW w:w="3801" w:type="dxa"/>
          </w:tcPr>
          <w:p w14:paraId="7F84BA98" w14:textId="77777777" w:rsidR="000B040E" w:rsidRPr="00C2061D" w:rsidRDefault="000B040E" w:rsidP="000B040E">
            <w:pPr>
              <w:rPr>
                <w:rFonts w:cs="Arial"/>
                <w:sz w:val="18"/>
                <w:szCs w:val="18"/>
                <w:lang w:val="en-US"/>
              </w:rPr>
            </w:pPr>
            <w:r w:rsidRPr="00C2061D">
              <w:rPr>
                <w:rFonts w:cs="Arial"/>
                <w:sz w:val="18"/>
                <w:szCs w:val="18"/>
                <w:lang w:val="en-US"/>
              </w:rPr>
              <w:t>Cane AND (“</w:t>
            </w:r>
            <w:proofErr w:type="spellStart"/>
            <w:r w:rsidRPr="00C2061D">
              <w:rPr>
                <w:rFonts w:cs="Arial"/>
                <w:sz w:val="18"/>
                <w:szCs w:val="18"/>
                <w:lang w:val="en-US"/>
              </w:rPr>
              <w:t>Crono</w:t>
            </w:r>
            <w:proofErr w:type="spellEnd"/>
            <w:r w:rsidRPr="00C2061D">
              <w:rPr>
                <w:rFonts w:cs="Arial"/>
                <w:sz w:val="18"/>
                <w:szCs w:val="18"/>
                <w:lang w:val="en-US"/>
              </w:rPr>
              <w:t xml:space="preserve"> SC” OR “</w:t>
            </w:r>
            <w:proofErr w:type="spellStart"/>
            <w:r w:rsidRPr="00C2061D">
              <w:rPr>
                <w:rFonts w:cs="Arial"/>
                <w:sz w:val="18"/>
                <w:szCs w:val="18"/>
                <w:lang w:val="en-US"/>
              </w:rPr>
              <w:t>Crono</w:t>
            </w:r>
            <w:proofErr w:type="spellEnd"/>
            <w:r w:rsidRPr="00C2061D">
              <w:rPr>
                <w:rFonts w:cs="Arial"/>
                <w:sz w:val="18"/>
                <w:szCs w:val="18"/>
                <w:lang w:val="en-US"/>
              </w:rPr>
              <w:t xml:space="preserve"> 50 SC”)</w:t>
            </w:r>
          </w:p>
        </w:tc>
        <w:tc>
          <w:tcPr>
            <w:tcW w:w="1265" w:type="dxa"/>
          </w:tcPr>
          <w:p w14:paraId="21F751A1"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2803636F"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c>
          <w:tcPr>
            <w:tcW w:w="1730" w:type="dxa"/>
          </w:tcPr>
          <w:p w14:paraId="250A59EA"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1CB2F2C5" w14:textId="77777777" w:rsidTr="000B040E">
        <w:tc>
          <w:tcPr>
            <w:tcW w:w="1786" w:type="dxa"/>
          </w:tcPr>
          <w:p w14:paraId="35B395B3" w14:textId="77777777" w:rsidR="000B040E" w:rsidRPr="00C2061D" w:rsidRDefault="000B040E" w:rsidP="000B040E">
            <w:pPr>
              <w:rPr>
                <w:rFonts w:cs="Arial"/>
                <w:sz w:val="18"/>
                <w:szCs w:val="18"/>
                <w:lang w:val="en-US"/>
              </w:rPr>
            </w:pPr>
            <w:r w:rsidRPr="00C2061D">
              <w:rPr>
                <w:rFonts w:cs="Arial"/>
                <w:sz w:val="18"/>
                <w:szCs w:val="18"/>
                <w:lang w:val="en-US"/>
              </w:rPr>
              <w:t>Google Scholar #13</w:t>
            </w:r>
          </w:p>
        </w:tc>
        <w:tc>
          <w:tcPr>
            <w:tcW w:w="3801" w:type="dxa"/>
          </w:tcPr>
          <w:p w14:paraId="4582B717" w14:textId="77777777" w:rsidR="000B040E" w:rsidRPr="00C2061D" w:rsidRDefault="000B040E" w:rsidP="000B040E">
            <w:pPr>
              <w:rPr>
                <w:rFonts w:cs="Arial"/>
                <w:sz w:val="18"/>
                <w:szCs w:val="18"/>
                <w:lang w:val="en-US"/>
              </w:rPr>
            </w:pPr>
            <w:proofErr w:type="spellStart"/>
            <w:r w:rsidRPr="00C2061D">
              <w:rPr>
                <w:rFonts w:cs="Arial"/>
                <w:sz w:val="18"/>
                <w:szCs w:val="18"/>
                <w:lang w:val="en-US"/>
              </w:rPr>
              <w:t>iJET</w:t>
            </w:r>
            <w:proofErr w:type="spellEnd"/>
            <w:r w:rsidRPr="00C2061D">
              <w:rPr>
                <w:rFonts w:cs="Arial"/>
                <w:sz w:val="18"/>
                <w:szCs w:val="18"/>
                <w:lang w:val="en-US"/>
              </w:rPr>
              <w:t xml:space="preserve"> AND </w:t>
            </w:r>
            <w:proofErr w:type="spellStart"/>
            <w:r w:rsidRPr="00C2061D">
              <w:rPr>
                <w:rFonts w:cs="Arial"/>
                <w:sz w:val="18"/>
                <w:szCs w:val="18"/>
                <w:lang w:val="en-US"/>
              </w:rPr>
              <w:t>EverAid</w:t>
            </w:r>
            <w:proofErr w:type="spellEnd"/>
            <w:r w:rsidRPr="00C2061D">
              <w:rPr>
                <w:rFonts w:cs="Arial"/>
                <w:sz w:val="18"/>
                <w:szCs w:val="18"/>
                <w:lang w:val="en-US"/>
              </w:rPr>
              <w:t xml:space="preserve"> AND “Infusion pump”</w:t>
            </w:r>
          </w:p>
        </w:tc>
        <w:tc>
          <w:tcPr>
            <w:tcW w:w="1265" w:type="dxa"/>
          </w:tcPr>
          <w:p w14:paraId="42B6B6A3" w14:textId="77777777" w:rsidR="000B040E" w:rsidRPr="00C2061D" w:rsidRDefault="000B040E" w:rsidP="000B040E">
            <w:pPr>
              <w:jc w:val="left"/>
              <w:rPr>
                <w:rFonts w:cs="Arial"/>
                <w:sz w:val="18"/>
                <w:szCs w:val="18"/>
                <w:lang w:val="en-US"/>
              </w:rPr>
            </w:pPr>
            <w:r w:rsidRPr="00C2061D">
              <w:rPr>
                <w:rFonts w:cs="Arial"/>
                <w:sz w:val="18"/>
                <w:szCs w:val="18"/>
                <w:lang w:val="en-US"/>
              </w:rPr>
              <w:t>No citations, no patents</w:t>
            </w:r>
          </w:p>
        </w:tc>
        <w:tc>
          <w:tcPr>
            <w:tcW w:w="817" w:type="dxa"/>
          </w:tcPr>
          <w:p w14:paraId="7689576A" w14:textId="77777777" w:rsidR="000B040E" w:rsidRPr="00C2061D" w:rsidRDefault="000B040E" w:rsidP="000B040E">
            <w:pPr>
              <w:jc w:val="center"/>
              <w:rPr>
                <w:rFonts w:cs="Arial"/>
                <w:sz w:val="18"/>
                <w:szCs w:val="18"/>
                <w:lang w:val="en-US"/>
              </w:rPr>
            </w:pPr>
            <w:r w:rsidRPr="00C2061D">
              <w:rPr>
                <w:rFonts w:cs="Arial"/>
                <w:sz w:val="18"/>
                <w:szCs w:val="18"/>
                <w:lang w:val="en-US"/>
              </w:rPr>
              <w:t>20</w:t>
            </w:r>
          </w:p>
        </w:tc>
        <w:tc>
          <w:tcPr>
            <w:tcW w:w="1730" w:type="dxa"/>
          </w:tcPr>
          <w:p w14:paraId="0DEB734C" w14:textId="77777777" w:rsidR="000B040E" w:rsidRPr="00C2061D" w:rsidRDefault="000B040E" w:rsidP="000B040E">
            <w:pPr>
              <w:jc w:val="center"/>
              <w:rPr>
                <w:rFonts w:cs="Arial"/>
                <w:sz w:val="18"/>
                <w:szCs w:val="18"/>
                <w:lang w:val="en-US"/>
              </w:rPr>
            </w:pPr>
            <w:r w:rsidRPr="00C2061D">
              <w:rPr>
                <w:rFonts w:cs="Arial"/>
                <w:sz w:val="18"/>
                <w:szCs w:val="18"/>
                <w:lang w:val="en-US"/>
              </w:rPr>
              <w:t>1</w:t>
            </w:r>
          </w:p>
        </w:tc>
      </w:tr>
      <w:tr w:rsidR="000B040E" w:rsidRPr="00C2061D" w14:paraId="238ABEEF" w14:textId="77777777" w:rsidTr="000B040E">
        <w:tc>
          <w:tcPr>
            <w:tcW w:w="1786" w:type="dxa"/>
          </w:tcPr>
          <w:p w14:paraId="650B9DFC" w14:textId="77777777" w:rsidR="000B040E" w:rsidRPr="00C2061D" w:rsidRDefault="000B040E" w:rsidP="000B040E">
            <w:pPr>
              <w:rPr>
                <w:rFonts w:cs="Arial"/>
                <w:sz w:val="18"/>
                <w:szCs w:val="18"/>
                <w:lang w:val="en-US"/>
              </w:rPr>
            </w:pPr>
            <w:r w:rsidRPr="00C2061D">
              <w:rPr>
                <w:rFonts w:cs="Arial"/>
                <w:sz w:val="18"/>
                <w:szCs w:val="18"/>
                <w:lang w:val="en-US"/>
              </w:rPr>
              <w:t>ClinicalTrials.gov #1</w:t>
            </w:r>
          </w:p>
        </w:tc>
        <w:tc>
          <w:tcPr>
            <w:tcW w:w="3801" w:type="dxa"/>
          </w:tcPr>
          <w:p w14:paraId="09B8C077" w14:textId="77777777" w:rsidR="000B040E" w:rsidRPr="00C2061D" w:rsidRDefault="000B040E" w:rsidP="000B040E">
            <w:pPr>
              <w:rPr>
                <w:rFonts w:cs="Arial"/>
                <w:sz w:val="18"/>
                <w:szCs w:val="18"/>
                <w:lang w:val="en-US"/>
              </w:rPr>
            </w:pPr>
            <w:r w:rsidRPr="00C2061D">
              <w:rPr>
                <w:rFonts w:cs="Arial"/>
                <w:sz w:val="18"/>
                <w:szCs w:val="18"/>
                <w:lang w:val="en-US"/>
              </w:rPr>
              <w:t>[Other terms]: Deka AND Dasiglucagon Delivery System</w:t>
            </w:r>
          </w:p>
        </w:tc>
        <w:tc>
          <w:tcPr>
            <w:tcW w:w="1265" w:type="dxa"/>
          </w:tcPr>
          <w:p w14:paraId="0FBC48A2"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453B398E"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c>
          <w:tcPr>
            <w:tcW w:w="1730" w:type="dxa"/>
          </w:tcPr>
          <w:p w14:paraId="0C1BDA1A"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78E48093" w14:textId="77777777" w:rsidTr="000B040E">
        <w:tc>
          <w:tcPr>
            <w:tcW w:w="1786" w:type="dxa"/>
          </w:tcPr>
          <w:p w14:paraId="1CCBA61A" w14:textId="77777777" w:rsidR="000B040E" w:rsidRPr="00C2061D" w:rsidRDefault="000B040E" w:rsidP="000B040E">
            <w:pPr>
              <w:rPr>
                <w:rFonts w:cs="Arial"/>
                <w:sz w:val="18"/>
                <w:szCs w:val="18"/>
                <w:lang w:val="en-US"/>
              </w:rPr>
            </w:pPr>
            <w:r w:rsidRPr="00C2061D">
              <w:rPr>
                <w:rFonts w:cs="Arial"/>
                <w:sz w:val="18"/>
                <w:szCs w:val="18"/>
                <w:lang w:val="en-US"/>
              </w:rPr>
              <w:lastRenderedPageBreak/>
              <w:t>ClinicalTrials.gov #2</w:t>
            </w:r>
          </w:p>
        </w:tc>
        <w:tc>
          <w:tcPr>
            <w:tcW w:w="3801" w:type="dxa"/>
          </w:tcPr>
          <w:p w14:paraId="4BAFEDAA" w14:textId="19A8AB17" w:rsidR="000B040E" w:rsidRPr="00C2061D" w:rsidRDefault="000B040E" w:rsidP="000B040E">
            <w:pPr>
              <w:rPr>
                <w:rFonts w:cs="Arial"/>
                <w:sz w:val="18"/>
                <w:szCs w:val="18"/>
                <w:lang w:val="en-US"/>
              </w:rPr>
            </w:pPr>
            <w:r w:rsidRPr="00C2061D">
              <w:rPr>
                <w:rFonts w:cs="Arial"/>
                <w:sz w:val="18"/>
                <w:szCs w:val="18"/>
                <w:lang w:val="en-US"/>
              </w:rPr>
              <w:t xml:space="preserve">[Other terms]: ACCU-CHEK AND (Spirit OR Combo) AND Roche </w:t>
            </w:r>
          </w:p>
        </w:tc>
        <w:tc>
          <w:tcPr>
            <w:tcW w:w="1265" w:type="dxa"/>
          </w:tcPr>
          <w:p w14:paraId="373D71C5"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4B425254" w14:textId="77777777" w:rsidR="000B040E" w:rsidRPr="00C2061D" w:rsidRDefault="000B040E" w:rsidP="000B040E">
            <w:pPr>
              <w:jc w:val="center"/>
              <w:rPr>
                <w:rFonts w:cs="Arial"/>
                <w:sz w:val="18"/>
                <w:szCs w:val="18"/>
                <w:lang w:val="en-US"/>
              </w:rPr>
            </w:pPr>
            <w:r w:rsidRPr="00C2061D">
              <w:rPr>
                <w:rFonts w:cs="Arial"/>
                <w:sz w:val="18"/>
                <w:szCs w:val="18"/>
                <w:lang w:val="en-US"/>
              </w:rPr>
              <w:t>1</w:t>
            </w:r>
          </w:p>
        </w:tc>
        <w:tc>
          <w:tcPr>
            <w:tcW w:w="1730" w:type="dxa"/>
          </w:tcPr>
          <w:p w14:paraId="4A5D5075"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7B7A6021" w14:textId="77777777" w:rsidTr="000B040E">
        <w:tc>
          <w:tcPr>
            <w:tcW w:w="1786" w:type="dxa"/>
          </w:tcPr>
          <w:p w14:paraId="71259311" w14:textId="77777777" w:rsidR="000B040E" w:rsidRPr="00C2061D" w:rsidRDefault="000B040E" w:rsidP="000B040E">
            <w:pPr>
              <w:rPr>
                <w:rFonts w:cs="Arial"/>
                <w:sz w:val="18"/>
                <w:szCs w:val="18"/>
                <w:lang w:val="en-US"/>
              </w:rPr>
            </w:pPr>
            <w:r w:rsidRPr="00C2061D">
              <w:rPr>
                <w:rFonts w:cs="Arial"/>
                <w:sz w:val="18"/>
                <w:szCs w:val="18"/>
                <w:lang w:val="en-US"/>
              </w:rPr>
              <w:t>ClinicalTrials.gov #3</w:t>
            </w:r>
          </w:p>
        </w:tc>
        <w:tc>
          <w:tcPr>
            <w:tcW w:w="3801" w:type="dxa"/>
          </w:tcPr>
          <w:p w14:paraId="4987E331" w14:textId="77777777" w:rsidR="000B040E" w:rsidRPr="00C2061D" w:rsidRDefault="000B040E" w:rsidP="000B040E">
            <w:pPr>
              <w:rPr>
                <w:rFonts w:cs="Arial"/>
                <w:sz w:val="18"/>
                <w:szCs w:val="18"/>
                <w:lang w:val="en-US"/>
              </w:rPr>
            </w:pPr>
            <w:r w:rsidRPr="00C2061D">
              <w:rPr>
                <w:rFonts w:cs="Arial"/>
                <w:sz w:val="18"/>
                <w:szCs w:val="18"/>
                <w:lang w:val="en-US"/>
              </w:rPr>
              <w:t xml:space="preserve">[Other terms]: </w:t>
            </w:r>
            <w:proofErr w:type="spellStart"/>
            <w:r w:rsidRPr="00C2061D">
              <w:rPr>
                <w:rFonts w:cs="Arial"/>
                <w:sz w:val="18"/>
                <w:szCs w:val="18"/>
                <w:lang w:val="en-US"/>
              </w:rPr>
              <w:t>MiniMed</w:t>
            </w:r>
            <w:proofErr w:type="spellEnd"/>
            <w:r w:rsidRPr="00C2061D">
              <w:rPr>
                <w:rFonts w:cs="Arial"/>
                <w:sz w:val="18"/>
                <w:szCs w:val="18"/>
                <w:lang w:val="en-US"/>
              </w:rPr>
              <w:t xml:space="preserve"> 770G AND Medtronic</w:t>
            </w:r>
          </w:p>
        </w:tc>
        <w:tc>
          <w:tcPr>
            <w:tcW w:w="1265" w:type="dxa"/>
          </w:tcPr>
          <w:p w14:paraId="7D23BDEB"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5F39C885"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c>
          <w:tcPr>
            <w:tcW w:w="1730" w:type="dxa"/>
          </w:tcPr>
          <w:p w14:paraId="46CE82BD"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1ABE8D5C" w14:textId="77777777" w:rsidTr="000B040E">
        <w:tc>
          <w:tcPr>
            <w:tcW w:w="1786" w:type="dxa"/>
          </w:tcPr>
          <w:p w14:paraId="20C6B92B" w14:textId="77777777" w:rsidR="000B040E" w:rsidRPr="00C2061D" w:rsidRDefault="000B040E" w:rsidP="000B040E">
            <w:pPr>
              <w:rPr>
                <w:rFonts w:cs="Arial"/>
                <w:sz w:val="18"/>
                <w:szCs w:val="18"/>
                <w:lang w:val="en-US"/>
              </w:rPr>
            </w:pPr>
            <w:r w:rsidRPr="00C2061D">
              <w:rPr>
                <w:rFonts w:cs="Arial"/>
                <w:sz w:val="18"/>
                <w:szCs w:val="18"/>
                <w:lang w:val="en-US"/>
              </w:rPr>
              <w:t>ClinicalTrials.gov #4</w:t>
            </w:r>
          </w:p>
        </w:tc>
        <w:tc>
          <w:tcPr>
            <w:tcW w:w="3801" w:type="dxa"/>
          </w:tcPr>
          <w:p w14:paraId="02BA5EBF" w14:textId="77777777" w:rsidR="000B040E" w:rsidRPr="00C2061D" w:rsidRDefault="000B040E" w:rsidP="000B040E">
            <w:pPr>
              <w:rPr>
                <w:rFonts w:cs="Arial"/>
                <w:sz w:val="18"/>
                <w:szCs w:val="18"/>
                <w:lang w:val="en-US"/>
              </w:rPr>
            </w:pPr>
            <w:r w:rsidRPr="00C2061D">
              <w:rPr>
                <w:rFonts w:cs="Arial"/>
                <w:sz w:val="18"/>
                <w:szCs w:val="18"/>
                <w:lang w:val="en-US"/>
              </w:rPr>
              <w:t xml:space="preserve">[Other terms]: </w:t>
            </w:r>
            <w:proofErr w:type="spellStart"/>
            <w:r w:rsidRPr="00C2061D">
              <w:rPr>
                <w:rFonts w:cs="Arial"/>
                <w:sz w:val="18"/>
                <w:szCs w:val="18"/>
                <w:lang w:val="en-US"/>
              </w:rPr>
              <w:t>Minimed</w:t>
            </w:r>
            <w:proofErr w:type="spellEnd"/>
            <w:r w:rsidRPr="00C2061D">
              <w:rPr>
                <w:rFonts w:cs="Arial"/>
                <w:sz w:val="18"/>
                <w:szCs w:val="18"/>
                <w:lang w:val="en-US"/>
              </w:rPr>
              <w:t xml:space="preserve"> 630G AND Medtronic</w:t>
            </w:r>
          </w:p>
        </w:tc>
        <w:tc>
          <w:tcPr>
            <w:tcW w:w="1265" w:type="dxa"/>
          </w:tcPr>
          <w:p w14:paraId="42D17ABC"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795E64B9"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c>
          <w:tcPr>
            <w:tcW w:w="1730" w:type="dxa"/>
          </w:tcPr>
          <w:p w14:paraId="354B09AA"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4E83415B" w14:textId="77777777" w:rsidTr="000B040E">
        <w:tc>
          <w:tcPr>
            <w:tcW w:w="1786" w:type="dxa"/>
          </w:tcPr>
          <w:p w14:paraId="0D1FE488" w14:textId="77777777" w:rsidR="000B040E" w:rsidRPr="00C2061D" w:rsidRDefault="000B040E" w:rsidP="000B040E">
            <w:pPr>
              <w:rPr>
                <w:rFonts w:cs="Arial"/>
                <w:sz w:val="18"/>
                <w:szCs w:val="18"/>
                <w:lang w:val="en-US"/>
              </w:rPr>
            </w:pPr>
            <w:r w:rsidRPr="00C2061D">
              <w:rPr>
                <w:rFonts w:cs="Arial"/>
                <w:sz w:val="18"/>
                <w:szCs w:val="18"/>
                <w:lang w:val="en-US"/>
              </w:rPr>
              <w:t>ClinicalTrials.gov #7</w:t>
            </w:r>
          </w:p>
        </w:tc>
        <w:tc>
          <w:tcPr>
            <w:tcW w:w="3801" w:type="dxa"/>
          </w:tcPr>
          <w:p w14:paraId="1B8EF2DA" w14:textId="77777777" w:rsidR="000B040E" w:rsidRPr="00C2061D" w:rsidRDefault="000B040E" w:rsidP="000B040E">
            <w:pPr>
              <w:rPr>
                <w:rFonts w:cs="Arial"/>
                <w:sz w:val="18"/>
                <w:szCs w:val="18"/>
                <w:lang w:val="en-US"/>
              </w:rPr>
            </w:pPr>
            <w:r w:rsidRPr="00C2061D">
              <w:rPr>
                <w:rFonts w:cs="Arial"/>
                <w:sz w:val="18"/>
                <w:szCs w:val="18"/>
                <w:lang w:val="en-US"/>
              </w:rPr>
              <w:t>[Other terms]</w:t>
            </w:r>
            <w:proofErr w:type="gramStart"/>
            <w:r w:rsidRPr="00C2061D">
              <w:rPr>
                <w:rFonts w:cs="Arial"/>
                <w:sz w:val="18"/>
                <w:szCs w:val="18"/>
                <w:lang w:val="en-US"/>
              </w:rPr>
              <w:t>: t:</w:t>
            </w:r>
            <w:proofErr w:type="gramEnd"/>
            <w:r w:rsidRPr="00C2061D">
              <w:rPr>
                <w:rFonts w:cs="Arial"/>
                <w:sz w:val="18"/>
                <w:szCs w:val="18"/>
                <w:lang w:val="en-US"/>
              </w:rPr>
              <w:t>slim X2 AND Tandem Diabetes Care</w:t>
            </w:r>
          </w:p>
        </w:tc>
        <w:tc>
          <w:tcPr>
            <w:tcW w:w="1265" w:type="dxa"/>
          </w:tcPr>
          <w:p w14:paraId="56074692"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702B43C6" w14:textId="77777777" w:rsidR="000B040E" w:rsidRPr="00C2061D" w:rsidRDefault="000B040E" w:rsidP="000B040E">
            <w:pPr>
              <w:jc w:val="center"/>
              <w:rPr>
                <w:rFonts w:cs="Arial"/>
                <w:sz w:val="18"/>
                <w:szCs w:val="18"/>
                <w:lang w:val="en-US"/>
              </w:rPr>
            </w:pPr>
            <w:r w:rsidRPr="00C2061D">
              <w:rPr>
                <w:rFonts w:cs="Arial"/>
                <w:sz w:val="18"/>
                <w:szCs w:val="18"/>
                <w:lang w:val="en-US"/>
              </w:rPr>
              <w:t>14</w:t>
            </w:r>
          </w:p>
        </w:tc>
        <w:tc>
          <w:tcPr>
            <w:tcW w:w="1730" w:type="dxa"/>
          </w:tcPr>
          <w:p w14:paraId="46D402FB" w14:textId="6BBFFCA6" w:rsidR="000B040E" w:rsidRPr="00C2061D" w:rsidRDefault="000B040E" w:rsidP="000B040E">
            <w:pPr>
              <w:jc w:val="center"/>
              <w:rPr>
                <w:rFonts w:cs="Arial"/>
                <w:sz w:val="18"/>
                <w:szCs w:val="18"/>
                <w:lang w:val="en-US"/>
              </w:rPr>
            </w:pPr>
            <w:r w:rsidRPr="00C2061D">
              <w:rPr>
                <w:rFonts w:cs="Arial"/>
                <w:sz w:val="18"/>
                <w:szCs w:val="18"/>
                <w:lang w:val="en-US"/>
              </w:rPr>
              <w:t>1</w:t>
            </w:r>
            <w:r w:rsidR="0026571A">
              <w:rPr>
                <w:rFonts w:cs="Arial"/>
                <w:sz w:val="18"/>
                <w:szCs w:val="18"/>
                <w:lang w:val="en-US"/>
              </w:rPr>
              <w:t>0</w:t>
            </w:r>
          </w:p>
        </w:tc>
      </w:tr>
      <w:tr w:rsidR="000B040E" w:rsidRPr="00C2061D" w14:paraId="5ACE2748" w14:textId="77777777" w:rsidTr="000B040E">
        <w:tc>
          <w:tcPr>
            <w:tcW w:w="1786" w:type="dxa"/>
          </w:tcPr>
          <w:p w14:paraId="1C6F28A9" w14:textId="77777777" w:rsidR="000B040E" w:rsidRPr="00C2061D" w:rsidRDefault="000B040E" w:rsidP="000B040E">
            <w:pPr>
              <w:rPr>
                <w:rFonts w:cs="Arial"/>
                <w:sz w:val="18"/>
                <w:szCs w:val="18"/>
                <w:lang w:val="en-US"/>
              </w:rPr>
            </w:pPr>
            <w:r w:rsidRPr="00C2061D">
              <w:rPr>
                <w:rFonts w:cs="Arial"/>
                <w:sz w:val="18"/>
                <w:szCs w:val="18"/>
                <w:lang w:val="en-US"/>
              </w:rPr>
              <w:t>ClinicalTrials.gov #8</w:t>
            </w:r>
          </w:p>
        </w:tc>
        <w:tc>
          <w:tcPr>
            <w:tcW w:w="3801" w:type="dxa"/>
          </w:tcPr>
          <w:p w14:paraId="6F77A4BF" w14:textId="29CD638E" w:rsidR="000B040E" w:rsidRPr="00C2061D" w:rsidRDefault="000B040E" w:rsidP="000B040E">
            <w:pPr>
              <w:rPr>
                <w:rFonts w:cs="Arial"/>
                <w:sz w:val="18"/>
                <w:szCs w:val="18"/>
                <w:lang w:val="en-US"/>
              </w:rPr>
            </w:pPr>
            <w:r w:rsidRPr="00C2061D">
              <w:rPr>
                <w:rFonts w:cs="Arial"/>
                <w:sz w:val="18"/>
                <w:szCs w:val="18"/>
                <w:lang w:val="en-US"/>
              </w:rPr>
              <w:t xml:space="preserve">[Other terms]: </w:t>
            </w:r>
            <w:proofErr w:type="spellStart"/>
            <w:r w:rsidRPr="00C2061D">
              <w:rPr>
                <w:rFonts w:cs="Arial"/>
                <w:sz w:val="18"/>
                <w:szCs w:val="18"/>
                <w:lang w:val="en-US"/>
              </w:rPr>
              <w:t>iLet</w:t>
            </w:r>
            <w:proofErr w:type="spellEnd"/>
            <w:r w:rsidRPr="00C2061D">
              <w:rPr>
                <w:rFonts w:cs="Arial"/>
                <w:sz w:val="18"/>
                <w:szCs w:val="18"/>
                <w:lang w:val="en-US"/>
              </w:rPr>
              <w:t xml:space="preserve"> AND Beta Bionics</w:t>
            </w:r>
          </w:p>
        </w:tc>
        <w:tc>
          <w:tcPr>
            <w:tcW w:w="1265" w:type="dxa"/>
          </w:tcPr>
          <w:p w14:paraId="5BF82CEB"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5AE02530" w14:textId="4770F5CF" w:rsidR="000B040E" w:rsidRPr="00C2061D" w:rsidRDefault="000B040E" w:rsidP="000B040E">
            <w:pPr>
              <w:jc w:val="center"/>
              <w:rPr>
                <w:rFonts w:cs="Arial"/>
                <w:sz w:val="18"/>
                <w:szCs w:val="18"/>
                <w:lang w:val="en-US"/>
              </w:rPr>
            </w:pPr>
            <w:r w:rsidRPr="00C2061D">
              <w:rPr>
                <w:rFonts w:cs="Arial"/>
                <w:sz w:val="18"/>
                <w:szCs w:val="18"/>
                <w:lang w:val="en-US"/>
              </w:rPr>
              <w:t>4</w:t>
            </w:r>
          </w:p>
        </w:tc>
        <w:tc>
          <w:tcPr>
            <w:tcW w:w="1730" w:type="dxa"/>
          </w:tcPr>
          <w:p w14:paraId="63FF78E7" w14:textId="5392DB04" w:rsidR="000B040E" w:rsidRPr="00C2061D" w:rsidRDefault="00072FC2" w:rsidP="000B040E">
            <w:pPr>
              <w:jc w:val="center"/>
              <w:rPr>
                <w:rFonts w:cs="Arial"/>
                <w:sz w:val="18"/>
                <w:szCs w:val="18"/>
                <w:lang w:val="en-US"/>
              </w:rPr>
            </w:pPr>
            <w:r>
              <w:rPr>
                <w:rFonts w:cs="Arial"/>
                <w:sz w:val="18"/>
                <w:szCs w:val="18"/>
                <w:lang w:val="en-US"/>
              </w:rPr>
              <w:t>1</w:t>
            </w:r>
          </w:p>
        </w:tc>
      </w:tr>
      <w:tr w:rsidR="000B040E" w:rsidRPr="00C2061D" w14:paraId="35FDE2B1" w14:textId="77777777" w:rsidTr="000B040E">
        <w:tc>
          <w:tcPr>
            <w:tcW w:w="1786" w:type="dxa"/>
          </w:tcPr>
          <w:p w14:paraId="31C5EE8B" w14:textId="77777777" w:rsidR="000B040E" w:rsidRPr="00C2061D" w:rsidRDefault="000B040E" w:rsidP="000B040E">
            <w:pPr>
              <w:rPr>
                <w:rFonts w:cs="Arial"/>
                <w:sz w:val="18"/>
                <w:szCs w:val="18"/>
                <w:lang w:val="en-US"/>
              </w:rPr>
            </w:pPr>
            <w:r w:rsidRPr="00C2061D">
              <w:rPr>
                <w:rFonts w:cs="Arial"/>
                <w:sz w:val="18"/>
                <w:szCs w:val="18"/>
                <w:lang w:val="en-US"/>
              </w:rPr>
              <w:t>ClinicalTrials.gov #9</w:t>
            </w:r>
          </w:p>
        </w:tc>
        <w:tc>
          <w:tcPr>
            <w:tcW w:w="3801" w:type="dxa"/>
          </w:tcPr>
          <w:p w14:paraId="115D07DE" w14:textId="43E919F8" w:rsidR="000B040E" w:rsidRPr="00C2061D" w:rsidRDefault="000B040E" w:rsidP="000B040E">
            <w:pPr>
              <w:rPr>
                <w:rFonts w:cs="Arial"/>
                <w:sz w:val="18"/>
                <w:szCs w:val="18"/>
                <w:lang w:val="en-US"/>
              </w:rPr>
            </w:pPr>
            <w:r w:rsidRPr="00C2061D">
              <w:rPr>
                <w:rFonts w:cs="Arial"/>
                <w:sz w:val="18"/>
                <w:szCs w:val="18"/>
                <w:lang w:val="en-US"/>
              </w:rPr>
              <w:t xml:space="preserve">[Other terms]: </w:t>
            </w:r>
            <w:proofErr w:type="spellStart"/>
            <w:r w:rsidRPr="00C2061D">
              <w:rPr>
                <w:rFonts w:cs="Arial"/>
                <w:sz w:val="18"/>
                <w:szCs w:val="18"/>
                <w:lang w:val="en-US"/>
              </w:rPr>
              <w:t>Rem</w:t>
            </w:r>
            <w:r w:rsidR="00822459" w:rsidRPr="00C2061D">
              <w:rPr>
                <w:rFonts w:cs="Arial"/>
                <w:sz w:val="18"/>
                <w:szCs w:val="18"/>
                <w:lang w:val="en-US"/>
              </w:rPr>
              <w:t>u</w:t>
            </w:r>
            <w:r w:rsidRPr="00C2061D">
              <w:rPr>
                <w:rFonts w:cs="Arial"/>
                <w:sz w:val="18"/>
                <w:szCs w:val="18"/>
                <w:lang w:val="en-US"/>
              </w:rPr>
              <w:t>nity</w:t>
            </w:r>
            <w:proofErr w:type="spellEnd"/>
            <w:r w:rsidRPr="00C2061D">
              <w:rPr>
                <w:rFonts w:cs="Arial"/>
                <w:sz w:val="18"/>
                <w:szCs w:val="18"/>
                <w:lang w:val="en-US"/>
              </w:rPr>
              <w:t xml:space="preserve"> AND </w:t>
            </w:r>
            <w:r w:rsidR="00822459" w:rsidRPr="00C2061D">
              <w:rPr>
                <w:rFonts w:cs="Arial"/>
                <w:sz w:val="18"/>
                <w:szCs w:val="18"/>
                <w:lang w:val="en-US"/>
              </w:rPr>
              <w:t xml:space="preserve">(Millyard OR DEKA OR </w:t>
            </w:r>
            <w:r w:rsidRPr="00C2061D">
              <w:rPr>
                <w:rFonts w:cs="Arial"/>
                <w:sz w:val="18"/>
                <w:szCs w:val="18"/>
                <w:lang w:val="en-US"/>
              </w:rPr>
              <w:t>United Therapeutics</w:t>
            </w:r>
            <w:r w:rsidR="00822459" w:rsidRPr="00C2061D">
              <w:rPr>
                <w:rFonts w:cs="Arial"/>
                <w:sz w:val="18"/>
                <w:szCs w:val="18"/>
                <w:lang w:val="en-US"/>
              </w:rPr>
              <w:t>)</w:t>
            </w:r>
          </w:p>
        </w:tc>
        <w:tc>
          <w:tcPr>
            <w:tcW w:w="1265" w:type="dxa"/>
          </w:tcPr>
          <w:p w14:paraId="39037A0F"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556E63F2"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c>
          <w:tcPr>
            <w:tcW w:w="1730" w:type="dxa"/>
          </w:tcPr>
          <w:p w14:paraId="06FD143B"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422CB5C7" w14:textId="77777777" w:rsidTr="000B040E">
        <w:tc>
          <w:tcPr>
            <w:tcW w:w="1786" w:type="dxa"/>
          </w:tcPr>
          <w:p w14:paraId="67EE702C" w14:textId="77777777" w:rsidR="000B040E" w:rsidRPr="00C2061D" w:rsidRDefault="000B040E" w:rsidP="000B040E">
            <w:pPr>
              <w:rPr>
                <w:rFonts w:cs="Arial"/>
                <w:sz w:val="18"/>
                <w:szCs w:val="18"/>
                <w:lang w:val="en-US"/>
              </w:rPr>
            </w:pPr>
            <w:r w:rsidRPr="00C2061D">
              <w:rPr>
                <w:rFonts w:cs="Arial"/>
                <w:sz w:val="18"/>
                <w:szCs w:val="18"/>
                <w:lang w:val="en-US"/>
              </w:rPr>
              <w:t>ClinicalTrials.gov #10</w:t>
            </w:r>
          </w:p>
        </w:tc>
        <w:tc>
          <w:tcPr>
            <w:tcW w:w="3801" w:type="dxa"/>
          </w:tcPr>
          <w:p w14:paraId="415239F3" w14:textId="21E9B14A" w:rsidR="000B040E" w:rsidRPr="00C2061D" w:rsidRDefault="000B040E" w:rsidP="000B040E">
            <w:pPr>
              <w:rPr>
                <w:rFonts w:cs="Arial"/>
                <w:sz w:val="18"/>
                <w:szCs w:val="18"/>
                <w:lang w:val="en-US"/>
              </w:rPr>
            </w:pPr>
            <w:r w:rsidRPr="00C2061D">
              <w:rPr>
                <w:rFonts w:cs="Arial"/>
                <w:sz w:val="18"/>
                <w:szCs w:val="18"/>
                <w:lang w:val="en-US"/>
              </w:rPr>
              <w:t>[Other terms]: "CADD-MS3" AND (Smiths Medical OR United Therapeutics)</w:t>
            </w:r>
          </w:p>
        </w:tc>
        <w:tc>
          <w:tcPr>
            <w:tcW w:w="1265" w:type="dxa"/>
          </w:tcPr>
          <w:p w14:paraId="0A8603AF"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52481356"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c>
          <w:tcPr>
            <w:tcW w:w="1730" w:type="dxa"/>
          </w:tcPr>
          <w:p w14:paraId="321A9E03"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04F6BDD3" w14:textId="77777777" w:rsidTr="000B040E">
        <w:tc>
          <w:tcPr>
            <w:tcW w:w="1786" w:type="dxa"/>
          </w:tcPr>
          <w:p w14:paraId="4C25F802" w14:textId="77777777" w:rsidR="000B040E" w:rsidRPr="00C2061D" w:rsidRDefault="000B040E" w:rsidP="000B040E">
            <w:pPr>
              <w:rPr>
                <w:rFonts w:cs="Arial"/>
                <w:sz w:val="18"/>
                <w:szCs w:val="18"/>
                <w:lang w:val="en-US"/>
              </w:rPr>
            </w:pPr>
            <w:r w:rsidRPr="00C2061D">
              <w:rPr>
                <w:rFonts w:cs="Arial"/>
                <w:sz w:val="18"/>
                <w:szCs w:val="18"/>
                <w:lang w:val="en-US"/>
              </w:rPr>
              <w:t>ClinicalTrials.gov #12</w:t>
            </w:r>
          </w:p>
        </w:tc>
        <w:tc>
          <w:tcPr>
            <w:tcW w:w="3801" w:type="dxa"/>
          </w:tcPr>
          <w:p w14:paraId="67A8386B" w14:textId="77777777" w:rsidR="000B040E" w:rsidRPr="00C2061D" w:rsidRDefault="000B040E" w:rsidP="000B040E">
            <w:pPr>
              <w:rPr>
                <w:rFonts w:cs="Arial"/>
                <w:sz w:val="18"/>
                <w:szCs w:val="18"/>
                <w:lang w:val="en-US"/>
              </w:rPr>
            </w:pPr>
            <w:r w:rsidRPr="00C2061D">
              <w:rPr>
                <w:rFonts w:cs="Arial"/>
                <w:sz w:val="18"/>
                <w:szCs w:val="18"/>
                <w:lang w:val="en-US"/>
              </w:rPr>
              <w:t>[Other terms]: Cane AND (</w:t>
            </w:r>
            <w:proofErr w:type="spellStart"/>
            <w:r w:rsidRPr="00C2061D">
              <w:rPr>
                <w:rFonts w:cs="Arial"/>
                <w:sz w:val="18"/>
                <w:szCs w:val="18"/>
                <w:lang w:val="en-US"/>
              </w:rPr>
              <w:t>Crono</w:t>
            </w:r>
            <w:proofErr w:type="spellEnd"/>
            <w:r w:rsidRPr="00C2061D">
              <w:rPr>
                <w:rFonts w:cs="Arial"/>
                <w:sz w:val="18"/>
                <w:szCs w:val="18"/>
                <w:lang w:val="en-US"/>
              </w:rPr>
              <w:t xml:space="preserve"> SC OR </w:t>
            </w:r>
            <w:proofErr w:type="spellStart"/>
            <w:r w:rsidRPr="00C2061D">
              <w:rPr>
                <w:rFonts w:cs="Arial"/>
                <w:sz w:val="18"/>
                <w:szCs w:val="18"/>
                <w:lang w:val="en-US"/>
              </w:rPr>
              <w:t>Crono</w:t>
            </w:r>
            <w:proofErr w:type="spellEnd"/>
            <w:r w:rsidRPr="00C2061D">
              <w:rPr>
                <w:rFonts w:cs="Arial"/>
                <w:sz w:val="18"/>
                <w:szCs w:val="18"/>
                <w:lang w:val="en-US"/>
              </w:rPr>
              <w:t xml:space="preserve"> 50 SC)</w:t>
            </w:r>
          </w:p>
        </w:tc>
        <w:tc>
          <w:tcPr>
            <w:tcW w:w="1265" w:type="dxa"/>
          </w:tcPr>
          <w:p w14:paraId="3B895CF4"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1FBFCEB0"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c>
          <w:tcPr>
            <w:tcW w:w="1730" w:type="dxa"/>
          </w:tcPr>
          <w:p w14:paraId="1C690BCF"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52AE14CE" w14:textId="77777777" w:rsidTr="000B040E">
        <w:tc>
          <w:tcPr>
            <w:tcW w:w="1786" w:type="dxa"/>
          </w:tcPr>
          <w:p w14:paraId="08DCEEEB" w14:textId="77777777" w:rsidR="000B040E" w:rsidRPr="00C2061D" w:rsidRDefault="000B040E" w:rsidP="000B040E">
            <w:pPr>
              <w:rPr>
                <w:rFonts w:cs="Arial"/>
                <w:sz w:val="18"/>
                <w:szCs w:val="18"/>
                <w:lang w:val="en-US"/>
              </w:rPr>
            </w:pPr>
            <w:r w:rsidRPr="00C2061D">
              <w:rPr>
                <w:rFonts w:cs="Arial"/>
                <w:sz w:val="18"/>
                <w:szCs w:val="18"/>
                <w:lang w:val="en-US"/>
              </w:rPr>
              <w:t>ClinicalTrials.gov #13</w:t>
            </w:r>
          </w:p>
        </w:tc>
        <w:tc>
          <w:tcPr>
            <w:tcW w:w="3801" w:type="dxa"/>
          </w:tcPr>
          <w:p w14:paraId="1EC667BE" w14:textId="15402A4F" w:rsidR="000B040E" w:rsidRPr="00C2061D" w:rsidRDefault="000B040E" w:rsidP="000B040E">
            <w:pPr>
              <w:rPr>
                <w:rFonts w:cs="Arial"/>
                <w:sz w:val="18"/>
                <w:szCs w:val="18"/>
                <w:lang w:val="en-US"/>
              </w:rPr>
            </w:pPr>
            <w:r w:rsidRPr="00C2061D">
              <w:rPr>
                <w:rFonts w:cs="Arial"/>
                <w:sz w:val="18"/>
                <w:szCs w:val="18"/>
                <w:lang w:val="en-US"/>
              </w:rPr>
              <w:t>[Other terms]: (</w:t>
            </w:r>
            <w:proofErr w:type="spellStart"/>
            <w:r w:rsidRPr="00C2061D">
              <w:rPr>
                <w:rFonts w:cs="Arial"/>
                <w:sz w:val="18"/>
                <w:szCs w:val="18"/>
                <w:lang w:val="en-US"/>
              </w:rPr>
              <w:t>i</w:t>
            </w:r>
            <w:proofErr w:type="spellEnd"/>
            <w:r w:rsidRPr="00C2061D">
              <w:rPr>
                <w:rFonts w:cs="Arial"/>
                <w:sz w:val="18"/>
                <w:szCs w:val="18"/>
                <w:lang w:val="en-US"/>
              </w:rPr>
              <w:t xml:space="preserve">-JET OR </w:t>
            </w:r>
            <w:proofErr w:type="spellStart"/>
            <w:r w:rsidRPr="00C2061D">
              <w:rPr>
                <w:rFonts w:cs="Arial"/>
                <w:sz w:val="18"/>
                <w:szCs w:val="18"/>
                <w:lang w:val="en-US"/>
              </w:rPr>
              <w:t>iJET</w:t>
            </w:r>
            <w:proofErr w:type="spellEnd"/>
            <w:r w:rsidRPr="00C2061D">
              <w:rPr>
                <w:rFonts w:cs="Arial"/>
                <w:sz w:val="18"/>
                <w:szCs w:val="18"/>
                <w:lang w:val="en-US"/>
              </w:rPr>
              <w:t xml:space="preserve">) AND </w:t>
            </w:r>
            <w:proofErr w:type="spellStart"/>
            <w:r w:rsidRPr="00C2061D">
              <w:rPr>
                <w:rFonts w:cs="Arial"/>
                <w:sz w:val="18"/>
                <w:szCs w:val="18"/>
                <w:lang w:val="en-US"/>
              </w:rPr>
              <w:t>EverAid</w:t>
            </w:r>
            <w:proofErr w:type="spellEnd"/>
          </w:p>
        </w:tc>
        <w:tc>
          <w:tcPr>
            <w:tcW w:w="1265" w:type="dxa"/>
          </w:tcPr>
          <w:p w14:paraId="3C86AA9B" w14:textId="77777777" w:rsidR="000B040E" w:rsidRPr="00C2061D" w:rsidRDefault="000B040E" w:rsidP="000B040E">
            <w:pPr>
              <w:jc w:val="left"/>
              <w:rPr>
                <w:rFonts w:cs="Arial"/>
                <w:sz w:val="18"/>
                <w:szCs w:val="18"/>
                <w:lang w:val="en-US"/>
              </w:rPr>
            </w:pPr>
            <w:r w:rsidRPr="00C2061D">
              <w:rPr>
                <w:rFonts w:cs="Arial"/>
                <w:sz w:val="18"/>
                <w:szCs w:val="18"/>
                <w:lang w:val="en-US"/>
              </w:rPr>
              <w:t>Studies with results</w:t>
            </w:r>
          </w:p>
        </w:tc>
        <w:tc>
          <w:tcPr>
            <w:tcW w:w="817" w:type="dxa"/>
          </w:tcPr>
          <w:p w14:paraId="154BDA32"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c>
          <w:tcPr>
            <w:tcW w:w="1730" w:type="dxa"/>
          </w:tcPr>
          <w:p w14:paraId="19FE7A7F" w14:textId="77777777" w:rsidR="000B040E" w:rsidRPr="00C2061D" w:rsidRDefault="000B040E" w:rsidP="000B040E">
            <w:pPr>
              <w:jc w:val="center"/>
              <w:rPr>
                <w:rFonts w:cs="Arial"/>
                <w:sz w:val="18"/>
                <w:szCs w:val="18"/>
                <w:lang w:val="en-US"/>
              </w:rPr>
            </w:pPr>
            <w:r w:rsidRPr="00C2061D">
              <w:rPr>
                <w:rFonts w:cs="Arial"/>
                <w:sz w:val="18"/>
                <w:szCs w:val="18"/>
                <w:lang w:val="en-US"/>
              </w:rPr>
              <w:t>0</w:t>
            </w:r>
          </w:p>
        </w:tc>
      </w:tr>
      <w:tr w:rsidR="000B040E" w:rsidRPr="00C2061D" w14:paraId="521A54F7" w14:textId="77777777" w:rsidTr="005E47AD">
        <w:tc>
          <w:tcPr>
            <w:tcW w:w="6852" w:type="dxa"/>
            <w:gridSpan w:val="3"/>
            <w:tcBorders>
              <w:bottom w:val="single" w:sz="4" w:space="0" w:color="auto"/>
            </w:tcBorders>
          </w:tcPr>
          <w:p w14:paraId="75C32B28" w14:textId="77777777" w:rsidR="000B040E" w:rsidRPr="00C2061D" w:rsidRDefault="000B040E" w:rsidP="000B040E">
            <w:pPr>
              <w:rPr>
                <w:rFonts w:cs="Arial"/>
                <w:b/>
                <w:bCs/>
                <w:sz w:val="18"/>
                <w:szCs w:val="18"/>
                <w:lang w:val="en-US"/>
              </w:rPr>
            </w:pPr>
            <w:r w:rsidRPr="00C2061D">
              <w:rPr>
                <w:rFonts w:cs="Arial"/>
                <w:b/>
                <w:bCs/>
                <w:sz w:val="18"/>
                <w:szCs w:val="18"/>
                <w:lang w:val="en-US"/>
              </w:rPr>
              <w:t>Total</w:t>
            </w:r>
          </w:p>
          <w:p w14:paraId="786C6E6B" w14:textId="7BDAE476" w:rsidR="000B040E" w:rsidRPr="00C2061D" w:rsidRDefault="000B040E" w:rsidP="000B040E">
            <w:pPr>
              <w:rPr>
                <w:rFonts w:cs="Arial"/>
                <w:b/>
                <w:bCs/>
                <w:sz w:val="18"/>
                <w:szCs w:val="18"/>
                <w:lang w:val="en-US"/>
              </w:rPr>
            </w:pPr>
            <w:r w:rsidRPr="00C2061D">
              <w:rPr>
                <w:rFonts w:cs="Arial"/>
                <w:b/>
                <w:bCs/>
                <w:sz w:val="18"/>
                <w:szCs w:val="18"/>
                <w:lang w:val="en-US"/>
              </w:rPr>
              <w:t>Total after deduplication</w:t>
            </w:r>
          </w:p>
        </w:tc>
        <w:tc>
          <w:tcPr>
            <w:tcW w:w="817" w:type="dxa"/>
            <w:tcBorders>
              <w:bottom w:val="single" w:sz="4" w:space="0" w:color="auto"/>
            </w:tcBorders>
          </w:tcPr>
          <w:p w14:paraId="7A64AFEF" w14:textId="6096200D" w:rsidR="000B040E" w:rsidRPr="00C2061D" w:rsidRDefault="00F477CA" w:rsidP="000B040E">
            <w:pPr>
              <w:jc w:val="center"/>
              <w:rPr>
                <w:rFonts w:cs="Arial"/>
                <w:b/>
                <w:bCs/>
                <w:sz w:val="18"/>
                <w:szCs w:val="18"/>
                <w:lang w:val="en-US"/>
              </w:rPr>
            </w:pPr>
            <w:r w:rsidRPr="00C2061D">
              <w:rPr>
                <w:rFonts w:cs="Arial"/>
                <w:b/>
                <w:bCs/>
                <w:sz w:val="18"/>
                <w:szCs w:val="18"/>
                <w:lang w:val="en-US"/>
              </w:rPr>
              <w:t>263</w:t>
            </w:r>
          </w:p>
          <w:p w14:paraId="72D4FB66" w14:textId="7A586E35" w:rsidR="000B040E" w:rsidRPr="00C2061D" w:rsidRDefault="00F477CA" w:rsidP="000B040E">
            <w:pPr>
              <w:jc w:val="center"/>
              <w:rPr>
                <w:rFonts w:cs="Arial"/>
                <w:b/>
                <w:bCs/>
                <w:sz w:val="18"/>
                <w:szCs w:val="18"/>
                <w:lang w:val="en-US"/>
              </w:rPr>
            </w:pPr>
            <w:r w:rsidRPr="00C2061D">
              <w:rPr>
                <w:rFonts w:cs="Arial"/>
                <w:b/>
                <w:bCs/>
                <w:sz w:val="18"/>
                <w:szCs w:val="18"/>
                <w:lang w:val="en-US"/>
              </w:rPr>
              <w:t>205</w:t>
            </w:r>
          </w:p>
        </w:tc>
        <w:tc>
          <w:tcPr>
            <w:tcW w:w="1730" w:type="dxa"/>
            <w:tcBorders>
              <w:bottom w:val="single" w:sz="4" w:space="0" w:color="auto"/>
            </w:tcBorders>
          </w:tcPr>
          <w:p w14:paraId="78C1D6E3" w14:textId="2D88DF24" w:rsidR="000B040E" w:rsidRPr="00C2061D" w:rsidRDefault="00F477CA" w:rsidP="000B040E">
            <w:pPr>
              <w:jc w:val="center"/>
              <w:rPr>
                <w:rFonts w:cs="Arial"/>
                <w:b/>
                <w:bCs/>
                <w:sz w:val="18"/>
                <w:szCs w:val="18"/>
                <w:lang w:val="en-US"/>
              </w:rPr>
            </w:pPr>
            <w:r w:rsidRPr="00C2061D">
              <w:rPr>
                <w:rFonts w:cs="Arial"/>
                <w:b/>
                <w:bCs/>
                <w:sz w:val="18"/>
                <w:szCs w:val="18"/>
                <w:lang w:val="en-US"/>
              </w:rPr>
              <w:t>4</w:t>
            </w:r>
            <w:r w:rsidR="00072FC2">
              <w:rPr>
                <w:rFonts w:cs="Arial"/>
                <w:b/>
                <w:bCs/>
                <w:sz w:val="18"/>
                <w:szCs w:val="18"/>
                <w:lang w:val="en-US"/>
              </w:rPr>
              <w:t>6</w:t>
            </w:r>
          </w:p>
          <w:p w14:paraId="6FBD740F" w14:textId="3F5DB029" w:rsidR="000B040E" w:rsidRPr="00C2061D" w:rsidRDefault="000B040E" w:rsidP="000B040E">
            <w:pPr>
              <w:jc w:val="center"/>
              <w:rPr>
                <w:rFonts w:cs="Arial"/>
                <w:b/>
                <w:bCs/>
                <w:sz w:val="18"/>
                <w:szCs w:val="18"/>
                <w:lang w:val="en-US"/>
              </w:rPr>
            </w:pPr>
            <w:r w:rsidRPr="00C2061D">
              <w:rPr>
                <w:rFonts w:cs="Arial"/>
                <w:b/>
                <w:bCs/>
                <w:sz w:val="18"/>
                <w:szCs w:val="18"/>
                <w:lang w:val="en-US"/>
              </w:rPr>
              <w:t>-</w:t>
            </w:r>
          </w:p>
        </w:tc>
      </w:tr>
      <w:tr w:rsidR="005E47AD" w:rsidRPr="00C2061D" w14:paraId="4E6C046D" w14:textId="77777777" w:rsidTr="005E47AD">
        <w:tc>
          <w:tcPr>
            <w:tcW w:w="9399" w:type="dxa"/>
            <w:gridSpan w:val="5"/>
            <w:tcBorders>
              <w:top w:val="single" w:sz="4" w:space="0" w:color="auto"/>
              <w:left w:val="nil"/>
              <w:bottom w:val="nil"/>
              <w:right w:val="nil"/>
            </w:tcBorders>
          </w:tcPr>
          <w:p w14:paraId="31ACD4CA" w14:textId="2FC454C1" w:rsidR="005E47AD" w:rsidRPr="005E47AD" w:rsidDel="00525808" w:rsidRDefault="005E47AD" w:rsidP="005E47AD">
            <w:pPr>
              <w:jc w:val="left"/>
              <w:rPr>
                <w:rFonts w:cs="Arial"/>
                <w:sz w:val="16"/>
                <w:szCs w:val="16"/>
              </w:rPr>
            </w:pPr>
            <w:proofErr w:type="spellStart"/>
            <w:r w:rsidRPr="005E47AD">
              <w:rPr>
                <w:rFonts w:cs="Arial"/>
                <w:sz w:val="16"/>
                <w:szCs w:val="16"/>
              </w:rPr>
              <w:t>Search</w:t>
            </w:r>
            <w:r>
              <w:rPr>
                <w:rFonts w:cs="Arial"/>
                <w:sz w:val="16"/>
                <w:szCs w:val="16"/>
              </w:rPr>
              <w:t>es</w:t>
            </w:r>
            <w:proofErr w:type="spellEnd"/>
            <w:r w:rsidRPr="005E47AD">
              <w:rPr>
                <w:rFonts w:cs="Arial"/>
                <w:sz w:val="16"/>
                <w:szCs w:val="16"/>
              </w:rPr>
              <w:t xml:space="preserve"> #5, 6 &amp; 11 </w:t>
            </w:r>
            <w:proofErr w:type="spellStart"/>
            <w:r w:rsidRPr="005E47AD">
              <w:rPr>
                <w:rFonts w:cs="Arial"/>
                <w:sz w:val="16"/>
                <w:szCs w:val="16"/>
              </w:rPr>
              <w:t>were</w:t>
            </w:r>
            <w:proofErr w:type="spellEnd"/>
            <w:r w:rsidRPr="005E47AD">
              <w:rPr>
                <w:rFonts w:cs="Arial"/>
                <w:sz w:val="16"/>
                <w:szCs w:val="16"/>
              </w:rPr>
              <w:t xml:space="preserve"> </w:t>
            </w:r>
            <w:proofErr w:type="spellStart"/>
            <w:r w:rsidRPr="005E47AD">
              <w:rPr>
                <w:rFonts w:cs="Arial"/>
                <w:sz w:val="16"/>
                <w:szCs w:val="16"/>
              </w:rPr>
              <w:t>removed</w:t>
            </w:r>
            <w:proofErr w:type="spellEnd"/>
            <w:r w:rsidR="00374B0E">
              <w:rPr>
                <w:rFonts w:cs="Arial"/>
                <w:sz w:val="16"/>
                <w:szCs w:val="16"/>
              </w:rPr>
              <w:t xml:space="preserve"> as </w:t>
            </w:r>
            <w:proofErr w:type="spellStart"/>
            <w:r w:rsidR="00374B0E">
              <w:rPr>
                <w:rFonts w:cs="Arial"/>
                <w:sz w:val="16"/>
                <w:szCs w:val="16"/>
              </w:rPr>
              <w:t>they</w:t>
            </w:r>
            <w:proofErr w:type="spellEnd"/>
            <w:r w:rsidR="00374B0E">
              <w:rPr>
                <w:rFonts w:cs="Arial"/>
                <w:sz w:val="16"/>
                <w:szCs w:val="16"/>
              </w:rPr>
              <w:t xml:space="preserve"> </w:t>
            </w:r>
            <w:proofErr w:type="spellStart"/>
            <w:r w:rsidR="00374B0E">
              <w:rPr>
                <w:rFonts w:cs="Arial"/>
                <w:sz w:val="16"/>
                <w:szCs w:val="16"/>
              </w:rPr>
              <w:t>were</w:t>
            </w:r>
            <w:proofErr w:type="spellEnd"/>
            <w:r w:rsidR="00374B0E">
              <w:rPr>
                <w:rFonts w:cs="Arial"/>
                <w:sz w:val="16"/>
                <w:szCs w:val="16"/>
              </w:rPr>
              <w:t xml:space="preserve"> </w:t>
            </w:r>
            <w:r w:rsidR="004B58EE">
              <w:rPr>
                <w:rFonts w:cs="Arial"/>
                <w:sz w:val="16"/>
                <w:szCs w:val="16"/>
              </w:rPr>
              <w:t>ir</w:t>
            </w:r>
            <w:r w:rsidR="00374B0E">
              <w:rPr>
                <w:rFonts w:cs="Arial"/>
                <w:sz w:val="16"/>
                <w:szCs w:val="16"/>
              </w:rPr>
              <w:t xml:space="preserve">relevant </w:t>
            </w:r>
            <w:proofErr w:type="spellStart"/>
            <w:r w:rsidR="004B58EE">
              <w:rPr>
                <w:rFonts w:cs="Arial"/>
                <w:sz w:val="16"/>
                <w:szCs w:val="16"/>
              </w:rPr>
              <w:t>due</w:t>
            </w:r>
            <w:proofErr w:type="spellEnd"/>
            <w:r w:rsidR="004B58EE">
              <w:rPr>
                <w:rFonts w:cs="Arial"/>
                <w:sz w:val="16"/>
                <w:szCs w:val="16"/>
              </w:rPr>
              <w:t xml:space="preserve"> to a </w:t>
            </w:r>
            <w:proofErr w:type="spellStart"/>
            <w:r w:rsidR="004B58EE">
              <w:rPr>
                <w:rFonts w:cs="Arial"/>
                <w:sz w:val="16"/>
                <w:szCs w:val="16"/>
              </w:rPr>
              <w:t>change</w:t>
            </w:r>
            <w:proofErr w:type="spellEnd"/>
            <w:r w:rsidR="004B58EE">
              <w:rPr>
                <w:rFonts w:cs="Arial"/>
                <w:sz w:val="16"/>
                <w:szCs w:val="16"/>
              </w:rPr>
              <w:t xml:space="preserve"> in the </w:t>
            </w:r>
            <w:proofErr w:type="spellStart"/>
            <w:r w:rsidR="004B58EE">
              <w:rPr>
                <w:rFonts w:cs="Arial"/>
                <w:sz w:val="16"/>
                <w:szCs w:val="16"/>
              </w:rPr>
              <w:t>selected</w:t>
            </w:r>
            <w:proofErr w:type="spellEnd"/>
            <w:r w:rsidR="004B58EE">
              <w:rPr>
                <w:rFonts w:cs="Arial"/>
                <w:sz w:val="16"/>
                <w:szCs w:val="16"/>
              </w:rPr>
              <w:t xml:space="preserve"> </w:t>
            </w:r>
            <w:proofErr w:type="spellStart"/>
            <w:r w:rsidR="004B58EE">
              <w:rPr>
                <w:rFonts w:cs="Arial"/>
                <w:sz w:val="16"/>
                <w:szCs w:val="16"/>
              </w:rPr>
              <w:t>similar</w:t>
            </w:r>
            <w:proofErr w:type="spellEnd"/>
            <w:r w:rsidR="004B58EE">
              <w:rPr>
                <w:rFonts w:cs="Arial"/>
                <w:sz w:val="16"/>
                <w:szCs w:val="16"/>
              </w:rPr>
              <w:t xml:space="preserve"> </w:t>
            </w:r>
            <w:proofErr w:type="spellStart"/>
            <w:r w:rsidR="004B58EE">
              <w:rPr>
                <w:rFonts w:cs="Arial"/>
                <w:sz w:val="16"/>
                <w:szCs w:val="16"/>
              </w:rPr>
              <w:t>devices</w:t>
            </w:r>
            <w:proofErr w:type="spellEnd"/>
          </w:p>
        </w:tc>
      </w:tr>
    </w:tbl>
    <w:p w14:paraId="2010D4D3" w14:textId="77777777" w:rsidR="00B24EB8" w:rsidRPr="00C2061D" w:rsidRDefault="00B24EB8" w:rsidP="00B24EB8"/>
    <w:p w14:paraId="7F62BE92" w14:textId="63386F69" w:rsidR="00C370C2" w:rsidRPr="00C2061D" w:rsidRDefault="00C370C2" w:rsidP="00C370C2">
      <w:pPr>
        <w:pStyle w:val="Heading2"/>
      </w:pPr>
      <w:bookmarkStart w:id="25" w:name="_Toc182295616"/>
      <w:r w:rsidRPr="00C2061D">
        <w:t>SOTA searches</w:t>
      </w:r>
      <w:bookmarkEnd w:id="25"/>
    </w:p>
    <w:p w14:paraId="58343D04" w14:textId="0F816D5E" w:rsidR="00095F95" w:rsidRPr="00C2061D" w:rsidRDefault="00C370C2" w:rsidP="00C370C2">
      <w:pPr>
        <w:pStyle w:val="Heading3"/>
      </w:pPr>
      <w:bookmarkStart w:id="26" w:name="_Toc182295617"/>
      <w:r w:rsidRPr="00C2061D">
        <w:t>Systematic searches</w:t>
      </w:r>
      <w:bookmarkEnd w:id="26"/>
    </w:p>
    <w:p w14:paraId="51508610" w14:textId="7AFA72D9" w:rsidR="00A84A15" w:rsidRPr="00C2061D" w:rsidRDefault="00A84A15" w:rsidP="00A84A15">
      <w:r w:rsidRPr="00C2061D">
        <w:t xml:space="preserve">The SOTA searches were carried out according to the PICO format. The SOTA literature search results are </w:t>
      </w:r>
      <w:r w:rsidRPr="00C2061D">
        <w:rPr>
          <w:szCs w:val="20"/>
        </w:rPr>
        <w:t xml:space="preserve">presented in </w:t>
      </w:r>
      <w:r w:rsidRPr="00C2061D">
        <w:rPr>
          <w:szCs w:val="20"/>
        </w:rPr>
        <w:fldChar w:fldCharType="begin"/>
      </w:r>
      <w:r w:rsidRPr="00C2061D">
        <w:rPr>
          <w:szCs w:val="20"/>
        </w:rPr>
        <w:instrText xml:space="preserve"> REF _Ref81989818 \h  \* MERGEFORMAT </w:instrText>
      </w:r>
      <w:r w:rsidRPr="00C2061D">
        <w:rPr>
          <w:szCs w:val="20"/>
        </w:rPr>
      </w:r>
      <w:r w:rsidRPr="00C2061D">
        <w:rPr>
          <w:szCs w:val="20"/>
        </w:rPr>
        <w:fldChar w:fldCharType="separate"/>
      </w:r>
      <w:r w:rsidR="00E344B5" w:rsidRPr="00E344B5">
        <w:rPr>
          <w:b/>
          <w:bCs/>
          <w:szCs w:val="20"/>
        </w:rPr>
        <w:t xml:space="preserve">Table </w:t>
      </w:r>
      <w:r w:rsidR="00E344B5" w:rsidRPr="00E344B5">
        <w:rPr>
          <w:b/>
          <w:bCs/>
          <w:noProof/>
          <w:szCs w:val="20"/>
        </w:rPr>
        <w:t>3</w:t>
      </w:r>
      <w:r w:rsidRPr="00C2061D">
        <w:rPr>
          <w:szCs w:val="20"/>
        </w:rPr>
        <w:fldChar w:fldCharType="end"/>
      </w:r>
      <w:r w:rsidRPr="00C2061D">
        <w:t xml:space="preserve">. Details of the retrieved publications from the device-specific searches are provided in </w:t>
      </w:r>
      <w:r w:rsidRPr="00C2061D">
        <w:rPr>
          <w:b/>
          <w:bCs/>
        </w:rPr>
        <w:t>Appendix I</w:t>
      </w:r>
      <w:r w:rsidRPr="00C2061D">
        <w:t xml:space="preserve"> including reasons for exclusions of non-relevant publications. </w:t>
      </w:r>
    </w:p>
    <w:p w14:paraId="1933EAA8" w14:textId="77777777" w:rsidR="00A84A15" w:rsidRPr="00C2061D" w:rsidRDefault="00A84A15" w:rsidP="00A84A15">
      <w:pPr>
        <w:ind w:left="426"/>
        <w:rPr>
          <w:i/>
          <w:iCs/>
          <w:color w:val="0070C0"/>
        </w:rPr>
      </w:pPr>
    </w:p>
    <w:p w14:paraId="77BDF683" w14:textId="2858A819" w:rsidR="00A84A15" w:rsidRPr="00C2061D" w:rsidRDefault="00A84A15" w:rsidP="00A84A15">
      <w:pPr>
        <w:jc w:val="center"/>
        <w:rPr>
          <w:b/>
          <w:bCs/>
          <w:i/>
          <w:iCs/>
          <w:color w:val="0070C0"/>
        </w:rPr>
      </w:pPr>
      <w:bookmarkStart w:id="27" w:name="_Ref81989818"/>
      <w:bookmarkStart w:id="28" w:name="_Toc65593978"/>
      <w:bookmarkStart w:id="29" w:name="_Toc82691271"/>
      <w:bookmarkStart w:id="30" w:name="_Toc182997805"/>
      <w:bookmarkStart w:id="31" w:name="_Hlk175315683"/>
      <w:r w:rsidRPr="00C2061D">
        <w:rPr>
          <w:b/>
          <w:bCs/>
          <w:sz w:val="18"/>
          <w:szCs w:val="18"/>
        </w:rPr>
        <w:t xml:space="preserve">Table </w:t>
      </w:r>
      <w:r w:rsidRPr="00C2061D">
        <w:rPr>
          <w:b/>
          <w:bCs/>
          <w:sz w:val="18"/>
          <w:szCs w:val="18"/>
        </w:rPr>
        <w:fldChar w:fldCharType="begin"/>
      </w:r>
      <w:r w:rsidRPr="00C2061D">
        <w:rPr>
          <w:b/>
          <w:bCs/>
          <w:sz w:val="18"/>
          <w:szCs w:val="18"/>
        </w:rPr>
        <w:instrText xml:space="preserve"> SEQ Table \* ARABIC </w:instrText>
      </w:r>
      <w:r w:rsidRPr="00C2061D">
        <w:rPr>
          <w:b/>
          <w:bCs/>
          <w:sz w:val="18"/>
          <w:szCs w:val="18"/>
        </w:rPr>
        <w:fldChar w:fldCharType="separate"/>
      </w:r>
      <w:r w:rsidR="00E344B5">
        <w:rPr>
          <w:b/>
          <w:bCs/>
          <w:noProof/>
          <w:sz w:val="18"/>
          <w:szCs w:val="18"/>
        </w:rPr>
        <w:t>3</w:t>
      </w:r>
      <w:r w:rsidRPr="00C2061D">
        <w:rPr>
          <w:b/>
          <w:bCs/>
          <w:sz w:val="18"/>
          <w:szCs w:val="18"/>
        </w:rPr>
        <w:fldChar w:fldCharType="end"/>
      </w:r>
      <w:bookmarkEnd w:id="27"/>
      <w:r w:rsidRPr="00C2061D">
        <w:rPr>
          <w:b/>
          <w:bCs/>
          <w:sz w:val="18"/>
          <w:szCs w:val="18"/>
        </w:rPr>
        <w:t xml:space="preserve">: </w:t>
      </w:r>
      <w:r w:rsidR="00546266" w:rsidRPr="00C2061D">
        <w:rPr>
          <w:b/>
          <w:bCs/>
          <w:sz w:val="18"/>
          <w:szCs w:val="18"/>
        </w:rPr>
        <w:t>PICO s</w:t>
      </w:r>
      <w:r w:rsidRPr="00C2061D">
        <w:rPr>
          <w:b/>
          <w:bCs/>
          <w:sz w:val="18"/>
          <w:szCs w:val="18"/>
        </w:rPr>
        <w:t>earch strategy and results</w:t>
      </w:r>
      <w:bookmarkEnd w:id="28"/>
      <w:r w:rsidRPr="00C2061D">
        <w:rPr>
          <w:b/>
          <w:bCs/>
          <w:sz w:val="18"/>
          <w:szCs w:val="18"/>
        </w:rPr>
        <w:t xml:space="preserve"> for SOTA</w:t>
      </w:r>
      <w:bookmarkEnd w:id="29"/>
      <w:r w:rsidR="00546266" w:rsidRPr="00C2061D">
        <w:rPr>
          <w:b/>
          <w:bCs/>
          <w:sz w:val="18"/>
          <w:szCs w:val="18"/>
        </w:rPr>
        <w:t xml:space="preserve"> searches in PubMed</w:t>
      </w:r>
      <w:r w:rsidRPr="00C2061D">
        <w:rPr>
          <w:b/>
          <w:bCs/>
          <w:sz w:val="18"/>
          <w:szCs w:val="18"/>
        </w:rPr>
        <w:t>.</w:t>
      </w:r>
      <w:r w:rsidR="007C5F47" w:rsidRPr="00C2061D">
        <w:rPr>
          <w:b/>
          <w:bCs/>
          <w:sz w:val="18"/>
          <w:szCs w:val="18"/>
        </w:rPr>
        <w:t xml:space="preserve"> Hits from search strings in bold were screened for relevance</w:t>
      </w:r>
      <w:r w:rsidR="00AB1B7A" w:rsidRPr="00C2061D">
        <w:rPr>
          <w:b/>
          <w:bCs/>
          <w:sz w:val="18"/>
          <w:szCs w:val="18"/>
        </w:rPr>
        <w:t>.</w:t>
      </w:r>
      <w:r w:rsidRPr="00C2061D">
        <w:rPr>
          <w:b/>
          <w:bCs/>
          <w:i/>
          <w:iCs/>
          <w:sz w:val="18"/>
          <w:szCs w:val="18"/>
        </w:rPr>
        <w:t xml:space="preserve"> </w:t>
      </w:r>
      <w:r w:rsidRPr="00BC63E4">
        <w:rPr>
          <w:b/>
          <w:bCs/>
          <w:sz w:val="18"/>
          <w:szCs w:val="18"/>
        </w:rPr>
        <w:t xml:space="preserve">Search date: </w:t>
      </w:r>
      <w:r w:rsidR="006B7358" w:rsidRPr="00BC63E4">
        <w:rPr>
          <w:b/>
          <w:bCs/>
          <w:sz w:val="18"/>
          <w:szCs w:val="18"/>
        </w:rPr>
        <w:t>11-Sep-2024</w:t>
      </w:r>
      <w:bookmarkEnd w:id="30"/>
    </w:p>
    <w:tbl>
      <w:tblPr>
        <w:tblStyle w:val="TableGrid4"/>
        <w:tblW w:w="5000" w:type="pct"/>
        <w:tblLook w:val="04A0" w:firstRow="1" w:lastRow="0" w:firstColumn="1" w:lastColumn="0" w:noHBand="0" w:noVBand="1"/>
      </w:tblPr>
      <w:tblGrid>
        <w:gridCol w:w="1149"/>
        <w:gridCol w:w="817"/>
        <w:gridCol w:w="4112"/>
        <w:gridCol w:w="1447"/>
        <w:gridCol w:w="868"/>
        <w:gridCol w:w="957"/>
      </w:tblGrid>
      <w:tr w:rsidR="003C0074" w:rsidRPr="00C2061D" w14:paraId="6A297D71" w14:textId="77777777" w:rsidTr="00B4463D">
        <w:trPr>
          <w:tblHeader/>
        </w:trPr>
        <w:tc>
          <w:tcPr>
            <w:tcW w:w="614" w:type="pct"/>
            <w:shd w:val="clear" w:color="auto" w:fill="BFBFBF" w:themeFill="background1" w:themeFillShade="BF"/>
          </w:tcPr>
          <w:p w14:paraId="4DA6E45E" w14:textId="2540B740" w:rsidR="00A84A15" w:rsidRPr="00C2061D" w:rsidRDefault="00A84A15" w:rsidP="002F7476">
            <w:pPr>
              <w:rPr>
                <w:rFonts w:cs="Arial"/>
                <w:b/>
                <w:bCs/>
                <w:sz w:val="18"/>
                <w:szCs w:val="18"/>
                <w:lang w:val="en-US"/>
              </w:rPr>
            </w:pPr>
            <w:r w:rsidRPr="00C2061D">
              <w:rPr>
                <w:rFonts w:cs="Arial"/>
                <w:b/>
                <w:bCs/>
                <w:sz w:val="18"/>
                <w:szCs w:val="18"/>
                <w:lang w:val="en-US"/>
              </w:rPr>
              <w:t>Search No.</w:t>
            </w:r>
          </w:p>
        </w:tc>
        <w:tc>
          <w:tcPr>
            <w:tcW w:w="437" w:type="pct"/>
            <w:shd w:val="clear" w:color="auto" w:fill="BFBFBF" w:themeFill="background1" w:themeFillShade="BF"/>
          </w:tcPr>
          <w:p w14:paraId="1693CFD4" w14:textId="77777777" w:rsidR="00A84A15" w:rsidRPr="00C2061D" w:rsidRDefault="00A84A15" w:rsidP="002F7476">
            <w:pPr>
              <w:jc w:val="center"/>
              <w:rPr>
                <w:rFonts w:cs="Arial"/>
                <w:b/>
                <w:bCs/>
                <w:sz w:val="18"/>
                <w:szCs w:val="18"/>
                <w:lang w:val="en-US"/>
              </w:rPr>
            </w:pPr>
            <w:r w:rsidRPr="00C2061D">
              <w:rPr>
                <w:rFonts w:cs="Arial"/>
                <w:b/>
                <w:bCs/>
                <w:sz w:val="18"/>
                <w:szCs w:val="18"/>
                <w:lang w:val="en-US"/>
              </w:rPr>
              <w:t>PICO criteria</w:t>
            </w:r>
          </w:p>
        </w:tc>
        <w:tc>
          <w:tcPr>
            <w:tcW w:w="2199" w:type="pct"/>
            <w:shd w:val="clear" w:color="auto" w:fill="BFBFBF" w:themeFill="background1" w:themeFillShade="BF"/>
          </w:tcPr>
          <w:p w14:paraId="3F98BE26" w14:textId="77777777" w:rsidR="00A84A15" w:rsidRPr="00C2061D" w:rsidRDefault="00A84A15" w:rsidP="002F7476">
            <w:pPr>
              <w:rPr>
                <w:rFonts w:cs="Arial"/>
                <w:b/>
                <w:bCs/>
                <w:sz w:val="18"/>
                <w:szCs w:val="18"/>
                <w:lang w:val="en-US"/>
              </w:rPr>
            </w:pPr>
            <w:r w:rsidRPr="00C2061D">
              <w:rPr>
                <w:rFonts w:cs="Arial"/>
                <w:b/>
                <w:bCs/>
                <w:sz w:val="18"/>
                <w:szCs w:val="18"/>
                <w:lang w:val="en-US"/>
              </w:rPr>
              <w:t>Search String</w:t>
            </w:r>
          </w:p>
        </w:tc>
        <w:tc>
          <w:tcPr>
            <w:tcW w:w="774" w:type="pct"/>
            <w:shd w:val="clear" w:color="auto" w:fill="BFBFBF" w:themeFill="background1" w:themeFillShade="BF"/>
          </w:tcPr>
          <w:p w14:paraId="61C3923E" w14:textId="77777777" w:rsidR="00A84A15" w:rsidRPr="00C2061D" w:rsidRDefault="00A84A15" w:rsidP="002F7476">
            <w:pPr>
              <w:rPr>
                <w:rFonts w:cs="Arial"/>
                <w:b/>
                <w:bCs/>
                <w:sz w:val="18"/>
                <w:szCs w:val="18"/>
                <w:lang w:val="en-US"/>
              </w:rPr>
            </w:pPr>
            <w:r w:rsidRPr="00C2061D">
              <w:rPr>
                <w:rFonts w:cs="Arial"/>
                <w:b/>
                <w:bCs/>
                <w:sz w:val="18"/>
                <w:szCs w:val="18"/>
                <w:lang w:val="en-US"/>
              </w:rPr>
              <w:t>Filters</w:t>
            </w:r>
          </w:p>
        </w:tc>
        <w:tc>
          <w:tcPr>
            <w:tcW w:w="464" w:type="pct"/>
            <w:shd w:val="clear" w:color="auto" w:fill="BFBFBF" w:themeFill="background1" w:themeFillShade="BF"/>
          </w:tcPr>
          <w:p w14:paraId="26CE3795" w14:textId="77777777" w:rsidR="00A84A15" w:rsidRPr="00C2061D" w:rsidRDefault="00A84A15" w:rsidP="002F7476">
            <w:pPr>
              <w:jc w:val="center"/>
              <w:rPr>
                <w:rFonts w:cs="Arial"/>
                <w:b/>
                <w:bCs/>
                <w:sz w:val="18"/>
                <w:szCs w:val="18"/>
                <w:lang w:val="en-US"/>
              </w:rPr>
            </w:pPr>
            <w:r w:rsidRPr="00C2061D">
              <w:rPr>
                <w:rFonts w:cs="Arial"/>
                <w:b/>
                <w:bCs/>
                <w:sz w:val="18"/>
                <w:szCs w:val="18"/>
                <w:lang w:val="en-US"/>
              </w:rPr>
              <w:t>Hits</w:t>
            </w:r>
          </w:p>
        </w:tc>
        <w:tc>
          <w:tcPr>
            <w:tcW w:w="512" w:type="pct"/>
            <w:shd w:val="clear" w:color="auto" w:fill="BFBFBF" w:themeFill="background1" w:themeFillShade="BF"/>
          </w:tcPr>
          <w:p w14:paraId="5037078D" w14:textId="77777777" w:rsidR="00A84A15" w:rsidRPr="00C2061D" w:rsidRDefault="00A84A15" w:rsidP="002F7476">
            <w:pPr>
              <w:jc w:val="center"/>
              <w:rPr>
                <w:rFonts w:cs="Arial"/>
                <w:b/>
                <w:bCs/>
                <w:sz w:val="18"/>
                <w:szCs w:val="18"/>
                <w:lang w:val="en-US"/>
              </w:rPr>
            </w:pPr>
            <w:r w:rsidRPr="00C2061D">
              <w:rPr>
                <w:rFonts w:cs="Arial"/>
                <w:b/>
                <w:bCs/>
                <w:sz w:val="18"/>
                <w:szCs w:val="18"/>
                <w:lang w:val="en-US"/>
              </w:rPr>
              <w:t>Included</w:t>
            </w:r>
          </w:p>
        </w:tc>
      </w:tr>
      <w:tr w:rsidR="003C0074" w:rsidRPr="00C2061D" w14:paraId="3FAC6E90" w14:textId="77777777" w:rsidTr="00B4463D">
        <w:tc>
          <w:tcPr>
            <w:tcW w:w="614" w:type="pct"/>
          </w:tcPr>
          <w:p w14:paraId="54BE545B" w14:textId="25036965" w:rsidR="00A84A15" w:rsidRPr="00C2061D" w:rsidRDefault="00487CA5" w:rsidP="002F7476">
            <w:pPr>
              <w:rPr>
                <w:rFonts w:cs="Arial"/>
                <w:sz w:val="18"/>
                <w:szCs w:val="18"/>
                <w:lang w:val="en-US"/>
              </w:rPr>
            </w:pPr>
            <w:r w:rsidRPr="00C2061D">
              <w:rPr>
                <w:rFonts w:cs="Arial"/>
                <w:sz w:val="18"/>
                <w:szCs w:val="18"/>
                <w:lang w:val="en-US"/>
              </w:rPr>
              <w:t>SOTA</w:t>
            </w:r>
            <w:r w:rsidR="00A84A15" w:rsidRPr="00C2061D">
              <w:rPr>
                <w:rFonts w:cs="Arial"/>
                <w:sz w:val="18"/>
                <w:szCs w:val="18"/>
                <w:lang w:val="en-US"/>
              </w:rPr>
              <w:t xml:space="preserve"> #</w:t>
            </w:r>
            <w:r w:rsidRPr="00C2061D">
              <w:rPr>
                <w:rFonts w:cs="Arial"/>
                <w:sz w:val="18"/>
                <w:szCs w:val="18"/>
                <w:lang w:val="en-US"/>
              </w:rPr>
              <w:t>1</w:t>
            </w:r>
            <w:r w:rsidR="007C5F47" w:rsidRPr="00C2061D">
              <w:rPr>
                <w:rFonts w:cs="Arial"/>
                <w:sz w:val="18"/>
                <w:szCs w:val="18"/>
                <w:lang w:val="en-US"/>
              </w:rPr>
              <w:t>*</w:t>
            </w:r>
          </w:p>
        </w:tc>
        <w:tc>
          <w:tcPr>
            <w:tcW w:w="437" w:type="pct"/>
          </w:tcPr>
          <w:p w14:paraId="24B70E03" w14:textId="77777777" w:rsidR="00A84A15" w:rsidRPr="00C2061D" w:rsidRDefault="00A84A15" w:rsidP="002F7476">
            <w:pPr>
              <w:jc w:val="center"/>
              <w:rPr>
                <w:rFonts w:cs="Arial"/>
                <w:sz w:val="18"/>
                <w:szCs w:val="18"/>
                <w:lang w:val="en-US"/>
              </w:rPr>
            </w:pPr>
            <w:r w:rsidRPr="00C2061D">
              <w:rPr>
                <w:rFonts w:cs="Arial"/>
                <w:sz w:val="18"/>
                <w:szCs w:val="18"/>
                <w:lang w:val="en-US"/>
              </w:rPr>
              <w:t>P</w:t>
            </w:r>
          </w:p>
        </w:tc>
        <w:tc>
          <w:tcPr>
            <w:tcW w:w="2199" w:type="pct"/>
          </w:tcPr>
          <w:p w14:paraId="1DA15299" w14:textId="12F27209" w:rsidR="00A84A15" w:rsidRPr="00C2061D" w:rsidRDefault="003C0074" w:rsidP="00F037BC">
            <w:pPr>
              <w:jc w:val="left"/>
              <w:rPr>
                <w:rFonts w:cs="Arial"/>
                <w:sz w:val="18"/>
                <w:szCs w:val="18"/>
                <w:lang w:val="en-US"/>
              </w:rPr>
            </w:pPr>
            <w:r w:rsidRPr="00C2061D">
              <w:rPr>
                <w:sz w:val="18"/>
                <w:szCs w:val="18"/>
                <w:lang w:val="en-US"/>
              </w:rPr>
              <w:t xml:space="preserve">(Neonates OR Newborn OR Children OR Infants OR Adolescents) AND (”Congenital Hyperinsulinism” OR ”Neonatal hypoglycemia” OR ”Persistent </w:t>
            </w:r>
            <w:proofErr w:type="spellStart"/>
            <w:r w:rsidRPr="00C2061D">
              <w:rPr>
                <w:sz w:val="18"/>
                <w:szCs w:val="18"/>
                <w:lang w:val="en-US"/>
              </w:rPr>
              <w:t>hyperinsulinemic</w:t>
            </w:r>
            <w:proofErr w:type="spellEnd"/>
            <w:r w:rsidRPr="00C2061D">
              <w:rPr>
                <w:sz w:val="18"/>
                <w:szCs w:val="18"/>
                <w:lang w:val="en-US"/>
              </w:rPr>
              <w:t xml:space="preserve"> hypoglycemia of infancy” OR PHHI OR Hyperinsulinism)</w:t>
            </w:r>
          </w:p>
        </w:tc>
        <w:tc>
          <w:tcPr>
            <w:tcW w:w="774" w:type="pct"/>
          </w:tcPr>
          <w:p w14:paraId="50EA7253" w14:textId="4EF4F019" w:rsidR="00A84A15" w:rsidRPr="00C2061D" w:rsidRDefault="003C0074" w:rsidP="002F7476">
            <w:pPr>
              <w:jc w:val="left"/>
              <w:rPr>
                <w:rFonts w:cs="Arial"/>
                <w:sz w:val="18"/>
                <w:szCs w:val="18"/>
                <w:lang w:val="en-US"/>
              </w:rPr>
            </w:pPr>
            <w:r w:rsidRPr="00C2061D">
              <w:rPr>
                <w:rFonts w:cs="Arial"/>
                <w:sz w:val="18"/>
                <w:szCs w:val="18"/>
                <w:lang w:val="en-US"/>
              </w:rPr>
              <w:t>Review, Systematic review, meta-analysis, Guideline, Consensus Development Conference, 10 years</w:t>
            </w:r>
          </w:p>
        </w:tc>
        <w:tc>
          <w:tcPr>
            <w:tcW w:w="464" w:type="pct"/>
          </w:tcPr>
          <w:p w14:paraId="4D30C393" w14:textId="4C4D4021" w:rsidR="00A84A15" w:rsidRPr="00C2061D" w:rsidRDefault="007C5F47" w:rsidP="002F7476">
            <w:pPr>
              <w:jc w:val="center"/>
              <w:rPr>
                <w:rFonts w:cs="Arial"/>
                <w:sz w:val="18"/>
                <w:szCs w:val="18"/>
                <w:lang w:val="en-US"/>
              </w:rPr>
            </w:pPr>
            <w:r w:rsidRPr="00C2061D">
              <w:rPr>
                <w:rFonts w:cs="Arial"/>
                <w:sz w:val="18"/>
                <w:szCs w:val="18"/>
                <w:lang w:val="en-US"/>
              </w:rPr>
              <w:t>1,1</w:t>
            </w:r>
            <w:r w:rsidR="0054561F" w:rsidRPr="00C2061D">
              <w:rPr>
                <w:rFonts w:cs="Arial"/>
                <w:sz w:val="18"/>
                <w:szCs w:val="18"/>
                <w:lang w:val="en-US"/>
              </w:rPr>
              <w:t>9</w:t>
            </w:r>
            <w:r w:rsidRPr="00C2061D">
              <w:rPr>
                <w:rFonts w:cs="Arial"/>
                <w:sz w:val="18"/>
                <w:szCs w:val="18"/>
                <w:lang w:val="en-US"/>
              </w:rPr>
              <w:t>5</w:t>
            </w:r>
          </w:p>
        </w:tc>
        <w:tc>
          <w:tcPr>
            <w:tcW w:w="512" w:type="pct"/>
          </w:tcPr>
          <w:p w14:paraId="62CBCE0B" w14:textId="13567FB3" w:rsidR="00A84A15" w:rsidRPr="00C2061D" w:rsidRDefault="003C0074" w:rsidP="002F7476">
            <w:pPr>
              <w:jc w:val="center"/>
              <w:rPr>
                <w:rFonts w:cs="Arial"/>
                <w:sz w:val="18"/>
                <w:szCs w:val="18"/>
                <w:lang w:val="en-US"/>
              </w:rPr>
            </w:pPr>
            <w:r w:rsidRPr="00C2061D">
              <w:rPr>
                <w:rFonts w:cs="Arial"/>
                <w:sz w:val="18"/>
                <w:szCs w:val="18"/>
                <w:lang w:val="en-US"/>
              </w:rPr>
              <w:t>N/A</w:t>
            </w:r>
            <w:r w:rsidR="007C5F47" w:rsidRPr="00C2061D">
              <w:rPr>
                <w:rFonts w:cs="Arial"/>
                <w:sz w:val="18"/>
                <w:szCs w:val="18"/>
                <w:lang w:val="en-US"/>
              </w:rPr>
              <w:t>*</w:t>
            </w:r>
          </w:p>
        </w:tc>
      </w:tr>
      <w:tr w:rsidR="003C0074" w:rsidRPr="00C2061D" w14:paraId="5D1380A9" w14:textId="77777777" w:rsidTr="00B4463D">
        <w:tc>
          <w:tcPr>
            <w:tcW w:w="614" w:type="pct"/>
          </w:tcPr>
          <w:p w14:paraId="588FA96D" w14:textId="15D8CF67" w:rsidR="003C0074" w:rsidRPr="00C2061D" w:rsidRDefault="003C0074" w:rsidP="003C0074">
            <w:pPr>
              <w:rPr>
                <w:rFonts w:cs="Arial"/>
                <w:b/>
                <w:bCs/>
                <w:sz w:val="18"/>
                <w:szCs w:val="18"/>
                <w:lang w:val="en-US"/>
              </w:rPr>
            </w:pPr>
            <w:r w:rsidRPr="00C2061D">
              <w:rPr>
                <w:rFonts w:cs="Arial"/>
                <w:b/>
                <w:bCs/>
                <w:sz w:val="18"/>
                <w:szCs w:val="18"/>
                <w:lang w:val="en-US"/>
              </w:rPr>
              <w:t>SOTA #1.1</w:t>
            </w:r>
          </w:p>
        </w:tc>
        <w:tc>
          <w:tcPr>
            <w:tcW w:w="437" w:type="pct"/>
          </w:tcPr>
          <w:p w14:paraId="1A639543" w14:textId="2CBDBC7F" w:rsidR="003C0074" w:rsidRPr="00C2061D" w:rsidRDefault="003C0074" w:rsidP="003C0074">
            <w:pPr>
              <w:jc w:val="center"/>
              <w:rPr>
                <w:rFonts w:cs="Arial"/>
                <w:b/>
                <w:bCs/>
                <w:sz w:val="18"/>
                <w:szCs w:val="18"/>
                <w:lang w:val="en-US"/>
              </w:rPr>
            </w:pPr>
            <w:r w:rsidRPr="00C2061D">
              <w:rPr>
                <w:rFonts w:cs="Arial"/>
                <w:b/>
                <w:bCs/>
                <w:sz w:val="18"/>
                <w:szCs w:val="18"/>
                <w:lang w:val="en-US"/>
              </w:rPr>
              <w:t>P</w:t>
            </w:r>
          </w:p>
        </w:tc>
        <w:tc>
          <w:tcPr>
            <w:tcW w:w="2199" w:type="pct"/>
          </w:tcPr>
          <w:p w14:paraId="7961FCEF" w14:textId="5FAF2E03" w:rsidR="003C0074" w:rsidRPr="00C2061D" w:rsidRDefault="003C0074" w:rsidP="00F037BC">
            <w:pPr>
              <w:jc w:val="left"/>
              <w:rPr>
                <w:b/>
                <w:bCs/>
                <w:sz w:val="18"/>
                <w:szCs w:val="18"/>
                <w:lang w:val="en-US"/>
              </w:rPr>
            </w:pPr>
            <w:r w:rsidRPr="00C2061D">
              <w:rPr>
                <w:b/>
                <w:bCs/>
                <w:sz w:val="18"/>
                <w:szCs w:val="18"/>
                <w:lang w:val="en-US"/>
              </w:rPr>
              <w:t xml:space="preserve">(Neonates OR Newborn OR Children OR Infants OR Adolescents) AND ”Congenital Hyperinsulinism” </w:t>
            </w:r>
          </w:p>
        </w:tc>
        <w:tc>
          <w:tcPr>
            <w:tcW w:w="774" w:type="pct"/>
          </w:tcPr>
          <w:p w14:paraId="3F31559C" w14:textId="3BC4BF3F" w:rsidR="003C0074" w:rsidRPr="00C2061D" w:rsidRDefault="003C0074" w:rsidP="003C0074">
            <w:pPr>
              <w:jc w:val="left"/>
              <w:rPr>
                <w:rFonts w:cs="Arial"/>
                <w:b/>
                <w:bCs/>
                <w:sz w:val="18"/>
                <w:szCs w:val="18"/>
                <w:lang w:val="en-US"/>
              </w:rPr>
            </w:pPr>
            <w:r w:rsidRPr="00C2061D">
              <w:rPr>
                <w:rFonts w:cs="Arial"/>
                <w:b/>
                <w:bCs/>
                <w:sz w:val="18"/>
                <w:szCs w:val="18"/>
                <w:lang w:val="en-US"/>
              </w:rPr>
              <w:t>Review, Systematic review, meta-analysis, Guideline, Consensus Development Conference, 10 years</w:t>
            </w:r>
          </w:p>
        </w:tc>
        <w:tc>
          <w:tcPr>
            <w:tcW w:w="464" w:type="pct"/>
          </w:tcPr>
          <w:p w14:paraId="62AE1404" w14:textId="0583CCCB" w:rsidR="003C0074" w:rsidRPr="00C2061D" w:rsidRDefault="00AE1B00" w:rsidP="003C0074">
            <w:pPr>
              <w:jc w:val="center"/>
              <w:rPr>
                <w:rFonts w:cs="Arial"/>
                <w:b/>
                <w:bCs/>
                <w:sz w:val="18"/>
                <w:szCs w:val="18"/>
                <w:lang w:val="en-US"/>
              </w:rPr>
            </w:pPr>
            <w:r w:rsidRPr="00C2061D">
              <w:rPr>
                <w:rFonts w:cs="Arial"/>
                <w:b/>
                <w:bCs/>
                <w:sz w:val="18"/>
                <w:szCs w:val="18"/>
                <w:lang w:val="en-US"/>
              </w:rPr>
              <w:t>85</w:t>
            </w:r>
          </w:p>
        </w:tc>
        <w:tc>
          <w:tcPr>
            <w:tcW w:w="512" w:type="pct"/>
          </w:tcPr>
          <w:p w14:paraId="4B42CF32" w14:textId="2050E9ED" w:rsidR="003C0074" w:rsidRPr="00C2061D" w:rsidRDefault="006876F3" w:rsidP="003C0074">
            <w:pPr>
              <w:jc w:val="center"/>
              <w:rPr>
                <w:rFonts w:cs="Arial"/>
                <w:b/>
                <w:bCs/>
                <w:sz w:val="18"/>
                <w:szCs w:val="18"/>
                <w:lang w:val="en-US"/>
              </w:rPr>
            </w:pPr>
            <w:r w:rsidRPr="00C2061D">
              <w:rPr>
                <w:rFonts w:cs="Arial"/>
                <w:b/>
                <w:bCs/>
                <w:sz w:val="18"/>
                <w:szCs w:val="18"/>
                <w:lang w:val="en-US"/>
              </w:rPr>
              <w:t>2</w:t>
            </w:r>
            <w:r w:rsidR="00FD6FFB" w:rsidRPr="00C2061D">
              <w:rPr>
                <w:rFonts w:cs="Arial"/>
                <w:b/>
                <w:bCs/>
                <w:sz w:val="18"/>
                <w:szCs w:val="18"/>
                <w:lang w:val="en-US"/>
              </w:rPr>
              <w:t>3</w:t>
            </w:r>
            <w:r w:rsidRPr="00C2061D">
              <w:rPr>
                <w:rFonts w:cs="Arial"/>
                <w:b/>
                <w:bCs/>
                <w:sz w:val="18"/>
                <w:szCs w:val="18"/>
                <w:lang w:val="en-US"/>
              </w:rPr>
              <w:t xml:space="preserve"> </w:t>
            </w:r>
          </w:p>
        </w:tc>
      </w:tr>
      <w:tr w:rsidR="003C0074" w:rsidRPr="00C2061D" w14:paraId="3B5DCAFE" w14:textId="77777777" w:rsidTr="00B4463D">
        <w:tc>
          <w:tcPr>
            <w:tcW w:w="614" w:type="pct"/>
          </w:tcPr>
          <w:p w14:paraId="551A59BC" w14:textId="57D36FAB" w:rsidR="003C0074" w:rsidRPr="00C2061D" w:rsidRDefault="003C0074" w:rsidP="003C0074">
            <w:pPr>
              <w:rPr>
                <w:rFonts w:cs="Arial"/>
                <w:b/>
                <w:bCs/>
                <w:sz w:val="18"/>
                <w:szCs w:val="18"/>
                <w:lang w:val="en-US"/>
              </w:rPr>
            </w:pPr>
            <w:r w:rsidRPr="00C2061D">
              <w:rPr>
                <w:rFonts w:cs="Arial"/>
                <w:b/>
                <w:bCs/>
                <w:sz w:val="18"/>
                <w:szCs w:val="18"/>
                <w:lang w:val="en-US"/>
              </w:rPr>
              <w:t>SOTA #2</w:t>
            </w:r>
          </w:p>
        </w:tc>
        <w:tc>
          <w:tcPr>
            <w:tcW w:w="437" w:type="pct"/>
          </w:tcPr>
          <w:p w14:paraId="6EF16FD0" w14:textId="6E1C743D" w:rsidR="003C0074" w:rsidRPr="00C2061D" w:rsidRDefault="003C0074" w:rsidP="003C0074">
            <w:pPr>
              <w:jc w:val="center"/>
              <w:rPr>
                <w:rFonts w:cs="Arial"/>
                <w:b/>
                <w:bCs/>
                <w:sz w:val="18"/>
                <w:szCs w:val="18"/>
                <w:lang w:val="en-US"/>
              </w:rPr>
            </w:pPr>
            <w:r w:rsidRPr="00C2061D">
              <w:rPr>
                <w:rFonts w:cs="Arial"/>
                <w:b/>
                <w:bCs/>
                <w:sz w:val="18"/>
                <w:szCs w:val="18"/>
                <w:lang w:val="en-US"/>
              </w:rPr>
              <w:t>I</w:t>
            </w:r>
            <w:r w:rsidR="00B01DB0" w:rsidRPr="00C2061D">
              <w:rPr>
                <w:rFonts w:cs="Arial"/>
                <w:b/>
                <w:bCs/>
                <w:sz w:val="18"/>
                <w:szCs w:val="18"/>
                <w:lang w:val="en-US"/>
              </w:rPr>
              <w:t>1</w:t>
            </w:r>
          </w:p>
        </w:tc>
        <w:tc>
          <w:tcPr>
            <w:tcW w:w="2199" w:type="pct"/>
          </w:tcPr>
          <w:p w14:paraId="3F5B7BB1" w14:textId="6DEA544C" w:rsidR="003C0074" w:rsidRPr="00C2061D" w:rsidRDefault="007C5F47" w:rsidP="00F037BC">
            <w:pPr>
              <w:jc w:val="left"/>
              <w:rPr>
                <w:rFonts w:cs="Arial"/>
                <w:b/>
                <w:bCs/>
                <w:sz w:val="18"/>
                <w:szCs w:val="18"/>
                <w:lang w:val="en-US"/>
              </w:rPr>
            </w:pPr>
            <w:r w:rsidRPr="00C2061D">
              <w:rPr>
                <w:b/>
                <w:bCs/>
                <w:sz w:val="18"/>
                <w:szCs w:val="18"/>
                <w:lang w:val="en-US"/>
              </w:rPr>
              <w:t xml:space="preserve">(Dasiglucagon OR Novel glucagon therapies OR Dasiglucagon infusion) AND (Infusion pump OR Open loop infusion pump OR Infusion therapy OR Continuous infusion OR </w:t>
            </w:r>
            <w:r w:rsidRPr="00C2061D">
              <w:rPr>
                <w:b/>
                <w:bCs/>
                <w:sz w:val="18"/>
                <w:szCs w:val="18"/>
                <w:lang w:val="en-US"/>
              </w:rPr>
              <w:lastRenderedPageBreak/>
              <w:t>Subcutaneous infusion OR Subcutaneous delivery)</w:t>
            </w:r>
          </w:p>
        </w:tc>
        <w:tc>
          <w:tcPr>
            <w:tcW w:w="774" w:type="pct"/>
          </w:tcPr>
          <w:p w14:paraId="33A51C54" w14:textId="4833786C" w:rsidR="003C0074" w:rsidRPr="00C2061D" w:rsidRDefault="007C5F47" w:rsidP="003C0074">
            <w:pPr>
              <w:jc w:val="left"/>
              <w:rPr>
                <w:rFonts w:cs="Arial"/>
                <w:b/>
                <w:bCs/>
                <w:sz w:val="18"/>
                <w:szCs w:val="18"/>
                <w:lang w:val="en-US"/>
              </w:rPr>
            </w:pPr>
            <w:r w:rsidRPr="00C2061D">
              <w:rPr>
                <w:rFonts w:cs="Arial"/>
                <w:b/>
                <w:bCs/>
                <w:sz w:val="18"/>
                <w:szCs w:val="18"/>
                <w:lang w:val="en-US"/>
              </w:rPr>
              <w:lastRenderedPageBreak/>
              <w:t>10 years</w:t>
            </w:r>
          </w:p>
        </w:tc>
        <w:tc>
          <w:tcPr>
            <w:tcW w:w="464" w:type="pct"/>
          </w:tcPr>
          <w:p w14:paraId="603C92FD" w14:textId="14B72783" w:rsidR="003C0074" w:rsidRPr="00C2061D" w:rsidRDefault="00AB1B7A" w:rsidP="003C0074">
            <w:pPr>
              <w:jc w:val="center"/>
              <w:rPr>
                <w:rFonts w:cs="Arial"/>
                <w:b/>
                <w:bCs/>
                <w:sz w:val="18"/>
                <w:szCs w:val="18"/>
                <w:lang w:val="en-US"/>
              </w:rPr>
            </w:pPr>
            <w:r w:rsidRPr="00C2061D">
              <w:rPr>
                <w:rFonts w:cs="Arial"/>
                <w:b/>
                <w:bCs/>
                <w:sz w:val="18"/>
                <w:szCs w:val="18"/>
                <w:lang w:val="en-US"/>
              </w:rPr>
              <w:t>74</w:t>
            </w:r>
          </w:p>
        </w:tc>
        <w:tc>
          <w:tcPr>
            <w:tcW w:w="512" w:type="pct"/>
          </w:tcPr>
          <w:p w14:paraId="0EDFD0E6" w14:textId="04B71C95" w:rsidR="003C0074" w:rsidRPr="00C2061D" w:rsidRDefault="00FD6FFB" w:rsidP="003C0074">
            <w:pPr>
              <w:jc w:val="center"/>
              <w:rPr>
                <w:rFonts w:cs="Arial"/>
                <w:b/>
                <w:bCs/>
                <w:sz w:val="18"/>
                <w:szCs w:val="18"/>
                <w:lang w:val="en-US"/>
              </w:rPr>
            </w:pPr>
            <w:r w:rsidRPr="00C2061D">
              <w:rPr>
                <w:rFonts w:cs="Arial"/>
                <w:b/>
                <w:bCs/>
                <w:sz w:val="18"/>
                <w:szCs w:val="18"/>
                <w:lang w:val="en-US"/>
              </w:rPr>
              <w:t>3</w:t>
            </w:r>
          </w:p>
        </w:tc>
      </w:tr>
      <w:tr w:rsidR="006552A4" w:rsidRPr="00C2061D" w14:paraId="06462A3F" w14:textId="77777777" w:rsidTr="00B4463D">
        <w:tc>
          <w:tcPr>
            <w:tcW w:w="614" w:type="pct"/>
          </w:tcPr>
          <w:p w14:paraId="3F1B3686" w14:textId="518E1126" w:rsidR="006552A4" w:rsidRPr="00C2061D" w:rsidRDefault="006552A4" w:rsidP="006552A4">
            <w:pPr>
              <w:rPr>
                <w:rFonts w:cs="Arial"/>
                <w:b/>
                <w:bCs/>
                <w:sz w:val="18"/>
                <w:szCs w:val="18"/>
                <w:lang w:val="en-US"/>
              </w:rPr>
            </w:pPr>
            <w:r w:rsidRPr="00C2061D">
              <w:rPr>
                <w:rFonts w:cs="Arial"/>
                <w:b/>
                <w:bCs/>
                <w:sz w:val="18"/>
                <w:szCs w:val="18"/>
                <w:lang w:val="en-US"/>
              </w:rPr>
              <w:t>SOTA #3</w:t>
            </w:r>
          </w:p>
        </w:tc>
        <w:tc>
          <w:tcPr>
            <w:tcW w:w="437" w:type="pct"/>
          </w:tcPr>
          <w:p w14:paraId="12077A04" w14:textId="54A435DB" w:rsidR="006552A4" w:rsidRPr="00C2061D" w:rsidRDefault="006552A4" w:rsidP="006552A4">
            <w:pPr>
              <w:jc w:val="center"/>
              <w:rPr>
                <w:rFonts w:cs="Arial"/>
                <w:b/>
                <w:bCs/>
                <w:sz w:val="18"/>
                <w:szCs w:val="18"/>
                <w:lang w:val="en-US"/>
              </w:rPr>
            </w:pPr>
            <w:r w:rsidRPr="00C2061D">
              <w:rPr>
                <w:rFonts w:cs="Arial"/>
                <w:b/>
                <w:bCs/>
                <w:sz w:val="18"/>
                <w:szCs w:val="18"/>
                <w:lang w:val="en-US"/>
              </w:rPr>
              <w:t>I</w:t>
            </w:r>
            <w:r w:rsidR="00B01DB0" w:rsidRPr="00C2061D">
              <w:rPr>
                <w:rFonts w:cs="Arial"/>
                <w:b/>
                <w:bCs/>
                <w:sz w:val="18"/>
                <w:szCs w:val="18"/>
                <w:lang w:val="en-US"/>
              </w:rPr>
              <w:t>2</w:t>
            </w:r>
          </w:p>
        </w:tc>
        <w:tc>
          <w:tcPr>
            <w:tcW w:w="2199" w:type="pct"/>
          </w:tcPr>
          <w:p w14:paraId="43E09BEF" w14:textId="49F5D6A0" w:rsidR="006552A4" w:rsidRPr="00C2061D" w:rsidRDefault="006552A4" w:rsidP="006552A4">
            <w:pPr>
              <w:jc w:val="left"/>
              <w:rPr>
                <w:b/>
                <w:bCs/>
                <w:sz w:val="18"/>
                <w:szCs w:val="18"/>
                <w:lang w:val="en-US"/>
              </w:rPr>
            </w:pPr>
            <w:r w:rsidRPr="00C2061D">
              <w:rPr>
                <w:b/>
                <w:bCs/>
                <w:sz w:val="18"/>
                <w:szCs w:val="18"/>
                <w:lang w:val="en-US"/>
              </w:rPr>
              <w:t>Dasiglucagon</w:t>
            </w:r>
          </w:p>
        </w:tc>
        <w:tc>
          <w:tcPr>
            <w:tcW w:w="774" w:type="pct"/>
          </w:tcPr>
          <w:p w14:paraId="1ACAE74F" w14:textId="764AFAC8" w:rsidR="006552A4" w:rsidRPr="00C2061D" w:rsidRDefault="00B00A4D" w:rsidP="006552A4">
            <w:pPr>
              <w:jc w:val="left"/>
              <w:rPr>
                <w:rFonts w:cs="Arial"/>
                <w:b/>
                <w:bCs/>
                <w:sz w:val="18"/>
                <w:szCs w:val="18"/>
                <w:lang w:val="en-US"/>
              </w:rPr>
            </w:pPr>
            <w:r w:rsidRPr="00C2061D">
              <w:rPr>
                <w:rFonts w:cs="Arial"/>
                <w:b/>
                <w:bCs/>
                <w:sz w:val="18"/>
                <w:szCs w:val="18"/>
                <w:lang w:val="en-US"/>
              </w:rPr>
              <w:t xml:space="preserve">Review, Systematic review, meta-analysis, Guideline, Consensus Development Conference, </w:t>
            </w:r>
            <w:r w:rsidR="006552A4" w:rsidRPr="00C2061D">
              <w:rPr>
                <w:rFonts w:cs="Arial"/>
                <w:b/>
                <w:bCs/>
                <w:sz w:val="18"/>
                <w:szCs w:val="18"/>
                <w:lang w:val="en-US"/>
              </w:rPr>
              <w:t>10 years</w:t>
            </w:r>
          </w:p>
        </w:tc>
        <w:tc>
          <w:tcPr>
            <w:tcW w:w="464" w:type="pct"/>
          </w:tcPr>
          <w:p w14:paraId="7518801D" w14:textId="1B91711A" w:rsidR="006552A4" w:rsidRPr="00C2061D" w:rsidRDefault="006552A4" w:rsidP="006552A4">
            <w:pPr>
              <w:jc w:val="center"/>
              <w:rPr>
                <w:rFonts w:cs="Arial"/>
                <w:b/>
                <w:bCs/>
                <w:sz w:val="18"/>
                <w:szCs w:val="18"/>
                <w:lang w:val="en-US"/>
              </w:rPr>
            </w:pPr>
            <w:r w:rsidRPr="00C2061D">
              <w:rPr>
                <w:rFonts w:cs="Arial"/>
                <w:b/>
                <w:bCs/>
                <w:sz w:val="18"/>
                <w:szCs w:val="18"/>
                <w:lang w:val="en-US"/>
              </w:rPr>
              <w:t>1</w:t>
            </w:r>
            <w:r w:rsidR="00AE1B00" w:rsidRPr="00C2061D">
              <w:rPr>
                <w:rFonts w:cs="Arial"/>
                <w:b/>
                <w:bCs/>
                <w:sz w:val="18"/>
                <w:szCs w:val="18"/>
                <w:lang w:val="en-US"/>
              </w:rPr>
              <w:t>7</w:t>
            </w:r>
          </w:p>
        </w:tc>
        <w:tc>
          <w:tcPr>
            <w:tcW w:w="512" w:type="pct"/>
          </w:tcPr>
          <w:p w14:paraId="47F7BE23" w14:textId="02D02FC5" w:rsidR="006552A4" w:rsidRPr="00C2061D" w:rsidRDefault="00AC5908" w:rsidP="006552A4">
            <w:pPr>
              <w:jc w:val="center"/>
              <w:rPr>
                <w:rFonts w:cs="Arial"/>
                <w:b/>
                <w:bCs/>
                <w:sz w:val="18"/>
                <w:szCs w:val="18"/>
                <w:lang w:val="en-US"/>
              </w:rPr>
            </w:pPr>
            <w:r>
              <w:rPr>
                <w:rFonts w:cs="Arial"/>
                <w:b/>
                <w:bCs/>
                <w:sz w:val="18"/>
                <w:szCs w:val="18"/>
                <w:lang w:val="en-US"/>
              </w:rPr>
              <w:t>7</w:t>
            </w:r>
          </w:p>
        </w:tc>
      </w:tr>
      <w:tr w:rsidR="00F037BC" w:rsidRPr="00C2061D" w14:paraId="0133C5B7" w14:textId="77777777" w:rsidTr="00B4463D">
        <w:tc>
          <w:tcPr>
            <w:tcW w:w="614" w:type="pct"/>
          </w:tcPr>
          <w:p w14:paraId="2DB85E84" w14:textId="20107B06" w:rsidR="00F037BC" w:rsidRPr="00C2061D" w:rsidRDefault="00F037BC" w:rsidP="006552A4">
            <w:pPr>
              <w:rPr>
                <w:rFonts w:cs="Arial"/>
                <w:sz w:val="18"/>
                <w:szCs w:val="18"/>
                <w:lang w:val="en-US"/>
              </w:rPr>
            </w:pPr>
            <w:r w:rsidRPr="00C2061D">
              <w:rPr>
                <w:rFonts w:cs="Arial"/>
                <w:sz w:val="18"/>
                <w:szCs w:val="18"/>
                <w:lang w:val="en-US"/>
              </w:rPr>
              <w:t>SOTA #4*</w:t>
            </w:r>
          </w:p>
        </w:tc>
        <w:tc>
          <w:tcPr>
            <w:tcW w:w="437" w:type="pct"/>
          </w:tcPr>
          <w:p w14:paraId="150EB896" w14:textId="3AB2E967" w:rsidR="00F037BC" w:rsidRPr="00C2061D" w:rsidRDefault="00F037BC" w:rsidP="006552A4">
            <w:pPr>
              <w:jc w:val="center"/>
              <w:rPr>
                <w:rFonts w:cs="Arial"/>
                <w:sz w:val="18"/>
                <w:szCs w:val="18"/>
                <w:lang w:val="en-US"/>
              </w:rPr>
            </w:pPr>
            <w:r w:rsidRPr="00C2061D">
              <w:rPr>
                <w:rFonts w:cs="Arial"/>
                <w:sz w:val="18"/>
                <w:szCs w:val="18"/>
                <w:lang w:val="en-US"/>
              </w:rPr>
              <w:t>C</w:t>
            </w:r>
            <w:r w:rsidR="00B01DB0" w:rsidRPr="00C2061D">
              <w:rPr>
                <w:rFonts w:cs="Arial"/>
                <w:sz w:val="18"/>
                <w:szCs w:val="18"/>
                <w:lang w:val="en-US"/>
              </w:rPr>
              <w:t>1</w:t>
            </w:r>
          </w:p>
        </w:tc>
        <w:tc>
          <w:tcPr>
            <w:tcW w:w="2199" w:type="pct"/>
          </w:tcPr>
          <w:p w14:paraId="70CC02AB" w14:textId="16348F24" w:rsidR="00F037BC" w:rsidRPr="00C2061D" w:rsidRDefault="00F037BC" w:rsidP="006552A4">
            <w:pPr>
              <w:jc w:val="left"/>
              <w:rPr>
                <w:sz w:val="18"/>
                <w:szCs w:val="18"/>
                <w:lang w:val="en-US"/>
              </w:rPr>
            </w:pPr>
            <w:r w:rsidRPr="00C2061D">
              <w:rPr>
                <w:sz w:val="18"/>
                <w:szCs w:val="18"/>
                <w:lang w:val="en-US"/>
              </w:rPr>
              <w:t xml:space="preserve">Diazoxide OR Somatostatin Analogues OR Octreotide OR </w:t>
            </w:r>
            <w:proofErr w:type="spellStart"/>
            <w:r w:rsidRPr="00C2061D">
              <w:rPr>
                <w:sz w:val="18"/>
                <w:szCs w:val="18"/>
                <w:lang w:val="en-US"/>
              </w:rPr>
              <w:t>Lanreotide</w:t>
            </w:r>
            <w:proofErr w:type="spellEnd"/>
            <w:r w:rsidRPr="00C2061D">
              <w:rPr>
                <w:sz w:val="18"/>
                <w:szCs w:val="18"/>
                <w:lang w:val="en-US"/>
              </w:rPr>
              <w:t xml:space="preserve"> OR Conventional Glucagon OR Pancreatectomy OR Gene therapy OR Glucagon-like Peptide-1 (GLP-1) Receptor Antagonists OR Pancreatic Islet Transplantation OR Artificial Pancreas Systems</w:t>
            </w:r>
          </w:p>
        </w:tc>
        <w:tc>
          <w:tcPr>
            <w:tcW w:w="774" w:type="pct"/>
          </w:tcPr>
          <w:p w14:paraId="5D8F5274" w14:textId="4B4213C4" w:rsidR="00F037BC" w:rsidRPr="00C2061D" w:rsidRDefault="00F037BC" w:rsidP="006552A4">
            <w:pPr>
              <w:jc w:val="left"/>
              <w:rPr>
                <w:rFonts w:cs="Arial"/>
                <w:b/>
                <w:bCs/>
                <w:sz w:val="18"/>
                <w:szCs w:val="18"/>
                <w:lang w:val="en-US"/>
              </w:rPr>
            </w:pPr>
            <w:r w:rsidRPr="00C2061D">
              <w:rPr>
                <w:rFonts w:cs="Arial"/>
                <w:sz w:val="18"/>
                <w:szCs w:val="18"/>
                <w:lang w:val="en-US"/>
              </w:rPr>
              <w:t>Review, Systematic review, meta-analysis, Guideline, Consensus Development Conference, Humans, 10 years</w:t>
            </w:r>
          </w:p>
        </w:tc>
        <w:tc>
          <w:tcPr>
            <w:tcW w:w="464" w:type="pct"/>
          </w:tcPr>
          <w:p w14:paraId="5E5B218D" w14:textId="3DDC16D6" w:rsidR="00F037BC" w:rsidRPr="00C2061D" w:rsidRDefault="00F037BC" w:rsidP="006552A4">
            <w:pPr>
              <w:jc w:val="center"/>
              <w:rPr>
                <w:rFonts w:cs="Arial"/>
                <w:sz w:val="18"/>
                <w:szCs w:val="18"/>
                <w:lang w:val="en-US"/>
              </w:rPr>
            </w:pPr>
            <w:r w:rsidRPr="00C2061D">
              <w:rPr>
                <w:rFonts w:cs="Arial"/>
                <w:sz w:val="18"/>
                <w:szCs w:val="18"/>
                <w:lang w:val="en-US"/>
              </w:rPr>
              <w:t>57,</w:t>
            </w:r>
            <w:r w:rsidR="00AE1B00" w:rsidRPr="00C2061D">
              <w:rPr>
                <w:rFonts w:cs="Arial"/>
                <w:sz w:val="18"/>
                <w:szCs w:val="18"/>
                <w:lang w:val="en-US"/>
              </w:rPr>
              <w:t>225</w:t>
            </w:r>
          </w:p>
        </w:tc>
        <w:tc>
          <w:tcPr>
            <w:tcW w:w="512" w:type="pct"/>
          </w:tcPr>
          <w:p w14:paraId="69231043" w14:textId="57A640CA" w:rsidR="00F037BC" w:rsidRPr="00C2061D" w:rsidRDefault="00F037BC" w:rsidP="006552A4">
            <w:pPr>
              <w:jc w:val="center"/>
              <w:rPr>
                <w:rFonts w:cs="Arial"/>
                <w:sz w:val="18"/>
                <w:szCs w:val="18"/>
                <w:lang w:val="en-US"/>
              </w:rPr>
            </w:pPr>
            <w:r w:rsidRPr="00C2061D">
              <w:rPr>
                <w:rFonts w:cs="Arial"/>
                <w:sz w:val="18"/>
                <w:szCs w:val="18"/>
                <w:lang w:val="en-US"/>
              </w:rPr>
              <w:t>N/A*</w:t>
            </w:r>
          </w:p>
        </w:tc>
      </w:tr>
      <w:tr w:rsidR="00F037BC" w:rsidRPr="00C2061D" w14:paraId="34939757" w14:textId="77777777" w:rsidTr="00B4463D">
        <w:tc>
          <w:tcPr>
            <w:tcW w:w="614" w:type="pct"/>
          </w:tcPr>
          <w:p w14:paraId="0DE22E8E" w14:textId="02AC6A24" w:rsidR="00F037BC" w:rsidRPr="00C2061D" w:rsidRDefault="00F037BC" w:rsidP="00F037BC">
            <w:pPr>
              <w:rPr>
                <w:rFonts w:cs="Arial"/>
                <w:b/>
                <w:bCs/>
                <w:sz w:val="18"/>
                <w:szCs w:val="18"/>
                <w:lang w:val="en-US"/>
              </w:rPr>
            </w:pPr>
            <w:r w:rsidRPr="00C2061D">
              <w:rPr>
                <w:rFonts w:cs="Arial"/>
                <w:b/>
                <w:bCs/>
                <w:sz w:val="18"/>
                <w:szCs w:val="18"/>
                <w:lang w:val="en-US"/>
              </w:rPr>
              <w:t>SOTA #4.1</w:t>
            </w:r>
          </w:p>
        </w:tc>
        <w:tc>
          <w:tcPr>
            <w:tcW w:w="437" w:type="pct"/>
          </w:tcPr>
          <w:p w14:paraId="3920C644" w14:textId="7CB0DBE5" w:rsidR="00F037BC" w:rsidRPr="00C2061D" w:rsidRDefault="00F037BC" w:rsidP="00F037BC">
            <w:pPr>
              <w:jc w:val="center"/>
              <w:rPr>
                <w:rFonts w:cs="Arial"/>
                <w:b/>
                <w:bCs/>
                <w:sz w:val="18"/>
                <w:szCs w:val="18"/>
                <w:lang w:val="en-US"/>
              </w:rPr>
            </w:pPr>
            <w:r w:rsidRPr="00C2061D">
              <w:rPr>
                <w:rFonts w:cs="Arial"/>
                <w:b/>
                <w:bCs/>
                <w:sz w:val="18"/>
                <w:szCs w:val="18"/>
                <w:lang w:val="en-US"/>
              </w:rPr>
              <w:t>C</w:t>
            </w:r>
            <w:r w:rsidR="00B01DB0" w:rsidRPr="00C2061D">
              <w:rPr>
                <w:rFonts w:cs="Arial"/>
                <w:b/>
                <w:bCs/>
                <w:sz w:val="18"/>
                <w:szCs w:val="18"/>
                <w:lang w:val="en-US"/>
              </w:rPr>
              <w:t>1</w:t>
            </w:r>
          </w:p>
        </w:tc>
        <w:tc>
          <w:tcPr>
            <w:tcW w:w="2199" w:type="pct"/>
          </w:tcPr>
          <w:p w14:paraId="3962FFE3" w14:textId="6CBC0B6F" w:rsidR="00F037BC" w:rsidRPr="00C2061D" w:rsidRDefault="00F037BC" w:rsidP="00F037BC">
            <w:pPr>
              <w:jc w:val="left"/>
              <w:rPr>
                <w:b/>
                <w:bCs/>
                <w:sz w:val="18"/>
                <w:szCs w:val="18"/>
                <w:lang w:val="en-US"/>
              </w:rPr>
            </w:pPr>
            <w:r w:rsidRPr="00C2061D">
              <w:rPr>
                <w:b/>
                <w:bCs/>
                <w:sz w:val="18"/>
                <w:szCs w:val="18"/>
                <w:lang w:val="en-US"/>
              </w:rPr>
              <w:t xml:space="preserve">(Diazoxide OR Somatostatin Analogues OR Octreotide OR </w:t>
            </w:r>
            <w:proofErr w:type="spellStart"/>
            <w:r w:rsidRPr="00C2061D">
              <w:rPr>
                <w:b/>
                <w:bCs/>
                <w:sz w:val="18"/>
                <w:szCs w:val="18"/>
                <w:lang w:val="en-US"/>
              </w:rPr>
              <w:t>Lanreotide</w:t>
            </w:r>
            <w:proofErr w:type="spellEnd"/>
            <w:r w:rsidRPr="00C2061D">
              <w:rPr>
                <w:b/>
                <w:bCs/>
                <w:sz w:val="18"/>
                <w:szCs w:val="18"/>
                <w:lang w:val="en-US"/>
              </w:rPr>
              <w:t xml:space="preserve"> OR Conventional Glucagon OR Pancreatectomy OR Gene therapy OR Glucagon-like Peptide-1 (GLP-1) Receptor Antagonists OR Pancreatic Islet Transplantation OR Artificial Pancreas Systems) AND (”Congenital Hyperinsulinism” OR ”Neonatal hypoglycemia” OR ”Persistent </w:t>
            </w:r>
            <w:proofErr w:type="spellStart"/>
            <w:r w:rsidRPr="00C2061D">
              <w:rPr>
                <w:b/>
                <w:bCs/>
                <w:sz w:val="18"/>
                <w:szCs w:val="18"/>
                <w:lang w:val="en-US"/>
              </w:rPr>
              <w:t>hyperinsulinemic</w:t>
            </w:r>
            <w:proofErr w:type="spellEnd"/>
            <w:r w:rsidRPr="00C2061D">
              <w:rPr>
                <w:b/>
                <w:bCs/>
                <w:sz w:val="18"/>
                <w:szCs w:val="18"/>
                <w:lang w:val="en-US"/>
              </w:rPr>
              <w:t xml:space="preserve"> hypoglycemia of infancy” OR PHHI OR Hyperinsulinism)</w:t>
            </w:r>
          </w:p>
        </w:tc>
        <w:tc>
          <w:tcPr>
            <w:tcW w:w="774" w:type="pct"/>
          </w:tcPr>
          <w:p w14:paraId="25FF717F" w14:textId="6B12B3C6" w:rsidR="00F037BC" w:rsidRPr="00C2061D" w:rsidRDefault="00F037BC" w:rsidP="00F037BC">
            <w:pPr>
              <w:jc w:val="left"/>
              <w:rPr>
                <w:rFonts w:cs="Arial"/>
                <w:b/>
                <w:bCs/>
                <w:sz w:val="18"/>
                <w:szCs w:val="18"/>
                <w:lang w:val="en-US"/>
              </w:rPr>
            </w:pPr>
            <w:r w:rsidRPr="00C2061D">
              <w:rPr>
                <w:rFonts w:cs="Arial"/>
                <w:b/>
                <w:bCs/>
                <w:sz w:val="18"/>
                <w:szCs w:val="18"/>
                <w:lang w:val="en-US"/>
              </w:rPr>
              <w:t>Review, Systematic review, meta-analysis, Guideline, Consensus Development Conference, 10 years</w:t>
            </w:r>
          </w:p>
        </w:tc>
        <w:tc>
          <w:tcPr>
            <w:tcW w:w="464" w:type="pct"/>
          </w:tcPr>
          <w:p w14:paraId="53B1DA4B" w14:textId="10D9DFA9" w:rsidR="00F037BC" w:rsidRPr="00C2061D" w:rsidRDefault="00AE1B00" w:rsidP="00F037BC">
            <w:pPr>
              <w:jc w:val="center"/>
              <w:rPr>
                <w:rFonts w:cs="Arial"/>
                <w:b/>
                <w:bCs/>
                <w:sz w:val="18"/>
                <w:szCs w:val="18"/>
                <w:lang w:val="en-US"/>
              </w:rPr>
            </w:pPr>
            <w:r w:rsidRPr="00C2061D">
              <w:rPr>
                <w:rFonts w:cs="Arial"/>
                <w:b/>
                <w:bCs/>
                <w:sz w:val="18"/>
                <w:szCs w:val="18"/>
                <w:lang w:val="en-US"/>
              </w:rPr>
              <w:t>20</w:t>
            </w:r>
          </w:p>
        </w:tc>
        <w:tc>
          <w:tcPr>
            <w:tcW w:w="512" w:type="pct"/>
          </w:tcPr>
          <w:p w14:paraId="6910622F" w14:textId="07A2CDD5" w:rsidR="00F037BC" w:rsidRPr="00C2061D" w:rsidRDefault="002477DC" w:rsidP="00F037BC">
            <w:pPr>
              <w:jc w:val="center"/>
              <w:rPr>
                <w:rFonts w:cs="Arial"/>
                <w:sz w:val="18"/>
                <w:szCs w:val="18"/>
                <w:lang w:val="en-US"/>
              </w:rPr>
            </w:pPr>
            <w:r w:rsidRPr="00C2061D">
              <w:rPr>
                <w:rFonts w:cs="Arial"/>
                <w:sz w:val="18"/>
                <w:szCs w:val="18"/>
                <w:lang w:val="en-US"/>
              </w:rPr>
              <w:t>1</w:t>
            </w:r>
          </w:p>
        </w:tc>
      </w:tr>
      <w:tr w:rsidR="00B01DB0" w:rsidRPr="00C2061D" w14:paraId="53F8CEF1" w14:textId="77777777" w:rsidTr="00B4463D">
        <w:tc>
          <w:tcPr>
            <w:tcW w:w="614" w:type="pct"/>
          </w:tcPr>
          <w:p w14:paraId="42FA1288" w14:textId="238772D9" w:rsidR="00B01DB0" w:rsidRPr="00C2061D" w:rsidRDefault="00B01DB0" w:rsidP="00B01DB0">
            <w:pPr>
              <w:rPr>
                <w:rFonts w:cs="Arial"/>
                <w:sz w:val="18"/>
                <w:szCs w:val="18"/>
                <w:lang w:val="en-US"/>
              </w:rPr>
            </w:pPr>
            <w:r w:rsidRPr="00C2061D">
              <w:rPr>
                <w:rFonts w:cs="Arial"/>
                <w:sz w:val="18"/>
                <w:szCs w:val="18"/>
                <w:lang w:val="en-US"/>
              </w:rPr>
              <w:t>SOTA #5</w:t>
            </w:r>
            <w:r w:rsidR="00587A24" w:rsidRPr="00C2061D">
              <w:rPr>
                <w:rFonts w:cs="Arial"/>
                <w:sz w:val="18"/>
                <w:szCs w:val="18"/>
                <w:lang w:val="en-US"/>
              </w:rPr>
              <w:t>*</w:t>
            </w:r>
          </w:p>
        </w:tc>
        <w:tc>
          <w:tcPr>
            <w:tcW w:w="437" w:type="pct"/>
          </w:tcPr>
          <w:p w14:paraId="0EA5BB35" w14:textId="27F0EB56" w:rsidR="00B01DB0" w:rsidRPr="00C2061D" w:rsidRDefault="00B01DB0" w:rsidP="00B01DB0">
            <w:pPr>
              <w:jc w:val="center"/>
              <w:rPr>
                <w:rFonts w:cs="Arial"/>
                <w:sz w:val="18"/>
                <w:szCs w:val="18"/>
                <w:lang w:val="en-US"/>
              </w:rPr>
            </w:pPr>
            <w:r w:rsidRPr="00C2061D">
              <w:rPr>
                <w:rFonts w:cs="Arial"/>
                <w:sz w:val="18"/>
                <w:szCs w:val="18"/>
                <w:lang w:val="en-US"/>
              </w:rPr>
              <w:t>C2</w:t>
            </w:r>
          </w:p>
        </w:tc>
        <w:tc>
          <w:tcPr>
            <w:tcW w:w="2199" w:type="pct"/>
          </w:tcPr>
          <w:p w14:paraId="070BA4E4" w14:textId="5DEC4474" w:rsidR="00B01DB0" w:rsidRPr="00C2061D" w:rsidRDefault="00B01DB0" w:rsidP="00AE1B00">
            <w:pPr>
              <w:jc w:val="left"/>
              <w:rPr>
                <w:sz w:val="18"/>
                <w:szCs w:val="18"/>
                <w:lang w:val="en-US"/>
              </w:rPr>
            </w:pPr>
            <w:r w:rsidRPr="00C2061D">
              <w:rPr>
                <w:sz w:val="18"/>
                <w:szCs w:val="18"/>
                <w:lang w:val="en-US"/>
              </w:rPr>
              <w:t>Closed loop infusion pump OR Subcutaneous injection OR Pre-filled pen OR Auto-injector OR Intramuscular injection OR Intravenous administration</w:t>
            </w:r>
            <w:r w:rsidR="00AE1B00" w:rsidRPr="00C2061D">
              <w:rPr>
                <w:sz w:val="18"/>
                <w:szCs w:val="18"/>
                <w:lang w:val="en-US"/>
              </w:rPr>
              <w:t xml:space="preserve"> OR </w:t>
            </w:r>
            <w:proofErr w:type="spellStart"/>
            <w:r w:rsidR="00AE1B00" w:rsidRPr="00C2061D">
              <w:rPr>
                <w:sz w:val="18"/>
                <w:szCs w:val="18"/>
                <w:lang w:val="en-US"/>
              </w:rPr>
              <w:t>Insulet</w:t>
            </w:r>
            <w:proofErr w:type="spellEnd"/>
            <w:r w:rsidR="00AE1B00" w:rsidRPr="00C2061D">
              <w:rPr>
                <w:sz w:val="18"/>
                <w:szCs w:val="18"/>
                <w:lang w:val="en-US"/>
              </w:rPr>
              <w:t xml:space="preserve"> OmniPod-5 OR </w:t>
            </w:r>
            <w:proofErr w:type="spellStart"/>
            <w:r w:rsidR="00AE1B00" w:rsidRPr="00C2061D">
              <w:rPr>
                <w:sz w:val="18"/>
                <w:szCs w:val="18"/>
                <w:lang w:val="en-US"/>
              </w:rPr>
              <w:t>Insulet</w:t>
            </w:r>
            <w:proofErr w:type="spellEnd"/>
            <w:r w:rsidR="00AE1B00" w:rsidRPr="00C2061D">
              <w:rPr>
                <w:sz w:val="18"/>
                <w:szCs w:val="18"/>
                <w:lang w:val="en-US"/>
              </w:rPr>
              <w:t xml:space="preserve"> </w:t>
            </w:r>
            <w:proofErr w:type="spellStart"/>
            <w:r w:rsidR="00AE1B00" w:rsidRPr="00C2061D">
              <w:rPr>
                <w:sz w:val="18"/>
                <w:szCs w:val="18"/>
                <w:lang w:val="en-US"/>
              </w:rPr>
              <w:t>Omnipod</w:t>
            </w:r>
            <w:proofErr w:type="spellEnd"/>
            <w:r w:rsidR="00AE1B00" w:rsidRPr="00C2061D">
              <w:rPr>
                <w:sz w:val="18"/>
                <w:szCs w:val="18"/>
                <w:lang w:val="en-US"/>
              </w:rPr>
              <w:t>-Dash</w:t>
            </w:r>
          </w:p>
        </w:tc>
        <w:tc>
          <w:tcPr>
            <w:tcW w:w="774" w:type="pct"/>
          </w:tcPr>
          <w:p w14:paraId="64C180FD" w14:textId="00F17629" w:rsidR="00B01DB0" w:rsidRPr="00C2061D" w:rsidRDefault="00B01DB0" w:rsidP="00B01DB0">
            <w:pPr>
              <w:jc w:val="left"/>
              <w:rPr>
                <w:rFonts w:cs="Arial"/>
                <w:sz w:val="18"/>
                <w:szCs w:val="18"/>
                <w:lang w:val="en-US"/>
              </w:rPr>
            </w:pPr>
            <w:r w:rsidRPr="00C2061D">
              <w:rPr>
                <w:rFonts w:cs="Arial"/>
                <w:sz w:val="18"/>
                <w:szCs w:val="18"/>
                <w:lang w:val="en-US"/>
              </w:rPr>
              <w:t>Review, Systematic review, meta-analysis, Guideline, Consensus Development Conference, 10 years</w:t>
            </w:r>
          </w:p>
        </w:tc>
        <w:tc>
          <w:tcPr>
            <w:tcW w:w="464" w:type="pct"/>
          </w:tcPr>
          <w:p w14:paraId="6E7E52A8" w14:textId="67E0634F" w:rsidR="00B01DB0" w:rsidRPr="00C2061D" w:rsidRDefault="0010478A" w:rsidP="00B01DB0">
            <w:pPr>
              <w:jc w:val="center"/>
              <w:rPr>
                <w:rFonts w:cs="Arial"/>
                <w:sz w:val="18"/>
                <w:szCs w:val="18"/>
                <w:lang w:val="en-US"/>
              </w:rPr>
            </w:pPr>
            <w:r w:rsidRPr="00C2061D">
              <w:rPr>
                <w:rFonts w:cs="Arial"/>
                <w:sz w:val="18"/>
                <w:szCs w:val="18"/>
                <w:lang w:val="en-US"/>
              </w:rPr>
              <w:t>9,030</w:t>
            </w:r>
          </w:p>
        </w:tc>
        <w:tc>
          <w:tcPr>
            <w:tcW w:w="512" w:type="pct"/>
          </w:tcPr>
          <w:p w14:paraId="7F35F4AF" w14:textId="02468DB5" w:rsidR="00B01DB0" w:rsidRPr="00C2061D" w:rsidRDefault="00B01DB0" w:rsidP="00B01DB0">
            <w:pPr>
              <w:jc w:val="center"/>
              <w:rPr>
                <w:rFonts w:cs="Arial"/>
                <w:sz w:val="18"/>
                <w:szCs w:val="18"/>
                <w:lang w:val="en-US"/>
              </w:rPr>
            </w:pPr>
            <w:r w:rsidRPr="00C2061D">
              <w:rPr>
                <w:rFonts w:cs="Arial"/>
                <w:sz w:val="18"/>
                <w:szCs w:val="18"/>
                <w:lang w:val="en-US"/>
              </w:rPr>
              <w:t>N/A*</w:t>
            </w:r>
          </w:p>
        </w:tc>
      </w:tr>
      <w:tr w:rsidR="00B01DB0" w:rsidRPr="00C2061D" w14:paraId="3267EFB9" w14:textId="77777777" w:rsidTr="00B4463D">
        <w:tc>
          <w:tcPr>
            <w:tcW w:w="614" w:type="pct"/>
          </w:tcPr>
          <w:p w14:paraId="40D84E80" w14:textId="08587A7A" w:rsidR="00B01DB0" w:rsidRPr="00C2061D" w:rsidRDefault="00B01DB0" w:rsidP="00B01DB0">
            <w:pPr>
              <w:rPr>
                <w:rFonts w:cs="Arial"/>
                <w:b/>
                <w:bCs/>
                <w:sz w:val="18"/>
                <w:szCs w:val="18"/>
                <w:lang w:val="en-US"/>
              </w:rPr>
            </w:pPr>
            <w:r w:rsidRPr="00C2061D">
              <w:rPr>
                <w:rFonts w:cs="Arial"/>
                <w:b/>
                <w:bCs/>
                <w:sz w:val="18"/>
                <w:szCs w:val="18"/>
                <w:lang w:val="en-US"/>
              </w:rPr>
              <w:t>SOTA #5.1</w:t>
            </w:r>
          </w:p>
        </w:tc>
        <w:tc>
          <w:tcPr>
            <w:tcW w:w="437" w:type="pct"/>
          </w:tcPr>
          <w:p w14:paraId="45485965" w14:textId="034AA64A" w:rsidR="00B01DB0" w:rsidRPr="00C2061D" w:rsidRDefault="00B01DB0" w:rsidP="00B01DB0">
            <w:pPr>
              <w:jc w:val="center"/>
              <w:rPr>
                <w:rFonts w:cs="Arial"/>
                <w:b/>
                <w:bCs/>
                <w:sz w:val="18"/>
                <w:szCs w:val="18"/>
                <w:lang w:val="en-US"/>
              </w:rPr>
            </w:pPr>
            <w:r w:rsidRPr="00C2061D">
              <w:rPr>
                <w:rFonts w:cs="Arial"/>
                <w:b/>
                <w:bCs/>
                <w:sz w:val="18"/>
                <w:szCs w:val="18"/>
                <w:lang w:val="en-US"/>
              </w:rPr>
              <w:t>C2</w:t>
            </w:r>
          </w:p>
        </w:tc>
        <w:tc>
          <w:tcPr>
            <w:tcW w:w="2199" w:type="pct"/>
          </w:tcPr>
          <w:p w14:paraId="039A49D1" w14:textId="5B1B0253" w:rsidR="00B01DB0" w:rsidRPr="00C2061D" w:rsidRDefault="00587A24" w:rsidP="00B01DB0">
            <w:pPr>
              <w:jc w:val="left"/>
              <w:rPr>
                <w:b/>
                <w:bCs/>
                <w:sz w:val="18"/>
                <w:szCs w:val="18"/>
                <w:lang w:val="en-US"/>
              </w:rPr>
            </w:pPr>
            <w:r w:rsidRPr="00C2061D">
              <w:rPr>
                <w:b/>
                <w:bCs/>
                <w:sz w:val="18"/>
                <w:szCs w:val="18"/>
                <w:lang w:val="en-US"/>
              </w:rPr>
              <w:t>(</w:t>
            </w:r>
            <w:r w:rsidR="00B01DB0" w:rsidRPr="00C2061D">
              <w:rPr>
                <w:b/>
                <w:bCs/>
                <w:sz w:val="18"/>
                <w:szCs w:val="18"/>
                <w:lang w:val="en-US"/>
              </w:rPr>
              <w:t>Closed loop infusion pump OR Subcutaneous injection OR Pre-filled pen OR Auto-injector OR Intramuscular injection OR Intravenous administration</w:t>
            </w:r>
            <w:r w:rsidR="006B7358" w:rsidRPr="00C2061D">
              <w:rPr>
                <w:lang w:val="en-US"/>
              </w:rPr>
              <w:t xml:space="preserve"> </w:t>
            </w:r>
            <w:r w:rsidR="006B7358" w:rsidRPr="00C2061D">
              <w:rPr>
                <w:b/>
                <w:bCs/>
                <w:sz w:val="18"/>
                <w:szCs w:val="18"/>
                <w:lang w:val="en-US"/>
              </w:rPr>
              <w:t xml:space="preserve">OR </w:t>
            </w:r>
            <w:proofErr w:type="spellStart"/>
            <w:r w:rsidR="006B7358" w:rsidRPr="00C2061D">
              <w:rPr>
                <w:b/>
                <w:bCs/>
                <w:sz w:val="18"/>
                <w:szCs w:val="18"/>
                <w:lang w:val="en-US"/>
              </w:rPr>
              <w:t>Insulet</w:t>
            </w:r>
            <w:proofErr w:type="spellEnd"/>
            <w:r w:rsidR="006B7358" w:rsidRPr="00C2061D">
              <w:rPr>
                <w:b/>
                <w:bCs/>
                <w:sz w:val="18"/>
                <w:szCs w:val="18"/>
                <w:lang w:val="en-US"/>
              </w:rPr>
              <w:t xml:space="preserve"> OmniPod-5 OR </w:t>
            </w:r>
            <w:proofErr w:type="spellStart"/>
            <w:r w:rsidR="006B7358" w:rsidRPr="00C2061D">
              <w:rPr>
                <w:b/>
                <w:bCs/>
                <w:sz w:val="18"/>
                <w:szCs w:val="18"/>
                <w:lang w:val="en-US"/>
              </w:rPr>
              <w:t>Insulet</w:t>
            </w:r>
            <w:proofErr w:type="spellEnd"/>
            <w:r w:rsidR="006B7358" w:rsidRPr="00C2061D">
              <w:rPr>
                <w:b/>
                <w:bCs/>
                <w:sz w:val="18"/>
                <w:szCs w:val="18"/>
                <w:lang w:val="en-US"/>
              </w:rPr>
              <w:t xml:space="preserve"> </w:t>
            </w:r>
            <w:proofErr w:type="spellStart"/>
            <w:r w:rsidR="006B7358" w:rsidRPr="00C2061D">
              <w:rPr>
                <w:b/>
                <w:bCs/>
                <w:sz w:val="18"/>
                <w:szCs w:val="18"/>
                <w:lang w:val="en-US"/>
              </w:rPr>
              <w:t>Omnipod</w:t>
            </w:r>
            <w:proofErr w:type="spellEnd"/>
            <w:r w:rsidR="006B7358" w:rsidRPr="00C2061D">
              <w:rPr>
                <w:b/>
                <w:bCs/>
                <w:sz w:val="18"/>
                <w:szCs w:val="18"/>
                <w:lang w:val="en-US"/>
              </w:rPr>
              <w:t>-Dash</w:t>
            </w:r>
            <w:r w:rsidRPr="00C2061D">
              <w:rPr>
                <w:b/>
                <w:bCs/>
                <w:sz w:val="18"/>
                <w:szCs w:val="18"/>
                <w:lang w:val="en-US"/>
              </w:rPr>
              <w:t>) AND Dasiglucagon</w:t>
            </w:r>
          </w:p>
        </w:tc>
        <w:tc>
          <w:tcPr>
            <w:tcW w:w="774" w:type="pct"/>
          </w:tcPr>
          <w:p w14:paraId="510E8D66" w14:textId="289CC74D" w:rsidR="00B01DB0" w:rsidRPr="00C2061D" w:rsidRDefault="00B01DB0" w:rsidP="00B01DB0">
            <w:pPr>
              <w:jc w:val="left"/>
              <w:rPr>
                <w:rFonts w:cs="Arial"/>
                <w:b/>
                <w:bCs/>
                <w:sz w:val="18"/>
                <w:szCs w:val="18"/>
                <w:lang w:val="en-US"/>
              </w:rPr>
            </w:pPr>
            <w:r w:rsidRPr="00C2061D">
              <w:rPr>
                <w:rFonts w:cs="Arial"/>
                <w:b/>
                <w:bCs/>
                <w:sz w:val="18"/>
                <w:szCs w:val="18"/>
                <w:lang w:val="en-US"/>
              </w:rPr>
              <w:t>Review, Systematic review, meta-analysis, Guideline, Consensus Development Conference, 10 years</w:t>
            </w:r>
          </w:p>
        </w:tc>
        <w:tc>
          <w:tcPr>
            <w:tcW w:w="464" w:type="pct"/>
          </w:tcPr>
          <w:p w14:paraId="36535DEB" w14:textId="2CC5D2D9" w:rsidR="00B01DB0" w:rsidRPr="00C2061D" w:rsidRDefault="006B7358" w:rsidP="00B01DB0">
            <w:pPr>
              <w:jc w:val="center"/>
              <w:rPr>
                <w:rFonts w:cs="Arial"/>
                <w:b/>
                <w:bCs/>
                <w:sz w:val="18"/>
                <w:szCs w:val="18"/>
                <w:lang w:val="en-US"/>
              </w:rPr>
            </w:pPr>
            <w:r w:rsidRPr="00C2061D">
              <w:rPr>
                <w:rFonts w:cs="Arial"/>
                <w:b/>
                <w:bCs/>
                <w:sz w:val="18"/>
                <w:szCs w:val="18"/>
                <w:lang w:val="en-US"/>
              </w:rPr>
              <w:t>5</w:t>
            </w:r>
          </w:p>
        </w:tc>
        <w:tc>
          <w:tcPr>
            <w:tcW w:w="512" w:type="pct"/>
          </w:tcPr>
          <w:p w14:paraId="3746CE5F" w14:textId="4214BA68" w:rsidR="00B01DB0" w:rsidRPr="00C2061D" w:rsidRDefault="002477DC" w:rsidP="00B01DB0">
            <w:pPr>
              <w:jc w:val="center"/>
              <w:rPr>
                <w:rFonts w:cs="Arial"/>
                <w:b/>
                <w:bCs/>
                <w:sz w:val="18"/>
                <w:szCs w:val="18"/>
                <w:lang w:val="en-US"/>
              </w:rPr>
            </w:pPr>
            <w:r w:rsidRPr="00C2061D">
              <w:rPr>
                <w:rFonts w:cs="Arial"/>
                <w:b/>
                <w:bCs/>
                <w:sz w:val="18"/>
                <w:szCs w:val="18"/>
                <w:lang w:val="en-US"/>
              </w:rPr>
              <w:t>0</w:t>
            </w:r>
          </w:p>
        </w:tc>
      </w:tr>
      <w:tr w:rsidR="000A2D3C" w:rsidRPr="00C2061D" w14:paraId="0A73C406" w14:textId="77777777" w:rsidTr="00B4463D">
        <w:tc>
          <w:tcPr>
            <w:tcW w:w="614" w:type="pct"/>
          </w:tcPr>
          <w:p w14:paraId="0297BFDB" w14:textId="2F649091" w:rsidR="000A2D3C" w:rsidRPr="00C2061D" w:rsidRDefault="000A2D3C" w:rsidP="000A2D3C">
            <w:pPr>
              <w:rPr>
                <w:rFonts w:cs="Arial"/>
                <w:b/>
                <w:bCs/>
                <w:sz w:val="18"/>
                <w:szCs w:val="18"/>
                <w:lang w:val="en-US"/>
              </w:rPr>
            </w:pPr>
            <w:r w:rsidRPr="00C2061D">
              <w:rPr>
                <w:rFonts w:cs="Arial"/>
                <w:b/>
                <w:bCs/>
                <w:sz w:val="18"/>
                <w:szCs w:val="18"/>
                <w:lang w:val="en-US"/>
              </w:rPr>
              <w:t>SOTA #5.2</w:t>
            </w:r>
          </w:p>
        </w:tc>
        <w:tc>
          <w:tcPr>
            <w:tcW w:w="437" w:type="pct"/>
          </w:tcPr>
          <w:p w14:paraId="12A7E617" w14:textId="7CC80F4E" w:rsidR="000A2D3C" w:rsidRPr="00C2061D" w:rsidRDefault="000A2D3C" w:rsidP="000A2D3C">
            <w:pPr>
              <w:jc w:val="center"/>
              <w:rPr>
                <w:rFonts w:cs="Arial"/>
                <w:b/>
                <w:bCs/>
                <w:sz w:val="18"/>
                <w:szCs w:val="18"/>
                <w:lang w:val="en-US"/>
              </w:rPr>
            </w:pPr>
            <w:r w:rsidRPr="00C2061D">
              <w:rPr>
                <w:rFonts w:cs="Arial"/>
                <w:b/>
                <w:bCs/>
                <w:sz w:val="18"/>
                <w:szCs w:val="18"/>
                <w:lang w:val="en-US"/>
              </w:rPr>
              <w:t>C3</w:t>
            </w:r>
          </w:p>
        </w:tc>
        <w:tc>
          <w:tcPr>
            <w:tcW w:w="2199" w:type="pct"/>
          </w:tcPr>
          <w:p w14:paraId="4E32B64E" w14:textId="4FC90D93" w:rsidR="000A2D3C" w:rsidRPr="00C2061D" w:rsidRDefault="000A2D3C" w:rsidP="000A2D3C">
            <w:pPr>
              <w:jc w:val="left"/>
              <w:rPr>
                <w:b/>
                <w:bCs/>
                <w:sz w:val="18"/>
                <w:szCs w:val="18"/>
                <w:lang w:val="en-US"/>
              </w:rPr>
            </w:pPr>
            <w:r w:rsidRPr="00C2061D">
              <w:rPr>
                <w:b/>
                <w:bCs/>
                <w:sz w:val="18"/>
                <w:szCs w:val="18"/>
                <w:lang w:val="en-US"/>
              </w:rPr>
              <w:t>(Closed loop infusion pump OR Subcutaneous injection OR Pre-filled pen OR Auto-injector OR Intramuscular injection OR Intravenous administration) AND "Open loop infusion pump"</w:t>
            </w:r>
          </w:p>
        </w:tc>
        <w:tc>
          <w:tcPr>
            <w:tcW w:w="774" w:type="pct"/>
          </w:tcPr>
          <w:p w14:paraId="0A88B6CA" w14:textId="622764D9" w:rsidR="000A2D3C" w:rsidRPr="00C2061D" w:rsidRDefault="000A2D3C" w:rsidP="000A2D3C">
            <w:pPr>
              <w:jc w:val="left"/>
              <w:rPr>
                <w:rFonts w:cs="Arial"/>
                <w:b/>
                <w:bCs/>
                <w:sz w:val="18"/>
                <w:szCs w:val="18"/>
                <w:lang w:val="en-US"/>
              </w:rPr>
            </w:pPr>
            <w:r w:rsidRPr="00C2061D">
              <w:rPr>
                <w:rFonts w:cs="Arial"/>
                <w:b/>
                <w:bCs/>
                <w:sz w:val="18"/>
                <w:szCs w:val="18"/>
                <w:lang w:val="en-US"/>
              </w:rPr>
              <w:t>Review, Systematic review, meta-analysis, Guideline, Consensus Development Conference, 10 years</w:t>
            </w:r>
          </w:p>
        </w:tc>
        <w:tc>
          <w:tcPr>
            <w:tcW w:w="464" w:type="pct"/>
          </w:tcPr>
          <w:p w14:paraId="39D91ECD" w14:textId="6A1AB403" w:rsidR="000A2D3C" w:rsidRPr="00C2061D" w:rsidRDefault="000A2D3C" w:rsidP="000A2D3C">
            <w:pPr>
              <w:jc w:val="center"/>
              <w:rPr>
                <w:rFonts w:cs="Arial"/>
                <w:b/>
                <w:bCs/>
                <w:sz w:val="18"/>
                <w:szCs w:val="18"/>
                <w:lang w:val="en-US"/>
              </w:rPr>
            </w:pPr>
            <w:r w:rsidRPr="00C2061D">
              <w:rPr>
                <w:rFonts w:cs="Arial"/>
                <w:b/>
                <w:bCs/>
                <w:sz w:val="18"/>
                <w:szCs w:val="18"/>
                <w:lang w:val="en-US"/>
              </w:rPr>
              <w:t>12</w:t>
            </w:r>
          </w:p>
        </w:tc>
        <w:tc>
          <w:tcPr>
            <w:tcW w:w="512" w:type="pct"/>
          </w:tcPr>
          <w:p w14:paraId="597F79E2" w14:textId="347C50C5" w:rsidR="000A2D3C" w:rsidRPr="00C2061D" w:rsidRDefault="00AC5908" w:rsidP="000A2D3C">
            <w:pPr>
              <w:jc w:val="center"/>
              <w:rPr>
                <w:rFonts w:cs="Arial"/>
                <w:b/>
                <w:bCs/>
                <w:sz w:val="18"/>
                <w:szCs w:val="18"/>
                <w:lang w:val="en-US"/>
              </w:rPr>
            </w:pPr>
            <w:r>
              <w:rPr>
                <w:rFonts w:cs="Arial"/>
                <w:b/>
                <w:bCs/>
                <w:sz w:val="18"/>
                <w:szCs w:val="18"/>
                <w:lang w:val="en-US"/>
              </w:rPr>
              <w:t>5</w:t>
            </w:r>
          </w:p>
        </w:tc>
      </w:tr>
      <w:tr w:rsidR="000A2D3C" w:rsidRPr="00C2061D" w14:paraId="55BCA9EB" w14:textId="77777777" w:rsidTr="00B4463D">
        <w:tc>
          <w:tcPr>
            <w:tcW w:w="614" w:type="pct"/>
          </w:tcPr>
          <w:p w14:paraId="0B25C14A" w14:textId="1E4DA96E" w:rsidR="000A2D3C" w:rsidRPr="00C2061D" w:rsidRDefault="000A2D3C" w:rsidP="000A2D3C">
            <w:pPr>
              <w:rPr>
                <w:rFonts w:cs="Arial"/>
                <w:sz w:val="18"/>
                <w:szCs w:val="18"/>
                <w:lang w:val="en-US"/>
              </w:rPr>
            </w:pPr>
            <w:r w:rsidRPr="00C2061D">
              <w:rPr>
                <w:rFonts w:cs="Arial"/>
                <w:sz w:val="18"/>
                <w:szCs w:val="18"/>
                <w:lang w:val="en-US"/>
              </w:rPr>
              <w:lastRenderedPageBreak/>
              <w:t>SOTA #6*</w:t>
            </w:r>
          </w:p>
        </w:tc>
        <w:tc>
          <w:tcPr>
            <w:tcW w:w="437" w:type="pct"/>
          </w:tcPr>
          <w:p w14:paraId="4274D90C" w14:textId="77777777" w:rsidR="000A2D3C" w:rsidRPr="00C2061D" w:rsidRDefault="000A2D3C" w:rsidP="000A2D3C">
            <w:pPr>
              <w:jc w:val="center"/>
              <w:rPr>
                <w:rFonts w:cs="Arial"/>
                <w:sz w:val="18"/>
                <w:szCs w:val="18"/>
                <w:lang w:val="en-US"/>
              </w:rPr>
            </w:pPr>
            <w:r w:rsidRPr="00C2061D">
              <w:rPr>
                <w:rFonts w:cs="Arial"/>
                <w:sz w:val="18"/>
                <w:szCs w:val="18"/>
                <w:lang w:val="en-US"/>
              </w:rPr>
              <w:t>O</w:t>
            </w:r>
          </w:p>
        </w:tc>
        <w:tc>
          <w:tcPr>
            <w:tcW w:w="2199" w:type="pct"/>
          </w:tcPr>
          <w:p w14:paraId="17B77ECC" w14:textId="360062F3" w:rsidR="000A2D3C" w:rsidRPr="00C2061D" w:rsidRDefault="000A2D3C" w:rsidP="000A2D3C">
            <w:pPr>
              <w:jc w:val="left"/>
              <w:rPr>
                <w:rFonts w:cs="Arial"/>
                <w:sz w:val="18"/>
                <w:szCs w:val="18"/>
                <w:lang w:val="en-US"/>
              </w:rPr>
            </w:pPr>
            <w:r w:rsidRPr="00C2061D">
              <w:rPr>
                <w:sz w:val="18"/>
                <w:szCs w:val="18"/>
                <w:lang w:val="en-US"/>
              </w:rPr>
              <w:t>Infusion rate OR Dose accuracy OR Hypoglycemic episodes OR Plasma glucose OR Blood glucose OR Glucose level OR Glycemic control OR Time in range OR Time below range OR Time above range OR Continuous glucose monitoring OR Hypoglycemia management OR Emergency department visit OR Inpatient admission OR Hospital visit OR Treatment efficacy OR Safety profile OR Side effect OR Adverse Event OR Complication OR Occlusion detection OR Long term outcomes OR Device errors OR Treatment satisfaction OR Quality of life OR QoL OR Cybersecurity</w:t>
            </w:r>
          </w:p>
        </w:tc>
        <w:tc>
          <w:tcPr>
            <w:tcW w:w="774" w:type="pct"/>
          </w:tcPr>
          <w:p w14:paraId="75881EFD" w14:textId="7F1AF52E" w:rsidR="000A2D3C" w:rsidRPr="00C2061D" w:rsidRDefault="000A2D3C" w:rsidP="000A2D3C">
            <w:pPr>
              <w:jc w:val="left"/>
              <w:rPr>
                <w:rFonts w:cs="Arial"/>
                <w:sz w:val="18"/>
                <w:szCs w:val="18"/>
                <w:lang w:val="en-US"/>
              </w:rPr>
            </w:pPr>
            <w:r w:rsidRPr="00C2061D">
              <w:rPr>
                <w:rFonts w:cs="Arial"/>
                <w:sz w:val="18"/>
                <w:szCs w:val="18"/>
                <w:lang w:val="en-US"/>
              </w:rPr>
              <w:t>Review, Systematic review, meta-analysis, Guideline, Consensus Development Conference, 10 years</w:t>
            </w:r>
          </w:p>
        </w:tc>
        <w:tc>
          <w:tcPr>
            <w:tcW w:w="464" w:type="pct"/>
          </w:tcPr>
          <w:p w14:paraId="0219C9AC" w14:textId="1C4F26AD" w:rsidR="000A2D3C" w:rsidRPr="00C2061D" w:rsidRDefault="000A2D3C" w:rsidP="000A2D3C">
            <w:pPr>
              <w:jc w:val="center"/>
              <w:rPr>
                <w:rFonts w:cs="Arial"/>
                <w:sz w:val="18"/>
                <w:szCs w:val="18"/>
                <w:lang w:val="en-US"/>
              </w:rPr>
            </w:pPr>
            <w:r w:rsidRPr="00C2061D">
              <w:rPr>
                <w:rFonts w:cs="Arial"/>
                <w:sz w:val="18"/>
                <w:szCs w:val="18"/>
                <w:lang w:val="en-US"/>
              </w:rPr>
              <w:t>512,990</w:t>
            </w:r>
          </w:p>
        </w:tc>
        <w:tc>
          <w:tcPr>
            <w:tcW w:w="512" w:type="pct"/>
          </w:tcPr>
          <w:p w14:paraId="325A8568" w14:textId="2EA39254" w:rsidR="000A2D3C" w:rsidRPr="00C2061D" w:rsidRDefault="000A2D3C" w:rsidP="000A2D3C">
            <w:pPr>
              <w:jc w:val="center"/>
              <w:rPr>
                <w:rFonts w:cs="Arial"/>
                <w:sz w:val="18"/>
                <w:szCs w:val="18"/>
                <w:lang w:val="en-US"/>
              </w:rPr>
            </w:pPr>
            <w:r w:rsidRPr="00C2061D">
              <w:rPr>
                <w:rFonts w:cs="Arial"/>
                <w:sz w:val="18"/>
                <w:szCs w:val="18"/>
                <w:lang w:val="en-US"/>
              </w:rPr>
              <w:t>N/A*</w:t>
            </w:r>
          </w:p>
        </w:tc>
      </w:tr>
      <w:tr w:rsidR="000A2D3C" w:rsidRPr="00C2061D" w14:paraId="415AE1B1" w14:textId="77777777" w:rsidTr="00B4463D">
        <w:tc>
          <w:tcPr>
            <w:tcW w:w="614" w:type="pct"/>
          </w:tcPr>
          <w:p w14:paraId="021E8476" w14:textId="1D9E615D" w:rsidR="000A2D3C" w:rsidRPr="00C2061D" w:rsidRDefault="000A2D3C" w:rsidP="000A2D3C">
            <w:pPr>
              <w:rPr>
                <w:rFonts w:cs="Arial"/>
                <w:b/>
                <w:bCs/>
                <w:sz w:val="18"/>
                <w:szCs w:val="18"/>
                <w:lang w:val="en-US"/>
              </w:rPr>
            </w:pPr>
            <w:r w:rsidRPr="00C2061D">
              <w:rPr>
                <w:rFonts w:cs="Arial"/>
                <w:b/>
                <w:bCs/>
                <w:sz w:val="18"/>
                <w:szCs w:val="18"/>
                <w:lang w:val="en-US"/>
              </w:rPr>
              <w:t>SOTA #6.1</w:t>
            </w:r>
          </w:p>
        </w:tc>
        <w:tc>
          <w:tcPr>
            <w:tcW w:w="437" w:type="pct"/>
          </w:tcPr>
          <w:p w14:paraId="67CC4A5A" w14:textId="50508A50" w:rsidR="000A2D3C" w:rsidRPr="00C2061D" w:rsidRDefault="000A2D3C" w:rsidP="000A2D3C">
            <w:pPr>
              <w:jc w:val="center"/>
              <w:rPr>
                <w:rFonts w:cs="Arial"/>
                <w:b/>
                <w:bCs/>
                <w:sz w:val="18"/>
                <w:szCs w:val="18"/>
                <w:lang w:val="en-US"/>
              </w:rPr>
            </w:pPr>
            <w:r w:rsidRPr="00C2061D">
              <w:rPr>
                <w:rFonts w:cs="Arial"/>
                <w:b/>
                <w:bCs/>
                <w:sz w:val="18"/>
                <w:szCs w:val="18"/>
                <w:lang w:val="en-US"/>
              </w:rPr>
              <w:t>O</w:t>
            </w:r>
          </w:p>
        </w:tc>
        <w:tc>
          <w:tcPr>
            <w:tcW w:w="2199" w:type="pct"/>
          </w:tcPr>
          <w:p w14:paraId="234D5456" w14:textId="3EE46540" w:rsidR="000A2D3C" w:rsidRPr="00C2061D" w:rsidRDefault="000A2D3C" w:rsidP="000A2D3C">
            <w:pPr>
              <w:jc w:val="left"/>
              <w:rPr>
                <w:b/>
                <w:bCs/>
                <w:sz w:val="18"/>
                <w:szCs w:val="18"/>
                <w:lang w:val="en-US"/>
              </w:rPr>
            </w:pPr>
            <w:r w:rsidRPr="00C2061D">
              <w:rPr>
                <w:b/>
                <w:bCs/>
                <w:sz w:val="18"/>
                <w:szCs w:val="18"/>
                <w:lang w:val="en-US"/>
              </w:rPr>
              <w:t>(Infusion rate OR Dose accuracy OR Hypoglycemic episodes OR Plasma glucose OR Blood glucose OR Glucose level OR Glycemic control OR Time in range OR Time below range OR Time above range OR Continuous glucose monitoring OR Hypoglycemia management OR Emergency department visit OR Inpatient admission OR Hospital visit OR Treatment efficacy OR Safety profile OR Side effect OR Adverse Event OR Complication OR Occlusion detection OR Long term outcomes OR Device errors OR Treatment satisfaction OR Quality of life OR QoL OR Cybersecurity) AND "Infusion pump" AND subcutaneous</w:t>
            </w:r>
          </w:p>
        </w:tc>
        <w:tc>
          <w:tcPr>
            <w:tcW w:w="774" w:type="pct"/>
          </w:tcPr>
          <w:p w14:paraId="68A93876" w14:textId="206D6CB1" w:rsidR="000A2D3C" w:rsidRPr="00C2061D" w:rsidRDefault="000A2D3C" w:rsidP="000A2D3C">
            <w:pPr>
              <w:jc w:val="left"/>
              <w:rPr>
                <w:rFonts w:cs="Arial"/>
                <w:b/>
                <w:bCs/>
                <w:sz w:val="18"/>
                <w:szCs w:val="18"/>
                <w:lang w:val="en-US"/>
              </w:rPr>
            </w:pPr>
            <w:r w:rsidRPr="00C2061D">
              <w:rPr>
                <w:rFonts w:cs="Arial"/>
                <w:b/>
                <w:bCs/>
                <w:sz w:val="18"/>
                <w:szCs w:val="18"/>
                <w:lang w:val="en-US"/>
              </w:rPr>
              <w:t>Review, Systematic review, meta-analysis, Guideline, Consensus Development Conference, 10 years</w:t>
            </w:r>
          </w:p>
        </w:tc>
        <w:tc>
          <w:tcPr>
            <w:tcW w:w="464" w:type="pct"/>
          </w:tcPr>
          <w:p w14:paraId="3EE8032C" w14:textId="77A2285A" w:rsidR="000A2D3C" w:rsidRPr="00C2061D" w:rsidRDefault="000A2D3C" w:rsidP="000A2D3C">
            <w:pPr>
              <w:jc w:val="center"/>
              <w:rPr>
                <w:rFonts w:cs="Arial"/>
                <w:b/>
                <w:bCs/>
                <w:sz w:val="18"/>
                <w:szCs w:val="18"/>
                <w:lang w:val="en-US"/>
              </w:rPr>
            </w:pPr>
            <w:r w:rsidRPr="00C2061D">
              <w:rPr>
                <w:rFonts w:cs="Arial"/>
                <w:b/>
                <w:bCs/>
                <w:sz w:val="18"/>
                <w:szCs w:val="18"/>
                <w:lang w:val="en-US"/>
              </w:rPr>
              <w:t>14</w:t>
            </w:r>
          </w:p>
        </w:tc>
        <w:tc>
          <w:tcPr>
            <w:tcW w:w="512" w:type="pct"/>
          </w:tcPr>
          <w:p w14:paraId="65CE95EF" w14:textId="49E042D7" w:rsidR="000A2D3C" w:rsidRPr="00C2061D" w:rsidRDefault="002477DC" w:rsidP="000A2D3C">
            <w:pPr>
              <w:jc w:val="center"/>
              <w:rPr>
                <w:rFonts w:cs="Arial"/>
                <w:b/>
                <w:bCs/>
                <w:sz w:val="18"/>
                <w:szCs w:val="18"/>
                <w:lang w:val="en-US"/>
              </w:rPr>
            </w:pPr>
            <w:r w:rsidRPr="00C2061D">
              <w:rPr>
                <w:rFonts w:cs="Arial"/>
                <w:b/>
                <w:bCs/>
                <w:sz w:val="18"/>
                <w:szCs w:val="18"/>
                <w:lang w:val="en-US"/>
              </w:rPr>
              <w:t>2</w:t>
            </w:r>
          </w:p>
        </w:tc>
      </w:tr>
      <w:tr w:rsidR="000A2D3C" w:rsidRPr="00C2061D" w14:paraId="2AB78EE9" w14:textId="77777777" w:rsidTr="00B4463D">
        <w:tc>
          <w:tcPr>
            <w:tcW w:w="614" w:type="pct"/>
          </w:tcPr>
          <w:p w14:paraId="41CF839F" w14:textId="789ABBDD" w:rsidR="000A2D3C" w:rsidRPr="00C2061D" w:rsidRDefault="000A2D3C" w:rsidP="000A2D3C">
            <w:pPr>
              <w:rPr>
                <w:rFonts w:cs="Arial"/>
                <w:b/>
                <w:bCs/>
                <w:sz w:val="18"/>
                <w:szCs w:val="18"/>
                <w:lang w:val="en-US"/>
              </w:rPr>
            </w:pPr>
            <w:r w:rsidRPr="00C2061D">
              <w:rPr>
                <w:rFonts w:cs="Arial"/>
                <w:b/>
                <w:bCs/>
                <w:sz w:val="18"/>
                <w:szCs w:val="18"/>
                <w:lang w:val="en-US"/>
              </w:rPr>
              <w:t>SOTA #7</w:t>
            </w:r>
          </w:p>
        </w:tc>
        <w:tc>
          <w:tcPr>
            <w:tcW w:w="437" w:type="pct"/>
          </w:tcPr>
          <w:p w14:paraId="50F95024" w14:textId="77777777" w:rsidR="000A2D3C" w:rsidRPr="00C2061D" w:rsidRDefault="000A2D3C" w:rsidP="000A2D3C">
            <w:pPr>
              <w:jc w:val="center"/>
              <w:rPr>
                <w:rFonts w:cs="Arial"/>
                <w:b/>
                <w:bCs/>
                <w:sz w:val="18"/>
                <w:szCs w:val="18"/>
                <w:lang w:val="en-US"/>
              </w:rPr>
            </w:pPr>
            <w:r w:rsidRPr="00C2061D">
              <w:rPr>
                <w:rFonts w:cs="Arial"/>
                <w:b/>
                <w:bCs/>
                <w:sz w:val="18"/>
                <w:szCs w:val="18"/>
                <w:lang w:val="en-US"/>
              </w:rPr>
              <w:t>PICO</w:t>
            </w:r>
          </w:p>
        </w:tc>
        <w:tc>
          <w:tcPr>
            <w:tcW w:w="2199" w:type="pct"/>
          </w:tcPr>
          <w:p w14:paraId="078445B4" w14:textId="4023DB27" w:rsidR="000A2D3C" w:rsidRPr="00C2061D" w:rsidRDefault="000A2D3C" w:rsidP="000A2D3C">
            <w:pPr>
              <w:jc w:val="left"/>
              <w:rPr>
                <w:rFonts w:cs="Arial"/>
                <w:b/>
                <w:bCs/>
                <w:sz w:val="18"/>
                <w:szCs w:val="18"/>
                <w:lang w:val="en-US"/>
              </w:rPr>
            </w:pPr>
            <w:r w:rsidRPr="00C2061D">
              <w:rPr>
                <w:b/>
                <w:bCs/>
                <w:sz w:val="18"/>
                <w:szCs w:val="18"/>
                <w:lang w:val="en-US"/>
              </w:rPr>
              <w:t xml:space="preserve">(Neonates OR Newborn OR Children OR Infants OR Adolescents) AND (”Congenital Hyperinsulinism” OR ”Neonatal hypoglycemia” OR ”Persistent </w:t>
            </w:r>
            <w:proofErr w:type="spellStart"/>
            <w:r w:rsidRPr="00C2061D">
              <w:rPr>
                <w:b/>
                <w:bCs/>
                <w:sz w:val="18"/>
                <w:szCs w:val="18"/>
                <w:lang w:val="en-US"/>
              </w:rPr>
              <w:t>hyperinsulinemic</w:t>
            </w:r>
            <w:proofErr w:type="spellEnd"/>
            <w:r w:rsidRPr="00C2061D">
              <w:rPr>
                <w:b/>
                <w:bCs/>
                <w:sz w:val="18"/>
                <w:szCs w:val="18"/>
                <w:lang w:val="en-US"/>
              </w:rPr>
              <w:t xml:space="preserve"> hypoglycemia of infancy” OR PHHI OR Hyperinsulinism) AND (Dasiglucagon OR Novel glucagon therapies OR Dasiglucagon infusion OR Diazoxide OR Somatostatin Analogues OR Octreotide OR </w:t>
            </w:r>
            <w:proofErr w:type="spellStart"/>
            <w:r w:rsidRPr="00C2061D">
              <w:rPr>
                <w:b/>
                <w:bCs/>
                <w:sz w:val="18"/>
                <w:szCs w:val="18"/>
                <w:lang w:val="en-US"/>
              </w:rPr>
              <w:t>Lanreotide</w:t>
            </w:r>
            <w:proofErr w:type="spellEnd"/>
            <w:r w:rsidRPr="00C2061D">
              <w:rPr>
                <w:b/>
                <w:bCs/>
                <w:sz w:val="18"/>
                <w:szCs w:val="18"/>
                <w:lang w:val="en-US"/>
              </w:rPr>
              <w:t xml:space="preserve"> OR Conventional Glucagon OR Pancreatectomy OR Gene therapy OR Glucagon-like Peptide-1 (GLP-1) Receptor Antagonists OR Pancreatic Islet Transplantation OR Artificial Pancreas Systems) AND (Infusion pump OR Open loop infusion pump OR Infusion therapy OR Continuous infusion OR Subcutaneous infusion OR Subcutaneous delivery OR Closed loop infusion pump OR Subcutaneous injection OR Pre-filled pen OR Auto-injector OR Intramuscular injection OR Intravenous administration) AND (Infusion rate OR Dose accuracy OR Hypoglycemic episodes OR Plasma glucose OR Blood glucose OR Glucose level OR Glycemic control OR Time in range OR Time below range OR Time above range OR Continuous glucose monitoring OR Hypoglycemia management OR Emergency department visit OR Inpatient admission OR Hospital visit OR Treatment efficacy OR Safety profile OR Side effect OR Adverse Event OR Complication </w:t>
            </w:r>
            <w:r w:rsidRPr="00C2061D">
              <w:rPr>
                <w:b/>
                <w:bCs/>
                <w:sz w:val="18"/>
                <w:szCs w:val="18"/>
                <w:lang w:val="en-US"/>
              </w:rPr>
              <w:lastRenderedPageBreak/>
              <w:t>OR Occlusion detection OR Long term outcomes OR Device errors OR Treatment satisfaction OR Quality of life OR QoL OR Cybersecurity)</w:t>
            </w:r>
          </w:p>
        </w:tc>
        <w:tc>
          <w:tcPr>
            <w:tcW w:w="774" w:type="pct"/>
          </w:tcPr>
          <w:p w14:paraId="7872CEF2" w14:textId="78230549" w:rsidR="000A2D3C" w:rsidRPr="00C2061D" w:rsidRDefault="000A2D3C" w:rsidP="000A2D3C">
            <w:pPr>
              <w:jc w:val="left"/>
              <w:rPr>
                <w:rFonts w:cs="Arial"/>
                <w:b/>
                <w:bCs/>
                <w:i/>
                <w:iCs/>
                <w:sz w:val="18"/>
                <w:szCs w:val="18"/>
                <w:lang w:val="en-US"/>
              </w:rPr>
            </w:pPr>
            <w:r w:rsidRPr="00C2061D">
              <w:rPr>
                <w:rFonts w:cs="Arial"/>
                <w:b/>
                <w:bCs/>
                <w:i/>
                <w:iCs/>
                <w:sz w:val="18"/>
                <w:szCs w:val="18"/>
                <w:lang w:val="en-US"/>
              </w:rPr>
              <w:lastRenderedPageBreak/>
              <w:t>None</w:t>
            </w:r>
          </w:p>
        </w:tc>
        <w:tc>
          <w:tcPr>
            <w:tcW w:w="464" w:type="pct"/>
          </w:tcPr>
          <w:p w14:paraId="677A21D5" w14:textId="425576FB" w:rsidR="000A2D3C" w:rsidRPr="00C2061D" w:rsidRDefault="000A2D3C" w:rsidP="000A2D3C">
            <w:pPr>
              <w:jc w:val="center"/>
              <w:rPr>
                <w:rFonts w:cs="Arial"/>
                <w:b/>
                <w:bCs/>
                <w:sz w:val="18"/>
                <w:szCs w:val="18"/>
                <w:lang w:val="en-US"/>
              </w:rPr>
            </w:pPr>
            <w:r w:rsidRPr="00C2061D">
              <w:rPr>
                <w:rFonts w:cs="Arial"/>
                <w:b/>
                <w:bCs/>
                <w:sz w:val="18"/>
                <w:szCs w:val="18"/>
                <w:lang w:val="en-US"/>
              </w:rPr>
              <w:t>10</w:t>
            </w:r>
          </w:p>
        </w:tc>
        <w:tc>
          <w:tcPr>
            <w:tcW w:w="512" w:type="pct"/>
          </w:tcPr>
          <w:p w14:paraId="5370D566" w14:textId="0A688DC5" w:rsidR="000A2D3C" w:rsidRPr="00C2061D" w:rsidRDefault="002477DC" w:rsidP="000A2D3C">
            <w:pPr>
              <w:jc w:val="center"/>
              <w:rPr>
                <w:rFonts w:cs="Arial"/>
                <w:b/>
                <w:bCs/>
                <w:sz w:val="18"/>
                <w:szCs w:val="18"/>
                <w:lang w:val="en-US"/>
              </w:rPr>
            </w:pPr>
            <w:r w:rsidRPr="00C2061D">
              <w:rPr>
                <w:rFonts w:cs="Arial"/>
                <w:b/>
                <w:bCs/>
                <w:sz w:val="18"/>
                <w:szCs w:val="18"/>
                <w:lang w:val="en-US"/>
              </w:rPr>
              <w:t>0</w:t>
            </w:r>
          </w:p>
        </w:tc>
      </w:tr>
      <w:tr w:rsidR="000A2D3C" w:rsidRPr="00C2061D" w14:paraId="0B7BA742" w14:textId="77777777" w:rsidTr="00B4463D">
        <w:tc>
          <w:tcPr>
            <w:tcW w:w="4024" w:type="pct"/>
            <w:gridSpan w:val="4"/>
            <w:tcBorders>
              <w:bottom w:val="single" w:sz="4" w:space="0" w:color="auto"/>
            </w:tcBorders>
          </w:tcPr>
          <w:p w14:paraId="5EF246DA" w14:textId="6630A230" w:rsidR="000A2D3C" w:rsidRPr="00C2061D" w:rsidRDefault="000A2D3C" w:rsidP="000A2D3C">
            <w:pPr>
              <w:rPr>
                <w:rFonts w:cs="Arial"/>
                <w:b/>
                <w:bCs/>
                <w:sz w:val="18"/>
                <w:szCs w:val="18"/>
                <w:lang w:val="en-US"/>
              </w:rPr>
            </w:pPr>
            <w:r w:rsidRPr="00C2061D">
              <w:rPr>
                <w:rFonts w:cs="Arial"/>
                <w:b/>
                <w:bCs/>
                <w:sz w:val="18"/>
                <w:szCs w:val="18"/>
                <w:lang w:val="en-US"/>
              </w:rPr>
              <w:t>Total of included search strings</w:t>
            </w:r>
          </w:p>
          <w:p w14:paraId="0F94FA9B" w14:textId="77777777" w:rsidR="000A2D3C" w:rsidRPr="00C2061D" w:rsidRDefault="000A2D3C" w:rsidP="000A2D3C">
            <w:pPr>
              <w:jc w:val="left"/>
              <w:rPr>
                <w:rFonts w:cs="Arial"/>
                <w:sz w:val="18"/>
                <w:szCs w:val="18"/>
                <w:lang w:val="en-US"/>
              </w:rPr>
            </w:pPr>
            <w:r w:rsidRPr="00C2061D">
              <w:rPr>
                <w:rFonts w:cs="Arial"/>
                <w:b/>
                <w:bCs/>
                <w:sz w:val="18"/>
                <w:szCs w:val="18"/>
                <w:lang w:val="en-US"/>
              </w:rPr>
              <w:t>Total after deduplication</w:t>
            </w:r>
          </w:p>
        </w:tc>
        <w:tc>
          <w:tcPr>
            <w:tcW w:w="464" w:type="pct"/>
            <w:tcBorders>
              <w:bottom w:val="single" w:sz="4" w:space="0" w:color="auto"/>
            </w:tcBorders>
          </w:tcPr>
          <w:p w14:paraId="2FB9FE60" w14:textId="6D4A58A3" w:rsidR="000A2D3C" w:rsidRPr="00C2061D" w:rsidRDefault="000A2D3C" w:rsidP="000A2D3C">
            <w:pPr>
              <w:jc w:val="center"/>
              <w:rPr>
                <w:rFonts w:cs="Arial"/>
                <w:b/>
                <w:bCs/>
                <w:sz w:val="18"/>
                <w:szCs w:val="18"/>
                <w:lang w:val="en-US"/>
              </w:rPr>
            </w:pPr>
            <w:r w:rsidRPr="00C2061D">
              <w:rPr>
                <w:rFonts w:cs="Arial"/>
                <w:b/>
                <w:bCs/>
                <w:sz w:val="18"/>
                <w:szCs w:val="18"/>
                <w:lang w:val="en-US"/>
              </w:rPr>
              <w:t>2</w:t>
            </w:r>
            <w:r w:rsidR="00F51E71" w:rsidRPr="00C2061D">
              <w:rPr>
                <w:rFonts w:cs="Arial"/>
                <w:b/>
                <w:bCs/>
                <w:sz w:val="18"/>
                <w:szCs w:val="18"/>
                <w:lang w:val="en-US"/>
              </w:rPr>
              <w:t>37</w:t>
            </w:r>
          </w:p>
          <w:p w14:paraId="615EC4E1" w14:textId="0CC28C32" w:rsidR="000A2D3C" w:rsidRPr="00C2061D" w:rsidRDefault="00FD2F4B" w:rsidP="000A2D3C">
            <w:pPr>
              <w:jc w:val="center"/>
              <w:rPr>
                <w:rFonts w:cs="Arial"/>
                <w:b/>
                <w:bCs/>
                <w:sz w:val="18"/>
                <w:szCs w:val="18"/>
                <w:lang w:val="en-US"/>
              </w:rPr>
            </w:pPr>
            <w:r w:rsidRPr="00C2061D">
              <w:rPr>
                <w:rFonts w:cs="Arial"/>
                <w:b/>
                <w:bCs/>
                <w:sz w:val="18"/>
                <w:szCs w:val="18"/>
                <w:lang w:val="en-US"/>
              </w:rPr>
              <w:t>224</w:t>
            </w:r>
          </w:p>
        </w:tc>
        <w:tc>
          <w:tcPr>
            <w:tcW w:w="512" w:type="pct"/>
            <w:tcBorders>
              <w:bottom w:val="single" w:sz="4" w:space="0" w:color="auto"/>
            </w:tcBorders>
          </w:tcPr>
          <w:p w14:paraId="0DF3C003" w14:textId="70DC9763" w:rsidR="000A2D3C" w:rsidRPr="00C2061D" w:rsidRDefault="00AC5908" w:rsidP="000A2D3C">
            <w:pPr>
              <w:jc w:val="center"/>
              <w:rPr>
                <w:rFonts w:cs="Arial"/>
                <w:b/>
                <w:bCs/>
                <w:sz w:val="18"/>
                <w:szCs w:val="18"/>
                <w:lang w:val="en-US"/>
              </w:rPr>
            </w:pPr>
            <w:r>
              <w:rPr>
                <w:rFonts w:cs="Arial"/>
                <w:b/>
                <w:bCs/>
                <w:sz w:val="18"/>
                <w:szCs w:val="18"/>
                <w:lang w:val="en-US"/>
              </w:rPr>
              <w:t>38</w:t>
            </w:r>
          </w:p>
          <w:p w14:paraId="0BB3CAE7" w14:textId="5B19FB78" w:rsidR="000A2D3C" w:rsidRPr="00C2061D" w:rsidRDefault="000A2D3C" w:rsidP="000A2D3C">
            <w:pPr>
              <w:jc w:val="center"/>
              <w:rPr>
                <w:rFonts w:cs="Arial"/>
                <w:b/>
                <w:bCs/>
                <w:sz w:val="18"/>
                <w:szCs w:val="18"/>
                <w:lang w:val="en-US"/>
              </w:rPr>
            </w:pPr>
            <w:r w:rsidRPr="00C2061D">
              <w:rPr>
                <w:rFonts w:cs="Arial"/>
                <w:b/>
                <w:bCs/>
                <w:sz w:val="18"/>
                <w:szCs w:val="18"/>
                <w:lang w:val="en-US"/>
              </w:rPr>
              <w:t>-</w:t>
            </w:r>
          </w:p>
        </w:tc>
      </w:tr>
      <w:tr w:rsidR="000A2D3C" w:rsidRPr="00153DCA" w14:paraId="26F648F7" w14:textId="77777777" w:rsidTr="003126F8">
        <w:tc>
          <w:tcPr>
            <w:tcW w:w="5000" w:type="pct"/>
            <w:gridSpan w:val="6"/>
            <w:tcBorders>
              <w:top w:val="single" w:sz="4" w:space="0" w:color="auto"/>
              <w:left w:val="nil"/>
              <w:bottom w:val="nil"/>
              <w:right w:val="nil"/>
            </w:tcBorders>
          </w:tcPr>
          <w:p w14:paraId="4C279E72" w14:textId="51AF467B" w:rsidR="000A2D3C" w:rsidRPr="00153DCA" w:rsidRDefault="000A2D3C" w:rsidP="000A2D3C">
            <w:pPr>
              <w:jc w:val="left"/>
              <w:rPr>
                <w:rFonts w:cs="Arial"/>
                <w:sz w:val="16"/>
                <w:szCs w:val="16"/>
                <w:lang w:val="en-US"/>
              </w:rPr>
            </w:pPr>
            <w:r w:rsidRPr="00153DCA">
              <w:rPr>
                <w:rFonts w:cs="Arial"/>
                <w:sz w:val="16"/>
                <w:szCs w:val="16"/>
                <w:lang w:val="en-US"/>
              </w:rPr>
              <w:t>*</w:t>
            </w:r>
            <w:r w:rsidRPr="00153DCA">
              <w:rPr>
                <w:sz w:val="16"/>
                <w:szCs w:val="16"/>
                <w:lang w:val="en-US"/>
              </w:rPr>
              <w:t xml:space="preserve"> </w:t>
            </w:r>
            <w:r w:rsidRPr="00153DCA">
              <w:rPr>
                <w:rFonts w:cs="Arial"/>
                <w:sz w:val="16"/>
                <w:szCs w:val="16"/>
                <w:lang w:val="en-US"/>
              </w:rPr>
              <w:t xml:space="preserve">Due to the vast number of articles identified in </w:t>
            </w:r>
            <w:r w:rsidR="00AC5908" w:rsidRPr="00153DCA">
              <w:rPr>
                <w:rFonts w:cs="Arial"/>
                <w:sz w:val="16"/>
                <w:szCs w:val="16"/>
                <w:lang w:val="en-US"/>
              </w:rPr>
              <w:t>the marked</w:t>
            </w:r>
            <w:r w:rsidRPr="00153DCA">
              <w:rPr>
                <w:rFonts w:cs="Arial"/>
                <w:sz w:val="16"/>
                <w:szCs w:val="16"/>
                <w:lang w:val="en-US"/>
              </w:rPr>
              <w:t xml:space="preserve"> searches, it is not feasible to screen all of these. </w:t>
            </w:r>
            <w:proofErr w:type="gramStart"/>
            <w:r w:rsidRPr="00153DCA">
              <w:rPr>
                <w:rFonts w:cs="Arial"/>
                <w:sz w:val="16"/>
                <w:szCs w:val="16"/>
                <w:lang w:val="en-US"/>
              </w:rPr>
              <w:t>In order to</w:t>
            </w:r>
            <w:proofErr w:type="gramEnd"/>
            <w:r w:rsidRPr="00153DCA">
              <w:rPr>
                <w:rFonts w:cs="Arial"/>
                <w:sz w:val="16"/>
                <w:szCs w:val="16"/>
                <w:lang w:val="en-US"/>
              </w:rPr>
              <w:t xml:space="preserve"> make the searches more specific, the search terms have been combined in subsequent searches. All the planned search terms were included in the final PICO </w:t>
            </w:r>
            <w:proofErr w:type="gramStart"/>
            <w:r w:rsidRPr="00153DCA">
              <w:rPr>
                <w:rFonts w:cs="Arial"/>
                <w:sz w:val="16"/>
                <w:szCs w:val="16"/>
                <w:lang w:val="en-US"/>
              </w:rPr>
              <w:t>search</w:t>
            </w:r>
            <w:r w:rsidR="001D1FC2" w:rsidRPr="00153DCA">
              <w:rPr>
                <w:rFonts w:cs="Arial"/>
                <w:sz w:val="16"/>
                <w:szCs w:val="16"/>
                <w:lang w:val="en-US"/>
              </w:rPr>
              <w:t xml:space="preserve"> (#</w:t>
            </w:r>
            <w:proofErr w:type="gramEnd"/>
            <w:r w:rsidR="001D1FC2" w:rsidRPr="00153DCA">
              <w:rPr>
                <w:rFonts w:cs="Arial"/>
                <w:sz w:val="16"/>
                <w:szCs w:val="16"/>
                <w:lang w:val="en-US"/>
              </w:rPr>
              <w:t>7)</w:t>
            </w:r>
            <w:r w:rsidRPr="00153DCA">
              <w:rPr>
                <w:rFonts w:cs="Arial"/>
                <w:sz w:val="16"/>
                <w:szCs w:val="16"/>
                <w:lang w:val="en-US"/>
              </w:rPr>
              <w:t>.</w:t>
            </w:r>
          </w:p>
        </w:tc>
      </w:tr>
      <w:bookmarkEnd w:id="31"/>
    </w:tbl>
    <w:p w14:paraId="72987C6F" w14:textId="77777777" w:rsidR="003126F8" w:rsidRPr="00C2061D" w:rsidRDefault="003126F8" w:rsidP="00A84A15"/>
    <w:p w14:paraId="4B385039" w14:textId="77777777" w:rsidR="00F51E71" w:rsidRPr="00C2061D" w:rsidRDefault="00F51E71" w:rsidP="00A84A15"/>
    <w:p w14:paraId="21AEE02C" w14:textId="1DD6CD8E" w:rsidR="006D3027" w:rsidRPr="00C2061D" w:rsidRDefault="006D3027" w:rsidP="006D3027">
      <w:pPr>
        <w:jc w:val="center"/>
        <w:rPr>
          <w:b/>
          <w:bCs/>
          <w:i/>
          <w:iCs/>
          <w:color w:val="0070C0"/>
        </w:rPr>
      </w:pPr>
      <w:bookmarkStart w:id="32" w:name="_Toc182997806"/>
      <w:r w:rsidRPr="00C2061D">
        <w:rPr>
          <w:b/>
          <w:bCs/>
          <w:sz w:val="18"/>
          <w:szCs w:val="18"/>
        </w:rPr>
        <w:t xml:space="preserve">Table </w:t>
      </w:r>
      <w:r w:rsidRPr="00C2061D">
        <w:rPr>
          <w:b/>
          <w:bCs/>
          <w:sz w:val="18"/>
          <w:szCs w:val="18"/>
        </w:rPr>
        <w:fldChar w:fldCharType="begin"/>
      </w:r>
      <w:r w:rsidRPr="00C2061D">
        <w:rPr>
          <w:b/>
          <w:bCs/>
          <w:sz w:val="18"/>
          <w:szCs w:val="18"/>
        </w:rPr>
        <w:instrText xml:space="preserve"> SEQ Table \* ARABIC </w:instrText>
      </w:r>
      <w:r w:rsidRPr="00C2061D">
        <w:rPr>
          <w:b/>
          <w:bCs/>
          <w:sz w:val="18"/>
          <w:szCs w:val="18"/>
        </w:rPr>
        <w:fldChar w:fldCharType="separate"/>
      </w:r>
      <w:r w:rsidR="00E344B5">
        <w:rPr>
          <w:b/>
          <w:bCs/>
          <w:noProof/>
          <w:sz w:val="18"/>
          <w:szCs w:val="18"/>
        </w:rPr>
        <w:t>4</w:t>
      </w:r>
      <w:r w:rsidRPr="00C2061D">
        <w:rPr>
          <w:b/>
          <w:bCs/>
          <w:sz w:val="18"/>
          <w:szCs w:val="18"/>
        </w:rPr>
        <w:fldChar w:fldCharType="end"/>
      </w:r>
      <w:r w:rsidRPr="00C2061D">
        <w:rPr>
          <w:b/>
          <w:bCs/>
          <w:sz w:val="18"/>
          <w:szCs w:val="18"/>
        </w:rPr>
        <w:t xml:space="preserve">: State of the Art search strings and results in the </w:t>
      </w:r>
      <w:proofErr w:type="spellStart"/>
      <w:r w:rsidRPr="00C2061D">
        <w:rPr>
          <w:b/>
          <w:bCs/>
          <w:sz w:val="18"/>
          <w:szCs w:val="18"/>
        </w:rPr>
        <w:t>Orphanet</w:t>
      </w:r>
      <w:proofErr w:type="spellEnd"/>
      <w:r w:rsidRPr="00C2061D">
        <w:rPr>
          <w:b/>
          <w:bCs/>
          <w:sz w:val="18"/>
          <w:szCs w:val="18"/>
        </w:rPr>
        <w:t xml:space="preserve"> database. </w:t>
      </w:r>
      <w:r w:rsidRPr="00C2061D">
        <w:rPr>
          <w:b/>
          <w:bCs/>
          <w:i/>
          <w:iCs/>
          <w:sz w:val="18"/>
          <w:szCs w:val="18"/>
        </w:rPr>
        <w:t xml:space="preserve">Search date: </w:t>
      </w:r>
      <w:r w:rsidR="0074460B" w:rsidRPr="00C2061D">
        <w:rPr>
          <w:b/>
          <w:bCs/>
          <w:i/>
          <w:iCs/>
          <w:sz w:val="18"/>
          <w:szCs w:val="18"/>
        </w:rPr>
        <w:t>11</w:t>
      </w:r>
      <w:r w:rsidRPr="00C2061D">
        <w:rPr>
          <w:b/>
          <w:bCs/>
          <w:i/>
          <w:iCs/>
          <w:sz w:val="18"/>
          <w:szCs w:val="18"/>
        </w:rPr>
        <w:t>-</w:t>
      </w:r>
      <w:r w:rsidR="0074460B" w:rsidRPr="00C2061D">
        <w:rPr>
          <w:b/>
          <w:bCs/>
          <w:i/>
          <w:iCs/>
          <w:sz w:val="18"/>
          <w:szCs w:val="18"/>
        </w:rPr>
        <w:t>Sep</w:t>
      </w:r>
      <w:r w:rsidRPr="00C2061D">
        <w:rPr>
          <w:b/>
          <w:bCs/>
          <w:i/>
          <w:iCs/>
          <w:sz w:val="18"/>
          <w:szCs w:val="18"/>
        </w:rPr>
        <w:t>-</w:t>
      </w:r>
      <w:r w:rsidR="0074460B" w:rsidRPr="00C2061D">
        <w:rPr>
          <w:b/>
          <w:bCs/>
          <w:i/>
          <w:iCs/>
          <w:sz w:val="18"/>
          <w:szCs w:val="18"/>
        </w:rPr>
        <w:t>2024</w:t>
      </w:r>
      <w:bookmarkEnd w:id="32"/>
    </w:p>
    <w:tbl>
      <w:tblPr>
        <w:tblStyle w:val="TableGrid4"/>
        <w:tblW w:w="5000" w:type="pct"/>
        <w:tblLook w:val="04A0" w:firstRow="1" w:lastRow="0" w:firstColumn="1" w:lastColumn="0" w:noHBand="0" w:noVBand="1"/>
      </w:tblPr>
      <w:tblGrid>
        <w:gridCol w:w="1272"/>
        <w:gridCol w:w="3826"/>
        <w:gridCol w:w="2255"/>
        <w:gridCol w:w="950"/>
        <w:gridCol w:w="1047"/>
      </w:tblGrid>
      <w:tr w:rsidR="006D3027" w:rsidRPr="00C2061D" w14:paraId="4A9412BD" w14:textId="77777777" w:rsidTr="00916FAC">
        <w:trPr>
          <w:tblHeader/>
        </w:trPr>
        <w:tc>
          <w:tcPr>
            <w:tcW w:w="680" w:type="pct"/>
            <w:shd w:val="clear" w:color="auto" w:fill="BFBFBF" w:themeFill="background1" w:themeFillShade="BF"/>
          </w:tcPr>
          <w:p w14:paraId="4CDACF46" w14:textId="77777777" w:rsidR="006D3027" w:rsidRPr="00C2061D" w:rsidRDefault="006D3027" w:rsidP="00E9079D">
            <w:pPr>
              <w:rPr>
                <w:rFonts w:cs="Arial"/>
                <w:b/>
                <w:bCs/>
                <w:sz w:val="18"/>
                <w:szCs w:val="18"/>
                <w:lang w:val="en-US"/>
              </w:rPr>
            </w:pPr>
            <w:r w:rsidRPr="00C2061D">
              <w:rPr>
                <w:rFonts w:cs="Arial"/>
                <w:b/>
                <w:bCs/>
                <w:sz w:val="18"/>
                <w:szCs w:val="18"/>
                <w:lang w:val="en-US"/>
              </w:rPr>
              <w:t>Search No.</w:t>
            </w:r>
          </w:p>
        </w:tc>
        <w:tc>
          <w:tcPr>
            <w:tcW w:w="2046" w:type="pct"/>
            <w:shd w:val="clear" w:color="auto" w:fill="BFBFBF" w:themeFill="background1" w:themeFillShade="BF"/>
          </w:tcPr>
          <w:p w14:paraId="014EA1BA" w14:textId="77777777" w:rsidR="006D3027" w:rsidRPr="00C2061D" w:rsidRDefault="006D3027" w:rsidP="00E9079D">
            <w:pPr>
              <w:rPr>
                <w:rFonts w:cs="Arial"/>
                <w:b/>
                <w:bCs/>
                <w:sz w:val="18"/>
                <w:szCs w:val="18"/>
                <w:lang w:val="en-US"/>
              </w:rPr>
            </w:pPr>
            <w:r w:rsidRPr="00C2061D">
              <w:rPr>
                <w:rFonts w:cs="Arial"/>
                <w:b/>
                <w:bCs/>
                <w:sz w:val="18"/>
                <w:szCs w:val="18"/>
                <w:lang w:val="en-US"/>
              </w:rPr>
              <w:t>Search String</w:t>
            </w:r>
          </w:p>
        </w:tc>
        <w:tc>
          <w:tcPr>
            <w:tcW w:w="1206" w:type="pct"/>
            <w:shd w:val="clear" w:color="auto" w:fill="BFBFBF" w:themeFill="background1" w:themeFillShade="BF"/>
          </w:tcPr>
          <w:p w14:paraId="409F0242" w14:textId="77777777" w:rsidR="006D3027" w:rsidRPr="00C2061D" w:rsidRDefault="006D3027" w:rsidP="00E9079D">
            <w:pPr>
              <w:rPr>
                <w:rFonts w:cs="Arial"/>
                <w:b/>
                <w:bCs/>
                <w:sz w:val="18"/>
                <w:szCs w:val="18"/>
                <w:lang w:val="en-US"/>
              </w:rPr>
            </w:pPr>
            <w:r w:rsidRPr="00C2061D">
              <w:rPr>
                <w:rFonts w:cs="Arial"/>
                <w:b/>
                <w:bCs/>
                <w:sz w:val="18"/>
                <w:szCs w:val="18"/>
                <w:lang w:val="en-US"/>
              </w:rPr>
              <w:t>Filters</w:t>
            </w:r>
          </w:p>
        </w:tc>
        <w:tc>
          <w:tcPr>
            <w:tcW w:w="508" w:type="pct"/>
            <w:shd w:val="clear" w:color="auto" w:fill="BFBFBF" w:themeFill="background1" w:themeFillShade="BF"/>
          </w:tcPr>
          <w:p w14:paraId="2F2685D4" w14:textId="77777777" w:rsidR="006D3027" w:rsidRPr="00C2061D" w:rsidRDefault="006D3027" w:rsidP="00E9079D">
            <w:pPr>
              <w:jc w:val="center"/>
              <w:rPr>
                <w:rFonts w:cs="Arial"/>
                <w:b/>
                <w:bCs/>
                <w:sz w:val="18"/>
                <w:szCs w:val="18"/>
                <w:lang w:val="en-US"/>
              </w:rPr>
            </w:pPr>
            <w:r w:rsidRPr="00C2061D">
              <w:rPr>
                <w:rFonts w:cs="Arial"/>
                <w:b/>
                <w:bCs/>
                <w:sz w:val="18"/>
                <w:szCs w:val="18"/>
                <w:lang w:val="en-US"/>
              </w:rPr>
              <w:t>Hits</w:t>
            </w:r>
          </w:p>
        </w:tc>
        <w:tc>
          <w:tcPr>
            <w:tcW w:w="560" w:type="pct"/>
            <w:shd w:val="clear" w:color="auto" w:fill="BFBFBF" w:themeFill="background1" w:themeFillShade="BF"/>
          </w:tcPr>
          <w:p w14:paraId="73E8F1E0" w14:textId="77777777" w:rsidR="006D3027" w:rsidRPr="00C2061D" w:rsidRDefault="006D3027" w:rsidP="00E9079D">
            <w:pPr>
              <w:jc w:val="center"/>
              <w:rPr>
                <w:rFonts w:cs="Arial"/>
                <w:b/>
                <w:bCs/>
                <w:sz w:val="18"/>
                <w:szCs w:val="18"/>
                <w:lang w:val="en-US"/>
              </w:rPr>
            </w:pPr>
            <w:r w:rsidRPr="00C2061D">
              <w:rPr>
                <w:rFonts w:cs="Arial"/>
                <w:b/>
                <w:bCs/>
                <w:sz w:val="18"/>
                <w:szCs w:val="18"/>
                <w:lang w:val="en-US"/>
              </w:rPr>
              <w:t>Included</w:t>
            </w:r>
          </w:p>
        </w:tc>
      </w:tr>
      <w:tr w:rsidR="006D3027" w:rsidRPr="00C2061D" w14:paraId="719DEF33" w14:textId="77777777" w:rsidTr="00916FAC">
        <w:tc>
          <w:tcPr>
            <w:tcW w:w="680" w:type="pct"/>
          </w:tcPr>
          <w:p w14:paraId="2D9FB9F3" w14:textId="77777777" w:rsidR="006D3027" w:rsidRPr="00C2061D" w:rsidRDefault="006D3027" w:rsidP="00E9079D">
            <w:pPr>
              <w:rPr>
                <w:rFonts w:cs="Arial"/>
                <w:sz w:val="18"/>
                <w:szCs w:val="18"/>
                <w:lang w:val="en-US"/>
              </w:rPr>
            </w:pPr>
            <w:proofErr w:type="spellStart"/>
            <w:r w:rsidRPr="00C2061D">
              <w:rPr>
                <w:rFonts w:cs="Arial"/>
                <w:sz w:val="18"/>
                <w:szCs w:val="18"/>
                <w:lang w:val="en-US"/>
              </w:rPr>
              <w:t>Orphanet</w:t>
            </w:r>
            <w:proofErr w:type="spellEnd"/>
            <w:r w:rsidRPr="00C2061D">
              <w:rPr>
                <w:rFonts w:cs="Arial"/>
                <w:sz w:val="18"/>
                <w:szCs w:val="18"/>
                <w:lang w:val="en-US"/>
              </w:rPr>
              <w:t xml:space="preserve"> #1</w:t>
            </w:r>
          </w:p>
        </w:tc>
        <w:tc>
          <w:tcPr>
            <w:tcW w:w="2046" w:type="pct"/>
          </w:tcPr>
          <w:p w14:paraId="63AD5839" w14:textId="20251943" w:rsidR="006D3027" w:rsidRPr="00C2061D" w:rsidRDefault="00916FAC" w:rsidP="00E9079D">
            <w:pPr>
              <w:jc w:val="left"/>
              <w:rPr>
                <w:rFonts w:cs="Arial"/>
                <w:sz w:val="18"/>
                <w:szCs w:val="18"/>
                <w:lang w:val="en-US"/>
              </w:rPr>
            </w:pPr>
            <w:r w:rsidRPr="00C2061D">
              <w:rPr>
                <w:sz w:val="18"/>
                <w:szCs w:val="18"/>
                <w:lang w:val="en-US"/>
              </w:rPr>
              <w:t xml:space="preserve">[Disease name]: </w:t>
            </w:r>
            <w:r w:rsidR="006D3027" w:rsidRPr="00C2061D">
              <w:rPr>
                <w:sz w:val="18"/>
                <w:szCs w:val="18"/>
                <w:lang w:val="en-US"/>
              </w:rPr>
              <w:t>Congenital Hyperinsulinism</w:t>
            </w:r>
          </w:p>
        </w:tc>
        <w:tc>
          <w:tcPr>
            <w:tcW w:w="1206" w:type="pct"/>
          </w:tcPr>
          <w:p w14:paraId="0C1E5E59" w14:textId="2B827023" w:rsidR="006D3027" w:rsidRPr="00C2061D" w:rsidRDefault="00916FAC" w:rsidP="00E9079D">
            <w:pPr>
              <w:jc w:val="left"/>
              <w:rPr>
                <w:rFonts w:cs="Arial"/>
                <w:sz w:val="18"/>
                <w:szCs w:val="18"/>
                <w:lang w:val="en-US"/>
              </w:rPr>
            </w:pPr>
            <w:r w:rsidRPr="00C2061D">
              <w:rPr>
                <w:rFonts w:cs="Arial"/>
                <w:sz w:val="18"/>
                <w:szCs w:val="18"/>
                <w:lang w:val="en-US"/>
              </w:rPr>
              <w:t>Disease review articles, Guidelines</w:t>
            </w:r>
          </w:p>
        </w:tc>
        <w:tc>
          <w:tcPr>
            <w:tcW w:w="508" w:type="pct"/>
          </w:tcPr>
          <w:p w14:paraId="0416356E" w14:textId="5C63E4AA" w:rsidR="006D3027" w:rsidRPr="00C2061D" w:rsidRDefault="00D075CB" w:rsidP="00E9079D">
            <w:pPr>
              <w:jc w:val="center"/>
              <w:rPr>
                <w:rFonts w:cs="Arial"/>
                <w:sz w:val="18"/>
                <w:szCs w:val="18"/>
                <w:lang w:val="en-US"/>
              </w:rPr>
            </w:pPr>
            <w:r w:rsidRPr="00C2061D">
              <w:rPr>
                <w:rFonts w:cs="Arial"/>
                <w:sz w:val="18"/>
                <w:szCs w:val="18"/>
                <w:lang w:val="en-US"/>
              </w:rPr>
              <w:t>11</w:t>
            </w:r>
          </w:p>
        </w:tc>
        <w:tc>
          <w:tcPr>
            <w:tcW w:w="560" w:type="pct"/>
          </w:tcPr>
          <w:p w14:paraId="630C802B" w14:textId="6606BC25" w:rsidR="006D3027" w:rsidRPr="00C2061D" w:rsidRDefault="00D56AA2" w:rsidP="00E9079D">
            <w:pPr>
              <w:jc w:val="center"/>
              <w:rPr>
                <w:rFonts w:cs="Arial"/>
                <w:sz w:val="18"/>
                <w:szCs w:val="18"/>
                <w:lang w:val="en-US"/>
              </w:rPr>
            </w:pPr>
            <w:del w:id="33" w:author="AML Christensen team" w:date="2024-12-11T11:19:00Z" w16du:dateUtc="2024-12-11T10:19:00Z">
              <w:r w:rsidRPr="00C2061D" w:rsidDel="00BC11E2">
                <w:rPr>
                  <w:rFonts w:cs="Arial"/>
                  <w:sz w:val="18"/>
                  <w:szCs w:val="18"/>
                  <w:lang w:val="en-US"/>
                </w:rPr>
                <w:delText>2</w:delText>
              </w:r>
            </w:del>
            <w:ins w:id="34" w:author="AML Christensen team" w:date="2024-12-11T11:19:00Z" w16du:dateUtc="2024-12-11T10:19:00Z">
              <w:r w:rsidR="00BC11E2">
                <w:rPr>
                  <w:rFonts w:cs="Arial"/>
                  <w:sz w:val="18"/>
                  <w:szCs w:val="18"/>
                  <w:lang w:val="en-US"/>
                </w:rPr>
                <w:t>3</w:t>
              </w:r>
            </w:ins>
          </w:p>
        </w:tc>
      </w:tr>
      <w:tr w:rsidR="00916FAC" w:rsidRPr="00C2061D" w14:paraId="1224A7D1" w14:textId="77777777" w:rsidTr="00916FAC">
        <w:tc>
          <w:tcPr>
            <w:tcW w:w="680" w:type="pct"/>
          </w:tcPr>
          <w:p w14:paraId="52EE61DA" w14:textId="77777777" w:rsidR="00916FAC" w:rsidRPr="00C2061D" w:rsidRDefault="00916FAC" w:rsidP="00916FAC">
            <w:pPr>
              <w:rPr>
                <w:rFonts w:cs="Arial"/>
                <w:sz w:val="18"/>
                <w:szCs w:val="18"/>
                <w:lang w:val="en-US"/>
              </w:rPr>
            </w:pPr>
            <w:proofErr w:type="spellStart"/>
            <w:r w:rsidRPr="00C2061D">
              <w:rPr>
                <w:rFonts w:cs="Arial"/>
                <w:sz w:val="18"/>
                <w:szCs w:val="18"/>
                <w:lang w:val="en-US"/>
              </w:rPr>
              <w:t>Orphanet</w:t>
            </w:r>
            <w:proofErr w:type="spellEnd"/>
            <w:r w:rsidRPr="00C2061D">
              <w:rPr>
                <w:rFonts w:cs="Arial"/>
                <w:sz w:val="18"/>
                <w:szCs w:val="18"/>
                <w:lang w:val="en-US"/>
              </w:rPr>
              <w:t xml:space="preserve"> #2</w:t>
            </w:r>
          </w:p>
        </w:tc>
        <w:tc>
          <w:tcPr>
            <w:tcW w:w="2046" w:type="pct"/>
          </w:tcPr>
          <w:p w14:paraId="1E2CB872" w14:textId="16CD6432" w:rsidR="00916FAC" w:rsidRPr="00C2061D" w:rsidRDefault="00916FAC" w:rsidP="00916FAC">
            <w:pPr>
              <w:jc w:val="left"/>
              <w:rPr>
                <w:sz w:val="18"/>
                <w:szCs w:val="18"/>
                <w:lang w:val="en-US"/>
              </w:rPr>
            </w:pPr>
            <w:r w:rsidRPr="00C2061D">
              <w:rPr>
                <w:sz w:val="18"/>
                <w:szCs w:val="18"/>
                <w:lang w:val="en-US"/>
              </w:rPr>
              <w:t>[Disease name]: Neonatal hypoglycemia</w:t>
            </w:r>
          </w:p>
        </w:tc>
        <w:tc>
          <w:tcPr>
            <w:tcW w:w="1206" w:type="pct"/>
          </w:tcPr>
          <w:p w14:paraId="34ACB57F" w14:textId="1BAF8F56" w:rsidR="00916FAC" w:rsidRPr="00C2061D" w:rsidRDefault="00916FAC" w:rsidP="00916FAC">
            <w:pPr>
              <w:jc w:val="left"/>
              <w:rPr>
                <w:rFonts w:cs="Arial"/>
                <w:sz w:val="18"/>
                <w:szCs w:val="18"/>
                <w:lang w:val="en-US"/>
              </w:rPr>
            </w:pPr>
            <w:r w:rsidRPr="00C2061D">
              <w:rPr>
                <w:rFonts w:cs="Arial"/>
                <w:sz w:val="18"/>
                <w:szCs w:val="18"/>
                <w:lang w:val="en-US"/>
              </w:rPr>
              <w:t>Disease review articles, Guidelines</w:t>
            </w:r>
          </w:p>
        </w:tc>
        <w:tc>
          <w:tcPr>
            <w:tcW w:w="508" w:type="pct"/>
          </w:tcPr>
          <w:p w14:paraId="60BB98EF" w14:textId="79818F1F" w:rsidR="00916FAC" w:rsidRPr="00C2061D" w:rsidRDefault="00D075CB" w:rsidP="00916FAC">
            <w:pPr>
              <w:jc w:val="center"/>
              <w:rPr>
                <w:rFonts w:cs="Arial"/>
                <w:sz w:val="18"/>
                <w:szCs w:val="18"/>
                <w:lang w:val="en-US"/>
              </w:rPr>
            </w:pPr>
            <w:r w:rsidRPr="00C2061D">
              <w:rPr>
                <w:rFonts w:cs="Arial"/>
                <w:sz w:val="18"/>
                <w:szCs w:val="18"/>
                <w:lang w:val="en-US"/>
              </w:rPr>
              <w:t>0</w:t>
            </w:r>
          </w:p>
        </w:tc>
        <w:tc>
          <w:tcPr>
            <w:tcW w:w="560" w:type="pct"/>
          </w:tcPr>
          <w:p w14:paraId="17E6F3D3" w14:textId="7A5C84E8" w:rsidR="00916FAC" w:rsidRPr="00C2061D" w:rsidRDefault="00D075CB" w:rsidP="00916FAC">
            <w:pPr>
              <w:jc w:val="center"/>
              <w:rPr>
                <w:rFonts w:cs="Arial"/>
                <w:sz w:val="18"/>
                <w:szCs w:val="18"/>
                <w:lang w:val="en-US"/>
              </w:rPr>
            </w:pPr>
            <w:r w:rsidRPr="00C2061D">
              <w:rPr>
                <w:rFonts w:cs="Arial"/>
                <w:sz w:val="18"/>
                <w:szCs w:val="18"/>
                <w:lang w:val="en-US"/>
              </w:rPr>
              <w:t>0</w:t>
            </w:r>
          </w:p>
        </w:tc>
      </w:tr>
      <w:tr w:rsidR="00916FAC" w:rsidRPr="00C2061D" w14:paraId="43D8EABE" w14:textId="77777777" w:rsidTr="00916FAC">
        <w:tc>
          <w:tcPr>
            <w:tcW w:w="680" w:type="pct"/>
          </w:tcPr>
          <w:p w14:paraId="2346BF50" w14:textId="77777777" w:rsidR="00916FAC" w:rsidRPr="00C2061D" w:rsidRDefault="00916FAC" w:rsidP="00916FAC">
            <w:pPr>
              <w:rPr>
                <w:rFonts w:cs="Arial"/>
                <w:sz w:val="18"/>
                <w:szCs w:val="18"/>
                <w:lang w:val="en-US"/>
              </w:rPr>
            </w:pPr>
            <w:proofErr w:type="spellStart"/>
            <w:r w:rsidRPr="00C2061D">
              <w:rPr>
                <w:rFonts w:cs="Arial"/>
                <w:sz w:val="18"/>
                <w:szCs w:val="18"/>
                <w:lang w:val="en-US"/>
              </w:rPr>
              <w:t>Orphanet</w:t>
            </w:r>
            <w:proofErr w:type="spellEnd"/>
            <w:r w:rsidRPr="00C2061D">
              <w:rPr>
                <w:rFonts w:cs="Arial"/>
                <w:sz w:val="18"/>
                <w:szCs w:val="18"/>
                <w:lang w:val="en-US"/>
              </w:rPr>
              <w:t xml:space="preserve"> #3</w:t>
            </w:r>
          </w:p>
        </w:tc>
        <w:tc>
          <w:tcPr>
            <w:tcW w:w="2046" w:type="pct"/>
          </w:tcPr>
          <w:p w14:paraId="6C26375A" w14:textId="60899C1E" w:rsidR="00916FAC" w:rsidRPr="00C2061D" w:rsidRDefault="00916FAC" w:rsidP="00916FAC">
            <w:pPr>
              <w:jc w:val="left"/>
              <w:rPr>
                <w:sz w:val="18"/>
                <w:szCs w:val="18"/>
                <w:lang w:val="en-US"/>
              </w:rPr>
            </w:pPr>
            <w:r w:rsidRPr="00C2061D">
              <w:rPr>
                <w:sz w:val="18"/>
                <w:szCs w:val="18"/>
                <w:lang w:val="en-US"/>
              </w:rPr>
              <w:t xml:space="preserve">[Disease name]: Persistent </w:t>
            </w:r>
            <w:proofErr w:type="spellStart"/>
            <w:r w:rsidRPr="00C2061D">
              <w:rPr>
                <w:sz w:val="18"/>
                <w:szCs w:val="18"/>
                <w:lang w:val="en-US"/>
              </w:rPr>
              <w:t>hyperinsulinemic</w:t>
            </w:r>
            <w:proofErr w:type="spellEnd"/>
            <w:r w:rsidRPr="00C2061D">
              <w:rPr>
                <w:sz w:val="18"/>
                <w:szCs w:val="18"/>
                <w:lang w:val="en-US"/>
              </w:rPr>
              <w:t xml:space="preserve"> hypoglycemia of infancy</w:t>
            </w:r>
          </w:p>
        </w:tc>
        <w:tc>
          <w:tcPr>
            <w:tcW w:w="1206" w:type="pct"/>
          </w:tcPr>
          <w:p w14:paraId="112668FD" w14:textId="391AA704" w:rsidR="00916FAC" w:rsidRPr="00C2061D" w:rsidRDefault="00916FAC" w:rsidP="00916FAC">
            <w:pPr>
              <w:jc w:val="left"/>
              <w:rPr>
                <w:rFonts w:cs="Arial"/>
                <w:sz w:val="18"/>
                <w:szCs w:val="18"/>
                <w:lang w:val="en-US"/>
              </w:rPr>
            </w:pPr>
            <w:r w:rsidRPr="00C2061D">
              <w:rPr>
                <w:rFonts w:cs="Arial"/>
                <w:sz w:val="18"/>
                <w:szCs w:val="18"/>
                <w:lang w:val="en-US"/>
              </w:rPr>
              <w:t>Disease review articles, Guidelines</w:t>
            </w:r>
          </w:p>
        </w:tc>
        <w:tc>
          <w:tcPr>
            <w:tcW w:w="508" w:type="pct"/>
          </w:tcPr>
          <w:p w14:paraId="09967DF7" w14:textId="7F483E99" w:rsidR="00916FAC" w:rsidRPr="00C2061D" w:rsidRDefault="00D075CB" w:rsidP="00916FAC">
            <w:pPr>
              <w:jc w:val="center"/>
              <w:rPr>
                <w:rFonts w:cs="Arial"/>
                <w:sz w:val="18"/>
                <w:szCs w:val="18"/>
                <w:lang w:val="en-US"/>
              </w:rPr>
            </w:pPr>
            <w:r w:rsidRPr="00C2061D">
              <w:rPr>
                <w:rFonts w:cs="Arial"/>
                <w:sz w:val="18"/>
                <w:szCs w:val="18"/>
                <w:lang w:val="en-US"/>
              </w:rPr>
              <w:t>9</w:t>
            </w:r>
          </w:p>
        </w:tc>
        <w:tc>
          <w:tcPr>
            <w:tcW w:w="560" w:type="pct"/>
          </w:tcPr>
          <w:p w14:paraId="6D6B2E37" w14:textId="6C3BCFED" w:rsidR="00916FAC" w:rsidRPr="00C2061D" w:rsidRDefault="005E5CBE" w:rsidP="00916FAC">
            <w:pPr>
              <w:jc w:val="center"/>
              <w:rPr>
                <w:rFonts w:cs="Arial"/>
                <w:sz w:val="18"/>
                <w:szCs w:val="18"/>
                <w:lang w:val="en-US"/>
              </w:rPr>
            </w:pPr>
            <w:r w:rsidRPr="00C2061D">
              <w:rPr>
                <w:rFonts w:cs="Arial"/>
                <w:sz w:val="18"/>
                <w:szCs w:val="18"/>
                <w:lang w:val="en-US"/>
              </w:rPr>
              <w:t>0</w:t>
            </w:r>
          </w:p>
        </w:tc>
      </w:tr>
      <w:tr w:rsidR="00CC4627" w:rsidRPr="00C2061D" w14:paraId="112BE4B1" w14:textId="77777777" w:rsidTr="00CC4627">
        <w:tc>
          <w:tcPr>
            <w:tcW w:w="3932" w:type="pct"/>
            <w:gridSpan w:val="3"/>
          </w:tcPr>
          <w:p w14:paraId="57DACE0D" w14:textId="77777777" w:rsidR="00CC4627" w:rsidRPr="00C2061D" w:rsidRDefault="00CC4627" w:rsidP="00916FAC">
            <w:pPr>
              <w:jc w:val="left"/>
              <w:rPr>
                <w:rFonts w:cs="Arial"/>
                <w:b/>
                <w:bCs/>
                <w:sz w:val="18"/>
                <w:szCs w:val="18"/>
                <w:lang w:val="en-US"/>
              </w:rPr>
            </w:pPr>
            <w:r w:rsidRPr="00C2061D">
              <w:rPr>
                <w:rFonts w:cs="Arial"/>
                <w:b/>
                <w:bCs/>
                <w:sz w:val="18"/>
                <w:szCs w:val="18"/>
                <w:lang w:val="en-US"/>
              </w:rPr>
              <w:t>Total</w:t>
            </w:r>
          </w:p>
          <w:p w14:paraId="64046612" w14:textId="16847B50" w:rsidR="00C309F0" w:rsidRPr="00C2061D" w:rsidRDefault="00C309F0" w:rsidP="00916FAC">
            <w:pPr>
              <w:jc w:val="left"/>
              <w:rPr>
                <w:rFonts w:cs="Arial"/>
                <w:sz w:val="18"/>
                <w:szCs w:val="18"/>
                <w:lang w:val="en-US"/>
              </w:rPr>
            </w:pPr>
            <w:r w:rsidRPr="00C2061D">
              <w:rPr>
                <w:rFonts w:cs="Arial"/>
                <w:b/>
                <w:bCs/>
                <w:sz w:val="18"/>
                <w:szCs w:val="18"/>
                <w:lang w:val="en-US"/>
              </w:rPr>
              <w:t>Total after deduplication</w:t>
            </w:r>
          </w:p>
        </w:tc>
        <w:tc>
          <w:tcPr>
            <w:tcW w:w="508" w:type="pct"/>
          </w:tcPr>
          <w:p w14:paraId="26A909FF" w14:textId="77777777" w:rsidR="00CC4627" w:rsidRPr="00C2061D" w:rsidRDefault="00C309F0" w:rsidP="00916FAC">
            <w:pPr>
              <w:jc w:val="center"/>
              <w:rPr>
                <w:rFonts w:cs="Arial"/>
                <w:b/>
                <w:bCs/>
                <w:sz w:val="18"/>
                <w:szCs w:val="18"/>
                <w:lang w:val="en-US"/>
              </w:rPr>
            </w:pPr>
            <w:r w:rsidRPr="00C2061D">
              <w:rPr>
                <w:rFonts w:cs="Arial"/>
                <w:b/>
                <w:bCs/>
                <w:sz w:val="18"/>
                <w:szCs w:val="18"/>
                <w:lang w:val="en-US"/>
              </w:rPr>
              <w:t>20</w:t>
            </w:r>
          </w:p>
          <w:p w14:paraId="17CC99EE" w14:textId="3DF14092" w:rsidR="009A728A" w:rsidRPr="00C2061D" w:rsidRDefault="009A728A" w:rsidP="00916FAC">
            <w:pPr>
              <w:jc w:val="center"/>
              <w:rPr>
                <w:rFonts w:cs="Arial"/>
                <w:b/>
                <w:bCs/>
                <w:sz w:val="18"/>
                <w:szCs w:val="18"/>
                <w:lang w:val="en-US"/>
              </w:rPr>
            </w:pPr>
            <w:r w:rsidRPr="00C2061D">
              <w:rPr>
                <w:rFonts w:cs="Arial"/>
                <w:b/>
                <w:bCs/>
                <w:sz w:val="18"/>
                <w:szCs w:val="18"/>
                <w:lang w:val="en-US"/>
              </w:rPr>
              <w:t>7</w:t>
            </w:r>
          </w:p>
        </w:tc>
        <w:tc>
          <w:tcPr>
            <w:tcW w:w="560" w:type="pct"/>
          </w:tcPr>
          <w:p w14:paraId="1DB4542C" w14:textId="64726662" w:rsidR="00CC4627" w:rsidRPr="00C2061D" w:rsidRDefault="00D56AA2" w:rsidP="00916FAC">
            <w:pPr>
              <w:jc w:val="center"/>
              <w:rPr>
                <w:rFonts w:cs="Arial"/>
                <w:b/>
                <w:bCs/>
                <w:sz w:val="18"/>
                <w:szCs w:val="18"/>
                <w:lang w:val="en-US"/>
              </w:rPr>
            </w:pPr>
            <w:del w:id="35" w:author="AML Christensen team" w:date="2024-12-11T11:19:00Z" w16du:dateUtc="2024-12-11T10:19:00Z">
              <w:r w:rsidRPr="00C2061D" w:rsidDel="00BC11E2">
                <w:rPr>
                  <w:rFonts w:cs="Arial"/>
                  <w:b/>
                  <w:bCs/>
                  <w:sz w:val="18"/>
                  <w:szCs w:val="18"/>
                  <w:lang w:val="en-US"/>
                </w:rPr>
                <w:delText>2</w:delText>
              </w:r>
            </w:del>
            <w:ins w:id="36" w:author="AML Christensen team" w:date="2024-12-11T11:19:00Z" w16du:dateUtc="2024-12-11T10:19:00Z">
              <w:r w:rsidR="00BC11E2">
                <w:rPr>
                  <w:rFonts w:cs="Arial"/>
                  <w:b/>
                  <w:bCs/>
                  <w:sz w:val="18"/>
                  <w:szCs w:val="18"/>
                  <w:lang w:val="en-US"/>
                </w:rPr>
                <w:t>3</w:t>
              </w:r>
            </w:ins>
          </w:p>
          <w:p w14:paraId="1F3A0DB0" w14:textId="2A0DCE90" w:rsidR="009A728A" w:rsidRPr="00C2061D" w:rsidRDefault="009A728A" w:rsidP="00916FAC">
            <w:pPr>
              <w:jc w:val="center"/>
              <w:rPr>
                <w:rFonts w:cs="Arial"/>
                <w:b/>
                <w:bCs/>
                <w:sz w:val="18"/>
                <w:szCs w:val="18"/>
                <w:lang w:val="en-US"/>
              </w:rPr>
            </w:pPr>
            <w:r w:rsidRPr="00C2061D">
              <w:rPr>
                <w:rFonts w:cs="Arial"/>
                <w:b/>
                <w:bCs/>
                <w:sz w:val="18"/>
                <w:szCs w:val="18"/>
                <w:lang w:val="en-US"/>
              </w:rPr>
              <w:t>-</w:t>
            </w:r>
          </w:p>
        </w:tc>
      </w:tr>
    </w:tbl>
    <w:p w14:paraId="06E6B34C" w14:textId="77777777" w:rsidR="006D3027" w:rsidRPr="00C2061D" w:rsidRDefault="006D3027" w:rsidP="00A84A15"/>
    <w:p w14:paraId="64EC435F" w14:textId="203EB140" w:rsidR="00C370C2" w:rsidRPr="00C2061D" w:rsidRDefault="00C370C2" w:rsidP="00C370C2">
      <w:pPr>
        <w:pStyle w:val="Heading3"/>
      </w:pPr>
      <w:bookmarkStart w:id="37" w:name="_Toc182295618"/>
      <w:r w:rsidRPr="00C2061D">
        <w:t>Non-systematic searches</w:t>
      </w:r>
      <w:bookmarkEnd w:id="37"/>
    </w:p>
    <w:p w14:paraId="795952F4" w14:textId="5D120FE0" w:rsidR="00A84A15" w:rsidRPr="00C2061D" w:rsidRDefault="00A84A15" w:rsidP="00A84A15">
      <w:pPr>
        <w:tabs>
          <w:tab w:val="left" w:pos="6144"/>
        </w:tabs>
        <w:rPr>
          <w:rFonts w:eastAsia="Calibri" w:cs="Arial"/>
          <w:szCs w:val="20"/>
        </w:rPr>
      </w:pPr>
      <w:r w:rsidRPr="00C2061D">
        <w:rPr>
          <w:rFonts w:eastAsia="Calibri" w:cs="Arial"/>
          <w:szCs w:val="20"/>
        </w:rPr>
        <w:t>Additional literature for the ‘State of the Art’ discussion was obtained through hand</w:t>
      </w:r>
      <w:r w:rsidR="002E28C3" w:rsidRPr="00C2061D">
        <w:rPr>
          <w:rFonts w:eastAsia="Calibri" w:cs="Arial"/>
          <w:szCs w:val="20"/>
        </w:rPr>
        <w:t xml:space="preserve"> </w:t>
      </w:r>
      <w:r w:rsidRPr="00C2061D">
        <w:rPr>
          <w:rFonts w:eastAsia="Calibri" w:cs="Arial"/>
          <w:szCs w:val="20"/>
        </w:rPr>
        <w:t>searching as presented in the following tables.</w:t>
      </w:r>
    </w:p>
    <w:p w14:paraId="72D06362" w14:textId="77777777" w:rsidR="00A84A15" w:rsidRPr="00C2061D" w:rsidRDefault="00A84A15" w:rsidP="00A84A15">
      <w:pPr>
        <w:tabs>
          <w:tab w:val="left" w:pos="6144"/>
        </w:tabs>
        <w:rPr>
          <w:rFonts w:eastAsia="Calibri" w:cs="Arial"/>
          <w:b/>
          <w:szCs w:val="20"/>
        </w:rPr>
      </w:pPr>
    </w:p>
    <w:tbl>
      <w:tblPr>
        <w:tblStyle w:val="CharCharCharCharCharCharCharCharCharCharCharChar1"/>
        <w:tblW w:w="0" w:type="auto"/>
        <w:tblLook w:val="04A0" w:firstRow="1" w:lastRow="0" w:firstColumn="1" w:lastColumn="0" w:noHBand="0" w:noVBand="1"/>
      </w:tblPr>
      <w:tblGrid>
        <w:gridCol w:w="1519"/>
        <w:gridCol w:w="7831"/>
      </w:tblGrid>
      <w:tr w:rsidR="002E28C3" w:rsidRPr="00C2061D" w14:paraId="4184C2B2" w14:textId="77777777" w:rsidTr="002F7476">
        <w:trPr>
          <w:trHeight w:val="260"/>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3F819379" w14:textId="3306AFB0" w:rsidR="00A84A15" w:rsidRPr="00C2061D" w:rsidRDefault="00A84A15" w:rsidP="002F7476">
            <w:pPr>
              <w:spacing w:before="60" w:after="60"/>
              <w:rPr>
                <w:rFonts w:cs="Arial"/>
                <w:b/>
                <w:sz w:val="18"/>
                <w:szCs w:val="18"/>
              </w:rPr>
            </w:pPr>
            <w:r w:rsidRPr="00C2061D">
              <w:rPr>
                <w:rFonts w:cs="Arial"/>
                <w:b/>
                <w:sz w:val="18"/>
                <w:szCs w:val="18"/>
              </w:rPr>
              <w:t>Database</w:t>
            </w:r>
            <w:r w:rsidR="00CA58AE" w:rsidRPr="00C2061D">
              <w:rPr>
                <w:rFonts w:cs="Arial"/>
                <w:b/>
                <w:sz w:val="18"/>
                <w:szCs w:val="18"/>
              </w:rPr>
              <w:t>, Search No.</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69035FF2" w14:textId="78A18F50" w:rsidR="00CA58AE" w:rsidRPr="00C2061D" w:rsidRDefault="002E28C3" w:rsidP="002F7476">
            <w:pPr>
              <w:spacing w:before="60" w:after="60"/>
              <w:rPr>
                <w:rFonts w:cs="Arial"/>
                <w:b/>
                <w:bCs/>
                <w:sz w:val="18"/>
                <w:szCs w:val="18"/>
              </w:rPr>
            </w:pPr>
            <w:r w:rsidRPr="00C2061D">
              <w:rPr>
                <w:rFonts w:cs="Arial"/>
                <w:b/>
                <w:bCs/>
                <w:sz w:val="18"/>
                <w:szCs w:val="18"/>
              </w:rPr>
              <w:t>PubMed hand search</w:t>
            </w:r>
            <w:r w:rsidR="00CA58AE" w:rsidRPr="00C2061D">
              <w:rPr>
                <w:rFonts w:cs="Arial"/>
                <w:b/>
                <w:bCs/>
                <w:sz w:val="18"/>
                <w:szCs w:val="18"/>
              </w:rPr>
              <w:t xml:space="preserve"> #</w:t>
            </w:r>
            <w:r w:rsidRPr="00C2061D">
              <w:rPr>
                <w:rFonts w:cs="Arial"/>
                <w:b/>
                <w:bCs/>
                <w:sz w:val="18"/>
                <w:szCs w:val="18"/>
              </w:rPr>
              <w:t>1</w:t>
            </w:r>
          </w:p>
        </w:tc>
      </w:tr>
      <w:tr w:rsidR="002E28C3" w:rsidRPr="00C2061D" w14:paraId="29750424" w14:textId="77777777" w:rsidTr="002F7476">
        <w:trPr>
          <w:trHeight w:val="260"/>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505CA9" w14:textId="4F6A7929" w:rsidR="00207C57" w:rsidRPr="00C2061D" w:rsidRDefault="00937986" w:rsidP="00114ADD">
            <w:pPr>
              <w:spacing w:before="60" w:after="60"/>
              <w:rPr>
                <w:rFonts w:cs="Arial"/>
                <w:b/>
                <w:sz w:val="18"/>
                <w:szCs w:val="18"/>
              </w:rPr>
            </w:pPr>
            <w:r w:rsidRPr="00C2061D">
              <w:rPr>
                <w:rFonts w:cs="Arial"/>
                <w:b/>
                <w:sz w:val="18"/>
                <w:szCs w:val="18"/>
              </w:rPr>
              <w:t>Purpose</w:t>
            </w:r>
            <w:r w:rsidR="00207C57" w:rsidRPr="00C2061D">
              <w:rPr>
                <w:rFonts w:cs="Arial"/>
                <w:b/>
                <w:sz w:val="18"/>
                <w:szCs w:val="18"/>
              </w:rPr>
              <w:t xml:space="preserve"> of </w:t>
            </w:r>
            <w:r w:rsidR="001C28D2" w:rsidRPr="00C2061D">
              <w:rPr>
                <w:rFonts w:cs="Arial"/>
                <w:b/>
                <w:sz w:val="18"/>
                <w:szCs w:val="18"/>
              </w:rPr>
              <w:t xml:space="preserve">the </w:t>
            </w:r>
            <w:r w:rsidR="00207C57" w:rsidRPr="00C2061D">
              <w:rPr>
                <w:rFonts w:cs="Arial"/>
                <w:b/>
                <w:sz w:val="18"/>
                <w:szCs w:val="18"/>
              </w:rPr>
              <w:t>search</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FFABF7" w14:textId="32A77D00" w:rsidR="00207C57" w:rsidRPr="00C2061D" w:rsidRDefault="003F30A9" w:rsidP="002F7476">
            <w:pPr>
              <w:spacing w:before="60" w:after="60"/>
              <w:rPr>
                <w:rFonts w:cs="Arial"/>
                <w:sz w:val="18"/>
                <w:szCs w:val="18"/>
              </w:rPr>
            </w:pPr>
            <w:r w:rsidRPr="00C2061D">
              <w:rPr>
                <w:rFonts w:cs="Arial"/>
                <w:sz w:val="18"/>
                <w:szCs w:val="18"/>
              </w:rPr>
              <w:t>Finding incidence data for Congenital Hyperinsulinism</w:t>
            </w:r>
          </w:p>
        </w:tc>
      </w:tr>
      <w:tr w:rsidR="002E28C3" w:rsidRPr="00C2061D" w14:paraId="1C78133A" w14:textId="77777777" w:rsidTr="002F7476">
        <w:trPr>
          <w:trHeight w:val="260"/>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1D2E0334" w14:textId="10D02BEF" w:rsidR="00A84A15" w:rsidRPr="00C2061D" w:rsidRDefault="00A84A15" w:rsidP="002F7476">
            <w:pPr>
              <w:spacing w:before="60" w:after="60"/>
              <w:rPr>
                <w:rFonts w:cs="Arial"/>
                <w:b/>
                <w:sz w:val="18"/>
                <w:szCs w:val="18"/>
              </w:rPr>
            </w:pPr>
            <w:r w:rsidRPr="00C2061D">
              <w:rPr>
                <w:rFonts w:cs="Arial"/>
                <w:b/>
                <w:sz w:val="18"/>
                <w:szCs w:val="18"/>
              </w:rPr>
              <w:t xml:space="preserve">Search </w:t>
            </w:r>
            <w:r w:rsidR="001207FD" w:rsidRPr="00C2061D">
              <w:rPr>
                <w:rFonts w:cs="Arial"/>
                <w:b/>
                <w:sz w:val="18"/>
                <w:szCs w:val="18"/>
              </w:rPr>
              <w:t>string</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93DA1E2" w14:textId="2C02A7EB" w:rsidR="00A84A15" w:rsidRPr="00C2061D" w:rsidRDefault="003F30A9" w:rsidP="002F7476">
            <w:pPr>
              <w:rPr>
                <w:rFonts w:cs="Arial"/>
                <w:bCs/>
                <w:sz w:val="18"/>
                <w:szCs w:val="18"/>
              </w:rPr>
            </w:pPr>
            <w:r w:rsidRPr="00C2061D">
              <w:rPr>
                <w:rFonts w:cs="Arial"/>
                <w:bCs/>
                <w:sz w:val="18"/>
                <w:szCs w:val="18"/>
              </w:rPr>
              <w:t>"Congenital Hyperinsulinism" AND incidence</w:t>
            </w:r>
          </w:p>
        </w:tc>
      </w:tr>
      <w:tr w:rsidR="002E28C3" w:rsidRPr="00C2061D" w14:paraId="7060910F" w14:textId="77777777" w:rsidTr="002F7476">
        <w:trPr>
          <w:trHeight w:val="260"/>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45864D6B" w14:textId="77777777" w:rsidR="00A84A15" w:rsidRPr="00C2061D" w:rsidRDefault="00A84A15" w:rsidP="002F7476">
            <w:pPr>
              <w:spacing w:before="60" w:after="60"/>
              <w:rPr>
                <w:rFonts w:cs="Arial"/>
                <w:b/>
                <w:sz w:val="18"/>
                <w:szCs w:val="18"/>
              </w:rPr>
            </w:pPr>
            <w:r w:rsidRPr="00C2061D">
              <w:rPr>
                <w:rFonts w:cs="Arial"/>
                <w:b/>
                <w:sz w:val="18"/>
                <w:szCs w:val="18"/>
              </w:rPr>
              <w:t>Filters</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4C54E84C" w14:textId="0BD4DE73" w:rsidR="00A84A15" w:rsidRPr="00C2061D" w:rsidRDefault="003F30A9" w:rsidP="002F7476">
            <w:pPr>
              <w:rPr>
                <w:rFonts w:cs="Arial"/>
                <w:bCs/>
                <w:sz w:val="18"/>
                <w:szCs w:val="18"/>
              </w:rPr>
            </w:pPr>
            <w:r w:rsidRPr="00C2061D">
              <w:rPr>
                <w:rFonts w:cs="Arial"/>
                <w:bCs/>
                <w:sz w:val="18"/>
                <w:szCs w:val="18"/>
              </w:rPr>
              <w:t>Humans</w:t>
            </w:r>
          </w:p>
        </w:tc>
      </w:tr>
      <w:tr w:rsidR="002E28C3" w:rsidRPr="00C2061D" w14:paraId="51521E25" w14:textId="77777777" w:rsidTr="002F7476">
        <w:trPr>
          <w:trHeight w:val="260"/>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43A9EA67" w14:textId="77777777" w:rsidR="00A84A15" w:rsidRPr="00C2061D" w:rsidRDefault="00A84A15" w:rsidP="002F7476">
            <w:pPr>
              <w:spacing w:before="60" w:after="60"/>
              <w:rPr>
                <w:rFonts w:cs="Arial"/>
                <w:b/>
                <w:sz w:val="18"/>
                <w:szCs w:val="18"/>
              </w:rPr>
            </w:pPr>
            <w:r w:rsidRPr="00C2061D">
              <w:rPr>
                <w:rFonts w:cs="Arial"/>
                <w:b/>
                <w:sz w:val="18"/>
                <w:szCs w:val="18"/>
              </w:rPr>
              <w:t>Date of Search</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6892584B" w14:textId="788FEEE3" w:rsidR="00A84A15" w:rsidRPr="00C2061D" w:rsidRDefault="003F30A9" w:rsidP="002F7476">
            <w:pPr>
              <w:rPr>
                <w:rFonts w:cs="Arial"/>
                <w:b/>
                <w:sz w:val="18"/>
                <w:szCs w:val="18"/>
              </w:rPr>
            </w:pPr>
            <w:r w:rsidRPr="00C2061D">
              <w:rPr>
                <w:rFonts w:cs="Arial"/>
                <w:b/>
                <w:sz w:val="18"/>
                <w:szCs w:val="18"/>
              </w:rPr>
              <w:t>13. September 2024</w:t>
            </w:r>
          </w:p>
        </w:tc>
      </w:tr>
      <w:tr w:rsidR="002E28C3" w:rsidRPr="00C2061D" w14:paraId="169DAFCA" w14:textId="77777777" w:rsidTr="002F7476">
        <w:trPr>
          <w:trHeight w:val="750"/>
        </w:trPr>
        <w:tc>
          <w:tcPr>
            <w:tcW w:w="1519" w:type="dxa"/>
            <w:tcBorders>
              <w:top w:val="single" w:sz="4" w:space="0" w:color="auto"/>
              <w:left w:val="single" w:sz="4" w:space="0" w:color="auto"/>
              <w:bottom w:val="single" w:sz="4" w:space="0" w:color="auto"/>
              <w:right w:val="single" w:sz="4" w:space="0" w:color="auto"/>
            </w:tcBorders>
            <w:hideMark/>
          </w:tcPr>
          <w:p w14:paraId="565B56AB" w14:textId="325C6777" w:rsidR="00A84A15" w:rsidRPr="00C2061D" w:rsidRDefault="00641F92" w:rsidP="002F7476">
            <w:pPr>
              <w:rPr>
                <w:rFonts w:cs="Arial"/>
                <w:b/>
                <w:sz w:val="18"/>
                <w:szCs w:val="18"/>
              </w:rPr>
            </w:pPr>
            <w:r w:rsidRPr="00C2061D">
              <w:rPr>
                <w:rFonts w:cs="Arial"/>
                <w:b/>
                <w:sz w:val="18"/>
                <w:szCs w:val="18"/>
              </w:rPr>
              <w:t>Included</w:t>
            </w:r>
            <w:r w:rsidR="00A84A15" w:rsidRPr="00C2061D">
              <w:rPr>
                <w:rFonts w:cs="Arial"/>
                <w:b/>
                <w:sz w:val="18"/>
                <w:szCs w:val="18"/>
              </w:rPr>
              <w:t xml:space="preserve"> articles</w:t>
            </w:r>
          </w:p>
        </w:tc>
        <w:tc>
          <w:tcPr>
            <w:tcW w:w="7831" w:type="dxa"/>
            <w:tcBorders>
              <w:top w:val="single" w:sz="4" w:space="0" w:color="auto"/>
              <w:left w:val="single" w:sz="4" w:space="0" w:color="auto"/>
              <w:bottom w:val="single" w:sz="4" w:space="0" w:color="auto"/>
              <w:right w:val="single" w:sz="4" w:space="0" w:color="auto"/>
            </w:tcBorders>
            <w:hideMark/>
          </w:tcPr>
          <w:p w14:paraId="78396B34" w14:textId="644A668C" w:rsidR="00A84A15" w:rsidRPr="00C2061D" w:rsidRDefault="00641F92">
            <w:pPr>
              <w:pStyle w:val="ListParagraph"/>
              <w:numPr>
                <w:ilvl w:val="0"/>
                <w:numId w:val="9"/>
              </w:numPr>
              <w:rPr>
                <w:rFonts w:cs="Arial"/>
                <w:bCs/>
                <w:sz w:val="18"/>
                <w:szCs w:val="18"/>
              </w:rPr>
            </w:pPr>
            <w:r w:rsidRPr="00C2061D">
              <w:rPr>
                <w:rFonts w:cs="Arial"/>
                <w:bCs/>
                <w:sz w:val="18"/>
                <w:szCs w:val="18"/>
              </w:rPr>
              <w:t xml:space="preserve">Mannisto JME, Jaaskelainen J, </w:t>
            </w:r>
            <w:proofErr w:type="spellStart"/>
            <w:r w:rsidRPr="00C2061D">
              <w:rPr>
                <w:rFonts w:cs="Arial"/>
                <w:bCs/>
                <w:sz w:val="18"/>
                <w:szCs w:val="18"/>
              </w:rPr>
              <w:t>Otonkoski</w:t>
            </w:r>
            <w:proofErr w:type="spellEnd"/>
            <w:r w:rsidRPr="00C2061D">
              <w:rPr>
                <w:rFonts w:cs="Arial"/>
                <w:bCs/>
                <w:sz w:val="18"/>
                <w:szCs w:val="18"/>
              </w:rPr>
              <w:t xml:space="preserve"> T, </w:t>
            </w:r>
            <w:proofErr w:type="spellStart"/>
            <w:r w:rsidRPr="00C2061D">
              <w:rPr>
                <w:rFonts w:cs="Arial"/>
                <w:bCs/>
                <w:sz w:val="18"/>
                <w:szCs w:val="18"/>
              </w:rPr>
              <w:t>Huopio</w:t>
            </w:r>
            <w:proofErr w:type="spellEnd"/>
            <w:r w:rsidRPr="00C2061D">
              <w:rPr>
                <w:rFonts w:cs="Arial"/>
                <w:bCs/>
                <w:sz w:val="18"/>
                <w:szCs w:val="18"/>
              </w:rPr>
              <w:t xml:space="preserve"> H. Long-term outcome and treatment in persistent and transient congenital hyperinsulinism: a Finnish population-based study. J Clin Endocrinol </w:t>
            </w:r>
            <w:proofErr w:type="spellStart"/>
            <w:r w:rsidRPr="00C2061D">
              <w:rPr>
                <w:rFonts w:cs="Arial"/>
                <w:bCs/>
                <w:sz w:val="18"/>
                <w:szCs w:val="18"/>
              </w:rPr>
              <w:t>Metab</w:t>
            </w:r>
            <w:proofErr w:type="spellEnd"/>
            <w:r w:rsidRPr="00C2061D">
              <w:rPr>
                <w:rFonts w:cs="Arial"/>
                <w:bCs/>
                <w:sz w:val="18"/>
                <w:szCs w:val="18"/>
              </w:rPr>
              <w:t>. (2021) 106:e1542–51</w:t>
            </w:r>
          </w:p>
          <w:p w14:paraId="42FD8F0D" w14:textId="4D04E866" w:rsidR="00641F92" w:rsidRPr="00C2061D" w:rsidRDefault="00641F92">
            <w:pPr>
              <w:pStyle w:val="ListParagraph"/>
              <w:numPr>
                <w:ilvl w:val="0"/>
                <w:numId w:val="9"/>
              </w:numPr>
              <w:rPr>
                <w:rFonts w:cs="Arial"/>
                <w:bCs/>
                <w:sz w:val="18"/>
                <w:szCs w:val="18"/>
              </w:rPr>
            </w:pPr>
            <w:r w:rsidRPr="00C2061D">
              <w:rPr>
                <w:rFonts w:cs="Arial"/>
                <w:bCs/>
                <w:sz w:val="18"/>
                <w:szCs w:val="18"/>
              </w:rPr>
              <w:t xml:space="preserve">Yau D., Laver T.W., </w:t>
            </w:r>
            <w:proofErr w:type="spellStart"/>
            <w:r w:rsidRPr="00C2061D">
              <w:rPr>
                <w:rFonts w:cs="Arial"/>
                <w:bCs/>
                <w:sz w:val="18"/>
                <w:szCs w:val="18"/>
              </w:rPr>
              <w:t>Dastamani</w:t>
            </w:r>
            <w:proofErr w:type="spellEnd"/>
            <w:r w:rsidRPr="00C2061D">
              <w:rPr>
                <w:rFonts w:cs="Arial"/>
                <w:bCs/>
                <w:sz w:val="18"/>
                <w:szCs w:val="18"/>
              </w:rPr>
              <w:t xml:space="preserve"> A., </w:t>
            </w:r>
            <w:proofErr w:type="spellStart"/>
            <w:r w:rsidRPr="00C2061D">
              <w:rPr>
                <w:rFonts w:cs="Arial"/>
                <w:bCs/>
                <w:sz w:val="18"/>
                <w:szCs w:val="18"/>
              </w:rPr>
              <w:t>Senniappan</w:t>
            </w:r>
            <w:proofErr w:type="spellEnd"/>
            <w:r w:rsidRPr="00C2061D">
              <w:rPr>
                <w:rFonts w:cs="Arial"/>
                <w:bCs/>
                <w:sz w:val="18"/>
                <w:szCs w:val="18"/>
              </w:rPr>
              <w:t xml:space="preserve"> S., Houghton J.A.L., Shaikh G., Cheetham T., Mushtaq T., Kapoor R.R., Randell T., Ellard S., Shah P., Banerjee I. and Flanagan S.E. (2020). Using referral rates for genetic testing to determine the incidence of a rare disease: The minimal incidence of congenital hyperinsulinism in the UK is 1 in 28,389. </w:t>
            </w:r>
            <w:proofErr w:type="spellStart"/>
            <w:r w:rsidRPr="00C2061D">
              <w:rPr>
                <w:rFonts w:cs="Arial"/>
                <w:bCs/>
                <w:sz w:val="18"/>
                <w:szCs w:val="18"/>
              </w:rPr>
              <w:t>PLoS</w:t>
            </w:r>
            <w:proofErr w:type="spellEnd"/>
            <w:r w:rsidRPr="00C2061D">
              <w:rPr>
                <w:rFonts w:cs="Arial"/>
                <w:bCs/>
                <w:sz w:val="18"/>
                <w:szCs w:val="18"/>
              </w:rPr>
              <w:t xml:space="preserve"> One 15, e0228417</w:t>
            </w:r>
          </w:p>
          <w:p w14:paraId="1296EFB7" w14:textId="4F6E6847" w:rsidR="004A2C3A" w:rsidRPr="00C2061D" w:rsidRDefault="00641F92">
            <w:pPr>
              <w:pStyle w:val="ListParagraph"/>
              <w:numPr>
                <w:ilvl w:val="0"/>
                <w:numId w:val="9"/>
              </w:numPr>
              <w:rPr>
                <w:rFonts w:cs="Arial"/>
                <w:b/>
                <w:sz w:val="18"/>
                <w:szCs w:val="18"/>
              </w:rPr>
            </w:pPr>
            <w:proofErr w:type="spellStart"/>
            <w:r w:rsidRPr="00C2061D">
              <w:rPr>
                <w:rFonts w:cs="Arial"/>
                <w:bCs/>
                <w:sz w:val="18"/>
                <w:szCs w:val="18"/>
              </w:rPr>
              <w:t>Rozenkova</w:t>
            </w:r>
            <w:proofErr w:type="spellEnd"/>
            <w:r w:rsidRPr="00C2061D">
              <w:rPr>
                <w:rFonts w:cs="Arial"/>
                <w:bCs/>
                <w:sz w:val="18"/>
                <w:szCs w:val="18"/>
              </w:rPr>
              <w:t xml:space="preserve"> K, Malikova J, Nessa A, </w:t>
            </w:r>
            <w:proofErr w:type="spellStart"/>
            <w:r w:rsidRPr="00C2061D">
              <w:rPr>
                <w:rFonts w:cs="Arial"/>
                <w:bCs/>
                <w:sz w:val="18"/>
                <w:szCs w:val="18"/>
              </w:rPr>
              <w:t>Dusatkova</w:t>
            </w:r>
            <w:proofErr w:type="spellEnd"/>
            <w:r w:rsidRPr="00C2061D">
              <w:rPr>
                <w:rFonts w:cs="Arial"/>
                <w:bCs/>
                <w:sz w:val="18"/>
                <w:szCs w:val="18"/>
              </w:rPr>
              <w:t xml:space="preserve"> L, </w:t>
            </w:r>
            <w:proofErr w:type="spellStart"/>
            <w:r w:rsidRPr="00C2061D">
              <w:rPr>
                <w:rFonts w:cs="Arial"/>
                <w:bCs/>
                <w:sz w:val="18"/>
                <w:szCs w:val="18"/>
              </w:rPr>
              <w:t>Bjorkhaug</w:t>
            </w:r>
            <w:proofErr w:type="spellEnd"/>
            <w:r w:rsidRPr="00C2061D">
              <w:rPr>
                <w:rFonts w:cs="Arial"/>
                <w:bCs/>
                <w:sz w:val="18"/>
                <w:szCs w:val="18"/>
              </w:rPr>
              <w:t xml:space="preserve"> L, </w:t>
            </w:r>
            <w:proofErr w:type="spellStart"/>
            <w:r w:rsidRPr="00C2061D">
              <w:rPr>
                <w:rFonts w:cs="Arial"/>
                <w:bCs/>
                <w:sz w:val="18"/>
                <w:szCs w:val="18"/>
              </w:rPr>
              <w:t>Obermannova</w:t>
            </w:r>
            <w:proofErr w:type="spellEnd"/>
            <w:r w:rsidRPr="00C2061D">
              <w:rPr>
                <w:rFonts w:cs="Arial"/>
                <w:bCs/>
                <w:sz w:val="18"/>
                <w:szCs w:val="18"/>
              </w:rPr>
              <w:t xml:space="preserve"> B, et al. High incidence of heterozygous ABCC8 and HNF1A mutations in Czech patients with congenital hyperinsulinism. J Clin Endocrinol </w:t>
            </w:r>
            <w:proofErr w:type="spellStart"/>
            <w:r w:rsidRPr="00C2061D">
              <w:rPr>
                <w:rFonts w:cs="Arial"/>
                <w:bCs/>
                <w:sz w:val="18"/>
                <w:szCs w:val="18"/>
              </w:rPr>
              <w:t>Metab</w:t>
            </w:r>
            <w:proofErr w:type="spellEnd"/>
            <w:r w:rsidRPr="00C2061D">
              <w:rPr>
                <w:rFonts w:cs="Arial"/>
                <w:bCs/>
                <w:sz w:val="18"/>
                <w:szCs w:val="18"/>
              </w:rPr>
              <w:t>. (2015) 100: E1540–9</w:t>
            </w:r>
          </w:p>
          <w:p w14:paraId="7FE25ABA" w14:textId="1F83378A" w:rsidR="00663340" w:rsidRPr="00C2061D" w:rsidRDefault="00663340">
            <w:pPr>
              <w:pStyle w:val="ListParagraph"/>
              <w:numPr>
                <w:ilvl w:val="0"/>
                <w:numId w:val="9"/>
              </w:numPr>
              <w:rPr>
                <w:rFonts w:cs="Arial"/>
                <w:bCs/>
                <w:sz w:val="18"/>
                <w:szCs w:val="18"/>
              </w:rPr>
            </w:pPr>
            <w:r w:rsidRPr="00C2061D">
              <w:rPr>
                <w:rFonts w:cs="Arial"/>
                <w:bCs/>
                <w:sz w:val="18"/>
                <w:szCs w:val="18"/>
              </w:rPr>
              <w:t xml:space="preserve">Nóvoa-Medina Y, Domínguez García A, Quinteiro González S, García Cruz LM, Santana Rodríguez A. </w:t>
            </w:r>
            <w:proofErr w:type="spellStart"/>
            <w:r w:rsidRPr="00C2061D">
              <w:rPr>
                <w:rFonts w:cs="Arial"/>
                <w:bCs/>
                <w:sz w:val="18"/>
                <w:szCs w:val="18"/>
              </w:rPr>
              <w:t>Hiperinsulinismo</w:t>
            </w:r>
            <w:proofErr w:type="spellEnd"/>
            <w:r w:rsidRPr="00C2061D">
              <w:rPr>
                <w:rFonts w:cs="Arial"/>
                <w:bCs/>
                <w:sz w:val="18"/>
                <w:szCs w:val="18"/>
              </w:rPr>
              <w:t xml:space="preserve"> </w:t>
            </w:r>
            <w:proofErr w:type="spellStart"/>
            <w:r w:rsidRPr="00C2061D">
              <w:rPr>
                <w:rFonts w:cs="Arial"/>
                <w:bCs/>
                <w:sz w:val="18"/>
                <w:szCs w:val="18"/>
              </w:rPr>
              <w:t>congénito</w:t>
            </w:r>
            <w:proofErr w:type="spellEnd"/>
            <w:r w:rsidRPr="00C2061D">
              <w:rPr>
                <w:rFonts w:cs="Arial"/>
                <w:bCs/>
                <w:sz w:val="18"/>
                <w:szCs w:val="18"/>
              </w:rPr>
              <w:t xml:space="preserve"> </w:t>
            </w:r>
            <w:proofErr w:type="spellStart"/>
            <w:r w:rsidRPr="00C2061D">
              <w:rPr>
                <w:rFonts w:cs="Arial"/>
                <w:bCs/>
                <w:sz w:val="18"/>
                <w:szCs w:val="18"/>
              </w:rPr>
              <w:t>en</w:t>
            </w:r>
            <w:proofErr w:type="spellEnd"/>
            <w:r w:rsidRPr="00C2061D">
              <w:rPr>
                <w:rFonts w:cs="Arial"/>
                <w:bCs/>
                <w:sz w:val="18"/>
                <w:szCs w:val="18"/>
              </w:rPr>
              <w:t xml:space="preserve"> Gran </w:t>
            </w:r>
            <w:proofErr w:type="spellStart"/>
            <w:r w:rsidRPr="00C2061D">
              <w:rPr>
                <w:rFonts w:cs="Arial"/>
                <w:bCs/>
                <w:sz w:val="18"/>
                <w:szCs w:val="18"/>
              </w:rPr>
              <w:t>Canaria</w:t>
            </w:r>
            <w:proofErr w:type="spellEnd"/>
            <w:r w:rsidRPr="00C2061D">
              <w:rPr>
                <w:rFonts w:cs="Arial"/>
                <w:bCs/>
                <w:sz w:val="18"/>
                <w:szCs w:val="18"/>
              </w:rPr>
              <w:t xml:space="preserve">. An </w:t>
            </w:r>
            <w:proofErr w:type="spellStart"/>
            <w:r w:rsidRPr="00C2061D">
              <w:rPr>
                <w:rFonts w:cs="Arial"/>
                <w:bCs/>
                <w:sz w:val="18"/>
                <w:szCs w:val="18"/>
              </w:rPr>
              <w:t>Pediatr</w:t>
            </w:r>
            <w:proofErr w:type="spellEnd"/>
            <w:r w:rsidRPr="00C2061D">
              <w:rPr>
                <w:rFonts w:cs="Arial"/>
                <w:bCs/>
                <w:sz w:val="18"/>
                <w:szCs w:val="18"/>
              </w:rPr>
              <w:t xml:space="preserve"> (</w:t>
            </w:r>
            <w:proofErr w:type="spellStart"/>
            <w:r w:rsidRPr="00C2061D">
              <w:rPr>
                <w:rFonts w:cs="Arial"/>
                <w:bCs/>
                <w:sz w:val="18"/>
                <w:szCs w:val="18"/>
              </w:rPr>
              <w:t>Barc</w:t>
            </w:r>
            <w:proofErr w:type="spellEnd"/>
            <w:r w:rsidRPr="00C2061D">
              <w:rPr>
                <w:rFonts w:cs="Arial"/>
                <w:bCs/>
                <w:sz w:val="18"/>
                <w:szCs w:val="18"/>
              </w:rPr>
              <w:t>). 2021;95:93–100.</w:t>
            </w:r>
          </w:p>
          <w:p w14:paraId="1CDC8368" w14:textId="6552D843" w:rsidR="00C66D76" w:rsidRPr="00C2061D" w:rsidRDefault="00C66D76">
            <w:pPr>
              <w:pStyle w:val="ListParagraph"/>
              <w:numPr>
                <w:ilvl w:val="0"/>
                <w:numId w:val="9"/>
              </w:numPr>
              <w:rPr>
                <w:rFonts w:cs="Arial"/>
                <w:bCs/>
                <w:sz w:val="18"/>
                <w:szCs w:val="18"/>
              </w:rPr>
            </w:pPr>
            <w:r w:rsidRPr="00C2061D">
              <w:rPr>
                <w:rFonts w:cs="Arial"/>
                <w:bCs/>
                <w:sz w:val="18"/>
                <w:szCs w:val="18"/>
              </w:rPr>
              <w:t xml:space="preserve">Yamada Y, Kitayama K, </w:t>
            </w:r>
            <w:proofErr w:type="spellStart"/>
            <w:r w:rsidRPr="00C2061D">
              <w:rPr>
                <w:rFonts w:cs="Arial"/>
                <w:bCs/>
                <w:sz w:val="18"/>
                <w:szCs w:val="18"/>
              </w:rPr>
              <w:t>Oyachi</w:t>
            </w:r>
            <w:proofErr w:type="spellEnd"/>
            <w:r w:rsidRPr="00C2061D">
              <w:rPr>
                <w:rFonts w:cs="Arial"/>
                <w:bCs/>
                <w:sz w:val="18"/>
                <w:szCs w:val="18"/>
              </w:rPr>
              <w:t xml:space="preserve"> M, Higuchi S, Kawakita R, Kanamori Y, </w:t>
            </w:r>
            <w:proofErr w:type="spellStart"/>
            <w:r w:rsidRPr="00C2061D">
              <w:rPr>
                <w:rFonts w:cs="Arial"/>
                <w:bCs/>
                <w:sz w:val="18"/>
                <w:szCs w:val="18"/>
              </w:rPr>
              <w:t>Yorifuji</w:t>
            </w:r>
            <w:proofErr w:type="spellEnd"/>
            <w:r w:rsidRPr="00C2061D">
              <w:rPr>
                <w:rFonts w:cs="Arial"/>
                <w:bCs/>
                <w:sz w:val="18"/>
                <w:szCs w:val="18"/>
              </w:rPr>
              <w:t xml:space="preserve"> T. Nationwide survey of endogenous </w:t>
            </w:r>
            <w:proofErr w:type="spellStart"/>
            <w:r w:rsidRPr="00C2061D">
              <w:rPr>
                <w:rFonts w:cs="Arial"/>
                <w:bCs/>
                <w:sz w:val="18"/>
                <w:szCs w:val="18"/>
              </w:rPr>
              <w:t>hyperinsulinemic</w:t>
            </w:r>
            <w:proofErr w:type="spellEnd"/>
            <w:r w:rsidRPr="00C2061D">
              <w:rPr>
                <w:rFonts w:cs="Arial"/>
                <w:bCs/>
                <w:sz w:val="18"/>
                <w:szCs w:val="18"/>
              </w:rPr>
              <w:t xml:space="preserve"> hypoglycemia in Japan (2017-2018): Congenital hyperinsulinism, insulinoma, non-insulinoma </w:t>
            </w:r>
            <w:proofErr w:type="spellStart"/>
            <w:r w:rsidRPr="00C2061D">
              <w:rPr>
                <w:rFonts w:cs="Arial"/>
                <w:bCs/>
                <w:sz w:val="18"/>
                <w:szCs w:val="18"/>
              </w:rPr>
              <w:t>pancreatogenous</w:t>
            </w:r>
            <w:proofErr w:type="spellEnd"/>
            <w:r w:rsidRPr="00C2061D">
              <w:rPr>
                <w:rFonts w:cs="Arial"/>
                <w:bCs/>
                <w:sz w:val="18"/>
                <w:szCs w:val="18"/>
              </w:rPr>
              <w:t xml:space="preserve"> hypoglycemia syndrome and insulin autoimmune syndrome (Hirata's disease). J Diabetes </w:t>
            </w:r>
            <w:proofErr w:type="spellStart"/>
            <w:r w:rsidRPr="00C2061D">
              <w:rPr>
                <w:rFonts w:cs="Arial"/>
                <w:bCs/>
                <w:sz w:val="18"/>
                <w:szCs w:val="18"/>
              </w:rPr>
              <w:t>Investig</w:t>
            </w:r>
            <w:proofErr w:type="spellEnd"/>
            <w:r w:rsidRPr="00C2061D">
              <w:rPr>
                <w:rFonts w:cs="Arial"/>
                <w:bCs/>
                <w:sz w:val="18"/>
                <w:szCs w:val="18"/>
              </w:rPr>
              <w:t>. 2020 May;11(3):554-563.</w:t>
            </w:r>
          </w:p>
          <w:p w14:paraId="0918C72D" w14:textId="509412C8" w:rsidR="004A2C3A" w:rsidRPr="00C2061D" w:rsidRDefault="004A2C3A" w:rsidP="00641F92">
            <w:pPr>
              <w:rPr>
                <w:rFonts w:cs="Arial"/>
                <w:b/>
                <w:sz w:val="18"/>
                <w:szCs w:val="18"/>
                <w:u w:val="single"/>
              </w:rPr>
            </w:pPr>
          </w:p>
        </w:tc>
      </w:tr>
    </w:tbl>
    <w:p w14:paraId="2022AEF5" w14:textId="77777777" w:rsidR="00A84A15" w:rsidRPr="00C2061D" w:rsidRDefault="00A84A15" w:rsidP="00A84A15"/>
    <w:p w14:paraId="15CAF7C4" w14:textId="77777777" w:rsidR="0008245B" w:rsidRPr="00C2061D" w:rsidRDefault="0008245B" w:rsidP="00A84A15"/>
    <w:tbl>
      <w:tblPr>
        <w:tblStyle w:val="CharCharCharCharCharCharCharCharCharCharCharChar1"/>
        <w:tblW w:w="0" w:type="auto"/>
        <w:tblLook w:val="04A0" w:firstRow="1" w:lastRow="0" w:firstColumn="1" w:lastColumn="0" w:noHBand="0" w:noVBand="1"/>
      </w:tblPr>
      <w:tblGrid>
        <w:gridCol w:w="1519"/>
        <w:gridCol w:w="7831"/>
      </w:tblGrid>
      <w:tr w:rsidR="0008245B" w:rsidRPr="00C2061D" w14:paraId="7DF20DB5" w14:textId="77777777" w:rsidTr="004C246C">
        <w:trPr>
          <w:trHeight w:val="260"/>
          <w:tblHeader/>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12E4C08F" w14:textId="77777777" w:rsidR="0008245B" w:rsidRPr="00C2061D" w:rsidRDefault="0008245B" w:rsidP="002D2292">
            <w:pPr>
              <w:spacing w:before="60" w:after="60"/>
              <w:rPr>
                <w:rFonts w:cs="Arial"/>
                <w:b/>
                <w:sz w:val="18"/>
                <w:szCs w:val="18"/>
              </w:rPr>
            </w:pPr>
            <w:r w:rsidRPr="00C2061D">
              <w:rPr>
                <w:rFonts w:cs="Arial"/>
                <w:b/>
                <w:sz w:val="18"/>
                <w:szCs w:val="18"/>
              </w:rPr>
              <w:t>Database, Search No.</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6CBBDBF4" w14:textId="015B9A2E" w:rsidR="0008245B" w:rsidRPr="00C2061D" w:rsidRDefault="0008245B" w:rsidP="002D2292">
            <w:pPr>
              <w:spacing w:before="60" w:after="60"/>
              <w:rPr>
                <w:rFonts w:cs="Arial"/>
                <w:b/>
                <w:bCs/>
                <w:sz w:val="18"/>
                <w:szCs w:val="18"/>
              </w:rPr>
            </w:pPr>
            <w:r w:rsidRPr="00C2061D">
              <w:rPr>
                <w:rFonts w:cs="Arial"/>
                <w:b/>
                <w:bCs/>
                <w:sz w:val="18"/>
                <w:szCs w:val="18"/>
              </w:rPr>
              <w:t>PubMed hand search #2</w:t>
            </w:r>
          </w:p>
        </w:tc>
      </w:tr>
      <w:tr w:rsidR="0008245B" w:rsidRPr="00C2061D" w14:paraId="23F61383" w14:textId="77777777" w:rsidTr="004C246C">
        <w:trPr>
          <w:trHeight w:val="260"/>
          <w:tblHeader/>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A04D283" w14:textId="77777777" w:rsidR="0008245B" w:rsidRPr="00C2061D" w:rsidRDefault="0008245B" w:rsidP="002D2292">
            <w:pPr>
              <w:spacing w:before="60" w:after="60"/>
              <w:rPr>
                <w:rFonts w:cs="Arial"/>
                <w:b/>
                <w:sz w:val="18"/>
                <w:szCs w:val="18"/>
              </w:rPr>
            </w:pPr>
            <w:r w:rsidRPr="00C2061D">
              <w:rPr>
                <w:rFonts w:cs="Arial"/>
                <w:b/>
                <w:sz w:val="18"/>
                <w:szCs w:val="18"/>
              </w:rPr>
              <w:t>Purpose of the search</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60CCBE0" w14:textId="789E7C7B" w:rsidR="0008245B" w:rsidRPr="00C2061D" w:rsidRDefault="0008245B" w:rsidP="002D2292">
            <w:pPr>
              <w:spacing w:before="60" w:after="60"/>
              <w:rPr>
                <w:rFonts w:cs="Arial"/>
                <w:sz w:val="18"/>
                <w:szCs w:val="18"/>
              </w:rPr>
            </w:pPr>
            <w:r w:rsidRPr="00C2061D">
              <w:rPr>
                <w:rFonts w:cs="Arial"/>
                <w:sz w:val="18"/>
                <w:szCs w:val="18"/>
              </w:rPr>
              <w:t>Finding guidelines</w:t>
            </w:r>
            <w:r w:rsidR="00041638" w:rsidRPr="00C2061D">
              <w:rPr>
                <w:rFonts w:cs="Arial"/>
                <w:sz w:val="18"/>
                <w:szCs w:val="18"/>
              </w:rPr>
              <w:t xml:space="preserve"> and consensus statements</w:t>
            </w:r>
            <w:r w:rsidRPr="00C2061D">
              <w:rPr>
                <w:rFonts w:cs="Arial"/>
                <w:sz w:val="18"/>
                <w:szCs w:val="18"/>
              </w:rPr>
              <w:t xml:space="preserve"> for </w:t>
            </w:r>
            <w:r w:rsidRPr="00C2061D">
              <w:rPr>
                <w:rFonts w:cs="Arial"/>
                <w:bCs/>
                <w:sz w:val="18"/>
                <w:szCs w:val="18"/>
              </w:rPr>
              <w:t xml:space="preserve">subcutaneous </w:t>
            </w:r>
            <w:r w:rsidRPr="00C2061D">
              <w:rPr>
                <w:rFonts w:cs="Arial"/>
                <w:sz w:val="18"/>
                <w:szCs w:val="18"/>
              </w:rPr>
              <w:t xml:space="preserve">infusion </w:t>
            </w:r>
          </w:p>
        </w:tc>
      </w:tr>
      <w:tr w:rsidR="0008245B" w:rsidRPr="00C2061D" w14:paraId="52F9193C" w14:textId="77777777" w:rsidTr="004C246C">
        <w:trPr>
          <w:trHeight w:val="260"/>
          <w:tblHeader/>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325758D7" w14:textId="77777777" w:rsidR="0008245B" w:rsidRPr="00C2061D" w:rsidRDefault="0008245B" w:rsidP="002D2292">
            <w:pPr>
              <w:spacing w:before="60" w:after="60"/>
              <w:rPr>
                <w:rFonts w:cs="Arial"/>
                <w:b/>
                <w:sz w:val="18"/>
                <w:szCs w:val="18"/>
              </w:rPr>
            </w:pPr>
            <w:r w:rsidRPr="00C2061D">
              <w:rPr>
                <w:rFonts w:cs="Arial"/>
                <w:b/>
                <w:sz w:val="18"/>
                <w:szCs w:val="18"/>
              </w:rPr>
              <w:t>Search string</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6945A447" w14:textId="77777777" w:rsidR="0008245B" w:rsidRPr="00C2061D" w:rsidRDefault="0008245B" w:rsidP="0008245B">
            <w:pPr>
              <w:rPr>
                <w:rFonts w:cs="Arial"/>
                <w:bCs/>
                <w:sz w:val="18"/>
                <w:szCs w:val="18"/>
              </w:rPr>
            </w:pPr>
            <w:r w:rsidRPr="00C2061D">
              <w:rPr>
                <w:rFonts w:cs="Arial"/>
                <w:bCs/>
                <w:sz w:val="18"/>
                <w:szCs w:val="18"/>
              </w:rPr>
              <w:t>Continuous subcutaneous infusion AND hypoglycemia AND (guideline OR Consensus)</w:t>
            </w:r>
          </w:p>
          <w:p w14:paraId="5BF7F82F" w14:textId="4B1E6CED" w:rsidR="0008245B" w:rsidRPr="00C2061D" w:rsidRDefault="0008245B" w:rsidP="002D2292">
            <w:pPr>
              <w:rPr>
                <w:rFonts w:cs="Arial"/>
                <w:bCs/>
                <w:sz w:val="18"/>
                <w:szCs w:val="18"/>
              </w:rPr>
            </w:pPr>
          </w:p>
        </w:tc>
      </w:tr>
      <w:tr w:rsidR="0008245B" w:rsidRPr="00C2061D" w14:paraId="462D68D1" w14:textId="77777777" w:rsidTr="004C246C">
        <w:trPr>
          <w:trHeight w:val="260"/>
          <w:tblHeader/>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3949FDCC" w14:textId="77777777" w:rsidR="0008245B" w:rsidRPr="00C2061D" w:rsidRDefault="0008245B" w:rsidP="002D2292">
            <w:pPr>
              <w:spacing w:before="60" w:after="60"/>
              <w:rPr>
                <w:rFonts w:cs="Arial"/>
                <w:b/>
                <w:sz w:val="18"/>
                <w:szCs w:val="18"/>
              </w:rPr>
            </w:pPr>
            <w:r w:rsidRPr="00C2061D">
              <w:rPr>
                <w:rFonts w:cs="Arial"/>
                <w:b/>
                <w:sz w:val="18"/>
                <w:szCs w:val="18"/>
              </w:rPr>
              <w:t>Filters</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669A3D45" w14:textId="6EF0D461" w:rsidR="0008245B" w:rsidRPr="00C2061D" w:rsidRDefault="00041638" w:rsidP="002D2292">
            <w:pPr>
              <w:rPr>
                <w:rFonts w:cs="Arial"/>
                <w:bCs/>
                <w:sz w:val="18"/>
                <w:szCs w:val="18"/>
              </w:rPr>
            </w:pPr>
            <w:r w:rsidRPr="00C2061D">
              <w:rPr>
                <w:rFonts w:cs="Arial"/>
                <w:bCs/>
                <w:sz w:val="18"/>
                <w:szCs w:val="18"/>
              </w:rPr>
              <w:t>Guideline; Consensus Development Conference; Consensus Development Conference, NIH</w:t>
            </w:r>
          </w:p>
        </w:tc>
      </w:tr>
      <w:tr w:rsidR="0008245B" w:rsidRPr="00C2061D" w14:paraId="2DD7957C" w14:textId="77777777" w:rsidTr="004C246C">
        <w:trPr>
          <w:trHeight w:val="260"/>
          <w:tblHeader/>
        </w:trPr>
        <w:tc>
          <w:tcPr>
            <w:tcW w:w="151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571AF137" w14:textId="77777777" w:rsidR="0008245B" w:rsidRPr="00C2061D" w:rsidRDefault="0008245B" w:rsidP="002D2292">
            <w:pPr>
              <w:spacing w:before="60" w:after="60"/>
              <w:rPr>
                <w:rFonts w:cs="Arial"/>
                <w:b/>
                <w:sz w:val="18"/>
                <w:szCs w:val="18"/>
              </w:rPr>
            </w:pPr>
            <w:r w:rsidRPr="00C2061D">
              <w:rPr>
                <w:rFonts w:cs="Arial"/>
                <w:b/>
                <w:sz w:val="18"/>
                <w:szCs w:val="18"/>
              </w:rPr>
              <w:t>Date of Search</w:t>
            </w:r>
          </w:p>
        </w:tc>
        <w:tc>
          <w:tcPr>
            <w:tcW w:w="7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3FA4BC46" w14:textId="7D9AF5EA" w:rsidR="0008245B" w:rsidRPr="00C2061D" w:rsidRDefault="0008245B" w:rsidP="002D2292">
            <w:pPr>
              <w:rPr>
                <w:rFonts w:cs="Arial"/>
                <w:b/>
                <w:sz w:val="18"/>
                <w:szCs w:val="18"/>
              </w:rPr>
            </w:pPr>
            <w:r w:rsidRPr="00C2061D">
              <w:rPr>
                <w:rFonts w:cs="Arial"/>
                <w:b/>
                <w:sz w:val="18"/>
                <w:szCs w:val="18"/>
              </w:rPr>
              <w:t>1</w:t>
            </w:r>
            <w:r w:rsidR="00041638" w:rsidRPr="00C2061D">
              <w:rPr>
                <w:rFonts w:cs="Arial"/>
                <w:b/>
                <w:sz w:val="18"/>
                <w:szCs w:val="18"/>
              </w:rPr>
              <w:t>5</w:t>
            </w:r>
            <w:r w:rsidRPr="00C2061D">
              <w:rPr>
                <w:rFonts w:cs="Arial"/>
                <w:b/>
                <w:sz w:val="18"/>
                <w:szCs w:val="18"/>
              </w:rPr>
              <w:t xml:space="preserve">. </w:t>
            </w:r>
            <w:r w:rsidR="00041638" w:rsidRPr="00C2061D">
              <w:rPr>
                <w:rFonts w:cs="Arial"/>
                <w:b/>
                <w:sz w:val="18"/>
                <w:szCs w:val="18"/>
              </w:rPr>
              <w:t>October</w:t>
            </w:r>
            <w:r w:rsidRPr="00C2061D">
              <w:rPr>
                <w:rFonts w:cs="Arial"/>
                <w:b/>
                <w:sz w:val="18"/>
                <w:szCs w:val="18"/>
              </w:rPr>
              <w:t xml:space="preserve"> 2024</w:t>
            </w:r>
          </w:p>
        </w:tc>
      </w:tr>
      <w:tr w:rsidR="0008245B" w:rsidRPr="00C2061D" w14:paraId="4FA28005" w14:textId="77777777" w:rsidTr="002D2292">
        <w:trPr>
          <w:trHeight w:val="750"/>
        </w:trPr>
        <w:tc>
          <w:tcPr>
            <w:tcW w:w="1519" w:type="dxa"/>
            <w:tcBorders>
              <w:top w:val="single" w:sz="4" w:space="0" w:color="auto"/>
              <w:left w:val="single" w:sz="4" w:space="0" w:color="auto"/>
              <w:bottom w:val="single" w:sz="4" w:space="0" w:color="auto"/>
              <w:right w:val="single" w:sz="4" w:space="0" w:color="auto"/>
            </w:tcBorders>
            <w:hideMark/>
          </w:tcPr>
          <w:p w14:paraId="428E7789" w14:textId="77777777" w:rsidR="0008245B" w:rsidRPr="00C2061D" w:rsidRDefault="0008245B" w:rsidP="002D2292">
            <w:pPr>
              <w:rPr>
                <w:rFonts w:cs="Arial"/>
                <w:b/>
                <w:sz w:val="18"/>
                <w:szCs w:val="18"/>
              </w:rPr>
            </w:pPr>
            <w:r w:rsidRPr="00C2061D">
              <w:rPr>
                <w:rFonts w:cs="Arial"/>
                <w:b/>
                <w:sz w:val="18"/>
                <w:szCs w:val="18"/>
              </w:rPr>
              <w:t>Included articles</w:t>
            </w:r>
          </w:p>
        </w:tc>
        <w:tc>
          <w:tcPr>
            <w:tcW w:w="7831" w:type="dxa"/>
            <w:tcBorders>
              <w:top w:val="single" w:sz="4" w:space="0" w:color="auto"/>
              <w:left w:val="single" w:sz="4" w:space="0" w:color="auto"/>
              <w:bottom w:val="single" w:sz="4" w:space="0" w:color="auto"/>
              <w:right w:val="single" w:sz="4" w:space="0" w:color="auto"/>
            </w:tcBorders>
            <w:hideMark/>
          </w:tcPr>
          <w:p w14:paraId="1FB3B19D" w14:textId="193A3832" w:rsidR="00041638" w:rsidRPr="00EC10B4" w:rsidRDefault="00041638">
            <w:pPr>
              <w:pStyle w:val="ListParagraph"/>
              <w:numPr>
                <w:ilvl w:val="0"/>
                <w:numId w:val="9"/>
              </w:numPr>
              <w:rPr>
                <w:rFonts w:cs="Arial"/>
                <w:bCs/>
                <w:sz w:val="18"/>
                <w:szCs w:val="18"/>
                <w:u w:val="single"/>
              </w:rPr>
            </w:pPr>
            <w:r w:rsidRPr="00EC10B4">
              <w:rPr>
                <w:rFonts w:cs="Arial"/>
                <w:bCs/>
                <w:sz w:val="18"/>
                <w:szCs w:val="18"/>
                <w:u w:val="single"/>
              </w:rPr>
              <w:t xml:space="preserve">Grunberger G, Sherr J, Allende M, Blevins T, Bode B, Handelsman Y, et al. American Association of Clinical Endocrinology Clinical Practice Guideline: The Use of Advanced Technology in the Management of Persons </w:t>
            </w:r>
            <w:proofErr w:type="gramStart"/>
            <w:r w:rsidRPr="00EC10B4">
              <w:rPr>
                <w:rFonts w:cs="Arial"/>
                <w:bCs/>
                <w:sz w:val="18"/>
                <w:szCs w:val="18"/>
                <w:u w:val="single"/>
              </w:rPr>
              <w:t>With</w:t>
            </w:r>
            <w:proofErr w:type="gramEnd"/>
            <w:r w:rsidRPr="00EC10B4">
              <w:rPr>
                <w:rFonts w:cs="Arial"/>
                <w:bCs/>
                <w:sz w:val="18"/>
                <w:szCs w:val="18"/>
                <w:u w:val="single"/>
              </w:rPr>
              <w:t xml:space="preserve"> Diabetes Mellitus. </w:t>
            </w:r>
            <w:proofErr w:type="spellStart"/>
            <w:r w:rsidRPr="00EC10B4">
              <w:rPr>
                <w:rFonts w:cs="Arial"/>
                <w:bCs/>
                <w:sz w:val="18"/>
                <w:szCs w:val="18"/>
                <w:u w:val="single"/>
              </w:rPr>
              <w:t>Endocr</w:t>
            </w:r>
            <w:proofErr w:type="spellEnd"/>
            <w:r w:rsidRPr="00EC10B4">
              <w:rPr>
                <w:rFonts w:cs="Arial"/>
                <w:bCs/>
                <w:sz w:val="18"/>
                <w:szCs w:val="18"/>
                <w:u w:val="single"/>
              </w:rPr>
              <w:t xml:space="preserve"> </w:t>
            </w:r>
            <w:proofErr w:type="spellStart"/>
            <w:r w:rsidRPr="00EC10B4">
              <w:rPr>
                <w:rFonts w:cs="Arial"/>
                <w:bCs/>
                <w:sz w:val="18"/>
                <w:szCs w:val="18"/>
                <w:u w:val="single"/>
              </w:rPr>
              <w:t>Pract</w:t>
            </w:r>
            <w:proofErr w:type="spellEnd"/>
            <w:r w:rsidRPr="00EC10B4">
              <w:rPr>
                <w:rFonts w:cs="Arial"/>
                <w:bCs/>
                <w:sz w:val="18"/>
                <w:szCs w:val="18"/>
                <w:u w:val="single"/>
              </w:rPr>
              <w:t>. 2021;27(6):505-37.</w:t>
            </w:r>
          </w:p>
          <w:p w14:paraId="4BB18FC1" w14:textId="6C0737FF" w:rsidR="00041638" w:rsidRPr="00EC10B4" w:rsidRDefault="00041638">
            <w:pPr>
              <w:pStyle w:val="ListParagraph"/>
              <w:numPr>
                <w:ilvl w:val="0"/>
                <w:numId w:val="9"/>
              </w:numPr>
              <w:rPr>
                <w:rFonts w:cs="Arial"/>
                <w:bCs/>
                <w:sz w:val="18"/>
                <w:szCs w:val="18"/>
                <w:u w:val="single"/>
              </w:rPr>
            </w:pPr>
            <w:r w:rsidRPr="00EC10B4">
              <w:rPr>
                <w:rFonts w:cs="Arial"/>
                <w:bCs/>
                <w:sz w:val="18"/>
                <w:szCs w:val="18"/>
                <w:u w:val="single"/>
              </w:rPr>
              <w:t xml:space="preserve">Choudhary P, Campbell F, Joule N, Kar P. A Type 1 diabetes technology pathway: consensus statement for the use of technology in Type 1 diabetes. </w:t>
            </w:r>
            <w:proofErr w:type="spellStart"/>
            <w:r w:rsidRPr="00EC10B4">
              <w:rPr>
                <w:rFonts w:cs="Arial"/>
                <w:bCs/>
                <w:sz w:val="18"/>
                <w:szCs w:val="18"/>
                <w:u w:val="single"/>
              </w:rPr>
              <w:t>Diabet</w:t>
            </w:r>
            <w:proofErr w:type="spellEnd"/>
            <w:r w:rsidRPr="00EC10B4">
              <w:rPr>
                <w:rFonts w:cs="Arial"/>
                <w:bCs/>
                <w:sz w:val="18"/>
                <w:szCs w:val="18"/>
                <w:u w:val="single"/>
              </w:rPr>
              <w:t xml:space="preserve"> Med. 2019;36(5):531-8.</w:t>
            </w:r>
          </w:p>
          <w:p w14:paraId="643E9337" w14:textId="5416B1A2" w:rsidR="00041638" w:rsidRPr="00C2061D" w:rsidRDefault="00041638">
            <w:pPr>
              <w:pStyle w:val="ListParagraph"/>
              <w:numPr>
                <w:ilvl w:val="0"/>
                <w:numId w:val="9"/>
              </w:numPr>
              <w:rPr>
                <w:rFonts w:cs="Arial"/>
                <w:b/>
                <w:sz w:val="18"/>
                <w:szCs w:val="18"/>
                <w:u w:val="single"/>
              </w:rPr>
            </w:pPr>
            <w:bookmarkStart w:id="38" w:name="_Hlk179879317"/>
            <w:r w:rsidRPr="00EC10B4">
              <w:rPr>
                <w:rFonts w:cs="Arial"/>
                <w:bCs/>
                <w:sz w:val="18"/>
                <w:szCs w:val="18"/>
                <w:u w:val="single"/>
              </w:rPr>
              <w:t xml:space="preserve">Peters AL, Ahmann AJ, </w:t>
            </w:r>
            <w:proofErr w:type="spellStart"/>
            <w:r w:rsidRPr="00EC10B4">
              <w:rPr>
                <w:rFonts w:cs="Arial"/>
                <w:bCs/>
                <w:sz w:val="18"/>
                <w:szCs w:val="18"/>
                <w:u w:val="single"/>
              </w:rPr>
              <w:t>Battelino</w:t>
            </w:r>
            <w:proofErr w:type="spellEnd"/>
            <w:r w:rsidRPr="00EC10B4">
              <w:rPr>
                <w:rFonts w:cs="Arial"/>
                <w:bCs/>
                <w:sz w:val="18"/>
                <w:szCs w:val="18"/>
                <w:u w:val="single"/>
              </w:rPr>
              <w:t xml:space="preserve"> T, Evert A, Hirsch IB, Murad MH, et al. Diabetes Technology-Continuous Subcutaneous Insulin Infusion Therapy and Continuous Glucose Monitoring in Adults: An Endocrine Society Clinical Practice Guideline. J Clin Endocrinol </w:t>
            </w:r>
            <w:proofErr w:type="spellStart"/>
            <w:r w:rsidRPr="00EC10B4">
              <w:rPr>
                <w:rFonts w:cs="Arial"/>
                <w:bCs/>
                <w:sz w:val="18"/>
                <w:szCs w:val="18"/>
                <w:u w:val="single"/>
              </w:rPr>
              <w:t>Metab</w:t>
            </w:r>
            <w:proofErr w:type="spellEnd"/>
            <w:r w:rsidRPr="00EC10B4">
              <w:rPr>
                <w:rFonts w:cs="Arial"/>
                <w:bCs/>
                <w:sz w:val="18"/>
                <w:szCs w:val="18"/>
                <w:u w:val="single"/>
              </w:rPr>
              <w:t>. 2016;101(11):3922-37</w:t>
            </w:r>
            <w:bookmarkEnd w:id="38"/>
            <w:r w:rsidRPr="00EC10B4">
              <w:rPr>
                <w:rFonts w:cs="Arial"/>
                <w:bCs/>
                <w:sz w:val="18"/>
                <w:szCs w:val="18"/>
                <w:u w:val="single"/>
              </w:rPr>
              <w:t>.</w:t>
            </w:r>
          </w:p>
        </w:tc>
      </w:tr>
    </w:tbl>
    <w:p w14:paraId="480A9B5F" w14:textId="77777777" w:rsidR="0008245B" w:rsidRPr="00C2061D" w:rsidRDefault="0008245B" w:rsidP="00A84A15"/>
    <w:p w14:paraId="14157A6D" w14:textId="3BC382CB" w:rsidR="00C370C2" w:rsidRPr="00C2061D" w:rsidRDefault="00C370C2" w:rsidP="00C370C2">
      <w:pPr>
        <w:pStyle w:val="Heading2"/>
      </w:pPr>
      <w:bookmarkStart w:id="39" w:name="_Toc182295619"/>
      <w:r w:rsidRPr="00C2061D">
        <w:t xml:space="preserve">References identified from </w:t>
      </w:r>
      <w:r w:rsidR="00C3706A" w:rsidRPr="00C2061D">
        <w:t>retrieved studies</w:t>
      </w:r>
      <w:bookmarkEnd w:id="39"/>
    </w:p>
    <w:p w14:paraId="17B1482E" w14:textId="37542A36" w:rsidR="00DA26A3" w:rsidRPr="00C2061D" w:rsidRDefault="00DA26A3" w:rsidP="00DA26A3">
      <w:pPr>
        <w:rPr>
          <w:rFonts w:cs="Arial"/>
          <w:szCs w:val="20"/>
          <w:lang w:eastAsia="zh-CN"/>
        </w:rPr>
      </w:pPr>
      <w:r w:rsidRPr="00C2061D">
        <w:rPr>
          <w:rFonts w:eastAsia="Calibri"/>
        </w:rPr>
        <w:t>The publications</w:t>
      </w:r>
      <w:r w:rsidR="009C78D4" w:rsidRPr="00C2061D">
        <w:rPr>
          <w:rFonts w:eastAsia="Calibri"/>
        </w:rPr>
        <w:t xml:space="preserve"> in </w:t>
      </w:r>
      <w:r w:rsidR="009C78D4" w:rsidRPr="00C2061D">
        <w:rPr>
          <w:rFonts w:eastAsia="Calibri"/>
        </w:rPr>
        <w:fldChar w:fldCharType="begin"/>
      </w:r>
      <w:r w:rsidR="009C78D4" w:rsidRPr="00C2061D">
        <w:rPr>
          <w:rFonts w:eastAsia="Calibri"/>
        </w:rPr>
        <w:instrText xml:space="preserve"> REF _Ref117082238 \h </w:instrText>
      </w:r>
      <w:r w:rsidR="00CA7306" w:rsidRPr="00C2061D">
        <w:rPr>
          <w:rFonts w:eastAsia="Calibri"/>
        </w:rPr>
        <w:instrText xml:space="preserve"> \* MERGEFORMAT </w:instrText>
      </w:r>
      <w:r w:rsidR="009C78D4" w:rsidRPr="00C2061D">
        <w:rPr>
          <w:rFonts w:eastAsia="Calibri"/>
        </w:rPr>
      </w:r>
      <w:r w:rsidR="009C78D4" w:rsidRPr="00C2061D">
        <w:rPr>
          <w:rFonts w:eastAsia="Calibri"/>
        </w:rPr>
        <w:fldChar w:fldCharType="separate"/>
      </w:r>
      <w:r w:rsidR="00E344B5" w:rsidRPr="00C2061D">
        <w:t xml:space="preserve">Table </w:t>
      </w:r>
      <w:r w:rsidR="00E344B5">
        <w:rPr>
          <w:noProof/>
        </w:rPr>
        <w:t>5</w:t>
      </w:r>
      <w:r w:rsidR="009C78D4" w:rsidRPr="00C2061D">
        <w:rPr>
          <w:rFonts w:eastAsia="Calibri"/>
        </w:rPr>
        <w:fldChar w:fldCharType="end"/>
      </w:r>
      <w:r w:rsidRPr="00C2061D">
        <w:rPr>
          <w:rFonts w:eastAsia="Calibri"/>
        </w:rPr>
        <w:t xml:space="preserve"> were identified in the bibliography of other retrieved publications</w:t>
      </w:r>
      <w:r w:rsidR="003C0583" w:rsidRPr="00C2061D">
        <w:rPr>
          <w:rFonts w:eastAsia="Calibri"/>
        </w:rPr>
        <w:t xml:space="preserve"> / clinical trials</w:t>
      </w:r>
      <w:r w:rsidRPr="00C2061D">
        <w:rPr>
          <w:rFonts w:eastAsia="Calibri"/>
        </w:rPr>
        <w:t xml:space="preserve"> and w</w:t>
      </w:r>
      <w:r w:rsidR="00146F3A" w:rsidRPr="00C2061D">
        <w:rPr>
          <w:rFonts w:eastAsia="Calibri"/>
        </w:rPr>
        <w:t>ere</w:t>
      </w:r>
      <w:r w:rsidRPr="00C2061D">
        <w:rPr>
          <w:rFonts w:eastAsia="Calibri"/>
        </w:rPr>
        <w:t xml:space="preserve"> determined to be relevant for </w:t>
      </w:r>
      <w:r w:rsidR="003C0583" w:rsidRPr="00C2061D">
        <w:rPr>
          <w:rFonts w:eastAsia="Calibri"/>
        </w:rPr>
        <w:t>inclusion</w:t>
      </w:r>
      <w:r w:rsidRPr="00C2061D">
        <w:rPr>
          <w:rFonts w:eastAsia="Calibri"/>
        </w:rPr>
        <w:t>.</w:t>
      </w:r>
    </w:p>
    <w:p w14:paraId="072ABBEB" w14:textId="77777777" w:rsidR="00DA26A3" w:rsidRPr="00C2061D" w:rsidRDefault="00DA26A3" w:rsidP="00DA26A3"/>
    <w:p w14:paraId="0D77EA7C" w14:textId="7A6B5F94" w:rsidR="00DA26A3" w:rsidRPr="00C2061D" w:rsidRDefault="00DA26A3" w:rsidP="00DA26A3">
      <w:pPr>
        <w:pStyle w:val="Caption"/>
        <w:keepNext/>
      </w:pPr>
      <w:bookmarkStart w:id="40" w:name="_Ref117082238"/>
      <w:bookmarkStart w:id="41" w:name="_Toc117081350"/>
      <w:bookmarkStart w:id="42" w:name="_Toc182997807"/>
      <w:r w:rsidRPr="00C2061D">
        <w:t xml:space="preserve">Table </w:t>
      </w:r>
      <w:fldSimple w:instr=" SEQ Table \* ARABIC ">
        <w:r w:rsidR="00E344B5">
          <w:rPr>
            <w:noProof/>
          </w:rPr>
          <w:t>5</w:t>
        </w:r>
      </w:fldSimple>
      <w:bookmarkEnd w:id="40"/>
      <w:r w:rsidRPr="00C2061D">
        <w:t>: Relevant publications identified in the bibliography of other references</w:t>
      </w:r>
      <w:bookmarkEnd w:id="41"/>
      <w:r w:rsidR="003C0583" w:rsidRPr="00C2061D">
        <w:t xml:space="preserve"> / clinical trials</w:t>
      </w:r>
      <w:bookmarkEnd w:id="42"/>
    </w:p>
    <w:tbl>
      <w:tblPr>
        <w:tblStyle w:val="TableGrid"/>
        <w:tblW w:w="9351" w:type="dxa"/>
        <w:tblLook w:val="04A0" w:firstRow="1" w:lastRow="0" w:firstColumn="1" w:lastColumn="0" w:noHBand="0" w:noVBand="1"/>
      </w:tblPr>
      <w:tblGrid>
        <w:gridCol w:w="5533"/>
        <w:gridCol w:w="3818"/>
      </w:tblGrid>
      <w:tr w:rsidR="00CA7306" w:rsidRPr="00C2061D" w14:paraId="51BE91DA" w14:textId="77777777" w:rsidTr="004C246C">
        <w:trPr>
          <w:tblHeader/>
        </w:trPr>
        <w:tc>
          <w:tcPr>
            <w:tcW w:w="5533" w:type="dxa"/>
            <w:shd w:val="clear" w:color="auto" w:fill="BFBFBF" w:themeFill="background1" w:themeFillShade="BF"/>
          </w:tcPr>
          <w:p w14:paraId="4C6B4ECB" w14:textId="77777777" w:rsidR="00DA26A3" w:rsidRPr="00C2061D" w:rsidRDefault="00DA26A3" w:rsidP="004F6551">
            <w:pPr>
              <w:rPr>
                <w:b/>
                <w:bCs/>
                <w:sz w:val="18"/>
                <w:szCs w:val="20"/>
              </w:rPr>
            </w:pPr>
            <w:r w:rsidRPr="00C2061D">
              <w:rPr>
                <w:b/>
                <w:bCs/>
                <w:sz w:val="18"/>
                <w:szCs w:val="20"/>
              </w:rPr>
              <w:t>Publication details</w:t>
            </w:r>
          </w:p>
        </w:tc>
        <w:tc>
          <w:tcPr>
            <w:tcW w:w="3818" w:type="dxa"/>
            <w:shd w:val="clear" w:color="auto" w:fill="BFBFBF" w:themeFill="background1" w:themeFillShade="BF"/>
          </w:tcPr>
          <w:p w14:paraId="4BBAA0FB" w14:textId="77777777" w:rsidR="00DA26A3" w:rsidRPr="00C2061D" w:rsidRDefault="00DA26A3" w:rsidP="004F6551">
            <w:pPr>
              <w:rPr>
                <w:b/>
                <w:bCs/>
                <w:sz w:val="18"/>
                <w:szCs w:val="20"/>
              </w:rPr>
            </w:pPr>
            <w:r w:rsidRPr="00C2061D">
              <w:rPr>
                <w:b/>
                <w:bCs/>
                <w:sz w:val="18"/>
                <w:szCs w:val="20"/>
              </w:rPr>
              <w:t>Source</w:t>
            </w:r>
          </w:p>
        </w:tc>
      </w:tr>
      <w:tr w:rsidR="009157F2" w:rsidRPr="00C2061D" w14:paraId="334340BA" w14:textId="77777777" w:rsidTr="00DD3A69">
        <w:tc>
          <w:tcPr>
            <w:tcW w:w="5533" w:type="dxa"/>
          </w:tcPr>
          <w:p w14:paraId="16EE3BC7" w14:textId="4D310461" w:rsidR="009157F2" w:rsidRPr="00C2061D" w:rsidRDefault="009157F2" w:rsidP="004F6551">
            <w:pPr>
              <w:jc w:val="left"/>
              <w:rPr>
                <w:sz w:val="18"/>
                <w:szCs w:val="20"/>
              </w:rPr>
            </w:pPr>
            <w:proofErr w:type="spellStart"/>
            <w:r w:rsidRPr="00C2061D">
              <w:rPr>
                <w:sz w:val="18"/>
                <w:szCs w:val="20"/>
              </w:rPr>
              <w:t>Kanapka</w:t>
            </w:r>
            <w:proofErr w:type="spellEnd"/>
            <w:r w:rsidRPr="00C2061D">
              <w:rPr>
                <w:sz w:val="18"/>
                <w:szCs w:val="20"/>
              </w:rPr>
              <w:t xml:space="preserve"> LG, </w:t>
            </w:r>
            <w:proofErr w:type="spellStart"/>
            <w:r w:rsidRPr="00C2061D">
              <w:rPr>
                <w:sz w:val="18"/>
                <w:szCs w:val="20"/>
              </w:rPr>
              <w:t>Wadwa</w:t>
            </w:r>
            <w:proofErr w:type="spellEnd"/>
            <w:r w:rsidRPr="00C2061D">
              <w:rPr>
                <w:sz w:val="18"/>
                <w:szCs w:val="20"/>
              </w:rPr>
              <w:t xml:space="preserve"> RP, Breton MD, Ruedy KJ, </w:t>
            </w:r>
            <w:proofErr w:type="spellStart"/>
            <w:r w:rsidRPr="00C2061D">
              <w:rPr>
                <w:sz w:val="18"/>
                <w:szCs w:val="20"/>
              </w:rPr>
              <w:t>Ekhlaspour</w:t>
            </w:r>
            <w:proofErr w:type="spellEnd"/>
            <w:r w:rsidRPr="00C2061D">
              <w:rPr>
                <w:sz w:val="18"/>
                <w:szCs w:val="20"/>
              </w:rPr>
              <w:t xml:space="preserve"> L, Forlenza GP, et al. Extended Use of the Control-IQ Closed-Loop Control System in Children </w:t>
            </w:r>
            <w:proofErr w:type="gramStart"/>
            <w:r w:rsidRPr="00C2061D">
              <w:rPr>
                <w:sz w:val="18"/>
                <w:szCs w:val="20"/>
              </w:rPr>
              <w:t>With</w:t>
            </w:r>
            <w:proofErr w:type="gramEnd"/>
            <w:r w:rsidRPr="00C2061D">
              <w:rPr>
                <w:sz w:val="18"/>
                <w:szCs w:val="20"/>
              </w:rPr>
              <w:t xml:space="preserve"> Type 1 Diabetes. Diabetes Care. 2021;44(2):473-8.</w:t>
            </w:r>
          </w:p>
        </w:tc>
        <w:tc>
          <w:tcPr>
            <w:tcW w:w="3818" w:type="dxa"/>
            <w:vMerge w:val="restart"/>
          </w:tcPr>
          <w:p w14:paraId="4C780421" w14:textId="780CBBDF" w:rsidR="009157F2" w:rsidRPr="00C2061D" w:rsidRDefault="009157F2" w:rsidP="004F6551">
            <w:pPr>
              <w:rPr>
                <w:sz w:val="18"/>
                <w:szCs w:val="20"/>
              </w:rPr>
            </w:pPr>
            <w:r w:rsidRPr="00C2061D">
              <w:rPr>
                <w:sz w:val="18"/>
                <w:szCs w:val="20"/>
              </w:rPr>
              <w:t xml:space="preserve">A Study of t:Slim X2 With Control-IQ Technology (DCLP5): University of Virginia; 2023 [Available from: </w:t>
            </w:r>
            <w:hyperlink r:id="rId16" w:history="1">
              <w:r w:rsidRPr="00C2061D">
                <w:rPr>
                  <w:rStyle w:val="Hyperlink"/>
                  <w:sz w:val="18"/>
                  <w:szCs w:val="20"/>
                </w:rPr>
                <w:t>https://clinicaltrials.gov/study/NCT03844789</w:t>
              </w:r>
            </w:hyperlink>
            <w:r w:rsidRPr="00C2061D">
              <w:rPr>
                <w:sz w:val="18"/>
                <w:szCs w:val="20"/>
              </w:rPr>
              <w:t>].</w:t>
            </w:r>
          </w:p>
        </w:tc>
      </w:tr>
      <w:tr w:rsidR="009157F2" w:rsidRPr="00C2061D" w14:paraId="5B0255FC" w14:textId="77777777" w:rsidTr="00DD3A69">
        <w:tc>
          <w:tcPr>
            <w:tcW w:w="5533" w:type="dxa"/>
          </w:tcPr>
          <w:p w14:paraId="6F0C5566" w14:textId="3443D070" w:rsidR="009157F2" w:rsidRPr="00C2061D" w:rsidRDefault="009157F2" w:rsidP="004F6551">
            <w:pPr>
              <w:jc w:val="left"/>
              <w:rPr>
                <w:sz w:val="18"/>
                <w:szCs w:val="20"/>
              </w:rPr>
            </w:pPr>
            <w:r w:rsidRPr="00C2061D">
              <w:rPr>
                <w:sz w:val="18"/>
                <w:szCs w:val="20"/>
              </w:rPr>
              <w:t xml:space="preserve">Breton MD, </w:t>
            </w:r>
            <w:proofErr w:type="spellStart"/>
            <w:r w:rsidRPr="00C2061D">
              <w:rPr>
                <w:sz w:val="18"/>
                <w:szCs w:val="20"/>
              </w:rPr>
              <w:t>Kanapka</w:t>
            </w:r>
            <w:proofErr w:type="spellEnd"/>
            <w:r w:rsidRPr="00C2061D">
              <w:rPr>
                <w:sz w:val="18"/>
                <w:szCs w:val="20"/>
              </w:rPr>
              <w:t xml:space="preserve"> LG, Beck RW, </w:t>
            </w:r>
            <w:proofErr w:type="spellStart"/>
            <w:r w:rsidRPr="00C2061D">
              <w:rPr>
                <w:sz w:val="18"/>
                <w:szCs w:val="20"/>
              </w:rPr>
              <w:t>Ekhlaspour</w:t>
            </w:r>
            <w:proofErr w:type="spellEnd"/>
            <w:r w:rsidRPr="00C2061D">
              <w:rPr>
                <w:sz w:val="18"/>
                <w:szCs w:val="20"/>
              </w:rPr>
              <w:t xml:space="preserve"> L, Forlenza GP, Cengiz E, et al. A Randomized Trial of Closed-Loop Control in Children with Type 1 Diabetes. N Engl J Med. 2020;383(9):836-45.</w:t>
            </w:r>
          </w:p>
        </w:tc>
        <w:tc>
          <w:tcPr>
            <w:tcW w:w="3818" w:type="dxa"/>
            <w:vMerge/>
          </w:tcPr>
          <w:p w14:paraId="473518B9" w14:textId="77777777" w:rsidR="009157F2" w:rsidRPr="00C2061D" w:rsidRDefault="009157F2" w:rsidP="004F6551">
            <w:pPr>
              <w:rPr>
                <w:sz w:val="18"/>
                <w:szCs w:val="20"/>
              </w:rPr>
            </w:pPr>
          </w:p>
        </w:tc>
      </w:tr>
      <w:tr w:rsidR="009157F2" w:rsidRPr="00C2061D" w14:paraId="2858F233" w14:textId="77777777" w:rsidTr="00DD3A69">
        <w:tc>
          <w:tcPr>
            <w:tcW w:w="5533" w:type="dxa"/>
          </w:tcPr>
          <w:p w14:paraId="64CD7A83" w14:textId="227855B7" w:rsidR="009157F2" w:rsidRPr="00C2061D" w:rsidRDefault="009157F2" w:rsidP="004F6551">
            <w:pPr>
              <w:rPr>
                <w:sz w:val="18"/>
                <w:szCs w:val="20"/>
              </w:rPr>
            </w:pPr>
            <w:proofErr w:type="spellStart"/>
            <w:r w:rsidRPr="00C2061D">
              <w:rPr>
                <w:sz w:val="18"/>
                <w:szCs w:val="20"/>
              </w:rPr>
              <w:t>Schoelwer</w:t>
            </w:r>
            <w:proofErr w:type="spellEnd"/>
            <w:r w:rsidRPr="00C2061D">
              <w:rPr>
                <w:sz w:val="18"/>
                <w:szCs w:val="20"/>
              </w:rPr>
              <w:t xml:space="preserve"> MJ, </w:t>
            </w:r>
            <w:proofErr w:type="spellStart"/>
            <w:r w:rsidRPr="00C2061D">
              <w:rPr>
                <w:sz w:val="18"/>
                <w:szCs w:val="20"/>
              </w:rPr>
              <w:t>Kanapka</w:t>
            </w:r>
            <w:proofErr w:type="spellEnd"/>
            <w:r w:rsidRPr="00C2061D">
              <w:rPr>
                <w:sz w:val="18"/>
                <w:szCs w:val="20"/>
              </w:rPr>
              <w:t xml:space="preserve"> LG, </w:t>
            </w:r>
            <w:proofErr w:type="spellStart"/>
            <w:r w:rsidRPr="00C2061D">
              <w:rPr>
                <w:sz w:val="18"/>
                <w:szCs w:val="20"/>
              </w:rPr>
              <w:t>Wadwa</w:t>
            </w:r>
            <w:proofErr w:type="spellEnd"/>
            <w:r w:rsidRPr="00C2061D">
              <w:rPr>
                <w:sz w:val="18"/>
                <w:szCs w:val="20"/>
              </w:rPr>
              <w:t xml:space="preserve"> RP, Breton MD, Ruedy KJ, </w:t>
            </w:r>
            <w:proofErr w:type="spellStart"/>
            <w:r w:rsidRPr="00C2061D">
              <w:rPr>
                <w:sz w:val="18"/>
                <w:szCs w:val="20"/>
              </w:rPr>
              <w:t>Ekhlaspour</w:t>
            </w:r>
            <w:proofErr w:type="spellEnd"/>
            <w:r w:rsidRPr="00C2061D">
              <w:rPr>
                <w:sz w:val="18"/>
                <w:szCs w:val="20"/>
              </w:rPr>
              <w:t xml:space="preserve"> L, et al. Predictors of Time-in-Range (70-180 mg/dL) Achieved Using a Closed-Loop Control System. Diabetes Technol Ther. 2021;23(7):475-81.</w:t>
            </w:r>
          </w:p>
        </w:tc>
        <w:tc>
          <w:tcPr>
            <w:tcW w:w="3818" w:type="dxa"/>
            <w:vMerge/>
          </w:tcPr>
          <w:p w14:paraId="39E1D945" w14:textId="77777777" w:rsidR="009157F2" w:rsidRPr="00C2061D" w:rsidRDefault="009157F2" w:rsidP="004F6551">
            <w:pPr>
              <w:rPr>
                <w:sz w:val="18"/>
                <w:szCs w:val="20"/>
              </w:rPr>
            </w:pPr>
          </w:p>
        </w:tc>
      </w:tr>
      <w:tr w:rsidR="009157F2" w:rsidRPr="00C2061D" w14:paraId="49B468B1" w14:textId="77777777" w:rsidTr="00DD3A69">
        <w:tc>
          <w:tcPr>
            <w:tcW w:w="5533" w:type="dxa"/>
          </w:tcPr>
          <w:p w14:paraId="1A65B069" w14:textId="4DC4F7F3" w:rsidR="009157F2" w:rsidRPr="00C2061D" w:rsidRDefault="009157F2" w:rsidP="009157F2">
            <w:pPr>
              <w:rPr>
                <w:sz w:val="18"/>
                <w:szCs w:val="20"/>
              </w:rPr>
            </w:pPr>
            <w:proofErr w:type="spellStart"/>
            <w:r w:rsidRPr="00C2061D">
              <w:rPr>
                <w:sz w:val="18"/>
                <w:szCs w:val="20"/>
              </w:rPr>
              <w:t>Cobry</w:t>
            </w:r>
            <w:proofErr w:type="spellEnd"/>
            <w:r w:rsidRPr="00C2061D">
              <w:rPr>
                <w:sz w:val="18"/>
                <w:szCs w:val="20"/>
              </w:rPr>
              <w:t xml:space="preserve"> EC, </w:t>
            </w:r>
            <w:proofErr w:type="spellStart"/>
            <w:r w:rsidRPr="00C2061D">
              <w:rPr>
                <w:sz w:val="18"/>
                <w:szCs w:val="20"/>
              </w:rPr>
              <w:t>Kanapka</w:t>
            </w:r>
            <w:proofErr w:type="spellEnd"/>
            <w:r w:rsidRPr="00C2061D">
              <w:rPr>
                <w:sz w:val="18"/>
                <w:szCs w:val="20"/>
              </w:rPr>
              <w:t xml:space="preserve"> LG, Cengiz E, Carria L, </w:t>
            </w:r>
            <w:proofErr w:type="spellStart"/>
            <w:r w:rsidRPr="00C2061D">
              <w:rPr>
                <w:sz w:val="18"/>
                <w:szCs w:val="20"/>
              </w:rPr>
              <w:t>Ekhlaspour</w:t>
            </w:r>
            <w:proofErr w:type="spellEnd"/>
            <w:r w:rsidRPr="00C2061D">
              <w:rPr>
                <w:sz w:val="18"/>
                <w:szCs w:val="20"/>
              </w:rPr>
              <w:t xml:space="preserve"> L, Buckingham BA, et al. Health-Related Quality of Life and Treatment Satisfaction in Parents and Children with Type 1 Diabetes Using Closed-Loop Control. Diabetes Technol Ther. 2021;23(6):401-9.</w:t>
            </w:r>
          </w:p>
        </w:tc>
        <w:tc>
          <w:tcPr>
            <w:tcW w:w="3818" w:type="dxa"/>
            <w:vMerge/>
          </w:tcPr>
          <w:p w14:paraId="4A2D5F78" w14:textId="77777777" w:rsidR="009157F2" w:rsidRPr="00C2061D" w:rsidRDefault="009157F2" w:rsidP="009157F2">
            <w:pPr>
              <w:rPr>
                <w:sz w:val="18"/>
                <w:szCs w:val="20"/>
              </w:rPr>
            </w:pPr>
          </w:p>
        </w:tc>
      </w:tr>
      <w:tr w:rsidR="009157F2" w:rsidRPr="00C2061D" w14:paraId="09F52575" w14:textId="77777777" w:rsidTr="00DD3A69">
        <w:tc>
          <w:tcPr>
            <w:tcW w:w="5533" w:type="dxa"/>
          </w:tcPr>
          <w:p w14:paraId="2B17B2F8" w14:textId="186914B3" w:rsidR="009157F2" w:rsidRPr="00C2061D" w:rsidRDefault="009157F2" w:rsidP="009157F2">
            <w:pPr>
              <w:rPr>
                <w:sz w:val="18"/>
                <w:szCs w:val="20"/>
              </w:rPr>
            </w:pPr>
            <w:proofErr w:type="spellStart"/>
            <w:r w:rsidRPr="00C2061D">
              <w:rPr>
                <w:sz w:val="18"/>
                <w:szCs w:val="20"/>
              </w:rPr>
              <w:t>Cobry</w:t>
            </w:r>
            <w:proofErr w:type="spellEnd"/>
            <w:r w:rsidRPr="00C2061D">
              <w:rPr>
                <w:sz w:val="18"/>
                <w:szCs w:val="20"/>
              </w:rPr>
              <w:t xml:space="preserve"> EC, Bisio A, </w:t>
            </w:r>
            <w:proofErr w:type="spellStart"/>
            <w:r w:rsidRPr="00C2061D">
              <w:rPr>
                <w:sz w:val="18"/>
                <w:szCs w:val="20"/>
              </w:rPr>
              <w:t>Wadwa</w:t>
            </w:r>
            <w:proofErr w:type="spellEnd"/>
            <w:r w:rsidRPr="00C2061D">
              <w:rPr>
                <w:sz w:val="18"/>
                <w:szCs w:val="20"/>
              </w:rPr>
              <w:t xml:space="preserve"> RP, Breton MD. Improvements in Parental Sleep, Fear of Hypoglycemia, and Diabetes Distress </w:t>
            </w:r>
            <w:proofErr w:type="gramStart"/>
            <w:r w:rsidRPr="00C2061D">
              <w:rPr>
                <w:sz w:val="18"/>
                <w:szCs w:val="20"/>
              </w:rPr>
              <w:t>With</w:t>
            </w:r>
            <w:proofErr w:type="gramEnd"/>
            <w:r w:rsidRPr="00C2061D">
              <w:rPr>
                <w:sz w:val="18"/>
                <w:szCs w:val="20"/>
              </w:rPr>
              <w:t xml:space="preserve"> Use of an Advanced Hybrid Closed-Loop System. Diabetes Care. 2022;45(5):1292-5.</w:t>
            </w:r>
          </w:p>
        </w:tc>
        <w:tc>
          <w:tcPr>
            <w:tcW w:w="3818" w:type="dxa"/>
            <w:vMerge/>
          </w:tcPr>
          <w:p w14:paraId="4739A82A" w14:textId="77777777" w:rsidR="009157F2" w:rsidRPr="00C2061D" w:rsidRDefault="009157F2" w:rsidP="009157F2">
            <w:pPr>
              <w:rPr>
                <w:sz w:val="18"/>
                <w:szCs w:val="20"/>
              </w:rPr>
            </w:pPr>
          </w:p>
        </w:tc>
      </w:tr>
      <w:tr w:rsidR="00B65E1D" w:rsidRPr="00C2061D" w14:paraId="07B550F7" w14:textId="77777777" w:rsidTr="00DD3A69">
        <w:tc>
          <w:tcPr>
            <w:tcW w:w="5533" w:type="dxa"/>
          </w:tcPr>
          <w:p w14:paraId="24D82E26" w14:textId="26536A58" w:rsidR="00B65E1D" w:rsidRPr="00C2061D" w:rsidRDefault="00B65E1D" w:rsidP="009157F2">
            <w:pPr>
              <w:rPr>
                <w:sz w:val="18"/>
                <w:szCs w:val="20"/>
              </w:rPr>
            </w:pPr>
            <w:r w:rsidRPr="00C2061D">
              <w:rPr>
                <w:sz w:val="18"/>
                <w:szCs w:val="20"/>
              </w:rPr>
              <w:t xml:space="preserve">Brown S, </w:t>
            </w:r>
            <w:proofErr w:type="spellStart"/>
            <w:r w:rsidRPr="00C2061D">
              <w:rPr>
                <w:sz w:val="18"/>
                <w:szCs w:val="20"/>
              </w:rPr>
              <w:t>Raghinaru</w:t>
            </w:r>
            <w:proofErr w:type="spellEnd"/>
            <w:r w:rsidRPr="00C2061D">
              <w:rPr>
                <w:sz w:val="18"/>
                <w:szCs w:val="20"/>
              </w:rPr>
              <w:t xml:space="preserve"> D, Emory E, Kovatchev B. First Look at Control-IQ: A New-Generation Automated Insulin Delivery System. Diabetes Care. 2018 Dec;41(12):2634-2636</w:t>
            </w:r>
          </w:p>
        </w:tc>
        <w:tc>
          <w:tcPr>
            <w:tcW w:w="3818" w:type="dxa"/>
          </w:tcPr>
          <w:p w14:paraId="146F2A45" w14:textId="097D7D5A" w:rsidR="00B65E1D" w:rsidRPr="00C2061D" w:rsidRDefault="00B65E1D" w:rsidP="009157F2">
            <w:pPr>
              <w:rPr>
                <w:sz w:val="18"/>
                <w:szCs w:val="20"/>
              </w:rPr>
            </w:pPr>
            <w:r w:rsidRPr="00C2061D">
              <w:rPr>
                <w:sz w:val="18"/>
                <w:szCs w:val="20"/>
              </w:rPr>
              <w:t xml:space="preserve">A Pilot Test of t:Slim X2 With Control-IQ Technology: University of Virginia; 2022 [Available from </w:t>
            </w:r>
            <w:hyperlink r:id="rId17" w:history="1">
              <w:r w:rsidRPr="00C2061D">
                <w:rPr>
                  <w:rStyle w:val="Hyperlink"/>
                  <w:sz w:val="18"/>
                  <w:szCs w:val="20"/>
                </w:rPr>
                <w:t>https://clinicaltrials.gov/study/NCT03368937</w:t>
              </w:r>
            </w:hyperlink>
            <w:r w:rsidRPr="00C2061D">
              <w:rPr>
                <w:sz w:val="18"/>
                <w:szCs w:val="20"/>
              </w:rPr>
              <w:t xml:space="preserve">]. </w:t>
            </w:r>
          </w:p>
        </w:tc>
      </w:tr>
      <w:tr w:rsidR="00FF6648" w:rsidRPr="00C2061D" w14:paraId="568E90AF" w14:textId="77777777" w:rsidTr="00DD3A69">
        <w:tc>
          <w:tcPr>
            <w:tcW w:w="5533" w:type="dxa"/>
          </w:tcPr>
          <w:p w14:paraId="6565526B" w14:textId="3BB58C1F" w:rsidR="00FF6648" w:rsidRPr="00C2061D" w:rsidRDefault="00FF6648" w:rsidP="009157F2">
            <w:pPr>
              <w:rPr>
                <w:sz w:val="18"/>
                <w:szCs w:val="20"/>
              </w:rPr>
            </w:pPr>
            <w:r w:rsidRPr="00C2061D">
              <w:rPr>
                <w:sz w:val="18"/>
                <w:szCs w:val="20"/>
              </w:rPr>
              <w:t xml:space="preserve">Graham R, Mueller L, Manning M, Habif S, Messer LH, Pinsker JE, Aronoff-Spencer E. Real-World Use of Control-IQ Technology Is Associated with a Lower Rate of Severe Hypoglycemia and Diabetic Ketoacidosis Than Historical Data: Results of the Control-IQ </w:t>
            </w:r>
            <w:r w:rsidRPr="00C2061D">
              <w:rPr>
                <w:sz w:val="18"/>
                <w:szCs w:val="20"/>
              </w:rPr>
              <w:lastRenderedPageBreak/>
              <w:t>Observational (CLIO) Prospective Study. Diabetes Technol Ther. 2024 Jan;26(1):24-32.</w:t>
            </w:r>
          </w:p>
        </w:tc>
        <w:tc>
          <w:tcPr>
            <w:tcW w:w="3818" w:type="dxa"/>
          </w:tcPr>
          <w:p w14:paraId="7B17AE81" w14:textId="33DD0F44" w:rsidR="00FF6648" w:rsidRPr="00C2061D" w:rsidRDefault="00FF6648" w:rsidP="009157F2">
            <w:pPr>
              <w:rPr>
                <w:sz w:val="18"/>
                <w:szCs w:val="20"/>
              </w:rPr>
            </w:pPr>
            <w:r w:rsidRPr="00C2061D">
              <w:rPr>
                <w:sz w:val="18"/>
                <w:szCs w:val="20"/>
              </w:rPr>
              <w:lastRenderedPageBreak/>
              <w:t xml:space="preserve">Control-IQ Observational (CLIO) Post-Approval Study (CLIO): Tandem Diabetes Care, Inc.; 2023. [Available from </w:t>
            </w:r>
            <w:hyperlink r:id="rId18" w:history="1">
              <w:r w:rsidRPr="00C2061D">
                <w:rPr>
                  <w:rStyle w:val="Hyperlink"/>
                  <w:sz w:val="18"/>
                  <w:szCs w:val="20"/>
                </w:rPr>
                <w:t>https://clinicaltrials.gov/study/NCT04503174</w:t>
              </w:r>
            </w:hyperlink>
            <w:r w:rsidRPr="00C2061D">
              <w:rPr>
                <w:sz w:val="18"/>
                <w:szCs w:val="20"/>
              </w:rPr>
              <w:t xml:space="preserve">]. </w:t>
            </w:r>
          </w:p>
        </w:tc>
      </w:tr>
      <w:tr w:rsidR="002F4418" w:rsidRPr="00C2061D" w14:paraId="10C155A1" w14:textId="77777777" w:rsidTr="00DD3A69">
        <w:tc>
          <w:tcPr>
            <w:tcW w:w="5533" w:type="dxa"/>
          </w:tcPr>
          <w:p w14:paraId="75605D17" w14:textId="22B5CF4E" w:rsidR="002F4418" w:rsidRPr="00C2061D" w:rsidRDefault="002F4418" w:rsidP="002F4418">
            <w:pPr>
              <w:rPr>
                <w:sz w:val="18"/>
                <w:szCs w:val="20"/>
              </w:rPr>
            </w:pPr>
            <w:proofErr w:type="spellStart"/>
            <w:r w:rsidRPr="00C2061D">
              <w:rPr>
                <w:sz w:val="18"/>
                <w:szCs w:val="20"/>
              </w:rPr>
              <w:t>Ekhlaspour</w:t>
            </w:r>
            <w:proofErr w:type="spellEnd"/>
            <w:r w:rsidRPr="00C2061D">
              <w:rPr>
                <w:sz w:val="18"/>
                <w:szCs w:val="20"/>
              </w:rPr>
              <w:t xml:space="preserve"> L, </w:t>
            </w:r>
            <w:proofErr w:type="spellStart"/>
            <w:r w:rsidRPr="00C2061D">
              <w:rPr>
                <w:sz w:val="18"/>
                <w:szCs w:val="20"/>
              </w:rPr>
              <w:t>Schoelwer</w:t>
            </w:r>
            <w:proofErr w:type="spellEnd"/>
            <w:r w:rsidRPr="00C2061D">
              <w:rPr>
                <w:sz w:val="18"/>
                <w:szCs w:val="20"/>
              </w:rPr>
              <w:t xml:space="preserve"> MJ, Forlenza GP, DeBoer MD, Norlander L, Hsu L, Kingman R, Boranian E, Berget C, Emory E, Buckingham BA, Breton MD, </w:t>
            </w:r>
            <w:proofErr w:type="spellStart"/>
            <w:r w:rsidRPr="00C2061D">
              <w:rPr>
                <w:sz w:val="18"/>
                <w:szCs w:val="20"/>
              </w:rPr>
              <w:t>Wadwa</w:t>
            </w:r>
            <w:proofErr w:type="spellEnd"/>
            <w:r w:rsidRPr="00C2061D">
              <w:rPr>
                <w:sz w:val="18"/>
                <w:szCs w:val="20"/>
              </w:rPr>
              <w:t xml:space="preserve"> RP. Safety and Performance of the Tandem t:slim X2 with Control-IQ Automated Insulin Delivery System in Toddlers and Preschoolers. Diabetes Technol Ther. 2021 May;23(5):384-391. </w:t>
            </w:r>
          </w:p>
        </w:tc>
        <w:tc>
          <w:tcPr>
            <w:tcW w:w="3818" w:type="dxa"/>
          </w:tcPr>
          <w:p w14:paraId="0CE03797" w14:textId="7CCDE196" w:rsidR="002F4418" w:rsidRPr="00C2061D" w:rsidRDefault="00356D33" w:rsidP="00356D33">
            <w:pPr>
              <w:rPr>
                <w:sz w:val="18"/>
                <w:szCs w:val="20"/>
              </w:rPr>
            </w:pPr>
            <w:r w:rsidRPr="00C2061D">
              <w:rPr>
                <w:sz w:val="18"/>
                <w:szCs w:val="20"/>
              </w:rPr>
              <w:t xml:space="preserve">Safety of Artificial Pancreas Therapy in Preschoolers, Age 2-6: Marc Breton, University of Virginia; 2023. </w:t>
            </w:r>
            <w:r w:rsidR="002F4418" w:rsidRPr="00C2061D">
              <w:rPr>
                <w:sz w:val="18"/>
                <w:szCs w:val="20"/>
              </w:rPr>
              <w:t>[Available from</w:t>
            </w:r>
            <w:r w:rsidRPr="00C2061D">
              <w:rPr>
                <w:sz w:val="18"/>
                <w:szCs w:val="20"/>
              </w:rPr>
              <w:t xml:space="preserve"> </w:t>
            </w:r>
            <w:hyperlink r:id="rId19" w:history="1">
              <w:r w:rsidRPr="00C2061D">
                <w:rPr>
                  <w:rStyle w:val="Hyperlink"/>
                  <w:sz w:val="18"/>
                  <w:szCs w:val="20"/>
                </w:rPr>
                <w:t>https://clinicaltrials.gov/study/NCT04084171</w:t>
              </w:r>
            </w:hyperlink>
            <w:r w:rsidRPr="00C2061D">
              <w:rPr>
                <w:sz w:val="18"/>
                <w:szCs w:val="20"/>
              </w:rPr>
              <w:t xml:space="preserve">]. </w:t>
            </w:r>
          </w:p>
        </w:tc>
      </w:tr>
      <w:tr w:rsidR="002F4418" w:rsidRPr="00C2061D" w14:paraId="2260865E" w14:textId="77777777" w:rsidTr="00DD3A69">
        <w:tc>
          <w:tcPr>
            <w:tcW w:w="5533" w:type="dxa"/>
          </w:tcPr>
          <w:p w14:paraId="4ED92409" w14:textId="33DEA2A7" w:rsidR="002F4418" w:rsidRPr="00C2061D" w:rsidRDefault="002F4418" w:rsidP="002F4418">
            <w:pPr>
              <w:rPr>
                <w:sz w:val="18"/>
                <w:szCs w:val="20"/>
              </w:rPr>
            </w:pPr>
            <w:r w:rsidRPr="00C2061D">
              <w:rPr>
                <w:sz w:val="18"/>
                <w:szCs w:val="20"/>
              </w:rPr>
              <w:t xml:space="preserve">Levy CJ, Bailey R, </w:t>
            </w:r>
            <w:proofErr w:type="spellStart"/>
            <w:r w:rsidRPr="00C2061D">
              <w:rPr>
                <w:sz w:val="18"/>
                <w:szCs w:val="20"/>
              </w:rPr>
              <w:t>Laffel</w:t>
            </w:r>
            <w:proofErr w:type="spellEnd"/>
            <w:r w:rsidRPr="00C2061D">
              <w:rPr>
                <w:sz w:val="18"/>
                <w:szCs w:val="20"/>
              </w:rPr>
              <w:t xml:space="preserve"> LM, Forlenza G, DiMeglio LA, Hughes MS, Brown SA, Aleppo G, Bhargava A, Shah VN, Clements MA, </w:t>
            </w:r>
            <w:proofErr w:type="spellStart"/>
            <w:r w:rsidRPr="00C2061D">
              <w:rPr>
                <w:sz w:val="18"/>
                <w:szCs w:val="20"/>
              </w:rPr>
              <w:t>Kipnes</w:t>
            </w:r>
            <w:proofErr w:type="spellEnd"/>
            <w:r w:rsidRPr="00C2061D">
              <w:rPr>
                <w:sz w:val="18"/>
                <w:szCs w:val="20"/>
              </w:rPr>
              <w:t xml:space="preserve"> M, Bruggeman B, Daniels M, Rodriguez H, Calhoun P, Lum JW, Sasson-</w:t>
            </w:r>
            <w:proofErr w:type="spellStart"/>
            <w:r w:rsidRPr="00C2061D">
              <w:rPr>
                <w:sz w:val="18"/>
                <w:szCs w:val="20"/>
              </w:rPr>
              <w:t>Katchalski</w:t>
            </w:r>
            <w:proofErr w:type="spellEnd"/>
            <w:r w:rsidRPr="00C2061D">
              <w:rPr>
                <w:sz w:val="18"/>
                <w:szCs w:val="20"/>
              </w:rPr>
              <w:t xml:space="preserve"> R, Pinsker JE, Pollom R, Beck RW; TL1 Study Group. Multicenter Evaluation of Ultra-Rapid Lispro Insulin with Control-IQ Technology in Adults, Adolescents, and Children with Type 1 Diabetes. Diabetes Technol Ther. 2024 Sep;26(9):652-660. </w:t>
            </w:r>
          </w:p>
        </w:tc>
        <w:tc>
          <w:tcPr>
            <w:tcW w:w="3818" w:type="dxa"/>
          </w:tcPr>
          <w:p w14:paraId="7B485E8F" w14:textId="153D2CC2" w:rsidR="002F4418" w:rsidRPr="00C2061D" w:rsidRDefault="005A3A72" w:rsidP="005A3A72">
            <w:pPr>
              <w:rPr>
                <w:sz w:val="18"/>
                <w:szCs w:val="20"/>
              </w:rPr>
            </w:pPr>
            <w:r w:rsidRPr="00C2061D">
              <w:rPr>
                <w:sz w:val="18"/>
                <w:szCs w:val="20"/>
              </w:rPr>
              <w:t xml:space="preserve">Safety Evaluation of an Advanced Hybrid Closed Loop System Using </w:t>
            </w:r>
            <w:proofErr w:type="spellStart"/>
            <w:r w:rsidRPr="00C2061D">
              <w:rPr>
                <w:sz w:val="18"/>
                <w:szCs w:val="20"/>
              </w:rPr>
              <w:t>Lyumjev</w:t>
            </w:r>
            <w:proofErr w:type="spellEnd"/>
            <w:r w:rsidRPr="00C2061D">
              <w:rPr>
                <w:sz w:val="18"/>
                <w:szCs w:val="20"/>
              </w:rPr>
              <w:t xml:space="preserve"> </w:t>
            </w:r>
            <w:proofErr w:type="gramStart"/>
            <w:r w:rsidRPr="00C2061D">
              <w:rPr>
                <w:sz w:val="18"/>
                <w:szCs w:val="20"/>
              </w:rPr>
              <w:t>With</w:t>
            </w:r>
            <w:proofErr w:type="gramEnd"/>
            <w:r w:rsidRPr="00C2061D">
              <w:rPr>
                <w:sz w:val="18"/>
                <w:szCs w:val="20"/>
              </w:rPr>
              <w:t xml:space="preserve"> the Tandem t:Slim X2 Insulin Pump With Control-IQ Technology in Adults, Adolescents and Children With Type 1 Diabetes: Tandem Diabetes Care, Inc.; 2024. </w:t>
            </w:r>
            <w:r w:rsidR="002F4418" w:rsidRPr="00C2061D">
              <w:rPr>
                <w:sz w:val="18"/>
                <w:szCs w:val="20"/>
              </w:rPr>
              <w:t>[Available from</w:t>
            </w:r>
            <w:r w:rsidRPr="00C2061D">
              <w:rPr>
                <w:sz w:val="18"/>
                <w:szCs w:val="20"/>
              </w:rPr>
              <w:t xml:space="preserve"> </w:t>
            </w:r>
            <w:hyperlink r:id="rId20" w:history="1">
              <w:r w:rsidRPr="00C2061D">
                <w:rPr>
                  <w:rStyle w:val="Hyperlink"/>
                  <w:sz w:val="18"/>
                  <w:szCs w:val="20"/>
                </w:rPr>
                <w:t>https://clinicaltrials.gov/study/NCT05403502</w:t>
              </w:r>
            </w:hyperlink>
            <w:r w:rsidRPr="00C2061D">
              <w:rPr>
                <w:sz w:val="18"/>
                <w:szCs w:val="20"/>
              </w:rPr>
              <w:t xml:space="preserve">]. </w:t>
            </w:r>
          </w:p>
        </w:tc>
      </w:tr>
      <w:tr w:rsidR="002F4418" w:rsidRPr="00C2061D" w14:paraId="1AD377F6" w14:textId="77777777" w:rsidTr="00DD3A69">
        <w:tc>
          <w:tcPr>
            <w:tcW w:w="5533" w:type="dxa"/>
          </w:tcPr>
          <w:p w14:paraId="40D56E0A" w14:textId="7F12A6CC" w:rsidR="002F4418" w:rsidRPr="00C2061D" w:rsidRDefault="002F4418" w:rsidP="002F4418">
            <w:pPr>
              <w:rPr>
                <w:sz w:val="18"/>
                <w:szCs w:val="20"/>
              </w:rPr>
            </w:pPr>
            <w:r w:rsidRPr="00C2061D">
              <w:rPr>
                <w:sz w:val="18"/>
                <w:szCs w:val="20"/>
              </w:rPr>
              <w:t xml:space="preserve">Levy CJ, O'Malley G, </w:t>
            </w:r>
            <w:proofErr w:type="spellStart"/>
            <w:r w:rsidRPr="00C2061D">
              <w:rPr>
                <w:sz w:val="18"/>
                <w:szCs w:val="20"/>
              </w:rPr>
              <w:t>Raghinaru</w:t>
            </w:r>
            <w:proofErr w:type="spellEnd"/>
            <w:r w:rsidRPr="00C2061D">
              <w:rPr>
                <w:sz w:val="18"/>
                <w:szCs w:val="20"/>
              </w:rPr>
              <w:t xml:space="preserve"> D, </w:t>
            </w:r>
            <w:proofErr w:type="spellStart"/>
            <w:r w:rsidRPr="00C2061D">
              <w:rPr>
                <w:sz w:val="18"/>
                <w:szCs w:val="20"/>
              </w:rPr>
              <w:t>Kudva</w:t>
            </w:r>
            <w:proofErr w:type="spellEnd"/>
            <w:r w:rsidRPr="00C2061D">
              <w:rPr>
                <w:sz w:val="18"/>
                <w:szCs w:val="20"/>
              </w:rPr>
              <w:t xml:space="preserve"> YC, </w:t>
            </w:r>
            <w:proofErr w:type="spellStart"/>
            <w:r w:rsidRPr="00C2061D">
              <w:rPr>
                <w:sz w:val="18"/>
                <w:szCs w:val="20"/>
              </w:rPr>
              <w:t>Laffel</w:t>
            </w:r>
            <w:proofErr w:type="spellEnd"/>
            <w:r w:rsidRPr="00C2061D">
              <w:rPr>
                <w:sz w:val="18"/>
                <w:szCs w:val="20"/>
              </w:rPr>
              <w:t xml:space="preserve"> LM, Pinsker JE, Lum JW, Brown SA; </w:t>
            </w:r>
            <w:proofErr w:type="spellStart"/>
            <w:r w:rsidRPr="00C2061D">
              <w:rPr>
                <w:sz w:val="18"/>
                <w:szCs w:val="20"/>
              </w:rPr>
              <w:t>iDCL</w:t>
            </w:r>
            <w:proofErr w:type="spellEnd"/>
            <w:r w:rsidRPr="00C2061D">
              <w:rPr>
                <w:sz w:val="18"/>
                <w:szCs w:val="20"/>
              </w:rPr>
              <w:t xml:space="preserve"> Trial Research Group. Insulin Delivery and Glucose Variability Throughout the Menstrual Cycle on Closed Loop Control for Women with Type 1 Diabetes. Diabetes Technol Ther. 2022 May;24(5):357-361. </w:t>
            </w:r>
          </w:p>
        </w:tc>
        <w:tc>
          <w:tcPr>
            <w:tcW w:w="3818" w:type="dxa"/>
          </w:tcPr>
          <w:p w14:paraId="56EB456E" w14:textId="592D9325" w:rsidR="002F4418" w:rsidRPr="00C2061D" w:rsidRDefault="00356D33" w:rsidP="00356D33">
            <w:pPr>
              <w:rPr>
                <w:sz w:val="18"/>
                <w:szCs w:val="20"/>
              </w:rPr>
            </w:pPr>
            <w:r w:rsidRPr="00C2061D">
              <w:rPr>
                <w:sz w:val="18"/>
                <w:szCs w:val="20"/>
              </w:rPr>
              <w:t>The International Diabetes Closed Loop (</w:t>
            </w:r>
            <w:proofErr w:type="spellStart"/>
            <w:r w:rsidRPr="00C2061D">
              <w:rPr>
                <w:sz w:val="18"/>
                <w:szCs w:val="20"/>
              </w:rPr>
              <w:t>iDCL</w:t>
            </w:r>
            <w:proofErr w:type="spellEnd"/>
            <w:r w:rsidRPr="00C2061D">
              <w:rPr>
                <w:sz w:val="18"/>
                <w:szCs w:val="20"/>
              </w:rPr>
              <w:t xml:space="preserve">) Trial: Clinical Acceptance of the Artificial Pancreas (DCLP3 Extension): Sue Brown, University of Virginia; 2022. </w:t>
            </w:r>
            <w:r w:rsidR="002F4418" w:rsidRPr="00C2061D">
              <w:rPr>
                <w:sz w:val="18"/>
                <w:szCs w:val="20"/>
              </w:rPr>
              <w:t>[Available from</w:t>
            </w:r>
            <w:r w:rsidRPr="00C2061D">
              <w:rPr>
                <w:sz w:val="18"/>
                <w:szCs w:val="20"/>
              </w:rPr>
              <w:t xml:space="preserve"> </w:t>
            </w:r>
            <w:hyperlink r:id="rId21" w:history="1">
              <w:r w:rsidRPr="00C2061D">
                <w:rPr>
                  <w:rStyle w:val="Hyperlink"/>
                  <w:sz w:val="18"/>
                  <w:szCs w:val="20"/>
                </w:rPr>
                <w:t>https://clinicaltrials.gov/study/NCT03591354</w:t>
              </w:r>
            </w:hyperlink>
            <w:r w:rsidRPr="00C2061D">
              <w:rPr>
                <w:sz w:val="18"/>
                <w:szCs w:val="20"/>
              </w:rPr>
              <w:t xml:space="preserve">]. </w:t>
            </w:r>
          </w:p>
        </w:tc>
      </w:tr>
      <w:tr w:rsidR="002F4418" w:rsidRPr="00C2061D" w14:paraId="4DF91371" w14:textId="77777777" w:rsidTr="00DD3A69">
        <w:tc>
          <w:tcPr>
            <w:tcW w:w="5533" w:type="dxa"/>
          </w:tcPr>
          <w:p w14:paraId="04986AA8" w14:textId="0995E0EA" w:rsidR="002F4418" w:rsidRPr="00C2061D" w:rsidRDefault="002F4418" w:rsidP="002F4418">
            <w:pPr>
              <w:rPr>
                <w:sz w:val="18"/>
                <w:szCs w:val="20"/>
              </w:rPr>
            </w:pPr>
            <w:proofErr w:type="spellStart"/>
            <w:r w:rsidRPr="00C2061D">
              <w:rPr>
                <w:sz w:val="18"/>
                <w:szCs w:val="20"/>
              </w:rPr>
              <w:t>Wadwa</w:t>
            </w:r>
            <w:proofErr w:type="spellEnd"/>
            <w:r w:rsidRPr="00C2061D">
              <w:rPr>
                <w:sz w:val="18"/>
                <w:szCs w:val="20"/>
              </w:rPr>
              <w:t xml:space="preserve"> RP, Reed ZW, Buckingham BA, DeBoer MD, </w:t>
            </w:r>
            <w:proofErr w:type="spellStart"/>
            <w:r w:rsidRPr="00C2061D">
              <w:rPr>
                <w:sz w:val="18"/>
                <w:szCs w:val="20"/>
              </w:rPr>
              <w:t>Ekhlaspour</w:t>
            </w:r>
            <w:proofErr w:type="spellEnd"/>
            <w:r w:rsidRPr="00C2061D">
              <w:rPr>
                <w:sz w:val="18"/>
                <w:szCs w:val="20"/>
              </w:rPr>
              <w:t xml:space="preserve"> L, Forlenza GP, </w:t>
            </w:r>
            <w:proofErr w:type="spellStart"/>
            <w:r w:rsidRPr="00C2061D">
              <w:rPr>
                <w:sz w:val="18"/>
                <w:szCs w:val="20"/>
              </w:rPr>
              <w:t>Schoelwer</w:t>
            </w:r>
            <w:proofErr w:type="spellEnd"/>
            <w:r w:rsidRPr="00C2061D">
              <w:rPr>
                <w:sz w:val="18"/>
                <w:szCs w:val="20"/>
              </w:rPr>
              <w:t xml:space="preserve"> M, Lum J, Kollman C, Beck RW, Breton MD; PEDAP Trial Study Group. Trial of Hybrid Closed-Loop Control in Young Children with Type 1 Diabetes. N Engl J Med. 2023 Mar 16;388(11):991-1001. </w:t>
            </w:r>
          </w:p>
        </w:tc>
        <w:tc>
          <w:tcPr>
            <w:tcW w:w="3818" w:type="dxa"/>
          </w:tcPr>
          <w:p w14:paraId="66405B3D" w14:textId="072CE8A1" w:rsidR="002F4418" w:rsidRPr="00C2061D" w:rsidRDefault="002F4418" w:rsidP="002F4418">
            <w:pPr>
              <w:rPr>
                <w:sz w:val="18"/>
                <w:szCs w:val="20"/>
              </w:rPr>
            </w:pPr>
            <w:r w:rsidRPr="00C2061D">
              <w:rPr>
                <w:sz w:val="18"/>
                <w:szCs w:val="20"/>
              </w:rPr>
              <w:t xml:space="preserve">The Pediatric Artificial Pancreas (PEDAP) Trial of Control-IQ Technology in Young Children in Type 1 Diabetes: Marc Breton, University of Virginia; 2023. [Available from </w:t>
            </w:r>
            <w:hyperlink r:id="rId22" w:history="1">
              <w:r w:rsidRPr="00C2061D">
                <w:rPr>
                  <w:rStyle w:val="Hyperlink"/>
                  <w:sz w:val="18"/>
                  <w:szCs w:val="20"/>
                </w:rPr>
                <w:t>https://clinicaltrials.gov/study/NCT04796779</w:t>
              </w:r>
            </w:hyperlink>
            <w:r w:rsidRPr="00C2061D">
              <w:rPr>
                <w:sz w:val="18"/>
                <w:szCs w:val="20"/>
              </w:rPr>
              <w:t>]</w:t>
            </w:r>
            <w:r w:rsidR="00356D33" w:rsidRPr="00C2061D">
              <w:rPr>
                <w:sz w:val="18"/>
                <w:szCs w:val="20"/>
              </w:rPr>
              <w:t>.</w:t>
            </w:r>
            <w:r w:rsidRPr="00C2061D">
              <w:rPr>
                <w:sz w:val="18"/>
                <w:szCs w:val="20"/>
              </w:rPr>
              <w:t xml:space="preserve"> </w:t>
            </w:r>
          </w:p>
        </w:tc>
      </w:tr>
      <w:tr w:rsidR="005C0350" w:rsidRPr="00C2061D" w14:paraId="4F7E3693" w14:textId="77777777" w:rsidTr="00DD3A69">
        <w:tc>
          <w:tcPr>
            <w:tcW w:w="5533" w:type="dxa"/>
          </w:tcPr>
          <w:p w14:paraId="2F0D9604" w14:textId="4B66946D" w:rsidR="005C0350" w:rsidRPr="00C2061D" w:rsidRDefault="005C0350" w:rsidP="009157F2">
            <w:pPr>
              <w:rPr>
                <w:sz w:val="18"/>
                <w:szCs w:val="20"/>
              </w:rPr>
            </w:pPr>
            <w:r w:rsidRPr="00C2061D">
              <w:rPr>
                <w:sz w:val="18"/>
                <w:szCs w:val="20"/>
              </w:rPr>
              <w:t xml:space="preserve">O'Malley G, Messer LH, Levy CJ, Pinsker JE, Forlenza GP, </w:t>
            </w:r>
            <w:proofErr w:type="spellStart"/>
            <w:r w:rsidRPr="00C2061D">
              <w:rPr>
                <w:sz w:val="18"/>
                <w:szCs w:val="20"/>
              </w:rPr>
              <w:t>Isganaitis</w:t>
            </w:r>
            <w:proofErr w:type="spellEnd"/>
            <w:r w:rsidRPr="00C2061D">
              <w:rPr>
                <w:sz w:val="18"/>
                <w:szCs w:val="20"/>
              </w:rPr>
              <w:t xml:space="preserve"> E, et al. Clinical Management and Pump Parameter Adjustment of the Control-IQ Closed-Loop Control System: Results from a 6-Month, Multicenter, Randomized Clinical Trial. Diabetes Technol Ther. 2021;23(4):245-52.</w:t>
            </w:r>
          </w:p>
        </w:tc>
        <w:tc>
          <w:tcPr>
            <w:tcW w:w="3818" w:type="dxa"/>
            <w:vMerge w:val="restart"/>
          </w:tcPr>
          <w:p w14:paraId="3740E42C" w14:textId="4F29D304" w:rsidR="005C0350" w:rsidRPr="00C2061D" w:rsidRDefault="005C0350" w:rsidP="009157F2">
            <w:pPr>
              <w:rPr>
                <w:sz w:val="18"/>
                <w:szCs w:val="20"/>
              </w:rPr>
            </w:pPr>
            <w:r w:rsidRPr="00C2061D">
              <w:rPr>
                <w:sz w:val="18"/>
                <w:szCs w:val="20"/>
              </w:rPr>
              <w:t>The International Diabetes Closed Loop (</w:t>
            </w:r>
            <w:proofErr w:type="spellStart"/>
            <w:r w:rsidRPr="00C2061D">
              <w:rPr>
                <w:sz w:val="18"/>
                <w:szCs w:val="20"/>
              </w:rPr>
              <w:t>iDCL</w:t>
            </w:r>
            <w:proofErr w:type="spellEnd"/>
            <w:r w:rsidRPr="00C2061D">
              <w:rPr>
                <w:sz w:val="18"/>
                <w:szCs w:val="20"/>
              </w:rPr>
              <w:t xml:space="preserve">) Trial: Clinical Acceptance of the Artificial Pancreas (DCLP3) 2020 [Available from: </w:t>
            </w:r>
            <w:hyperlink r:id="rId23" w:history="1">
              <w:r w:rsidRPr="00C2061D">
                <w:rPr>
                  <w:rStyle w:val="Hyperlink"/>
                  <w:sz w:val="18"/>
                  <w:szCs w:val="20"/>
                </w:rPr>
                <w:t>https://clinicaltrials.gov/study/NCT03563313</w:t>
              </w:r>
            </w:hyperlink>
            <w:r w:rsidRPr="00C2061D">
              <w:rPr>
                <w:sz w:val="18"/>
                <w:szCs w:val="20"/>
              </w:rPr>
              <w:t>].</w:t>
            </w:r>
          </w:p>
        </w:tc>
      </w:tr>
      <w:tr w:rsidR="005C0350" w:rsidRPr="00C2061D" w14:paraId="5E51CAE0" w14:textId="77777777" w:rsidTr="00DD3A69">
        <w:tc>
          <w:tcPr>
            <w:tcW w:w="5533" w:type="dxa"/>
          </w:tcPr>
          <w:p w14:paraId="0F0466AE" w14:textId="418D3B16" w:rsidR="005C0350" w:rsidRPr="00C2061D" w:rsidRDefault="005C0350" w:rsidP="009157F2">
            <w:pPr>
              <w:rPr>
                <w:sz w:val="18"/>
                <w:szCs w:val="20"/>
              </w:rPr>
            </w:pPr>
            <w:r w:rsidRPr="00C2061D">
              <w:rPr>
                <w:sz w:val="18"/>
                <w:szCs w:val="20"/>
              </w:rPr>
              <w:t xml:space="preserve">Brown SA, Kovatchev BP, </w:t>
            </w:r>
            <w:proofErr w:type="spellStart"/>
            <w:r w:rsidRPr="00C2061D">
              <w:rPr>
                <w:sz w:val="18"/>
                <w:szCs w:val="20"/>
              </w:rPr>
              <w:t>Raghinaru</w:t>
            </w:r>
            <w:proofErr w:type="spellEnd"/>
            <w:r w:rsidRPr="00C2061D">
              <w:rPr>
                <w:sz w:val="18"/>
                <w:szCs w:val="20"/>
              </w:rPr>
              <w:t xml:space="preserve"> D, Lum JW, Buckingham BA, </w:t>
            </w:r>
            <w:proofErr w:type="spellStart"/>
            <w:r w:rsidRPr="00C2061D">
              <w:rPr>
                <w:sz w:val="18"/>
                <w:szCs w:val="20"/>
              </w:rPr>
              <w:t>Kudva</w:t>
            </w:r>
            <w:proofErr w:type="spellEnd"/>
            <w:r w:rsidRPr="00C2061D">
              <w:rPr>
                <w:sz w:val="18"/>
                <w:szCs w:val="20"/>
              </w:rPr>
              <w:t xml:space="preserve"> YC, et al. Six-Month Randomized, Multicenter Trial of Closed-Loop Control in Type 1 Diabetes. N Engl J Med. 2019;381(18):1707-17.</w:t>
            </w:r>
          </w:p>
        </w:tc>
        <w:tc>
          <w:tcPr>
            <w:tcW w:w="3818" w:type="dxa"/>
            <w:vMerge/>
          </w:tcPr>
          <w:p w14:paraId="36E3DAE8" w14:textId="77777777" w:rsidR="005C0350" w:rsidRPr="00C2061D" w:rsidRDefault="005C0350" w:rsidP="009157F2">
            <w:pPr>
              <w:rPr>
                <w:sz w:val="18"/>
                <w:szCs w:val="20"/>
              </w:rPr>
            </w:pPr>
          </w:p>
        </w:tc>
      </w:tr>
      <w:tr w:rsidR="005C0350" w:rsidRPr="00C2061D" w14:paraId="542FD9E1" w14:textId="77777777" w:rsidTr="00DD3A69">
        <w:tc>
          <w:tcPr>
            <w:tcW w:w="5533" w:type="dxa"/>
          </w:tcPr>
          <w:p w14:paraId="0BD9DB58" w14:textId="3EE65533" w:rsidR="005C0350" w:rsidRPr="00C2061D" w:rsidRDefault="005C0350" w:rsidP="009157F2">
            <w:pPr>
              <w:rPr>
                <w:sz w:val="18"/>
                <w:szCs w:val="20"/>
              </w:rPr>
            </w:pPr>
            <w:proofErr w:type="spellStart"/>
            <w:r w:rsidRPr="00C2061D">
              <w:rPr>
                <w:sz w:val="18"/>
                <w:szCs w:val="20"/>
              </w:rPr>
              <w:t>Isganaitis</w:t>
            </w:r>
            <w:proofErr w:type="spellEnd"/>
            <w:r w:rsidRPr="00C2061D">
              <w:rPr>
                <w:sz w:val="18"/>
                <w:szCs w:val="20"/>
              </w:rPr>
              <w:t xml:space="preserve"> E, </w:t>
            </w:r>
            <w:proofErr w:type="spellStart"/>
            <w:r w:rsidRPr="00C2061D">
              <w:rPr>
                <w:sz w:val="18"/>
                <w:szCs w:val="20"/>
              </w:rPr>
              <w:t>Raghinaru</w:t>
            </w:r>
            <w:proofErr w:type="spellEnd"/>
            <w:r w:rsidRPr="00C2061D">
              <w:rPr>
                <w:sz w:val="18"/>
                <w:szCs w:val="20"/>
              </w:rPr>
              <w:t xml:space="preserve"> D, Ambler-Osborn L, Pinsker JE, Buckingham BA, </w:t>
            </w:r>
            <w:proofErr w:type="spellStart"/>
            <w:r w:rsidRPr="00C2061D">
              <w:rPr>
                <w:sz w:val="18"/>
                <w:szCs w:val="20"/>
              </w:rPr>
              <w:t>Wadwa</w:t>
            </w:r>
            <w:proofErr w:type="spellEnd"/>
            <w:r w:rsidRPr="00C2061D">
              <w:rPr>
                <w:sz w:val="18"/>
                <w:szCs w:val="20"/>
              </w:rPr>
              <w:t xml:space="preserve"> RP, et al. Closed-Loop Insulin Therapy Improves Glycemic Control in Adolescents and Young Adults: Outcomes from the International Diabetes Closed-Loop Trial. Diabetes Technol Ther. 2021;23(5):342-9.</w:t>
            </w:r>
          </w:p>
        </w:tc>
        <w:tc>
          <w:tcPr>
            <w:tcW w:w="3818" w:type="dxa"/>
            <w:vMerge/>
          </w:tcPr>
          <w:p w14:paraId="3FC06D5A" w14:textId="77777777" w:rsidR="005C0350" w:rsidRPr="00C2061D" w:rsidRDefault="005C0350" w:rsidP="009157F2">
            <w:pPr>
              <w:rPr>
                <w:sz w:val="18"/>
                <w:szCs w:val="20"/>
              </w:rPr>
            </w:pPr>
          </w:p>
        </w:tc>
      </w:tr>
      <w:tr w:rsidR="005C0350" w:rsidRPr="00C2061D" w14:paraId="28250879" w14:textId="77777777" w:rsidTr="00DD3A69">
        <w:tc>
          <w:tcPr>
            <w:tcW w:w="5533" w:type="dxa"/>
          </w:tcPr>
          <w:p w14:paraId="41BE25A5" w14:textId="3FBDF545" w:rsidR="005C0350" w:rsidRPr="00C2061D" w:rsidRDefault="005C0350" w:rsidP="009157F2">
            <w:pPr>
              <w:rPr>
                <w:sz w:val="18"/>
                <w:szCs w:val="20"/>
              </w:rPr>
            </w:pPr>
            <w:proofErr w:type="spellStart"/>
            <w:r w:rsidRPr="00C2061D">
              <w:rPr>
                <w:sz w:val="18"/>
                <w:szCs w:val="20"/>
              </w:rPr>
              <w:t>Ekhlaspour</w:t>
            </w:r>
            <w:proofErr w:type="spellEnd"/>
            <w:r w:rsidRPr="00C2061D">
              <w:rPr>
                <w:sz w:val="18"/>
                <w:szCs w:val="20"/>
              </w:rPr>
              <w:t xml:space="preserve"> L, Town M, </w:t>
            </w:r>
            <w:proofErr w:type="spellStart"/>
            <w:r w:rsidRPr="00C2061D">
              <w:rPr>
                <w:sz w:val="18"/>
                <w:szCs w:val="20"/>
              </w:rPr>
              <w:t>Raghinaru</w:t>
            </w:r>
            <w:proofErr w:type="spellEnd"/>
            <w:r w:rsidRPr="00C2061D">
              <w:rPr>
                <w:sz w:val="18"/>
                <w:szCs w:val="20"/>
              </w:rPr>
              <w:t xml:space="preserve"> D, Lum JW, Brown SA, Buckingham BA. Glycemic Outcomes in Baseline Hemoglobin A1C Subgroups in the International Diabetes Closed-Loop Trial. Diabetes Technol Ther. 2022;24(8):588-91.</w:t>
            </w:r>
          </w:p>
        </w:tc>
        <w:tc>
          <w:tcPr>
            <w:tcW w:w="3818" w:type="dxa"/>
            <w:vMerge/>
          </w:tcPr>
          <w:p w14:paraId="36B71172" w14:textId="77777777" w:rsidR="005C0350" w:rsidRPr="00C2061D" w:rsidRDefault="005C0350" w:rsidP="009157F2">
            <w:pPr>
              <w:rPr>
                <w:sz w:val="18"/>
                <w:szCs w:val="20"/>
              </w:rPr>
            </w:pPr>
          </w:p>
        </w:tc>
      </w:tr>
      <w:tr w:rsidR="00B95048" w:rsidRPr="00C2061D" w14:paraId="18DC4692" w14:textId="77777777" w:rsidTr="00DD3A69">
        <w:tc>
          <w:tcPr>
            <w:tcW w:w="5533" w:type="dxa"/>
          </w:tcPr>
          <w:p w14:paraId="687972C8" w14:textId="2DBA07D4" w:rsidR="00B95048" w:rsidRPr="00C2061D" w:rsidRDefault="00B95048" w:rsidP="009157F2">
            <w:pPr>
              <w:rPr>
                <w:sz w:val="18"/>
                <w:szCs w:val="20"/>
              </w:rPr>
            </w:pPr>
            <w:proofErr w:type="spellStart"/>
            <w:r w:rsidRPr="00C2061D">
              <w:rPr>
                <w:sz w:val="18"/>
                <w:szCs w:val="20"/>
              </w:rPr>
              <w:t>Ekhlaspour</w:t>
            </w:r>
            <w:proofErr w:type="spellEnd"/>
            <w:r w:rsidRPr="00C2061D">
              <w:rPr>
                <w:sz w:val="18"/>
                <w:szCs w:val="20"/>
              </w:rPr>
              <w:t xml:space="preserve"> L, Nally LM, El-Khatib FH, et al. Feasibility Studies of an Insulin-Only Bionic Pancreas in a Home-Use Setting. Journal of Diabetes Science and Technology. 2019;13(6):1001-1007.</w:t>
            </w:r>
          </w:p>
        </w:tc>
        <w:tc>
          <w:tcPr>
            <w:tcW w:w="3818" w:type="dxa"/>
            <w:vMerge/>
          </w:tcPr>
          <w:p w14:paraId="16356123" w14:textId="77777777" w:rsidR="00B95048" w:rsidRPr="00C2061D" w:rsidRDefault="00B95048" w:rsidP="009157F2">
            <w:pPr>
              <w:rPr>
                <w:sz w:val="18"/>
                <w:szCs w:val="20"/>
              </w:rPr>
            </w:pPr>
          </w:p>
        </w:tc>
      </w:tr>
      <w:tr w:rsidR="005C0350" w:rsidRPr="00C2061D" w14:paraId="7CB5CA97" w14:textId="77777777" w:rsidTr="00DD3A69">
        <w:tc>
          <w:tcPr>
            <w:tcW w:w="5533" w:type="dxa"/>
          </w:tcPr>
          <w:p w14:paraId="7E469B20" w14:textId="4504AD85" w:rsidR="005C0350" w:rsidRPr="00C2061D" w:rsidRDefault="005C0350" w:rsidP="009157F2">
            <w:pPr>
              <w:rPr>
                <w:sz w:val="18"/>
                <w:szCs w:val="20"/>
              </w:rPr>
            </w:pPr>
            <w:proofErr w:type="spellStart"/>
            <w:r w:rsidRPr="00C2061D">
              <w:rPr>
                <w:sz w:val="18"/>
                <w:szCs w:val="20"/>
              </w:rPr>
              <w:t>Kudva</w:t>
            </w:r>
            <w:proofErr w:type="spellEnd"/>
            <w:r w:rsidRPr="00C2061D">
              <w:rPr>
                <w:sz w:val="18"/>
                <w:szCs w:val="20"/>
              </w:rPr>
              <w:t xml:space="preserve"> YC, </w:t>
            </w:r>
            <w:proofErr w:type="spellStart"/>
            <w:r w:rsidRPr="00C2061D">
              <w:rPr>
                <w:sz w:val="18"/>
                <w:szCs w:val="20"/>
              </w:rPr>
              <w:t>Laffel</w:t>
            </w:r>
            <w:proofErr w:type="spellEnd"/>
            <w:r w:rsidRPr="00C2061D">
              <w:rPr>
                <w:sz w:val="18"/>
                <w:szCs w:val="20"/>
              </w:rPr>
              <w:t xml:space="preserve"> LM, Brown SA, </w:t>
            </w:r>
            <w:proofErr w:type="spellStart"/>
            <w:r w:rsidRPr="00C2061D">
              <w:rPr>
                <w:sz w:val="18"/>
                <w:szCs w:val="20"/>
              </w:rPr>
              <w:t>Raghinaru</w:t>
            </w:r>
            <w:proofErr w:type="spellEnd"/>
            <w:r w:rsidRPr="00C2061D">
              <w:rPr>
                <w:sz w:val="18"/>
                <w:szCs w:val="20"/>
              </w:rPr>
              <w:t xml:space="preserve"> D, Pinsker JE, </w:t>
            </w:r>
            <w:proofErr w:type="spellStart"/>
            <w:r w:rsidRPr="00C2061D">
              <w:rPr>
                <w:sz w:val="18"/>
                <w:szCs w:val="20"/>
              </w:rPr>
              <w:t>Ekhlaspour</w:t>
            </w:r>
            <w:proofErr w:type="spellEnd"/>
            <w:r w:rsidRPr="00C2061D">
              <w:rPr>
                <w:sz w:val="18"/>
                <w:szCs w:val="20"/>
              </w:rPr>
              <w:t xml:space="preserve"> L, et al. Patient-Reported Outcomes in a Randomized Trial of Closed-Loop Control: The Pivotal International Diabetes Closed-Loop Trial. Diabetes Technol Ther. 2021;23(10):673-83.</w:t>
            </w:r>
          </w:p>
        </w:tc>
        <w:tc>
          <w:tcPr>
            <w:tcW w:w="3818" w:type="dxa"/>
            <w:vMerge/>
          </w:tcPr>
          <w:p w14:paraId="75BA0745" w14:textId="77777777" w:rsidR="005C0350" w:rsidRPr="00C2061D" w:rsidRDefault="005C0350" w:rsidP="009157F2">
            <w:pPr>
              <w:rPr>
                <w:sz w:val="18"/>
                <w:szCs w:val="20"/>
              </w:rPr>
            </w:pPr>
          </w:p>
        </w:tc>
      </w:tr>
      <w:tr w:rsidR="005C0350" w:rsidRPr="00C2061D" w14:paraId="1D58C5C7" w14:textId="77777777" w:rsidTr="00DD3A69">
        <w:tc>
          <w:tcPr>
            <w:tcW w:w="5533" w:type="dxa"/>
          </w:tcPr>
          <w:p w14:paraId="35A28784" w14:textId="368424A0" w:rsidR="005C0350" w:rsidRPr="00C2061D" w:rsidRDefault="005C0350" w:rsidP="009157F2">
            <w:pPr>
              <w:rPr>
                <w:sz w:val="18"/>
                <w:szCs w:val="20"/>
              </w:rPr>
            </w:pPr>
            <w:r w:rsidRPr="00C2061D">
              <w:rPr>
                <w:sz w:val="18"/>
                <w:szCs w:val="20"/>
              </w:rPr>
              <w:t>Bionic Pancreas Research Group, Russell SJ, Beck RW, Damiano ER, El-Khatib FH, Ruedy KJ, et al. Multicenter, Randomized Trial of a Bionic Pancreas in Type 1 Diabetes. N Engl J Med. 2022;387(13):1161-72.</w:t>
            </w:r>
          </w:p>
        </w:tc>
        <w:tc>
          <w:tcPr>
            <w:tcW w:w="3818" w:type="dxa"/>
            <w:vMerge w:val="restart"/>
          </w:tcPr>
          <w:p w14:paraId="37359318" w14:textId="64655883" w:rsidR="005C0350" w:rsidRPr="00C2061D" w:rsidRDefault="005C0350" w:rsidP="009157F2">
            <w:pPr>
              <w:rPr>
                <w:sz w:val="18"/>
                <w:szCs w:val="20"/>
              </w:rPr>
            </w:pPr>
            <w:r w:rsidRPr="00C2061D">
              <w:rPr>
                <w:sz w:val="18"/>
                <w:szCs w:val="20"/>
              </w:rPr>
              <w:t xml:space="preserve">The Insulin-Only Bionic Pancreas Pivotal Trial: Jaeb Center for Health Research; 2023 [Available from: </w:t>
            </w:r>
            <w:hyperlink r:id="rId24" w:history="1">
              <w:r w:rsidRPr="00C2061D">
                <w:rPr>
                  <w:rStyle w:val="Hyperlink"/>
                  <w:sz w:val="18"/>
                  <w:szCs w:val="20"/>
                </w:rPr>
                <w:t>https://clinicaltrials.gov/study/NCT04200313</w:t>
              </w:r>
            </w:hyperlink>
            <w:r w:rsidRPr="00C2061D">
              <w:rPr>
                <w:sz w:val="18"/>
                <w:szCs w:val="20"/>
              </w:rPr>
              <w:t>].</w:t>
            </w:r>
          </w:p>
        </w:tc>
      </w:tr>
      <w:tr w:rsidR="005C0350" w:rsidRPr="00C2061D" w14:paraId="65374EF1" w14:textId="77777777" w:rsidTr="00DD3A69">
        <w:tc>
          <w:tcPr>
            <w:tcW w:w="5533" w:type="dxa"/>
          </w:tcPr>
          <w:p w14:paraId="1D23155F" w14:textId="10DCFD89" w:rsidR="005C0350" w:rsidRPr="00C2061D" w:rsidRDefault="005C0350" w:rsidP="009157F2">
            <w:pPr>
              <w:rPr>
                <w:sz w:val="18"/>
                <w:szCs w:val="20"/>
              </w:rPr>
            </w:pPr>
            <w:r w:rsidRPr="00C2061D">
              <w:rPr>
                <w:sz w:val="18"/>
                <w:szCs w:val="20"/>
              </w:rPr>
              <w:t>Mauras N, Damiano ER, El-Khatib FH, Marak MC, Calhoun P, Ruedy KJ, et al. Utility and Safety of Backup Insulin Regimens Generated by the Bionic Pancreas: A Randomized Study. Diabetes Technol Ther. 2023;25(6):437-41.</w:t>
            </w:r>
          </w:p>
        </w:tc>
        <w:tc>
          <w:tcPr>
            <w:tcW w:w="3818" w:type="dxa"/>
            <w:vMerge/>
          </w:tcPr>
          <w:p w14:paraId="65F78F0A" w14:textId="77777777" w:rsidR="005C0350" w:rsidRPr="00C2061D" w:rsidRDefault="005C0350" w:rsidP="009157F2">
            <w:pPr>
              <w:rPr>
                <w:sz w:val="18"/>
                <w:szCs w:val="20"/>
              </w:rPr>
            </w:pPr>
          </w:p>
        </w:tc>
      </w:tr>
    </w:tbl>
    <w:p w14:paraId="762028AB" w14:textId="77777777" w:rsidR="00E571FD" w:rsidRPr="00C2061D" w:rsidRDefault="00E571FD" w:rsidP="00E571FD"/>
    <w:p w14:paraId="12B8D4C0" w14:textId="78CC5A3F" w:rsidR="005D38BD" w:rsidRPr="00C2061D" w:rsidRDefault="005D38BD" w:rsidP="005461E4">
      <w:pPr>
        <w:pStyle w:val="Heading2"/>
      </w:pPr>
      <w:bookmarkStart w:id="43" w:name="_Toc182295620"/>
      <w:r w:rsidRPr="00C2061D">
        <w:lastRenderedPageBreak/>
        <w:t>Provided by Manufacturer</w:t>
      </w:r>
      <w:bookmarkEnd w:id="43"/>
    </w:p>
    <w:p w14:paraId="22904D12" w14:textId="202D46B0" w:rsidR="00D86E6C" w:rsidRPr="00C2061D" w:rsidRDefault="00D86E6C" w:rsidP="00D86E6C">
      <w:pPr>
        <w:rPr>
          <w:rFonts w:cs="Arial"/>
          <w:szCs w:val="20"/>
          <w:lang w:eastAsia="zh-CN"/>
        </w:rPr>
      </w:pPr>
      <w:r w:rsidRPr="00C2061D">
        <w:rPr>
          <w:rFonts w:eastAsia="Calibri"/>
        </w:rPr>
        <w:t xml:space="preserve">The publications in </w:t>
      </w:r>
      <w:r w:rsidRPr="00C2061D">
        <w:rPr>
          <w:rFonts w:eastAsia="Calibri"/>
        </w:rPr>
        <w:fldChar w:fldCharType="begin"/>
      </w:r>
      <w:r w:rsidRPr="00C2061D">
        <w:rPr>
          <w:rFonts w:eastAsia="Calibri"/>
        </w:rPr>
        <w:instrText xml:space="preserve"> REF _Ref177129295 \h </w:instrText>
      </w:r>
      <w:r w:rsidR="003A7285" w:rsidRPr="00C2061D">
        <w:rPr>
          <w:rFonts w:eastAsia="Calibri"/>
        </w:rPr>
        <w:instrText xml:space="preserve"> \* MERGEFORMAT </w:instrText>
      </w:r>
      <w:r w:rsidRPr="00C2061D">
        <w:rPr>
          <w:rFonts w:eastAsia="Calibri"/>
        </w:rPr>
      </w:r>
      <w:r w:rsidRPr="00C2061D">
        <w:rPr>
          <w:rFonts w:eastAsia="Calibri"/>
        </w:rPr>
        <w:fldChar w:fldCharType="separate"/>
      </w:r>
      <w:r w:rsidR="00E344B5" w:rsidRPr="00C2061D">
        <w:t xml:space="preserve">Table </w:t>
      </w:r>
      <w:r w:rsidR="00E344B5">
        <w:rPr>
          <w:noProof/>
        </w:rPr>
        <w:t>6</w:t>
      </w:r>
      <w:r w:rsidRPr="00C2061D">
        <w:rPr>
          <w:rFonts w:eastAsia="Calibri"/>
        </w:rPr>
        <w:fldChar w:fldCharType="end"/>
      </w:r>
      <w:r w:rsidRPr="00C2061D">
        <w:rPr>
          <w:rFonts w:eastAsia="Calibri"/>
        </w:rPr>
        <w:t xml:space="preserve"> were provided by DEKA Research and Development Corporation or Zealand Pharma and were determined to be relevant for the SOTA review.</w:t>
      </w:r>
    </w:p>
    <w:p w14:paraId="14E9672F" w14:textId="77777777" w:rsidR="00D86E6C" w:rsidRPr="00C2061D" w:rsidRDefault="00D86E6C" w:rsidP="00D86E6C"/>
    <w:p w14:paraId="59284007" w14:textId="68F15D5B" w:rsidR="00D86E6C" w:rsidRPr="00C2061D" w:rsidRDefault="00D86E6C" w:rsidP="00D86E6C">
      <w:pPr>
        <w:pStyle w:val="Caption"/>
        <w:keepNext/>
      </w:pPr>
      <w:bookmarkStart w:id="44" w:name="_Ref177129295"/>
      <w:bookmarkStart w:id="45" w:name="_Toc182997808"/>
      <w:r w:rsidRPr="00C2061D">
        <w:t xml:space="preserve">Table </w:t>
      </w:r>
      <w:fldSimple w:instr=" SEQ Table \* ARABIC ">
        <w:r w:rsidR="00E344B5">
          <w:rPr>
            <w:noProof/>
          </w:rPr>
          <w:t>6</w:t>
        </w:r>
      </w:fldSimple>
      <w:bookmarkEnd w:id="44"/>
      <w:r w:rsidRPr="00C2061D">
        <w:t>: Relevant publications provided by the manufacturer</w:t>
      </w:r>
      <w:bookmarkEnd w:id="45"/>
    </w:p>
    <w:tbl>
      <w:tblPr>
        <w:tblStyle w:val="TableGrid"/>
        <w:tblW w:w="9351" w:type="dxa"/>
        <w:tblLook w:val="04A0" w:firstRow="1" w:lastRow="0" w:firstColumn="1" w:lastColumn="0" w:noHBand="0" w:noVBand="1"/>
      </w:tblPr>
      <w:tblGrid>
        <w:gridCol w:w="9351"/>
      </w:tblGrid>
      <w:tr w:rsidR="003A7285" w:rsidRPr="00C2061D" w14:paraId="705F7744" w14:textId="77777777" w:rsidTr="00B95048">
        <w:trPr>
          <w:tblHeader/>
        </w:trPr>
        <w:tc>
          <w:tcPr>
            <w:tcW w:w="9351" w:type="dxa"/>
            <w:shd w:val="clear" w:color="auto" w:fill="BFBFBF" w:themeFill="background1" w:themeFillShade="BF"/>
          </w:tcPr>
          <w:p w14:paraId="782D3118" w14:textId="77777777" w:rsidR="00D86E6C" w:rsidRPr="00C2061D" w:rsidRDefault="00D86E6C" w:rsidP="00D91207">
            <w:pPr>
              <w:rPr>
                <w:b/>
                <w:bCs/>
                <w:sz w:val="18"/>
                <w:szCs w:val="20"/>
              </w:rPr>
            </w:pPr>
            <w:r w:rsidRPr="00C2061D">
              <w:rPr>
                <w:b/>
                <w:bCs/>
                <w:sz w:val="18"/>
                <w:szCs w:val="20"/>
              </w:rPr>
              <w:t>Publication details</w:t>
            </w:r>
          </w:p>
        </w:tc>
      </w:tr>
      <w:tr w:rsidR="00E449D8" w:rsidRPr="00C2061D" w14:paraId="4BCE4B04" w14:textId="77777777" w:rsidTr="003A7285">
        <w:tc>
          <w:tcPr>
            <w:tcW w:w="9351" w:type="dxa"/>
          </w:tcPr>
          <w:p w14:paraId="3822DDCC" w14:textId="165F1563" w:rsidR="00E449D8" w:rsidRPr="00C2061D" w:rsidRDefault="00E449D8" w:rsidP="00E449D8">
            <w:pPr>
              <w:jc w:val="left"/>
              <w:rPr>
                <w:rFonts w:cs="Arial"/>
                <w:sz w:val="18"/>
                <w:szCs w:val="18"/>
              </w:rPr>
            </w:pPr>
            <w:r w:rsidRPr="00C2061D">
              <w:rPr>
                <w:rFonts w:cs="Arial"/>
                <w:color w:val="000000"/>
                <w:sz w:val="18"/>
                <w:szCs w:val="18"/>
              </w:rPr>
              <w:t xml:space="preserve">Kerr D, </w:t>
            </w:r>
            <w:proofErr w:type="spellStart"/>
            <w:r w:rsidRPr="00C2061D">
              <w:rPr>
                <w:rFonts w:cs="Arial"/>
                <w:color w:val="000000"/>
                <w:sz w:val="18"/>
                <w:szCs w:val="18"/>
              </w:rPr>
              <w:t>Hoogma</w:t>
            </w:r>
            <w:proofErr w:type="spellEnd"/>
            <w:r w:rsidRPr="00C2061D">
              <w:rPr>
                <w:rFonts w:cs="Arial"/>
                <w:color w:val="000000"/>
                <w:sz w:val="18"/>
                <w:szCs w:val="18"/>
              </w:rPr>
              <w:t xml:space="preserve"> RP, Buhr A, Petersen B, Storms FE; study investigators. Multicenter user evaluation of ACCU-CHEK® Combo, an integrated system for continuous subcutaneous insulin infusion. J Diabetes Sci Technol. 2010 Nov 1;4(6):1400-7.</w:t>
            </w:r>
          </w:p>
        </w:tc>
      </w:tr>
      <w:tr w:rsidR="00E449D8" w:rsidRPr="00C2061D" w14:paraId="5B4CF2C7" w14:textId="77777777" w:rsidTr="003A7285">
        <w:tc>
          <w:tcPr>
            <w:tcW w:w="9351" w:type="dxa"/>
          </w:tcPr>
          <w:p w14:paraId="2DFCEE41" w14:textId="17B320FC" w:rsidR="00E449D8" w:rsidRPr="00C2061D" w:rsidRDefault="00E449D8" w:rsidP="00E449D8">
            <w:pPr>
              <w:rPr>
                <w:rFonts w:cs="Arial"/>
                <w:color w:val="000000"/>
                <w:sz w:val="18"/>
                <w:szCs w:val="18"/>
              </w:rPr>
            </w:pPr>
            <w:r w:rsidRPr="00C2061D">
              <w:rPr>
                <w:rFonts w:cs="Arial"/>
                <w:color w:val="000000"/>
                <w:sz w:val="18"/>
                <w:szCs w:val="18"/>
              </w:rPr>
              <w:t>Pasquini TLS, Mesfin M, Schmitt J, Raskin J. Global Registries in Congenital Hyperinsulinism. Front Endocrinol (Lausanne). 2022 Jun 2;13:876903.</w:t>
            </w:r>
          </w:p>
        </w:tc>
      </w:tr>
      <w:tr w:rsidR="00C32340" w:rsidRPr="00C2061D" w14:paraId="3A697CFF" w14:textId="77777777" w:rsidTr="003A7285">
        <w:trPr>
          <w:ins w:id="46" w:author="AML Christensen team" w:date="2024-12-09T14:36:00Z"/>
        </w:trPr>
        <w:tc>
          <w:tcPr>
            <w:tcW w:w="9351" w:type="dxa"/>
          </w:tcPr>
          <w:p w14:paraId="0D31612C" w14:textId="67A6700C" w:rsidR="00C32340" w:rsidRPr="00C2061D" w:rsidRDefault="00C32340" w:rsidP="00E449D8">
            <w:pPr>
              <w:rPr>
                <w:ins w:id="47" w:author="AML Christensen team" w:date="2024-12-09T14:36:00Z" w16du:dateUtc="2024-12-09T13:36:00Z"/>
                <w:rFonts w:cs="Arial"/>
                <w:color w:val="000000"/>
                <w:sz w:val="18"/>
                <w:szCs w:val="18"/>
              </w:rPr>
            </w:pPr>
            <w:ins w:id="48" w:author="AML Christensen team" w:date="2024-12-09T14:36:00Z" w16du:dateUtc="2024-12-09T13:36:00Z">
              <w:r w:rsidRPr="00C32340">
                <w:rPr>
                  <w:rFonts w:cs="Arial"/>
                  <w:color w:val="000000"/>
                  <w:sz w:val="18"/>
                  <w:szCs w:val="18"/>
                </w:rPr>
                <w:t>Salomon-</w:t>
              </w:r>
              <w:proofErr w:type="spellStart"/>
              <w:r w:rsidRPr="00C32340">
                <w:rPr>
                  <w:rFonts w:cs="Arial"/>
                  <w:color w:val="000000"/>
                  <w:sz w:val="18"/>
                  <w:szCs w:val="18"/>
                </w:rPr>
                <w:t>Estebanez</w:t>
              </w:r>
              <w:proofErr w:type="spellEnd"/>
              <w:r w:rsidRPr="00C32340">
                <w:rPr>
                  <w:rFonts w:cs="Arial"/>
                  <w:color w:val="000000"/>
                  <w:sz w:val="18"/>
                  <w:szCs w:val="18"/>
                </w:rPr>
                <w:t xml:space="preserve"> M, Yau D, Dunne MJ, Worth C, Birch S, Walewski JL, et al. Efficacy of Dose-Titrated Glucagon Infusions in the Management of Congenital Hyperinsulinism: A Case Series. Front Endocrinol (Lausanne). 2020;11:441.</w:t>
              </w:r>
            </w:ins>
          </w:p>
        </w:tc>
      </w:tr>
      <w:tr w:rsidR="004D2A58" w:rsidRPr="00C2061D" w14:paraId="7353268E" w14:textId="77777777" w:rsidTr="003A7285">
        <w:trPr>
          <w:ins w:id="49" w:author="AML Christensen team" w:date="2024-12-12T10:12:00Z"/>
        </w:trPr>
        <w:tc>
          <w:tcPr>
            <w:tcW w:w="9351" w:type="dxa"/>
          </w:tcPr>
          <w:p w14:paraId="6B59E92C" w14:textId="736CF0FF" w:rsidR="004D2A58" w:rsidRPr="00C32340" w:rsidRDefault="004D2A58" w:rsidP="00E449D8">
            <w:pPr>
              <w:rPr>
                <w:ins w:id="50" w:author="AML Christensen team" w:date="2024-12-12T10:12:00Z" w16du:dateUtc="2024-12-12T09:12:00Z"/>
                <w:rFonts w:cs="Arial"/>
                <w:color w:val="000000"/>
                <w:sz w:val="18"/>
                <w:szCs w:val="18"/>
              </w:rPr>
            </w:pPr>
            <w:ins w:id="51" w:author="AML Christensen team" w:date="2024-12-12T10:12:00Z" w16du:dateUtc="2024-12-12T09:12:00Z">
              <w:r w:rsidRPr="004D2A58">
                <w:rPr>
                  <w:rFonts w:cs="Arial"/>
                  <w:color w:val="000000"/>
                  <w:sz w:val="18"/>
                  <w:szCs w:val="18"/>
                </w:rPr>
                <w:t xml:space="preserve">Zealand Pharma. A Two-Period Open-label Trial Evaluating Efficacy and Safety of Dasiglucagon in Children </w:t>
              </w:r>
              <w:proofErr w:type="gramStart"/>
              <w:r w:rsidRPr="004D2A58">
                <w:rPr>
                  <w:rFonts w:cs="Arial"/>
                  <w:color w:val="000000"/>
                  <w:sz w:val="18"/>
                  <w:szCs w:val="18"/>
                </w:rPr>
                <w:t>With</w:t>
              </w:r>
              <w:proofErr w:type="gramEnd"/>
              <w:r w:rsidRPr="004D2A58">
                <w:rPr>
                  <w:rFonts w:cs="Arial"/>
                  <w:color w:val="000000"/>
                  <w:sz w:val="18"/>
                  <w:szCs w:val="18"/>
                </w:rPr>
                <w:t xml:space="preserve"> Congenital Hyperinsulinism; NCT03777176 2020 [Available from: </w:t>
              </w:r>
              <w:r>
                <w:rPr>
                  <w:rFonts w:cs="Arial"/>
                  <w:color w:val="000000"/>
                  <w:sz w:val="18"/>
                  <w:szCs w:val="18"/>
                </w:rPr>
                <w:fldChar w:fldCharType="begin"/>
              </w:r>
              <w:r>
                <w:rPr>
                  <w:rFonts w:cs="Arial"/>
                  <w:color w:val="000000"/>
                  <w:sz w:val="18"/>
                  <w:szCs w:val="18"/>
                </w:rPr>
                <w:instrText>HYPERLINK "</w:instrText>
              </w:r>
              <w:r w:rsidRPr="004D2A58">
                <w:rPr>
                  <w:rFonts w:cs="Arial"/>
                  <w:color w:val="000000"/>
                  <w:sz w:val="18"/>
                  <w:szCs w:val="18"/>
                </w:rPr>
                <w:instrText>https://clinicaltrials.gov/study/NCT03777176</w:instrText>
              </w:r>
              <w:r>
                <w:rPr>
                  <w:rFonts w:cs="Arial"/>
                  <w:color w:val="000000"/>
                  <w:sz w:val="18"/>
                  <w:szCs w:val="18"/>
                </w:rPr>
                <w:instrText>"</w:instrText>
              </w:r>
              <w:r>
                <w:rPr>
                  <w:rFonts w:cs="Arial"/>
                  <w:color w:val="000000"/>
                  <w:sz w:val="18"/>
                  <w:szCs w:val="18"/>
                </w:rPr>
              </w:r>
              <w:r>
                <w:rPr>
                  <w:rFonts w:cs="Arial"/>
                  <w:color w:val="000000"/>
                  <w:sz w:val="18"/>
                  <w:szCs w:val="18"/>
                </w:rPr>
                <w:fldChar w:fldCharType="separate"/>
              </w:r>
              <w:r w:rsidRPr="00697ACD">
                <w:rPr>
                  <w:rStyle w:val="Hyperlink"/>
                  <w:rFonts w:cs="Arial"/>
                  <w:sz w:val="18"/>
                  <w:szCs w:val="18"/>
                </w:rPr>
                <w:t>https://clinicaltrials.gov/study/NCT03777176</w:t>
              </w:r>
              <w:r>
                <w:rPr>
                  <w:rFonts w:cs="Arial"/>
                  <w:color w:val="000000"/>
                  <w:sz w:val="18"/>
                  <w:szCs w:val="18"/>
                </w:rPr>
                <w:fldChar w:fldCharType="end"/>
              </w:r>
              <w:r>
                <w:rPr>
                  <w:rFonts w:cs="Arial"/>
                  <w:color w:val="000000"/>
                  <w:sz w:val="18"/>
                  <w:szCs w:val="18"/>
                </w:rPr>
                <w:t>]</w:t>
              </w:r>
              <w:r w:rsidRPr="004D2A58">
                <w:rPr>
                  <w:rFonts w:cs="Arial"/>
                  <w:color w:val="000000"/>
                  <w:sz w:val="18"/>
                  <w:szCs w:val="18"/>
                </w:rPr>
                <w:t>.</w:t>
              </w:r>
            </w:ins>
          </w:p>
        </w:tc>
      </w:tr>
    </w:tbl>
    <w:p w14:paraId="3316E8BD" w14:textId="77777777" w:rsidR="005D38BD" w:rsidRPr="00C2061D" w:rsidRDefault="005D38BD" w:rsidP="005D38BD"/>
    <w:p w14:paraId="403075D4" w14:textId="6B1B55D6" w:rsidR="005461E4" w:rsidRPr="00C2061D" w:rsidRDefault="005461E4" w:rsidP="005461E4">
      <w:pPr>
        <w:pStyle w:val="Heading2"/>
      </w:pPr>
      <w:bookmarkStart w:id="52" w:name="_Toc182295621"/>
      <w:r w:rsidRPr="00C2061D">
        <w:t>Summary of search results</w:t>
      </w:r>
      <w:bookmarkEnd w:id="52"/>
    </w:p>
    <w:p w14:paraId="41852036" w14:textId="0B8A5AA9" w:rsidR="007E15DE" w:rsidRDefault="007E15DE" w:rsidP="007E15DE">
      <w:pPr>
        <w:rPr>
          <w:rFonts w:eastAsia="Calibri"/>
          <w:bCs/>
          <w:szCs w:val="20"/>
        </w:rPr>
      </w:pPr>
      <w:r w:rsidRPr="00C2061D">
        <w:rPr>
          <w:rFonts w:eastAsia="Calibri"/>
          <w:bCs/>
          <w:szCs w:val="20"/>
        </w:rPr>
        <w:t xml:space="preserve">For this review, </w:t>
      </w:r>
      <w:r w:rsidR="00365E3D" w:rsidRPr="00C2061D">
        <w:rPr>
          <w:rFonts w:eastAsia="Calibri"/>
          <w:szCs w:val="20"/>
        </w:rPr>
        <w:t>263</w:t>
      </w:r>
      <w:r w:rsidR="00C05CE7" w:rsidRPr="00C2061D">
        <w:rPr>
          <w:rFonts w:eastAsia="Calibri"/>
          <w:szCs w:val="20"/>
        </w:rPr>
        <w:t xml:space="preserve"> </w:t>
      </w:r>
      <w:r w:rsidRPr="00C2061D">
        <w:rPr>
          <w:rFonts w:eastAsia="Calibri"/>
          <w:bCs/>
          <w:szCs w:val="20"/>
        </w:rPr>
        <w:t>publications were identified in the device</w:t>
      </w:r>
      <w:r w:rsidR="00335761">
        <w:rPr>
          <w:rFonts w:eastAsia="Calibri"/>
          <w:bCs/>
          <w:szCs w:val="20"/>
        </w:rPr>
        <w:t>-</w:t>
      </w:r>
      <w:r w:rsidRPr="00C2061D">
        <w:rPr>
          <w:rFonts w:eastAsia="Calibri"/>
          <w:bCs/>
          <w:szCs w:val="20"/>
        </w:rPr>
        <w:t xml:space="preserve">specific searches and </w:t>
      </w:r>
      <w:r w:rsidR="005B573E" w:rsidRPr="00C2061D">
        <w:rPr>
          <w:rFonts w:eastAsia="Calibri"/>
          <w:szCs w:val="20"/>
        </w:rPr>
        <w:t>2</w:t>
      </w:r>
      <w:r w:rsidR="00A44A53" w:rsidRPr="00C2061D">
        <w:rPr>
          <w:rFonts w:eastAsia="Calibri"/>
          <w:szCs w:val="20"/>
        </w:rPr>
        <w:t>5</w:t>
      </w:r>
      <w:r w:rsidR="005B573E" w:rsidRPr="00C2061D">
        <w:rPr>
          <w:rFonts w:eastAsia="Calibri"/>
          <w:szCs w:val="20"/>
        </w:rPr>
        <w:t>7</w:t>
      </w:r>
      <w:r w:rsidRPr="00C2061D">
        <w:rPr>
          <w:rFonts w:eastAsia="Calibri"/>
          <w:szCs w:val="20"/>
        </w:rPr>
        <w:t xml:space="preserve"> </w:t>
      </w:r>
      <w:r w:rsidRPr="00C2061D">
        <w:rPr>
          <w:rFonts w:eastAsia="Calibri"/>
          <w:bCs/>
          <w:szCs w:val="20"/>
        </w:rPr>
        <w:t xml:space="preserve">publications were identified in the systematic SOTA searches. In addition, </w:t>
      </w:r>
      <w:r w:rsidR="00A23AA0" w:rsidRPr="00C2061D">
        <w:rPr>
          <w:rFonts w:eastAsia="Calibri"/>
          <w:szCs w:val="20"/>
        </w:rPr>
        <w:t>8</w:t>
      </w:r>
      <w:r w:rsidR="00A23AA0" w:rsidRPr="00C2061D">
        <w:rPr>
          <w:rFonts w:eastAsia="Calibri"/>
          <w:bCs/>
          <w:szCs w:val="20"/>
        </w:rPr>
        <w:t xml:space="preserve"> </w:t>
      </w:r>
      <w:r w:rsidRPr="00C2061D">
        <w:rPr>
          <w:rFonts w:eastAsia="Calibri"/>
          <w:bCs/>
          <w:szCs w:val="20"/>
        </w:rPr>
        <w:t xml:space="preserve">articles were found in non-systematic </w:t>
      </w:r>
      <w:proofErr w:type="gramStart"/>
      <w:r w:rsidRPr="00C2061D">
        <w:rPr>
          <w:rFonts w:eastAsia="Calibri"/>
          <w:bCs/>
          <w:szCs w:val="20"/>
        </w:rPr>
        <w:t>searches</w:t>
      </w:r>
      <w:proofErr w:type="gramEnd"/>
      <w:r w:rsidR="005A2F6D" w:rsidRPr="00C2061D">
        <w:rPr>
          <w:rFonts w:eastAsia="Calibri"/>
          <w:bCs/>
          <w:szCs w:val="20"/>
        </w:rPr>
        <w:t>, 1</w:t>
      </w:r>
      <w:r w:rsidR="00F2726D" w:rsidRPr="00C2061D">
        <w:rPr>
          <w:rFonts w:eastAsia="Calibri"/>
          <w:bCs/>
          <w:szCs w:val="20"/>
        </w:rPr>
        <w:t>9</w:t>
      </w:r>
      <w:r w:rsidR="005A2F6D" w:rsidRPr="00C2061D">
        <w:rPr>
          <w:rFonts w:eastAsia="Calibri"/>
          <w:bCs/>
          <w:szCs w:val="20"/>
        </w:rPr>
        <w:t xml:space="preserve"> articles were found </w:t>
      </w:r>
      <w:r w:rsidRPr="00C2061D">
        <w:rPr>
          <w:rFonts w:eastAsia="Calibri"/>
          <w:bCs/>
          <w:szCs w:val="20"/>
        </w:rPr>
        <w:t xml:space="preserve">as references in </w:t>
      </w:r>
      <w:r w:rsidR="005A2F6D" w:rsidRPr="00C2061D">
        <w:rPr>
          <w:rFonts w:eastAsia="Calibri"/>
          <w:bCs/>
          <w:szCs w:val="20"/>
        </w:rPr>
        <w:t>clinicaltrials.gov studies</w:t>
      </w:r>
      <w:r w:rsidR="005B573E" w:rsidRPr="00C2061D">
        <w:rPr>
          <w:rFonts w:eastAsia="Calibri"/>
          <w:bCs/>
          <w:szCs w:val="20"/>
        </w:rPr>
        <w:t xml:space="preserve">, and </w:t>
      </w:r>
      <w:del w:id="53" w:author="AML Christensen team" w:date="2024-12-09T14:37:00Z" w16du:dateUtc="2024-12-09T13:37:00Z">
        <w:r w:rsidR="0061040A" w:rsidRPr="00C2061D" w:rsidDel="00C32340">
          <w:rPr>
            <w:rFonts w:eastAsia="Calibri"/>
            <w:bCs/>
            <w:szCs w:val="20"/>
          </w:rPr>
          <w:delText>2</w:delText>
        </w:r>
        <w:r w:rsidR="005B573E" w:rsidRPr="00C2061D" w:rsidDel="00C32340">
          <w:rPr>
            <w:rFonts w:eastAsia="Calibri"/>
            <w:bCs/>
            <w:szCs w:val="20"/>
          </w:rPr>
          <w:delText xml:space="preserve"> </w:delText>
        </w:r>
      </w:del>
      <w:ins w:id="54" w:author="AML Christensen team" w:date="2024-12-12T10:13:00Z" w16du:dateUtc="2024-12-12T09:13:00Z">
        <w:r w:rsidR="00682AC6">
          <w:rPr>
            <w:rFonts w:eastAsia="Calibri"/>
            <w:bCs/>
            <w:szCs w:val="20"/>
          </w:rPr>
          <w:t>4</w:t>
        </w:r>
      </w:ins>
      <w:ins w:id="55" w:author="AML Christensen team" w:date="2024-12-09T14:37:00Z" w16du:dateUtc="2024-12-09T13:37:00Z">
        <w:r w:rsidR="00C32340" w:rsidRPr="00C2061D">
          <w:rPr>
            <w:rFonts w:eastAsia="Calibri"/>
            <w:bCs/>
            <w:szCs w:val="20"/>
          </w:rPr>
          <w:t xml:space="preserve"> </w:t>
        </w:r>
      </w:ins>
      <w:r w:rsidR="005B573E" w:rsidRPr="00C2061D">
        <w:rPr>
          <w:rFonts w:eastAsia="Calibri"/>
          <w:bCs/>
          <w:szCs w:val="20"/>
        </w:rPr>
        <w:t>articles were provided by the manufacturer</w:t>
      </w:r>
      <w:r w:rsidRPr="00C2061D">
        <w:rPr>
          <w:rFonts w:eastAsia="Calibri"/>
          <w:bCs/>
          <w:szCs w:val="20"/>
        </w:rPr>
        <w:t xml:space="preserve">. Thus, a total of </w:t>
      </w:r>
      <w:r w:rsidR="006A3BD3" w:rsidRPr="00C2061D">
        <w:rPr>
          <w:rFonts w:eastAsia="Calibri"/>
          <w:szCs w:val="20"/>
        </w:rPr>
        <w:t>5</w:t>
      </w:r>
      <w:ins w:id="56" w:author="AML Christensen team" w:date="2024-12-09T14:37:00Z" w16du:dateUtc="2024-12-09T13:37:00Z">
        <w:r w:rsidR="00C32340">
          <w:rPr>
            <w:rFonts w:eastAsia="Calibri"/>
            <w:szCs w:val="20"/>
          </w:rPr>
          <w:t>5</w:t>
        </w:r>
      </w:ins>
      <w:ins w:id="57" w:author="AML Christensen team" w:date="2024-12-12T10:13:00Z" w16du:dateUtc="2024-12-12T09:13:00Z">
        <w:r w:rsidR="00682AC6">
          <w:rPr>
            <w:rFonts w:eastAsia="Calibri"/>
            <w:szCs w:val="20"/>
          </w:rPr>
          <w:t>1</w:t>
        </w:r>
      </w:ins>
      <w:del w:id="58" w:author="AML Christensen team" w:date="2024-12-09T14:37:00Z" w16du:dateUtc="2024-12-09T13:37:00Z">
        <w:r w:rsidR="006A3BD3" w:rsidRPr="00C2061D" w:rsidDel="00C32340">
          <w:rPr>
            <w:rFonts w:eastAsia="Calibri"/>
            <w:szCs w:val="20"/>
          </w:rPr>
          <w:delText>49</w:delText>
        </w:r>
      </w:del>
      <w:r w:rsidR="002B1CA5" w:rsidRPr="00C2061D">
        <w:rPr>
          <w:rFonts w:eastAsia="Calibri"/>
          <w:bCs/>
          <w:szCs w:val="20"/>
        </w:rPr>
        <w:t xml:space="preserve"> </w:t>
      </w:r>
      <w:r w:rsidRPr="00C2061D">
        <w:rPr>
          <w:rFonts w:eastAsia="Calibri"/>
          <w:bCs/>
          <w:szCs w:val="20"/>
        </w:rPr>
        <w:t xml:space="preserve">articles were retrieved. Of these, </w:t>
      </w:r>
      <w:r w:rsidR="00B93107" w:rsidRPr="00C2061D">
        <w:rPr>
          <w:rFonts w:eastAsia="Calibri"/>
          <w:szCs w:val="20"/>
        </w:rPr>
        <w:t>91</w:t>
      </w:r>
      <w:r w:rsidRPr="00C2061D">
        <w:rPr>
          <w:rFonts w:eastAsia="Calibri"/>
          <w:bCs/>
          <w:szCs w:val="20"/>
        </w:rPr>
        <w:t xml:space="preserve"> were excluded as duplicates and </w:t>
      </w:r>
      <w:r w:rsidR="008A1244" w:rsidRPr="00C2061D">
        <w:rPr>
          <w:rFonts w:eastAsia="Calibri"/>
          <w:szCs w:val="20"/>
        </w:rPr>
        <w:t>3</w:t>
      </w:r>
      <w:ins w:id="59" w:author="AML Christensen team" w:date="2024-12-11T11:20:00Z" w16du:dateUtc="2024-12-11T10:20:00Z">
        <w:r w:rsidR="005E608A">
          <w:rPr>
            <w:rFonts w:eastAsia="Calibri"/>
            <w:szCs w:val="20"/>
          </w:rPr>
          <w:t>39</w:t>
        </w:r>
      </w:ins>
      <w:del w:id="60" w:author="AML Christensen team" w:date="2024-12-11T11:20:00Z" w16du:dateUtc="2024-12-11T10:20:00Z">
        <w:r w:rsidR="00175157" w:rsidDel="005E608A">
          <w:rPr>
            <w:rFonts w:eastAsia="Calibri"/>
            <w:szCs w:val="20"/>
          </w:rPr>
          <w:delText>40</w:delText>
        </w:r>
      </w:del>
      <w:r w:rsidRPr="00C2061D">
        <w:rPr>
          <w:rFonts w:eastAsia="Calibri"/>
          <w:bCs/>
          <w:szCs w:val="20"/>
        </w:rPr>
        <w:t xml:space="preserve"> were excluded for other reasons (see </w:t>
      </w:r>
      <w:r w:rsidRPr="00C2061D">
        <w:rPr>
          <w:rFonts w:eastAsia="Calibri"/>
          <w:bCs/>
          <w:szCs w:val="20"/>
        </w:rPr>
        <w:fldChar w:fldCharType="begin"/>
      </w:r>
      <w:r w:rsidRPr="00C2061D">
        <w:rPr>
          <w:rFonts w:eastAsia="Calibri"/>
          <w:bCs/>
          <w:szCs w:val="20"/>
        </w:rPr>
        <w:instrText xml:space="preserve"> REF _Ref101877576 \h  \* MERGEFORMAT </w:instrText>
      </w:r>
      <w:r w:rsidRPr="00C2061D">
        <w:rPr>
          <w:rFonts w:eastAsia="Calibri"/>
          <w:bCs/>
          <w:szCs w:val="20"/>
        </w:rPr>
      </w:r>
      <w:r w:rsidRPr="00C2061D">
        <w:rPr>
          <w:rFonts w:eastAsia="Calibri"/>
          <w:bCs/>
          <w:szCs w:val="20"/>
        </w:rPr>
        <w:fldChar w:fldCharType="separate"/>
      </w:r>
      <w:r w:rsidR="00E344B5" w:rsidRPr="00E344B5">
        <w:rPr>
          <w:rFonts w:eastAsia="Calibri"/>
          <w:b/>
          <w:bCs/>
          <w:szCs w:val="20"/>
        </w:rPr>
        <w:t xml:space="preserve">Figure </w:t>
      </w:r>
      <w:r w:rsidR="00E344B5" w:rsidRPr="00E344B5">
        <w:rPr>
          <w:rFonts w:eastAsia="Calibri"/>
          <w:b/>
          <w:bCs/>
          <w:noProof/>
          <w:szCs w:val="20"/>
        </w:rPr>
        <w:t>1</w:t>
      </w:r>
      <w:r w:rsidRPr="00C2061D">
        <w:rPr>
          <w:rFonts w:eastAsia="Calibri"/>
          <w:bCs/>
          <w:szCs w:val="20"/>
        </w:rPr>
        <w:fldChar w:fldCharType="end"/>
      </w:r>
      <w:r w:rsidRPr="00C2061D">
        <w:rPr>
          <w:rFonts w:eastAsia="Calibri"/>
          <w:bCs/>
          <w:szCs w:val="20"/>
        </w:rPr>
        <w:t>). Of the remaining</w:t>
      </w:r>
      <w:r w:rsidR="008A1244" w:rsidRPr="00C2061D">
        <w:rPr>
          <w:rFonts w:eastAsia="Calibri"/>
          <w:bCs/>
          <w:szCs w:val="20"/>
        </w:rPr>
        <w:t xml:space="preserve"> </w:t>
      </w:r>
      <w:r w:rsidR="0026571A">
        <w:rPr>
          <w:rFonts w:eastAsia="Calibri"/>
          <w:bCs/>
          <w:szCs w:val="20"/>
        </w:rPr>
        <w:t>1</w:t>
      </w:r>
      <w:ins w:id="61" w:author="AML Christensen team" w:date="2024-12-11T11:20:00Z" w16du:dateUtc="2024-12-11T10:20:00Z">
        <w:r w:rsidR="005E608A">
          <w:rPr>
            <w:rFonts w:eastAsia="Calibri"/>
            <w:bCs/>
            <w:szCs w:val="20"/>
          </w:rPr>
          <w:t>2</w:t>
        </w:r>
      </w:ins>
      <w:ins w:id="62" w:author="AML Christensen team" w:date="2024-12-12T10:13:00Z" w16du:dateUtc="2024-12-12T09:13:00Z">
        <w:r w:rsidR="00682AC6">
          <w:rPr>
            <w:rFonts w:eastAsia="Calibri"/>
            <w:bCs/>
            <w:szCs w:val="20"/>
          </w:rPr>
          <w:t>1</w:t>
        </w:r>
      </w:ins>
      <w:del w:id="63" w:author="AML Christensen team" w:date="2024-12-11T11:20:00Z" w16du:dateUtc="2024-12-11T10:20:00Z">
        <w:r w:rsidR="0026571A" w:rsidDel="005E608A">
          <w:rPr>
            <w:rFonts w:eastAsia="Calibri"/>
            <w:bCs/>
            <w:szCs w:val="20"/>
          </w:rPr>
          <w:delText>1</w:delText>
        </w:r>
      </w:del>
      <w:del w:id="64" w:author="AML Christensen team" w:date="2024-12-09T14:37:00Z" w16du:dateUtc="2024-12-09T13:37:00Z">
        <w:r w:rsidR="00175157" w:rsidDel="00C32340">
          <w:rPr>
            <w:rFonts w:eastAsia="Calibri"/>
            <w:bCs/>
            <w:szCs w:val="20"/>
          </w:rPr>
          <w:delText>8</w:delText>
        </w:r>
      </w:del>
      <w:r w:rsidR="0026571A">
        <w:rPr>
          <w:rFonts w:eastAsia="Calibri"/>
          <w:bCs/>
          <w:szCs w:val="20"/>
        </w:rPr>
        <w:t xml:space="preserve"> </w:t>
      </w:r>
      <w:r w:rsidR="00C05CE7" w:rsidRPr="00C2061D">
        <w:rPr>
          <w:rFonts w:eastAsia="Calibri"/>
          <w:bCs/>
          <w:szCs w:val="20"/>
        </w:rPr>
        <w:t>studies</w:t>
      </w:r>
      <w:r w:rsidRPr="00C2061D">
        <w:rPr>
          <w:rFonts w:eastAsia="Calibri"/>
          <w:bCs/>
          <w:szCs w:val="20"/>
        </w:rPr>
        <w:t xml:space="preserve">, </w:t>
      </w:r>
      <w:r w:rsidR="00066957" w:rsidRPr="00C2061D">
        <w:rPr>
          <w:rFonts w:eastAsia="Calibri"/>
          <w:szCs w:val="20"/>
        </w:rPr>
        <w:t>no</w:t>
      </w:r>
      <w:r w:rsidR="007A08A9">
        <w:rPr>
          <w:rFonts w:eastAsia="Calibri"/>
          <w:szCs w:val="20"/>
        </w:rPr>
        <w:t>ne</w:t>
      </w:r>
      <w:r w:rsidRPr="00C2061D">
        <w:rPr>
          <w:rFonts w:eastAsia="Calibri"/>
          <w:bCs/>
          <w:szCs w:val="20"/>
        </w:rPr>
        <w:t xml:space="preserve"> investigated the safety and/or performance of </w:t>
      </w:r>
      <w:r w:rsidR="00066957" w:rsidRPr="00C2061D">
        <w:rPr>
          <w:rFonts w:eastAsia="Calibri"/>
          <w:bCs/>
          <w:szCs w:val="20"/>
        </w:rPr>
        <w:t xml:space="preserve">the Dasiglucagon Delivery System, which was expected as the subject device is pre-CE mark. A total of </w:t>
      </w:r>
      <w:r w:rsidR="0026571A">
        <w:rPr>
          <w:rFonts w:eastAsia="Calibri"/>
          <w:bCs/>
          <w:szCs w:val="20"/>
        </w:rPr>
        <w:t>6</w:t>
      </w:r>
      <w:r w:rsidR="00175157">
        <w:rPr>
          <w:rFonts w:eastAsia="Calibri"/>
          <w:bCs/>
          <w:szCs w:val="20"/>
        </w:rPr>
        <w:t>6</w:t>
      </w:r>
      <w:r w:rsidR="0026571A">
        <w:rPr>
          <w:rFonts w:eastAsia="Calibri"/>
          <w:bCs/>
          <w:szCs w:val="20"/>
        </w:rPr>
        <w:t xml:space="preserve"> </w:t>
      </w:r>
      <w:r w:rsidR="00E562CD" w:rsidRPr="00C2061D">
        <w:rPr>
          <w:rFonts w:eastAsia="Calibri"/>
          <w:bCs/>
          <w:szCs w:val="20"/>
        </w:rPr>
        <w:t xml:space="preserve">publications </w:t>
      </w:r>
      <w:r w:rsidR="00066957" w:rsidRPr="00C2061D">
        <w:rPr>
          <w:rFonts w:eastAsia="Calibri"/>
          <w:bCs/>
          <w:szCs w:val="20"/>
        </w:rPr>
        <w:t>investigated the safety and/or performance of the similar devices</w:t>
      </w:r>
      <w:r w:rsidRPr="00C2061D">
        <w:rPr>
          <w:rFonts w:eastAsia="Calibri"/>
          <w:bCs/>
          <w:szCs w:val="20"/>
        </w:rPr>
        <w:t xml:space="preserve"> and </w:t>
      </w:r>
      <w:r w:rsidR="00066957" w:rsidRPr="00C2061D">
        <w:rPr>
          <w:rFonts w:eastAsia="Calibri"/>
          <w:szCs w:val="20"/>
        </w:rPr>
        <w:t>5</w:t>
      </w:r>
      <w:ins w:id="65" w:author="AML Christensen team" w:date="2024-12-12T10:13:00Z" w16du:dateUtc="2024-12-12T09:13:00Z">
        <w:r w:rsidR="00682AC6">
          <w:rPr>
            <w:rFonts w:eastAsia="Calibri"/>
            <w:szCs w:val="20"/>
          </w:rPr>
          <w:t>5</w:t>
        </w:r>
      </w:ins>
      <w:del w:id="66" w:author="AML Christensen team" w:date="2024-12-09T14:37:00Z" w16du:dateUtc="2024-12-09T13:37:00Z">
        <w:r w:rsidR="0026571A" w:rsidDel="00C32340">
          <w:rPr>
            <w:rFonts w:eastAsia="Calibri"/>
            <w:szCs w:val="20"/>
          </w:rPr>
          <w:delText>2</w:delText>
        </w:r>
      </w:del>
      <w:r w:rsidRPr="00C2061D">
        <w:rPr>
          <w:rFonts w:eastAsia="Calibri"/>
          <w:bCs/>
          <w:szCs w:val="20"/>
        </w:rPr>
        <w:t xml:space="preserve"> </w:t>
      </w:r>
      <w:r w:rsidR="00E562CD" w:rsidRPr="00C2061D">
        <w:rPr>
          <w:rFonts w:eastAsia="Calibri"/>
          <w:bCs/>
          <w:szCs w:val="20"/>
        </w:rPr>
        <w:t xml:space="preserve">articles </w:t>
      </w:r>
      <w:r w:rsidRPr="00C2061D">
        <w:rPr>
          <w:rFonts w:eastAsia="Calibri"/>
          <w:bCs/>
          <w:szCs w:val="20"/>
        </w:rPr>
        <w:t xml:space="preserve">were included for the SOTA </w:t>
      </w:r>
      <w:r w:rsidR="00066957" w:rsidRPr="00C2061D">
        <w:rPr>
          <w:rFonts w:eastAsia="Calibri"/>
          <w:bCs/>
          <w:szCs w:val="20"/>
        </w:rPr>
        <w:t>evaluation</w:t>
      </w:r>
      <w:r w:rsidRPr="00C2061D">
        <w:rPr>
          <w:rFonts w:eastAsia="Calibri"/>
          <w:bCs/>
          <w:szCs w:val="20"/>
        </w:rPr>
        <w:t>.</w:t>
      </w:r>
    </w:p>
    <w:p w14:paraId="5035EBF0" w14:textId="77777777" w:rsidR="00817500" w:rsidRPr="00C2061D" w:rsidRDefault="00817500" w:rsidP="007E15DE">
      <w:pPr>
        <w:rPr>
          <w:rFonts w:eastAsia="Calibri"/>
          <w:bCs/>
        </w:rPr>
      </w:pPr>
    </w:p>
    <w:p w14:paraId="2B319CEC" w14:textId="77777777" w:rsidR="007E15DE" w:rsidRPr="00C2061D" w:rsidRDefault="007E15DE" w:rsidP="007E15DE">
      <w:pPr>
        <w:keepNext/>
        <w:widowControl w:val="0"/>
        <w:rPr>
          <w:rFonts w:eastAsia="Arial" w:cs="Arial"/>
          <w:color w:val="131413"/>
          <w:sz w:val="22"/>
          <w:u w:color="131413"/>
          <w:lang w:eastAsia="da-DK"/>
        </w:rPr>
      </w:pPr>
      <w:r w:rsidRPr="00C2061D">
        <w:rPr>
          <w:noProof/>
        </w:rPr>
        <w:lastRenderedPageBreak/>
        <mc:AlternateContent>
          <mc:Choice Requires="wpc">
            <w:drawing>
              <wp:inline distT="0" distB="0" distL="0" distR="0" wp14:anchorId="0F836C03" wp14:editId="3AA80F53">
                <wp:extent cx="5943600" cy="4197865"/>
                <wp:effectExtent l="0" t="0" r="19050" b="12700"/>
                <wp:docPr id="702" name="Canvas 7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6350" cap="flat" cmpd="sng" algn="ctr">
                          <a:solidFill>
                            <a:srgbClr val="000000"/>
                          </a:solidFill>
                          <a:prstDash val="solid"/>
                          <a:miter lim="800000"/>
                          <a:headEnd type="none" w="med" len="med"/>
                          <a:tailEnd type="none" w="med" len="med"/>
                        </a:ln>
                      </wpc:whole>
                      <wps:wsp>
                        <wps:cNvPr id="5" name="Rectangle 29"/>
                        <wps:cNvSpPr>
                          <a:spLocks noChangeArrowheads="1"/>
                        </wps:cNvSpPr>
                        <wps:spPr bwMode="auto">
                          <a:xfrm>
                            <a:off x="3009900" y="50789"/>
                            <a:ext cx="2374900" cy="5988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EDA647" w14:textId="1B9A84B4" w:rsidR="007E15DE" w:rsidRPr="00C46377" w:rsidRDefault="007E15DE" w:rsidP="007E15DE">
                              <w:pPr>
                                <w:jc w:val="center"/>
                              </w:pPr>
                              <w:r w:rsidRPr="00C46377">
                                <w:rPr>
                                  <w:rFonts w:cs="Arial"/>
                                  <w:color w:val="000000"/>
                                  <w:sz w:val="18"/>
                                  <w:szCs w:val="18"/>
                                </w:rPr>
                                <w:t xml:space="preserve">Additional records identified through </w:t>
                              </w:r>
                              <w:r w:rsidR="007C21A4">
                                <w:rPr>
                                  <w:rFonts w:cs="Arial"/>
                                  <w:color w:val="000000"/>
                                  <w:sz w:val="18"/>
                                  <w:szCs w:val="18"/>
                                </w:rPr>
                                <w:t>non-systematic searches</w:t>
                              </w:r>
                              <w:r w:rsidR="00A2487F">
                                <w:rPr>
                                  <w:rFonts w:cs="Arial"/>
                                  <w:color w:val="000000"/>
                                  <w:sz w:val="18"/>
                                  <w:szCs w:val="18"/>
                                </w:rPr>
                                <w:t>,</w:t>
                              </w:r>
                              <w:r w:rsidR="007C21A4">
                                <w:rPr>
                                  <w:rFonts w:cs="Arial"/>
                                  <w:color w:val="000000"/>
                                  <w:sz w:val="18"/>
                                  <w:szCs w:val="18"/>
                                </w:rPr>
                                <w:t xml:space="preserve"> </w:t>
                              </w:r>
                              <w:r w:rsidRPr="00C46377">
                                <w:rPr>
                                  <w:rFonts w:cs="Arial"/>
                                  <w:color w:val="000000"/>
                                  <w:sz w:val="18"/>
                                  <w:szCs w:val="18"/>
                                </w:rPr>
                                <w:t xml:space="preserve">references </w:t>
                              </w:r>
                              <w:r w:rsidR="007C21A4">
                                <w:rPr>
                                  <w:rFonts w:cs="Arial"/>
                                  <w:color w:val="000000"/>
                                  <w:sz w:val="18"/>
                                  <w:szCs w:val="18"/>
                                </w:rPr>
                                <w:t xml:space="preserve">identified </w:t>
                              </w:r>
                              <w:r w:rsidRPr="00C46377">
                                <w:rPr>
                                  <w:rFonts w:cs="Arial"/>
                                  <w:color w:val="000000"/>
                                  <w:sz w:val="18"/>
                                  <w:szCs w:val="18"/>
                                </w:rPr>
                                <w:t>in other publications</w:t>
                              </w:r>
                              <w:r w:rsidR="00A2487F">
                                <w:rPr>
                                  <w:rFonts w:cs="Arial"/>
                                  <w:color w:val="000000"/>
                                  <w:sz w:val="18"/>
                                  <w:szCs w:val="18"/>
                                </w:rPr>
                                <w:t>,</w:t>
                              </w:r>
                              <w:r w:rsidR="0094450B">
                                <w:rPr>
                                  <w:rFonts w:cs="Arial"/>
                                  <w:color w:val="000000"/>
                                  <w:sz w:val="18"/>
                                  <w:szCs w:val="18"/>
                                </w:rPr>
                                <w:t xml:space="preserve"> and articles provided by the manufacturer</w:t>
                              </w:r>
                              <w:r w:rsidRPr="00C46377">
                                <w:rPr>
                                  <w:rFonts w:cs="Arial"/>
                                  <w:color w:val="000000"/>
                                  <w:sz w:val="18"/>
                                  <w:szCs w:val="18"/>
                                </w:rPr>
                                <w:t xml:space="preserve"> (n</w:t>
                              </w:r>
                              <w:r w:rsidRPr="0094450B">
                                <w:rPr>
                                  <w:rFonts w:cs="Arial"/>
                                  <w:sz w:val="18"/>
                                  <w:szCs w:val="18"/>
                                </w:rPr>
                                <w:t>=</w:t>
                              </w:r>
                              <w:del w:id="67" w:author="AML Christensen team" w:date="2024-12-09T14:37:00Z" w16du:dateUtc="2024-12-09T13:37:00Z">
                                <w:r w:rsidR="0061040A" w:rsidDel="00320851">
                                  <w:rPr>
                                    <w:rFonts w:cs="Arial"/>
                                    <w:sz w:val="18"/>
                                    <w:szCs w:val="18"/>
                                  </w:rPr>
                                  <w:delText>29</w:delText>
                                </w:r>
                              </w:del>
                              <w:ins w:id="68" w:author="AML Christensen team" w:date="2024-12-09T14:37:00Z" w16du:dateUtc="2024-12-09T13:37:00Z">
                                <w:r w:rsidR="00320851">
                                  <w:rPr>
                                    <w:rFonts w:cs="Arial"/>
                                    <w:sz w:val="18"/>
                                    <w:szCs w:val="18"/>
                                  </w:rPr>
                                  <w:t>3</w:t>
                                </w:r>
                              </w:ins>
                              <w:ins w:id="69" w:author="AML Christensen team" w:date="2024-12-12T10:14:00Z" w16du:dateUtc="2024-12-12T09:14:00Z">
                                <w:r w:rsidR="004641EF">
                                  <w:rPr>
                                    <w:rFonts w:cs="Arial"/>
                                    <w:sz w:val="18"/>
                                    <w:szCs w:val="18"/>
                                  </w:rPr>
                                  <w:t>1</w:t>
                                </w:r>
                              </w:ins>
                              <w:r w:rsidRPr="0094450B">
                                <w:rPr>
                                  <w:rFonts w:cs="Arial"/>
                                  <w:sz w:val="18"/>
                                  <w:szCs w:val="18"/>
                                </w:rPr>
                                <w:t>)</w:t>
                              </w:r>
                            </w:p>
                          </w:txbxContent>
                        </wps:txbx>
                        <wps:bodyPr rot="0" vert="horz" wrap="square" lIns="0" tIns="0" rIns="0" bIns="0" anchor="ctr" anchorCtr="0" upright="1">
                          <a:noAutofit/>
                        </wps:bodyPr>
                      </wps:wsp>
                      <wps:wsp>
                        <wps:cNvPr id="6" name="Rectangle 6"/>
                        <wps:cNvSpPr>
                          <a:spLocks noChangeArrowheads="1"/>
                        </wps:cNvSpPr>
                        <wps:spPr bwMode="auto">
                          <a:xfrm>
                            <a:off x="393000" y="1200"/>
                            <a:ext cx="323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C9312" w14:textId="77777777" w:rsidR="007E15DE" w:rsidRDefault="007E15DE" w:rsidP="007E15DE">
                              <w:r>
                                <w:rPr>
                                  <w:color w:val="000000"/>
                                  <w:sz w:val="18"/>
                                  <w:szCs w:val="18"/>
                                </w:rPr>
                                <w:t xml:space="preserve"> </w:t>
                              </w:r>
                            </w:p>
                          </w:txbxContent>
                        </wps:txbx>
                        <wps:bodyPr rot="0" vert="horz" wrap="none" lIns="0" tIns="0" rIns="0" bIns="0" anchor="t" anchorCtr="0" upright="1">
                          <a:spAutoFit/>
                        </wps:bodyPr>
                      </wps:wsp>
                      <wps:wsp>
                        <wps:cNvPr id="7" name="Rectangle 7"/>
                        <wps:cNvSpPr>
                          <a:spLocks noChangeArrowheads="1"/>
                        </wps:cNvSpPr>
                        <wps:spPr bwMode="auto">
                          <a:xfrm>
                            <a:off x="482600" y="53901"/>
                            <a:ext cx="2228200" cy="5931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9F0A92" w14:textId="1FAEE835" w:rsidR="007E15DE" w:rsidRPr="00C46377" w:rsidRDefault="007E15DE" w:rsidP="007E15DE">
                              <w:pPr>
                                <w:jc w:val="center"/>
                                <w:rPr>
                                  <w:rFonts w:cs="Arial"/>
                                  <w:sz w:val="18"/>
                                  <w:szCs w:val="18"/>
                                </w:rPr>
                              </w:pPr>
                              <w:r w:rsidRPr="00C46377">
                                <w:rPr>
                                  <w:rFonts w:cs="Arial"/>
                                  <w:color w:val="000000"/>
                                  <w:sz w:val="18"/>
                                  <w:szCs w:val="18"/>
                                </w:rPr>
                                <w:t xml:space="preserve">Records identified through </w:t>
                              </w:r>
                              <w:r w:rsidR="007C21A4">
                                <w:rPr>
                                  <w:rFonts w:cs="Arial"/>
                                  <w:color w:val="000000"/>
                                  <w:sz w:val="18"/>
                                  <w:szCs w:val="18"/>
                                </w:rPr>
                                <w:t>systematic searches</w:t>
                              </w:r>
                              <w:r w:rsidRPr="00C46377">
                                <w:rPr>
                                  <w:rFonts w:cs="Arial"/>
                                  <w:color w:val="000000"/>
                                  <w:sz w:val="18"/>
                                  <w:szCs w:val="18"/>
                                </w:rPr>
                                <w:br/>
                                <w:t>(n=</w:t>
                              </w:r>
                              <w:r w:rsidR="00B93107">
                                <w:rPr>
                                  <w:rFonts w:cs="Arial"/>
                                  <w:sz w:val="18"/>
                                  <w:szCs w:val="18"/>
                                </w:rPr>
                                <w:t>520</w:t>
                              </w:r>
                              <w:r w:rsidRPr="0094450B">
                                <w:rPr>
                                  <w:rFonts w:cs="Arial"/>
                                  <w:sz w:val="18"/>
                                  <w:szCs w:val="18"/>
                                </w:rPr>
                                <w:t>)</w:t>
                              </w:r>
                            </w:p>
                          </w:txbxContent>
                        </wps:txbx>
                        <wps:bodyPr rot="0" vert="horz" wrap="square" lIns="0" tIns="0" rIns="0" bIns="0" anchor="ctr" anchorCtr="0" upright="1">
                          <a:noAutofit/>
                        </wps:bodyPr>
                      </wps:wsp>
                      <wps:wsp>
                        <wps:cNvPr id="11" name="Rectangle 8"/>
                        <wps:cNvSpPr>
                          <a:spLocks noChangeArrowheads="1"/>
                        </wps:cNvSpPr>
                        <wps:spPr bwMode="auto">
                          <a:xfrm>
                            <a:off x="482600" y="53901"/>
                            <a:ext cx="2327900" cy="593112"/>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11"/>
                        <wps:cNvSpPr>
                          <a:spLocks noChangeArrowheads="1"/>
                        </wps:cNvSpPr>
                        <wps:spPr bwMode="auto">
                          <a:xfrm>
                            <a:off x="1858000" y="283757"/>
                            <a:ext cx="292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C70F" w14:textId="77777777" w:rsidR="007E15DE" w:rsidRDefault="007E15DE" w:rsidP="007E15DE">
                              <w:r>
                                <w:rPr>
                                  <w:rFonts w:ascii="Calibri" w:hAnsi="Calibri" w:cs="Calibri"/>
                                  <w:color w:val="000000"/>
                                  <w:szCs w:val="20"/>
                                </w:rPr>
                                <w:t xml:space="preserve"> </w:t>
                              </w:r>
                            </w:p>
                          </w:txbxContent>
                        </wps:txbx>
                        <wps:bodyPr rot="0" vert="horz" wrap="none" lIns="0" tIns="0" rIns="0" bIns="0" anchor="t" anchorCtr="0" upright="1">
                          <a:spAutoFit/>
                        </wps:bodyPr>
                      </wps:wsp>
                      <wps:wsp>
                        <wps:cNvPr id="13" name="Rectangle 13"/>
                        <wps:cNvSpPr>
                          <a:spLocks noChangeArrowheads="1"/>
                        </wps:cNvSpPr>
                        <wps:spPr bwMode="auto">
                          <a:xfrm>
                            <a:off x="1814100" y="431735"/>
                            <a:ext cx="292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9D2DB" w14:textId="77777777" w:rsidR="007E15DE" w:rsidRDefault="007E15DE" w:rsidP="007E15DE">
                              <w:r>
                                <w:rPr>
                                  <w:rFonts w:ascii="Calibri" w:hAnsi="Calibri" w:cs="Calibri"/>
                                  <w:color w:val="000000"/>
                                  <w:szCs w:val="20"/>
                                </w:rPr>
                                <w:t xml:space="preserve"> </w:t>
                              </w:r>
                            </w:p>
                          </w:txbxContent>
                        </wps:txbx>
                        <wps:bodyPr rot="0" vert="horz" wrap="none" lIns="0" tIns="0" rIns="0" bIns="0" anchor="t" anchorCtr="0" upright="1">
                          <a:spAutoFit/>
                        </wps:bodyPr>
                      </wps:wsp>
                      <wps:wsp>
                        <wps:cNvPr id="14" name="Freeform 14"/>
                        <wps:cNvSpPr>
                          <a:spLocks/>
                        </wps:cNvSpPr>
                        <wps:spPr bwMode="auto">
                          <a:xfrm>
                            <a:off x="1900" y="3328067"/>
                            <a:ext cx="248200" cy="720115"/>
                          </a:xfrm>
                          <a:custGeom>
                            <a:avLst/>
                            <a:gdLst>
                              <a:gd name="T0" fmla="*/ 41271 w 1510"/>
                              <a:gd name="T1" fmla="*/ 720090 h 5540"/>
                              <a:gd name="T2" fmla="*/ 0 w 1510"/>
                              <a:gd name="T3" fmla="*/ 687465 h 5540"/>
                              <a:gd name="T4" fmla="*/ 0 w 1510"/>
                              <a:gd name="T5" fmla="*/ 32755 h 5540"/>
                              <a:gd name="T6" fmla="*/ 41271 w 1510"/>
                              <a:gd name="T7" fmla="*/ 0 h 5540"/>
                              <a:gd name="T8" fmla="*/ 206849 w 1510"/>
                              <a:gd name="T9" fmla="*/ 0 h 5540"/>
                              <a:gd name="T10" fmla="*/ 248285 w 1510"/>
                              <a:gd name="T11" fmla="*/ 32755 h 5540"/>
                              <a:gd name="T12" fmla="*/ 248285 w 1510"/>
                              <a:gd name="T13" fmla="*/ 687465 h 5540"/>
                              <a:gd name="T14" fmla="*/ 206849 w 1510"/>
                              <a:gd name="T15" fmla="*/ 720090 h 5540"/>
                              <a:gd name="T16" fmla="*/ 41271 w 1510"/>
                              <a:gd name="T17" fmla="*/ 720090 h 55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510"/>
                              <a:gd name="T28" fmla="*/ 0 h 5540"/>
                              <a:gd name="T29" fmla="*/ 1510 w 1510"/>
                              <a:gd name="T30" fmla="*/ 5540 h 55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510" h="5540">
                                <a:moveTo>
                                  <a:pt x="251" y="5540"/>
                                </a:moveTo>
                                <a:cubicBezTo>
                                  <a:pt x="112" y="5540"/>
                                  <a:pt x="0" y="5428"/>
                                  <a:pt x="0" y="5289"/>
                                </a:cubicBezTo>
                                <a:lnTo>
                                  <a:pt x="0" y="252"/>
                                </a:lnTo>
                                <a:cubicBezTo>
                                  <a:pt x="0" y="113"/>
                                  <a:pt x="112" y="0"/>
                                  <a:pt x="251" y="0"/>
                                </a:cubicBezTo>
                                <a:lnTo>
                                  <a:pt x="1258" y="0"/>
                                </a:lnTo>
                                <a:cubicBezTo>
                                  <a:pt x="1397" y="0"/>
                                  <a:pt x="1510" y="113"/>
                                  <a:pt x="1510" y="252"/>
                                </a:cubicBezTo>
                                <a:lnTo>
                                  <a:pt x="1510" y="5289"/>
                                </a:lnTo>
                                <a:cubicBezTo>
                                  <a:pt x="1510" y="5428"/>
                                  <a:pt x="1397" y="5540"/>
                                  <a:pt x="1258" y="5540"/>
                                </a:cubicBezTo>
                                <a:lnTo>
                                  <a:pt x="251" y="5540"/>
                                </a:lnTo>
                                <a:close/>
                              </a:path>
                            </a:pathLst>
                          </a:custGeom>
                          <a:solidFill>
                            <a:schemeClr val="bg1">
                              <a:lumMod val="85000"/>
                              <a:lumOff val="0"/>
                            </a:schemeClr>
                          </a:solidFill>
                          <a:ln w="0">
                            <a:solidFill>
                              <a:srgbClr val="000000"/>
                            </a:solidFill>
                            <a:round/>
                            <a:headEnd/>
                            <a:tailEnd/>
                          </a:ln>
                        </wps:spPr>
                        <wps:txbx>
                          <w:txbxContent>
                            <w:p w14:paraId="3C108041" w14:textId="77777777" w:rsidR="007E15DE" w:rsidRDefault="007E15DE" w:rsidP="007E15DE">
                              <w:pPr>
                                <w:jc w:val="center"/>
                                <w:rPr>
                                  <w:rFonts w:cs="Arial"/>
                                  <w:b/>
                                  <w:bCs/>
                                  <w:sz w:val="18"/>
                                  <w:szCs w:val="18"/>
                                  <w:lang w:val="da-DK"/>
                                </w:rPr>
                              </w:pPr>
                              <w:proofErr w:type="spellStart"/>
                              <w:r>
                                <w:rPr>
                                  <w:rFonts w:cs="Arial"/>
                                  <w:b/>
                                  <w:bCs/>
                                  <w:sz w:val="18"/>
                                  <w:szCs w:val="18"/>
                                  <w:lang w:val="da-DK"/>
                                </w:rPr>
                                <w:t>Included</w:t>
                              </w:r>
                              <w:proofErr w:type="spellEnd"/>
                            </w:p>
                          </w:txbxContent>
                        </wps:txbx>
                        <wps:bodyPr rot="0" vert="vert270" wrap="square" lIns="0" tIns="0" rIns="0" bIns="0" anchor="ctr" anchorCtr="0" upright="1">
                          <a:noAutofit/>
                        </wps:bodyPr>
                      </wps:wsp>
                      <wps:wsp>
                        <wps:cNvPr id="15" name="Freeform 15"/>
                        <wps:cNvSpPr>
                          <a:spLocks/>
                        </wps:cNvSpPr>
                        <wps:spPr bwMode="auto">
                          <a:xfrm>
                            <a:off x="1900" y="3328067"/>
                            <a:ext cx="248200" cy="720115"/>
                          </a:xfrm>
                          <a:custGeom>
                            <a:avLst/>
                            <a:gdLst>
                              <a:gd name="T0" fmla="*/ 41271 w 1510"/>
                              <a:gd name="T1" fmla="*/ 720091 h 5540"/>
                              <a:gd name="T2" fmla="*/ 0 w 1510"/>
                              <a:gd name="T3" fmla="*/ 687466 h 5540"/>
                              <a:gd name="T4" fmla="*/ 0 w 1510"/>
                              <a:gd name="T5" fmla="*/ 32755 h 5540"/>
                              <a:gd name="T6" fmla="*/ 41271 w 1510"/>
                              <a:gd name="T7" fmla="*/ 0 h 5540"/>
                              <a:gd name="T8" fmla="*/ 206849 w 1510"/>
                              <a:gd name="T9" fmla="*/ 0 h 5540"/>
                              <a:gd name="T10" fmla="*/ 248285 w 1510"/>
                              <a:gd name="T11" fmla="*/ 32755 h 5540"/>
                              <a:gd name="T12" fmla="*/ 248285 w 1510"/>
                              <a:gd name="T13" fmla="*/ 687466 h 5540"/>
                              <a:gd name="T14" fmla="*/ 206849 w 1510"/>
                              <a:gd name="T15" fmla="*/ 720091 h 5540"/>
                              <a:gd name="T16" fmla="*/ 41271 w 1510"/>
                              <a:gd name="T17" fmla="*/ 720091 h 55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0" h="5540">
                                <a:moveTo>
                                  <a:pt x="251" y="5540"/>
                                </a:moveTo>
                                <a:cubicBezTo>
                                  <a:pt x="112" y="5540"/>
                                  <a:pt x="0" y="5428"/>
                                  <a:pt x="0" y="5289"/>
                                </a:cubicBezTo>
                                <a:lnTo>
                                  <a:pt x="0" y="252"/>
                                </a:lnTo>
                                <a:cubicBezTo>
                                  <a:pt x="0" y="113"/>
                                  <a:pt x="112" y="0"/>
                                  <a:pt x="251" y="0"/>
                                </a:cubicBezTo>
                                <a:lnTo>
                                  <a:pt x="1258" y="0"/>
                                </a:lnTo>
                                <a:cubicBezTo>
                                  <a:pt x="1397" y="0"/>
                                  <a:pt x="1510" y="113"/>
                                  <a:pt x="1510" y="252"/>
                                </a:cubicBezTo>
                                <a:lnTo>
                                  <a:pt x="1510" y="5289"/>
                                </a:lnTo>
                                <a:cubicBezTo>
                                  <a:pt x="1510" y="5428"/>
                                  <a:pt x="1397" y="5540"/>
                                  <a:pt x="1258" y="5540"/>
                                </a:cubicBezTo>
                                <a:lnTo>
                                  <a:pt x="251" y="5540"/>
                                </a:lnTo>
                                <a:close/>
                              </a:path>
                            </a:pathLst>
                          </a:custGeom>
                          <a:noFill/>
                          <a:ln w="82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16"/>
                        <wps:cNvSpPr>
                          <a:spLocks noChangeArrowheads="1"/>
                        </wps:cNvSpPr>
                        <wps:spPr bwMode="auto">
                          <a:xfrm>
                            <a:off x="184100" y="4052588"/>
                            <a:ext cx="3810" cy="17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EBF7F" w14:textId="77777777" w:rsidR="007E15DE" w:rsidRDefault="007E15DE" w:rsidP="007E15DE">
                              <w:r>
                                <w:rPr>
                                  <w:rFonts w:ascii="Calibri" w:hAnsi="Calibri" w:cs="Calibri"/>
                                  <w:b/>
                                  <w:bCs/>
                                  <w:color w:val="000000"/>
                                  <w:sz w:val="2"/>
                                  <w:szCs w:val="2"/>
                                </w:rPr>
                                <w:t>I</w:t>
                              </w:r>
                            </w:p>
                          </w:txbxContent>
                        </wps:txbx>
                        <wps:bodyPr rot="0" vert="horz" wrap="none" lIns="0" tIns="0" rIns="0" bIns="0" anchor="t" anchorCtr="0" upright="1">
                          <a:spAutoFit/>
                        </wps:bodyPr>
                      </wps:wsp>
                      <wps:wsp>
                        <wps:cNvPr id="17" name="Rectangle 18"/>
                        <wps:cNvSpPr>
                          <a:spLocks noChangeArrowheads="1"/>
                        </wps:cNvSpPr>
                        <wps:spPr bwMode="auto">
                          <a:xfrm>
                            <a:off x="184100" y="3615485"/>
                            <a:ext cx="31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0E6B5" w14:textId="77777777" w:rsidR="007E15DE" w:rsidRDefault="007E15DE" w:rsidP="007E15DE">
                              <w:r>
                                <w:rPr>
                                  <w:rFonts w:ascii="Calibri" w:hAnsi="Calibri" w:cs="Calibri"/>
                                  <w:b/>
                                  <w:bCs/>
                                  <w:color w:val="000000"/>
                                  <w:sz w:val="2"/>
                                  <w:szCs w:val="2"/>
                                </w:rPr>
                                <w:t xml:space="preserve"> </w:t>
                              </w:r>
                            </w:p>
                          </w:txbxContent>
                        </wps:txbx>
                        <wps:bodyPr rot="0" vert="horz" wrap="none" lIns="0" tIns="0" rIns="0" bIns="0" anchor="t" anchorCtr="0" upright="1">
                          <a:spAutoFit/>
                        </wps:bodyPr>
                      </wps:wsp>
                      <wps:wsp>
                        <wps:cNvPr id="18" name="Freeform 19"/>
                        <wps:cNvSpPr>
                          <a:spLocks/>
                        </wps:cNvSpPr>
                        <wps:spPr bwMode="auto">
                          <a:xfrm>
                            <a:off x="3800" y="1669434"/>
                            <a:ext cx="248900" cy="1428129"/>
                          </a:xfrm>
                          <a:custGeom>
                            <a:avLst/>
                            <a:gdLst>
                              <a:gd name="T0" fmla="*/ 41459 w 1513"/>
                              <a:gd name="T1" fmla="*/ 1428115 h 8633"/>
                              <a:gd name="T2" fmla="*/ 0 w 1513"/>
                              <a:gd name="T3" fmla="*/ 1386428 h 8633"/>
                              <a:gd name="T4" fmla="*/ 0 w 1513"/>
                              <a:gd name="T5" fmla="*/ 41687 h 8633"/>
                              <a:gd name="T6" fmla="*/ 41459 w 1513"/>
                              <a:gd name="T7" fmla="*/ 0 h 8633"/>
                              <a:gd name="T8" fmla="*/ 207461 w 1513"/>
                              <a:gd name="T9" fmla="*/ 0 h 8633"/>
                              <a:gd name="T10" fmla="*/ 248920 w 1513"/>
                              <a:gd name="T11" fmla="*/ 41687 h 8633"/>
                              <a:gd name="T12" fmla="*/ 248920 w 1513"/>
                              <a:gd name="T13" fmla="*/ 1386428 h 8633"/>
                              <a:gd name="T14" fmla="*/ 207461 w 1513"/>
                              <a:gd name="T15" fmla="*/ 1428115 h 8633"/>
                              <a:gd name="T16" fmla="*/ 41459 w 1513"/>
                              <a:gd name="T17" fmla="*/ 1428115 h 86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513"/>
                              <a:gd name="T28" fmla="*/ 0 h 8633"/>
                              <a:gd name="T29" fmla="*/ 1513 w 1513"/>
                              <a:gd name="T30" fmla="*/ 8633 h 863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513" h="8633">
                                <a:moveTo>
                                  <a:pt x="252" y="8633"/>
                                </a:moveTo>
                                <a:cubicBezTo>
                                  <a:pt x="113" y="8633"/>
                                  <a:pt x="0" y="8521"/>
                                  <a:pt x="0" y="8381"/>
                                </a:cubicBezTo>
                                <a:lnTo>
                                  <a:pt x="0" y="252"/>
                                </a:lnTo>
                                <a:cubicBezTo>
                                  <a:pt x="0" y="113"/>
                                  <a:pt x="113" y="0"/>
                                  <a:pt x="252" y="0"/>
                                </a:cubicBezTo>
                                <a:lnTo>
                                  <a:pt x="1261" y="0"/>
                                </a:lnTo>
                                <a:cubicBezTo>
                                  <a:pt x="1400" y="0"/>
                                  <a:pt x="1513" y="113"/>
                                  <a:pt x="1513" y="252"/>
                                </a:cubicBezTo>
                                <a:lnTo>
                                  <a:pt x="1513" y="8381"/>
                                </a:lnTo>
                                <a:cubicBezTo>
                                  <a:pt x="1513" y="8521"/>
                                  <a:pt x="1400" y="8633"/>
                                  <a:pt x="1261" y="8633"/>
                                </a:cubicBezTo>
                                <a:lnTo>
                                  <a:pt x="252" y="8633"/>
                                </a:lnTo>
                                <a:close/>
                              </a:path>
                            </a:pathLst>
                          </a:custGeom>
                          <a:solidFill>
                            <a:schemeClr val="bg1">
                              <a:lumMod val="85000"/>
                              <a:lumOff val="0"/>
                            </a:schemeClr>
                          </a:solidFill>
                          <a:ln w="0">
                            <a:solidFill>
                              <a:srgbClr val="000000"/>
                            </a:solidFill>
                            <a:round/>
                            <a:headEnd/>
                            <a:tailEnd/>
                          </a:ln>
                        </wps:spPr>
                        <wps:txbx>
                          <w:txbxContent>
                            <w:p w14:paraId="376C2477" w14:textId="77777777" w:rsidR="007E15DE" w:rsidRDefault="007E15DE" w:rsidP="007E15DE">
                              <w:pPr>
                                <w:jc w:val="center"/>
                                <w:rPr>
                                  <w:rFonts w:cs="Arial"/>
                                  <w:b/>
                                  <w:bCs/>
                                  <w:sz w:val="18"/>
                                  <w:szCs w:val="18"/>
                                  <w:lang w:val="da-DK"/>
                                </w:rPr>
                              </w:pPr>
                              <w:proofErr w:type="spellStart"/>
                              <w:r>
                                <w:rPr>
                                  <w:b/>
                                  <w:bCs/>
                                  <w:sz w:val="18"/>
                                  <w:szCs w:val="18"/>
                                  <w:lang w:val="da-DK"/>
                                </w:rPr>
                                <w:t>Screning</w:t>
                              </w:r>
                              <w:proofErr w:type="spellEnd"/>
                              <w:r>
                                <w:rPr>
                                  <w:b/>
                                  <w:bCs/>
                                  <w:sz w:val="18"/>
                                  <w:szCs w:val="18"/>
                                  <w:lang w:val="da-DK"/>
                                </w:rPr>
                                <w:t>/</w:t>
                              </w:r>
                              <w:proofErr w:type="spellStart"/>
                              <w:r>
                                <w:rPr>
                                  <w:b/>
                                  <w:bCs/>
                                  <w:sz w:val="18"/>
                                  <w:szCs w:val="18"/>
                                  <w:lang w:val="da-DK"/>
                                </w:rPr>
                                <w:t>Appraisal</w:t>
                              </w:r>
                              <w:proofErr w:type="spellEnd"/>
                            </w:p>
                          </w:txbxContent>
                        </wps:txbx>
                        <wps:bodyPr rot="0" vert="vert270" wrap="square" lIns="0" tIns="0" rIns="0" bIns="0" anchor="ctr" anchorCtr="0" upright="1">
                          <a:noAutofit/>
                        </wps:bodyPr>
                      </wps:wsp>
                      <wps:wsp>
                        <wps:cNvPr id="19" name="Freeform 20"/>
                        <wps:cNvSpPr>
                          <a:spLocks/>
                        </wps:cNvSpPr>
                        <wps:spPr bwMode="auto">
                          <a:xfrm>
                            <a:off x="3800" y="1669434"/>
                            <a:ext cx="248900" cy="1428129"/>
                          </a:xfrm>
                          <a:custGeom>
                            <a:avLst/>
                            <a:gdLst>
                              <a:gd name="T0" fmla="*/ 41459 w 1513"/>
                              <a:gd name="T1" fmla="*/ 1428115 h 8633"/>
                              <a:gd name="T2" fmla="*/ 0 w 1513"/>
                              <a:gd name="T3" fmla="*/ 1386428 h 8633"/>
                              <a:gd name="T4" fmla="*/ 0 w 1513"/>
                              <a:gd name="T5" fmla="*/ 41687 h 8633"/>
                              <a:gd name="T6" fmla="*/ 41459 w 1513"/>
                              <a:gd name="T7" fmla="*/ 0 h 8633"/>
                              <a:gd name="T8" fmla="*/ 207461 w 1513"/>
                              <a:gd name="T9" fmla="*/ 0 h 8633"/>
                              <a:gd name="T10" fmla="*/ 248920 w 1513"/>
                              <a:gd name="T11" fmla="*/ 41687 h 8633"/>
                              <a:gd name="T12" fmla="*/ 248920 w 1513"/>
                              <a:gd name="T13" fmla="*/ 1386428 h 8633"/>
                              <a:gd name="T14" fmla="*/ 207461 w 1513"/>
                              <a:gd name="T15" fmla="*/ 1428115 h 8633"/>
                              <a:gd name="T16" fmla="*/ 41459 w 1513"/>
                              <a:gd name="T17" fmla="*/ 1428115 h 86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3" h="8633">
                                <a:moveTo>
                                  <a:pt x="252" y="8633"/>
                                </a:moveTo>
                                <a:cubicBezTo>
                                  <a:pt x="113" y="8633"/>
                                  <a:pt x="0" y="8521"/>
                                  <a:pt x="0" y="8381"/>
                                </a:cubicBezTo>
                                <a:lnTo>
                                  <a:pt x="0" y="252"/>
                                </a:lnTo>
                                <a:cubicBezTo>
                                  <a:pt x="0" y="113"/>
                                  <a:pt x="113" y="0"/>
                                  <a:pt x="252" y="0"/>
                                </a:cubicBezTo>
                                <a:lnTo>
                                  <a:pt x="1261" y="0"/>
                                </a:lnTo>
                                <a:cubicBezTo>
                                  <a:pt x="1400" y="0"/>
                                  <a:pt x="1513" y="113"/>
                                  <a:pt x="1513" y="252"/>
                                </a:cubicBezTo>
                                <a:lnTo>
                                  <a:pt x="1513" y="8381"/>
                                </a:lnTo>
                                <a:cubicBezTo>
                                  <a:pt x="1513" y="8521"/>
                                  <a:pt x="1400" y="8633"/>
                                  <a:pt x="1261" y="8633"/>
                                </a:cubicBezTo>
                                <a:lnTo>
                                  <a:pt x="252" y="8633"/>
                                </a:lnTo>
                                <a:close/>
                              </a:path>
                            </a:pathLst>
                          </a:custGeom>
                          <a:noFill/>
                          <a:ln w="82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22"/>
                        <wps:cNvSpPr>
                          <a:spLocks noChangeArrowheads="1"/>
                        </wps:cNvSpPr>
                        <wps:spPr bwMode="auto">
                          <a:xfrm>
                            <a:off x="175200" y="1860682"/>
                            <a:ext cx="31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1C2D8" w14:textId="77777777" w:rsidR="007E15DE" w:rsidRDefault="007E15DE" w:rsidP="007E15DE">
                              <w:r>
                                <w:rPr>
                                  <w:rFonts w:ascii="Calibri" w:hAnsi="Calibri" w:cs="Calibri"/>
                                  <w:b/>
                                  <w:bCs/>
                                  <w:color w:val="000000"/>
                                  <w:sz w:val="2"/>
                                  <w:szCs w:val="2"/>
                                </w:rPr>
                                <w:t xml:space="preserve"> </w:t>
                              </w:r>
                            </w:p>
                          </w:txbxContent>
                        </wps:txbx>
                        <wps:bodyPr rot="0" vert="horz" wrap="none" lIns="0" tIns="0" rIns="0" bIns="0" anchor="t" anchorCtr="0" upright="1">
                          <a:spAutoFit/>
                        </wps:bodyPr>
                      </wps:wsp>
                      <wps:wsp>
                        <wps:cNvPr id="21" name="Freeform 23"/>
                        <wps:cNvSpPr>
                          <a:spLocks noEditPoints="1"/>
                        </wps:cNvSpPr>
                        <wps:spPr bwMode="auto">
                          <a:xfrm>
                            <a:off x="2753900" y="3007961"/>
                            <a:ext cx="66100" cy="355607"/>
                          </a:xfrm>
                          <a:custGeom>
                            <a:avLst/>
                            <a:gdLst>
                              <a:gd name="T0" fmla="*/ 38735 w 104"/>
                              <a:gd name="T1" fmla="*/ 0 h 560"/>
                              <a:gd name="T2" fmla="*/ 38735 w 104"/>
                              <a:gd name="T3" fmla="*/ 300355 h 560"/>
                              <a:gd name="T4" fmla="*/ 27305 w 104"/>
                              <a:gd name="T5" fmla="*/ 300355 h 560"/>
                              <a:gd name="T6" fmla="*/ 27305 w 104"/>
                              <a:gd name="T7" fmla="*/ 0 h 560"/>
                              <a:gd name="T8" fmla="*/ 38735 w 104"/>
                              <a:gd name="T9" fmla="*/ 0 h 560"/>
                              <a:gd name="T10" fmla="*/ 66040 w 104"/>
                              <a:gd name="T11" fmla="*/ 289560 h 560"/>
                              <a:gd name="T12" fmla="*/ 33020 w 104"/>
                              <a:gd name="T13" fmla="*/ 355600 h 560"/>
                              <a:gd name="T14" fmla="*/ 0 w 104"/>
                              <a:gd name="T15" fmla="*/ 289560 h 560"/>
                              <a:gd name="T16" fmla="*/ 66040 w 104"/>
                              <a:gd name="T17" fmla="*/ 289560 h 5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04" h="560">
                                <a:moveTo>
                                  <a:pt x="61" y="0"/>
                                </a:moveTo>
                                <a:lnTo>
                                  <a:pt x="61" y="473"/>
                                </a:lnTo>
                                <a:lnTo>
                                  <a:pt x="43" y="473"/>
                                </a:lnTo>
                                <a:lnTo>
                                  <a:pt x="43" y="0"/>
                                </a:lnTo>
                                <a:lnTo>
                                  <a:pt x="61" y="0"/>
                                </a:lnTo>
                                <a:close/>
                                <a:moveTo>
                                  <a:pt x="104" y="456"/>
                                </a:moveTo>
                                <a:lnTo>
                                  <a:pt x="52" y="560"/>
                                </a:lnTo>
                                <a:lnTo>
                                  <a:pt x="0" y="456"/>
                                </a:lnTo>
                                <a:lnTo>
                                  <a:pt x="104" y="456"/>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2" name="Freeform 25"/>
                        <wps:cNvSpPr>
                          <a:spLocks/>
                        </wps:cNvSpPr>
                        <wps:spPr bwMode="auto">
                          <a:xfrm>
                            <a:off x="11400" y="16500"/>
                            <a:ext cx="250800" cy="1450329"/>
                          </a:xfrm>
                          <a:custGeom>
                            <a:avLst/>
                            <a:gdLst>
                              <a:gd name="T0" fmla="*/ 41804 w 3054"/>
                              <a:gd name="T1" fmla="*/ 1450340 h 17533"/>
                              <a:gd name="T2" fmla="*/ 0 w 3054"/>
                              <a:gd name="T3" fmla="*/ 1408235 h 17533"/>
                              <a:gd name="T4" fmla="*/ 0 w 3054"/>
                              <a:gd name="T5" fmla="*/ 42105 h 17533"/>
                              <a:gd name="T6" fmla="*/ 41804 w 3054"/>
                              <a:gd name="T7" fmla="*/ 0 h 17533"/>
                              <a:gd name="T8" fmla="*/ 209021 w 3054"/>
                              <a:gd name="T9" fmla="*/ 0 h 17533"/>
                              <a:gd name="T10" fmla="*/ 250825 w 3054"/>
                              <a:gd name="T11" fmla="*/ 42105 h 17533"/>
                              <a:gd name="T12" fmla="*/ 250825 w 3054"/>
                              <a:gd name="T13" fmla="*/ 1408235 h 17533"/>
                              <a:gd name="T14" fmla="*/ 209021 w 3054"/>
                              <a:gd name="T15" fmla="*/ 1450340 h 17533"/>
                              <a:gd name="T16" fmla="*/ 41804 w 3054"/>
                              <a:gd name="T17" fmla="*/ 1450340 h 175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54"/>
                              <a:gd name="T28" fmla="*/ 0 h 17533"/>
                              <a:gd name="T29" fmla="*/ 3054 w 3054"/>
                              <a:gd name="T30" fmla="*/ 17533 h 1753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54" h="17533">
                                <a:moveTo>
                                  <a:pt x="509" y="17533"/>
                                </a:moveTo>
                                <a:cubicBezTo>
                                  <a:pt x="228" y="17533"/>
                                  <a:pt x="0" y="17305"/>
                                  <a:pt x="0" y="17024"/>
                                </a:cubicBezTo>
                                <a:lnTo>
                                  <a:pt x="0" y="509"/>
                                </a:lnTo>
                                <a:cubicBezTo>
                                  <a:pt x="0" y="228"/>
                                  <a:pt x="228" y="0"/>
                                  <a:pt x="509" y="0"/>
                                </a:cubicBezTo>
                                <a:lnTo>
                                  <a:pt x="2545" y="0"/>
                                </a:lnTo>
                                <a:cubicBezTo>
                                  <a:pt x="2826" y="0"/>
                                  <a:pt x="3054" y="228"/>
                                  <a:pt x="3054" y="509"/>
                                </a:cubicBezTo>
                                <a:lnTo>
                                  <a:pt x="3054" y="17024"/>
                                </a:lnTo>
                                <a:cubicBezTo>
                                  <a:pt x="3054" y="17305"/>
                                  <a:pt x="2826" y="17533"/>
                                  <a:pt x="2545" y="17533"/>
                                </a:cubicBezTo>
                                <a:lnTo>
                                  <a:pt x="509" y="17533"/>
                                </a:lnTo>
                                <a:close/>
                              </a:path>
                            </a:pathLst>
                          </a:custGeom>
                          <a:solidFill>
                            <a:schemeClr val="bg1">
                              <a:lumMod val="85000"/>
                              <a:lumOff val="0"/>
                            </a:schemeClr>
                          </a:solidFill>
                          <a:ln w="0">
                            <a:solidFill>
                              <a:srgbClr val="000000"/>
                            </a:solidFill>
                            <a:round/>
                            <a:headEnd/>
                            <a:tailEnd/>
                          </a:ln>
                        </wps:spPr>
                        <wps:txbx>
                          <w:txbxContent>
                            <w:p w14:paraId="79919EFC" w14:textId="77777777" w:rsidR="007E15DE" w:rsidRDefault="007E15DE" w:rsidP="007E15DE">
                              <w:pPr>
                                <w:jc w:val="center"/>
                                <w:rPr>
                                  <w:b/>
                                  <w:bCs/>
                                  <w:sz w:val="18"/>
                                  <w:szCs w:val="18"/>
                                  <w:lang w:val="da-DK"/>
                                </w:rPr>
                              </w:pPr>
                              <w:proofErr w:type="spellStart"/>
                              <w:r>
                                <w:rPr>
                                  <w:b/>
                                  <w:bCs/>
                                  <w:sz w:val="18"/>
                                  <w:szCs w:val="18"/>
                                  <w:lang w:val="da-DK"/>
                                </w:rPr>
                                <w:t>Identification</w:t>
                              </w:r>
                              <w:proofErr w:type="spellEnd"/>
                            </w:p>
                          </w:txbxContent>
                        </wps:txbx>
                        <wps:bodyPr rot="0" vert="vert270" wrap="square" lIns="0" tIns="0" rIns="0" bIns="0" anchor="ctr" anchorCtr="0" upright="1">
                          <a:noAutofit/>
                        </wps:bodyPr>
                      </wps:wsp>
                      <wps:wsp>
                        <wps:cNvPr id="23" name="Freeform 26"/>
                        <wps:cNvSpPr>
                          <a:spLocks/>
                        </wps:cNvSpPr>
                        <wps:spPr bwMode="auto">
                          <a:xfrm>
                            <a:off x="11400" y="16500"/>
                            <a:ext cx="250800" cy="1450329"/>
                          </a:xfrm>
                          <a:custGeom>
                            <a:avLst/>
                            <a:gdLst>
                              <a:gd name="T0" fmla="*/ 41804 w 3054"/>
                              <a:gd name="T1" fmla="*/ 1450340 h 17533"/>
                              <a:gd name="T2" fmla="*/ 0 w 3054"/>
                              <a:gd name="T3" fmla="*/ 1408235 h 17533"/>
                              <a:gd name="T4" fmla="*/ 0 w 3054"/>
                              <a:gd name="T5" fmla="*/ 42105 h 17533"/>
                              <a:gd name="T6" fmla="*/ 41804 w 3054"/>
                              <a:gd name="T7" fmla="*/ 0 h 17533"/>
                              <a:gd name="T8" fmla="*/ 209021 w 3054"/>
                              <a:gd name="T9" fmla="*/ 0 h 17533"/>
                              <a:gd name="T10" fmla="*/ 250825 w 3054"/>
                              <a:gd name="T11" fmla="*/ 42105 h 17533"/>
                              <a:gd name="T12" fmla="*/ 250825 w 3054"/>
                              <a:gd name="T13" fmla="*/ 1408235 h 17533"/>
                              <a:gd name="T14" fmla="*/ 209021 w 3054"/>
                              <a:gd name="T15" fmla="*/ 1450340 h 17533"/>
                              <a:gd name="T16" fmla="*/ 41804 w 3054"/>
                              <a:gd name="T17" fmla="*/ 1450340 h 175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054" h="17533">
                                <a:moveTo>
                                  <a:pt x="509" y="17533"/>
                                </a:moveTo>
                                <a:cubicBezTo>
                                  <a:pt x="228" y="17533"/>
                                  <a:pt x="0" y="17305"/>
                                  <a:pt x="0" y="17024"/>
                                </a:cubicBezTo>
                                <a:lnTo>
                                  <a:pt x="0" y="509"/>
                                </a:lnTo>
                                <a:cubicBezTo>
                                  <a:pt x="0" y="228"/>
                                  <a:pt x="228" y="0"/>
                                  <a:pt x="509" y="0"/>
                                </a:cubicBezTo>
                                <a:lnTo>
                                  <a:pt x="2545" y="0"/>
                                </a:lnTo>
                                <a:cubicBezTo>
                                  <a:pt x="2826" y="0"/>
                                  <a:pt x="3054" y="228"/>
                                  <a:pt x="3054" y="509"/>
                                </a:cubicBezTo>
                                <a:lnTo>
                                  <a:pt x="3054" y="17024"/>
                                </a:lnTo>
                                <a:cubicBezTo>
                                  <a:pt x="3054" y="17305"/>
                                  <a:pt x="2826" y="17533"/>
                                  <a:pt x="2545" y="17533"/>
                                </a:cubicBezTo>
                                <a:lnTo>
                                  <a:pt x="509" y="17533"/>
                                </a:lnTo>
                                <a:close/>
                              </a:path>
                            </a:pathLst>
                          </a:custGeom>
                          <a:noFill/>
                          <a:ln w="82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28"/>
                        <wps:cNvSpPr>
                          <a:spLocks noChangeArrowheads="1"/>
                        </wps:cNvSpPr>
                        <wps:spPr bwMode="auto">
                          <a:xfrm>
                            <a:off x="182200" y="441201"/>
                            <a:ext cx="31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F5930" w14:textId="77777777" w:rsidR="007E15DE" w:rsidRDefault="007E15DE" w:rsidP="007E15DE">
                              <w:r>
                                <w:rPr>
                                  <w:rFonts w:ascii="Calibri" w:hAnsi="Calibri" w:cs="Calibri"/>
                                  <w:b/>
                                  <w:bCs/>
                                  <w:color w:val="000000"/>
                                  <w:sz w:val="2"/>
                                  <w:szCs w:val="2"/>
                                </w:rPr>
                                <w:t xml:space="preserve"> </w:t>
                              </w:r>
                            </w:p>
                          </w:txbxContent>
                        </wps:txbx>
                        <wps:bodyPr rot="0" vert="horz" wrap="none" lIns="0" tIns="0" rIns="0" bIns="0" anchor="t" anchorCtr="0" upright="1">
                          <a:spAutoFit/>
                        </wps:bodyPr>
                      </wps:wsp>
                      <wps:wsp>
                        <wps:cNvPr id="25" name="Rectangle 30"/>
                        <wps:cNvSpPr>
                          <a:spLocks noChangeArrowheads="1"/>
                        </wps:cNvSpPr>
                        <wps:spPr bwMode="auto">
                          <a:xfrm>
                            <a:off x="2941900" y="50801"/>
                            <a:ext cx="2496800" cy="598812"/>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32"/>
                        <wps:cNvSpPr>
                          <a:spLocks noChangeArrowheads="1"/>
                        </wps:cNvSpPr>
                        <wps:spPr bwMode="auto">
                          <a:xfrm>
                            <a:off x="3651200" y="132671"/>
                            <a:ext cx="292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0E16B" w14:textId="77777777" w:rsidR="007E15DE" w:rsidRDefault="007E15DE" w:rsidP="007E15DE">
                              <w:r>
                                <w:rPr>
                                  <w:rFonts w:ascii="Calibri" w:hAnsi="Calibri" w:cs="Calibri"/>
                                  <w:color w:val="000000"/>
                                  <w:szCs w:val="20"/>
                                </w:rPr>
                                <w:t xml:space="preserve"> </w:t>
                              </w:r>
                            </w:p>
                          </w:txbxContent>
                        </wps:txbx>
                        <wps:bodyPr rot="0" vert="horz" wrap="none" lIns="0" tIns="0" rIns="0" bIns="0" anchor="t" anchorCtr="0" upright="1">
                          <a:spAutoFit/>
                        </wps:bodyPr>
                      </wps:wsp>
                      <wps:wsp>
                        <wps:cNvPr id="27" name="Rectangle 35"/>
                        <wps:cNvSpPr>
                          <a:spLocks noChangeArrowheads="1"/>
                        </wps:cNvSpPr>
                        <wps:spPr bwMode="auto">
                          <a:xfrm>
                            <a:off x="4391600" y="278638"/>
                            <a:ext cx="292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1246A" w14:textId="77777777" w:rsidR="007E15DE" w:rsidRDefault="007E15DE" w:rsidP="007E15DE">
                              <w:r>
                                <w:rPr>
                                  <w:rFonts w:ascii="Calibri" w:hAnsi="Calibri" w:cs="Calibri"/>
                                  <w:color w:val="000000"/>
                                  <w:szCs w:val="20"/>
                                </w:rPr>
                                <w:t xml:space="preserve"> </w:t>
                              </w:r>
                            </w:p>
                          </w:txbxContent>
                        </wps:txbx>
                        <wps:bodyPr rot="0" vert="horz" wrap="none" lIns="0" tIns="0" rIns="0" bIns="0" anchor="t" anchorCtr="0" upright="1">
                          <a:spAutoFit/>
                        </wps:bodyPr>
                      </wps:wsp>
                      <wps:wsp>
                        <wps:cNvPr id="28" name="Rectangle 36"/>
                        <wps:cNvSpPr>
                          <a:spLocks noChangeArrowheads="1"/>
                        </wps:cNvSpPr>
                        <wps:spPr bwMode="auto">
                          <a:xfrm>
                            <a:off x="3884900" y="427805"/>
                            <a:ext cx="292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EBD61" w14:textId="77777777" w:rsidR="007E15DE" w:rsidRDefault="007E15DE" w:rsidP="007E15DE">
                              <w:r>
                                <w:rPr>
                                  <w:rFonts w:ascii="Calibri" w:hAnsi="Calibri" w:cs="Calibri"/>
                                  <w:color w:val="000000"/>
                                  <w:szCs w:val="20"/>
                                </w:rPr>
                                <w:t xml:space="preserve"> </w:t>
                              </w:r>
                            </w:p>
                          </w:txbxContent>
                        </wps:txbx>
                        <wps:bodyPr rot="0" vert="horz" wrap="none" lIns="0" tIns="0" rIns="0" bIns="0" anchor="t" anchorCtr="0" upright="1">
                          <a:spAutoFit/>
                        </wps:bodyPr>
                      </wps:wsp>
                      <wps:wsp>
                        <wps:cNvPr id="29" name="Rectangle 41"/>
                        <wps:cNvSpPr>
                          <a:spLocks noChangeArrowheads="1"/>
                        </wps:cNvSpPr>
                        <wps:spPr bwMode="auto">
                          <a:xfrm>
                            <a:off x="4056300" y="578970"/>
                            <a:ext cx="889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833E" w14:textId="77777777" w:rsidR="007E15DE" w:rsidRDefault="007E15DE" w:rsidP="007E15DE">
                              <w:r>
                                <w:rPr>
                                  <w:rFonts w:ascii="Calibri" w:hAnsi="Calibri" w:cs="Calibri"/>
                                  <w:color w:val="000000"/>
                                  <w:sz w:val="6"/>
                                  <w:szCs w:val="6"/>
                                </w:rPr>
                                <w:t xml:space="preserve"> </w:t>
                              </w:r>
                            </w:p>
                          </w:txbxContent>
                        </wps:txbx>
                        <wps:bodyPr rot="0" vert="horz" wrap="none" lIns="0" tIns="0" rIns="0" bIns="0" anchor="t" anchorCtr="0" upright="1">
                          <a:spAutoFit/>
                        </wps:bodyPr>
                      </wps:wsp>
                      <wps:wsp>
                        <wps:cNvPr id="30" name="Rectangle 42"/>
                        <wps:cNvSpPr>
                          <a:spLocks noChangeArrowheads="1"/>
                        </wps:cNvSpPr>
                        <wps:spPr bwMode="auto">
                          <a:xfrm>
                            <a:off x="1576700" y="939119"/>
                            <a:ext cx="2458700" cy="4629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43"/>
                        <wps:cNvSpPr>
                          <a:spLocks noChangeArrowheads="1"/>
                        </wps:cNvSpPr>
                        <wps:spPr bwMode="auto">
                          <a:xfrm>
                            <a:off x="1576700" y="939119"/>
                            <a:ext cx="2458700" cy="462909"/>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50CF8D" w14:textId="77777777" w:rsidR="007E15DE" w:rsidRDefault="007E15DE" w:rsidP="007E15DE">
                              <w:pPr>
                                <w:jc w:val="center"/>
                                <w:rPr>
                                  <w:rFonts w:cs="Arial"/>
                                  <w:sz w:val="18"/>
                                  <w:szCs w:val="18"/>
                                </w:rPr>
                              </w:pPr>
                              <w:r>
                                <w:rPr>
                                  <w:rFonts w:cs="Arial"/>
                                  <w:sz w:val="18"/>
                                  <w:szCs w:val="18"/>
                                </w:rPr>
                                <w:t>Records retrieved</w:t>
                              </w:r>
                            </w:p>
                            <w:p w14:paraId="7F373720" w14:textId="61800263" w:rsidR="007E15DE" w:rsidRDefault="007E15DE" w:rsidP="007E15DE">
                              <w:pPr>
                                <w:jc w:val="center"/>
                                <w:rPr>
                                  <w:rFonts w:cs="Arial"/>
                                  <w:sz w:val="18"/>
                                  <w:szCs w:val="18"/>
                                </w:rPr>
                              </w:pPr>
                              <w:r>
                                <w:rPr>
                                  <w:rFonts w:cs="Arial"/>
                                  <w:sz w:val="18"/>
                                  <w:szCs w:val="18"/>
                                </w:rPr>
                                <w:t>(n=</w:t>
                              </w:r>
                              <w:r w:rsidR="0061040A">
                                <w:rPr>
                                  <w:rFonts w:cs="Arial"/>
                                  <w:sz w:val="18"/>
                                  <w:szCs w:val="18"/>
                                </w:rPr>
                                <w:t>5</w:t>
                              </w:r>
                              <w:ins w:id="70" w:author="AML Christensen team" w:date="2024-12-09T14:37:00Z" w16du:dateUtc="2024-12-09T13:37:00Z">
                                <w:r w:rsidR="00320851">
                                  <w:rPr>
                                    <w:rFonts w:cs="Arial"/>
                                    <w:sz w:val="18"/>
                                    <w:szCs w:val="18"/>
                                  </w:rPr>
                                  <w:t>5</w:t>
                                </w:r>
                              </w:ins>
                              <w:ins w:id="71" w:author="AML Christensen team" w:date="2024-12-12T10:14:00Z" w16du:dateUtc="2024-12-12T09:14:00Z">
                                <w:r w:rsidR="004641EF">
                                  <w:rPr>
                                    <w:rFonts w:cs="Arial"/>
                                    <w:sz w:val="18"/>
                                    <w:szCs w:val="18"/>
                                  </w:rPr>
                                  <w:t>1</w:t>
                                </w:r>
                              </w:ins>
                              <w:del w:id="72" w:author="AML Christensen team" w:date="2024-12-09T14:37:00Z" w16du:dateUtc="2024-12-09T13:37:00Z">
                                <w:r w:rsidR="0061040A" w:rsidDel="00320851">
                                  <w:rPr>
                                    <w:rFonts w:cs="Arial"/>
                                    <w:sz w:val="18"/>
                                    <w:szCs w:val="18"/>
                                  </w:rPr>
                                  <w:delText>49</w:delText>
                                </w:r>
                              </w:del>
                              <w:r>
                                <w:rPr>
                                  <w:rFonts w:cs="Arial"/>
                                  <w:sz w:val="18"/>
                                  <w:szCs w:val="18"/>
                                </w:rPr>
                                <w:t>)</w:t>
                              </w:r>
                            </w:p>
                          </w:txbxContent>
                        </wps:txbx>
                        <wps:bodyPr rot="0" vert="horz" wrap="square" lIns="0" tIns="0" rIns="0" bIns="0" anchor="ctr" anchorCtr="0" upright="1">
                          <a:noAutofit/>
                        </wps:bodyPr>
                      </wps:wsp>
                      <wps:wsp>
                        <wps:cNvPr id="673" name="Rectangle 52"/>
                        <wps:cNvSpPr>
                          <a:spLocks noChangeArrowheads="1"/>
                        </wps:cNvSpPr>
                        <wps:spPr bwMode="auto">
                          <a:xfrm>
                            <a:off x="1576700" y="1758336"/>
                            <a:ext cx="2458700" cy="488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619448" w14:textId="77777777" w:rsidR="007E15DE" w:rsidRPr="00C46377" w:rsidRDefault="007E15DE" w:rsidP="007E15DE">
                              <w:pPr>
                                <w:jc w:val="center"/>
                                <w:rPr>
                                  <w:rFonts w:cs="Arial"/>
                                  <w:sz w:val="18"/>
                                  <w:szCs w:val="18"/>
                                </w:rPr>
                              </w:pPr>
                              <w:r w:rsidRPr="00C46377">
                                <w:rPr>
                                  <w:rFonts w:cs="Arial"/>
                                  <w:sz w:val="18"/>
                                  <w:szCs w:val="18"/>
                                </w:rPr>
                                <w:t xml:space="preserve">Records after deduplication </w:t>
                              </w:r>
                            </w:p>
                            <w:p w14:paraId="34826A52" w14:textId="1EE14BFB" w:rsidR="007E15DE" w:rsidRPr="00C46377" w:rsidRDefault="007E15DE" w:rsidP="007E15DE">
                              <w:pPr>
                                <w:jc w:val="center"/>
                                <w:rPr>
                                  <w:rFonts w:cs="Arial"/>
                                  <w:sz w:val="18"/>
                                  <w:szCs w:val="18"/>
                                </w:rPr>
                              </w:pPr>
                              <w:r w:rsidRPr="00C46377">
                                <w:rPr>
                                  <w:rFonts w:cs="Arial"/>
                                  <w:sz w:val="18"/>
                                  <w:szCs w:val="18"/>
                                </w:rPr>
                                <w:t>(n=</w:t>
                              </w:r>
                              <w:del w:id="73" w:author="AML Christensen team" w:date="2024-12-12T10:14:00Z" w16du:dateUtc="2024-12-12T09:14:00Z">
                                <w:r w:rsidR="00B93107" w:rsidDel="004641EF">
                                  <w:rPr>
                                    <w:rFonts w:cs="Arial"/>
                                    <w:sz w:val="18"/>
                                    <w:szCs w:val="18"/>
                                  </w:rPr>
                                  <w:delText>45</w:delText>
                                </w:r>
                              </w:del>
                              <w:ins w:id="74" w:author="AML Christensen team" w:date="2024-12-12T10:14:00Z" w16du:dateUtc="2024-12-12T09:14:00Z">
                                <w:r w:rsidR="004641EF">
                                  <w:rPr>
                                    <w:rFonts w:cs="Arial"/>
                                    <w:sz w:val="18"/>
                                    <w:szCs w:val="18"/>
                                  </w:rPr>
                                  <w:t>460</w:t>
                                </w:r>
                              </w:ins>
                              <w:del w:id="75" w:author="AML Christensen team" w:date="2024-12-09T14:37:00Z" w16du:dateUtc="2024-12-09T13:37:00Z">
                                <w:r w:rsidR="0061040A" w:rsidDel="00320851">
                                  <w:rPr>
                                    <w:rFonts w:cs="Arial"/>
                                    <w:sz w:val="18"/>
                                    <w:szCs w:val="18"/>
                                  </w:rPr>
                                  <w:delText>8</w:delText>
                                </w:r>
                              </w:del>
                              <w:r w:rsidRPr="00C46377">
                                <w:rPr>
                                  <w:rFonts w:cs="Arial"/>
                                  <w:sz w:val="18"/>
                                  <w:szCs w:val="18"/>
                                </w:rPr>
                                <w:t>)</w:t>
                              </w:r>
                            </w:p>
                          </w:txbxContent>
                        </wps:txbx>
                        <wps:bodyPr rot="0" vert="horz" wrap="square" lIns="0" tIns="0" rIns="0" bIns="0" anchor="ctr" anchorCtr="0" upright="1">
                          <a:noAutofit/>
                        </wps:bodyPr>
                      </wps:wsp>
                      <wps:wsp>
                        <wps:cNvPr id="674" name="Rectangle 53"/>
                        <wps:cNvSpPr>
                          <a:spLocks noChangeArrowheads="1"/>
                        </wps:cNvSpPr>
                        <wps:spPr bwMode="auto">
                          <a:xfrm>
                            <a:off x="1576700" y="1758336"/>
                            <a:ext cx="2458700" cy="488310"/>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Rectangle 55"/>
                        <wps:cNvSpPr>
                          <a:spLocks noChangeArrowheads="1"/>
                        </wps:cNvSpPr>
                        <wps:spPr bwMode="auto">
                          <a:xfrm>
                            <a:off x="3811200" y="1839785"/>
                            <a:ext cx="292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749B3" w14:textId="77777777" w:rsidR="007E15DE" w:rsidRDefault="007E15DE" w:rsidP="007E15DE">
                              <w:r>
                                <w:rPr>
                                  <w:rFonts w:ascii="Calibri" w:hAnsi="Calibri" w:cs="Calibri"/>
                                  <w:color w:val="000000"/>
                                  <w:szCs w:val="20"/>
                                </w:rPr>
                                <w:t xml:space="preserve"> </w:t>
                              </w:r>
                            </w:p>
                          </w:txbxContent>
                        </wps:txbx>
                        <wps:bodyPr rot="0" vert="horz" wrap="none" lIns="0" tIns="0" rIns="0" bIns="0" anchor="t" anchorCtr="0" upright="1">
                          <a:spAutoFit/>
                        </wps:bodyPr>
                      </wps:wsp>
                      <wps:wsp>
                        <wps:cNvPr id="676" name="Rectangle 61"/>
                        <wps:cNvSpPr>
                          <a:spLocks noChangeArrowheads="1"/>
                        </wps:cNvSpPr>
                        <wps:spPr bwMode="auto">
                          <a:xfrm>
                            <a:off x="4361319" y="1763788"/>
                            <a:ext cx="1581200" cy="2180408"/>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Rectangle 63"/>
                        <wps:cNvSpPr>
                          <a:spLocks noChangeArrowheads="1"/>
                        </wps:cNvSpPr>
                        <wps:spPr bwMode="auto">
                          <a:xfrm>
                            <a:off x="4633500" y="1988352"/>
                            <a:ext cx="6159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E352" w14:textId="77777777" w:rsidR="007E15DE" w:rsidRDefault="007E15DE" w:rsidP="007E15DE">
                              <w:pPr>
                                <w:rPr>
                                  <w:rFonts w:cs="Arial"/>
                                  <w:sz w:val="18"/>
                                  <w:szCs w:val="18"/>
                                </w:rPr>
                              </w:pPr>
                            </w:p>
                          </w:txbxContent>
                        </wps:txbx>
                        <wps:bodyPr rot="0" vert="horz" wrap="none" lIns="0" tIns="0" rIns="0" bIns="0" anchor="t" anchorCtr="0" upright="1">
                          <a:spAutoFit/>
                        </wps:bodyPr>
                      </wps:wsp>
                      <wps:wsp>
                        <wps:cNvPr id="679" name="Rectangle 64"/>
                        <wps:cNvSpPr>
                          <a:spLocks noChangeArrowheads="1"/>
                        </wps:cNvSpPr>
                        <wps:spPr bwMode="auto">
                          <a:xfrm>
                            <a:off x="5476800" y="1988352"/>
                            <a:ext cx="685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A4EF" w14:textId="77777777" w:rsidR="007E15DE" w:rsidRDefault="007E15DE" w:rsidP="007E15DE"/>
                          </w:txbxContent>
                        </wps:txbx>
                        <wps:bodyPr rot="0" vert="horz" wrap="none" lIns="0" tIns="0" rIns="0" bIns="0" anchor="t" anchorCtr="0" upright="1">
                          <a:spAutoFit/>
                        </wps:bodyPr>
                      </wps:wsp>
                      <wps:wsp>
                        <wps:cNvPr id="680" name="Rectangle 65"/>
                        <wps:cNvSpPr>
                          <a:spLocks noChangeArrowheads="1"/>
                        </wps:cNvSpPr>
                        <wps:spPr bwMode="auto">
                          <a:xfrm>
                            <a:off x="5054600" y="2139418"/>
                            <a:ext cx="889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42786" w14:textId="77777777" w:rsidR="007E15DE" w:rsidRDefault="007E15DE" w:rsidP="007E15DE">
                              <w:r>
                                <w:rPr>
                                  <w:rFonts w:ascii="Calibri" w:hAnsi="Calibri" w:cs="Calibri"/>
                                  <w:color w:val="000000"/>
                                  <w:sz w:val="6"/>
                                  <w:szCs w:val="6"/>
                                </w:rPr>
                                <w:t xml:space="preserve"> </w:t>
                              </w:r>
                            </w:p>
                          </w:txbxContent>
                        </wps:txbx>
                        <wps:bodyPr rot="0" vert="horz" wrap="none" lIns="0" tIns="0" rIns="0" bIns="0" anchor="t" anchorCtr="0" upright="1">
                          <a:spAutoFit/>
                        </wps:bodyPr>
                      </wps:wsp>
                      <wps:wsp>
                        <wps:cNvPr id="681" name="Rectangle 67"/>
                        <wps:cNvSpPr>
                          <a:spLocks noChangeArrowheads="1"/>
                        </wps:cNvSpPr>
                        <wps:spPr bwMode="auto">
                          <a:xfrm>
                            <a:off x="4931400" y="2176785"/>
                            <a:ext cx="234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6C6B0" w14:textId="77777777" w:rsidR="007E15DE" w:rsidRDefault="007E15DE" w:rsidP="007E15DE">
                              <w:r>
                                <w:rPr>
                                  <w:rFonts w:ascii="Calibri" w:hAnsi="Calibri" w:cs="Calibri"/>
                                  <w:i/>
                                  <w:iCs/>
                                  <w:color w:val="000000"/>
                                  <w:sz w:val="16"/>
                                  <w:szCs w:val="16"/>
                                </w:rPr>
                                <w:t xml:space="preserve"> </w:t>
                              </w:r>
                            </w:p>
                          </w:txbxContent>
                        </wps:txbx>
                        <wps:bodyPr rot="0" vert="horz" wrap="none" lIns="0" tIns="0" rIns="0" bIns="0" anchor="t" anchorCtr="0" upright="1">
                          <a:spAutoFit/>
                        </wps:bodyPr>
                      </wps:wsp>
                      <wps:wsp>
                        <wps:cNvPr id="682" name="Rectangle 69"/>
                        <wps:cNvSpPr>
                          <a:spLocks noChangeArrowheads="1"/>
                        </wps:cNvSpPr>
                        <wps:spPr bwMode="auto">
                          <a:xfrm>
                            <a:off x="5069200" y="2176785"/>
                            <a:ext cx="234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9E7F7" w14:textId="77777777" w:rsidR="007E15DE" w:rsidRDefault="007E15DE" w:rsidP="007E15DE">
                              <w:r>
                                <w:rPr>
                                  <w:rFonts w:ascii="Calibri" w:hAnsi="Calibri" w:cs="Calibri"/>
                                  <w:i/>
                                  <w:iCs/>
                                  <w:color w:val="000000"/>
                                  <w:sz w:val="16"/>
                                  <w:szCs w:val="16"/>
                                </w:rPr>
                                <w:t xml:space="preserve"> </w:t>
                              </w:r>
                            </w:p>
                          </w:txbxContent>
                        </wps:txbx>
                        <wps:bodyPr rot="0" vert="horz" wrap="none" lIns="0" tIns="0" rIns="0" bIns="0" anchor="t" anchorCtr="0" upright="1">
                          <a:spAutoFit/>
                        </wps:bodyPr>
                      </wps:wsp>
                      <wps:wsp>
                        <wps:cNvPr id="683" name="Rectangle 75"/>
                        <wps:cNvSpPr>
                          <a:spLocks noChangeArrowheads="1"/>
                        </wps:cNvSpPr>
                        <wps:spPr bwMode="auto">
                          <a:xfrm>
                            <a:off x="5201900" y="2431285"/>
                            <a:ext cx="234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379CE" w14:textId="77777777" w:rsidR="007E15DE" w:rsidRDefault="007E15DE" w:rsidP="007E15DE">
                              <w:r>
                                <w:rPr>
                                  <w:rFonts w:ascii="Calibri" w:hAnsi="Calibri" w:cs="Calibri"/>
                                  <w:i/>
                                  <w:iCs/>
                                  <w:color w:val="000000"/>
                                  <w:sz w:val="16"/>
                                  <w:szCs w:val="16"/>
                                </w:rPr>
                                <w:t xml:space="preserve"> </w:t>
                              </w:r>
                            </w:p>
                          </w:txbxContent>
                        </wps:txbx>
                        <wps:bodyPr rot="0" vert="horz" wrap="none" lIns="0" tIns="0" rIns="0" bIns="0" anchor="t" anchorCtr="0" upright="1">
                          <a:spAutoFit/>
                        </wps:bodyPr>
                      </wps:wsp>
                      <wps:wsp>
                        <wps:cNvPr id="684" name="Rectangle 77"/>
                        <wps:cNvSpPr>
                          <a:spLocks noChangeArrowheads="1"/>
                        </wps:cNvSpPr>
                        <wps:spPr bwMode="auto">
                          <a:xfrm>
                            <a:off x="5341600" y="2431285"/>
                            <a:ext cx="234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367DF" w14:textId="77777777" w:rsidR="007E15DE" w:rsidRDefault="007E15DE" w:rsidP="007E15DE">
                              <w:r>
                                <w:rPr>
                                  <w:rFonts w:ascii="Calibri" w:hAnsi="Calibri" w:cs="Calibri"/>
                                  <w:i/>
                                  <w:iCs/>
                                  <w:color w:val="000000"/>
                                  <w:sz w:val="16"/>
                                  <w:szCs w:val="16"/>
                                </w:rPr>
                                <w:t xml:space="preserve"> </w:t>
                              </w:r>
                            </w:p>
                          </w:txbxContent>
                        </wps:txbx>
                        <wps:bodyPr rot="0" vert="horz" wrap="none" lIns="0" tIns="0" rIns="0" bIns="0" anchor="t" anchorCtr="0" upright="1">
                          <a:spAutoFit/>
                        </wps:bodyPr>
                      </wps:wsp>
                      <wps:wsp>
                        <wps:cNvPr id="685" name="Rectangle 79"/>
                        <wps:cNvSpPr>
                          <a:spLocks noChangeArrowheads="1"/>
                        </wps:cNvSpPr>
                        <wps:spPr bwMode="auto">
                          <a:xfrm>
                            <a:off x="5193000" y="2558584"/>
                            <a:ext cx="234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CB083" w14:textId="77777777" w:rsidR="007E15DE" w:rsidRDefault="007E15DE" w:rsidP="007E15DE">
                              <w:r>
                                <w:rPr>
                                  <w:rFonts w:ascii="Calibri" w:hAnsi="Calibri" w:cs="Calibri"/>
                                  <w:i/>
                                  <w:iCs/>
                                  <w:color w:val="000000"/>
                                  <w:sz w:val="16"/>
                                  <w:szCs w:val="16"/>
                                </w:rPr>
                                <w:t xml:space="preserve"> </w:t>
                              </w:r>
                            </w:p>
                          </w:txbxContent>
                        </wps:txbx>
                        <wps:bodyPr rot="0" vert="horz" wrap="none" lIns="0" tIns="0" rIns="0" bIns="0" anchor="t" anchorCtr="0" upright="1">
                          <a:spAutoFit/>
                        </wps:bodyPr>
                      </wps:wsp>
                      <wps:wsp>
                        <wps:cNvPr id="686" name="Rectangle 71"/>
                        <wps:cNvSpPr>
                          <a:spLocks noChangeArrowheads="1"/>
                        </wps:cNvSpPr>
                        <wps:spPr bwMode="auto">
                          <a:xfrm>
                            <a:off x="5384800" y="2558584"/>
                            <a:ext cx="234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769D9" w14:textId="77777777" w:rsidR="007E15DE" w:rsidRDefault="007E15DE" w:rsidP="007E15DE">
                              <w:r>
                                <w:rPr>
                                  <w:rFonts w:ascii="Calibri" w:hAnsi="Calibri" w:cs="Calibri"/>
                                  <w:i/>
                                  <w:iCs/>
                                  <w:color w:val="000000"/>
                                  <w:sz w:val="16"/>
                                  <w:szCs w:val="16"/>
                                </w:rPr>
                                <w:t xml:space="preserve"> </w:t>
                              </w:r>
                            </w:p>
                          </w:txbxContent>
                        </wps:txbx>
                        <wps:bodyPr rot="0" vert="horz" wrap="none" lIns="0" tIns="0" rIns="0" bIns="0" anchor="t" anchorCtr="0" upright="1">
                          <a:spAutoFit/>
                        </wps:bodyPr>
                      </wps:wsp>
                      <wps:wsp>
                        <wps:cNvPr id="687" name="Rectangle 93"/>
                        <wps:cNvSpPr>
                          <a:spLocks noChangeArrowheads="1"/>
                        </wps:cNvSpPr>
                        <wps:spPr bwMode="auto">
                          <a:xfrm>
                            <a:off x="5026000" y="2684591"/>
                            <a:ext cx="234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38B4B" w14:textId="77777777" w:rsidR="007E15DE" w:rsidRDefault="007E15DE" w:rsidP="007E15DE">
                              <w:r>
                                <w:rPr>
                                  <w:rFonts w:ascii="Calibri" w:hAnsi="Calibri" w:cs="Calibri"/>
                                  <w:i/>
                                  <w:iCs/>
                                  <w:color w:val="000000"/>
                                  <w:sz w:val="16"/>
                                  <w:szCs w:val="16"/>
                                </w:rPr>
                                <w:t xml:space="preserve"> </w:t>
                              </w:r>
                            </w:p>
                          </w:txbxContent>
                        </wps:txbx>
                        <wps:bodyPr rot="0" vert="horz" wrap="none" lIns="0" tIns="0" rIns="0" bIns="0" anchor="t" anchorCtr="0" upright="1">
                          <a:spAutoFit/>
                        </wps:bodyPr>
                      </wps:wsp>
                      <wps:wsp>
                        <wps:cNvPr id="688" name="Rectangle 94"/>
                        <wps:cNvSpPr>
                          <a:spLocks noChangeArrowheads="1"/>
                        </wps:cNvSpPr>
                        <wps:spPr bwMode="auto">
                          <a:xfrm>
                            <a:off x="4471600" y="2811892"/>
                            <a:ext cx="234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87FAD" w14:textId="77777777" w:rsidR="007E15DE" w:rsidRDefault="007E15DE" w:rsidP="007E15DE">
                              <w:r>
                                <w:rPr>
                                  <w:rFonts w:ascii="Calibri" w:hAnsi="Calibri" w:cs="Calibri"/>
                                  <w:i/>
                                  <w:iCs/>
                                  <w:color w:val="000000"/>
                                  <w:sz w:val="16"/>
                                  <w:szCs w:val="16"/>
                                </w:rPr>
                                <w:t xml:space="preserve"> </w:t>
                              </w:r>
                            </w:p>
                          </w:txbxContent>
                        </wps:txbx>
                        <wps:bodyPr rot="0" vert="horz" wrap="none" lIns="0" tIns="0" rIns="0" bIns="0" anchor="t" anchorCtr="0" upright="1">
                          <a:spAutoFit/>
                        </wps:bodyPr>
                      </wps:wsp>
                      <wps:wsp>
                        <wps:cNvPr id="689" name="Rectangle 95"/>
                        <wps:cNvSpPr>
                          <a:spLocks noChangeArrowheads="1"/>
                        </wps:cNvSpPr>
                        <wps:spPr bwMode="auto">
                          <a:xfrm>
                            <a:off x="4570700" y="2958434"/>
                            <a:ext cx="292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7839E" w14:textId="77777777" w:rsidR="007E15DE" w:rsidRDefault="007E15DE" w:rsidP="007E15DE">
                              <w:r>
                                <w:rPr>
                                  <w:rFonts w:ascii="Calibri" w:hAnsi="Calibri" w:cs="Calibri"/>
                                  <w:color w:val="000000"/>
                                  <w:szCs w:val="20"/>
                                </w:rPr>
                                <w:t xml:space="preserve"> </w:t>
                              </w:r>
                            </w:p>
                          </w:txbxContent>
                        </wps:txbx>
                        <wps:bodyPr rot="0" vert="horz" wrap="none" lIns="0" tIns="0" rIns="0" bIns="0" anchor="t" anchorCtr="0" upright="1">
                          <a:spAutoFit/>
                        </wps:bodyPr>
                      </wps:wsp>
                      <wps:wsp>
                        <wps:cNvPr id="691" name="Rectangle 97"/>
                        <wps:cNvSpPr>
                          <a:spLocks noChangeArrowheads="1"/>
                        </wps:cNvSpPr>
                        <wps:spPr bwMode="auto">
                          <a:xfrm>
                            <a:off x="1576700" y="3448070"/>
                            <a:ext cx="2458700" cy="496610"/>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Rectangle 98"/>
                        <wps:cNvSpPr>
                          <a:spLocks noChangeArrowheads="1"/>
                        </wps:cNvSpPr>
                        <wps:spPr bwMode="auto">
                          <a:xfrm>
                            <a:off x="3472100" y="3529805"/>
                            <a:ext cx="292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44579" w14:textId="77777777" w:rsidR="007E15DE" w:rsidRDefault="007E15DE" w:rsidP="007E15DE">
                              <w:r>
                                <w:rPr>
                                  <w:rFonts w:ascii="Calibri" w:hAnsi="Calibri" w:cs="Calibri"/>
                                  <w:color w:val="000000"/>
                                  <w:szCs w:val="20"/>
                                </w:rPr>
                                <w:t xml:space="preserve"> </w:t>
                              </w:r>
                            </w:p>
                          </w:txbxContent>
                        </wps:txbx>
                        <wps:bodyPr rot="0" vert="horz" wrap="none" lIns="0" tIns="0" rIns="0" bIns="0" anchor="t" anchorCtr="0" upright="1">
                          <a:spAutoFit/>
                        </wps:bodyPr>
                      </wps:wsp>
                      <wps:wsp>
                        <wps:cNvPr id="693" name="Freeform 94"/>
                        <wps:cNvSpPr>
                          <a:spLocks noEditPoints="1"/>
                        </wps:cNvSpPr>
                        <wps:spPr bwMode="auto">
                          <a:xfrm>
                            <a:off x="4035400" y="1964640"/>
                            <a:ext cx="327000" cy="45801"/>
                          </a:xfrm>
                          <a:custGeom>
                            <a:avLst/>
                            <a:gdLst>
                              <a:gd name="T0" fmla="*/ 0 w 557"/>
                              <a:gd name="T1" fmla="*/ 19158 h 105"/>
                              <a:gd name="T2" fmla="*/ 276534 w 557"/>
                              <a:gd name="T3" fmla="*/ 19158 h 105"/>
                              <a:gd name="T4" fmla="*/ 276534 w 557"/>
                              <a:gd name="T5" fmla="*/ 26561 h 105"/>
                              <a:gd name="T6" fmla="*/ 0 w 557"/>
                              <a:gd name="T7" fmla="*/ 26561 h 105"/>
                              <a:gd name="T8" fmla="*/ 0 w 557"/>
                              <a:gd name="T9" fmla="*/ 19158 h 105"/>
                              <a:gd name="T10" fmla="*/ 265965 w 557"/>
                              <a:gd name="T11" fmla="*/ 0 h 105"/>
                              <a:gd name="T12" fmla="*/ 327026 w 557"/>
                              <a:gd name="T13" fmla="*/ 22642 h 105"/>
                              <a:gd name="T14" fmla="*/ 265965 w 557"/>
                              <a:gd name="T15" fmla="*/ 45719 h 105"/>
                              <a:gd name="T16" fmla="*/ 265965 w 557"/>
                              <a:gd name="T17" fmla="*/ 0 h 10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57" h="105">
                                <a:moveTo>
                                  <a:pt x="0" y="44"/>
                                </a:moveTo>
                                <a:lnTo>
                                  <a:pt x="471" y="44"/>
                                </a:lnTo>
                                <a:lnTo>
                                  <a:pt x="471" y="61"/>
                                </a:lnTo>
                                <a:lnTo>
                                  <a:pt x="0" y="61"/>
                                </a:lnTo>
                                <a:lnTo>
                                  <a:pt x="0" y="44"/>
                                </a:lnTo>
                                <a:close/>
                                <a:moveTo>
                                  <a:pt x="453" y="0"/>
                                </a:moveTo>
                                <a:lnTo>
                                  <a:pt x="557" y="52"/>
                                </a:lnTo>
                                <a:lnTo>
                                  <a:pt x="453" y="105"/>
                                </a:lnTo>
                                <a:lnTo>
                                  <a:pt x="453"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94" name="Rectangle 95"/>
                        <wps:cNvSpPr>
                          <a:spLocks noChangeArrowheads="1"/>
                        </wps:cNvSpPr>
                        <wps:spPr bwMode="auto">
                          <a:xfrm>
                            <a:off x="1576700" y="2597753"/>
                            <a:ext cx="2458700" cy="492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C9980" w14:textId="77777777" w:rsidR="007E15DE" w:rsidRDefault="007E15DE" w:rsidP="007E15DE">
                              <w:pPr>
                                <w:jc w:val="center"/>
                                <w:rPr>
                                  <w:rFonts w:cs="Arial"/>
                                  <w:color w:val="000000"/>
                                  <w:sz w:val="18"/>
                                  <w:szCs w:val="18"/>
                                </w:rPr>
                              </w:pPr>
                              <w:r>
                                <w:rPr>
                                  <w:rFonts w:cs="Arial"/>
                                  <w:color w:val="000000"/>
                                  <w:sz w:val="18"/>
                                  <w:szCs w:val="18"/>
                                </w:rPr>
                                <w:t>Records appraised</w:t>
                              </w:r>
                            </w:p>
                            <w:p w14:paraId="2439A4AF" w14:textId="1579D138" w:rsidR="007E15DE" w:rsidRDefault="007E15DE" w:rsidP="007E15DE">
                              <w:pPr>
                                <w:jc w:val="center"/>
                                <w:rPr>
                                  <w:rFonts w:cs="Arial"/>
                                  <w:sz w:val="18"/>
                                  <w:szCs w:val="18"/>
                                </w:rPr>
                              </w:pPr>
                              <w:r>
                                <w:rPr>
                                  <w:rFonts w:cs="Arial"/>
                                  <w:color w:val="000000"/>
                                  <w:sz w:val="18"/>
                                  <w:szCs w:val="18"/>
                                </w:rPr>
                                <w:t xml:space="preserve">(n = </w:t>
                              </w:r>
                              <w:r w:rsidR="00BF7711">
                                <w:rPr>
                                  <w:rFonts w:cs="Arial"/>
                                  <w:sz w:val="18"/>
                                  <w:szCs w:val="18"/>
                                </w:rPr>
                                <w:t>1</w:t>
                              </w:r>
                              <w:ins w:id="76" w:author="AML Christensen team" w:date="2024-12-11T11:20:00Z" w16du:dateUtc="2024-12-11T10:20:00Z">
                                <w:r w:rsidR="005E608A">
                                  <w:rPr>
                                    <w:rFonts w:cs="Arial"/>
                                    <w:sz w:val="18"/>
                                    <w:szCs w:val="18"/>
                                  </w:rPr>
                                  <w:t>2</w:t>
                                </w:r>
                              </w:ins>
                              <w:ins w:id="77" w:author="AML Christensen team" w:date="2024-12-12T10:14:00Z" w16du:dateUtc="2024-12-12T09:14:00Z">
                                <w:r w:rsidR="004641EF">
                                  <w:rPr>
                                    <w:rFonts w:cs="Arial"/>
                                    <w:sz w:val="18"/>
                                    <w:szCs w:val="18"/>
                                  </w:rPr>
                                  <w:t>1</w:t>
                                </w:r>
                              </w:ins>
                              <w:del w:id="78" w:author="AML Christensen team" w:date="2024-12-11T11:20:00Z" w16du:dateUtc="2024-12-11T10:20:00Z">
                                <w:r w:rsidR="0026571A" w:rsidDel="005E608A">
                                  <w:rPr>
                                    <w:rFonts w:cs="Arial"/>
                                    <w:sz w:val="18"/>
                                    <w:szCs w:val="18"/>
                                  </w:rPr>
                                  <w:delText>1</w:delText>
                                </w:r>
                              </w:del>
                              <w:del w:id="79" w:author="AML Christensen team" w:date="2024-12-09T14:37:00Z" w16du:dateUtc="2024-12-09T13:37:00Z">
                                <w:r w:rsidR="00175157" w:rsidDel="00320851">
                                  <w:rPr>
                                    <w:rFonts w:cs="Arial"/>
                                    <w:sz w:val="18"/>
                                    <w:szCs w:val="18"/>
                                  </w:rPr>
                                  <w:delText>8</w:delText>
                                </w:r>
                              </w:del>
                              <w:r>
                                <w:rPr>
                                  <w:rFonts w:cs="Arial"/>
                                  <w:color w:val="000000"/>
                                  <w:sz w:val="18"/>
                                  <w:szCs w:val="18"/>
                                </w:rPr>
                                <w:t>)</w:t>
                              </w:r>
                            </w:p>
                          </w:txbxContent>
                        </wps:txbx>
                        <wps:bodyPr rot="0" vert="horz" wrap="square" lIns="0" tIns="0" rIns="0" bIns="0" anchor="ctr" anchorCtr="0" upright="1">
                          <a:noAutofit/>
                        </wps:bodyPr>
                      </wps:wsp>
                      <wps:wsp>
                        <wps:cNvPr id="695" name="Rectangle 96"/>
                        <wps:cNvSpPr>
                          <a:spLocks noChangeArrowheads="1"/>
                        </wps:cNvSpPr>
                        <wps:spPr bwMode="auto">
                          <a:xfrm>
                            <a:off x="1576700" y="2597753"/>
                            <a:ext cx="2458700" cy="492210"/>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Rectangle 98"/>
                        <wps:cNvSpPr>
                          <a:spLocks noChangeArrowheads="1"/>
                        </wps:cNvSpPr>
                        <wps:spPr bwMode="auto">
                          <a:xfrm>
                            <a:off x="3257500" y="2677796"/>
                            <a:ext cx="292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7DA78" w14:textId="77777777" w:rsidR="007E15DE" w:rsidRDefault="007E15DE" w:rsidP="007E15DE">
                              <w:r>
                                <w:rPr>
                                  <w:rFonts w:ascii="Calibri" w:hAnsi="Calibri" w:cs="Calibri"/>
                                  <w:color w:val="000000"/>
                                  <w:szCs w:val="20"/>
                                </w:rPr>
                                <w:t xml:space="preserve"> </w:t>
                              </w:r>
                            </w:p>
                          </w:txbxContent>
                        </wps:txbx>
                        <wps:bodyPr rot="0" vert="horz" wrap="none" lIns="0" tIns="0" rIns="0" bIns="0" anchor="t" anchorCtr="0" upright="1">
                          <a:spAutoFit/>
                        </wps:bodyPr>
                      </wps:wsp>
                      <wps:wsp>
                        <wps:cNvPr id="698" name="Freeform 103"/>
                        <wps:cNvSpPr>
                          <a:spLocks noEditPoints="1"/>
                        </wps:cNvSpPr>
                        <wps:spPr bwMode="auto">
                          <a:xfrm>
                            <a:off x="2744400" y="2245945"/>
                            <a:ext cx="66100" cy="355607"/>
                          </a:xfrm>
                          <a:custGeom>
                            <a:avLst/>
                            <a:gdLst>
                              <a:gd name="T0" fmla="*/ 38735 w 104"/>
                              <a:gd name="T1" fmla="*/ 0 h 560"/>
                              <a:gd name="T2" fmla="*/ 38735 w 104"/>
                              <a:gd name="T3" fmla="*/ 300355 h 560"/>
                              <a:gd name="T4" fmla="*/ 27305 w 104"/>
                              <a:gd name="T5" fmla="*/ 300355 h 560"/>
                              <a:gd name="T6" fmla="*/ 27305 w 104"/>
                              <a:gd name="T7" fmla="*/ 0 h 560"/>
                              <a:gd name="T8" fmla="*/ 38735 w 104"/>
                              <a:gd name="T9" fmla="*/ 0 h 560"/>
                              <a:gd name="T10" fmla="*/ 66040 w 104"/>
                              <a:gd name="T11" fmla="*/ 289560 h 560"/>
                              <a:gd name="T12" fmla="*/ 33020 w 104"/>
                              <a:gd name="T13" fmla="*/ 355600 h 560"/>
                              <a:gd name="T14" fmla="*/ 0 w 104"/>
                              <a:gd name="T15" fmla="*/ 289560 h 560"/>
                              <a:gd name="T16" fmla="*/ 66040 w 104"/>
                              <a:gd name="T17" fmla="*/ 289560 h 5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04" h="560">
                                <a:moveTo>
                                  <a:pt x="61" y="0"/>
                                </a:moveTo>
                                <a:lnTo>
                                  <a:pt x="61" y="473"/>
                                </a:lnTo>
                                <a:lnTo>
                                  <a:pt x="43" y="473"/>
                                </a:lnTo>
                                <a:lnTo>
                                  <a:pt x="43" y="0"/>
                                </a:lnTo>
                                <a:lnTo>
                                  <a:pt x="61" y="0"/>
                                </a:lnTo>
                                <a:close/>
                                <a:moveTo>
                                  <a:pt x="104" y="456"/>
                                </a:moveTo>
                                <a:lnTo>
                                  <a:pt x="52" y="560"/>
                                </a:lnTo>
                                <a:lnTo>
                                  <a:pt x="0" y="456"/>
                                </a:lnTo>
                                <a:lnTo>
                                  <a:pt x="104" y="456"/>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699" name="Freeform 104"/>
                        <wps:cNvSpPr>
                          <a:spLocks noEditPoints="1"/>
                        </wps:cNvSpPr>
                        <wps:spPr bwMode="auto">
                          <a:xfrm>
                            <a:off x="2727900" y="1402028"/>
                            <a:ext cx="66100" cy="356307"/>
                          </a:xfrm>
                          <a:custGeom>
                            <a:avLst/>
                            <a:gdLst>
                              <a:gd name="T0" fmla="*/ 38735 w 104"/>
                              <a:gd name="T1" fmla="*/ 0 h 561"/>
                              <a:gd name="T2" fmla="*/ 38735 w 104"/>
                              <a:gd name="T3" fmla="*/ 300990 h 561"/>
                              <a:gd name="T4" fmla="*/ 27305 w 104"/>
                              <a:gd name="T5" fmla="*/ 300990 h 561"/>
                              <a:gd name="T6" fmla="*/ 27305 w 104"/>
                              <a:gd name="T7" fmla="*/ 0 h 561"/>
                              <a:gd name="T8" fmla="*/ 38735 w 104"/>
                              <a:gd name="T9" fmla="*/ 0 h 561"/>
                              <a:gd name="T10" fmla="*/ 66040 w 104"/>
                              <a:gd name="T11" fmla="*/ 289560 h 561"/>
                              <a:gd name="T12" fmla="*/ 33020 w 104"/>
                              <a:gd name="T13" fmla="*/ 356235 h 561"/>
                              <a:gd name="T14" fmla="*/ 0 w 104"/>
                              <a:gd name="T15" fmla="*/ 289560 h 561"/>
                              <a:gd name="T16" fmla="*/ 66040 w 104"/>
                              <a:gd name="T17" fmla="*/ 289560 h 56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04" h="561">
                                <a:moveTo>
                                  <a:pt x="61" y="0"/>
                                </a:moveTo>
                                <a:lnTo>
                                  <a:pt x="61" y="474"/>
                                </a:lnTo>
                                <a:lnTo>
                                  <a:pt x="43" y="474"/>
                                </a:lnTo>
                                <a:lnTo>
                                  <a:pt x="43" y="0"/>
                                </a:lnTo>
                                <a:lnTo>
                                  <a:pt x="61" y="0"/>
                                </a:lnTo>
                                <a:close/>
                                <a:moveTo>
                                  <a:pt x="104" y="456"/>
                                </a:moveTo>
                                <a:lnTo>
                                  <a:pt x="52" y="561"/>
                                </a:lnTo>
                                <a:lnTo>
                                  <a:pt x="0" y="456"/>
                                </a:lnTo>
                                <a:lnTo>
                                  <a:pt x="104" y="456"/>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0" name="Freeform 105"/>
                        <wps:cNvSpPr>
                          <a:spLocks noEditPoints="1"/>
                        </wps:cNvSpPr>
                        <wps:spPr bwMode="auto">
                          <a:xfrm>
                            <a:off x="2284000" y="649613"/>
                            <a:ext cx="65500" cy="289506"/>
                          </a:xfrm>
                          <a:custGeom>
                            <a:avLst/>
                            <a:gdLst>
                              <a:gd name="T0" fmla="*/ 38100 w 103"/>
                              <a:gd name="T1" fmla="*/ 0 h 456"/>
                              <a:gd name="T2" fmla="*/ 38100 w 103"/>
                              <a:gd name="T3" fmla="*/ 234315 h 456"/>
                              <a:gd name="T4" fmla="*/ 27305 w 103"/>
                              <a:gd name="T5" fmla="*/ 234315 h 456"/>
                              <a:gd name="T6" fmla="*/ 27305 w 103"/>
                              <a:gd name="T7" fmla="*/ 0 h 456"/>
                              <a:gd name="T8" fmla="*/ 38100 w 103"/>
                              <a:gd name="T9" fmla="*/ 0 h 456"/>
                              <a:gd name="T10" fmla="*/ 65405 w 103"/>
                              <a:gd name="T11" fmla="*/ 223520 h 456"/>
                              <a:gd name="T12" fmla="*/ 33020 w 103"/>
                              <a:gd name="T13" fmla="*/ 289560 h 456"/>
                              <a:gd name="T14" fmla="*/ 0 w 103"/>
                              <a:gd name="T15" fmla="*/ 223520 h 456"/>
                              <a:gd name="T16" fmla="*/ 65405 w 103"/>
                              <a:gd name="T17" fmla="*/ 223520 h 45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03" h="456">
                                <a:moveTo>
                                  <a:pt x="60" y="0"/>
                                </a:moveTo>
                                <a:lnTo>
                                  <a:pt x="60" y="369"/>
                                </a:lnTo>
                                <a:lnTo>
                                  <a:pt x="43" y="369"/>
                                </a:lnTo>
                                <a:lnTo>
                                  <a:pt x="43" y="0"/>
                                </a:lnTo>
                                <a:lnTo>
                                  <a:pt x="60" y="0"/>
                                </a:lnTo>
                                <a:close/>
                                <a:moveTo>
                                  <a:pt x="103" y="352"/>
                                </a:moveTo>
                                <a:lnTo>
                                  <a:pt x="52" y="456"/>
                                </a:lnTo>
                                <a:lnTo>
                                  <a:pt x="0" y="352"/>
                                </a:lnTo>
                                <a:lnTo>
                                  <a:pt x="103" y="352"/>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01" name="Freeform 105"/>
                        <wps:cNvSpPr>
                          <a:spLocks noEditPoints="1"/>
                        </wps:cNvSpPr>
                        <wps:spPr bwMode="auto">
                          <a:xfrm>
                            <a:off x="3323200" y="649613"/>
                            <a:ext cx="65400" cy="289506"/>
                          </a:xfrm>
                          <a:custGeom>
                            <a:avLst/>
                            <a:gdLst>
                              <a:gd name="T0" fmla="*/ 38100 w 103"/>
                              <a:gd name="T1" fmla="*/ 0 h 456"/>
                              <a:gd name="T2" fmla="*/ 38100 w 103"/>
                              <a:gd name="T3" fmla="*/ 234315 h 456"/>
                              <a:gd name="T4" fmla="*/ 27305 w 103"/>
                              <a:gd name="T5" fmla="*/ 234315 h 456"/>
                              <a:gd name="T6" fmla="*/ 27305 w 103"/>
                              <a:gd name="T7" fmla="*/ 0 h 456"/>
                              <a:gd name="T8" fmla="*/ 38100 w 103"/>
                              <a:gd name="T9" fmla="*/ 0 h 456"/>
                              <a:gd name="T10" fmla="*/ 65405 w 103"/>
                              <a:gd name="T11" fmla="*/ 223520 h 456"/>
                              <a:gd name="T12" fmla="*/ 33020 w 103"/>
                              <a:gd name="T13" fmla="*/ 289560 h 456"/>
                              <a:gd name="T14" fmla="*/ 0 w 103"/>
                              <a:gd name="T15" fmla="*/ 223520 h 456"/>
                              <a:gd name="T16" fmla="*/ 65405 w 103"/>
                              <a:gd name="T17" fmla="*/ 223520 h 45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03" h="456">
                                <a:moveTo>
                                  <a:pt x="60" y="0"/>
                                </a:moveTo>
                                <a:lnTo>
                                  <a:pt x="60" y="369"/>
                                </a:lnTo>
                                <a:lnTo>
                                  <a:pt x="43" y="369"/>
                                </a:lnTo>
                                <a:lnTo>
                                  <a:pt x="43" y="0"/>
                                </a:lnTo>
                                <a:lnTo>
                                  <a:pt x="60" y="0"/>
                                </a:lnTo>
                                <a:close/>
                                <a:moveTo>
                                  <a:pt x="103" y="352"/>
                                </a:moveTo>
                                <a:lnTo>
                                  <a:pt x="52" y="456"/>
                                </a:lnTo>
                                <a:lnTo>
                                  <a:pt x="0" y="352"/>
                                </a:lnTo>
                                <a:lnTo>
                                  <a:pt x="103" y="352"/>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4399469" y="1799781"/>
                            <a:ext cx="1543050" cy="2144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E35E2" w14:textId="27B099B1" w:rsidR="007E15DE" w:rsidRPr="00C46377" w:rsidRDefault="007E15DE" w:rsidP="007E15DE">
                              <w:pPr>
                                <w:pStyle w:val="NormalWeb"/>
                                <w:spacing w:before="0" w:beforeAutospacing="0" w:after="0" w:afterAutospacing="0" w:line="276" w:lineRule="auto"/>
                                <w:jc w:val="center"/>
                                <w:rPr>
                                  <w:lang w:val="en-US"/>
                                </w:rPr>
                              </w:pPr>
                              <w:r>
                                <w:rPr>
                                  <w:rFonts w:ascii="Arial" w:eastAsia="Calibri" w:hAnsi="Arial" w:cs="Arial"/>
                                  <w:color w:val="000000"/>
                                  <w:sz w:val="18"/>
                                  <w:szCs w:val="18"/>
                                  <w:lang w:val="en-US"/>
                                </w:rPr>
                                <w:t xml:space="preserve">Records excluded, with reasons (n = </w:t>
                              </w:r>
                              <w:r w:rsidR="00B93107">
                                <w:rPr>
                                  <w:rFonts w:ascii="Arial" w:eastAsia="Calibri" w:hAnsi="Arial" w:cs="Arial"/>
                                  <w:sz w:val="18"/>
                                  <w:szCs w:val="18"/>
                                  <w:lang w:val="en-US"/>
                                </w:rPr>
                                <w:t>3</w:t>
                              </w:r>
                              <w:ins w:id="80" w:author="AML Christensen team" w:date="2024-12-11T11:20:00Z" w16du:dateUtc="2024-12-11T10:20:00Z">
                                <w:r w:rsidR="005E608A">
                                  <w:rPr>
                                    <w:rFonts w:ascii="Arial" w:eastAsia="Calibri" w:hAnsi="Arial" w:cs="Arial"/>
                                    <w:sz w:val="18"/>
                                    <w:szCs w:val="18"/>
                                    <w:lang w:val="en-US"/>
                                  </w:rPr>
                                  <w:t>39</w:t>
                                </w:r>
                              </w:ins>
                              <w:del w:id="81" w:author="AML Christensen team" w:date="2024-12-11T11:20:00Z" w16du:dateUtc="2024-12-11T10:20:00Z">
                                <w:r w:rsidR="00175157" w:rsidDel="005E608A">
                                  <w:rPr>
                                    <w:rFonts w:ascii="Arial" w:eastAsia="Calibri" w:hAnsi="Arial" w:cs="Arial"/>
                                    <w:sz w:val="18"/>
                                    <w:szCs w:val="18"/>
                                    <w:lang w:val="en-US"/>
                                  </w:rPr>
                                  <w:delText>40</w:delText>
                                </w:r>
                              </w:del>
                              <w:r>
                                <w:rPr>
                                  <w:rFonts w:ascii="Arial" w:eastAsia="Calibri" w:hAnsi="Arial" w:cs="Arial"/>
                                  <w:color w:val="000000"/>
                                  <w:sz w:val="18"/>
                                  <w:szCs w:val="18"/>
                                  <w:lang w:val="en-US"/>
                                </w:rPr>
                                <w:t>)</w:t>
                              </w:r>
                            </w:p>
                            <w:p w14:paraId="75861F60" w14:textId="77777777" w:rsidR="007E15DE" w:rsidRPr="00C46377" w:rsidRDefault="007E15DE" w:rsidP="007E15DE">
                              <w:pPr>
                                <w:pStyle w:val="NormalWeb"/>
                                <w:spacing w:before="0" w:beforeAutospacing="0" w:after="0" w:afterAutospacing="0" w:line="276" w:lineRule="auto"/>
                                <w:rPr>
                                  <w:lang w:val="en-US"/>
                                </w:rPr>
                              </w:pPr>
                              <w:r>
                                <w:rPr>
                                  <w:rFonts w:ascii="Arial" w:eastAsia="Calibri" w:hAnsi="Arial" w:cs="Arial"/>
                                  <w:color w:val="000000"/>
                                  <w:sz w:val="18"/>
                                  <w:szCs w:val="18"/>
                                  <w:lang w:val="en-US"/>
                                </w:rPr>
                                <w:t> </w:t>
                              </w:r>
                            </w:p>
                            <w:p w14:paraId="356EA4E1" w14:textId="3730C2F3" w:rsidR="007E15DE" w:rsidRPr="008A1244" w:rsidRDefault="007E15DE"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NRTA: </w:t>
                              </w:r>
                              <w:r w:rsidR="008A1244" w:rsidRPr="008A1244">
                                <w:rPr>
                                  <w:rFonts w:ascii="Arial" w:eastAsia="Calibri" w:hAnsi="Arial" w:cs="Arial"/>
                                  <w:sz w:val="18"/>
                                  <w:szCs w:val="18"/>
                                  <w:lang w:val="en-US"/>
                                </w:rPr>
                                <w:t>13</w:t>
                              </w:r>
                              <w:r w:rsidR="00B93107">
                                <w:rPr>
                                  <w:rFonts w:ascii="Arial" w:eastAsia="Calibri" w:hAnsi="Arial" w:cs="Arial"/>
                                  <w:sz w:val="18"/>
                                  <w:szCs w:val="18"/>
                                  <w:lang w:val="en-US"/>
                                </w:rPr>
                                <w:t>7</w:t>
                              </w:r>
                            </w:p>
                            <w:p w14:paraId="70B82114" w14:textId="3CCA3512" w:rsidR="007E15DE" w:rsidRPr="008A1244" w:rsidRDefault="007E15DE"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NRF: </w:t>
                              </w:r>
                              <w:r w:rsidR="00BA0CF3">
                                <w:rPr>
                                  <w:rFonts w:ascii="Arial" w:eastAsia="Calibri" w:hAnsi="Arial" w:cs="Arial"/>
                                  <w:sz w:val="18"/>
                                  <w:szCs w:val="18"/>
                                  <w:lang w:val="en-US"/>
                                </w:rPr>
                                <w:t>1</w:t>
                              </w:r>
                              <w:r w:rsidR="00175157">
                                <w:rPr>
                                  <w:rFonts w:ascii="Arial" w:eastAsia="Calibri" w:hAnsi="Arial" w:cs="Arial"/>
                                  <w:sz w:val="18"/>
                                  <w:szCs w:val="18"/>
                                  <w:lang w:val="en-US"/>
                                </w:rPr>
                                <w:t>2</w:t>
                              </w:r>
                            </w:p>
                            <w:p w14:paraId="62D9F832" w14:textId="2D8AB7BD" w:rsidR="007E15DE" w:rsidRPr="008A1244" w:rsidRDefault="007E15DE" w:rsidP="007E15DE">
                              <w:pPr>
                                <w:pStyle w:val="NormalWeb"/>
                                <w:spacing w:before="0" w:beforeAutospacing="0" w:after="0" w:afterAutospacing="0" w:line="276" w:lineRule="auto"/>
                                <w:rPr>
                                  <w:rFonts w:ascii="Arial" w:eastAsia="Calibri" w:hAnsi="Arial" w:cs="Arial"/>
                                  <w:sz w:val="18"/>
                                  <w:szCs w:val="18"/>
                                  <w:lang w:val="en-US"/>
                                </w:rPr>
                              </w:pPr>
                              <w:r w:rsidRPr="008A1244">
                                <w:rPr>
                                  <w:rFonts w:ascii="Arial" w:eastAsia="Calibri" w:hAnsi="Arial" w:cs="Arial"/>
                                  <w:sz w:val="18"/>
                                  <w:szCs w:val="18"/>
                                  <w:lang w:val="en-US"/>
                                </w:rPr>
                                <w:t xml:space="preserve">Exclusion criteria DS: </w:t>
                              </w:r>
                              <w:r w:rsidR="00717CF6">
                                <w:rPr>
                                  <w:rFonts w:ascii="Arial" w:eastAsia="Calibri" w:hAnsi="Arial" w:cs="Arial"/>
                                  <w:sz w:val="18"/>
                                  <w:szCs w:val="18"/>
                                  <w:lang w:val="en-US"/>
                                </w:rPr>
                                <w:t>30</w:t>
                              </w:r>
                            </w:p>
                            <w:p w14:paraId="5356EAD1" w14:textId="7D99B8C5" w:rsidR="008A1244" w:rsidRPr="008A1244" w:rsidRDefault="008A1244" w:rsidP="007E15DE">
                              <w:pPr>
                                <w:pStyle w:val="NormalWeb"/>
                                <w:spacing w:before="0" w:beforeAutospacing="0" w:after="0" w:afterAutospacing="0" w:line="276" w:lineRule="auto"/>
                                <w:rPr>
                                  <w:rFonts w:ascii="Arial" w:eastAsia="Calibri" w:hAnsi="Arial" w:cs="Arial"/>
                                  <w:sz w:val="18"/>
                                  <w:szCs w:val="18"/>
                                  <w:lang w:val="en-US"/>
                                </w:rPr>
                              </w:pPr>
                              <w:r w:rsidRPr="008A1244">
                                <w:rPr>
                                  <w:rFonts w:ascii="Arial" w:eastAsia="Calibri" w:hAnsi="Arial" w:cs="Arial"/>
                                  <w:sz w:val="18"/>
                                  <w:szCs w:val="18"/>
                                  <w:lang w:val="en-US"/>
                                </w:rPr>
                                <w:t>Exclusion criteria NR: 1</w:t>
                              </w:r>
                              <w:r w:rsidR="00B93107">
                                <w:rPr>
                                  <w:rFonts w:ascii="Arial" w:eastAsia="Calibri" w:hAnsi="Arial" w:cs="Arial"/>
                                  <w:sz w:val="18"/>
                                  <w:szCs w:val="18"/>
                                  <w:lang w:val="en-US"/>
                                </w:rPr>
                                <w:t>2</w:t>
                              </w:r>
                            </w:p>
                            <w:p w14:paraId="66810577" w14:textId="2DF50885" w:rsidR="000C7D20" w:rsidRPr="008A1244" w:rsidRDefault="000C7D20"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CR: </w:t>
                              </w:r>
                              <w:r w:rsidR="008A1244" w:rsidRPr="008A1244">
                                <w:rPr>
                                  <w:rFonts w:ascii="Arial" w:eastAsia="Calibri" w:hAnsi="Arial" w:cs="Arial"/>
                                  <w:sz w:val="18"/>
                                  <w:szCs w:val="18"/>
                                  <w:lang w:val="en-US"/>
                                </w:rPr>
                                <w:t>4</w:t>
                              </w:r>
                              <w:r w:rsidR="00B93107">
                                <w:rPr>
                                  <w:rFonts w:ascii="Arial" w:eastAsia="Calibri" w:hAnsi="Arial" w:cs="Arial"/>
                                  <w:sz w:val="18"/>
                                  <w:szCs w:val="18"/>
                                  <w:lang w:val="en-US"/>
                                </w:rPr>
                                <w:t>2</w:t>
                              </w:r>
                            </w:p>
                            <w:p w14:paraId="5F1380C9" w14:textId="4A709272" w:rsidR="007E15DE" w:rsidRPr="008A1244" w:rsidRDefault="007E15DE"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MM: </w:t>
                              </w:r>
                              <w:r w:rsidR="00B93107">
                                <w:rPr>
                                  <w:rFonts w:ascii="Arial" w:eastAsia="Calibri" w:hAnsi="Arial" w:cs="Arial"/>
                                  <w:sz w:val="18"/>
                                  <w:szCs w:val="18"/>
                                  <w:lang w:val="en-US"/>
                                </w:rPr>
                                <w:t>6</w:t>
                              </w:r>
                            </w:p>
                            <w:p w14:paraId="22FD8BBD" w14:textId="59F30565" w:rsidR="000C7D20" w:rsidRPr="008A1244" w:rsidRDefault="007E15DE" w:rsidP="007E15DE">
                              <w:pPr>
                                <w:pStyle w:val="NormalWeb"/>
                                <w:spacing w:before="0" w:beforeAutospacing="0" w:after="0" w:afterAutospacing="0" w:line="276" w:lineRule="auto"/>
                                <w:rPr>
                                  <w:rFonts w:ascii="Arial" w:eastAsia="Calibri" w:hAnsi="Arial" w:cs="Arial"/>
                                  <w:sz w:val="18"/>
                                  <w:szCs w:val="18"/>
                                  <w:lang w:val="en-US"/>
                                </w:rPr>
                              </w:pPr>
                              <w:r w:rsidRPr="008A1244">
                                <w:rPr>
                                  <w:rFonts w:ascii="Arial" w:eastAsia="Calibri" w:hAnsi="Arial" w:cs="Arial"/>
                                  <w:sz w:val="18"/>
                                  <w:szCs w:val="18"/>
                                  <w:lang w:val="en-US"/>
                                </w:rPr>
                                <w:t xml:space="preserve">Exclusion criteria GR: </w:t>
                              </w:r>
                              <w:r w:rsidR="008A1244" w:rsidRPr="008A1244">
                                <w:rPr>
                                  <w:rFonts w:ascii="Arial" w:eastAsia="Calibri" w:hAnsi="Arial" w:cs="Arial"/>
                                  <w:sz w:val="18"/>
                                  <w:szCs w:val="18"/>
                                  <w:lang w:val="en-US"/>
                                </w:rPr>
                                <w:t>2</w:t>
                              </w:r>
                              <w:ins w:id="82" w:author="AML Christensen team" w:date="2024-12-11T11:20:00Z" w16du:dateUtc="2024-12-11T10:20:00Z">
                                <w:r w:rsidR="005E608A">
                                  <w:rPr>
                                    <w:rFonts w:ascii="Arial" w:eastAsia="Calibri" w:hAnsi="Arial" w:cs="Arial"/>
                                    <w:sz w:val="18"/>
                                    <w:szCs w:val="18"/>
                                    <w:lang w:val="en-US"/>
                                  </w:rPr>
                                  <w:t>7</w:t>
                                </w:r>
                              </w:ins>
                              <w:del w:id="83" w:author="AML Christensen team" w:date="2024-12-11T11:20:00Z" w16du:dateUtc="2024-12-11T10:20:00Z">
                                <w:r w:rsidR="008A1244" w:rsidRPr="008A1244" w:rsidDel="005E608A">
                                  <w:rPr>
                                    <w:rFonts w:ascii="Arial" w:eastAsia="Calibri" w:hAnsi="Arial" w:cs="Arial"/>
                                    <w:sz w:val="18"/>
                                    <w:szCs w:val="18"/>
                                    <w:lang w:val="en-US"/>
                                  </w:rPr>
                                  <w:delText>8</w:delText>
                                </w:r>
                              </w:del>
                            </w:p>
                            <w:p w14:paraId="0CEF6ED3" w14:textId="00805E8B" w:rsidR="008A1244" w:rsidRPr="008A1244" w:rsidRDefault="008A1244" w:rsidP="008A1244">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P: </w:t>
                              </w:r>
                              <w:r w:rsidR="00B93107">
                                <w:rPr>
                                  <w:rFonts w:ascii="Arial" w:eastAsia="Calibri" w:hAnsi="Arial" w:cs="Arial"/>
                                  <w:sz w:val="18"/>
                                  <w:szCs w:val="18"/>
                                  <w:lang w:val="en-US"/>
                                </w:rPr>
                                <w:t>7</w:t>
                              </w:r>
                            </w:p>
                            <w:p w14:paraId="4FEC2CBC" w14:textId="5DBFEA12" w:rsidR="008A1244" w:rsidRPr="008A1244" w:rsidRDefault="008A1244" w:rsidP="008A1244">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NF: </w:t>
                              </w:r>
                              <w:r w:rsidR="0049043D">
                                <w:rPr>
                                  <w:rFonts w:ascii="Arial" w:eastAsia="Calibri" w:hAnsi="Arial" w:cs="Arial"/>
                                  <w:sz w:val="18"/>
                                  <w:szCs w:val="18"/>
                                  <w:lang w:val="en-US"/>
                                </w:rPr>
                                <w:t>5</w:t>
                              </w:r>
                            </w:p>
                            <w:p w14:paraId="06F67B8F" w14:textId="3A7D9372" w:rsidR="008A1244" w:rsidRPr="008A1244" w:rsidRDefault="008A1244" w:rsidP="008A1244">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VLQ: </w:t>
                              </w:r>
                              <w:r w:rsidR="00B93107">
                                <w:rPr>
                                  <w:rFonts w:ascii="Arial" w:eastAsia="Calibri" w:hAnsi="Arial" w:cs="Arial"/>
                                  <w:sz w:val="18"/>
                                  <w:szCs w:val="18"/>
                                  <w:lang w:val="en-US"/>
                                </w:rPr>
                                <w:t>6</w:t>
                              </w:r>
                            </w:p>
                            <w:p w14:paraId="6923E22A" w14:textId="3BEE8D02" w:rsidR="007E15DE" w:rsidRPr="008A1244" w:rsidRDefault="007E15DE"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w:t>
                              </w:r>
                              <w:r w:rsidR="000C7D20" w:rsidRPr="008A1244">
                                <w:rPr>
                                  <w:rFonts w:ascii="Arial" w:eastAsia="Calibri" w:hAnsi="Arial" w:cs="Arial"/>
                                  <w:sz w:val="18"/>
                                  <w:szCs w:val="18"/>
                                  <w:lang w:val="en-US"/>
                                </w:rPr>
                                <w:t>MA</w:t>
                              </w:r>
                              <w:r w:rsidRPr="008A1244">
                                <w:rPr>
                                  <w:rFonts w:ascii="Arial" w:eastAsia="Calibri" w:hAnsi="Arial" w:cs="Arial"/>
                                  <w:sz w:val="18"/>
                                  <w:szCs w:val="18"/>
                                  <w:lang w:val="en-US"/>
                                </w:rPr>
                                <w:t xml:space="preserve">: </w:t>
                              </w:r>
                              <w:r w:rsidR="00B93107">
                                <w:rPr>
                                  <w:rFonts w:ascii="Arial" w:eastAsia="Calibri" w:hAnsi="Arial" w:cs="Arial"/>
                                  <w:sz w:val="18"/>
                                  <w:szCs w:val="18"/>
                                  <w:lang w:val="en-US"/>
                                </w:rPr>
                                <w:t>55</w:t>
                              </w:r>
                            </w:p>
                            <w:p w14:paraId="7D55BB00" w14:textId="067801F4" w:rsidR="007E15DE" w:rsidRPr="00C46377" w:rsidRDefault="007E15DE" w:rsidP="007E15DE">
                              <w:pPr>
                                <w:pStyle w:val="NormalWeb"/>
                                <w:spacing w:before="0" w:beforeAutospacing="0" w:after="0" w:afterAutospacing="0" w:line="276" w:lineRule="auto"/>
                                <w:rPr>
                                  <w:lang w:val="en-US"/>
                                </w:rPr>
                              </w:pPr>
                            </w:p>
                          </w:txbxContent>
                        </wps:txbx>
                        <wps:bodyPr rot="0" vert="horz" wrap="square" lIns="0" tIns="0" rIns="0" bIns="0" anchor="t" anchorCtr="0">
                          <a:noAutofit/>
                        </wps:bodyPr>
                      </wps:wsp>
                      <wps:wsp>
                        <wps:cNvPr id="118" name="Rectangle 118"/>
                        <wps:cNvSpPr>
                          <a:spLocks noChangeArrowheads="1"/>
                        </wps:cNvSpPr>
                        <wps:spPr bwMode="auto">
                          <a:xfrm>
                            <a:off x="1576680" y="3357696"/>
                            <a:ext cx="2458720" cy="695325"/>
                          </a:xfrm>
                          <a:prstGeom prst="rect">
                            <a:avLst/>
                          </a:prstGeom>
                          <a:solidFill>
                            <a:srgbClr val="FFFFFF"/>
                          </a:solidFill>
                          <a:ln w="9525">
                            <a:solidFill>
                              <a:srgbClr val="000000"/>
                            </a:solidFill>
                            <a:miter lim="800000"/>
                            <a:headEnd/>
                            <a:tailEnd/>
                          </a:ln>
                        </wps:spPr>
                        <wps:txbx>
                          <w:txbxContent>
                            <w:p w14:paraId="15D8E7E1" w14:textId="77777777" w:rsidR="007E15DE" w:rsidRPr="00C46377" w:rsidRDefault="007E15DE" w:rsidP="007E15DE">
                              <w:pPr>
                                <w:pStyle w:val="NormalWeb"/>
                                <w:spacing w:before="0" w:beforeAutospacing="0" w:after="0" w:afterAutospacing="0" w:line="276" w:lineRule="auto"/>
                                <w:jc w:val="center"/>
                                <w:rPr>
                                  <w:lang w:val="en-US"/>
                                </w:rPr>
                              </w:pPr>
                              <w:r>
                                <w:rPr>
                                  <w:rFonts w:ascii="Arial" w:eastAsia="Calibri" w:hAnsi="Arial" w:cs="Arial"/>
                                  <w:b/>
                                  <w:bCs/>
                                  <w:color w:val="000000"/>
                                  <w:sz w:val="18"/>
                                  <w:szCs w:val="18"/>
                                  <w:lang w:val="en-US"/>
                                </w:rPr>
                                <w:t>Studies included in the CER</w:t>
                              </w:r>
                            </w:p>
                            <w:p w14:paraId="3D447203" w14:textId="4ACF8393" w:rsidR="007E15DE" w:rsidRPr="001C1FDC" w:rsidRDefault="001C1FDC" w:rsidP="007E15DE">
                              <w:pPr>
                                <w:pStyle w:val="NormalWeb"/>
                                <w:spacing w:before="0" w:beforeAutospacing="0" w:after="0" w:afterAutospacing="0" w:line="276" w:lineRule="auto"/>
                                <w:jc w:val="center"/>
                                <w:rPr>
                                  <w:rFonts w:ascii="Arial" w:eastAsia="Calibri" w:hAnsi="Arial" w:cs="Arial"/>
                                  <w:sz w:val="18"/>
                                  <w:szCs w:val="18"/>
                                  <w:lang w:val="en-US"/>
                                </w:rPr>
                              </w:pPr>
                              <w:r w:rsidRPr="001C1FDC">
                                <w:rPr>
                                  <w:rFonts w:ascii="Arial" w:eastAsia="Calibri" w:hAnsi="Arial" w:cs="Arial"/>
                                  <w:sz w:val="18"/>
                                  <w:szCs w:val="18"/>
                                  <w:lang w:val="en-US"/>
                                </w:rPr>
                                <w:t>Subject device</w:t>
                              </w:r>
                              <w:r w:rsidR="007E15DE" w:rsidRPr="001C1FDC">
                                <w:rPr>
                                  <w:rFonts w:ascii="Arial" w:eastAsia="Calibri" w:hAnsi="Arial" w:cs="Arial"/>
                                  <w:sz w:val="18"/>
                                  <w:szCs w:val="18"/>
                                  <w:lang w:val="en-US"/>
                                </w:rPr>
                                <w:t xml:space="preserve"> </w:t>
                              </w:r>
                              <w:r w:rsidRPr="001C1FDC">
                                <w:rPr>
                                  <w:rFonts w:ascii="Arial" w:eastAsia="Calibri" w:hAnsi="Arial" w:cs="Arial"/>
                                  <w:sz w:val="18"/>
                                  <w:szCs w:val="18"/>
                                  <w:lang w:val="en-US"/>
                                </w:rPr>
                                <w:t>e</w:t>
                              </w:r>
                              <w:r w:rsidR="007E15DE" w:rsidRPr="001C1FDC">
                                <w:rPr>
                                  <w:rFonts w:ascii="Arial" w:eastAsia="Calibri" w:hAnsi="Arial" w:cs="Arial"/>
                                  <w:sz w:val="18"/>
                                  <w:szCs w:val="18"/>
                                  <w:lang w:val="en-US"/>
                                </w:rPr>
                                <w:t>vidence (n=</w:t>
                              </w:r>
                              <w:r w:rsidRPr="001C1FDC">
                                <w:rPr>
                                  <w:rFonts w:ascii="Arial" w:eastAsia="Calibri" w:hAnsi="Arial" w:cs="Arial"/>
                                  <w:sz w:val="18"/>
                                  <w:szCs w:val="18"/>
                                  <w:lang w:val="en-US"/>
                                </w:rPr>
                                <w:t>0</w:t>
                              </w:r>
                              <w:r w:rsidR="007E15DE" w:rsidRPr="001C1FDC">
                                <w:rPr>
                                  <w:rFonts w:ascii="Arial" w:eastAsia="Calibri" w:hAnsi="Arial" w:cs="Arial"/>
                                  <w:sz w:val="18"/>
                                  <w:szCs w:val="18"/>
                                  <w:lang w:val="en-US"/>
                                </w:rPr>
                                <w:t>)</w:t>
                              </w:r>
                            </w:p>
                            <w:p w14:paraId="40250E55" w14:textId="2A480402" w:rsidR="001C1FDC" w:rsidRPr="001C1FDC" w:rsidRDefault="001C1FDC" w:rsidP="001C1FDC">
                              <w:pPr>
                                <w:pStyle w:val="NormalWeb"/>
                                <w:spacing w:before="0" w:beforeAutospacing="0" w:after="0" w:afterAutospacing="0" w:line="276" w:lineRule="auto"/>
                                <w:jc w:val="center"/>
                                <w:rPr>
                                  <w:rFonts w:ascii="Arial" w:eastAsia="Calibri" w:hAnsi="Arial" w:cs="Arial"/>
                                  <w:sz w:val="18"/>
                                  <w:szCs w:val="18"/>
                                  <w:lang w:val="en-US"/>
                                </w:rPr>
                              </w:pPr>
                              <w:r w:rsidRPr="001C1FDC">
                                <w:rPr>
                                  <w:rFonts w:ascii="Arial" w:eastAsia="Calibri" w:hAnsi="Arial" w:cs="Arial"/>
                                  <w:sz w:val="18"/>
                                  <w:szCs w:val="18"/>
                                  <w:lang w:val="en-US"/>
                                </w:rPr>
                                <w:t>Similar device evidence (n=</w:t>
                              </w:r>
                              <w:r w:rsidR="0045201E">
                                <w:rPr>
                                  <w:rFonts w:ascii="Arial" w:eastAsia="Calibri" w:hAnsi="Arial" w:cs="Arial"/>
                                  <w:sz w:val="18"/>
                                  <w:szCs w:val="18"/>
                                  <w:lang w:val="en-US"/>
                                </w:rPr>
                                <w:t>6</w:t>
                              </w:r>
                              <w:r w:rsidR="00175157">
                                <w:rPr>
                                  <w:rFonts w:ascii="Arial" w:eastAsia="Calibri" w:hAnsi="Arial" w:cs="Arial"/>
                                  <w:sz w:val="18"/>
                                  <w:szCs w:val="18"/>
                                  <w:lang w:val="en-US"/>
                                </w:rPr>
                                <w:t>6</w:t>
                              </w:r>
                              <w:r w:rsidRPr="001C1FDC">
                                <w:rPr>
                                  <w:rFonts w:ascii="Arial" w:eastAsia="Calibri" w:hAnsi="Arial" w:cs="Arial"/>
                                  <w:sz w:val="18"/>
                                  <w:szCs w:val="18"/>
                                  <w:lang w:val="en-US"/>
                                </w:rPr>
                                <w:t>)</w:t>
                              </w:r>
                            </w:p>
                            <w:p w14:paraId="05D6BDAD" w14:textId="23B916F4" w:rsidR="007E15DE" w:rsidRPr="001C1FDC" w:rsidRDefault="007E15DE" w:rsidP="007E15DE">
                              <w:pPr>
                                <w:pStyle w:val="NormalWeb"/>
                                <w:spacing w:before="0" w:beforeAutospacing="0" w:after="0" w:afterAutospacing="0" w:line="276" w:lineRule="auto"/>
                                <w:jc w:val="center"/>
                                <w:rPr>
                                  <w:lang w:val="en-US"/>
                                </w:rPr>
                              </w:pPr>
                              <w:r w:rsidRPr="001C1FDC">
                                <w:rPr>
                                  <w:rFonts w:ascii="Arial" w:eastAsia="Calibri" w:hAnsi="Arial" w:cs="Arial"/>
                                  <w:sz w:val="18"/>
                                  <w:szCs w:val="18"/>
                                  <w:lang w:val="en-US"/>
                                </w:rPr>
                                <w:t>State of the Art Discussion (n=</w:t>
                              </w:r>
                              <w:r w:rsidR="0045201E">
                                <w:rPr>
                                  <w:rFonts w:ascii="Arial" w:eastAsia="Calibri" w:hAnsi="Arial" w:cs="Arial"/>
                                  <w:sz w:val="18"/>
                                  <w:szCs w:val="18"/>
                                  <w:lang w:val="en-US"/>
                                </w:rPr>
                                <w:t>5</w:t>
                              </w:r>
                              <w:ins w:id="84" w:author="AML Christensen team" w:date="2024-12-12T10:14:00Z" w16du:dateUtc="2024-12-12T09:14:00Z">
                                <w:r w:rsidR="004641EF">
                                  <w:rPr>
                                    <w:rFonts w:ascii="Arial" w:eastAsia="Calibri" w:hAnsi="Arial" w:cs="Arial"/>
                                    <w:sz w:val="18"/>
                                    <w:szCs w:val="18"/>
                                    <w:lang w:val="en-US"/>
                                  </w:rPr>
                                  <w:t>5</w:t>
                                </w:r>
                              </w:ins>
                              <w:del w:id="85" w:author="AML Christensen team" w:date="2024-12-09T14:37:00Z" w16du:dateUtc="2024-12-09T13:37:00Z">
                                <w:r w:rsidR="0045201E" w:rsidDel="00320851">
                                  <w:rPr>
                                    <w:rFonts w:ascii="Arial" w:eastAsia="Calibri" w:hAnsi="Arial" w:cs="Arial"/>
                                    <w:sz w:val="18"/>
                                    <w:szCs w:val="18"/>
                                    <w:lang w:val="en-US"/>
                                  </w:rPr>
                                  <w:delText>2</w:delText>
                                </w:r>
                              </w:del>
                              <w:r w:rsidRPr="001C1FDC">
                                <w:rPr>
                                  <w:rFonts w:ascii="Arial" w:eastAsia="Calibri" w:hAnsi="Arial" w:cs="Arial"/>
                                  <w:sz w:val="18"/>
                                  <w:szCs w:val="18"/>
                                  <w:lang w:val="en-US"/>
                                </w:rPr>
                                <w:t>)</w:t>
                              </w:r>
                            </w:p>
                          </w:txbxContent>
                        </wps:txbx>
                        <wps:bodyPr rot="0" vert="horz" wrap="square" lIns="0" tIns="0" rIns="0" bIns="0" anchor="ctr" anchorCtr="0" upright="1">
                          <a:noAutofit/>
                        </wps:bodyPr>
                      </wps:wsp>
                      <wps:wsp>
                        <wps:cNvPr id="1" name="Freeform 94"/>
                        <wps:cNvSpPr>
                          <a:spLocks noEditPoints="1"/>
                        </wps:cNvSpPr>
                        <wps:spPr bwMode="auto">
                          <a:xfrm>
                            <a:off x="4036010" y="1142025"/>
                            <a:ext cx="326390" cy="45720"/>
                          </a:xfrm>
                          <a:custGeom>
                            <a:avLst/>
                            <a:gdLst>
                              <a:gd name="T0" fmla="*/ 0 w 557"/>
                              <a:gd name="T1" fmla="*/ 19158 h 105"/>
                              <a:gd name="T2" fmla="*/ 276534 w 557"/>
                              <a:gd name="T3" fmla="*/ 19158 h 105"/>
                              <a:gd name="T4" fmla="*/ 276534 w 557"/>
                              <a:gd name="T5" fmla="*/ 26561 h 105"/>
                              <a:gd name="T6" fmla="*/ 0 w 557"/>
                              <a:gd name="T7" fmla="*/ 26561 h 105"/>
                              <a:gd name="T8" fmla="*/ 0 w 557"/>
                              <a:gd name="T9" fmla="*/ 19158 h 105"/>
                              <a:gd name="T10" fmla="*/ 265965 w 557"/>
                              <a:gd name="T11" fmla="*/ 0 h 105"/>
                              <a:gd name="T12" fmla="*/ 327026 w 557"/>
                              <a:gd name="T13" fmla="*/ 22642 h 105"/>
                              <a:gd name="T14" fmla="*/ 265965 w 557"/>
                              <a:gd name="T15" fmla="*/ 45719 h 105"/>
                              <a:gd name="T16" fmla="*/ 265965 w 557"/>
                              <a:gd name="T17" fmla="*/ 0 h 10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57" h="105">
                                <a:moveTo>
                                  <a:pt x="0" y="44"/>
                                </a:moveTo>
                                <a:lnTo>
                                  <a:pt x="471" y="44"/>
                                </a:lnTo>
                                <a:lnTo>
                                  <a:pt x="471" y="61"/>
                                </a:lnTo>
                                <a:lnTo>
                                  <a:pt x="0" y="61"/>
                                </a:lnTo>
                                <a:lnTo>
                                  <a:pt x="0" y="44"/>
                                </a:lnTo>
                                <a:close/>
                                <a:moveTo>
                                  <a:pt x="453" y="0"/>
                                </a:moveTo>
                                <a:lnTo>
                                  <a:pt x="557" y="52"/>
                                </a:lnTo>
                                <a:lnTo>
                                  <a:pt x="453" y="105"/>
                                </a:lnTo>
                                <a:lnTo>
                                  <a:pt x="453"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 name="Rectangle 2"/>
                        <wps:cNvSpPr>
                          <a:spLocks noChangeArrowheads="1"/>
                        </wps:cNvSpPr>
                        <wps:spPr bwMode="auto">
                          <a:xfrm>
                            <a:off x="4361369" y="938911"/>
                            <a:ext cx="1581150" cy="462945"/>
                          </a:xfrm>
                          <a:prstGeom prst="rect">
                            <a:avLst/>
                          </a:prstGeom>
                          <a:noFill/>
                          <a:ln w="82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3"/>
                        <wps:cNvSpPr>
                          <a:spLocks noChangeArrowheads="1"/>
                        </wps:cNvSpPr>
                        <wps:spPr bwMode="auto">
                          <a:xfrm>
                            <a:off x="4361319" y="1018075"/>
                            <a:ext cx="1543050" cy="3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0057" w14:textId="7BBFDA87" w:rsidR="000C7D20" w:rsidRDefault="000C7D20" w:rsidP="000C7D20">
                              <w:pPr>
                                <w:jc w:val="center"/>
                                <w:rPr>
                                  <w:rFonts w:eastAsia="Calibri" w:cs="Arial"/>
                                  <w:color w:val="000000"/>
                                  <w:sz w:val="18"/>
                                  <w:szCs w:val="18"/>
                                </w:rPr>
                              </w:pPr>
                              <w:r>
                                <w:rPr>
                                  <w:rFonts w:eastAsia="Calibri" w:cs="Arial"/>
                                  <w:color w:val="000000"/>
                                  <w:sz w:val="18"/>
                                  <w:szCs w:val="18"/>
                                </w:rPr>
                                <w:t>Excluded duplicates</w:t>
                              </w:r>
                              <w:r>
                                <w:rPr>
                                  <w:rFonts w:eastAsia="Calibri" w:cs="Arial"/>
                                  <w:color w:val="000000"/>
                                  <w:sz w:val="18"/>
                                  <w:szCs w:val="18"/>
                                </w:rPr>
                                <w:br/>
                                <w:t xml:space="preserve">(n = </w:t>
                              </w:r>
                              <w:r w:rsidR="00B93107">
                                <w:rPr>
                                  <w:rFonts w:eastAsia="Calibri" w:cs="Arial"/>
                                  <w:sz w:val="18"/>
                                  <w:szCs w:val="18"/>
                                </w:rPr>
                                <w:t>91</w:t>
                              </w:r>
                              <w:r>
                                <w:rPr>
                                  <w:rFonts w:eastAsia="Calibri" w:cs="Arial"/>
                                  <w:color w:val="000000"/>
                                  <w:sz w:val="18"/>
                                  <w:szCs w:val="18"/>
                                </w:rPr>
                                <w:t>)</w:t>
                              </w:r>
                            </w:p>
                            <w:p w14:paraId="341BE399" w14:textId="5DC81472" w:rsidR="000C7D20" w:rsidRPr="000C7D20" w:rsidRDefault="000C7D20" w:rsidP="000C7D20">
                              <w:pPr>
                                <w:rPr>
                                  <w:rFonts w:eastAsia="Calibri" w:cs="Arial"/>
                                  <w:color w:val="000000"/>
                                  <w:sz w:val="18"/>
                                  <w:szCs w:val="18"/>
                                </w:rPr>
                              </w:pPr>
                              <w:r>
                                <w:rPr>
                                  <w:rFonts w:eastAsia="MS Mincho"/>
                                </w:rPr>
                                <w:t> </w:t>
                              </w:r>
                            </w:p>
                          </w:txbxContent>
                        </wps:txbx>
                        <wps:bodyPr rot="0" vert="horz" wrap="square" lIns="0" tIns="0" rIns="0" bIns="0" anchor="t" anchorCtr="0">
                          <a:noAutofit/>
                        </wps:bodyPr>
                      </wps:wsp>
                    </wpc:wpc>
                  </a:graphicData>
                </a:graphic>
              </wp:inline>
            </w:drawing>
          </mc:Choice>
          <mc:Fallback>
            <w:pict>
              <v:group w14:anchorId="0F836C03" id="Canvas 702" o:spid="_x0000_s1026" editas="canvas" style="width:468pt;height:330.55pt;mso-position-horizontal-relative:char;mso-position-vertical-relative:line" coordsize="59436,41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1973;visibility:visible;mso-wrap-style:square" stroked="t" strokeweight=".5pt">
                  <v:fill o:detectmouseclick="t"/>
                  <v:path o:connecttype="none"/>
                </v:shape>
                <v:rect id="Rectangle 29" o:spid="_x0000_s1028" style="position:absolute;left:30099;top:507;width:23749;height:5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" stroked="f">
                  <v:textbox inset="0,0,0,0">
                    <w:txbxContent>
                      <w:p w14:paraId="22EDA647" w14:textId="1B9A84B4" w:rsidR="007E15DE" w:rsidRPr="00C46377" w:rsidRDefault="007E15DE" w:rsidP="007E15DE">
                        <w:pPr>
                          <w:jc w:val="center"/>
                        </w:pPr>
                        <w:r w:rsidRPr="00C46377">
                          <w:rPr>
                            <w:rFonts w:cs="Arial"/>
                            <w:color w:val="000000"/>
                            <w:sz w:val="18"/>
                            <w:szCs w:val="18"/>
                          </w:rPr>
                          <w:t xml:space="preserve">Additional records identified through </w:t>
                        </w:r>
                        <w:r w:rsidR="007C21A4">
                          <w:rPr>
                            <w:rFonts w:cs="Arial"/>
                            <w:color w:val="000000"/>
                            <w:sz w:val="18"/>
                            <w:szCs w:val="18"/>
                          </w:rPr>
                          <w:t>non-systematic searches</w:t>
                        </w:r>
                        <w:r w:rsidR="00A2487F">
                          <w:rPr>
                            <w:rFonts w:cs="Arial"/>
                            <w:color w:val="000000"/>
                            <w:sz w:val="18"/>
                            <w:szCs w:val="18"/>
                          </w:rPr>
                          <w:t>,</w:t>
                        </w:r>
                        <w:r w:rsidR="007C21A4">
                          <w:rPr>
                            <w:rFonts w:cs="Arial"/>
                            <w:color w:val="000000"/>
                            <w:sz w:val="18"/>
                            <w:szCs w:val="18"/>
                          </w:rPr>
                          <w:t xml:space="preserve"> </w:t>
                        </w:r>
                        <w:r w:rsidRPr="00C46377">
                          <w:rPr>
                            <w:rFonts w:cs="Arial"/>
                            <w:color w:val="000000"/>
                            <w:sz w:val="18"/>
                            <w:szCs w:val="18"/>
                          </w:rPr>
                          <w:t xml:space="preserve">references </w:t>
                        </w:r>
                        <w:r w:rsidR="007C21A4">
                          <w:rPr>
                            <w:rFonts w:cs="Arial"/>
                            <w:color w:val="000000"/>
                            <w:sz w:val="18"/>
                            <w:szCs w:val="18"/>
                          </w:rPr>
                          <w:t xml:space="preserve">identified </w:t>
                        </w:r>
                        <w:r w:rsidRPr="00C46377">
                          <w:rPr>
                            <w:rFonts w:cs="Arial"/>
                            <w:color w:val="000000"/>
                            <w:sz w:val="18"/>
                            <w:szCs w:val="18"/>
                          </w:rPr>
                          <w:t>in other publications</w:t>
                        </w:r>
                        <w:r w:rsidR="00A2487F">
                          <w:rPr>
                            <w:rFonts w:cs="Arial"/>
                            <w:color w:val="000000"/>
                            <w:sz w:val="18"/>
                            <w:szCs w:val="18"/>
                          </w:rPr>
                          <w:t>,</w:t>
                        </w:r>
                        <w:r w:rsidR="0094450B">
                          <w:rPr>
                            <w:rFonts w:cs="Arial"/>
                            <w:color w:val="000000"/>
                            <w:sz w:val="18"/>
                            <w:szCs w:val="18"/>
                          </w:rPr>
                          <w:t xml:space="preserve"> and articles provided by the manufacturer</w:t>
                        </w:r>
                        <w:r w:rsidRPr="00C46377">
                          <w:rPr>
                            <w:rFonts w:cs="Arial"/>
                            <w:color w:val="000000"/>
                            <w:sz w:val="18"/>
                            <w:szCs w:val="18"/>
                          </w:rPr>
                          <w:t xml:space="preserve"> (n</w:t>
                        </w:r>
                        <w:r w:rsidRPr="0094450B">
                          <w:rPr>
                            <w:rFonts w:cs="Arial"/>
                            <w:sz w:val="18"/>
                            <w:szCs w:val="18"/>
                          </w:rPr>
                          <w:t>=</w:t>
                        </w:r>
                        <w:del w:id="86" w:author="AML Christensen team" w:date="2024-12-09T14:37:00Z" w16du:dateUtc="2024-12-09T13:37:00Z">
                          <w:r w:rsidR="0061040A" w:rsidDel="00320851">
                            <w:rPr>
                              <w:rFonts w:cs="Arial"/>
                              <w:sz w:val="18"/>
                              <w:szCs w:val="18"/>
                            </w:rPr>
                            <w:delText>29</w:delText>
                          </w:r>
                        </w:del>
                        <w:ins w:id="87" w:author="AML Christensen team" w:date="2024-12-09T14:37:00Z" w16du:dateUtc="2024-12-09T13:37:00Z">
                          <w:r w:rsidR="00320851">
                            <w:rPr>
                              <w:rFonts w:cs="Arial"/>
                              <w:sz w:val="18"/>
                              <w:szCs w:val="18"/>
                            </w:rPr>
                            <w:t>3</w:t>
                          </w:r>
                        </w:ins>
                        <w:ins w:id="88" w:author="AML Christensen team" w:date="2024-12-12T10:14:00Z" w16du:dateUtc="2024-12-12T09:14:00Z">
                          <w:r w:rsidR="004641EF">
                            <w:rPr>
                              <w:rFonts w:cs="Arial"/>
                              <w:sz w:val="18"/>
                              <w:szCs w:val="18"/>
                            </w:rPr>
                            <w:t>1</w:t>
                          </w:r>
                        </w:ins>
                        <w:r w:rsidRPr="0094450B">
                          <w:rPr>
                            <w:rFonts w:cs="Arial"/>
                            <w:sz w:val="18"/>
                            <w:szCs w:val="18"/>
                          </w:rPr>
                          <w:t>)</w:t>
                        </w:r>
                      </w:p>
                    </w:txbxContent>
                  </v:textbox>
                </v:rect>
                <v:rect id="Rectangle 6" o:spid="_x0000_s1029" style="position:absolute;left:3930;top:12;width:323;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26FC9312" w14:textId="77777777" w:rsidR="007E15DE" w:rsidRDefault="007E15DE" w:rsidP="007E15DE">
                        <w:r>
                          <w:rPr>
                            <w:color w:val="000000"/>
                            <w:sz w:val="18"/>
                            <w:szCs w:val="18"/>
                          </w:rPr>
                          <w:t xml:space="preserve"> </w:t>
                        </w:r>
                      </w:p>
                    </w:txbxContent>
                  </v:textbox>
                </v:rect>
                <v:rect id="Rectangle 7" o:spid="_x0000_s1030" style="position:absolute;left:4826;top:539;width:22282;height:5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" stroked="f">
                  <v:textbox inset="0,0,0,0">
                    <w:txbxContent>
                      <w:p w14:paraId="7F9F0A92" w14:textId="1FAEE835" w:rsidR="007E15DE" w:rsidRPr="00C46377" w:rsidRDefault="007E15DE" w:rsidP="007E15DE">
                        <w:pPr>
                          <w:jc w:val="center"/>
                          <w:rPr>
                            <w:rFonts w:cs="Arial"/>
                            <w:sz w:val="18"/>
                            <w:szCs w:val="18"/>
                          </w:rPr>
                        </w:pPr>
                        <w:r w:rsidRPr="00C46377">
                          <w:rPr>
                            <w:rFonts w:cs="Arial"/>
                            <w:color w:val="000000"/>
                            <w:sz w:val="18"/>
                            <w:szCs w:val="18"/>
                          </w:rPr>
                          <w:t xml:space="preserve">Records identified through </w:t>
                        </w:r>
                        <w:r w:rsidR="007C21A4">
                          <w:rPr>
                            <w:rFonts w:cs="Arial"/>
                            <w:color w:val="000000"/>
                            <w:sz w:val="18"/>
                            <w:szCs w:val="18"/>
                          </w:rPr>
                          <w:t>systematic searches</w:t>
                        </w:r>
                        <w:r w:rsidRPr="00C46377">
                          <w:rPr>
                            <w:rFonts w:cs="Arial"/>
                            <w:color w:val="000000"/>
                            <w:sz w:val="18"/>
                            <w:szCs w:val="18"/>
                          </w:rPr>
                          <w:br/>
                          <w:t>(n=</w:t>
                        </w:r>
                        <w:r w:rsidR="00B93107">
                          <w:rPr>
                            <w:rFonts w:cs="Arial"/>
                            <w:sz w:val="18"/>
                            <w:szCs w:val="18"/>
                          </w:rPr>
                          <w:t>520</w:t>
                        </w:r>
                        <w:r w:rsidRPr="0094450B">
                          <w:rPr>
                            <w:rFonts w:cs="Arial"/>
                            <w:sz w:val="18"/>
                            <w:szCs w:val="18"/>
                          </w:rPr>
                          <w:t>)</w:t>
                        </w:r>
                      </w:p>
                    </w:txbxContent>
                  </v:textbox>
                </v:rect>
                <v:rect id="Rectangle 8" o:spid="_x0000_s1031" style="position:absolute;left:4826;top:539;width:23279;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" filled="f" strokeweight=".65pt"/>
                <v:rect id="Rectangle 11" o:spid="_x0000_s1032" style="position:absolute;left:18580;top:2837;width:292;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3979C70F" w14:textId="77777777" w:rsidR="007E15DE" w:rsidRDefault="007E15DE" w:rsidP="007E15DE">
                        <w:r>
                          <w:rPr>
                            <w:rFonts w:ascii="Calibri" w:hAnsi="Calibri" w:cs="Calibri"/>
                            <w:color w:val="000000"/>
                            <w:szCs w:val="20"/>
                          </w:rPr>
                          <w:t xml:space="preserve"> </w:t>
                        </w:r>
                      </w:p>
                    </w:txbxContent>
                  </v:textbox>
                </v:rect>
                <v:rect id="Rectangle 13" o:spid="_x0000_s1033" style="position:absolute;left:18141;top:4317;width:292;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1vgAAANsAAAAPAAAAZHJzL2Rvd25yZXYueG1sRE/bisIw&#10;EH0X9h/CLPhm01UQ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KTkiPW+AAAA2wAAAA8AAAAAAAAA&#10;AAAAAAAABwIAAGRycy9kb3ducmV2LnhtbFBLBQYAAAAAAwADALcAAADyAgAAAAA=&#10;" filled="f" stroked="f">
                  <v:textbox style="mso-fit-shape-to-text:t" inset="0,0,0,0">
                    <w:txbxContent>
                      <w:p w14:paraId="2FA9D2DB" w14:textId="77777777" w:rsidR="007E15DE" w:rsidRDefault="007E15DE" w:rsidP="007E15DE">
                        <w:r>
                          <w:rPr>
                            <w:rFonts w:ascii="Calibri" w:hAnsi="Calibri" w:cs="Calibri"/>
                            <w:color w:val="000000"/>
                            <w:szCs w:val="20"/>
                          </w:rPr>
                          <w:t xml:space="preserve"> </w:t>
                        </w:r>
                      </w:p>
                    </w:txbxContent>
                  </v:textbox>
                </v:rect>
                <v:shape id="Freeform 14" o:spid="_x0000_s1034" style="position:absolute;left:19;top:33280;width:2482;height:7201;visibility:visible;mso-wrap-style:square;v-text-anchor:middle" coordsize="1510,55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" adj="-11796480,,5400" path="m251,5540c112,5540,,5428,,5289l,252c,113,112,,251,l1258,v139,,252,113,252,252l1510,5289v,139,-113,251,-252,251l251,5540xe" fillcolor="#d8d8d8 [2732]" strokeweight="0">
                  <v:stroke joinstyle="round"/>
                  <v:formulas/>
                  <v:path arrowok="t" o:connecttype="custom" o:connectlocs="6783750,93600652;0,89359902;0,4257647;6783750,0;33999948,0;40810819,4257647;40810819,89359902;33999948,93600652;6783750,93600652" o:connectangles="0,0,0,0,0,0,0,0,0" textboxrect="0,0,1510,5540"/>
                  <v:textbox style="layout-flow:vertical;mso-layout-flow-alt:bottom-to-top" inset="0,0,0,0">
                    <w:txbxContent>
                      <w:p w14:paraId="3C108041" w14:textId="77777777" w:rsidR="007E15DE" w:rsidRDefault="007E15DE" w:rsidP="007E15DE">
                        <w:pPr>
                          <w:jc w:val="center"/>
                          <w:rPr>
                            <w:rFonts w:cs="Arial"/>
                            <w:b/>
                            <w:bCs/>
                            <w:sz w:val="18"/>
                            <w:szCs w:val="18"/>
                            <w:lang w:val="da-DK"/>
                          </w:rPr>
                        </w:pPr>
                        <w:proofErr w:type="spellStart"/>
                        <w:r>
                          <w:rPr>
                            <w:rFonts w:cs="Arial"/>
                            <w:b/>
                            <w:bCs/>
                            <w:sz w:val="18"/>
                            <w:szCs w:val="18"/>
                            <w:lang w:val="da-DK"/>
                          </w:rPr>
                          <w:t>Included</w:t>
                        </w:r>
                        <w:proofErr w:type="spellEnd"/>
                      </w:p>
                    </w:txbxContent>
                  </v:textbox>
                </v:shape>
                <v:shape id="Freeform 15" o:spid="_x0000_s1035" style="position:absolute;left:19;top:33280;width:2482;height:7201;visibility:visible;mso-wrap-style:square;v-text-anchor:top" coordsize="1510,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" path="m251,5540c112,5540,,5428,,5289l,252c,113,112,,251,l1258,v139,,252,113,252,252l1510,5289v,139,-113,251,-252,251l251,5540xe" filled="f" strokeweight=".65pt">
                  <v:path arrowok="t" o:connecttype="custom" o:connectlocs="6783750,93600782;0,89360032;0,4257647;6783750,0;33999948,0;40810819,4257647;40810819,89360032;33999948,93600782;6783750,93600782" o:connectangles="0,0,0,0,0,0,0,0,0"/>
                </v:shape>
                <v:rect id="Rectangle 16" o:spid="_x0000_s1036" style="position:absolute;left:1841;top:40525;width:38;height: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22BEBF7F" w14:textId="77777777" w:rsidR="007E15DE" w:rsidRDefault="007E15DE" w:rsidP="007E15DE">
                        <w:r>
                          <w:rPr>
                            <w:rFonts w:ascii="Calibri" w:hAnsi="Calibri" w:cs="Calibri"/>
                            <w:b/>
                            <w:bCs/>
                            <w:color w:val="000000"/>
                            <w:sz w:val="2"/>
                            <w:szCs w:val="2"/>
                          </w:rPr>
                          <w:t>I</w:t>
                        </w:r>
                      </w:p>
                    </w:txbxContent>
                  </v:textbox>
                </v:rect>
                <v:rect id="Rectangle 18" o:spid="_x0000_s1037" style="position:absolute;left:1841;top:36154;width:31;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4C10E6B5" w14:textId="77777777" w:rsidR="007E15DE" w:rsidRDefault="007E15DE" w:rsidP="007E15DE">
                        <w:r>
                          <w:rPr>
                            <w:rFonts w:ascii="Calibri" w:hAnsi="Calibri" w:cs="Calibri"/>
                            <w:b/>
                            <w:bCs/>
                            <w:color w:val="000000"/>
                            <w:sz w:val="2"/>
                            <w:szCs w:val="2"/>
                          </w:rPr>
                          <w:t xml:space="preserve"> </w:t>
                        </w:r>
                      </w:p>
                    </w:txbxContent>
                  </v:textbox>
                </v:rect>
                <v:shape id="Freeform 19" o:spid="_x0000_s1038" style="position:absolute;left:38;top:16694;width:2489;height:14281;visibility:visible;mso-wrap-style:square;v-text-anchor:middle" coordsize="1513,86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" adj="-11796480,,5400" path="m252,8633c113,8633,,8521,,8381l,252c,113,113,,252,l1261,v139,,252,113,252,252l1513,8381v,140,-113,252,-252,252l252,8633xe" fillcolor="#d8d8d8 [2732]" strokeweight="0">
                  <v:stroke joinstyle="round"/>
                  <v:formulas/>
                  <v:path arrowok="t" o:connecttype="custom" o:connectlocs="6820321,236248401;0,229352257;0,6896144;6820321,0;34128911,0;40949232,6896144;40949232,229352257;34128911,236248401;6820321,236248401" o:connectangles="0,0,0,0,0,0,0,0,0" textboxrect="0,0,1513,8633"/>
                  <v:textbox style="layout-flow:vertical;mso-layout-flow-alt:bottom-to-top" inset="0,0,0,0">
                    <w:txbxContent>
                      <w:p w14:paraId="376C2477" w14:textId="77777777" w:rsidR="007E15DE" w:rsidRDefault="007E15DE" w:rsidP="007E15DE">
                        <w:pPr>
                          <w:jc w:val="center"/>
                          <w:rPr>
                            <w:rFonts w:cs="Arial"/>
                            <w:b/>
                            <w:bCs/>
                            <w:sz w:val="18"/>
                            <w:szCs w:val="18"/>
                            <w:lang w:val="da-DK"/>
                          </w:rPr>
                        </w:pPr>
                        <w:proofErr w:type="spellStart"/>
                        <w:r>
                          <w:rPr>
                            <w:b/>
                            <w:bCs/>
                            <w:sz w:val="18"/>
                            <w:szCs w:val="18"/>
                            <w:lang w:val="da-DK"/>
                          </w:rPr>
                          <w:t>Screning</w:t>
                        </w:r>
                        <w:proofErr w:type="spellEnd"/>
                        <w:r>
                          <w:rPr>
                            <w:b/>
                            <w:bCs/>
                            <w:sz w:val="18"/>
                            <w:szCs w:val="18"/>
                            <w:lang w:val="da-DK"/>
                          </w:rPr>
                          <w:t>/</w:t>
                        </w:r>
                        <w:proofErr w:type="spellStart"/>
                        <w:r>
                          <w:rPr>
                            <w:b/>
                            <w:bCs/>
                            <w:sz w:val="18"/>
                            <w:szCs w:val="18"/>
                            <w:lang w:val="da-DK"/>
                          </w:rPr>
                          <w:t>Appraisal</w:t>
                        </w:r>
                        <w:proofErr w:type="spellEnd"/>
                      </w:p>
                    </w:txbxContent>
                  </v:textbox>
                </v:shape>
                <v:shape id="Freeform 20" o:spid="_x0000_s1039" style="position:absolute;left:38;top:16694;width:2489;height:14281;visibility:visible;mso-wrap-style:square;v-text-anchor:top" coordsize="1513,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" path="m252,8633c113,8633,,8521,,8381l,252c,113,113,,252,l1261,v139,,252,113,252,252l1513,8381v,140,-113,252,-252,252l252,8633xe" filled="f" strokeweight=".65pt">
                  <v:path arrowok="t" o:connecttype="custom" o:connectlocs="6820321,236248401;0,229352257;0,6896144;6820321,0;34128911,0;40949232,6896144;40949232,229352257;34128911,236248401;6820321,236248401" o:connectangles="0,0,0,0,0,0,0,0,0"/>
                </v:shape>
                <v:rect id="Rectangle 22" o:spid="_x0000_s1040" style="position:absolute;left:1752;top:18606;width:31;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3901C2D8" w14:textId="77777777" w:rsidR="007E15DE" w:rsidRDefault="007E15DE" w:rsidP="007E15DE">
                        <w:r>
                          <w:rPr>
                            <w:rFonts w:ascii="Calibri" w:hAnsi="Calibri" w:cs="Calibri"/>
                            <w:b/>
                            <w:bCs/>
                            <w:color w:val="000000"/>
                            <w:sz w:val="2"/>
                            <w:szCs w:val="2"/>
                          </w:rPr>
                          <w:t xml:space="preserve"> </w:t>
                        </w:r>
                      </w:p>
                    </w:txbxContent>
                  </v:textbox>
                </v:rect>
                <v:shape id="Freeform 23" o:spid="_x0000_s1041" style="position:absolute;left:27539;top:30079;width:661;height:3556;visibility:visible;mso-wrap-style:square;v-text-anchor:top" coordsize="1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" path="m61,r,473l43,473,43,,61,xm104,456l52,560,,456r104,xe" fillcolor="black" strokeweight="0">
                  <v:path arrowok="t" o:connecttype="custom" o:connectlocs="24619072,0;24619072,190729179;17354428,190729179;17354428,0;24619072,0;41973500,183874220;20986750,225810445;0,183874220;41973500,183874220" o:connectangles="0,0,0,0,0,0,0,0,0"/>
                  <o:lock v:ext="edit" verticies="t"/>
                </v:shape>
                <v:shape id="Freeform 25" o:spid="_x0000_s1042" style="position:absolute;left:114;top:165;width:2508;height:14503;visibility:visible;mso-wrap-style:square;v-text-anchor:middle" coordsize="3054,17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" adj="-11796480,,5400" path="m509,17533c228,17533,,17305,,17024l,509c,228,228,,509,l2545,v281,,509,228,509,509l3054,17024v,281,-228,509,-509,509l509,17533xe" fillcolor="#d8d8d8 [2732]" strokeweight="0">
                  <v:stroke joinstyle="round"/>
                  <v:formulas/>
                  <v:path arrowok="t" o:connecttype="custom" o:connectlocs="3433020,119972062;0,116489138;0,3482924;3433020,0;17165182,0;20598202,3482924;20598202,116489138;17165182,119972062;3433020,119972062" o:connectangles="0,0,0,0,0,0,0,0,0" textboxrect="0,0,3054,17533"/>
                  <v:textbox style="layout-flow:vertical;mso-layout-flow-alt:bottom-to-top" inset="0,0,0,0">
                    <w:txbxContent>
                      <w:p w14:paraId="79919EFC" w14:textId="77777777" w:rsidR="007E15DE" w:rsidRDefault="007E15DE" w:rsidP="007E15DE">
                        <w:pPr>
                          <w:jc w:val="center"/>
                          <w:rPr>
                            <w:b/>
                            <w:bCs/>
                            <w:sz w:val="18"/>
                            <w:szCs w:val="18"/>
                            <w:lang w:val="da-DK"/>
                          </w:rPr>
                        </w:pPr>
                        <w:proofErr w:type="spellStart"/>
                        <w:r>
                          <w:rPr>
                            <w:b/>
                            <w:bCs/>
                            <w:sz w:val="18"/>
                            <w:szCs w:val="18"/>
                            <w:lang w:val="da-DK"/>
                          </w:rPr>
                          <w:t>Identification</w:t>
                        </w:r>
                        <w:proofErr w:type="spellEnd"/>
                      </w:p>
                    </w:txbxContent>
                  </v:textbox>
                </v:shape>
                <v:shape id="Freeform 26" o:spid="_x0000_s1043" style="position:absolute;left:114;top:165;width:2508;height:14503;visibility:visible;mso-wrap-style:square;v-text-anchor:top" coordsize="3054,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" path="m509,17533c228,17533,,17305,,17024l,509c,228,228,,509,l2545,v281,,509,228,509,509l3054,17024v,281,-228,509,-509,509l509,17533xe" filled="f" strokeweight=".65pt">
                  <v:path arrowok="t" o:connecttype="custom" o:connectlocs="3433020,119972062;0,116489138;0,3482924;3433020,0;17165182,0;20598202,3482924;20598202,116489138;17165182,119972062;3433020,119972062" o:connectangles="0,0,0,0,0,0,0,0,0"/>
                </v:shape>
                <v:rect id="Rectangle 28" o:spid="_x0000_s1044" style="position:absolute;left:1822;top:4412;width:31;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5CCF5930" w14:textId="77777777" w:rsidR="007E15DE" w:rsidRDefault="007E15DE" w:rsidP="007E15DE">
                        <w:r>
                          <w:rPr>
                            <w:rFonts w:ascii="Calibri" w:hAnsi="Calibri" w:cs="Calibri"/>
                            <w:b/>
                            <w:bCs/>
                            <w:color w:val="000000"/>
                            <w:sz w:val="2"/>
                            <w:szCs w:val="2"/>
                          </w:rPr>
                          <w:t xml:space="preserve"> </w:t>
                        </w:r>
                      </w:p>
                    </w:txbxContent>
                  </v:textbox>
                </v:rect>
                <v:rect id="Rectangle 30" o:spid="_x0000_s1045" style="position:absolute;left:29419;top:508;width:24968;height:5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" filled="f" strokeweight=".65pt"/>
                <v:rect id="Rectangle 32" o:spid="_x0000_s1046" style="position:absolute;left:36512;top:1326;width:292;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4740E16B" w14:textId="77777777" w:rsidR="007E15DE" w:rsidRDefault="007E15DE" w:rsidP="007E15DE">
                        <w:r>
                          <w:rPr>
                            <w:rFonts w:ascii="Calibri" w:hAnsi="Calibri" w:cs="Calibri"/>
                            <w:color w:val="000000"/>
                            <w:szCs w:val="20"/>
                          </w:rPr>
                          <w:t xml:space="preserve"> </w:t>
                        </w:r>
                      </w:p>
                    </w:txbxContent>
                  </v:textbox>
                </v:rect>
                <v:rect id="Rectangle 35" o:spid="_x0000_s1047" style="position:absolute;left:43916;top:2786;width:292;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7731246A" w14:textId="77777777" w:rsidR="007E15DE" w:rsidRDefault="007E15DE" w:rsidP="007E15DE">
                        <w:r>
                          <w:rPr>
                            <w:rFonts w:ascii="Calibri" w:hAnsi="Calibri" w:cs="Calibri"/>
                            <w:color w:val="000000"/>
                            <w:szCs w:val="20"/>
                          </w:rPr>
                          <w:t xml:space="preserve"> </w:t>
                        </w:r>
                      </w:p>
                    </w:txbxContent>
                  </v:textbox>
                </v:rect>
                <v:rect id="Rectangle 36" o:spid="_x0000_s1048" style="position:absolute;left:38849;top:4278;width:292;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3EEBD61" w14:textId="77777777" w:rsidR="007E15DE" w:rsidRDefault="007E15DE" w:rsidP="007E15DE">
                        <w:r>
                          <w:rPr>
                            <w:rFonts w:ascii="Calibri" w:hAnsi="Calibri" w:cs="Calibri"/>
                            <w:color w:val="000000"/>
                            <w:szCs w:val="20"/>
                          </w:rPr>
                          <w:t xml:space="preserve"> </w:t>
                        </w:r>
                      </w:p>
                    </w:txbxContent>
                  </v:textbox>
                </v:rect>
                <v:rect id="Rectangle 41" o:spid="_x0000_s1049" style="position:absolute;left:40563;top:5789;width:88;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5619833E" w14:textId="77777777" w:rsidR="007E15DE" w:rsidRDefault="007E15DE" w:rsidP="007E15DE">
                        <w:r>
                          <w:rPr>
                            <w:rFonts w:ascii="Calibri" w:hAnsi="Calibri" w:cs="Calibri"/>
                            <w:color w:val="000000"/>
                            <w:sz w:val="6"/>
                            <w:szCs w:val="6"/>
                          </w:rPr>
                          <w:t xml:space="preserve"> </w:t>
                        </w:r>
                      </w:p>
                    </w:txbxContent>
                  </v:textbox>
                </v:rect>
                <v:rect id="Rectangle 42" o:spid="_x0000_s1050" style="position:absolute;left:15767;top:9391;width:2458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rect id="Rectangle 43" o:spid="_x0000_s1051" style="position:absolute;left:15767;top:9391;width:24587;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" filled="f" strokeweight=".65pt">
                  <v:textbox inset="0,0,0,0">
                    <w:txbxContent>
                      <w:p w14:paraId="6850CF8D" w14:textId="77777777" w:rsidR="007E15DE" w:rsidRDefault="007E15DE" w:rsidP="007E15DE">
                        <w:pPr>
                          <w:jc w:val="center"/>
                          <w:rPr>
                            <w:rFonts w:cs="Arial"/>
                            <w:sz w:val="18"/>
                            <w:szCs w:val="18"/>
                          </w:rPr>
                        </w:pPr>
                        <w:r>
                          <w:rPr>
                            <w:rFonts w:cs="Arial"/>
                            <w:sz w:val="18"/>
                            <w:szCs w:val="18"/>
                          </w:rPr>
                          <w:t>Records retrieved</w:t>
                        </w:r>
                      </w:p>
                      <w:p w14:paraId="7F373720" w14:textId="61800263" w:rsidR="007E15DE" w:rsidRDefault="007E15DE" w:rsidP="007E15DE">
                        <w:pPr>
                          <w:jc w:val="center"/>
                          <w:rPr>
                            <w:rFonts w:cs="Arial"/>
                            <w:sz w:val="18"/>
                            <w:szCs w:val="18"/>
                          </w:rPr>
                        </w:pPr>
                        <w:r>
                          <w:rPr>
                            <w:rFonts w:cs="Arial"/>
                            <w:sz w:val="18"/>
                            <w:szCs w:val="18"/>
                          </w:rPr>
                          <w:t>(n=</w:t>
                        </w:r>
                        <w:r w:rsidR="0061040A">
                          <w:rPr>
                            <w:rFonts w:cs="Arial"/>
                            <w:sz w:val="18"/>
                            <w:szCs w:val="18"/>
                          </w:rPr>
                          <w:t>5</w:t>
                        </w:r>
                        <w:ins w:id="89" w:author="AML Christensen team" w:date="2024-12-09T14:37:00Z" w16du:dateUtc="2024-12-09T13:37:00Z">
                          <w:r w:rsidR="00320851">
                            <w:rPr>
                              <w:rFonts w:cs="Arial"/>
                              <w:sz w:val="18"/>
                              <w:szCs w:val="18"/>
                            </w:rPr>
                            <w:t>5</w:t>
                          </w:r>
                        </w:ins>
                        <w:ins w:id="90" w:author="AML Christensen team" w:date="2024-12-12T10:14:00Z" w16du:dateUtc="2024-12-12T09:14:00Z">
                          <w:r w:rsidR="004641EF">
                            <w:rPr>
                              <w:rFonts w:cs="Arial"/>
                              <w:sz w:val="18"/>
                              <w:szCs w:val="18"/>
                            </w:rPr>
                            <w:t>1</w:t>
                          </w:r>
                        </w:ins>
                        <w:del w:id="91" w:author="AML Christensen team" w:date="2024-12-09T14:37:00Z" w16du:dateUtc="2024-12-09T13:37:00Z">
                          <w:r w:rsidR="0061040A" w:rsidDel="00320851">
                            <w:rPr>
                              <w:rFonts w:cs="Arial"/>
                              <w:sz w:val="18"/>
                              <w:szCs w:val="18"/>
                            </w:rPr>
                            <w:delText>49</w:delText>
                          </w:r>
                        </w:del>
                        <w:r>
                          <w:rPr>
                            <w:rFonts w:cs="Arial"/>
                            <w:sz w:val="18"/>
                            <w:szCs w:val="18"/>
                          </w:rPr>
                          <w:t>)</w:t>
                        </w:r>
                      </w:p>
                    </w:txbxContent>
                  </v:textbox>
                </v:rect>
                <v:rect id="Rectangle 52" o:spid="_x0000_s1052" style="position:absolute;left:15767;top:17583;width:24587;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" stroked="f">
                  <v:textbox inset="0,0,0,0">
                    <w:txbxContent>
                      <w:p w14:paraId="42619448" w14:textId="77777777" w:rsidR="007E15DE" w:rsidRPr="00C46377" w:rsidRDefault="007E15DE" w:rsidP="007E15DE">
                        <w:pPr>
                          <w:jc w:val="center"/>
                          <w:rPr>
                            <w:rFonts w:cs="Arial"/>
                            <w:sz w:val="18"/>
                            <w:szCs w:val="18"/>
                          </w:rPr>
                        </w:pPr>
                        <w:r w:rsidRPr="00C46377">
                          <w:rPr>
                            <w:rFonts w:cs="Arial"/>
                            <w:sz w:val="18"/>
                            <w:szCs w:val="18"/>
                          </w:rPr>
                          <w:t xml:space="preserve">Records after deduplication </w:t>
                        </w:r>
                      </w:p>
                      <w:p w14:paraId="34826A52" w14:textId="1EE14BFB" w:rsidR="007E15DE" w:rsidRPr="00C46377" w:rsidRDefault="007E15DE" w:rsidP="007E15DE">
                        <w:pPr>
                          <w:jc w:val="center"/>
                          <w:rPr>
                            <w:rFonts w:cs="Arial"/>
                            <w:sz w:val="18"/>
                            <w:szCs w:val="18"/>
                          </w:rPr>
                        </w:pPr>
                        <w:r w:rsidRPr="00C46377">
                          <w:rPr>
                            <w:rFonts w:cs="Arial"/>
                            <w:sz w:val="18"/>
                            <w:szCs w:val="18"/>
                          </w:rPr>
                          <w:t>(n=</w:t>
                        </w:r>
                        <w:del w:id="92" w:author="AML Christensen team" w:date="2024-12-12T10:14:00Z" w16du:dateUtc="2024-12-12T09:14:00Z">
                          <w:r w:rsidR="00B93107" w:rsidDel="004641EF">
                            <w:rPr>
                              <w:rFonts w:cs="Arial"/>
                              <w:sz w:val="18"/>
                              <w:szCs w:val="18"/>
                            </w:rPr>
                            <w:delText>45</w:delText>
                          </w:r>
                        </w:del>
                        <w:ins w:id="93" w:author="AML Christensen team" w:date="2024-12-12T10:14:00Z" w16du:dateUtc="2024-12-12T09:14:00Z">
                          <w:r w:rsidR="004641EF">
                            <w:rPr>
                              <w:rFonts w:cs="Arial"/>
                              <w:sz w:val="18"/>
                              <w:szCs w:val="18"/>
                            </w:rPr>
                            <w:t>4</w:t>
                          </w:r>
                          <w:r w:rsidR="004641EF">
                            <w:rPr>
                              <w:rFonts w:cs="Arial"/>
                              <w:sz w:val="18"/>
                              <w:szCs w:val="18"/>
                            </w:rPr>
                            <w:t>60</w:t>
                          </w:r>
                        </w:ins>
                        <w:del w:id="94" w:author="AML Christensen team" w:date="2024-12-09T14:37:00Z" w16du:dateUtc="2024-12-09T13:37:00Z">
                          <w:r w:rsidR="0061040A" w:rsidDel="00320851">
                            <w:rPr>
                              <w:rFonts w:cs="Arial"/>
                              <w:sz w:val="18"/>
                              <w:szCs w:val="18"/>
                            </w:rPr>
                            <w:delText>8</w:delText>
                          </w:r>
                        </w:del>
                        <w:r w:rsidRPr="00C46377">
                          <w:rPr>
                            <w:rFonts w:cs="Arial"/>
                            <w:sz w:val="18"/>
                            <w:szCs w:val="18"/>
                          </w:rPr>
                          <w:t>)</w:t>
                        </w:r>
                      </w:p>
                    </w:txbxContent>
                  </v:textbox>
                </v:rect>
                <v:rect id="Rectangle 53" o:spid="_x0000_s1053" style="position:absolute;left:15767;top:17583;width:24587;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" filled="f" strokeweight=".65pt"/>
                <v:rect id="Rectangle 55" o:spid="_x0000_s1054" style="position:absolute;left:38112;top:18397;width:292;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14:paraId="43C749B3" w14:textId="77777777" w:rsidR="007E15DE" w:rsidRDefault="007E15DE" w:rsidP="007E15DE">
                        <w:r>
                          <w:rPr>
                            <w:rFonts w:ascii="Calibri" w:hAnsi="Calibri" w:cs="Calibri"/>
                            <w:color w:val="000000"/>
                            <w:szCs w:val="20"/>
                          </w:rPr>
                          <w:t xml:space="preserve"> </w:t>
                        </w:r>
                      </w:p>
                    </w:txbxContent>
                  </v:textbox>
                </v:rect>
                <v:rect id="Rectangle 61" o:spid="_x0000_s1055" style="position:absolute;left:43613;top:17637;width:15812;height:2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" filled="f" strokeweight=".65pt"/>
                <v:rect id="Rectangle 63" o:spid="_x0000_s1056" style="position:absolute;left:46335;top:19883;width:615;height:1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14:paraId="2B7CE352" w14:textId="77777777" w:rsidR="007E15DE" w:rsidRDefault="007E15DE" w:rsidP="007E15DE">
                        <w:pPr>
                          <w:rPr>
                            <w:rFonts w:cs="Arial"/>
                            <w:sz w:val="18"/>
                            <w:szCs w:val="18"/>
                          </w:rPr>
                        </w:pPr>
                      </w:p>
                    </w:txbxContent>
                  </v:textbox>
                </v:rect>
                <v:rect id="Rectangle 64" o:spid="_x0000_s1057" style="position:absolute;left:54768;top:19883;width:685;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14:paraId="640CA4EF" w14:textId="77777777" w:rsidR="007E15DE" w:rsidRDefault="007E15DE" w:rsidP="007E15DE"/>
                    </w:txbxContent>
                  </v:textbox>
                </v:rect>
                <v:rect id="Rectangle 65" o:spid="_x0000_s1058" style="position:absolute;left:50546;top:21394;width:88;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14:paraId="77B42786" w14:textId="77777777" w:rsidR="007E15DE" w:rsidRDefault="007E15DE" w:rsidP="007E15DE">
                        <w:r>
                          <w:rPr>
                            <w:rFonts w:ascii="Calibri" w:hAnsi="Calibri" w:cs="Calibri"/>
                            <w:color w:val="000000"/>
                            <w:sz w:val="6"/>
                            <w:szCs w:val="6"/>
                          </w:rPr>
                          <w:t xml:space="preserve"> </w:t>
                        </w:r>
                      </w:p>
                    </w:txbxContent>
                  </v:textbox>
                </v:rect>
                <v:rect id="Rectangle 67" o:spid="_x0000_s1059" style="position:absolute;left:49314;top:21767;width:234;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14:paraId="7676C6B0" w14:textId="77777777" w:rsidR="007E15DE" w:rsidRDefault="007E15DE" w:rsidP="007E15DE">
                        <w:r>
                          <w:rPr>
                            <w:rFonts w:ascii="Calibri" w:hAnsi="Calibri" w:cs="Calibri"/>
                            <w:i/>
                            <w:iCs/>
                            <w:color w:val="000000"/>
                            <w:sz w:val="16"/>
                            <w:szCs w:val="16"/>
                          </w:rPr>
                          <w:t xml:space="preserve"> </w:t>
                        </w:r>
                      </w:p>
                    </w:txbxContent>
                  </v:textbox>
                </v:rect>
                <v:rect id="Rectangle 69" o:spid="_x0000_s1060" style="position:absolute;left:50692;top:21767;width:234;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14:paraId="3E79E7F7" w14:textId="77777777" w:rsidR="007E15DE" w:rsidRDefault="007E15DE" w:rsidP="007E15DE">
                        <w:r>
                          <w:rPr>
                            <w:rFonts w:ascii="Calibri" w:hAnsi="Calibri" w:cs="Calibri"/>
                            <w:i/>
                            <w:iCs/>
                            <w:color w:val="000000"/>
                            <w:sz w:val="16"/>
                            <w:szCs w:val="16"/>
                          </w:rPr>
                          <w:t xml:space="preserve"> </w:t>
                        </w:r>
                      </w:p>
                    </w:txbxContent>
                  </v:textbox>
                </v:rect>
                <v:rect id="Rectangle 75" o:spid="_x0000_s1061" style="position:absolute;left:52019;top:24312;width:234;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14:paraId="496379CE" w14:textId="77777777" w:rsidR="007E15DE" w:rsidRDefault="007E15DE" w:rsidP="007E15DE">
                        <w:r>
                          <w:rPr>
                            <w:rFonts w:ascii="Calibri" w:hAnsi="Calibri" w:cs="Calibri"/>
                            <w:i/>
                            <w:iCs/>
                            <w:color w:val="000000"/>
                            <w:sz w:val="16"/>
                            <w:szCs w:val="16"/>
                          </w:rPr>
                          <w:t xml:space="preserve"> </w:t>
                        </w:r>
                      </w:p>
                    </w:txbxContent>
                  </v:textbox>
                </v:rect>
                <v:rect id="Rectangle 77" o:spid="_x0000_s1062" style="position:absolute;left:53416;top:24312;width:234;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14:paraId="4F2367DF" w14:textId="77777777" w:rsidR="007E15DE" w:rsidRDefault="007E15DE" w:rsidP="007E15DE">
                        <w:r>
                          <w:rPr>
                            <w:rFonts w:ascii="Calibri" w:hAnsi="Calibri" w:cs="Calibri"/>
                            <w:i/>
                            <w:iCs/>
                            <w:color w:val="000000"/>
                            <w:sz w:val="16"/>
                            <w:szCs w:val="16"/>
                          </w:rPr>
                          <w:t xml:space="preserve"> </w:t>
                        </w:r>
                      </w:p>
                    </w:txbxContent>
                  </v:textbox>
                </v:rect>
                <v:rect id="Rectangle 79" o:spid="_x0000_s1063" style="position:absolute;left:51930;top:25585;width:234;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14:paraId="77DCB083" w14:textId="77777777" w:rsidR="007E15DE" w:rsidRDefault="007E15DE" w:rsidP="007E15DE">
                        <w:r>
                          <w:rPr>
                            <w:rFonts w:ascii="Calibri" w:hAnsi="Calibri" w:cs="Calibri"/>
                            <w:i/>
                            <w:iCs/>
                            <w:color w:val="000000"/>
                            <w:sz w:val="16"/>
                            <w:szCs w:val="16"/>
                          </w:rPr>
                          <w:t xml:space="preserve"> </w:t>
                        </w:r>
                      </w:p>
                    </w:txbxContent>
                  </v:textbox>
                </v:rect>
                <v:rect id="Rectangle 71" o:spid="_x0000_s1064" style="position:absolute;left:53848;top:25585;width:234;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14:paraId="256769D9" w14:textId="77777777" w:rsidR="007E15DE" w:rsidRDefault="007E15DE" w:rsidP="007E15DE">
                        <w:r>
                          <w:rPr>
                            <w:rFonts w:ascii="Calibri" w:hAnsi="Calibri" w:cs="Calibri"/>
                            <w:i/>
                            <w:iCs/>
                            <w:color w:val="000000"/>
                            <w:sz w:val="16"/>
                            <w:szCs w:val="16"/>
                          </w:rPr>
                          <w:t xml:space="preserve"> </w:t>
                        </w:r>
                      </w:p>
                    </w:txbxContent>
                  </v:textbox>
                </v:rect>
                <v:rect id="Rectangle 93" o:spid="_x0000_s1065" style="position:absolute;left:50260;top:26845;width:234;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14:paraId="3F138B4B" w14:textId="77777777" w:rsidR="007E15DE" w:rsidRDefault="007E15DE" w:rsidP="007E15DE">
                        <w:r>
                          <w:rPr>
                            <w:rFonts w:ascii="Calibri" w:hAnsi="Calibri" w:cs="Calibri"/>
                            <w:i/>
                            <w:iCs/>
                            <w:color w:val="000000"/>
                            <w:sz w:val="16"/>
                            <w:szCs w:val="16"/>
                          </w:rPr>
                          <w:t xml:space="preserve"> </w:t>
                        </w:r>
                      </w:p>
                    </w:txbxContent>
                  </v:textbox>
                </v:rect>
                <v:rect id="Rectangle 94" o:spid="_x0000_s1066" style="position:absolute;left:44716;top:28118;width:234;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14:paraId="2ED87FAD" w14:textId="77777777" w:rsidR="007E15DE" w:rsidRDefault="007E15DE" w:rsidP="007E15DE">
                        <w:r>
                          <w:rPr>
                            <w:rFonts w:ascii="Calibri" w:hAnsi="Calibri" w:cs="Calibri"/>
                            <w:i/>
                            <w:iCs/>
                            <w:color w:val="000000"/>
                            <w:sz w:val="16"/>
                            <w:szCs w:val="16"/>
                          </w:rPr>
                          <w:t xml:space="preserve"> </w:t>
                        </w:r>
                      </w:p>
                    </w:txbxContent>
                  </v:textbox>
                </v:rect>
                <v:rect id="Rectangle 95" o:spid="_x0000_s1067" style="position:absolute;left:45707;top:29584;width:292;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14:paraId="1477839E" w14:textId="77777777" w:rsidR="007E15DE" w:rsidRDefault="007E15DE" w:rsidP="007E15DE">
                        <w:r>
                          <w:rPr>
                            <w:rFonts w:ascii="Calibri" w:hAnsi="Calibri" w:cs="Calibri"/>
                            <w:color w:val="000000"/>
                            <w:szCs w:val="20"/>
                          </w:rPr>
                          <w:t xml:space="preserve"> </w:t>
                        </w:r>
                      </w:p>
                    </w:txbxContent>
                  </v:textbox>
                </v:rect>
                <v:rect id="Rectangle 97" o:spid="_x0000_s1068" style="position:absolute;left:15767;top:34480;width:24587;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" filled="f" strokeweight=".65pt"/>
                <v:rect id="Rectangle 98" o:spid="_x0000_s1069" style="position:absolute;left:34721;top:35298;width:292;height:1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14:paraId="6A544579" w14:textId="77777777" w:rsidR="007E15DE" w:rsidRDefault="007E15DE" w:rsidP="007E15DE">
                        <w:r>
                          <w:rPr>
                            <w:rFonts w:ascii="Calibri" w:hAnsi="Calibri" w:cs="Calibri"/>
                            <w:color w:val="000000"/>
                            <w:szCs w:val="20"/>
                          </w:rPr>
                          <w:t xml:space="preserve"> </w:t>
                        </w:r>
                      </w:p>
                    </w:txbxContent>
                  </v:textbox>
                </v:rect>
                <v:shape id="Freeform 94" o:spid="_x0000_s1070" style="position:absolute;left:40354;top:19646;width:3270;height:458;visibility:visible;mso-wrap-style:square;v-text-anchor:top" coordsize="55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" path="m,44r471,l471,61,,61,,44xm453,l557,52,453,105,453,xe" fillcolor="black" strokeweight="0">
                  <v:path arrowok="t" o:connecttype="custom" o:connectlocs="0,8356720;162345813,8356720;162345813,11585908;0,11585908;0,8356720;156141032,0;191988334,9876440;156141032,19942628;156141032,0" o:connectangles="0,0,0,0,0,0,0,0,0"/>
                  <o:lock v:ext="edit" verticies="t"/>
                </v:shape>
                <v:rect id="Rectangle 95" o:spid="_x0000_s1071" style="position:absolute;left:15767;top:25977;width:24587;height:4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" stroked="f">
                  <v:textbox inset="0,0,0,0">
                    <w:txbxContent>
                      <w:p w14:paraId="401C9980" w14:textId="77777777" w:rsidR="007E15DE" w:rsidRDefault="007E15DE" w:rsidP="007E15DE">
                        <w:pPr>
                          <w:jc w:val="center"/>
                          <w:rPr>
                            <w:rFonts w:cs="Arial"/>
                            <w:color w:val="000000"/>
                            <w:sz w:val="18"/>
                            <w:szCs w:val="18"/>
                          </w:rPr>
                        </w:pPr>
                        <w:r>
                          <w:rPr>
                            <w:rFonts w:cs="Arial"/>
                            <w:color w:val="000000"/>
                            <w:sz w:val="18"/>
                            <w:szCs w:val="18"/>
                          </w:rPr>
                          <w:t>Records appraised</w:t>
                        </w:r>
                      </w:p>
                      <w:p w14:paraId="2439A4AF" w14:textId="1579D138" w:rsidR="007E15DE" w:rsidRDefault="007E15DE" w:rsidP="007E15DE">
                        <w:pPr>
                          <w:jc w:val="center"/>
                          <w:rPr>
                            <w:rFonts w:cs="Arial"/>
                            <w:sz w:val="18"/>
                            <w:szCs w:val="18"/>
                          </w:rPr>
                        </w:pPr>
                        <w:r>
                          <w:rPr>
                            <w:rFonts w:cs="Arial"/>
                            <w:color w:val="000000"/>
                            <w:sz w:val="18"/>
                            <w:szCs w:val="18"/>
                          </w:rPr>
                          <w:t xml:space="preserve">(n = </w:t>
                        </w:r>
                        <w:r w:rsidR="00BF7711">
                          <w:rPr>
                            <w:rFonts w:cs="Arial"/>
                            <w:sz w:val="18"/>
                            <w:szCs w:val="18"/>
                          </w:rPr>
                          <w:t>1</w:t>
                        </w:r>
                        <w:ins w:id="95" w:author="AML Christensen team" w:date="2024-12-11T11:20:00Z" w16du:dateUtc="2024-12-11T10:20:00Z">
                          <w:r w:rsidR="005E608A">
                            <w:rPr>
                              <w:rFonts w:cs="Arial"/>
                              <w:sz w:val="18"/>
                              <w:szCs w:val="18"/>
                            </w:rPr>
                            <w:t>2</w:t>
                          </w:r>
                        </w:ins>
                        <w:ins w:id="96" w:author="AML Christensen team" w:date="2024-12-12T10:14:00Z" w16du:dateUtc="2024-12-12T09:14:00Z">
                          <w:r w:rsidR="004641EF">
                            <w:rPr>
                              <w:rFonts w:cs="Arial"/>
                              <w:sz w:val="18"/>
                              <w:szCs w:val="18"/>
                            </w:rPr>
                            <w:t>1</w:t>
                          </w:r>
                        </w:ins>
                        <w:del w:id="97" w:author="AML Christensen team" w:date="2024-12-11T11:20:00Z" w16du:dateUtc="2024-12-11T10:20:00Z">
                          <w:r w:rsidR="0026571A" w:rsidDel="005E608A">
                            <w:rPr>
                              <w:rFonts w:cs="Arial"/>
                              <w:sz w:val="18"/>
                              <w:szCs w:val="18"/>
                            </w:rPr>
                            <w:delText>1</w:delText>
                          </w:r>
                        </w:del>
                        <w:del w:id="98" w:author="AML Christensen team" w:date="2024-12-09T14:37:00Z" w16du:dateUtc="2024-12-09T13:37:00Z">
                          <w:r w:rsidR="00175157" w:rsidDel="00320851">
                            <w:rPr>
                              <w:rFonts w:cs="Arial"/>
                              <w:sz w:val="18"/>
                              <w:szCs w:val="18"/>
                            </w:rPr>
                            <w:delText>8</w:delText>
                          </w:r>
                        </w:del>
                        <w:r>
                          <w:rPr>
                            <w:rFonts w:cs="Arial"/>
                            <w:color w:val="000000"/>
                            <w:sz w:val="18"/>
                            <w:szCs w:val="18"/>
                          </w:rPr>
                          <w:t>)</w:t>
                        </w:r>
                      </w:p>
                    </w:txbxContent>
                  </v:textbox>
                </v:rect>
                <v:rect id="Rectangle 96" o:spid="_x0000_s1072" style="position:absolute;left:15767;top:25977;width:24587;height:4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" filled="f" strokeweight=".65pt"/>
                <v:rect id="Rectangle 98" o:spid="_x0000_s1073" style="position:absolute;left:32575;top:26777;width:292;height:1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14:paraId="1E17DA78" w14:textId="77777777" w:rsidR="007E15DE" w:rsidRDefault="007E15DE" w:rsidP="007E15DE">
                        <w:r>
                          <w:rPr>
                            <w:rFonts w:ascii="Calibri" w:hAnsi="Calibri" w:cs="Calibri"/>
                            <w:color w:val="000000"/>
                            <w:szCs w:val="20"/>
                          </w:rPr>
                          <w:t xml:space="preserve"> </w:t>
                        </w:r>
                      </w:p>
                    </w:txbxContent>
                  </v:textbox>
                </v:rect>
                <v:shape id="Freeform 103" o:spid="_x0000_s1074" style="position:absolute;left:27444;top:22459;width:661;height:3556;visibility:visible;mso-wrap-style:square;v-text-anchor:top" coordsize="1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" path="m61,r,473l43,473,43,,61,xm104,456l52,560,,456r104,xe" fillcolor="black" strokeweight="0">
                  <v:path arrowok="t" o:connecttype="custom" o:connectlocs="24619072,0;24619072,190729179;17354428,190729179;17354428,0;24619072,0;41973500,183874220;20986750,225810445;0,183874220;41973500,183874220" o:connectangles="0,0,0,0,0,0,0,0,0"/>
                  <o:lock v:ext="edit" verticies="t"/>
                </v:shape>
                <v:shape id="Freeform 104" o:spid="_x0000_s1075" style="position:absolute;left:27279;top:14020;width:661;height:3563;visibility:visible;mso-wrap-style:square;v-text-anchor:top" coordsize="10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" path="m61,r,474l43,474,43,,61,xm104,456l52,561,,456r104,xe" fillcolor="black" strokeweight="0">
                  <v:path arrowok="t" o:connecttype="custom" o:connectlocs="24619072,0;24619072,191167280;17354428,191167280;17354428,0;24619072,0;41973500,183907763;20986750,226254945;0,183907763;41973500,183907763" o:connectangles="0,0,0,0,0,0,0,0,0"/>
                  <o:lock v:ext="edit" verticies="t"/>
                </v:shape>
                <v:shape id="Freeform 105" o:spid="_x0000_s1076" style="position:absolute;left:22840;top:6496;width:655;height:2895;visibility:visible;mso-wrap-style:square;v-text-anchor:top" coordsize="1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" path="m60,r,369l43,369,43,,60,xm103,352l52,456,,352r103,xe" fillcolor="black" strokeweight="0">
                  <v:path arrowok="t" o:connecttype="custom" o:connectlocs="24228641,0;24228641,148762277;17363859,148762277;17363859,0;24228641,0;41592500,141908731;20998155,183836310;0,141908731;41592500,141908731" o:connectangles="0,0,0,0,0,0,0,0,0"/>
                  <o:lock v:ext="edit" verticies="t"/>
                </v:shape>
                <v:shape id="Freeform 105" o:spid="_x0000_s1077" style="position:absolute;left:33232;top:6496;width:654;height:2895;visibility:visible;mso-wrap-style:square;v-text-anchor:top" coordsize="1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" path="m60,r,369l43,369,43,,60,xm103,352l52,456,,352r103,xe" fillcolor="black" strokeweight="0">
                  <v:path arrowok="t" o:connecttype="custom" o:connectlocs="24191650,0;24191650,148762277;17337350,148762277;17337350,0;24191650,0;41529000,141908731;20966097,183836310;0,141908731;41529000,141908731" o:connectangles="0,0,0,0,0,0,0,0,0"/>
                  <o:lock v:ext="edit" verticies="t"/>
                </v:shape>
                <v:rect id="Rectangle 117" o:spid="_x0000_s1078" style="position:absolute;left:43994;top:17997;width:15431;height:2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699E35E2" w14:textId="27B099B1" w:rsidR="007E15DE" w:rsidRPr="00C46377" w:rsidRDefault="007E15DE" w:rsidP="007E15DE">
                        <w:pPr>
                          <w:pStyle w:val="NormalWeb"/>
                          <w:spacing w:before="0" w:beforeAutospacing="0" w:after="0" w:afterAutospacing="0" w:line="276" w:lineRule="auto"/>
                          <w:jc w:val="center"/>
                          <w:rPr>
                            <w:lang w:val="en-US"/>
                          </w:rPr>
                        </w:pPr>
                        <w:r>
                          <w:rPr>
                            <w:rFonts w:ascii="Arial" w:eastAsia="Calibri" w:hAnsi="Arial" w:cs="Arial"/>
                            <w:color w:val="000000"/>
                            <w:sz w:val="18"/>
                            <w:szCs w:val="18"/>
                            <w:lang w:val="en-US"/>
                          </w:rPr>
                          <w:t xml:space="preserve">Records excluded, with reasons (n = </w:t>
                        </w:r>
                        <w:r w:rsidR="00B93107">
                          <w:rPr>
                            <w:rFonts w:ascii="Arial" w:eastAsia="Calibri" w:hAnsi="Arial" w:cs="Arial"/>
                            <w:sz w:val="18"/>
                            <w:szCs w:val="18"/>
                            <w:lang w:val="en-US"/>
                          </w:rPr>
                          <w:t>3</w:t>
                        </w:r>
                        <w:ins w:id="99" w:author="AML Christensen team" w:date="2024-12-11T11:20:00Z" w16du:dateUtc="2024-12-11T10:20:00Z">
                          <w:r w:rsidR="005E608A">
                            <w:rPr>
                              <w:rFonts w:ascii="Arial" w:eastAsia="Calibri" w:hAnsi="Arial" w:cs="Arial"/>
                              <w:sz w:val="18"/>
                              <w:szCs w:val="18"/>
                              <w:lang w:val="en-US"/>
                            </w:rPr>
                            <w:t>39</w:t>
                          </w:r>
                        </w:ins>
                        <w:del w:id="100" w:author="AML Christensen team" w:date="2024-12-11T11:20:00Z" w16du:dateUtc="2024-12-11T10:20:00Z">
                          <w:r w:rsidR="00175157" w:rsidDel="005E608A">
                            <w:rPr>
                              <w:rFonts w:ascii="Arial" w:eastAsia="Calibri" w:hAnsi="Arial" w:cs="Arial"/>
                              <w:sz w:val="18"/>
                              <w:szCs w:val="18"/>
                              <w:lang w:val="en-US"/>
                            </w:rPr>
                            <w:delText>40</w:delText>
                          </w:r>
                        </w:del>
                        <w:r>
                          <w:rPr>
                            <w:rFonts w:ascii="Arial" w:eastAsia="Calibri" w:hAnsi="Arial" w:cs="Arial"/>
                            <w:color w:val="000000"/>
                            <w:sz w:val="18"/>
                            <w:szCs w:val="18"/>
                            <w:lang w:val="en-US"/>
                          </w:rPr>
                          <w:t>)</w:t>
                        </w:r>
                      </w:p>
                      <w:p w14:paraId="75861F60" w14:textId="77777777" w:rsidR="007E15DE" w:rsidRPr="00C46377" w:rsidRDefault="007E15DE" w:rsidP="007E15DE">
                        <w:pPr>
                          <w:pStyle w:val="NormalWeb"/>
                          <w:spacing w:before="0" w:beforeAutospacing="0" w:after="0" w:afterAutospacing="0" w:line="276" w:lineRule="auto"/>
                          <w:rPr>
                            <w:lang w:val="en-US"/>
                          </w:rPr>
                        </w:pPr>
                        <w:r>
                          <w:rPr>
                            <w:rFonts w:ascii="Arial" w:eastAsia="Calibri" w:hAnsi="Arial" w:cs="Arial"/>
                            <w:color w:val="000000"/>
                            <w:sz w:val="18"/>
                            <w:szCs w:val="18"/>
                            <w:lang w:val="en-US"/>
                          </w:rPr>
                          <w:t> </w:t>
                        </w:r>
                      </w:p>
                      <w:p w14:paraId="356EA4E1" w14:textId="3730C2F3" w:rsidR="007E15DE" w:rsidRPr="008A1244" w:rsidRDefault="007E15DE"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NRTA: </w:t>
                        </w:r>
                        <w:r w:rsidR="008A1244" w:rsidRPr="008A1244">
                          <w:rPr>
                            <w:rFonts w:ascii="Arial" w:eastAsia="Calibri" w:hAnsi="Arial" w:cs="Arial"/>
                            <w:sz w:val="18"/>
                            <w:szCs w:val="18"/>
                            <w:lang w:val="en-US"/>
                          </w:rPr>
                          <w:t>13</w:t>
                        </w:r>
                        <w:r w:rsidR="00B93107">
                          <w:rPr>
                            <w:rFonts w:ascii="Arial" w:eastAsia="Calibri" w:hAnsi="Arial" w:cs="Arial"/>
                            <w:sz w:val="18"/>
                            <w:szCs w:val="18"/>
                            <w:lang w:val="en-US"/>
                          </w:rPr>
                          <w:t>7</w:t>
                        </w:r>
                      </w:p>
                      <w:p w14:paraId="70B82114" w14:textId="3CCA3512" w:rsidR="007E15DE" w:rsidRPr="008A1244" w:rsidRDefault="007E15DE"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NRF: </w:t>
                        </w:r>
                        <w:r w:rsidR="00BA0CF3">
                          <w:rPr>
                            <w:rFonts w:ascii="Arial" w:eastAsia="Calibri" w:hAnsi="Arial" w:cs="Arial"/>
                            <w:sz w:val="18"/>
                            <w:szCs w:val="18"/>
                            <w:lang w:val="en-US"/>
                          </w:rPr>
                          <w:t>1</w:t>
                        </w:r>
                        <w:r w:rsidR="00175157">
                          <w:rPr>
                            <w:rFonts w:ascii="Arial" w:eastAsia="Calibri" w:hAnsi="Arial" w:cs="Arial"/>
                            <w:sz w:val="18"/>
                            <w:szCs w:val="18"/>
                            <w:lang w:val="en-US"/>
                          </w:rPr>
                          <w:t>2</w:t>
                        </w:r>
                      </w:p>
                      <w:p w14:paraId="62D9F832" w14:textId="2D8AB7BD" w:rsidR="007E15DE" w:rsidRPr="008A1244" w:rsidRDefault="007E15DE" w:rsidP="007E15DE">
                        <w:pPr>
                          <w:pStyle w:val="NormalWeb"/>
                          <w:spacing w:before="0" w:beforeAutospacing="0" w:after="0" w:afterAutospacing="0" w:line="276" w:lineRule="auto"/>
                          <w:rPr>
                            <w:rFonts w:ascii="Arial" w:eastAsia="Calibri" w:hAnsi="Arial" w:cs="Arial"/>
                            <w:sz w:val="18"/>
                            <w:szCs w:val="18"/>
                            <w:lang w:val="en-US"/>
                          </w:rPr>
                        </w:pPr>
                        <w:r w:rsidRPr="008A1244">
                          <w:rPr>
                            <w:rFonts w:ascii="Arial" w:eastAsia="Calibri" w:hAnsi="Arial" w:cs="Arial"/>
                            <w:sz w:val="18"/>
                            <w:szCs w:val="18"/>
                            <w:lang w:val="en-US"/>
                          </w:rPr>
                          <w:t xml:space="preserve">Exclusion criteria DS: </w:t>
                        </w:r>
                        <w:r w:rsidR="00717CF6">
                          <w:rPr>
                            <w:rFonts w:ascii="Arial" w:eastAsia="Calibri" w:hAnsi="Arial" w:cs="Arial"/>
                            <w:sz w:val="18"/>
                            <w:szCs w:val="18"/>
                            <w:lang w:val="en-US"/>
                          </w:rPr>
                          <w:t>30</w:t>
                        </w:r>
                      </w:p>
                      <w:p w14:paraId="5356EAD1" w14:textId="7D99B8C5" w:rsidR="008A1244" w:rsidRPr="008A1244" w:rsidRDefault="008A1244" w:rsidP="007E15DE">
                        <w:pPr>
                          <w:pStyle w:val="NormalWeb"/>
                          <w:spacing w:before="0" w:beforeAutospacing="0" w:after="0" w:afterAutospacing="0" w:line="276" w:lineRule="auto"/>
                          <w:rPr>
                            <w:rFonts w:ascii="Arial" w:eastAsia="Calibri" w:hAnsi="Arial" w:cs="Arial"/>
                            <w:sz w:val="18"/>
                            <w:szCs w:val="18"/>
                            <w:lang w:val="en-US"/>
                          </w:rPr>
                        </w:pPr>
                        <w:r w:rsidRPr="008A1244">
                          <w:rPr>
                            <w:rFonts w:ascii="Arial" w:eastAsia="Calibri" w:hAnsi="Arial" w:cs="Arial"/>
                            <w:sz w:val="18"/>
                            <w:szCs w:val="18"/>
                            <w:lang w:val="en-US"/>
                          </w:rPr>
                          <w:t>Exclusion criteria NR: 1</w:t>
                        </w:r>
                        <w:r w:rsidR="00B93107">
                          <w:rPr>
                            <w:rFonts w:ascii="Arial" w:eastAsia="Calibri" w:hAnsi="Arial" w:cs="Arial"/>
                            <w:sz w:val="18"/>
                            <w:szCs w:val="18"/>
                            <w:lang w:val="en-US"/>
                          </w:rPr>
                          <w:t>2</w:t>
                        </w:r>
                      </w:p>
                      <w:p w14:paraId="66810577" w14:textId="2DF50885" w:rsidR="000C7D20" w:rsidRPr="008A1244" w:rsidRDefault="000C7D20"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CR: </w:t>
                        </w:r>
                        <w:r w:rsidR="008A1244" w:rsidRPr="008A1244">
                          <w:rPr>
                            <w:rFonts w:ascii="Arial" w:eastAsia="Calibri" w:hAnsi="Arial" w:cs="Arial"/>
                            <w:sz w:val="18"/>
                            <w:szCs w:val="18"/>
                            <w:lang w:val="en-US"/>
                          </w:rPr>
                          <w:t>4</w:t>
                        </w:r>
                        <w:r w:rsidR="00B93107">
                          <w:rPr>
                            <w:rFonts w:ascii="Arial" w:eastAsia="Calibri" w:hAnsi="Arial" w:cs="Arial"/>
                            <w:sz w:val="18"/>
                            <w:szCs w:val="18"/>
                            <w:lang w:val="en-US"/>
                          </w:rPr>
                          <w:t>2</w:t>
                        </w:r>
                      </w:p>
                      <w:p w14:paraId="5F1380C9" w14:textId="4A709272" w:rsidR="007E15DE" w:rsidRPr="008A1244" w:rsidRDefault="007E15DE"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MM: </w:t>
                        </w:r>
                        <w:r w:rsidR="00B93107">
                          <w:rPr>
                            <w:rFonts w:ascii="Arial" w:eastAsia="Calibri" w:hAnsi="Arial" w:cs="Arial"/>
                            <w:sz w:val="18"/>
                            <w:szCs w:val="18"/>
                            <w:lang w:val="en-US"/>
                          </w:rPr>
                          <w:t>6</w:t>
                        </w:r>
                      </w:p>
                      <w:p w14:paraId="22FD8BBD" w14:textId="59F30565" w:rsidR="000C7D20" w:rsidRPr="008A1244" w:rsidRDefault="007E15DE" w:rsidP="007E15DE">
                        <w:pPr>
                          <w:pStyle w:val="NormalWeb"/>
                          <w:spacing w:before="0" w:beforeAutospacing="0" w:after="0" w:afterAutospacing="0" w:line="276" w:lineRule="auto"/>
                          <w:rPr>
                            <w:rFonts w:ascii="Arial" w:eastAsia="Calibri" w:hAnsi="Arial" w:cs="Arial"/>
                            <w:sz w:val="18"/>
                            <w:szCs w:val="18"/>
                            <w:lang w:val="en-US"/>
                          </w:rPr>
                        </w:pPr>
                        <w:r w:rsidRPr="008A1244">
                          <w:rPr>
                            <w:rFonts w:ascii="Arial" w:eastAsia="Calibri" w:hAnsi="Arial" w:cs="Arial"/>
                            <w:sz w:val="18"/>
                            <w:szCs w:val="18"/>
                            <w:lang w:val="en-US"/>
                          </w:rPr>
                          <w:t xml:space="preserve">Exclusion criteria GR: </w:t>
                        </w:r>
                        <w:r w:rsidR="008A1244" w:rsidRPr="008A1244">
                          <w:rPr>
                            <w:rFonts w:ascii="Arial" w:eastAsia="Calibri" w:hAnsi="Arial" w:cs="Arial"/>
                            <w:sz w:val="18"/>
                            <w:szCs w:val="18"/>
                            <w:lang w:val="en-US"/>
                          </w:rPr>
                          <w:t>2</w:t>
                        </w:r>
                        <w:ins w:id="101" w:author="AML Christensen team" w:date="2024-12-11T11:20:00Z" w16du:dateUtc="2024-12-11T10:20:00Z">
                          <w:r w:rsidR="005E608A">
                            <w:rPr>
                              <w:rFonts w:ascii="Arial" w:eastAsia="Calibri" w:hAnsi="Arial" w:cs="Arial"/>
                              <w:sz w:val="18"/>
                              <w:szCs w:val="18"/>
                              <w:lang w:val="en-US"/>
                            </w:rPr>
                            <w:t>7</w:t>
                          </w:r>
                        </w:ins>
                        <w:del w:id="102" w:author="AML Christensen team" w:date="2024-12-11T11:20:00Z" w16du:dateUtc="2024-12-11T10:20:00Z">
                          <w:r w:rsidR="008A1244" w:rsidRPr="008A1244" w:rsidDel="005E608A">
                            <w:rPr>
                              <w:rFonts w:ascii="Arial" w:eastAsia="Calibri" w:hAnsi="Arial" w:cs="Arial"/>
                              <w:sz w:val="18"/>
                              <w:szCs w:val="18"/>
                              <w:lang w:val="en-US"/>
                            </w:rPr>
                            <w:delText>8</w:delText>
                          </w:r>
                        </w:del>
                      </w:p>
                      <w:p w14:paraId="0CEF6ED3" w14:textId="00805E8B" w:rsidR="008A1244" w:rsidRPr="008A1244" w:rsidRDefault="008A1244" w:rsidP="008A1244">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P: </w:t>
                        </w:r>
                        <w:r w:rsidR="00B93107">
                          <w:rPr>
                            <w:rFonts w:ascii="Arial" w:eastAsia="Calibri" w:hAnsi="Arial" w:cs="Arial"/>
                            <w:sz w:val="18"/>
                            <w:szCs w:val="18"/>
                            <w:lang w:val="en-US"/>
                          </w:rPr>
                          <w:t>7</w:t>
                        </w:r>
                      </w:p>
                      <w:p w14:paraId="4FEC2CBC" w14:textId="5DBFEA12" w:rsidR="008A1244" w:rsidRPr="008A1244" w:rsidRDefault="008A1244" w:rsidP="008A1244">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NF: </w:t>
                        </w:r>
                        <w:r w:rsidR="0049043D">
                          <w:rPr>
                            <w:rFonts w:ascii="Arial" w:eastAsia="Calibri" w:hAnsi="Arial" w:cs="Arial"/>
                            <w:sz w:val="18"/>
                            <w:szCs w:val="18"/>
                            <w:lang w:val="en-US"/>
                          </w:rPr>
                          <w:t>5</w:t>
                        </w:r>
                      </w:p>
                      <w:p w14:paraId="06F67B8F" w14:textId="3A7D9372" w:rsidR="008A1244" w:rsidRPr="008A1244" w:rsidRDefault="008A1244" w:rsidP="008A1244">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VLQ: </w:t>
                        </w:r>
                        <w:r w:rsidR="00B93107">
                          <w:rPr>
                            <w:rFonts w:ascii="Arial" w:eastAsia="Calibri" w:hAnsi="Arial" w:cs="Arial"/>
                            <w:sz w:val="18"/>
                            <w:szCs w:val="18"/>
                            <w:lang w:val="en-US"/>
                          </w:rPr>
                          <w:t>6</w:t>
                        </w:r>
                      </w:p>
                      <w:p w14:paraId="6923E22A" w14:textId="3BEE8D02" w:rsidR="007E15DE" w:rsidRPr="008A1244" w:rsidRDefault="007E15DE" w:rsidP="007E15DE">
                        <w:pPr>
                          <w:pStyle w:val="NormalWeb"/>
                          <w:spacing w:before="0" w:beforeAutospacing="0" w:after="0" w:afterAutospacing="0" w:line="276" w:lineRule="auto"/>
                          <w:rPr>
                            <w:lang w:val="en-US"/>
                          </w:rPr>
                        </w:pPr>
                        <w:r w:rsidRPr="008A1244">
                          <w:rPr>
                            <w:rFonts w:ascii="Arial" w:eastAsia="Calibri" w:hAnsi="Arial" w:cs="Arial"/>
                            <w:sz w:val="18"/>
                            <w:szCs w:val="18"/>
                            <w:lang w:val="en-US"/>
                          </w:rPr>
                          <w:t xml:space="preserve">Exclusion criteria </w:t>
                        </w:r>
                        <w:r w:rsidR="000C7D20" w:rsidRPr="008A1244">
                          <w:rPr>
                            <w:rFonts w:ascii="Arial" w:eastAsia="Calibri" w:hAnsi="Arial" w:cs="Arial"/>
                            <w:sz w:val="18"/>
                            <w:szCs w:val="18"/>
                            <w:lang w:val="en-US"/>
                          </w:rPr>
                          <w:t>MA</w:t>
                        </w:r>
                        <w:r w:rsidRPr="008A1244">
                          <w:rPr>
                            <w:rFonts w:ascii="Arial" w:eastAsia="Calibri" w:hAnsi="Arial" w:cs="Arial"/>
                            <w:sz w:val="18"/>
                            <w:szCs w:val="18"/>
                            <w:lang w:val="en-US"/>
                          </w:rPr>
                          <w:t xml:space="preserve">: </w:t>
                        </w:r>
                        <w:r w:rsidR="00B93107">
                          <w:rPr>
                            <w:rFonts w:ascii="Arial" w:eastAsia="Calibri" w:hAnsi="Arial" w:cs="Arial"/>
                            <w:sz w:val="18"/>
                            <w:szCs w:val="18"/>
                            <w:lang w:val="en-US"/>
                          </w:rPr>
                          <w:t>55</w:t>
                        </w:r>
                      </w:p>
                      <w:p w14:paraId="7D55BB00" w14:textId="067801F4" w:rsidR="007E15DE" w:rsidRPr="00C46377" w:rsidRDefault="007E15DE" w:rsidP="007E15DE">
                        <w:pPr>
                          <w:pStyle w:val="NormalWeb"/>
                          <w:spacing w:before="0" w:beforeAutospacing="0" w:after="0" w:afterAutospacing="0" w:line="276" w:lineRule="auto"/>
                          <w:rPr>
                            <w:lang w:val="en-US"/>
                          </w:rPr>
                        </w:pPr>
                      </w:p>
                    </w:txbxContent>
                  </v:textbox>
                </v:rect>
                <v:rect id="Rectangle 118" o:spid="_x0000_s1079" style="position:absolute;left:15766;top:33576;width:245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">
                  <v:textbox inset="0,0,0,0">
                    <w:txbxContent>
                      <w:p w14:paraId="15D8E7E1" w14:textId="77777777" w:rsidR="007E15DE" w:rsidRPr="00C46377" w:rsidRDefault="007E15DE" w:rsidP="007E15DE">
                        <w:pPr>
                          <w:pStyle w:val="NormalWeb"/>
                          <w:spacing w:before="0" w:beforeAutospacing="0" w:after="0" w:afterAutospacing="0" w:line="276" w:lineRule="auto"/>
                          <w:jc w:val="center"/>
                          <w:rPr>
                            <w:lang w:val="en-US"/>
                          </w:rPr>
                        </w:pPr>
                        <w:r>
                          <w:rPr>
                            <w:rFonts w:ascii="Arial" w:eastAsia="Calibri" w:hAnsi="Arial" w:cs="Arial"/>
                            <w:b/>
                            <w:bCs/>
                            <w:color w:val="000000"/>
                            <w:sz w:val="18"/>
                            <w:szCs w:val="18"/>
                            <w:lang w:val="en-US"/>
                          </w:rPr>
                          <w:t>Studies included in the CER</w:t>
                        </w:r>
                      </w:p>
                      <w:p w14:paraId="3D447203" w14:textId="4ACF8393" w:rsidR="007E15DE" w:rsidRPr="001C1FDC" w:rsidRDefault="001C1FDC" w:rsidP="007E15DE">
                        <w:pPr>
                          <w:pStyle w:val="NormalWeb"/>
                          <w:spacing w:before="0" w:beforeAutospacing="0" w:after="0" w:afterAutospacing="0" w:line="276" w:lineRule="auto"/>
                          <w:jc w:val="center"/>
                          <w:rPr>
                            <w:rFonts w:ascii="Arial" w:eastAsia="Calibri" w:hAnsi="Arial" w:cs="Arial"/>
                            <w:sz w:val="18"/>
                            <w:szCs w:val="18"/>
                            <w:lang w:val="en-US"/>
                          </w:rPr>
                        </w:pPr>
                        <w:r w:rsidRPr="001C1FDC">
                          <w:rPr>
                            <w:rFonts w:ascii="Arial" w:eastAsia="Calibri" w:hAnsi="Arial" w:cs="Arial"/>
                            <w:sz w:val="18"/>
                            <w:szCs w:val="18"/>
                            <w:lang w:val="en-US"/>
                          </w:rPr>
                          <w:t>Subject device</w:t>
                        </w:r>
                        <w:r w:rsidR="007E15DE" w:rsidRPr="001C1FDC">
                          <w:rPr>
                            <w:rFonts w:ascii="Arial" w:eastAsia="Calibri" w:hAnsi="Arial" w:cs="Arial"/>
                            <w:sz w:val="18"/>
                            <w:szCs w:val="18"/>
                            <w:lang w:val="en-US"/>
                          </w:rPr>
                          <w:t xml:space="preserve"> </w:t>
                        </w:r>
                        <w:r w:rsidRPr="001C1FDC">
                          <w:rPr>
                            <w:rFonts w:ascii="Arial" w:eastAsia="Calibri" w:hAnsi="Arial" w:cs="Arial"/>
                            <w:sz w:val="18"/>
                            <w:szCs w:val="18"/>
                            <w:lang w:val="en-US"/>
                          </w:rPr>
                          <w:t>e</w:t>
                        </w:r>
                        <w:r w:rsidR="007E15DE" w:rsidRPr="001C1FDC">
                          <w:rPr>
                            <w:rFonts w:ascii="Arial" w:eastAsia="Calibri" w:hAnsi="Arial" w:cs="Arial"/>
                            <w:sz w:val="18"/>
                            <w:szCs w:val="18"/>
                            <w:lang w:val="en-US"/>
                          </w:rPr>
                          <w:t>vidence (n=</w:t>
                        </w:r>
                        <w:r w:rsidRPr="001C1FDC">
                          <w:rPr>
                            <w:rFonts w:ascii="Arial" w:eastAsia="Calibri" w:hAnsi="Arial" w:cs="Arial"/>
                            <w:sz w:val="18"/>
                            <w:szCs w:val="18"/>
                            <w:lang w:val="en-US"/>
                          </w:rPr>
                          <w:t>0</w:t>
                        </w:r>
                        <w:r w:rsidR="007E15DE" w:rsidRPr="001C1FDC">
                          <w:rPr>
                            <w:rFonts w:ascii="Arial" w:eastAsia="Calibri" w:hAnsi="Arial" w:cs="Arial"/>
                            <w:sz w:val="18"/>
                            <w:szCs w:val="18"/>
                            <w:lang w:val="en-US"/>
                          </w:rPr>
                          <w:t>)</w:t>
                        </w:r>
                      </w:p>
                      <w:p w14:paraId="40250E55" w14:textId="2A480402" w:rsidR="001C1FDC" w:rsidRPr="001C1FDC" w:rsidRDefault="001C1FDC" w:rsidP="001C1FDC">
                        <w:pPr>
                          <w:pStyle w:val="NormalWeb"/>
                          <w:spacing w:before="0" w:beforeAutospacing="0" w:after="0" w:afterAutospacing="0" w:line="276" w:lineRule="auto"/>
                          <w:jc w:val="center"/>
                          <w:rPr>
                            <w:rFonts w:ascii="Arial" w:eastAsia="Calibri" w:hAnsi="Arial" w:cs="Arial"/>
                            <w:sz w:val="18"/>
                            <w:szCs w:val="18"/>
                            <w:lang w:val="en-US"/>
                          </w:rPr>
                        </w:pPr>
                        <w:r w:rsidRPr="001C1FDC">
                          <w:rPr>
                            <w:rFonts w:ascii="Arial" w:eastAsia="Calibri" w:hAnsi="Arial" w:cs="Arial"/>
                            <w:sz w:val="18"/>
                            <w:szCs w:val="18"/>
                            <w:lang w:val="en-US"/>
                          </w:rPr>
                          <w:t>Similar device evidence (n=</w:t>
                        </w:r>
                        <w:r w:rsidR="0045201E">
                          <w:rPr>
                            <w:rFonts w:ascii="Arial" w:eastAsia="Calibri" w:hAnsi="Arial" w:cs="Arial"/>
                            <w:sz w:val="18"/>
                            <w:szCs w:val="18"/>
                            <w:lang w:val="en-US"/>
                          </w:rPr>
                          <w:t>6</w:t>
                        </w:r>
                        <w:r w:rsidR="00175157">
                          <w:rPr>
                            <w:rFonts w:ascii="Arial" w:eastAsia="Calibri" w:hAnsi="Arial" w:cs="Arial"/>
                            <w:sz w:val="18"/>
                            <w:szCs w:val="18"/>
                            <w:lang w:val="en-US"/>
                          </w:rPr>
                          <w:t>6</w:t>
                        </w:r>
                        <w:r w:rsidRPr="001C1FDC">
                          <w:rPr>
                            <w:rFonts w:ascii="Arial" w:eastAsia="Calibri" w:hAnsi="Arial" w:cs="Arial"/>
                            <w:sz w:val="18"/>
                            <w:szCs w:val="18"/>
                            <w:lang w:val="en-US"/>
                          </w:rPr>
                          <w:t>)</w:t>
                        </w:r>
                      </w:p>
                      <w:p w14:paraId="05D6BDAD" w14:textId="23B916F4" w:rsidR="007E15DE" w:rsidRPr="001C1FDC" w:rsidRDefault="007E15DE" w:rsidP="007E15DE">
                        <w:pPr>
                          <w:pStyle w:val="NormalWeb"/>
                          <w:spacing w:before="0" w:beforeAutospacing="0" w:after="0" w:afterAutospacing="0" w:line="276" w:lineRule="auto"/>
                          <w:jc w:val="center"/>
                          <w:rPr>
                            <w:lang w:val="en-US"/>
                          </w:rPr>
                        </w:pPr>
                        <w:r w:rsidRPr="001C1FDC">
                          <w:rPr>
                            <w:rFonts w:ascii="Arial" w:eastAsia="Calibri" w:hAnsi="Arial" w:cs="Arial"/>
                            <w:sz w:val="18"/>
                            <w:szCs w:val="18"/>
                            <w:lang w:val="en-US"/>
                          </w:rPr>
                          <w:t>State of the Art Discussion (n=</w:t>
                        </w:r>
                        <w:r w:rsidR="0045201E">
                          <w:rPr>
                            <w:rFonts w:ascii="Arial" w:eastAsia="Calibri" w:hAnsi="Arial" w:cs="Arial"/>
                            <w:sz w:val="18"/>
                            <w:szCs w:val="18"/>
                            <w:lang w:val="en-US"/>
                          </w:rPr>
                          <w:t>5</w:t>
                        </w:r>
                        <w:ins w:id="103" w:author="AML Christensen team" w:date="2024-12-12T10:14:00Z" w16du:dateUtc="2024-12-12T09:14:00Z">
                          <w:r w:rsidR="004641EF">
                            <w:rPr>
                              <w:rFonts w:ascii="Arial" w:eastAsia="Calibri" w:hAnsi="Arial" w:cs="Arial"/>
                              <w:sz w:val="18"/>
                              <w:szCs w:val="18"/>
                              <w:lang w:val="en-US"/>
                            </w:rPr>
                            <w:t>5</w:t>
                          </w:r>
                        </w:ins>
                        <w:del w:id="104" w:author="AML Christensen team" w:date="2024-12-09T14:37:00Z" w16du:dateUtc="2024-12-09T13:37:00Z">
                          <w:r w:rsidR="0045201E" w:rsidDel="00320851">
                            <w:rPr>
                              <w:rFonts w:ascii="Arial" w:eastAsia="Calibri" w:hAnsi="Arial" w:cs="Arial"/>
                              <w:sz w:val="18"/>
                              <w:szCs w:val="18"/>
                              <w:lang w:val="en-US"/>
                            </w:rPr>
                            <w:delText>2</w:delText>
                          </w:r>
                        </w:del>
                        <w:r w:rsidRPr="001C1FDC">
                          <w:rPr>
                            <w:rFonts w:ascii="Arial" w:eastAsia="Calibri" w:hAnsi="Arial" w:cs="Arial"/>
                            <w:sz w:val="18"/>
                            <w:szCs w:val="18"/>
                            <w:lang w:val="en-US"/>
                          </w:rPr>
                          <w:t>)</w:t>
                        </w:r>
                      </w:p>
                    </w:txbxContent>
                  </v:textbox>
                </v:rect>
                <v:shape id="Freeform 94" o:spid="_x0000_s1080" style="position:absolute;left:40360;top:11420;width:3264;height:457;visibility:visible;mso-wrap-style:square;v-text-anchor:top" coordsize="55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" path="m,44r471,l471,61,,61,,44xm453,l557,52,453,105,453,xe" fillcolor="black" strokeweight="0">
                  <v:path arrowok="t" o:connecttype="custom" o:connectlocs="0,8341941;162042966,8341941;162042966,11565418;0,11565418;0,8341941;155849760,0;191630191,9858974;155849760,19907359;155849760,0" o:connectangles="0,0,0,0,0,0,0,0,0"/>
                  <o:lock v:ext="edit" verticies="t"/>
                </v:shape>
                <v:rect id="Rectangle 2" o:spid="_x0000_s1081" style="position:absolute;left:43613;top:9389;width:1581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" filled="f" strokeweight=".65pt"/>
                <v:rect id="Rectangle 3" o:spid="_x0000_s1082" style="position:absolute;left:43613;top:10180;width:1543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78A20057" w14:textId="7BBFDA87" w:rsidR="000C7D20" w:rsidRDefault="000C7D20" w:rsidP="000C7D20">
                        <w:pPr>
                          <w:jc w:val="center"/>
                          <w:rPr>
                            <w:rFonts w:eastAsia="Calibri" w:cs="Arial"/>
                            <w:color w:val="000000"/>
                            <w:sz w:val="18"/>
                            <w:szCs w:val="18"/>
                          </w:rPr>
                        </w:pPr>
                        <w:r>
                          <w:rPr>
                            <w:rFonts w:eastAsia="Calibri" w:cs="Arial"/>
                            <w:color w:val="000000"/>
                            <w:sz w:val="18"/>
                            <w:szCs w:val="18"/>
                          </w:rPr>
                          <w:t>Excluded duplicates</w:t>
                        </w:r>
                        <w:r>
                          <w:rPr>
                            <w:rFonts w:eastAsia="Calibri" w:cs="Arial"/>
                            <w:color w:val="000000"/>
                            <w:sz w:val="18"/>
                            <w:szCs w:val="18"/>
                          </w:rPr>
                          <w:br/>
                          <w:t xml:space="preserve">(n = </w:t>
                        </w:r>
                        <w:r w:rsidR="00B93107">
                          <w:rPr>
                            <w:rFonts w:eastAsia="Calibri" w:cs="Arial"/>
                            <w:sz w:val="18"/>
                            <w:szCs w:val="18"/>
                          </w:rPr>
                          <w:t>91</w:t>
                        </w:r>
                        <w:r>
                          <w:rPr>
                            <w:rFonts w:eastAsia="Calibri" w:cs="Arial"/>
                            <w:color w:val="000000"/>
                            <w:sz w:val="18"/>
                            <w:szCs w:val="18"/>
                          </w:rPr>
                          <w:t>)</w:t>
                        </w:r>
                      </w:p>
                      <w:p w14:paraId="341BE399" w14:textId="5DC81472" w:rsidR="000C7D20" w:rsidRPr="000C7D20" w:rsidRDefault="000C7D20" w:rsidP="000C7D20">
                        <w:pPr>
                          <w:rPr>
                            <w:rFonts w:eastAsia="Calibri" w:cs="Arial"/>
                            <w:color w:val="000000"/>
                            <w:sz w:val="18"/>
                            <w:szCs w:val="18"/>
                          </w:rPr>
                        </w:pPr>
                        <w:r>
                          <w:rPr>
                            <w:rFonts w:eastAsia="MS Mincho"/>
                          </w:rPr>
                          <w:t> </w:t>
                        </w:r>
                      </w:p>
                    </w:txbxContent>
                  </v:textbox>
                </v:rect>
                <w10:anchorlock/>
              </v:group>
            </w:pict>
          </mc:Fallback>
        </mc:AlternateContent>
      </w:r>
    </w:p>
    <w:p w14:paraId="2D24A01F" w14:textId="2D6373E3" w:rsidR="005461E4" w:rsidRPr="00C2061D" w:rsidRDefault="007E15DE" w:rsidP="007E15DE">
      <w:bookmarkStart w:id="86" w:name="_Ref101877576"/>
      <w:bookmarkStart w:id="87" w:name="_Toc182997832"/>
      <w:r w:rsidRPr="00C2061D">
        <w:rPr>
          <w:rFonts w:cs="Arial"/>
          <w:b/>
          <w:bCs/>
          <w:sz w:val="18"/>
          <w:szCs w:val="18"/>
        </w:rPr>
        <w:t xml:space="preserve">Figure </w:t>
      </w:r>
      <w:r w:rsidRPr="00C2061D">
        <w:rPr>
          <w:rFonts w:cs="Arial"/>
          <w:b/>
          <w:bCs/>
          <w:sz w:val="18"/>
          <w:szCs w:val="18"/>
        </w:rPr>
        <w:fldChar w:fldCharType="begin"/>
      </w:r>
      <w:r w:rsidRPr="00C2061D">
        <w:rPr>
          <w:rFonts w:cs="Arial"/>
          <w:b/>
          <w:bCs/>
          <w:sz w:val="18"/>
          <w:szCs w:val="18"/>
        </w:rPr>
        <w:instrText>SEQ Figure \* ARABIC</w:instrText>
      </w:r>
      <w:r w:rsidRPr="00C2061D">
        <w:rPr>
          <w:rFonts w:cs="Arial"/>
          <w:b/>
          <w:bCs/>
          <w:sz w:val="18"/>
          <w:szCs w:val="18"/>
        </w:rPr>
        <w:fldChar w:fldCharType="separate"/>
      </w:r>
      <w:r w:rsidR="00E344B5">
        <w:rPr>
          <w:rFonts w:cs="Arial"/>
          <w:b/>
          <w:bCs/>
          <w:noProof/>
          <w:sz w:val="18"/>
          <w:szCs w:val="18"/>
        </w:rPr>
        <w:t>1</w:t>
      </w:r>
      <w:r w:rsidRPr="00C2061D">
        <w:rPr>
          <w:rFonts w:cs="Arial"/>
          <w:b/>
          <w:bCs/>
          <w:sz w:val="18"/>
          <w:szCs w:val="18"/>
        </w:rPr>
        <w:fldChar w:fldCharType="end"/>
      </w:r>
      <w:bookmarkEnd w:id="86"/>
      <w:r w:rsidRPr="00C2061D">
        <w:rPr>
          <w:rFonts w:cs="Arial"/>
          <w:b/>
          <w:bCs/>
          <w:sz w:val="18"/>
          <w:szCs w:val="18"/>
        </w:rPr>
        <w:t>: Process of literature selection</w:t>
      </w:r>
      <w:bookmarkEnd w:id="87"/>
      <w:r w:rsidRPr="00C2061D">
        <w:rPr>
          <w:rFonts w:cs="Arial"/>
          <w:b/>
          <w:bCs/>
          <w:sz w:val="18"/>
          <w:szCs w:val="18"/>
        </w:rPr>
        <w:t xml:space="preserve"> </w:t>
      </w:r>
    </w:p>
    <w:p w14:paraId="680355DE" w14:textId="6D430C01" w:rsidR="00095F95" w:rsidRPr="00C2061D" w:rsidRDefault="00095F95" w:rsidP="00095F95">
      <w:pPr>
        <w:pStyle w:val="Heading1"/>
      </w:pPr>
      <w:bookmarkStart w:id="88" w:name="_Ref174349071"/>
      <w:bookmarkStart w:id="89" w:name="_Toc182295622"/>
      <w:r w:rsidRPr="00C2061D">
        <w:t>Literature Appraisal</w:t>
      </w:r>
      <w:bookmarkEnd w:id="88"/>
      <w:bookmarkEnd w:id="89"/>
    </w:p>
    <w:p w14:paraId="474CCA8D" w14:textId="4AC759D9" w:rsidR="00095F95" w:rsidRPr="00C2061D" w:rsidRDefault="00095F95" w:rsidP="00095F95">
      <w:pPr>
        <w:pStyle w:val="Heading2"/>
      </w:pPr>
      <w:bookmarkStart w:id="90" w:name="_Toc182295623"/>
      <w:r w:rsidRPr="00C2061D">
        <w:t>Appraisal results</w:t>
      </w:r>
      <w:bookmarkEnd w:id="90"/>
    </w:p>
    <w:p w14:paraId="128E1032" w14:textId="59127CAC" w:rsidR="00095F95" w:rsidRPr="00C2061D" w:rsidRDefault="00095F95" w:rsidP="00095F95">
      <w:pPr>
        <w:rPr>
          <w:rFonts w:cs="Arial"/>
          <w:bCs/>
        </w:rPr>
      </w:pPr>
      <w:r w:rsidRPr="00C2061D">
        <w:rPr>
          <w:rFonts w:cs="Arial"/>
          <w:bCs/>
        </w:rPr>
        <w:t xml:space="preserve">An overall evidence level is assigned to the clinical data from the </w:t>
      </w:r>
      <w:r w:rsidR="00E27AFD" w:rsidRPr="00C2061D">
        <w:rPr>
          <w:rFonts w:cs="Arial"/>
          <w:bCs/>
        </w:rPr>
        <w:t>literature</w:t>
      </w:r>
      <w:r w:rsidRPr="00C2061D">
        <w:rPr>
          <w:rFonts w:cs="Arial"/>
          <w:bCs/>
        </w:rPr>
        <w:t xml:space="preserve"> searches (</w:t>
      </w:r>
      <w:r w:rsidR="003212E9" w:rsidRPr="00C2061D">
        <w:rPr>
          <w:rFonts w:cs="Arial"/>
          <w:bCs/>
        </w:rPr>
        <w:fldChar w:fldCharType="begin"/>
      </w:r>
      <w:r w:rsidR="003212E9" w:rsidRPr="00C2061D">
        <w:rPr>
          <w:rFonts w:cs="Arial"/>
          <w:bCs/>
        </w:rPr>
        <w:instrText xml:space="preserve"> REF _Ref117252091 \h  \* MERGEFORMAT </w:instrText>
      </w:r>
      <w:r w:rsidR="003212E9" w:rsidRPr="00C2061D">
        <w:rPr>
          <w:rFonts w:cs="Arial"/>
          <w:bCs/>
        </w:rPr>
      </w:r>
      <w:r w:rsidR="003212E9" w:rsidRPr="00C2061D">
        <w:rPr>
          <w:rFonts w:cs="Arial"/>
          <w:bCs/>
        </w:rPr>
        <w:fldChar w:fldCharType="separate"/>
      </w:r>
      <w:r w:rsidR="00E344B5" w:rsidRPr="00E344B5">
        <w:rPr>
          <w:bCs/>
        </w:rPr>
        <w:t xml:space="preserve">Table </w:t>
      </w:r>
      <w:r w:rsidR="00E344B5" w:rsidRPr="00E344B5">
        <w:rPr>
          <w:bCs/>
          <w:noProof/>
        </w:rPr>
        <w:t>7</w:t>
      </w:r>
      <w:r w:rsidR="003212E9" w:rsidRPr="00C2061D">
        <w:rPr>
          <w:rFonts w:cs="Arial"/>
          <w:bCs/>
        </w:rPr>
        <w:fldChar w:fldCharType="end"/>
      </w:r>
      <w:r w:rsidRPr="00C2061D">
        <w:rPr>
          <w:rFonts w:cs="Arial"/>
          <w:bCs/>
        </w:rPr>
        <w:t>) to evaluate its relative contribution to the safety and performance assessment.</w:t>
      </w:r>
    </w:p>
    <w:p w14:paraId="25F8A836" w14:textId="2716F9D7" w:rsidR="002A1236" w:rsidRPr="00C2061D" w:rsidRDefault="002A1236" w:rsidP="00095F95">
      <w:pPr>
        <w:rPr>
          <w:rFonts w:cs="Arial"/>
          <w:bCs/>
          <w:szCs w:val="20"/>
        </w:rPr>
      </w:pPr>
    </w:p>
    <w:p w14:paraId="0BFB0C8E" w14:textId="1BDBE7CE" w:rsidR="003212E9" w:rsidRPr="00C2061D" w:rsidRDefault="003212E9" w:rsidP="003212E9">
      <w:pPr>
        <w:pStyle w:val="Caption"/>
        <w:keepNext/>
      </w:pPr>
      <w:bookmarkStart w:id="91" w:name="_Ref117252091"/>
      <w:bookmarkStart w:id="92" w:name="_Toc182997809"/>
      <w:r w:rsidRPr="00C2061D">
        <w:t xml:space="preserve">Table </w:t>
      </w:r>
      <w:fldSimple w:instr=" SEQ Table \* ARABIC ">
        <w:r w:rsidR="00E344B5">
          <w:rPr>
            <w:noProof/>
          </w:rPr>
          <w:t>7</w:t>
        </w:r>
      </w:fldSimple>
      <w:bookmarkEnd w:id="91"/>
      <w:r w:rsidRPr="00C2061D">
        <w:t>. Appraisal results</w:t>
      </w:r>
      <w:bookmarkEnd w:id="92"/>
    </w:p>
    <w:tbl>
      <w:tblPr>
        <w:tblStyle w:val="TableGrid"/>
        <w:tblW w:w="0" w:type="auto"/>
        <w:tblLayout w:type="fixed"/>
        <w:tblLook w:val="04A0" w:firstRow="1" w:lastRow="0" w:firstColumn="1" w:lastColumn="0" w:noHBand="0" w:noVBand="1"/>
      </w:tblPr>
      <w:tblGrid>
        <w:gridCol w:w="1555"/>
        <w:gridCol w:w="1417"/>
        <w:gridCol w:w="567"/>
        <w:gridCol w:w="573"/>
        <w:gridCol w:w="596"/>
        <w:gridCol w:w="599"/>
        <w:gridCol w:w="592"/>
        <w:gridCol w:w="603"/>
        <w:gridCol w:w="630"/>
        <w:gridCol w:w="632"/>
        <w:gridCol w:w="599"/>
        <w:gridCol w:w="987"/>
      </w:tblGrid>
      <w:tr w:rsidR="000459AB" w:rsidRPr="00B60AE6" w14:paraId="68BAC9F8" w14:textId="77777777" w:rsidTr="00C917AC">
        <w:trPr>
          <w:tblHeader/>
        </w:trPr>
        <w:tc>
          <w:tcPr>
            <w:tcW w:w="1555" w:type="dxa"/>
            <w:vMerge w:val="restart"/>
            <w:shd w:val="clear" w:color="auto" w:fill="D9D9D9" w:themeFill="background1" w:themeFillShade="D9"/>
          </w:tcPr>
          <w:p w14:paraId="23EA6C4F" w14:textId="29182F5B" w:rsidR="000459AB" w:rsidRPr="00B60AE6" w:rsidRDefault="000459AB" w:rsidP="003212E9">
            <w:pPr>
              <w:jc w:val="left"/>
              <w:rPr>
                <w:rFonts w:cs="Arial"/>
                <w:bCs/>
                <w:sz w:val="18"/>
                <w:szCs w:val="18"/>
              </w:rPr>
            </w:pPr>
            <w:r w:rsidRPr="00B60AE6">
              <w:rPr>
                <w:rFonts w:cs="Arial"/>
                <w:b/>
                <w:sz w:val="18"/>
                <w:szCs w:val="18"/>
              </w:rPr>
              <w:t>Reference</w:t>
            </w:r>
          </w:p>
        </w:tc>
        <w:tc>
          <w:tcPr>
            <w:tcW w:w="1417" w:type="dxa"/>
            <w:vMerge w:val="restart"/>
            <w:shd w:val="clear" w:color="auto" w:fill="D9D9D9" w:themeFill="background1" w:themeFillShade="D9"/>
          </w:tcPr>
          <w:p w14:paraId="7349C86C" w14:textId="6F58F72F" w:rsidR="000459AB" w:rsidRPr="00B60AE6" w:rsidRDefault="000459AB" w:rsidP="003212E9">
            <w:pPr>
              <w:jc w:val="left"/>
              <w:rPr>
                <w:rFonts w:cs="Arial"/>
                <w:bCs/>
                <w:sz w:val="18"/>
                <w:szCs w:val="18"/>
              </w:rPr>
            </w:pPr>
            <w:r w:rsidRPr="00B60AE6">
              <w:rPr>
                <w:rFonts w:cs="Arial"/>
                <w:b/>
                <w:sz w:val="18"/>
                <w:szCs w:val="18"/>
              </w:rPr>
              <w:t>Performance (P)</w:t>
            </w:r>
            <w:r w:rsidR="00CA079B" w:rsidRPr="00B60AE6">
              <w:rPr>
                <w:rFonts w:cs="Arial"/>
                <w:b/>
                <w:sz w:val="18"/>
                <w:szCs w:val="18"/>
              </w:rPr>
              <w:t xml:space="preserve"> </w:t>
            </w:r>
            <w:r w:rsidR="00E835A9" w:rsidRPr="00B60AE6">
              <w:rPr>
                <w:rFonts w:cs="Arial"/>
                <w:b/>
                <w:sz w:val="18"/>
                <w:szCs w:val="18"/>
              </w:rPr>
              <w:t>or</w:t>
            </w:r>
            <w:r w:rsidRPr="00B60AE6">
              <w:rPr>
                <w:rFonts w:cs="Arial"/>
                <w:b/>
                <w:sz w:val="18"/>
                <w:szCs w:val="18"/>
              </w:rPr>
              <w:t xml:space="preserve"> safety (S) </w:t>
            </w:r>
            <w:r w:rsidR="006B7C80" w:rsidRPr="00B60AE6">
              <w:rPr>
                <w:rFonts w:cs="Arial"/>
                <w:b/>
                <w:sz w:val="18"/>
                <w:szCs w:val="18"/>
              </w:rPr>
              <w:t>data</w:t>
            </w:r>
          </w:p>
        </w:tc>
        <w:tc>
          <w:tcPr>
            <w:tcW w:w="2335" w:type="dxa"/>
            <w:gridSpan w:val="4"/>
            <w:shd w:val="clear" w:color="auto" w:fill="D9D9D9" w:themeFill="background1" w:themeFillShade="D9"/>
          </w:tcPr>
          <w:p w14:paraId="49475174" w14:textId="2BFDF594" w:rsidR="000459AB" w:rsidRPr="00B60AE6" w:rsidRDefault="000459AB" w:rsidP="003F53E4">
            <w:pPr>
              <w:jc w:val="center"/>
              <w:rPr>
                <w:rFonts w:cs="Arial"/>
                <w:bCs/>
                <w:sz w:val="18"/>
                <w:szCs w:val="18"/>
              </w:rPr>
            </w:pPr>
            <w:r w:rsidRPr="00B60AE6">
              <w:rPr>
                <w:rFonts w:cs="Arial"/>
                <w:b/>
                <w:sz w:val="18"/>
                <w:szCs w:val="18"/>
              </w:rPr>
              <w:t>Appraisal criteria for suitability</w:t>
            </w:r>
          </w:p>
        </w:tc>
        <w:tc>
          <w:tcPr>
            <w:tcW w:w="3056" w:type="dxa"/>
            <w:gridSpan w:val="5"/>
            <w:shd w:val="clear" w:color="auto" w:fill="D9D9D9" w:themeFill="background1" w:themeFillShade="D9"/>
          </w:tcPr>
          <w:p w14:paraId="68D6122E" w14:textId="48C2F07A" w:rsidR="000459AB" w:rsidRPr="00B60AE6" w:rsidRDefault="000459AB" w:rsidP="003F53E4">
            <w:pPr>
              <w:jc w:val="center"/>
              <w:rPr>
                <w:rFonts w:cs="Arial"/>
                <w:bCs/>
                <w:sz w:val="18"/>
                <w:szCs w:val="18"/>
              </w:rPr>
            </w:pPr>
            <w:r w:rsidRPr="00B60AE6">
              <w:rPr>
                <w:rFonts w:cs="Arial"/>
                <w:b/>
                <w:sz w:val="18"/>
                <w:szCs w:val="18"/>
              </w:rPr>
              <w:t>Appraisal criteria for data contribution</w:t>
            </w:r>
          </w:p>
        </w:tc>
        <w:tc>
          <w:tcPr>
            <w:tcW w:w="987" w:type="dxa"/>
            <w:vMerge w:val="restart"/>
            <w:shd w:val="clear" w:color="auto" w:fill="D9D9D9" w:themeFill="background1" w:themeFillShade="D9"/>
          </w:tcPr>
          <w:p w14:paraId="313566F0" w14:textId="79905D9F" w:rsidR="000459AB" w:rsidRPr="00B60AE6" w:rsidRDefault="000459AB" w:rsidP="003212E9">
            <w:pPr>
              <w:jc w:val="left"/>
              <w:rPr>
                <w:rFonts w:cs="Arial"/>
                <w:bCs/>
                <w:sz w:val="18"/>
                <w:szCs w:val="18"/>
              </w:rPr>
            </w:pPr>
            <w:r w:rsidRPr="00B60AE6">
              <w:rPr>
                <w:rFonts w:cs="Arial"/>
                <w:b/>
                <w:sz w:val="18"/>
                <w:szCs w:val="18"/>
              </w:rPr>
              <w:t>Overall evidence level</w:t>
            </w:r>
          </w:p>
        </w:tc>
      </w:tr>
      <w:tr w:rsidR="00EB6AE0" w:rsidRPr="00B60AE6" w14:paraId="40C3A236" w14:textId="77777777" w:rsidTr="00C917AC">
        <w:trPr>
          <w:tblHeader/>
        </w:trPr>
        <w:tc>
          <w:tcPr>
            <w:tcW w:w="1555" w:type="dxa"/>
            <w:vMerge/>
            <w:shd w:val="clear" w:color="auto" w:fill="D9D9D9" w:themeFill="background1" w:themeFillShade="D9"/>
          </w:tcPr>
          <w:p w14:paraId="60E3258E" w14:textId="77777777" w:rsidR="000459AB" w:rsidRPr="00B60AE6" w:rsidRDefault="000459AB" w:rsidP="003212E9">
            <w:pPr>
              <w:jc w:val="left"/>
              <w:rPr>
                <w:rFonts w:cs="Arial"/>
                <w:bCs/>
                <w:sz w:val="18"/>
                <w:szCs w:val="18"/>
              </w:rPr>
            </w:pPr>
          </w:p>
        </w:tc>
        <w:tc>
          <w:tcPr>
            <w:tcW w:w="1417" w:type="dxa"/>
            <w:vMerge/>
            <w:shd w:val="clear" w:color="auto" w:fill="D9D9D9" w:themeFill="background1" w:themeFillShade="D9"/>
          </w:tcPr>
          <w:p w14:paraId="05249919" w14:textId="77777777" w:rsidR="000459AB" w:rsidRPr="00B60AE6" w:rsidRDefault="000459AB" w:rsidP="003212E9">
            <w:pPr>
              <w:jc w:val="left"/>
              <w:rPr>
                <w:rFonts w:cs="Arial"/>
                <w:bCs/>
                <w:sz w:val="18"/>
                <w:szCs w:val="18"/>
              </w:rPr>
            </w:pPr>
          </w:p>
        </w:tc>
        <w:tc>
          <w:tcPr>
            <w:tcW w:w="567" w:type="dxa"/>
            <w:shd w:val="clear" w:color="auto" w:fill="D9D9D9" w:themeFill="background1" w:themeFillShade="D9"/>
          </w:tcPr>
          <w:p w14:paraId="681205C2" w14:textId="32648CC8" w:rsidR="000459AB" w:rsidRPr="00B60AE6" w:rsidRDefault="000459AB" w:rsidP="00907B6F">
            <w:pPr>
              <w:jc w:val="center"/>
              <w:rPr>
                <w:rFonts w:cs="Arial"/>
                <w:bCs/>
                <w:sz w:val="18"/>
                <w:szCs w:val="18"/>
              </w:rPr>
            </w:pPr>
            <w:r w:rsidRPr="00B60AE6">
              <w:rPr>
                <w:rFonts w:cs="Arial"/>
                <w:b/>
                <w:sz w:val="18"/>
                <w:szCs w:val="18"/>
              </w:rPr>
              <w:t>D</w:t>
            </w:r>
          </w:p>
        </w:tc>
        <w:tc>
          <w:tcPr>
            <w:tcW w:w="573" w:type="dxa"/>
            <w:shd w:val="clear" w:color="auto" w:fill="D9D9D9" w:themeFill="background1" w:themeFillShade="D9"/>
          </w:tcPr>
          <w:p w14:paraId="1673CDBA" w14:textId="56799D69" w:rsidR="000459AB" w:rsidRPr="00B60AE6" w:rsidRDefault="000459AB" w:rsidP="00907B6F">
            <w:pPr>
              <w:jc w:val="center"/>
              <w:rPr>
                <w:rFonts w:cs="Arial"/>
                <w:bCs/>
                <w:sz w:val="18"/>
                <w:szCs w:val="18"/>
              </w:rPr>
            </w:pPr>
            <w:r w:rsidRPr="00B60AE6">
              <w:rPr>
                <w:rFonts w:cs="Arial"/>
                <w:b/>
                <w:sz w:val="18"/>
                <w:szCs w:val="18"/>
              </w:rPr>
              <w:t>A</w:t>
            </w:r>
          </w:p>
        </w:tc>
        <w:tc>
          <w:tcPr>
            <w:tcW w:w="596" w:type="dxa"/>
            <w:shd w:val="clear" w:color="auto" w:fill="D9D9D9" w:themeFill="background1" w:themeFillShade="D9"/>
          </w:tcPr>
          <w:p w14:paraId="73A821C6" w14:textId="1298AD4C" w:rsidR="000459AB" w:rsidRPr="00B60AE6" w:rsidRDefault="000459AB" w:rsidP="00907B6F">
            <w:pPr>
              <w:jc w:val="center"/>
              <w:rPr>
                <w:rFonts w:cs="Arial"/>
                <w:bCs/>
                <w:sz w:val="18"/>
                <w:szCs w:val="18"/>
              </w:rPr>
            </w:pPr>
            <w:r w:rsidRPr="00B60AE6">
              <w:rPr>
                <w:rFonts w:cs="Arial"/>
                <w:b/>
                <w:sz w:val="18"/>
                <w:szCs w:val="18"/>
              </w:rPr>
              <w:t>P</w:t>
            </w:r>
          </w:p>
        </w:tc>
        <w:tc>
          <w:tcPr>
            <w:tcW w:w="599" w:type="dxa"/>
            <w:shd w:val="clear" w:color="auto" w:fill="D9D9D9" w:themeFill="background1" w:themeFillShade="D9"/>
          </w:tcPr>
          <w:p w14:paraId="14249488" w14:textId="063D0285" w:rsidR="000459AB" w:rsidRPr="00B60AE6" w:rsidRDefault="000459AB" w:rsidP="00907B6F">
            <w:pPr>
              <w:jc w:val="center"/>
              <w:rPr>
                <w:rFonts w:cs="Arial"/>
                <w:bCs/>
                <w:sz w:val="18"/>
                <w:szCs w:val="18"/>
              </w:rPr>
            </w:pPr>
            <w:r w:rsidRPr="00B60AE6">
              <w:rPr>
                <w:rFonts w:cs="Arial"/>
                <w:b/>
                <w:sz w:val="18"/>
                <w:szCs w:val="18"/>
              </w:rPr>
              <w:t>R</w:t>
            </w:r>
          </w:p>
        </w:tc>
        <w:tc>
          <w:tcPr>
            <w:tcW w:w="592" w:type="dxa"/>
            <w:shd w:val="clear" w:color="auto" w:fill="D9D9D9" w:themeFill="background1" w:themeFillShade="D9"/>
          </w:tcPr>
          <w:p w14:paraId="5A62D296" w14:textId="6D966DD9" w:rsidR="000459AB" w:rsidRPr="00B60AE6" w:rsidRDefault="000459AB" w:rsidP="00907B6F">
            <w:pPr>
              <w:jc w:val="center"/>
              <w:rPr>
                <w:rFonts w:cs="Arial"/>
                <w:bCs/>
                <w:sz w:val="18"/>
                <w:szCs w:val="18"/>
              </w:rPr>
            </w:pPr>
            <w:r w:rsidRPr="00B60AE6">
              <w:rPr>
                <w:rFonts w:cs="Arial"/>
                <w:b/>
                <w:sz w:val="18"/>
                <w:szCs w:val="18"/>
              </w:rPr>
              <w:t>T</w:t>
            </w:r>
          </w:p>
        </w:tc>
        <w:tc>
          <w:tcPr>
            <w:tcW w:w="603" w:type="dxa"/>
            <w:shd w:val="clear" w:color="auto" w:fill="D9D9D9" w:themeFill="background1" w:themeFillShade="D9"/>
          </w:tcPr>
          <w:p w14:paraId="1C35B2A4" w14:textId="3F010D40" w:rsidR="000459AB" w:rsidRPr="00B60AE6" w:rsidRDefault="000459AB" w:rsidP="00907B6F">
            <w:pPr>
              <w:jc w:val="center"/>
              <w:rPr>
                <w:rFonts w:cs="Arial"/>
                <w:bCs/>
                <w:sz w:val="18"/>
                <w:szCs w:val="18"/>
              </w:rPr>
            </w:pPr>
            <w:r w:rsidRPr="00B60AE6">
              <w:rPr>
                <w:rFonts w:cs="Arial"/>
                <w:b/>
                <w:sz w:val="18"/>
                <w:szCs w:val="18"/>
              </w:rPr>
              <w:t>O</w:t>
            </w:r>
          </w:p>
        </w:tc>
        <w:tc>
          <w:tcPr>
            <w:tcW w:w="630" w:type="dxa"/>
            <w:shd w:val="clear" w:color="auto" w:fill="D9D9D9" w:themeFill="background1" w:themeFillShade="D9"/>
          </w:tcPr>
          <w:p w14:paraId="5312F181" w14:textId="26662DFD" w:rsidR="000459AB" w:rsidRPr="00B60AE6" w:rsidRDefault="000459AB" w:rsidP="00907B6F">
            <w:pPr>
              <w:jc w:val="center"/>
              <w:rPr>
                <w:rFonts w:cs="Arial"/>
                <w:bCs/>
                <w:sz w:val="18"/>
                <w:szCs w:val="18"/>
              </w:rPr>
            </w:pPr>
            <w:r w:rsidRPr="00B60AE6">
              <w:rPr>
                <w:rFonts w:cs="Arial"/>
                <w:b/>
                <w:sz w:val="18"/>
                <w:szCs w:val="18"/>
              </w:rPr>
              <w:t>F</w:t>
            </w:r>
          </w:p>
        </w:tc>
        <w:tc>
          <w:tcPr>
            <w:tcW w:w="632" w:type="dxa"/>
            <w:shd w:val="clear" w:color="auto" w:fill="D9D9D9" w:themeFill="background1" w:themeFillShade="D9"/>
          </w:tcPr>
          <w:p w14:paraId="69E4453E" w14:textId="38FEFF4E" w:rsidR="000459AB" w:rsidRPr="00B60AE6" w:rsidRDefault="000459AB" w:rsidP="00907B6F">
            <w:pPr>
              <w:jc w:val="center"/>
              <w:rPr>
                <w:rFonts w:cs="Arial"/>
                <w:bCs/>
                <w:sz w:val="18"/>
                <w:szCs w:val="18"/>
              </w:rPr>
            </w:pPr>
            <w:r w:rsidRPr="00B60AE6">
              <w:rPr>
                <w:rFonts w:cs="Arial"/>
                <w:b/>
                <w:sz w:val="18"/>
                <w:szCs w:val="18"/>
              </w:rPr>
              <w:t>S</w:t>
            </w:r>
          </w:p>
        </w:tc>
        <w:tc>
          <w:tcPr>
            <w:tcW w:w="599" w:type="dxa"/>
            <w:shd w:val="clear" w:color="auto" w:fill="D9D9D9" w:themeFill="background1" w:themeFillShade="D9"/>
          </w:tcPr>
          <w:p w14:paraId="2AF1031A" w14:textId="29951640" w:rsidR="000459AB" w:rsidRPr="00B60AE6" w:rsidRDefault="000459AB" w:rsidP="00907B6F">
            <w:pPr>
              <w:jc w:val="center"/>
              <w:rPr>
                <w:rFonts w:cs="Arial"/>
                <w:bCs/>
                <w:sz w:val="18"/>
                <w:szCs w:val="18"/>
              </w:rPr>
            </w:pPr>
            <w:r w:rsidRPr="00B60AE6">
              <w:rPr>
                <w:rFonts w:cs="Arial"/>
                <w:b/>
                <w:sz w:val="18"/>
                <w:szCs w:val="18"/>
              </w:rPr>
              <w:t>C</w:t>
            </w:r>
          </w:p>
        </w:tc>
        <w:tc>
          <w:tcPr>
            <w:tcW w:w="987" w:type="dxa"/>
            <w:vMerge/>
            <w:shd w:val="clear" w:color="auto" w:fill="D9D9D9" w:themeFill="background1" w:themeFillShade="D9"/>
          </w:tcPr>
          <w:p w14:paraId="18C7B6FC" w14:textId="77845655" w:rsidR="000459AB" w:rsidRPr="00B60AE6" w:rsidRDefault="000459AB" w:rsidP="00907B6F">
            <w:pPr>
              <w:jc w:val="center"/>
              <w:rPr>
                <w:rFonts w:cs="Arial"/>
                <w:bCs/>
                <w:sz w:val="18"/>
                <w:szCs w:val="18"/>
              </w:rPr>
            </w:pPr>
          </w:p>
        </w:tc>
      </w:tr>
      <w:tr w:rsidR="003212E9" w:rsidRPr="00B60AE6" w14:paraId="11CADCE0" w14:textId="77777777" w:rsidTr="00C917AC">
        <w:tc>
          <w:tcPr>
            <w:tcW w:w="9350" w:type="dxa"/>
            <w:gridSpan w:val="12"/>
            <w:shd w:val="clear" w:color="auto" w:fill="D9D9D9" w:themeFill="background1" w:themeFillShade="D9"/>
          </w:tcPr>
          <w:p w14:paraId="596EFC1D" w14:textId="0C65F1FE" w:rsidR="003212E9" w:rsidRPr="00B60AE6" w:rsidRDefault="003212E9" w:rsidP="003212E9">
            <w:pPr>
              <w:jc w:val="left"/>
              <w:rPr>
                <w:rFonts w:cs="Arial"/>
                <w:bCs/>
                <w:sz w:val="18"/>
                <w:szCs w:val="18"/>
              </w:rPr>
            </w:pPr>
            <w:r w:rsidRPr="00B60AE6">
              <w:rPr>
                <w:rFonts w:cs="Arial"/>
                <w:b/>
                <w:iCs/>
                <w:sz w:val="18"/>
                <w:szCs w:val="18"/>
              </w:rPr>
              <w:t>Subject device/equivalent device</w:t>
            </w:r>
          </w:p>
        </w:tc>
      </w:tr>
      <w:tr w:rsidR="003212E9" w:rsidRPr="00B60AE6" w14:paraId="35057F5B" w14:textId="77777777" w:rsidTr="00C917AC">
        <w:tc>
          <w:tcPr>
            <w:tcW w:w="1555" w:type="dxa"/>
          </w:tcPr>
          <w:p w14:paraId="2E8825EA" w14:textId="4149AE7B" w:rsidR="003212E9" w:rsidRPr="00B60AE6" w:rsidRDefault="000344F6" w:rsidP="003212E9">
            <w:pPr>
              <w:jc w:val="left"/>
              <w:rPr>
                <w:rFonts w:cs="Arial"/>
                <w:bCs/>
                <w:sz w:val="18"/>
                <w:szCs w:val="18"/>
              </w:rPr>
            </w:pPr>
            <w:r w:rsidRPr="00B60AE6">
              <w:rPr>
                <w:rFonts w:cs="Arial"/>
                <w:bCs/>
                <w:sz w:val="18"/>
                <w:szCs w:val="18"/>
              </w:rPr>
              <w:t>N/A</w:t>
            </w:r>
          </w:p>
        </w:tc>
        <w:tc>
          <w:tcPr>
            <w:tcW w:w="1417" w:type="dxa"/>
          </w:tcPr>
          <w:p w14:paraId="38233FC0" w14:textId="77777777" w:rsidR="003212E9" w:rsidRPr="00B60AE6" w:rsidRDefault="003212E9" w:rsidP="00907B6F">
            <w:pPr>
              <w:jc w:val="center"/>
              <w:rPr>
                <w:rFonts w:cs="Arial"/>
                <w:bCs/>
                <w:sz w:val="18"/>
                <w:szCs w:val="18"/>
              </w:rPr>
            </w:pPr>
          </w:p>
        </w:tc>
        <w:tc>
          <w:tcPr>
            <w:tcW w:w="567" w:type="dxa"/>
          </w:tcPr>
          <w:p w14:paraId="3B517600" w14:textId="77777777" w:rsidR="003212E9" w:rsidRPr="00B60AE6" w:rsidRDefault="003212E9" w:rsidP="00907B6F">
            <w:pPr>
              <w:jc w:val="center"/>
              <w:rPr>
                <w:rFonts w:cs="Arial"/>
                <w:bCs/>
                <w:sz w:val="18"/>
                <w:szCs w:val="18"/>
              </w:rPr>
            </w:pPr>
          </w:p>
        </w:tc>
        <w:tc>
          <w:tcPr>
            <w:tcW w:w="573" w:type="dxa"/>
          </w:tcPr>
          <w:p w14:paraId="3F28C241" w14:textId="77777777" w:rsidR="003212E9" w:rsidRPr="00B60AE6" w:rsidRDefault="003212E9" w:rsidP="00907B6F">
            <w:pPr>
              <w:jc w:val="center"/>
              <w:rPr>
                <w:rFonts w:cs="Arial"/>
                <w:bCs/>
                <w:sz w:val="18"/>
                <w:szCs w:val="18"/>
              </w:rPr>
            </w:pPr>
          </w:p>
        </w:tc>
        <w:tc>
          <w:tcPr>
            <w:tcW w:w="596" w:type="dxa"/>
          </w:tcPr>
          <w:p w14:paraId="19B112CE" w14:textId="77777777" w:rsidR="003212E9" w:rsidRPr="00B60AE6" w:rsidRDefault="003212E9" w:rsidP="00907B6F">
            <w:pPr>
              <w:jc w:val="center"/>
              <w:rPr>
                <w:rFonts w:cs="Arial"/>
                <w:bCs/>
                <w:sz w:val="18"/>
                <w:szCs w:val="18"/>
              </w:rPr>
            </w:pPr>
          </w:p>
        </w:tc>
        <w:tc>
          <w:tcPr>
            <w:tcW w:w="599" w:type="dxa"/>
          </w:tcPr>
          <w:p w14:paraId="392B1E7C" w14:textId="77777777" w:rsidR="003212E9" w:rsidRPr="00B60AE6" w:rsidRDefault="003212E9" w:rsidP="00907B6F">
            <w:pPr>
              <w:jc w:val="center"/>
              <w:rPr>
                <w:rFonts w:cs="Arial"/>
                <w:bCs/>
                <w:sz w:val="18"/>
                <w:szCs w:val="18"/>
              </w:rPr>
            </w:pPr>
          </w:p>
        </w:tc>
        <w:tc>
          <w:tcPr>
            <w:tcW w:w="592" w:type="dxa"/>
          </w:tcPr>
          <w:p w14:paraId="463D56FC" w14:textId="77777777" w:rsidR="003212E9" w:rsidRPr="00B60AE6" w:rsidRDefault="003212E9" w:rsidP="00907B6F">
            <w:pPr>
              <w:jc w:val="center"/>
              <w:rPr>
                <w:rFonts w:cs="Arial"/>
                <w:bCs/>
                <w:sz w:val="18"/>
                <w:szCs w:val="18"/>
              </w:rPr>
            </w:pPr>
          </w:p>
        </w:tc>
        <w:tc>
          <w:tcPr>
            <w:tcW w:w="603" w:type="dxa"/>
          </w:tcPr>
          <w:p w14:paraId="3A3ED684" w14:textId="77777777" w:rsidR="003212E9" w:rsidRPr="00B60AE6" w:rsidRDefault="003212E9" w:rsidP="00907B6F">
            <w:pPr>
              <w:jc w:val="center"/>
              <w:rPr>
                <w:rFonts w:cs="Arial"/>
                <w:bCs/>
                <w:sz w:val="18"/>
                <w:szCs w:val="18"/>
              </w:rPr>
            </w:pPr>
          </w:p>
        </w:tc>
        <w:tc>
          <w:tcPr>
            <w:tcW w:w="630" w:type="dxa"/>
          </w:tcPr>
          <w:p w14:paraId="17B85F0C" w14:textId="77777777" w:rsidR="003212E9" w:rsidRPr="00B60AE6" w:rsidRDefault="003212E9" w:rsidP="00907B6F">
            <w:pPr>
              <w:jc w:val="center"/>
              <w:rPr>
                <w:rFonts w:cs="Arial"/>
                <w:bCs/>
                <w:sz w:val="18"/>
                <w:szCs w:val="18"/>
              </w:rPr>
            </w:pPr>
          </w:p>
        </w:tc>
        <w:tc>
          <w:tcPr>
            <w:tcW w:w="632" w:type="dxa"/>
          </w:tcPr>
          <w:p w14:paraId="43EF7AEA" w14:textId="77777777" w:rsidR="003212E9" w:rsidRPr="00B60AE6" w:rsidRDefault="003212E9" w:rsidP="00907B6F">
            <w:pPr>
              <w:jc w:val="center"/>
              <w:rPr>
                <w:rFonts w:cs="Arial"/>
                <w:bCs/>
                <w:sz w:val="18"/>
                <w:szCs w:val="18"/>
              </w:rPr>
            </w:pPr>
          </w:p>
        </w:tc>
        <w:tc>
          <w:tcPr>
            <w:tcW w:w="599" w:type="dxa"/>
          </w:tcPr>
          <w:p w14:paraId="550F2279" w14:textId="77777777" w:rsidR="003212E9" w:rsidRPr="00B60AE6" w:rsidRDefault="003212E9" w:rsidP="00907B6F">
            <w:pPr>
              <w:jc w:val="center"/>
              <w:rPr>
                <w:rFonts w:cs="Arial"/>
                <w:bCs/>
                <w:sz w:val="18"/>
                <w:szCs w:val="18"/>
              </w:rPr>
            </w:pPr>
          </w:p>
        </w:tc>
        <w:tc>
          <w:tcPr>
            <w:tcW w:w="987" w:type="dxa"/>
          </w:tcPr>
          <w:p w14:paraId="172301B7" w14:textId="1CCBE4A4" w:rsidR="003212E9" w:rsidRPr="00B60AE6" w:rsidRDefault="003212E9" w:rsidP="00907B6F">
            <w:pPr>
              <w:jc w:val="center"/>
              <w:rPr>
                <w:rFonts w:cs="Arial"/>
                <w:bCs/>
                <w:sz w:val="18"/>
                <w:szCs w:val="18"/>
              </w:rPr>
            </w:pPr>
          </w:p>
        </w:tc>
      </w:tr>
      <w:tr w:rsidR="003212E9" w:rsidRPr="00B60AE6" w14:paraId="440F55F4" w14:textId="77777777" w:rsidTr="00C917AC">
        <w:tc>
          <w:tcPr>
            <w:tcW w:w="9350" w:type="dxa"/>
            <w:gridSpan w:val="12"/>
            <w:shd w:val="clear" w:color="auto" w:fill="D9D9D9" w:themeFill="background1" w:themeFillShade="D9"/>
          </w:tcPr>
          <w:p w14:paraId="0C661A65" w14:textId="4AC4AFDB" w:rsidR="003212E9" w:rsidRPr="00B60AE6" w:rsidRDefault="003212E9" w:rsidP="003212E9">
            <w:pPr>
              <w:jc w:val="left"/>
              <w:rPr>
                <w:rFonts w:cs="Arial"/>
                <w:bCs/>
                <w:sz w:val="18"/>
                <w:szCs w:val="18"/>
              </w:rPr>
            </w:pPr>
            <w:r w:rsidRPr="00B60AE6">
              <w:rPr>
                <w:rFonts w:cs="Arial"/>
                <w:b/>
                <w:iCs/>
                <w:sz w:val="18"/>
                <w:szCs w:val="18"/>
              </w:rPr>
              <w:t>Similar device</w:t>
            </w:r>
            <w:r w:rsidR="000344F6" w:rsidRPr="00B60AE6">
              <w:rPr>
                <w:rFonts w:cs="Arial"/>
                <w:b/>
                <w:iCs/>
                <w:sz w:val="18"/>
                <w:szCs w:val="18"/>
              </w:rPr>
              <w:t>: ACCU-CHEK Spirit Combo</w:t>
            </w:r>
          </w:p>
        </w:tc>
      </w:tr>
      <w:tr w:rsidR="00C869A5" w:rsidRPr="00B60AE6" w14:paraId="507D0B32" w14:textId="77777777" w:rsidTr="00C917AC">
        <w:tc>
          <w:tcPr>
            <w:tcW w:w="1555" w:type="dxa"/>
          </w:tcPr>
          <w:p w14:paraId="29AF0A9E" w14:textId="142F9C91" w:rsidR="00C869A5" w:rsidRPr="00B60AE6" w:rsidRDefault="00C869A5" w:rsidP="00C869A5">
            <w:pPr>
              <w:jc w:val="left"/>
              <w:rPr>
                <w:rFonts w:cs="Arial"/>
                <w:sz w:val="18"/>
                <w:szCs w:val="18"/>
              </w:rPr>
            </w:pPr>
            <w:r w:rsidRPr="00B60AE6">
              <w:rPr>
                <w:rFonts w:cs="Arial"/>
                <w:sz w:val="18"/>
                <w:szCs w:val="18"/>
              </w:rPr>
              <w:t xml:space="preserve">Thornton (2024) </w:t>
            </w:r>
            <w:r w:rsidRPr="00B60AE6">
              <w:rPr>
                <w:rFonts w:cs="Arial"/>
                <w:sz w:val="18"/>
                <w:szCs w:val="18"/>
              </w:rPr>
              <w:fldChar w:fldCharType="begin"/>
            </w:r>
            <w:r w:rsidR="004F3555">
              <w:rPr>
                <w:rFonts w:cs="Arial"/>
                <w:sz w:val="18"/>
                <w:szCs w:val="18"/>
              </w:rPr>
              <w:instrText xml:space="preserve"> ADDIN EN.CITE &lt;EndNote&gt;&lt;Cite&gt;&lt;Author&gt;Thornton&lt;/Author&gt;&lt;Year&gt;2024&lt;/Year&gt;&lt;RecNum&gt;55&lt;/RecNum&gt;&lt;DisplayText&gt;(7)&lt;/DisplayText&gt;&lt;record&gt;&lt;rec-number&gt;55&lt;/rec-number&gt;&lt;foreign-keys&gt;&lt;key app="EN" db-id="vwrrttwz10fd9netdtjv5t0n2rea550ese5e" timestamp="1725520800"&gt;55&lt;/key&gt;&lt;/foreign-keys&gt;&lt;ref-type name="Journal Article"&gt;17&lt;/ref-type&gt;&lt;contributors&gt;&lt;authors&gt;&lt;author&gt;Thornton, P. S.&lt;/author&gt;&lt;author&gt;De Leon, D. D.&lt;/author&gt;&lt;author&gt;Empting, S.&lt;/author&gt;&lt;author&gt;Zangen, D.&lt;/author&gt;&lt;author&gt;Kendall, D. M.&lt;/author&gt;&lt;author&gt;Birch, S.&lt;/author&gt;&lt;author&gt;Bøge, E.&lt;/author&gt;&lt;author&gt;Ivkovic, J.&lt;/author&gt;&lt;author&gt;Banerjee, I.&lt;/author&gt;&lt;/authors&gt;&lt;/contributors&gt;&lt;titles&gt;&lt;title&gt;Dasiglucagon for the treatment of congenital hyperinsulinism: a randomized phase 3 trial in infants and children&lt;/title&gt;&lt;secondary-title&gt;J Clin Endocrinol Metab&lt;/secondary-title&gt;&lt;/titles&gt;&lt;periodical&gt;&lt;full-title&gt;J Clin Endocrinol Metab&lt;/full-title&gt;&lt;/periodical&gt;&lt;pages&gt;1071-1079&lt;/pages&gt;&lt;volume&gt;109&lt;/volume&gt;&lt;number&gt;4&lt;/number&gt;&lt;dates&gt;&lt;year&gt;2024&lt;/year&gt;&lt;/dates&gt;&lt;urls&gt;&lt;related-urls&gt;&lt;url&gt;https://academic.oup.com/jcem/article-abstract/109/4/1071/7335551&lt;/url&gt;&lt;/related-urls&gt;&lt;/urls&gt;&lt;custom1&gt;4 cites: https://scholar.google.com/scholar?cites=12609502451819702089&amp;amp;as_sdt=2005&amp;amp;sciodt=0,5&amp;amp;hl=en&amp;#xD;Query date: 2024-09-05 07:40:33&lt;/custom1&gt;&lt;/record&gt;&lt;/Cite&gt;&lt;/EndNote&gt;</w:instrText>
            </w:r>
            <w:r w:rsidRPr="00B60AE6">
              <w:rPr>
                <w:rFonts w:cs="Arial"/>
                <w:sz w:val="18"/>
                <w:szCs w:val="18"/>
              </w:rPr>
              <w:fldChar w:fldCharType="separate"/>
            </w:r>
            <w:r w:rsidR="00B60AE6" w:rsidRPr="00B60AE6">
              <w:rPr>
                <w:rFonts w:cs="Arial"/>
                <w:noProof/>
                <w:sz w:val="18"/>
                <w:szCs w:val="18"/>
              </w:rPr>
              <w:t>(7)</w:t>
            </w:r>
            <w:r w:rsidRPr="00B60AE6">
              <w:rPr>
                <w:rFonts w:cs="Arial"/>
                <w:sz w:val="18"/>
                <w:szCs w:val="18"/>
              </w:rPr>
              <w:fldChar w:fldCharType="end"/>
            </w:r>
          </w:p>
        </w:tc>
        <w:tc>
          <w:tcPr>
            <w:tcW w:w="1417" w:type="dxa"/>
          </w:tcPr>
          <w:p w14:paraId="3B371801" w14:textId="7A2CE76A"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4BA0B894" w14:textId="27B6C46C"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6FD5D3EA" w14:textId="299A20E7"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792FA327" w14:textId="18ED0434"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339305C8" w14:textId="57C700E7"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2A5191D0" w14:textId="087A78BC"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1653AF55" w14:textId="5D767D77"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237A1065" w14:textId="25B82EC6"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1CD3B53B" w14:textId="25E73507"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00DC574D" w14:textId="31EA11E1"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200DE7A9" w14:textId="7BBCB163"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12CAF163" w14:textId="77777777" w:rsidTr="00C917AC">
        <w:tc>
          <w:tcPr>
            <w:tcW w:w="1555" w:type="dxa"/>
          </w:tcPr>
          <w:p w14:paraId="1B615380" w14:textId="69DB94F1" w:rsidR="00C869A5" w:rsidRPr="00B60AE6" w:rsidRDefault="00C869A5" w:rsidP="00C869A5">
            <w:pPr>
              <w:jc w:val="left"/>
              <w:rPr>
                <w:rFonts w:cs="Arial"/>
                <w:bCs/>
                <w:sz w:val="18"/>
                <w:szCs w:val="18"/>
              </w:rPr>
            </w:pPr>
            <w:proofErr w:type="spellStart"/>
            <w:r w:rsidRPr="00B60AE6">
              <w:rPr>
                <w:rFonts w:cs="Arial"/>
                <w:sz w:val="18"/>
                <w:szCs w:val="18"/>
              </w:rPr>
              <w:t>Boizel</w:t>
            </w:r>
            <w:proofErr w:type="spellEnd"/>
            <w:r w:rsidRPr="00B60AE6">
              <w:rPr>
                <w:rFonts w:cs="Arial"/>
                <w:sz w:val="18"/>
                <w:szCs w:val="18"/>
              </w:rPr>
              <w:t xml:space="preserve"> (2014) </w:t>
            </w:r>
            <w:r w:rsidRPr="00B60AE6">
              <w:rPr>
                <w:rFonts w:cs="Arial"/>
                <w:sz w:val="18"/>
                <w:szCs w:val="18"/>
              </w:rPr>
              <w:fldChar w:fldCharType="begin">
                <w:fldData xml:space="preserve">PEVuZE5vdGU+PENpdGU+PEF1dGhvcj5Cb2l6ZWw8L0F1dGhvcj48WWVhcj4yMDE0PC9ZZWFyPjxS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PEVuZE5vdGU+PENpdGU+PEF1dGhvcj5Cb2l6ZWw8L0F1dGhvcj48WWVhcj4yMDE0PC9ZZWFyPjxS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(8)</w:t>
            </w:r>
            <w:r w:rsidRPr="00B60AE6">
              <w:rPr>
                <w:rFonts w:cs="Arial"/>
                <w:sz w:val="18"/>
                <w:szCs w:val="18"/>
              </w:rPr>
              <w:fldChar w:fldCharType="end"/>
            </w:r>
          </w:p>
        </w:tc>
        <w:tc>
          <w:tcPr>
            <w:tcW w:w="1417" w:type="dxa"/>
          </w:tcPr>
          <w:p w14:paraId="7FCD1184" w14:textId="2C119234"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7925E1BF" w14:textId="7254C81C"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3D5252B3" w14:textId="0073F085"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1A3B6FAD" w14:textId="429E20AC"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753800BC" w14:textId="475840B3"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008111AE" w14:textId="1FB6E12E"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728FEA8B" w14:textId="1934780C" w:rsidR="00C869A5" w:rsidRPr="00B60AE6" w:rsidRDefault="00C869A5" w:rsidP="00C869A5">
            <w:pPr>
              <w:jc w:val="center"/>
              <w:rPr>
                <w:rFonts w:cs="Arial"/>
                <w:bCs/>
                <w:sz w:val="18"/>
                <w:szCs w:val="18"/>
              </w:rPr>
            </w:pPr>
            <w:r w:rsidRPr="00B60AE6">
              <w:rPr>
                <w:rFonts w:cs="Arial"/>
                <w:bCs/>
                <w:sz w:val="18"/>
                <w:szCs w:val="18"/>
              </w:rPr>
              <w:t>2</w:t>
            </w:r>
          </w:p>
        </w:tc>
        <w:tc>
          <w:tcPr>
            <w:tcW w:w="630" w:type="dxa"/>
          </w:tcPr>
          <w:p w14:paraId="1625C864" w14:textId="6EB5C460"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1EF67BF4" w14:textId="4E3B8133"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6E7F50A8" w14:textId="5BD851C6"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428566F1" w14:textId="5C0B37F5"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6C6F8928" w14:textId="77777777" w:rsidTr="00C917AC">
        <w:tc>
          <w:tcPr>
            <w:tcW w:w="1555" w:type="dxa"/>
          </w:tcPr>
          <w:p w14:paraId="6535A4DA" w14:textId="4CD901CC" w:rsidR="00C869A5" w:rsidRPr="00B60AE6" w:rsidRDefault="00C869A5" w:rsidP="00C869A5">
            <w:pPr>
              <w:jc w:val="left"/>
              <w:rPr>
                <w:rFonts w:cs="Arial"/>
                <w:bCs/>
                <w:sz w:val="18"/>
                <w:szCs w:val="18"/>
              </w:rPr>
            </w:pPr>
            <w:r w:rsidRPr="00B60AE6">
              <w:rPr>
                <w:rFonts w:cs="Arial"/>
                <w:sz w:val="18"/>
                <w:szCs w:val="18"/>
              </w:rPr>
              <w:t xml:space="preserve">Breton (2017) </w:t>
            </w:r>
            <w:r w:rsidRPr="00B60AE6">
              <w:rPr>
                <w:rFonts w:cs="Arial"/>
                <w:sz w:val="18"/>
                <w:szCs w:val="18"/>
              </w:rPr>
              <w:fldChar w:fldCharType="begin"/>
            </w:r>
            <w:r w:rsidR="004F3555">
              <w:rPr>
                <w:rFonts w:cs="Arial"/>
                <w:sz w:val="18"/>
                <w:szCs w:val="18"/>
              </w:rPr>
              <w:instrText xml:space="preserve"> ADDIN EN.CITE &lt;EndNote&gt;&lt;Cite&gt;&lt;Author&gt;Breton&lt;/Author&gt;&lt;Year&gt;2017&lt;/Year&gt;&lt;RecNum&gt;50&lt;/RecNum&gt;&lt;DisplayText&gt;(9)&lt;/DisplayText&gt;&lt;record&gt;&lt;rec-number&gt;50&lt;/rec-number&gt;&lt;foreign-keys&gt;&lt;key app="EN" db-id="vwrrttwz10fd9netdtjv5t0n2rea550ese5e" timestamp="1725520800"&gt;50&lt;/key&gt;&lt;/foreign-keys&gt;&lt;ref-type name="Journal Article"&gt;17&lt;/ref-type&gt;&lt;contributors&gt;&lt;authors&gt;&lt;author&gt;MD Breton&lt;/author&gt;&lt;author&gt;DR Cherñavvsky&lt;/author&gt;&lt;author&gt;GP Forlenza&lt;/author&gt;&lt;author&gt;MD DeBoer &lt;/author&gt;&lt;author&gt;J Robic &lt;/author&gt;&lt;author&gt;RP Wadwa &lt;/author&gt;&lt;author&gt;LH Messer &lt;/author&gt;&lt;author&gt;BP Kovatchev &lt;/author&gt;&lt;author&gt;DM Maahs&lt;/author&gt;&lt;/authors&gt;&lt;/contributors&gt;&lt;titles&gt;&lt;title&gt;Closed-loop control during intense prolonged outdoor exercise in adolescents with type 1 diabetes: the artificial pancreas ski study&lt;/title&gt;&lt;secondary-title&gt;Diabetes Care&lt;/secondary-title&gt;&lt;/titles&gt;&lt;periodical&gt;&lt;full-title&gt;Diabetes care&lt;/full-title&gt;&lt;/periodical&gt;&lt;pages&gt;1644-1650&lt;/pages&gt;&lt;volume&gt;40&lt;/volume&gt;&lt;number&gt;12&lt;/number&gt;&lt;dates&gt;&lt;year&gt;2017&lt;/year&gt;&lt;/dates&gt;&lt;urls&gt;&lt;related-urls&gt;&lt;url&gt;https://diabetesjournals.org/care/article-abstract/40/12/1644/36894&lt;/url&gt;&lt;/related-urls&gt;&lt;/urls&gt;&lt;custom1&gt;165 cites: https://scholar.google.com/scholar?cites=5110682570559537576&amp;amp;as_sdt=2005&amp;amp;sciodt=0,5&amp;amp;hl=en&amp;#xD;Query date: 2024-09-05 07:40:33&lt;/custom1&gt;&lt;/record&gt;&lt;/Cite&gt;&lt;/EndNote&gt;</w:instrText>
            </w:r>
            <w:r w:rsidRPr="00B60AE6">
              <w:rPr>
                <w:rFonts w:cs="Arial"/>
                <w:sz w:val="18"/>
                <w:szCs w:val="18"/>
              </w:rPr>
              <w:fldChar w:fldCharType="separate"/>
            </w:r>
            <w:r w:rsidR="00B60AE6" w:rsidRPr="00B60AE6">
              <w:rPr>
                <w:rFonts w:cs="Arial"/>
                <w:noProof/>
                <w:sz w:val="18"/>
                <w:szCs w:val="18"/>
              </w:rPr>
              <w:t>(9)</w:t>
            </w:r>
            <w:r w:rsidRPr="00B60AE6">
              <w:rPr>
                <w:rFonts w:cs="Arial"/>
                <w:sz w:val="18"/>
                <w:szCs w:val="18"/>
              </w:rPr>
              <w:fldChar w:fldCharType="end"/>
            </w:r>
          </w:p>
        </w:tc>
        <w:tc>
          <w:tcPr>
            <w:tcW w:w="1417" w:type="dxa"/>
          </w:tcPr>
          <w:p w14:paraId="56021955" w14:textId="1F10D5CB"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2992BF6D" w14:textId="63E69640"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7DC68180" w14:textId="1E10A129"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43630196" w14:textId="057142B9"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4840BB85" w14:textId="201D7C55"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7666C9F6" w14:textId="26379A07"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605ECABE" w14:textId="3E1CCD85"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2F94B5EA" w14:textId="72052C06"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77139225" w14:textId="4B76D1AC"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44DA81DD" w14:textId="2856981D"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0DB4CED5" w14:textId="025F7A09"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4DCEC255" w14:textId="77777777" w:rsidTr="00C917AC">
        <w:tc>
          <w:tcPr>
            <w:tcW w:w="1555" w:type="dxa"/>
          </w:tcPr>
          <w:p w14:paraId="7C1BA829" w14:textId="4DF348ED" w:rsidR="00C869A5" w:rsidRPr="00B60AE6" w:rsidRDefault="00C869A5" w:rsidP="00C869A5">
            <w:pPr>
              <w:jc w:val="left"/>
              <w:rPr>
                <w:rFonts w:cs="Arial"/>
                <w:bCs/>
                <w:sz w:val="18"/>
                <w:szCs w:val="18"/>
              </w:rPr>
            </w:pPr>
            <w:r w:rsidRPr="00B60AE6">
              <w:rPr>
                <w:rFonts w:cs="Arial"/>
                <w:sz w:val="18"/>
                <w:szCs w:val="18"/>
              </w:rPr>
              <w:t xml:space="preserve">Howsmon (2018) </w:t>
            </w:r>
            <w:r w:rsidRPr="00B60AE6">
              <w:rPr>
                <w:rFonts w:cs="Arial"/>
                <w:sz w:val="18"/>
                <w:szCs w:val="18"/>
              </w:rPr>
              <w:fldChar w:fldCharType="begin"/>
            </w:r>
            <w:r w:rsidR="004F3555">
              <w:rPr>
                <w:rFonts w:cs="Arial"/>
                <w:sz w:val="18"/>
                <w:szCs w:val="18"/>
              </w:rPr>
              <w:instrText xml:space="preserve"> ADDIN EN.CITE &lt;EndNote&gt;&lt;Cite&gt;&lt;Author&gt;Howsmon&lt;/Author&gt;&lt;Year&gt;2018&lt;/Year&gt;&lt;RecNum&gt;72&lt;/RecNum&gt;&lt;DisplayText&gt;(10)&lt;/DisplayText&gt;&lt;record&gt;&lt;rec-number&gt;72&lt;/rec-number&gt;&lt;foreign-keys&gt;&lt;key app="EN" db-id="vwrrttwz10fd9netdtjv5t0n2rea550ese5e" timestamp="1725520800"&gt;72&lt;/key&gt;&lt;/foreign-keys&gt;&lt;ref-type name="Journal Article"&gt;17&lt;/ref-type&gt;&lt;contributors&gt;&lt;authors&gt;&lt;author&gt;DP Howsmon&lt;/author&gt;&lt;author&gt;N Baysal&lt;/author&gt;&lt;author&gt;BA Buckingham &lt;/author&gt;&lt;author&gt;Gregory P Forlenza&lt;/author&gt;&lt;author&gt;Trang T Ly&lt;/author&gt;&lt;author&gt;David M Maahs&lt;/author&gt;&lt;author&gt;Tatiana Marcal&lt;/author&gt;&lt;author&gt;Lindsey Towers&lt;/author&gt;&lt;author&gt;Eric Mauritzen&lt;/author&gt;&lt;author&gt;Sunil Deshpande&lt;/author&gt;&lt;author&gt;Lauren M Huyett&lt;/author&gt;&lt;author&gt;Jordan E Pinsker&lt;/author&gt;&lt;author&gt;Ravi Gondhalekar&lt;/author&gt;&lt;author&gt;Francis J Doyle 3rd &lt;/author&gt;&lt;author&gt;Eyal Dassau&lt;/author&gt;&lt;author&gt;Juergen Hahn&lt;/author&gt;&lt;author&gt;Wayne Bequette&lt;/author&gt;&lt;/authors&gt;&lt;/contributors&gt;&lt;titles&gt;&lt;title&gt;Real-time detection of infusion site failures in a closed-loop artificial pancreas&lt;/title&gt;&lt;secondary-title&gt;J Diabetes Sci Technol&lt;/secondary-title&gt;&lt;/titles&gt;&lt;periodical&gt;&lt;full-title&gt;J Diabetes Sci Technol&lt;/full-title&gt;&lt;/periodical&gt;&lt;pages&gt;599-607&lt;/pages&gt;&lt;volume&gt;12&lt;/volume&gt;&lt;number&gt;3&lt;/number&gt;&lt;dates&gt;&lt;year&gt;2018&lt;/year&gt;&lt;/dates&gt;&lt;urls&gt;&lt;related-urls&gt;&lt;url&gt;https://journals.sagepub.com/doi/abs/10.1177/1932296818755173&lt;/url&gt;&lt;/related-urls&gt;&lt;/urls&gt;&lt;custom1&gt;22 cites: https://scholar.google.com/scholar?cites=3806473230862010387&amp;amp;as_sdt=2005&amp;amp;sciodt=0,5&amp;amp;hl=en&amp;#xD;Query date: 2024-09-05 07:40:33&lt;/custom1&gt;&lt;electronic-resource-num&gt;10.1177/1932296818755173&lt;/electronic-resource-num&gt;&lt;/record&gt;&lt;/Cite&gt;&lt;/EndNote&gt;</w:instrText>
            </w:r>
            <w:r w:rsidRPr="00B60AE6">
              <w:rPr>
                <w:rFonts w:cs="Arial"/>
                <w:sz w:val="18"/>
                <w:szCs w:val="18"/>
              </w:rPr>
              <w:fldChar w:fldCharType="separate"/>
            </w:r>
            <w:r w:rsidR="00B60AE6" w:rsidRPr="00B60AE6">
              <w:rPr>
                <w:rFonts w:cs="Arial"/>
                <w:noProof/>
                <w:sz w:val="18"/>
                <w:szCs w:val="18"/>
              </w:rPr>
              <w:t>(10)</w:t>
            </w:r>
            <w:r w:rsidRPr="00B60AE6">
              <w:rPr>
                <w:rFonts w:cs="Arial"/>
                <w:sz w:val="18"/>
                <w:szCs w:val="18"/>
              </w:rPr>
              <w:fldChar w:fldCharType="end"/>
            </w:r>
          </w:p>
        </w:tc>
        <w:tc>
          <w:tcPr>
            <w:tcW w:w="1417" w:type="dxa"/>
          </w:tcPr>
          <w:p w14:paraId="4C0F1B43" w14:textId="1D689E16"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7A95C89B" w14:textId="518580E4"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5F3DD865" w14:textId="20699108"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62A37EB8" w14:textId="7F0356B7"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3541457E" w14:textId="3E22ACDB"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2413B4CA" w14:textId="534E297F"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230B5DD6" w14:textId="789AC21A" w:rsidR="00C869A5" w:rsidRPr="00B60AE6" w:rsidRDefault="00C869A5" w:rsidP="00C869A5">
            <w:pPr>
              <w:jc w:val="center"/>
              <w:rPr>
                <w:rFonts w:cs="Arial"/>
                <w:bCs/>
                <w:sz w:val="18"/>
                <w:szCs w:val="18"/>
              </w:rPr>
            </w:pPr>
            <w:r w:rsidRPr="00B60AE6">
              <w:rPr>
                <w:rFonts w:cs="Arial"/>
                <w:bCs/>
                <w:sz w:val="18"/>
                <w:szCs w:val="18"/>
              </w:rPr>
              <w:t>2</w:t>
            </w:r>
          </w:p>
        </w:tc>
        <w:tc>
          <w:tcPr>
            <w:tcW w:w="630" w:type="dxa"/>
          </w:tcPr>
          <w:p w14:paraId="061B93EB" w14:textId="64155EE5"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6B06422F" w14:textId="22E67659"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6A25FE88" w14:textId="7E56F12C"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4EA2922E" w14:textId="0627C4AF"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27BDDDF3" w14:textId="77777777" w:rsidTr="00C917AC">
        <w:tc>
          <w:tcPr>
            <w:tcW w:w="1555" w:type="dxa"/>
          </w:tcPr>
          <w:p w14:paraId="49418C06" w14:textId="45057019" w:rsidR="00C869A5" w:rsidRPr="00B60AE6" w:rsidRDefault="00C869A5" w:rsidP="00C869A5">
            <w:pPr>
              <w:jc w:val="left"/>
              <w:rPr>
                <w:rFonts w:cs="Arial"/>
                <w:sz w:val="18"/>
                <w:szCs w:val="18"/>
              </w:rPr>
            </w:pPr>
            <w:proofErr w:type="spellStart"/>
            <w:r w:rsidRPr="00B60AE6">
              <w:rPr>
                <w:rFonts w:cs="Arial"/>
                <w:sz w:val="18"/>
                <w:szCs w:val="18"/>
              </w:rPr>
              <w:t>Leelarathna</w:t>
            </w:r>
            <w:proofErr w:type="spellEnd"/>
            <w:r w:rsidRPr="00B60AE6">
              <w:rPr>
                <w:rFonts w:cs="Arial"/>
                <w:sz w:val="18"/>
                <w:szCs w:val="18"/>
              </w:rPr>
              <w:t xml:space="preserve"> (2014) </w:t>
            </w:r>
            <w:r w:rsidRPr="00B60AE6">
              <w:rPr>
                <w:rFonts w:cs="Arial"/>
                <w:sz w:val="18"/>
                <w:szCs w:val="18"/>
              </w:rPr>
              <w:fldChar w:fldCharType="begin">
                <w:fldData xml:space="preserve">PEVuZE5vdGU+PENpdGU+PEF1dGhvcj5MZWVsYXJhdGhuYTwvQXV0aG9yPjxZZWFyPjIwMTQ8L1ll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PEVuZE5vdGU+PENpdGU+PEF1dGhvcj5MZWVsYXJhdGhuYTwvQXV0aG9yPjxZZWFyPjIwMTQ8L1ll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(11)</w:t>
            </w:r>
            <w:r w:rsidRPr="00B60AE6">
              <w:rPr>
                <w:rFonts w:cs="Arial"/>
                <w:sz w:val="18"/>
                <w:szCs w:val="18"/>
              </w:rPr>
              <w:fldChar w:fldCharType="end"/>
            </w:r>
          </w:p>
        </w:tc>
        <w:tc>
          <w:tcPr>
            <w:tcW w:w="1417" w:type="dxa"/>
          </w:tcPr>
          <w:p w14:paraId="72A5999E" w14:textId="31101454"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560341A0" w14:textId="50E8A897"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55F98172" w14:textId="15E6E5F2"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5FE7E8F3" w14:textId="5F67667D"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5EE099C0" w14:textId="7360B8F0"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69775508" w14:textId="60A3BCF5"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2205FE88" w14:textId="0494E0E5"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5B026D17" w14:textId="5E845528"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071FE25A" w14:textId="15C3C091"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6D3B45BF" w14:textId="11BF36C5"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15EFB34A" w14:textId="0115398B"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4814C49B" w14:textId="77777777" w:rsidTr="00C917AC">
        <w:tc>
          <w:tcPr>
            <w:tcW w:w="1555" w:type="dxa"/>
          </w:tcPr>
          <w:p w14:paraId="7CD98FFE" w14:textId="7E39CC8C" w:rsidR="00C869A5" w:rsidRPr="00B60AE6" w:rsidRDefault="00C869A5" w:rsidP="00C869A5">
            <w:pPr>
              <w:jc w:val="left"/>
              <w:rPr>
                <w:rFonts w:cs="Arial"/>
                <w:sz w:val="18"/>
                <w:szCs w:val="18"/>
              </w:rPr>
            </w:pPr>
            <w:proofErr w:type="spellStart"/>
            <w:r w:rsidRPr="00B60AE6">
              <w:rPr>
                <w:rFonts w:cs="Arial"/>
                <w:sz w:val="18"/>
                <w:szCs w:val="18"/>
              </w:rPr>
              <w:t>Regittnig</w:t>
            </w:r>
            <w:proofErr w:type="spellEnd"/>
            <w:r w:rsidRPr="00B60AE6">
              <w:rPr>
                <w:rFonts w:cs="Arial"/>
                <w:sz w:val="18"/>
                <w:szCs w:val="18"/>
              </w:rPr>
              <w:t xml:space="preserve"> (2021) </w:t>
            </w:r>
            <w:r w:rsidRPr="00B60AE6">
              <w:rPr>
                <w:rFonts w:cs="Arial"/>
                <w:sz w:val="18"/>
                <w:szCs w:val="18"/>
              </w:rPr>
              <w:fldChar w:fldCharType="begin">
                <w:fldData xml:space="preserve">PEVuZE5vdGU+PENpdGU+PEF1dGhvcj5SZWdpdHRuaWc8L0F1dGhvcj48WWVhcj4yMDIyPC9ZZWFy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PEVuZE5vdGU+PENpdGU+PEF1dGhvcj5SZWdpdHRuaWc8L0F1dGhvcj48WWVhcj4yMDIyPC9ZZWFy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(12)</w:t>
            </w:r>
            <w:r w:rsidRPr="00B60AE6">
              <w:rPr>
                <w:rFonts w:cs="Arial"/>
                <w:sz w:val="18"/>
                <w:szCs w:val="18"/>
              </w:rPr>
              <w:fldChar w:fldCharType="end"/>
            </w:r>
          </w:p>
        </w:tc>
        <w:tc>
          <w:tcPr>
            <w:tcW w:w="1417" w:type="dxa"/>
          </w:tcPr>
          <w:p w14:paraId="4175FA69" w14:textId="6D49314D" w:rsidR="00C869A5" w:rsidRPr="00B60AE6" w:rsidRDefault="00C869A5" w:rsidP="00C869A5">
            <w:pPr>
              <w:jc w:val="center"/>
              <w:rPr>
                <w:rFonts w:cs="Arial"/>
                <w:bCs/>
                <w:sz w:val="18"/>
                <w:szCs w:val="18"/>
              </w:rPr>
            </w:pPr>
            <w:r w:rsidRPr="00B60AE6">
              <w:rPr>
                <w:rFonts w:cs="Arial"/>
                <w:bCs/>
                <w:sz w:val="18"/>
                <w:szCs w:val="18"/>
              </w:rPr>
              <w:t>S</w:t>
            </w:r>
          </w:p>
        </w:tc>
        <w:tc>
          <w:tcPr>
            <w:tcW w:w="567" w:type="dxa"/>
          </w:tcPr>
          <w:p w14:paraId="661460CA" w14:textId="2BF54AD0"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36D20CA3" w14:textId="12D1360B"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333B883B" w14:textId="5308B7FD"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0DE6100F" w14:textId="108739F5"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4E02D402" w14:textId="2EC725B3"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5D8C3248" w14:textId="28FE18A0" w:rsidR="00C869A5" w:rsidRPr="00B60AE6" w:rsidRDefault="00C869A5" w:rsidP="00C869A5">
            <w:pPr>
              <w:jc w:val="center"/>
              <w:rPr>
                <w:rFonts w:cs="Arial"/>
                <w:bCs/>
                <w:sz w:val="18"/>
                <w:szCs w:val="18"/>
              </w:rPr>
            </w:pPr>
            <w:r w:rsidRPr="00B60AE6">
              <w:rPr>
                <w:rFonts w:cs="Arial"/>
                <w:bCs/>
                <w:sz w:val="18"/>
                <w:szCs w:val="18"/>
              </w:rPr>
              <w:t>2</w:t>
            </w:r>
          </w:p>
        </w:tc>
        <w:tc>
          <w:tcPr>
            <w:tcW w:w="630" w:type="dxa"/>
          </w:tcPr>
          <w:p w14:paraId="6671E106" w14:textId="499552BE"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39D2A076" w14:textId="00941F1D"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60629D51" w14:textId="4D7A5814"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423A0D15" w14:textId="2F614E09"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4EAD41DF" w14:textId="77777777" w:rsidTr="00C917AC">
        <w:tc>
          <w:tcPr>
            <w:tcW w:w="1555" w:type="dxa"/>
          </w:tcPr>
          <w:p w14:paraId="775B087B" w14:textId="3BE20C74" w:rsidR="00C869A5" w:rsidRPr="00B60AE6" w:rsidRDefault="00C869A5" w:rsidP="00C869A5">
            <w:pPr>
              <w:jc w:val="left"/>
              <w:rPr>
                <w:rFonts w:cs="Arial"/>
                <w:bCs/>
                <w:sz w:val="18"/>
                <w:szCs w:val="18"/>
              </w:rPr>
            </w:pPr>
            <w:r w:rsidRPr="00B60AE6">
              <w:rPr>
                <w:rFonts w:cs="Arial"/>
                <w:sz w:val="18"/>
                <w:szCs w:val="18"/>
              </w:rPr>
              <w:lastRenderedPageBreak/>
              <w:t xml:space="preserve">Ziegler (2013) </w:t>
            </w:r>
            <w:r w:rsidRPr="00B60AE6">
              <w:rPr>
                <w:rFonts w:cs="Arial"/>
                <w:sz w:val="18"/>
                <w:szCs w:val="18"/>
              </w:rPr>
              <w:fldChar w:fldCharType="begin">
                <w:fldData xml:space="preserve">PEVuZE5vdGU+PENpdGU+PEF1dGhvcj5aaWVnbGVyPC9BdXRob3I+PFllYXI+MjAxMzwvWWVhcj48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=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PEVuZE5vdGU+PENpdGU+PEF1dGhvcj5aaWVnbGVyPC9BdXRob3I+PFllYXI+MjAxMzwvWWVhcj48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=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(13)</w:t>
            </w:r>
            <w:r w:rsidRPr="00B60AE6">
              <w:rPr>
                <w:rFonts w:cs="Arial"/>
                <w:sz w:val="18"/>
                <w:szCs w:val="18"/>
              </w:rPr>
              <w:fldChar w:fldCharType="end"/>
            </w:r>
          </w:p>
        </w:tc>
        <w:tc>
          <w:tcPr>
            <w:tcW w:w="1417" w:type="dxa"/>
          </w:tcPr>
          <w:p w14:paraId="7A614713" w14:textId="6E04A747"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00F08F6E" w14:textId="43923C30"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27BB1540" w14:textId="47779077"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4F2B0B1F" w14:textId="343E0389"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4156858E" w14:textId="4A1A5BB0"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2F4E804A" w14:textId="703C3C43"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719C5957" w14:textId="51E0C190"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161C633B" w14:textId="366E8874"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5A179564" w14:textId="4975AD7F"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55CAF7B1" w14:textId="428DB56E"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668D1D63" w14:textId="60BBAD9A"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79109B24" w14:textId="77777777" w:rsidTr="00C917AC">
        <w:tc>
          <w:tcPr>
            <w:tcW w:w="1555" w:type="dxa"/>
          </w:tcPr>
          <w:p w14:paraId="7BA84F8E" w14:textId="757C06E9" w:rsidR="00C869A5" w:rsidRPr="00B60AE6" w:rsidRDefault="00C869A5" w:rsidP="00C869A5">
            <w:pPr>
              <w:jc w:val="left"/>
              <w:rPr>
                <w:rFonts w:cs="Arial"/>
                <w:sz w:val="18"/>
                <w:szCs w:val="18"/>
              </w:rPr>
            </w:pPr>
            <w:r w:rsidRPr="00B60AE6">
              <w:rPr>
                <w:rFonts w:cs="Arial"/>
                <w:sz w:val="18"/>
                <w:szCs w:val="18"/>
              </w:rPr>
              <w:t xml:space="preserve">Ziegler (2015) </w:t>
            </w:r>
            <w:r w:rsidRPr="00B60AE6">
              <w:rPr>
                <w:rFonts w:cs="Arial"/>
                <w:sz w:val="18"/>
                <w:szCs w:val="18"/>
              </w:rPr>
              <w:fldChar w:fldCharType="begin">
                <w:fldData xml:space="preserve">PEVuZE5vdGU+PENpdGU+PEF1dGhvcj5aaWVnbGVyPC9BdXRob3I+PFllYXI+MjAxNjwvWWVhcj48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PEVuZE5vdGU+PENpdGU+PEF1dGhvcj5aaWVnbGVyPC9BdXRob3I+PFllYXI+MjAxNjwvWWVhcj48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(14)</w:t>
            </w:r>
            <w:r w:rsidRPr="00B60AE6">
              <w:rPr>
                <w:rFonts w:cs="Arial"/>
                <w:sz w:val="18"/>
                <w:szCs w:val="18"/>
              </w:rPr>
              <w:fldChar w:fldCharType="end"/>
            </w:r>
          </w:p>
        </w:tc>
        <w:tc>
          <w:tcPr>
            <w:tcW w:w="1417" w:type="dxa"/>
          </w:tcPr>
          <w:p w14:paraId="0300F420" w14:textId="5DC89EAB"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56A214B7" w14:textId="4D568977"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230186F4" w14:textId="0BE47CD7"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0CA2FA49" w14:textId="110837AE"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63688C79" w14:textId="034CBD92"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3CE1E283" w14:textId="321135B9"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40BB8C4A" w14:textId="58D07263"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7601BE68" w14:textId="60AD7B27"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3BF29F95" w14:textId="7A5A6CD8"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65E0DE16" w14:textId="7A0E86F6"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7EB4CC5A" w14:textId="72C22E0C"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7D2DFD63" w14:textId="77777777" w:rsidTr="00C917AC">
        <w:tc>
          <w:tcPr>
            <w:tcW w:w="1555" w:type="dxa"/>
          </w:tcPr>
          <w:p w14:paraId="276657F5" w14:textId="12B354C3" w:rsidR="00C869A5" w:rsidRPr="00B60AE6" w:rsidRDefault="00C869A5" w:rsidP="00C869A5">
            <w:pPr>
              <w:jc w:val="left"/>
              <w:rPr>
                <w:rFonts w:cs="Arial"/>
                <w:sz w:val="18"/>
                <w:szCs w:val="18"/>
              </w:rPr>
            </w:pPr>
            <w:r w:rsidRPr="00B60AE6">
              <w:rPr>
                <w:rFonts w:cs="Arial"/>
                <w:sz w:val="18"/>
                <w:szCs w:val="18"/>
              </w:rPr>
              <w:t xml:space="preserve">Kerr (2010) </w:t>
            </w:r>
            <w:r w:rsidRPr="00B60AE6">
              <w:rPr>
                <w:rFonts w:cs="Arial"/>
                <w:sz w:val="18"/>
                <w:szCs w:val="18"/>
              </w:rPr>
              <w:fldChar w:fldCharType="begin">
                <w:fldData xml:space="preserve">PEVuZE5vdGU+PENpdGU+PEF1dGhvcj5LZXJyPC9BdXRob3I+PFllYXI+MjAxMDwvWWVhcj48UmVj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PEVuZE5vdGU+PENpdGU+PEF1dGhvcj5LZXJyPC9BdXRob3I+PFllYXI+MjAxMDwvWWVhcj48UmVj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(15)</w:t>
            </w:r>
            <w:r w:rsidRPr="00B60AE6">
              <w:rPr>
                <w:rFonts w:cs="Arial"/>
                <w:sz w:val="18"/>
                <w:szCs w:val="18"/>
              </w:rPr>
              <w:fldChar w:fldCharType="end"/>
            </w:r>
          </w:p>
        </w:tc>
        <w:tc>
          <w:tcPr>
            <w:tcW w:w="1417" w:type="dxa"/>
          </w:tcPr>
          <w:p w14:paraId="1C492ADF" w14:textId="20B84B91"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3DFE70D3" w14:textId="5937B4F1"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653B10E3" w14:textId="49257564"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2603C42F" w14:textId="3D155020"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798A123E" w14:textId="75AFAA72"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40EAC631" w14:textId="6F2ADAE9"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09C20E69" w14:textId="5A1D1474"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74AF85FE" w14:textId="28A69111"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0CB455CA" w14:textId="1917F45F"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7D4BEB3D" w14:textId="4706A705"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648C8097" w14:textId="20796085"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2D1ABC7E" w14:textId="77777777" w:rsidTr="00C917AC">
        <w:tc>
          <w:tcPr>
            <w:tcW w:w="9350" w:type="dxa"/>
            <w:gridSpan w:val="12"/>
            <w:shd w:val="clear" w:color="auto" w:fill="D9D9D9" w:themeFill="background1" w:themeFillShade="D9"/>
          </w:tcPr>
          <w:p w14:paraId="0BBEADB5" w14:textId="1E4797EA" w:rsidR="00C869A5" w:rsidRPr="00B60AE6" w:rsidRDefault="00C869A5" w:rsidP="00C869A5">
            <w:pPr>
              <w:jc w:val="left"/>
              <w:rPr>
                <w:rFonts w:cs="Arial"/>
                <w:b/>
                <w:sz w:val="18"/>
                <w:szCs w:val="18"/>
              </w:rPr>
            </w:pPr>
            <w:r w:rsidRPr="00B60AE6">
              <w:rPr>
                <w:rFonts w:cs="Arial"/>
                <w:b/>
                <w:iCs/>
                <w:sz w:val="18"/>
                <w:szCs w:val="18"/>
              </w:rPr>
              <w:t xml:space="preserve">Similar device: </w:t>
            </w:r>
            <w:proofErr w:type="spellStart"/>
            <w:r w:rsidRPr="00B60AE6">
              <w:rPr>
                <w:rFonts w:cs="Arial"/>
                <w:b/>
                <w:sz w:val="18"/>
                <w:szCs w:val="18"/>
              </w:rPr>
              <w:t>MiniMed</w:t>
            </w:r>
            <w:proofErr w:type="spellEnd"/>
            <w:r w:rsidRPr="00B60AE6">
              <w:rPr>
                <w:rFonts w:cs="Arial"/>
                <w:b/>
                <w:sz w:val="18"/>
                <w:szCs w:val="18"/>
              </w:rPr>
              <w:t xml:space="preserve"> 770G</w:t>
            </w:r>
          </w:p>
        </w:tc>
      </w:tr>
      <w:tr w:rsidR="00C869A5" w:rsidRPr="00B60AE6" w14:paraId="32343849" w14:textId="77777777" w:rsidTr="00C917AC">
        <w:tc>
          <w:tcPr>
            <w:tcW w:w="1555" w:type="dxa"/>
          </w:tcPr>
          <w:p w14:paraId="39AB0FFB" w14:textId="49FE43FD" w:rsidR="00C869A5" w:rsidRPr="00B60AE6" w:rsidRDefault="00C869A5" w:rsidP="00C869A5">
            <w:pPr>
              <w:jc w:val="left"/>
              <w:rPr>
                <w:rFonts w:cs="Arial"/>
                <w:sz w:val="18"/>
                <w:szCs w:val="18"/>
              </w:rPr>
            </w:pPr>
            <w:r w:rsidRPr="00B60AE6">
              <w:rPr>
                <w:rFonts w:cs="Arial"/>
                <w:sz w:val="18"/>
                <w:szCs w:val="18"/>
              </w:rPr>
              <w:t xml:space="preserve">Thrasher 2024 </w:t>
            </w:r>
            <w:r w:rsidRPr="00B60AE6">
              <w:rPr>
                <w:rFonts w:cs="Arial"/>
                <w:sz w:val="18"/>
                <w:szCs w:val="18"/>
              </w:rPr>
              <w:fldChar w:fldCharType="begin">
                <w:fldData xml:space="preserve">PEVuZE5vdGU+PENpdGU+PEF1dGhvcj5UaHJhc2hlcjwvQXV0aG9yPjxZZWFyPjIwMjQ8L1llYXI+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PEVuZE5vdGU+PENpdGU+PEF1dGhvcj5UaHJhc2hlcjwvQXV0aG9yPjxZZWFyPjIwMjQ8L1llYXI+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(16)</w:t>
            </w:r>
            <w:r w:rsidRPr="00B60AE6">
              <w:rPr>
                <w:rFonts w:cs="Arial"/>
                <w:sz w:val="18"/>
                <w:szCs w:val="18"/>
              </w:rPr>
              <w:fldChar w:fldCharType="end"/>
            </w:r>
          </w:p>
        </w:tc>
        <w:tc>
          <w:tcPr>
            <w:tcW w:w="1417" w:type="dxa"/>
          </w:tcPr>
          <w:p w14:paraId="7290DD48" w14:textId="55F20B70"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3A860FD6" w14:textId="41ADAA98"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441A682C" w14:textId="38B319DC"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441B3B3F" w14:textId="60DC8FEF"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63BCC2DD" w14:textId="088AC035"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5B8C9677" w14:textId="4DFC78CF"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3B752893" w14:textId="69B388F2"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18A264F9" w14:textId="0E30F7E8" w:rsidR="00C869A5" w:rsidRPr="00B60AE6" w:rsidRDefault="00C869A5" w:rsidP="00C869A5">
            <w:pPr>
              <w:jc w:val="center"/>
              <w:rPr>
                <w:rFonts w:cs="Arial"/>
                <w:bCs/>
                <w:sz w:val="18"/>
                <w:szCs w:val="18"/>
              </w:rPr>
            </w:pPr>
            <w:r w:rsidRPr="00B60AE6">
              <w:rPr>
                <w:rFonts w:cs="Arial"/>
                <w:bCs/>
                <w:sz w:val="18"/>
                <w:szCs w:val="18"/>
              </w:rPr>
              <w:t>N/A</w:t>
            </w:r>
          </w:p>
        </w:tc>
        <w:tc>
          <w:tcPr>
            <w:tcW w:w="632" w:type="dxa"/>
          </w:tcPr>
          <w:p w14:paraId="29086892" w14:textId="07A32D24"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42A060C9" w14:textId="1A0777DA"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1DADDE41" w14:textId="5D0277A2"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25719670" w14:textId="77777777" w:rsidTr="00C917AC">
        <w:tc>
          <w:tcPr>
            <w:tcW w:w="1555" w:type="dxa"/>
          </w:tcPr>
          <w:p w14:paraId="610617B9" w14:textId="62BA1374" w:rsidR="00C869A5" w:rsidRPr="00B60AE6" w:rsidRDefault="00C869A5" w:rsidP="00C869A5">
            <w:pPr>
              <w:jc w:val="left"/>
              <w:rPr>
                <w:rFonts w:cs="Arial"/>
                <w:sz w:val="18"/>
                <w:szCs w:val="18"/>
              </w:rPr>
            </w:pPr>
            <w:r w:rsidRPr="00B60AE6">
              <w:rPr>
                <w:rFonts w:cs="Arial"/>
                <w:sz w:val="18"/>
                <w:szCs w:val="18"/>
              </w:rPr>
              <w:t xml:space="preserve">Akiyama (2024) </w:t>
            </w:r>
            <w:r w:rsidRPr="00B60AE6">
              <w:rPr>
                <w:rFonts w:cs="Arial"/>
                <w:sz w:val="18"/>
                <w:szCs w:val="18"/>
              </w:rPr>
              <w:fldChar w:fldCharType="begin">
                <w:fldData xml:space="preserve">PEVuZE5vdGU+PENpdGU+PEF1dGhvcj5Ba2l5YW1hPC9BdXRob3I+PFllYXI+MjAyNDwvWWVhcj48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PEVuZE5vdGU+PENpdGU+PEF1dGhvcj5Ba2l5YW1hPC9BdXRob3I+PFllYXI+MjAyNDwvWWVhcj48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(17)</w:t>
            </w:r>
            <w:r w:rsidRPr="00B60AE6">
              <w:rPr>
                <w:rFonts w:cs="Arial"/>
                <w:sz w:val="18"/>
                <w:szCs w:val="18"/>
              </w:rPr>
              <w:fldChar w:fldCharType="end"/>
            </w:r>
          </w:p>
        </w:tc>
        <w:tc>
          <w:tcPr>
            <w:tcW w:w="1417" w:type="dxa"/>
          </w:tcPr>
          <w:p w14:paraId="41C8FA7C" w14:textId="1499E621"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563E3E90" w14:textId="6F1E36C2"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2CF2FA26" w14:textId="4A1C6CD9"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0073437F" w14:textId="0D6D03A6"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60F121BF" w14:textId="0271885B"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1DA88896" w14:textId="5888C49A"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658CAC85" w14:textId="11EB34F9"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60C355D6" w14:textId="075BE397"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40C0E5AF" w14:textId="6B36D4FF"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4338367A" w14:textId="31961CDE"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5E8EC03C" w14:textId="57CE3928"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56E4FCDF" w14:textId="77777777" w:rsidTr="00C917AC">
        <w:tc>
          <w:tcPr>
            <w:tcW w:w="1555" w:type="dxa"/>
          </w:tcPr>
          <w:p w14:paraId="589DEAD3" w14:textId="3F275B6B" w:rsidR="00C869A5" w:rsidRPr="00B60AE6" w:rsidRDefault="00C869A5" w:rsidP="00C869A5">
            <w:pPr>
              <w:jc w:val="left"/>
              <w:rPr>
                <w:rFonts w:cs="Arial"/>
                <w:sz w:val="18"/>
                <w:szCs w:val="18"/>
              </w:rPr>
            </w:pPr>
            <w:r w:rsidRPr="00B60AE6">
              <w:rPr>
                <w:rFonts w:cs="Arial"/>
                <w:sz w:val="18"/>
                <w:szCs w:val="18"/>
              </w:rPr>
              <w:t xml:space="preserve">Kubota (2024) </w:t>
            </w:r>
            <w:r w:rsidRPr="00B60AE6">
              <w:rPr>
                <w:rFonts w:cs="Arial"/>
                <w:sz w:val="18"/>
                <w:szCs w:val="18"/>
              </w:rPr>
              <w:fldChar w:fldCharType="begin"/>
            </w:r>
            <w:r w:rsidR="00B60AE6" w:rsidRPr="00B60AE6">
              <w:rPr>
                <w:rFonts w:cs="Arial"/>
                <w:sz w:val="18"/>
                <w:szCs w:val="18"/>
              </w:rPr>
              <w:instrText xml:space="preserve"> ADDIN EN.CITE &lt;EndNote&gt;&lt;Cite&gt;&lt;Author&gt;Kubota&lt;/Author&gt;&lt;Year&gt;2024&lt;/Year&gt;&lt;RecNum&gt;224&lt;/RecNum&gt;&lt;DisplayText&gt;(18)&lt;/DisplayText&gt;&lt;record&gt;&lt;rec-number&gt;224&lt;/rec-number&gt;&lt;foreign-keys&gt;&lt;key app="EN" db-id="vwrrttwz10fd9netdtjv5t0n2rea550ese5e" timestamp="1725520904"&gt;224&lt;/key&gt;&lt;/foreign-keys&gt;&lt;ref-type name="Journal Article"&gt;17&lt;/ref-type&gt;&lt;contributors&gt;&lt;authors&gt;&lt;author&gt;Kubota, S.&lt;/author&gt;&lt;author&gt;Sato, A.&lt;/author&gt;&lt;author&gt;Hosokawa, M.&lt;/author&gt;&lt;author&gt;Okubo, Y.&lt;/author&gt;&lt;author&gt;Takayama, S.&lt;/author&gt;&lt;author&gt;Kaneko, A.&lt;/author&gt;&lt;author&gt;Shimada, Y.&lt;/author&gt;&lt;author&gt;Asano, Y.&lt;/author&gt;&lt;author&gt;Sato, Y.&lt;/author&gt;&lt;author&gt;Yamazaki, M.&lt;/author&gt;&lt;author&gt;Komatsu, M.&lt;/author&gt;&lt;/authors&gt;&lt;/contributors&gt;&lt;auth-address&gt;Department of Diabetes, Endocrinology and Metabolism, Division of Internal Medicine, Shinshu University School of Medicine, Matsumoto 390-8621, Japan.&amp;#xD;Center of Diabetes, Okaya City Hospital, Okaya 394-8512, Japan.&amp;#xD;Internal of Medicine, Matsumoto City Hospital, Matsumoto 390-1401, Japan.&lt;/auth-address&gt;&lt;titles&gt;&lt;title&gt;Improving glycemic control by transitioning from the MiniMed(TM) 640G to 770G in Japanese adults with type 1 diabetes mellitus: a prospective, single-center, observational study&lt;/title&gt;&lt;secondary-title&gt;Endocr J&lt;/secondary-title&gt;&lt;/titles&gt;&lt;periodical&gt;&lt;full-title&gt;Endocr J&lt;/full-title&gt;&lt;/periodical&gt;&lt;edition&gt;20240620&lt;/edition&gt;&lt;keywords&gt;&lt;keyword&gt;Blood glucose&lt;/keyword&gt;&lt;keyword&gt;Insulin infusion system&lt;/keyword&gt;&lt;keyword&gt;Type 1 diabetes mellitus&lt;/keyword&gt;&lt;/keywords&gt;&lt;dates&gt;&lt;year&gt;2024&lt;/year&gt;&lt;pub-dates&gt;&lt;date&gt;Jun 20&lt;/date&gt;&lt;/pub-dates&gt;&lt;/dates&gt;&lt;isbn&gt;0918-8959&lt;/isbn&gt;&lt;accession-num&gt;38897943&lt;/accession-num&gt;&lt;urls&gt;&lt;/urls&gt;&lt;electronic-resource-num&gt;10.1507/endocrj.EJ24-0136&lt;/electronic-resource-num&gt;&lt;remote-database-provider&gt;NLM&lt;/remote-database-provider&gt;&lt;language&gt;eng&lt;/language&gt;&lt;/record&gt;&lt;/Cite&gt;&lt;/EndNote&gt;</w:instrText>
            </w:r>
            <w:r w:rsidRPr="00B60AE6">
              <w:rPr>
                <w:rFonts w:cs="Arial"/>
                <w:sz w:val="18"/>
                <w:szCs w:val="18"/>
              </w:rPr>
              <w:fldChar w:fldCharType="separate"/>
            </w:r>
            <w:r w:rsidR="00B60AE6" w:rsidRPr="00B60AE6">
              <w:rPr>
                <w:rFonts w:cs="Arial"/>
                <w:noProof/>
                <w:sz w:val="18"/>
                <w:szCs w:val="18"/>
              </w:rPr>
              <w:t>(18)</w:t>
            </w:r>
            <w:r w:rsidRPr="00B60AE6">
              <w:rPr>
                <w:rFonts w:cs="Arial"/>
                <w:sz w:val="18"/>
                <w:szCs w:val="18"/>
              </w:rPr>
              <w:fldChar w:fldCharType="end"/>
            </w:r>
          </w:p>
        </w:tc>
        <w:tc>
          <w:tcPr>
            <w:tcW w:w="1417" w:type="dxa"/>
          </w:tcPr>
          <w:p w14:paraId="3D4688F4" w14:textId="16EB0851"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5600CC7C" w14:textId="51AAD0E2"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77B194B3" w14:textId="7432D1AE"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72A28731" w14:textId="57314101"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60295FDB" w14:textId="17979EC7"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2E4F348B" w14:textId="2EB302D9"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2F9F8620" w14:textId="24810E68"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15E933FF" w14:textId="061281E1"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2E7C8438" w14:textId="0F0D3CE7"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79E9363A" w14:textId="09E62B2F"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02D23FC4" w14:textId="7FA70B8A"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2F03D527" w14:textId="77777777" w:rsidTr="00C917AC">
        <w:tc>
          <w:tcPr>
            <w:tcW w:w="1555" w:type="dxa"/>
          </w:tcPr>
          <w:p w14:paraId="208AAD4A" w14:textId="7A0E94B4" w:rsidR="00C869A5" w:rsidRPr="00B60AE6" w:rsidRDefault="00C869A5" w:rsidP="00C869A5">
            <w:pPr>
              <w:jc w:val="left"/>
              <w:rPr>
                <w:rFonts w:cs="Arial"/>
                <w:sz w:val="18"/>
                <w:szCs w:val="18"/>
              </w:rPr>
            </w:pPr>
            <w:r w:rsidRPr="00B60AE6">
              <w:rPr>
                <w:rFonts w:cs="Arial"/>
                <w:sz w:val="18"/>
                <w:szCs w:val="18"/>
              </w:rPr>
              <w:t xml:space="preserve">Pei (2023) </w:t>
            </w:r>
            <w:r w:rsidRPr="00B60AE6">
              <w:rPr>
                <w:rFonts w:cs="Arial"/>
                <w:sz w:val="18"/>
                <w:szCs w:val="18"/>
              </w:rPr>
              <w:fldChar w:fldCharType="begin">
                <w:fldData xml:space="preserve">PEVuZE5vdGU+PENpdGU+PEF1dGhvcj5QZWk8L0F1dGhvcj48WWVhcj4yMDIzPC9ZZWFyPjxSZWNO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PEVuZE5vdGU+PENpdGU+PEF1dGhvcj5QZWk8L0F1dGhvcj48WWVhcj4yMDIzPC9ZZWFyPjxSZWNO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(19)</w:t>
            </w:r>
            <w:r w:rsidRPr="00B60AE6">
              <w:rPr>
                <w:rFonts w:cs="Arial"/>
                <w:sz w:val="18"/>
                <w:szCs w:val="18"/>
              </w:rPr>
              <w:fldChar w:fldCharType="end"/>
            </w:r>
          </w:p>
        </w:tc>
        <w:tc>
          <w:tcPr>
            <w:tcW w:w="1417" w:type="dxa"/>
          </w:tcPr>
          <w:p w14:paraId="0326C00F" w14:textId="76740479"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00A2C091" w14:textId="5BDC9D47"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7EC2283B" w14:textId="74D7EE4D"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798E610D" w14:textId="12A0C36C"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662E2608" w14:textId="3C75C972"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1375F9EB" w14:textId="0DBDF1A2"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30016D43" w14:textId="4AEB97D0"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41C9625B" w14:textId="4B2BD6BC"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65CF0DAE" w14:textId="6BD9D1C5"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534CB722" w14:textId="1E516CDA"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411A74E9" w14:textId="02FAF0F7"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6B5BFFE9" w14:textId="77777777" w:rsidTr="00C917AC">
        <w:tc>
          <w:tcPr>
            <w:tcW w:w="9350" w:type="dxa"/>
            <w:gridSpan w:val="12"/>
            <w:shd w:val="clear" w:color="auto" w:fill="D9D9D9" w:themeFill="background1" w:themeFillShade="D9"/>
          </w:tcPr>
          <w:p w14:paraId="10215F91" w14:textId="3DB4ADE9" w:rsidR="00C869A5" w:rsidRPr="00B60AE6" w:rsidRDefault="00C869A5" w:rsidP="00C869A5">
            <w:pPr>
              <w:jc w:val="left"/>
              <w:rPr>
                <w:rFonts w:cs="Arial"/>
                <w:b/>
                <w:sz w:val="18"/>
                <w:szCs w:val="18"/>
              </w:rPr>
            </w:pPr>
            <w:r w:rsidRPr="00B60AE6">
              <w:rPr>
                <w:rFonts w:cs="Arial"/>
                <w:b/>
                <w:iCs/>
                <w:sz w:val="18"/>
                <w:szCs w:val="18"/>
              </w:rPr>
              <w:t xml:space="preserve">Similar devices: </w:t>
            </w:r>
            <w:proofErr w:type="spellStart"/>
            <w:r w:rsidRPr="00B60AE6">
              <w:rPr>
                <w:rFonts w:cs="Arial"/>
                <w:b/>
                <w:sz w:val="18"/>
                <w:szCs w:val="18"/>
              </w:rPr>
              <w:t>MiniMed</w:t>
            </w:r>
            <w:proofErr w:type="spellEnd"/>
            <w:r w:rsidRPr="00B60AE6">
              <w:rPr>
                <w:rFonts w:cs="Arial"/>
                <w:b/>
                <w:sz w:val="18"/>
                <w:szCs w:val="18"/>
              </w:rPr>
              <w:t xml:space="preserve"> 630G &amp; t:slim X2</w:t>
            </w:r>
          </w:p>
        </w:tc>
      </w:tr>
      <w:tr w:rsidR="00C869A5" w:rsidRPr="00B60AE6" w14:paraId="6FAB6371" w14:textId="77777777" w:rsidTr="00C917AC">
        <w:tc>
          <w:tcPr>
            <w:tcW w:w="1555" w:type="dxa"/>
          </w:tcPr>
          <w:p w14:paraId="43757D5D" w14:textId="666018C7" w:rsidR="00C869A5" w:rsidRPr="00B60AE6" w:rsidRDefault="00C869A5" w:rsidP="00C869A5">
            <w:pPr>
              <w:jc w:val="left"/>
              <w:rPr>
                <w:rFonts w:cs="Arial"/>
                <w:bCs/>
                <w:sz w:val="18"/>
                <w:szCs w:val="18"/>
              </w:rPr>
            </w:pPr>
            <w:r w:rsidRPr="00B60AE6">
              <w:rPr>
                <w:rFonts w:cs="Arial"/>
                <w:sz w:val="18"/>
                <w:szCs w:val="18"/>
              </w:rPr>
              <w:t xml:space="preserve">Orbell (2024) </w:t>
            </w:r>
            <w:r w:rsidRPr="00B60AE6">
              <w:rPr>
                <w:rFonts w:cs="Arial"/>
                <w:sz w:val="18"/>
                <w:szCs w:val="18"/>
              </w:rPr>
              <w:fldChar w:fldCharType="begin"/>
            </w:r>
            <w:r w:rsidR="00B60AE6" w:rsidRPr="00B60AE6">
              <w:rPr>
                <w:rFonts w:cs="Arial"/>
                <w:sz w:val="18"/>
                <w:szCs w:val="18"/>
              </w:rPr>
              <w:instrText xml:space="preserve"> ADDIN EN.CITE &lt;EndNote&gt;&lt;Cite&gt;&lt;Author&gt;Orbell&lt;/Author&gt;&lt;Year&gt;2024&lt;/Year&gt;&lt;RecNum&gt;114&lt;/RecNum&gt;&lt;DisplayText&gt;(20)&lt;/DisplayText&gt;&lt;record&gt;&lt;rec-number&gt;114&lt;/rec-number&gt;&lt;foreign-keys&gt;&lt;key app="EN" db-id="vwrrttwz10fd9netdtjv5t0n2rea550ese5e" timestamp="1725520840"&gt;114&lt;/key&gt;&lt;/foreign-keys&gt;&lt;ref-type name="Journal Article"&gt;17&lt;/ref-type&gt;&lt;contributors&gt;&lt;authors&gt;&lt;author&gt;SL Orbell&lt;/author&gt;&lt;author&gt;RA Codario&lt;/author&gt;&lt;author&gt;MF Zupa&lt;/author&gt;&lt;author&gt;JL Estock&lt;/author&gt;&lt;/authors&gt;&lt;/contributors&gt;&lt;titles&gt;&lt;title&gt;Severe Insulin Pump-Related Adverse Events: Potential Root Causes and Impact of the COVID-19 Pandemic&lt;/title&gt;&lt;secondary-title&gt;Journal of Diabetes Science and Technology&lt;/secondary-title&gt;&lt;/titles&gt;&lt;periodical&gt;&lt;full-title&gt;Journal of Diabetes Science and Technology&lt;/full-title&gt;&lt;/periodical&gt;&lt;pages&gt;19322968241254521&lt;/pages&gt;&lt;dates&gt;&lt;year&gt;2024&lt;/year&gt;&lt;/dates&gt;&lt;urls&gt;&lt;related-urls&gt;&lt;url&gt;https://journals.sagepub.com/doi/abs/10.1177/19322968241254521&lt;/url&gt;&lt;/related-urls&gt;&lt;/urls&gt;&lt;custom1&gt;Query date: 2024-09-05 07:43:19&lt;/custom1&gt;&lt;electronic-resource-num&gt;10.1177/19322968241254521&lt;/electronic-resource-num&gt;&lt;/record&gt;&lt;/Cite&gt;&lt;/EndNote&gt;</w:instrText>
            </w:r>
            <w:r w:rsidRPr="00B60AE6">
              <w:rPr>
                <w:rFonts w:cs="Arial"/>
                <w:sz w:val="18"/>
                <w:szCs w:val="18"/>
              </w:rPr>
              <w:fldChar w:fldCharType="separate"/>
            </w:r>
            <w:r w:rsidR="00B60AE6" w:rsidRPr="00B60AE6">
              <w:rPr>
                <w:rFonts w:cs="Arial"/>
                <w:noProof/>
                <w:sz w:val="18"/>
                <w:szCs w:val="18"/>
              </w:rPr>
              <w:t>(20)</w:t>
            </w:r>
            <w:r w:rsidRPr="00B60AE6">
              <w:rPr>
                <w:rFonts w:cs="Arial"/>
                <w:sz w:val="18"/>
                <w:szCs w:val="18"/>
              </w:rPr>
              <w:fldChar w:fldCharType="end"/>
            </w:r>
          </w:p>
        </w:tc>
        <w:tc>
          <w:tcPr>
            <w:tcW w:w="1417" w:type="dxa"/>
          </w:tcPr>
          <w:p w14:paraId="0D572C09" w14:textId="6D330B53" w:rsidR="00C869A5" w:rsidRPr="00B60AE6" w:rsidRDefault="00C869A5" w:rsidP="00C869A5">
            <w:pPr>
              <w:jc w:val="center"/>
              <w:rPr>
                <w:rFonts w:cs="Arial"/>
                <w:bCs/>
                <w:sz w:val="18"/>
                <w:szCs w:val="18"/>
              </w:rPr>
            </w:pPr>
            <w:r w:rsidRPr="00B60AE6">
              <w:rPr>
                <w:rFonts w:cs="Arial"/>
                <w:bCs/>
                <w:sz w:val="18"/>
                <w:szCs w:val="18"/>
              </w:rPr>
              <w:t>S</w:t>
            </w:r>
          </w:p>
        </w:tc>
        <w:tc>
          <w:tcPr>
            <w:tcW w:w="567" w:type="dxa"/>
          </w:tcPr>
          <w:p w14:paraId="6441012D" w14:textId="5A465787"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2CD7061F" w14:textId="3C7B1869"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5012A6E2" w14:textId="2409CA74"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7698FAD9" w14:textId="26A890CB"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65DC535C" w14:textId="2BC78E9E"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5076EC6D" w14:textId="21B71932"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7D590309" w14:textId="50C68AD7" w:rsidR="00C869A5" w:rsidRPr="00B60AE6" w:rsidRDefault="00C869A5" w:rsidP="00C869A5">
            <w:pPr>
              <w:jc w:val="center"/>
              <w:rPr>
                <w:rFonts w:cs="Arial"/>
                <w:bCs/>
                <w:sz w:val="18"/>
                <w:szCs w:val="18"/>
              </w:rPr>
            </w:pPr>
            <w:r w:rsidRPr="00B60AE6">
              <w:rPr>
                <w:rFonts w:cs="Arial"/>
                <w:bCs/>
                <w:sz w:val="18"/>
                <w:szCs w:val="18"/>
              </w:rPr>
              <w:t>N/A</w:t>
            </w:r>
          </w:p>
        </w:tc>
        <w:tc>
          <w:tcPr>
            <w:tcW w:w="632" w:type="dxa"/>
          </w:tcPr>
          <w:p w14:paraId="78DBE6DE" w14:textId="14C6EADD" w:rsidR="00C869A5" w:rsidRPr="00B60AE6" w:rsidRDefault="00C869A5" w:rsidP="00C869A5">
            <w:pPr>
              <w:jc w:val="center"/>
              <w:rPr>
                <w:rFonts w:cs="Arial"/>
                <w:bCs/>
                <w:sz w:val="18"/>
                <w:szCs w:val="18"/>
              </w:rPr>
            </w:pPr>
            <w:r w:rsidRPr="00B60AE6">
              <w:rPr>
                <w:rFonts w:cs="Arial"/>
                <w:bCs/>
                <w:sz w:val="18"/>
                <w:szCs w:val="18"/>
              </w:rPr>
              <w:t>N/A</w:t>
            </w:r>
          </w:p>
        </w:tc>
        <w:tc>
          <w:tcPr>
            <w:tcW w:w="599" w:type="dxa"/>
          </w:tcPr>
          <w:p w14:paraId="1F6FE01B" w14:textId="2E2CEC90"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5AD6709F" w14:textId="0B535558"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426522B2" w14:textId="77777777" w:rsidTr="00C917AC">
        <w:tc>
          <w:tcPr>
            <w:tcW w:w="9350" w:type="dxa"/>
            <w:gridSpan w:val="12"/>
            <w:shd w:val="clear" w:color="auto" w:fill="D9D9D9" w:themeFill="background1" w:themeFillShade="D9"/>
          </w:tcPr>
          <w:p w14:paraId="53FA3F8F" w14:textId="5D05AC6D" w:rsidR="00C869A5" w:rsidRPr="00B60AE6" w:rsidRDefault="00C869A5" w:rsidP="00C869A5">
            <w:pPr>
              <w:jc w:val="left"/>
              <w:rPr>
                <w:rFonts w:cs="Arial"/>
                <w:bCs/>
                <w:sz w:val="18"/>
                <w:szCs w:val="18"/>
              </w:rPr>
            </w:pPr>
            <w:r w:rsidRPr="00B60AE6">
              <w:rPr>
                <w:rFonts w:cs="Arial"/>
                <w:b/>
                <w:iCs/>
                <w:sz w:val="18"/>
                <w:szCs w:val="18"/>
              </w:rPr>
              <w:t xml:space="preserve">Similar device: </w:t>
            </w:r>
            <w:r w:rsidRPr="00B60AE6">
              <w:rPr>
                <w:rFonts w:cs="Arial"/>
                <w:b/>
                <w:sz w:val="18"/>
                <w:szCs w:val="18"/>
              </w:rPr>
              <w:t>t:slim X2</w:t>
            </w:r>
          </w:p>
        </w:tc>
      </w:tr>
      <w:tr w:rsidR="00C869A5" w:rsidRPr="00B60AE6" w14:paraId="1F140D4B" w14:textId="77777777" w:rsidTr="00C917AC">
        <w:tc>
          <w:tcPr>
            <w:tcW w:w="1555" w:type="dxa"/>
          </w:tcPr>
          <w:p w14:paraId="4C1FAB09" w14:textId="178E60F3" w:rsidR="00C869A5" w:rsidRPr="00B60AE6" w:rsidRDefault="00C869A5" w:rsidP="00C869A5">
            <w:pPr>
              <w:jc w:val="left"/>
              <w:rPr>
                <w:rFonts w:cs="Arial"/>
                <w:bCs/>
                <w:sz w:val="18"/>
                <w:szCs w:val="18"/>
              </w:rPr>
            </w:pPr>
            <w:r w:rsidRPr="00B60AE6">
              <w:rPr>
                <w:rFonts w:cs="Arial"/>
                <w:bCs/>
                <w:sz w:val="18"/>
                <w:szCs w:val="18"/>
              </w:rPr>
              <w:t xml:space="preserve">Reynolds (2024) </w:t>
            </w:r>
            <w:r w:rsidRPr="00B60AE6">
              <w:rPr>
                <w:rFonts w:cs="Arial"/>
                <w:bCs/>
                <w:sz w:val="18"/>
                <w:szCs w:val="18"/>
              </w:rPr>
              <w:fldChar w:fldCharType="begin"/>
            </w:r>
            <w:r w:rsidR="00B60AE6" w:rsidRPr="00B60AE6">
              <w:rPr>
                <w:rFonts w:cs="Arial"/>
                <w:bCs/>
                <w:sz w:val="18"/>
                <w:szCs w:val="18"/>
              </w:rPr>
              <w:instrText xml:space="preserve"> ADDIN EN.CITE &lt;EndNote&gt;&lt;Cite&gt;&lt;Author&gt;Reynolds&lt;/Author&gt;&lt;Year&gt;2024&lt;/Year&gt;&lt;RecNum&gt;208&lt;/RecNum&gt;&lt;DisplayText&gt;(21)&lt;/DisplayText&gt;&lt;record&gt;&lt;rec-number&gt;208&lt;/rec-number&gt;&lt;foreign-keys&gt;&lt;key app="EN" db-id="vwrrttwz10fd9netdtjv5t0n2rea550ese5e" timestamp="1725520858"&gt;208&lt;/key&gt;&lt;/foreign-keys&gt;&lt;ref-type name="Journal Article"&gt;17&lt;/ref-type&gt;&lt;contributors&gt;&lt;authors&gt;&lt;author&gt;D Reynolds&lt;/author&gt;&lt;author&gt;LM Mitteer&lt;/author&gt;&lt;author&gt;W Sigal&lt;/author&gt;&lt;author&gt;L Boyajian&lt;/author&gt;&lt;author&gt;H McKnight &lt;/author&gt;&lt;author&gt;T Bhatti &lt;/author&gt;&lt;author&gt;L States &lt;/author&gt;&lt;author&gt;S Becker &lt;/author&gt;&lt;author&gt;NS Adzick &lt;/author&gt;&lt;author&gt;K Lord &lt;/author&gt;&lt;author&gt;DD De Leon &lt;/author&gt;&lt;/authors&gt;&lt;/contributors&gt;&lt;titles&gt;&lt;title&gt;Novel Use of Dasiglucagon, a Soluble Glucagon Analog, for the Treatment of Hyperinsulinemic Hypoglycemia Secondary to Suspected Insulinoma: A Case Report&lt;/title&gt;&lt;secondary-title&gt;Horm Res Paediatr.&lt;/secondary-title&gt;&lt;/titles&gt;&lt;periodical&gt;&lt;full-title&gt;Horm Res Paediatr.&lt;/full-title&gt;&lt;/periodical&gt;&lt;pages&gt;187-194&lt;/pages&gt;&lt;volume&gt;97&lt;/volume&gt;&lt;number&gt;2&lt;/number&gt;&lt;dates&gt;&lt;year&gt;2024&lt;/year&gt;&lt;/dates&gt;&lt;urls&gt;&lt;related-urls&gt;&lt;url&gt;https://karger.com/hrp/article/97/2/187/855520&lt;/url&gt;&lt;/related-urls&gt;&lt;/urls&gt;&lt;custom1&gt;Query date: 2024-09-05 07:44:29&lt;/custom1&gt;&lt;electronic-resource-num&gt;10.1159/000531251&lt;/electronic-resource-num&gt;&lt;/record&gt;&lt;/Cite&gt;&lt;/EndNote&gt;</w:instrText>
            </w:r>
            <w:r w:rsidRPr="00B60AE6">
              <w:rPr>
                <w:rFonts w:cs="Arial"/>
                <w:bCs/>
                <w:sz w:val="18"/>
                <w:szCs w:val="18"/>
              </w:rPr>
              <w:fldChar w:fldCharType="separate"/>
            </w:r>
            <w:r w:rsidR="00B60AE6" w:rsidRPr="00B60AE6">
              <w:rPr>
                <w:rFonts w:cs="Arial"/>
                <w:bCs/>
                <w:noProof/>
                <w:sz w:val="18"/>
                <w:szCs w:val="18"/>
              </w:rPr>
              <w:t>(21)</w:t>
            </w:r>
            <w:r w:rsidRPr="00B60AE6">
              <w:rPr>
                <w:rFonts w:cs="Arial"/>
                <w:bCs/>
                <w:sz w:val="18"/>
                <w:szCs w:val="18"/>
              </w:rPr>
              <w:fldChar w:fldCharType="end"/>
            </w:r>
          </w:p>
        </w:tc>
        <w:tc>
          <w:tcPr>
            <w:tcW w:w="1417" w:type="dxa"/>
          </w:tcPr>
          <w:p w14:paraId="75F15D0C" w14:textId="266D9FFF"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478B7AF6" w14:textId="569FC5FD"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4CF914E5" w14:textId="4A7B5845"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0AA373C1" w14:textId="78F63557"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3B9C6F6E" w14:textId="504340EB"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7B6BB143" w14:textId="6D16208A" w:rsidR="00C869A5" w:rsidRPr="00B60AE6" w:rsidRDefault="00C869A5" w:rsidP="00C869A5">
            <w:pPr>
              <w:jc w:val="center"/>
              <w:rPr>
                <w:rFonts w:cs="Arial"/>
                <w:bCs/>
                <w:sz w:val="18"/>
                <w:szCs w:val="18"/>
              </w:rPr>
            </w:pPr>
            <w:r w:rsidRPr="00B60AE6">
              <w:rPr>
                <w:rFonts w:cs="Arial"/>
                <w:bCs/>
                <w:sz w:val="18"/>
                <w:szCs w:val="18"/>
              </w:rPr>
              <w:t>2</w:t>
            </w:r>
          </w:p>
        </w:tc>
        <w:tc>
          <w:tcPr>
            <w:tcW w:w="603" w:type="dxa"/>
          </w:tcPr>
          <w:p w14:paraId="6D7C6387" w14:textId="7D1E4FF3"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58032C8D" w14:textId="0EEE262D"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0CD0F677" w14:textId="613B3A6D"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478BF385" w14:textId="17A4C420" w:rsidR="00C869A5" w:rsidRPr="00B60AE6" w:rsidRDefault="00C869A5" w:rsidP="00C869A5">
            <w:pPr>
              <w:jc w:val="center"/>
              <w:rPr>
                <w:rFonts w:cs="Arial"/>
                <w:bCs/>
                <w:sz w:val="18"/>
                <w:szCs w:val="18"/>
              </w:rPr>
            </w:pPr>
            <w:r w:rsidRPr="00B60AE6">
              <w:rPr>
                <w:rFonts w:cs="Arial"/>
                <w:bCs/>
                <w:sz w:val="18"/>
                <w:szCs w:val="18"/>
              </w:rPr>
              <w:t>2</w:t>
            </w:r>
          </w:p>
        </w:tc>
        <w:tc>
          <w:tcPr>
            <w:tcW w:w="987" w:type="dxa"/>
          </w:tcPr>
          <w:p w14:paraId="5F0A094F" w14:textId="752DC0FB" w:rsidR="00C869A5" w:rsidRPr="00B60AE6" w:rsidRDefault="00C869A5" w:rsidP="00C869A5">
            <w:pPr>
              <w:jc w:val="center"/>
              <w:rPr>
                <w:rFonts w:cs="Arial"/>
                <w:bCs/>
                <w:sz w:val="18"/>
                <w:szCs w:val="18"/>
              </w:rPr>
            </w:pPr>
            <w:r w:rsidRPr="00B60AE6">
              <w:rPr>
                <w:rFonts w:cs="Arial"/>
                <w:bCs/>
                <w:sz w:val="18"/>
                <w:szCs w:val="18"/>
              </w:rPr>
              <w:t>Level 5</w:t>
            </w:r>
          </w:p>
        </w:tc>
      </w:tr>
      <w:tr w:rsidR="00C869A5" w:rsidRPr="00B60AE6" w14:paraId="62FA6355" w14:textId="77777777" w:rsidTr="00C917AC">
        <w:tc>
          <w:tcPr>
            <w:tcW w:w="1555" w:type="dxa"/>
          </w:tcPr>
          <w:p w14:paraId="57AC42C7" w14:textId="1783F13B" w:rsidR="00C869A5" w:rsidRPr="00B60AE6" w:rsidRDefault="00C869A5" w:rsidP="00C869A5">
            <w:pPr>
              <w:jc w:val="left"/>
              <w:rPr>
                <w:rFonts w:cs="Arial"/>
                <w:bCs/>
                <w:sz w:val="18"/>
                <w:szCs w:val="18"/>
              </w:rPr>
            </w:pPr>
            <w:proofErr w:type="spellStart"/>
            <w:r w:rsidRPr="00B60AE6">
              <w:rPr>
                <w:rFonts w:cs="Arial"/>
                <w:bCs/>
                <w:sz w:val="18"/>
                <w:szCs w:val="18"/>
              </w:rPr>
              <w:t>Ekhlaspour</w:t>
            </w:r>
            <w:proofErr w:type="spellEnd"/>
            <w:r w:rsidRPr="00B60AE6">
              <w:rPr>
                <w:rFonts w:cs="Arial"/>
                <w:bCs/>
                <w:sz w:val="18"/>
                <w:szCs w:val="18"/>
              </w:rPr>
              <w:t xml:space="preserve"> (2019) </w:t>
            </w:r>
            <w:r w:rsidRPr="00B60AE6">
              <w:rPr>
                <w:rFonts w:cs="Arial"/>
                <w:bCs/>
                <w:sz w:val="18"/>
                <w:szCs w:val="18"/>
              </w:rPr>
              <w:fldChar w:fldCharType="begin"/>
            </w:r>
            <w:r w:rsidR="004F3555">
              <w:rPr>
                <w:rFonts w:cs="Arial"/>
                <w:bCs/>
                <w:sz w:val="18"/>
                <w:szCs w:val="18"/>
              </w:rPr>
              <w:instrText xml:space="preserve"> ADDIN EN.CITE &lt;EndNote&gt;&lt;Cite&gt;&lt;Author&gt;Ekhlaspour&lt;/Author&gt;&lt;Year&gt;2019&lt;/Year&gt;&lt;RecNum&gt;183&lt;/RecNum&gt;&lt;DisplayText&gt;(22)&lt;/DisplayText&gt;&lt;record&gt;&lt;rec-number&gt;183&lt;/rec-number&gt;&lt;foreign-keys&gt;&lt;key app="EN" db-id="vwrrttwz10fd9netdtjv5t0n2rea550ese5e" timestamp="1725520858"&gt;183&lt;/key&gt;&lt;/foreign-keys&gt;&lt;ref-type name="Journal Article"&gt;17&lt;/ref-type&gt;&lt;contributors&gt;&lt;authors&gt;&lt;author&gt;L Ekhlaspour&lt;/author&gt;&lt;author&gt;GP Forlenza&lt;/author&gt;&lt;author&gt;D Chernavvsky&lt;/author&gt;&lt;author&gt;David M Maahs&lt;/author&gt;&lt;author&gt;R Paul Wadwa&lt;/author&gt;&lt;author&gt;Mark D Deboer&lt;/author&gt;&lt;author&gt;Laurel H Messer&lt;/author&gt;&lt;author&gt;Marissa Town&lt;/author&gt;&lt;author&gt;Jennifer Pinnata&lt;/author&gt;&lt;author&gt;Geoff Kruse&lt;/author&gt;&lt;author&gt;Boris P Kovatchev&lt;/author&gt;&lt;author&gt;Bruce A Buckingham&lt;/author&gt;&lt;author&gt;Marc D Breton&lt;/author&gt;&lt;/authors&gt;&lt;/contributors&gt;&lt;titles&gt;&lt;title&gt;Closed loop control in adolescents and children during winter sports: use of the tandem control</w:instrText>
            </w:r>
            <w:r w:rsidR="004F3555">
              <w:rPr>
                <w:rFonts w:ascii="Cambria Math" w:hAnsi="Cambria Math" w:cs="Cambria Math"/>
                <w:bCs/>
                <w:sz w:val="18"/>
                <w:szCs w:val="18"/>
              </w:rPr>
              <w:instrText>‐</w:instrText>
            </w:r>
            <w:r w:rsidR="004F3555">
              <w:rPr>
                <w:rFonts w:cs="Arial"/>
                <w:bCs/>
                <w:sz w:val="18"/>
                <w:szCs w:val="18"/>
              </w:rPr>
              <w:instrText>IQ AP system&lt;/title&gt;&lt;secondary-title&gt;Pediatric Diabetes&lt;/secondary-title&gt;&lt;/titles&gt;&lt;periodical&gt;&lt;full-title&gt;Pediatric Diabetes&lt;/full-title&gt;&lt;/periodical&gt;&lt;pages&gt;759-768&lt;/pages&gt;&lt;volume&gt;20&lt;/volume&gt;&lt;number&gt;6&lt;/number&gt;&lt;dates&gt;&lt;year&gt;2019&lt;/year&gt;&lt;/dates&gt;&lt;urls&gt;&lt;related-urls&gt;&lt;url&gt;https://onlinelibrary.wiley.com/doi/abs/10.1111/PEDI.12867&lt;/url&gt;&lt;/related-urls&gt;&lt;/urls&gt;&lt;custom1&gt;89 cites: https://scholar.google.com/scholar?cites=10980792615608375855&amp;amp;as_sdt=2005&amp;amp;sciodt=0,5&amp;amp;hl=en&amp;#xD;Query date: 2024-09-05 07:44:29&lt;/custom1&gt;&lt;electronic-resource-num&gt;10.1111/pedi.12867&lt;/electronic-resource-num&gt;&lt;/record&gt;&lt;/Cite&gt;&lt;/EndNote&gt;</w:instrText>
            </w:r>
            <w:r w:rsidRPr="00B60AE6">
              <w:rPr>
                <w:rFonts w:cs="Arial"/>
                <w:bCs/>
                <w:sz w:val="18"/>
                <w:szCs w:val="18"/>
              </w:rPr>
              <w:fldChar w:fldCharType="separate"/>
            </w:r>
            <w:r w:rsidR="00B60AE6" w:rsidRPr="00B60AE6">
              <w:rPr>
                <w:rFonts w:cs="Arial"/>
                <w:bCs/>
                <w:noProof/>
                <w:sz w:val="18"/>
                <w:szCs w:val="18"/>
              </w:rPr>
              <w:t>(22)</w:t>
            </w:r>
            <w:r w:rsidRPr="00B60AE6">
              <w:rPr>
                <w:rFonts w:cs="Arial"/>
                <w:bCs/>
                <w:sz w:val="18"/>
                <w:szCs w:val="18"/>
              </w:rPr>
              <w:fldChar w:fldCharType="end"/>
            </w:r>
          </w:p>
        </w:tc>
        <w:tc>
          <w:tcPr>
            <w:tcW w:w="1417" w:type="dxa"/>
          </w:tcPr>
          <w:p w14:paraId="068AB6EB" w14:textId="1501993A" w:rsidR="00C869A5" w:rsidRPr="00B60AE6" w:rsidRDefault="00C869A5" w:rsidP="00C869A5">
            <w:pPr>
              <w:jc w:val="center"/>
              <w:rPr>
                <w:rFonts w:cs="Arial"/>
                <w:bCs/>
                <w:sz w:val="18"/>
                <w:szCs w:val="18"/>
              </w:rPr>
            </w:pPr>
            <w:r w:rsidRPr="00B60AE6">
              <w:rPr>
                <w:rFonts w:cs="Arial"/>
                <w:bCs/>
                <w:sz w:val="18"/>
                <w:szCs w:val="18"/>
              </w:rPr>
              <w:t xml:space="preserve">P, S </w:t>
            </w:r>
          </w:p>
        </w:tc>
        <w:tc>
          <w:tcPr>
            <w:tcW w:w="567" w:type="dxa"/>
          </w:tcPr>
          <w:p w14:paraId="12981B0F" w14:textId="42A7721E"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7052BF13" w14:textId="14C3D91B"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317937AF" w14:textId="06DDB630"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125A111D" w14:textId="02A30B62"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244F4587" w14:textId="43F86E11"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102B042B" w14:textId="2CA35640"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5D4B9AF8" w14:textId="11309817"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38850286" w14:textId="10475EBC"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61BE8DC5" w14:textId="1D0A0480"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66519628" w14:textId="17DA226D"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610FBC9D" w14:textId="77777777" w:rsidTr="00C917AC">
        <w:tc>
          <w:tcPr>
            <w:tcW w:w="1555" w:type="dxa"/>
          </w:tcPr>
          <w:p w14:paraId="0E8D09C8" w14:textId="511FD753" w:rsidR="00C869A5" w:rsidRPr="00B60AE6" w:rsidRDefault="00C869A5" w:rsidP="00C869A5">
            <w:pPr>
              <w:jc w:val="left"/>
              <w:rPr>
                <w:rFonts w:cs="Arial"/>
                <w:bCs/>
                <w:sz w:val="18"/>
                <w:szCs w:val="18"/>
              </w:rPr>
            </w:pPr>
            <w:proofErr w:type="spellStart"/>
            <w:r w:rsidRPr="00B60AE6">
              <w:rPr>
                <w:rFonts w:cs="Arial"/>
                <w:bCs/>
                <w:sz w:val="18"/>
                <w:szCs w:val="18"/>
              </w:rPr>
              <w:t>Usoh</w:t>
            </w:r>
            <w:proofErr w:type="spellEnd"/>
            <w:r w:rsidRPr="00B60AE6">
              <w:rPr>
                <w:rFonts w:cs="Arial"/>
                <w:bCs/>
                <w:sz w:val="18"/>
                <w:szCs w:val="18"/>
              </w:rPr>
              <w:t xml:space="preserve"> (2023) </w:t>
            </w:r>
            <w:r w:rsidRPr="00B60AE6">
              <w:rPr>
                <w:rFonts w:cs="Arial"/>
                <w:bCs/>
                <w:sz w:val="18"/>
                <w:szCs w:val="18"/>
              </w:rPr>
              <w:fldChar w:fldCharType="begin"/>
            </w:r>
            <w:r w:rsidR="00D963EB">
              <w:rPr>
                <w:rFonts w:cs="Arial"/>
                <w:bCs/>
                <w:sz w:val="18"/>
                <w:szCs w:val="18"/>
              </w:rPr>
              <w:instrText xml:space="preserve"> ADDIN EN.CITE &lt;EndNote&gt;&lt;Cite&gt;&lt;Author&gt;Usoh&lt;/Author&gt;&lt;Year&gt;2023&lt;/Year&gt;&lt;RecNum&gt;194&lt;/RecNum&gt;&lt;DisplayText&gt;(23)&lt;/DisplayText&gt;&lt;record&gt;&lt;rec-number&gt;194&lt;/rec-number&gt;&lt;foreign-keys&gt;&lt;key app="EN" db-id="vwrrttwz10fd9netdtjv5t0n2rea550ese5e" timestamp="1725520858"&gt;194&lt;/key&gt;&lt;/foreign-keys&gt;&lt;ref-type name="Journal Article"&gt;17&lt;/ref-type&gt;&lt;contributors&gt;&lt;authors&gt;&lt;author&gt;CO Usoh&lt;/author&gt;&lt;author&gt;C Price&lt;/author&gt;&lt;author&gt;CP Johnson&lt;/author&gt;&lt;author&gt;JL Speiser&lt;/author&gt;&lt;author&gt;JA Aloi&lt;/author&gt;&lt;/authors&gt;&lt;/contributors&gt;&lt;titles&gt;&lt;title&gt;Efficacy of Control-IQ Technology in a General Endocrine Clinic&lt;/title&gt;&lt;secondary-title&gt;Endocrine Practice&lt;/secondary-title&gt;&lt;/titles&gt;&lt;periodical&gt;&lt;full-title&gt;Endocrine Practice&lt;/full-title&gt;&lt;/periodical&gt;&lt;pages&gt;29-32&lt;/pages&gt;&lt;volume&gt;29&lt;/volume&gt;&lt;number&gt;1&lt;/number&gt;&lt;dates&gt;&lt;year&gt;2023&lt;/year&gt;&lt;/dates&gt;&lt;urls&gt;&lt;related-urls&gt;&lt;url&gt;https://www.sciencedirect.com/science/article/pii/S1530891X22006516&lt;/url&gt;&lt;/related-urls&gt;&lt;/urls&gt;&lt;custom1&gt;2 cites: https://scholar.google.com/scholar?cites=4659019114748800087&amp;amp;as_sdt=2005&amp;amp;sciodt=0,5&amp;amp;hl=en&amp;#xD;Query date: 2024-09-05 07:44:29&lt;/custom1&gt;&lt;/record&gt;&lt;/Cite&gt;&lt;/EndNote&gt;</w:instrText>
            </w:r>
            <w:r w:rsidRPr="00B60AE6">
              <w:rPr>
                <w:rFonts w:cs="Arial"/>
                <w:bCs/>
                <w:sz w:val="18"/>
                <w:szCs w:val="18"/>
              </w:rPr>
              <w:fldChar w:fldCharType="separate"/>
            </w:r>
            <w:r w:rsidR="00B60AE6" w:rsidRPr="00B60AE6">
              <w:rPr>
                <w:rFonts w:cs="Arial"/>
                <w:bCs/>
                <w:noProof/>
                <w:sz w:val="18"/>
                <w:szCs w:val="18"/>
              </w:rPr>
              <w:t>(23)</w:t>
            </w:r>
            <w:r w:rsidRPr="00B60AE6">
              <w:rPr>
                <w:rFonts w:cs="Arial"/>
                <w:bCs/>
                <w:sz w:val="18"/>
                <w:szCs w:val="18"/>
              </w:rPr>
              <w:fldChar w:fldCharType="end"/>
            </w:r>
          </w:p>
        </w:tc>
        <w:tc>
          <w:tcPr>
            <w:tcW w:w="1417" w:type="dxa"/>
          </w:tcPr>
          <w:p w14:paraId="53BCFD7F" w14:textId="6902D730"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1455C1B0" w14:textId="2D06321E"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38F43A88" w14:textId="6D2A8A35"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0C7632B9" w14:textId="06C141E5"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2D84A957" w14:textId="4977D73A"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5561490B" w14:textId="158896B4"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103C0E0E" w14:textId="340A2792"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6AF3E781" w14:textId="049CDE04"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2A053773" w14:textId="10FDE7FE"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252D0CB9" w14:textId="77B9B903"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4C4DD5CB" w14:textId="0CE29088"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58FD8E6D" w14:textId="77777777" w:rsidTr="00C917AC">
        <w:tc>
          <w:tcPr>
            <w:tcW w:w="1555" w:type="dxa"/>
          </w:tcPr>
          <w:p w14:paraId="71824275" w14:textId="2A55EC3E" w:rsidR="00C869A5" w:rsidRPr="00B60AE6" w:rsidRDefault="00C869A5" w:rsidP="00C869A5">
            <w:pPr>
              <w:jc w:val="left"/>
              <w:rPr>
                <w:rFonts w:cs="Arial"/>
                <w:bCs/>
                <w:sz w:val="18"/>
                <w:szCs w:val="18"/>
              </w:rPr>
            </w:pPr>
            <w:r w:rsidRPr="00B60AE6">
              <w:rPr>
                <w:rFonts w:cs="Arial"/>
                <w:bCs/>
                <w:sz w:val="18"/>
                <w:szCs w:val="18"/>
              </w:rPr>
              <w:t xml:space="preserve">Breton  and Kovatchev (2021) </w:t>
            </w:r>
            <w:r w:rsidRPr="00B60AE6">
              <w:rPr>
                <w:rFonts w:cs="Arial"/>
                <w:bCs/>
                <w:sz w:val="18"/>
                <w:szCs w:val="18"/>
              </w:rPr>
              <w:fldChar w:fldCharType="begin"/>
            </w:r>
            <w:r w:rsidR="00B60AE6" w:rsidRPr="00B60AE6">
              <w:rPr>
                <w:rFonts w:cs="Arial"/>
                <w:bCs/>
                <w:sz w:val="18"/>
                <w:szCs w:val="18"/>
              </w:rPr>
              <w:instrText xml:space="preserve"> ADDIN EN.CITE &lt;EndNote&gt;&lt;Cite&gt;&lt;Author&gt;Breton&lt;/Author&gt;&lt;Year&gt;2021&lt;/Year&gt;&lt;RecNum&gt;36&lt;/RecNum&gt;&lt;DisplayText&gt;(24)&lt;/DisplayText&gt;&lt;record&gt;&lt;rec-number&gt;36&lt;/rec-number&gt;&lt;foreign-keys&gt;&lt;key app="EN" db-id="vwrrttwz10fd9netdtjv5t0n2rea550ese5e" timestamp="1725520786"&gt;36&lt;/key&gt;&lt;/foreign-keys&gt;&lt;ref-type name="Journal Article"&gt;17&lt;/ref-type&gt;&lt;contributors&gt;&lt;authors&gt;&lt;author&gt;Breton, M. D.&lt;/author&gt;&lt;author&gt;Kovatchev, B. P.&lt;/author&gt;&lt;/authors&gt;&lt;/contributors&gt;&lt;titles&gt;&lt;title&gt;One Year Real-World Use of the Control-IQ Advanced Hybrid Closed-Loop Technology&lt;/title&gt;&lt;secondary-title&gt;Diabetes technology &amp;amp; therapeutics&lt;/secondary-title&gt;&lt;/titles&gt;&lt;periodical&gt;&lt;full-title&gt;Diabetes technology &amp;amp; therapeutics&lt;/full-title&gt;&lt;/periodical&gt;&lt;pages&gt;601</w:instrText>
            </w:r>
            <w:r w:rsidR="00B60AE6" w:rsidRPr="00B60AE6">
              <w:rPr>
                <w:rFonts w:ascii="Cambria Math" w:hAnsi="Cambria Math" w:cs="Cambria Math"/>
                <w:bCs/>
                <w:sz w:val="18"/>
                <w:szCs w:val="18"/>
              </w:rPr>
              <w:instrText>‐</w:instrText>
            </w:r>
            <w:r w:rsidR="00B60AE6" w:rsidRPr="00B60AE6">
              <w:rPr>
                <w:rFonts w:cs="Arial"/>
                <w:bCs/>
                <w:sz w:val="18"/>
                <w:szCs w:val="18"/>
              </w:rPr>
              <w:instrText>608&lt;/pages&gt;&lt;volume&gt;23&lt;/volume&gt;&lt;number&gt;9&lt;/number&gt;&lt;keywords&gt;&lt;keyword&gt;*blood glucose monitoring&lt;/keyword&gt;&lt;keyword&gt;Adolescent&lt;/keyword&gt;&lt;keyword&gt;Adult&lt;/keyword&gt;&lt;keyword&gt;Article&lt;/keyword&gt;&lt;keyword&gt;Automation&lt;/keyword&gt;&lt;keyword&gt;Blood Glucose&lt;/keyword&gt;&lt;keyword&gt;Blood Glucose Self</w:instrText>
            </w:r>
            <w:r w:rsidR="00B60AE6" w:rsidRPr="00B60AE6">
              <w:rPr>
                <w:rFonts w:ascii="Cambria Math" w:hAnsi="Cambria Math" w:cs="Cambria Math"/>
                <w:bCs/>
                <w:sz w:val="18"/>
                <w:szCs w:val="18"/>
              </w:rPr>
              <w:instrText>‐</w:instrText>
            </w:r>
            <w:r w:rsidR="00B60AE6" w:rsidRPr="00B60AE6">
              <w:rPr>
                <w:rFonts w:cs="Arial"/>
                <w:bCs/>
                <w:sz w:val="18"/>
                <w:szCs w:val="18"/>
              </w:rPr>
              <w:instrText>Monitoring [methods]&lt;/keyword&gt;&lt;keyword&gt;Child&lt;/keyword&gt;&lt;keyword&gt;Diabetes Mellitus, Type 1 [drug therapy]&lt;/keyword&gt;&lt;keyword&gt;Female&lt;/keyword&gt;&lt;keyword&gt;Human&lt;/keyword&gt;&lt;keyword&gt;Humans&lt;/keyword&gt;&lt;keyword&gt;Hypoglycemic Agents [therapeutic use]&lt;/keyword&gt;&lt;keyword&gt;Insulin Infusion Systems&lt;/keyword&gt;&lt;keyword&gt;Insulin [therapeutic use]&lt;/keyword&gt;&lt;keyword&gt;Insulin dependent diabetes mellitus&lt;/keyword&gt;&lt;keyword&gt;Major clinical study&lt;/keyword&gt;&lt;keyword&gt;Male&lt;/keyword&gt;&lt;keyword&gt;Middle Aged&lt;/keyword&gt;&lt;keyword&gt;Non insulin dependent diabetes mellitus&lt;/keyword&gt;&lt;keyword&gt;Retrospective Studies&lt;/keyword&gt;&lt;keyword&gt;Retrospective study&lt;/keyword&gt;&lt;keyword&gt;Technology&lt;/keyword&gt;&lt;keyword&gt;Young Adult&lt;/keyword&gt;&lt;/keywords&gt;&lt;dates&gt;&lt;year&gt;2021&lt;/year&gt;&lt;/dates&gt;&lt;accession-num&gt;CN-02322921&lt;/accession-num&gt;&lt;work-type&gt;Journal article&lt;/work-type&gt;&lt;urls&gt;&lt;related-urls&gt;&lt;url&gt;https://www.cochranelibrary.com/central/doi/10.1002/central/CN-02322921/full&lt;/url&gt;&lt;/related-urls&gt;&lt;/urls&gt;&lt;custom3&gt;PUBMED 33784196,EMBASE 635931376&lt;/custom3&gt;&lt;electronic-resource-num&gt;10.1089/dia.2021.0097&lt;/electronic-resource-num&gt;&lt;/record&gt;&lt;/Cite&gt;&lt;/EndNote&gt;</w:instrText>
            </w:r>
            <w:r w:rsidRPr="00B60AE6">
              <w:rPr>
                <w:rFonts w:cs="Arial"/>
                <w:bCs/>
                <w:sz w:val="18"/>
                <w:szCs w:val="18"/>
              </w:rPr>
              <w:fldChar w:fldCharType="separate"/>
            </w:r>
            <w:r w:rsidR="00B60AE6" w:rsidRPr="00B60AE6">
              <w:rPr>
                <w:rFonts w:cs="Arial"/>
                <w:bCs/>
                <w:noProof/>
                <w:sz w:val="18"/>
                <w:szCs w:val="18"/>
              </w:rPr>
              <w:t>(24)</w:t>
            </w:r>
            <w:r w:rsidRPr="00B60AE6">
              <w:rPr>
                <w:rFonts w:cs="Arial"/>
                <w:bCs/>
                <w:sz w:val="18"/>
                <w:szCs w:val="18"/>
              </w:rPr>
              <w:fldChar w:fldCharType="end"/>
            </w:r>
          </w:p>
        </w:tc>
        <w:tc>
          <w:tcPr>
            <w:tcW w:w="1417" w:type="dxa"/>
          </w:tcPr>
          <w:p w14:paraId="2D3C7B5D" w14:textId="4B2620D4"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0455782E" w14:textId="10C64347"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5DF02492" w14:textId="210FC19A"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60B7E727" w14:textId="3568EF9A"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0A2BB583" w14:textId="7F1B17EC"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49DF1D1C" w14:textId="4D71BCE9"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0F6C8FB2" w14:textId="1F69058C"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52D14EF1" w14:textId="1B06899A"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42CE64FE" w14:textId="64D9A632"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03053E44" w14:textId="0CC9B06C"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7B326FF2" w14:textId="0F044F01"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715C8A12" w14:textId="77777777" w:rsidTr="00C917AC">
        <w:tc>
          <w:tcPr>
            <w:tcW w:w="1555" w:type="dxa"/>
          </w:tcPr>
          <w:p w14:paraId="7F04E0F7" w14:textId="023D2606" w:rsidR="00C869A5" w:rsidRPr="00B60AE6" w:rsidRDefault="00C869A5" w:rsidP="00C869A5">
            <w:pPr>
              <w:jc w:val="left"/>
              <w:rPr>
                <w:rFonts w:cs="Arial"/>
                <w:bCs/>
                <w:sz w:val="18"/>
                <w:szCs w:val="18"/>
              </w:rPr>
            </w:pPr>
            <w:r w:rsidRPr="00B60AE6">
              <w:rPr>
                <w:rFonts w:cs="Arial"/>
                <w:sz w:val="18"/>
                <w:szCs w:val="18"/>
              </w:rPr>
              <w:t xml:space="preserve">Forlenza (2018) </w:t>
            </w:r>
            <w:r w:rsidRPr="00B60AE6">
              <w:rPr>
                <w:rFonts w:cs="Arial"/>
                <w:sz w:val="18"/>
                <w:szCs w:val="18"/>
              </w:rPr>
              <w:fldChar w:fldCharType="begin">
                <w:fldData xml:space="preserve">PEVuZE5vdGU+PENpdGU+PEF1dGhvcj5Gb3JsZW56YTwvQXV0aG9yPjxZZWFyPjIwMTg8L1llYXI+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PEVuZE5vdGU+PENpdGU+PEF1dGhvcj5Gb3JsZW56YTwvQXV0aG9yPjxZZWFyPjIwMTg8L1llYXI+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(25)</w:t>
            </w:r>
            <w:r w:rsidRPr="00B60AE6">
              <w:rPr>
                <w:rFonts w:cs="Arial"/>
                <w:sz w:val="18"/>
                <w:szCs w:val="18"/>
              </w:rPr>
              <w:fldChar w:fldCharType="end"/>
            </w:r>
          </w:p>
        </w:tc>
        <w:tc>
          <w:tcPr>
            <w:tcW w:w="1417" w:type="dxa"/>
          </w:tcPr>
          <w:p w14:paraId="793767E7" w14:textId="3BE060B1"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5D9A09B8" w14:textId="29EA31E8"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7973BAF8" w14:textId="18894F53"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67D8C835" w14:textId="438A7F83"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02858CDF" w14:textId="44E515C7"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587A04E7" w14:textId="23814FFB"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5C1AED1B" w14:textId="32E61E1C"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100717D4" w14:textId="411DEE6A"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7B29CC85" w14:textId="345034F8"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0D98067A" w14:textId="040CED7B"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1C3D290D" w14:textId="2AA70D2C"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3BC38981" w14:textId="77777777" w:rsidTr="00C917AC">
        <w:tc>
          <w:tcPr>
            <w:tcW w:w="1555" w:type="dxa"/>
          </w:tcPr>
          <w:p w14:paraId="02ADF813" w14:textId="74D4A281" w:rsidR="00C869A5" w:rsidRPr="00B60AE6" w:rsidRDefault="00C869A5" w:rsidP="00C869A5">
            <w:pPr>
              <w:jc w:val="left"/>
              <w:rPr>
                <w:rFonts w:cs="Arial"/>
                <w:bCs/>
                <w:sz w:val="18"/>
                <w:szCs w:val="18"/>
              </w:rPr>
            </w:pPr>
            <w:r w:rsidRPr="00B60AE6">
              <w:rPr>
                <w:rFonts w:cs="Arial"/>
                <w:sz w:val="18"/>
                <w:szCs w:val="18"/>
              </w:rPr>
              <w:t xml:space="preserve">Wang (2023) </w:t>
            </w:r>
            <w:r w:rsidRPr="00B60AE6">
              <w:rPr>
                <w:rFonts w:cs="Arial"/>
                <w:sz w:val="18"/>
                <w:szCs w:val="18"/>
              </w:rPr>
              <w:fldChar w:fldCharType="begin"/>
            </w:r>
            <w:r w:rsidR="004F3555">
              <w:rPr>
                <w:rFonts w:cs="Arial"/>
                <w:sz w:val="18"/>
                <w:szCs w:val="18"/>
              </w:rPr>
              <w:instrText xml:space="preserve"> ADDIN EN.CITE &lt;EndNote&gt;&lt;Cite&gt;&lt;Author&gt;Wang&lt;/Author&gt;&lt;Year&gt;2023&lt;/Year&gt;&lt;RecNum&gt;212&lt;/RecNum&gt;&lt;DisplayText&gt;(26)&lt;/DisplayText&gt;&lt;record&gt;&lt;rec-number&gt;212&lt;/rec-number&gt;&lt;foreign-keys&gt;&lt;key app="EN" db-id="vwrrttwz10fd9netdtjv5t0n2rea550ese5e" timestamp="1725520858"&gt;212&lt;/key&gt;&lt;/foreign-keys&gt;&lt;ref-type name="Journal Article"&gt;17&lt;/ref-type&gt;&lt;contributors&gt;&lt;authors&gt;&lt;author&gt;XS Wang&lt;/author&gt;&lt;author&gt;AD Dunlop&lt;/author&gt;&lt;author&gt;JA McKeen&lt;/author&gt;&lt;author&gt;DS Feig&lt;/author&gt;&lt;author&gt;LE Donovan&lt;/author&gt;&lt;/authors&gt;&lt;/contributors&gt;&lt;titles&gt;&lt;title&gt;Real</w:instrText>
            </w:r>
            <w:r w:rsidR="004F3555">
              <w:rPr>
                <w:rFonts w:ascii="Cambria Math" w:hAnsi="Cambria Math" w:cs="Cambria Math"/>
                <w:sz w:val="18"/>
                <w:szCs w:val="18"/>
              </w:rPr>
              <w:instrText>‐</w:instrText>
            </w:r>
            <w:r w:rsidR="004F3555">
              <w:rPr>
                <w:rFonts w:cs="Arial"/>
                <w:sz w:val="18"/>
                <w:szCs w:val="18"/>
              </w:rPr>
              <w:instrText>world use of control</w:instrText>
            </w:r>
            <w:r w:rsidR="004F3555">
              <w:rPr>
                <w:rFonts w:ascii="Cambria Math" w:hAnsi="Cambria Math" w:cs="Cambria Math"/>
                <w:sz w:val="18"/>
                <w:szCs w:val="18"/>
              </w:rPr>
              <w:instrText>‐</w:instrText>
            </w:r>
            <w:r w:rsidR="004F3555">
              <w:rPr>
                <w:rFonts w:cs="Arial"/>
                <w:sz w:val="18"/>
                <w:szCs w:val="18"/>
              </w:rPr>
              <w:instrText>IQ™ technology automated insulin delivery in pregnancy: a case series with qualitative interviews&lt;/title&gt;&lt;secondary-title&gt;Diabetic Med.&lt;/secondary-title&gt;&lt;/titles&gt;&lt;periodical&gt;&lt;full-title&gt;Diabetic Med.&lt;/full-title&gt;&lt;/periodical&gt;&lt;pages&gt;e15086&lt;/pages&gt;&lt;volume&gt;40&lt;/volume&gt;&lt;number&gt;6&lt;/number&gt;&lt;dates&gt;&lt;year&gt;2023&lt;/year&gt;&lt;/dates&gt;&lt;urls&gt;&lt;related-urls&gt;&lt;url&gt;https://onlinelibrary.wiley.com/doi/abs/10.1111/dme.15086&lt;/url&gt;&lt;/related-urls&gt;&lt;/urls&gt;&lt;custom1&gt;18 cites: https://scholar.google.com/scholar?cites=5842740323200674008&amp;amp;as_sdt=2005&amp;amp;sciodt=0,5&amp;amp;hl=en&amp;#xD;Query date: 2024-09-05 07:44:29&lt;/custom1&gt;&lt;electronic-resource-num&gt;10.1111/dme.15086&lt;/electronic-resource-num&gt;&lt;/record&gt;&lt;/Cite&gt;&lt;/EndNote&gt;</w:instrText>
            </w:r>
            <w:r w:rsidRPr="00B60AE6">
              <w:rPr>
                <w:rFonts w:cs="Arial"/>
                <w:sz w:val="18"/>
                <w:szCs w:val="18"/>
              </w:rPr>
              <w:fldChar w:fldCharType="separate"/>
            </w:r>
            <w:r w:rsidR="00B60AE6" w:rsidRPr="00B60AE6">
              <w:rPr>
                <w:rFonts w:cs="Arial"/>
                <w:noProof/>
                <w:sz w:val="18"/>
                <w:szCs w:val="18"/>
              </w:rPr>
              <w:t>(26)</w:t>
            </w:r>
            <w:r w:rsidRPr="00B60AE6">
              <w:rPr>
                <w:rFonts w:cs="Arial"/>
                <w:sz w:val="18"/>
                <w:szCs w:val="18"/>
              </w:rPr>
              <w:fldChar w:fldCharType="end"/>
            </w:r>
          </w:p>
        </w:tc>
        <w:tc>
          <w:tcPr>
            <w:tcW w:w="1417" w:type="dxa"/>
          </w:tcPr>
          <w:p w14:paraId="6712958A" w14:textId="3C2FE899"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4EFFC885" w14:textId="14FB156B"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45BC6AB0" w14:textId="7E423165"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6855A9A4" w14:textId="112CCDAF"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3959F243" w14:textId="334AAA1E"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4AAFCD94" w14:textId="64C12610" w:rsidR="00C869A5" w:rsidRPr="00B60AE6" w:rsidRDefault="00C869A5" w:rsidP="00C869A5">
            <w:pPr>
              <w:jc w:val="center"/>
              <w:rPr>
                <w:rFonts w:cs="Arial"/>
                <w:bCs/>
                <w:sz w:val="18"/>
                <w:szCs w:val="18"/>
              </w:rPr>
            </w:pPr>
            <w:r w:rsidRPr="00B60AE6">
              <w:rPr>
                <w:rFonts w:cs="Arial"/>
                <w:bCs/>
                <w:sz w:val="18"/>
                <w:szCs w:val="18"/>
              </w:rPr>
              <w:t>2</w:t>
            </w:r>
          </w:p>
        </w:tc>
        <w:tc>
          <w:tcPr>
            <w:tcW w:w="603" w:type="dxa"/>
          </w:tcPr>
          <w:p w14:paraId="556E8D6B" w14:textId="3F5CAE2F"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0D3415DE" w14:textId="60DE2E3E"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2237B0E1" w14:textId="46A0F915"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4D89694D" w14:textId="00C99A8E" w:rsidR="00C869A5" w:rsidRPr="00B60AE6" w:rsidRDefault="00C869A5" w:rsidP="00C869A5">
            <w:pPr>
              <w:jc w:val="center"/>
              <w:rPr>
                <w:rFonts w:cs="Arial"/>
                <w:bCs/>
                <w:sz w:val="18"/>
                <w:szCs w:val="18"/>
              </w:rPr>
            </w:pPr>
            <w:r w:rsidRPr="00B60AE6">
              <w:rPr>
                <w:rFonts w:cs="Arial"/>
                <w:bCs/>
                <w:sz w:val="18"/>
                <w:szCs w:val="18"/>
              </w:rPr>
              <w:t>2</w:t>
            </w:r>
          </w:p>
        </w:tc>
        <w:tc>
          <w:tcPr>
            <w:tcW w:w="987" w:type="dxa"/>
          </w:tcPr>
          <w:p w14:paraId="2B998657" w14:textId="7C001EC2" w:rsidR="00C869A5" w:rsidRPr="00B60AE6" w:rsidRDefault="00C869A5" w:rsidP="00C869A5">
            <w:pPr>
              <w:jc w:val="center"/>
              <w:rPr>
                <w:rFonts w:cs="Arial"/>
                <w:bCs/>
                <w:sz w:val="18"/>
                <w:szCs w:val="18"/>
              </w:rPr>
            </w:pPr>
            <w:r w:rsidRPr="00B60AE6">
              <w:rPr>
                <w:rFonts w:cs="Arial"/>
                <w:bCs/>
                <w:sz w:val="18"/>
                <w:szCs w:val="18"/>
              </w:rPr>
              <w:t>Level 4</w:t>
            </w:r>
          </w:p>
        </w:tc>
      </w:tr>
      <w:tr w:rsidR="00C869A5" w:rsidRPr="00B60AE6" w14:paraId="1B5BC213" w14:textId="77777777" w:rsidTr="00C917AC">
        <w:tc>
          <w:tcPr>
            <w:tcW w:w="1555" w:type="dxa"/>
          </w:tcPr>
          <w:p w14:paraId="4897BA8B" w14:textId="7BC40292" w:rsidR="00C869A5" w:rsidRPr="00B60AE6" w:rsidRDefault="00C869A5" w:rsidP="00C869A5">
            <w:pPr>
              <w:jc w:val="left"/>
              <w:rPr>
                <w:rFonts w:cs="Arial"/>
                <w:bCs/>
                <w:sz w:val="18"/>
                <w:szCs w:val="18"/>
              </w:rPr>
            </w:pPr>
            <w:r w:rsidRPr="00B60AE6">
              <w:rPr>
                <w:rFonts w:cs="Arial"/>
                <w:sz w:val="18"/>
                <w:szCs w:val="18"/>
              </w:rPr>
              <w:t xml:space="preserve">Carlson (2024) </w:t>
            </w:r>
            <w:r w:rsidRPr="00B60AE6">
              <w:rPr>
                <w:rFonts w:cs="Arial"/>
                <w:sz w:val="18"/>
                <w:szCs w:val="18"/>
              </w:rPr>
              <w:fldChar w:fldCharType="begin">
                <w:fldData xml:space="preserve">PEVuZE5vdGU+PENpdGU+PEF1dGhvcj5DYXJsc29uPC9BdXRob3I+PFllYXI+MjAyNDwvWWVhcj48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PEVuZE5vdGU+PENpdGU+PEF1dGhvcj5DYXJsc29uPC9BdXRob3I+PFllYXI+MjAyNDwvWWVhcj48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(27)</w:t>
            </w:r>
            <w:r w:rsidRPr="00B60AE6">
              <w:rPr>
                <w:rFonts w:cs="Arial"/>
                <w:sz w:val="18"/>
                <w:szCs w:val="18"/>
              </w:rPr>
              <w:fldChar w:fldCharType="end"/>
            </w:r>
          </w:p>
        </w:tc>
        <w:tc>
          <w:tcPr>
            <w:tcW w:w="1417" w:type="dxa"/>
          </w:tcPr>
          <w:p w14:paraId="7FDC353E" w14:textId="56D33F57"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3DF3880E" w14:textId="0131E2D9"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42B756BB" w14:textId="71D84412"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0E870F04" w14:textId="10B84AF3"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6E57C014" w14:textId="091FF438"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37709EE0" w14:textId="29E8B4B4"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768BC885" w14:textId="5F69253F"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6B988BA7" w14:textId="5FC6C324"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563270E4" w14:textId="67393370"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6821B1F8" w14:textId="18773717"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6FB55A72" w14:textId="161C8191"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37AEE959" w14:textId="77777777" w:rsidTr="00C917AC">
        <w:tc>
          <w:tcPr>
            <w:tcW w:w="1555" w:type="dxa"/>
          </w:tcPr>
          <w:p w14:paraId="4462C263" w14:textId="13953E29" w:rsidR="00C869A5" w:rsidRPr="00B60AE6" w:rsidRDefault="00C869A5" w:rsidP="00C869A5">
            <w:pPr>
              <w:jc w:val="left"/>
              <w:rPr>
                <w:rFonts w:cs="Arial"/>
                <w:bCs/>
                <w:sz w:val="18"/>
                <w:szCs w:val="18"/>
              </w:rPr>
            </w:pPr>
            <w:r w:rsidRPr="00B60AE6">
              <w:rPr>
                <w:rFonts w:cs="Arial"/>
                <w:sz w:val="18"/>
                <w:szCs w:val="18"/>
              </w:rPr>
              <w:t xml:space="preserve">Shah (2024) </w:t>
            </w:r>
            <w:r w:rsidRPr="00B60AE6">
              <w:rPr>
                <w:rFonts w:cs="Arial"/>
                <w:sz w:val="18"/>
                <w:szCs w:val="18"/>
              </w:rPr>
              <w:fldChar w:fldCharType="begin">
                <w:fldData xml:space="preserve">PEVuZE5vdGU+PENpdGU+PEF1dGhvcj5TaGFoPC9BdXRob3I+PFllYXI+MjAyNDwvWWVhcj48UmVj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PEVuZE5vdGU+PENpdGU+PEF1dGhvcj5TaGFoPC9BdXRob3I+PFllYXI+MjAyNDwvWWVhcj48UmVj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Pr="00B60AE6">
              <w:rPr>
                <w:rFonts w:cs="Arial"/>
                <w:sz w:val="18"/>
                <w:szCs w:val="18"/>
              </w:rPr>
            </w:r>
            <w:r w:rsidRPr="00B60AE6">
              <w:rPr>
                <w:rFonts w:cs="Arial"/>
                <w:sz w:val="18"/>
                <w:szCs w:val="18"/>
              </w:rPr>
              <w:fldChar w:fldCharType="separate"/>
            </w:r>
            <w:r w:rsidR="00B60AE6" w:rsidRPr="00B60AE6">
              <w:rPr>
                <w:rFonts w:cs="Arial"/>
                <w:noProof/>
                <w:sz w:val="18"/>
                <w:szCs w:val="18"/>
              </w:rPr>
              <w:t>(28)</w:t>
            </w:r>
            <w:r w:rsidRPr="00B60AE6">
              <w:rPr>
                <w:rFonts w:cs="Arial"/>
                <w:sz w:val="18"/>
                <w:szCs w:val="18"/>
              </w:rPr>
              <w:fldChar w:fldCharType="end"/>
            </w:r>
          </w:p>
        </w:tc>
        <w:tc>
          <w:tcPr>
            <w:tcW w:w="1417" w:type="dxa"/>
          </w:tcPr>
          <w:p w14:paraId="1BC817AC" w14:textId="14D2AB3F"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6640F4CD" w14:textId="53008552"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64FC5C13" w14:textId="59612A62"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40652B8E" w14:textId="7FA3D94C"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0444BA96" w14:textId="4BD447CC"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5BB6B15B" w14:textId="29D33B72"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0ABED7FD" w14:textId="279C5231"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5670B5EA" w14:textId="3309EA1C"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3CFFA3E8" w14:textId="1E66F284"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363FC337" w14:textId="6E726A39"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4730D6D8" w14:textId="4E9D9C36"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26D8B337" w14:textId="77777777" w:rsidTr="00C917AC">
        <w:tc>
          <w:tcPr>
            <w:tcW w:w="1555" w:type="dxa"/>
          </w:tcPr>
          <w:p w14:paraId="6C68251A" w14:textId="6FDBA3DB" w:rsidR="00C869A5" w:rsidRPr="00B60AE6" w:rsidRDefault="00C869A5" w:rsidP="00C869A5">
            <w:pPr>
              <w:jc w:val="left"/>
              <w:rPr>
                <w:rFonts w:cs="Arial"/>
                <w:bCs/>
                <w:sz w:val="18"/>
                <w:szCs w:val="18"/>
              </w:rPr>
            </w:pPr>
            <w:r w:rsidRPr="00B60AE6">
              <w:rPr>
                <w:rFonts w:cs="Arial"/>
                <w:bCs/>
                <w:sz w:val="18"/>
                <w:szCs w:val="18"/>
              </w:rPr>
              <w:t xml:space="preserve">Brown (2018) </w:t>
            </w:r>
            <w:r w:rsidR="00BC6AB5" w:rsidRPr="00B60AE6">
              <w:rPr>
                <w:rFonts w:cs="Arial"/>
                <w:sz w:val="18"/>
                <w:szCs w:val="18"/>
              </w:rPr>
              <w:fldChar w:fldCharType="begin">
                <w:fldData xml:space="preserve">PEVuZE5vdGU+PENpdGU+PEF1dGhvcj5Ccm93bjwvQXV0aG9yPjxZZWFyPjIwMjI8L1llYXI+PFJl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=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PEVuZE5vdGU+PENpdGU+PEF1dGhvcj5Ccm93bjwvQXV0aG9yPjxZZWFyPjIwMjI8L1llYXI+PFJl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=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00BC6AB5" w:rsidRPr="00B60AE6">
              <w:rPr>
                <w:rFonts w:cs="Arial"/>
                <w:sz w:val="18"/>
                <w:szCs w:val="18"/>
              </w:rPr>
            </w:r>
            <w:r w:rsidR="00BC6AB5" w:rsidRPr="00B60AE6">
              <w:rPr>
                <w:rFonts w:cs="Arial"/>
                <w:sz w:val="18"/>
                <w:szCs w:val="18"/>
              </w:rPr>
              <w:fldChar w:fldCharType="separate"/>
            </w:r>
            <w:r w:rsidR="00B60AE6" w:rsidRPr="00B60AE6">
              <w:rPr>
                <w:rFonts w:cs="Arial"/>
                <w:noProof/>
                <w:sz w:val="18"/>
                <w:szCs w:val="18"/>
              </w:rPr>
              <w:t>(29, 30)</w:t>
            </w:r>
            <w:r w:rsidR="00BC6AB5" w:rsidRPr="00B60AE6">
              <w:rPr>
                <w:rFonts w:cs="Arial"/>
                <w:sz w:val="18"/>
                <w:szCs w:val="18"/>
              </w:rPr>
              <w:fldChar w:fldCharType="end"/>
            </w:r>
          </w:p>
        </w:tc>
        <w:tc>
          <w:tcPr>
            <w:tcW w:w="1417" w:type="dxa"/>
          </w:tcPr>
          <w:p w14:paraId="72644BDB" w14:textId="390CB688"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0CBF02AE" w14:textId="751619C1"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16D672E7" w14:textId="1F5F9E7E"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3C02C968" w14:textId="325008D0"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51F56B2E" w14:textId="38BBD88D"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4F1D99BA" w14:textId="196F73BD" w:rsidR="00C869A5" w:rsidRPr="00B60AE6" w:rsidRDefault="00C869A5" w:rsidP="00C869A5">
            <w:pPr>
              <w:jc w:val="center"/>
              <w:rPr>
                <w:rFonts w:cs="Arial"/>
                <w:bCs/>
                <w:sz w:val="18"/>
                <w:szCs w:val="18"/>
              </w:rPr>
            </w:pPr>
            <w:r w:rsidRPr="00B60AE6">
              <w:rPr>
                <w:rFonts w:cs="Arial"/>
                <w:bCs/>
                <w:sz w:val="18"/>
                <w:szCs w:val="18"/>
              </w:rPr>
              <w:t>2</w:t>
            </w:r>
          </w:p>
        </w:tc>
        <w:tc>
          <w:tcPr>
            <w:tcW w:w="603" w:type="dxa"/>
          </w:tcPr>
          <w:p w14:paraId="3D9F627E" w14:textId="63B7DD52"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26924129" w14:textId="1FB26D74" w:rsidR="00C869A5" w:rsidRPr="00B60AE6" w:rsidRDefault="00C869A5" w:rsidP="00C869A5">
            <w:pPr>
              <w:jc w:val="center"/>
              <w:rPr>
                <w:rFonts w:cs="Arial"/>
                <w:bCs/>
                <w:sz w:val="18"/>
                <w:szCs w:val="18"/>
              </w:rPr>
            </w:pPr>
            <w:r w:rsidRPr="00B60AE6">
              <w:rPr>
                <w:rFonts w:cs="Arial"/>
                <w:bCs/>
                <w:sz w:val="18"/>
                <w:szCs w:val="18"/>
              </w:rPr>
              <w:t>2</w:t>
            </w:r>
          </w:p>
        </w:tc>
        <w:tc>
          <w:tcPr>
            <w:tcW w:w="632" w:type="dxa"/>
          </w:tcPr>
          <w:p w14:paraId="53DA7D03" w14:textId="1B1DCCBD"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7FFAC1FD" w14:textId="61444114" w:rsidR="00C869A5" w:rsidRPr="00B60AE6" w:rsidRDefault="00C869A5" w:rsidP="00C869A5">
            <w:pPr>
              <w:jc w:val="center"/>
              <w:rPr>
                <w:rFonts w:cs="Arial"/>
                <w:bCs/>
                <w:sz w:val="18"/>
                <w:szCs w:val="18"/>
              </w:rPr>
            </w:pPr>
            <w:r w:rsidRPr="00B60AE6">
              <w:rPr>
                <w:rFonts w:cs="Arial"/>
                <w:bCs/>
                <w:sz w:val="18"/>
                <w:szCs w:val="18"/>
              </w:rPr>
              <w:t>2</w:t>
            </w:r>
          </w:p>
        </w:tc>
        <w:tc>
          <w:tcPr>
            <w:tcW w:w="987" w:type="dxa"/>
          </w:tcPr>
          <w:p w14:paraId="51F10850" w14:textId="5701A81C" w:rsidR="00C869A5" w:rsidRPr="00B60AE6" w:rsidRDefault="00C869A5" w:rsidP="00C869A5">
            <w:pPr>
              <w:jc w:val="center"/>
              <w:rPr>
                <w:rFonts w:cs="Arial"/>
                <w:bCs/>
                <w:sz w:val="18"/>
                <w:szCs w:val="18"/>
              </w:rPr>
            </w:pPr>
            <w:r w:rsidRPr="00B60AE6">
              <w:rPr>
                <w:rFonts w:cs="Arial"/>
                <w:bCs/>
                <w:sz w:val="18"/>
                <w:szCs w:val="18"/>
              </w:rPr>
              <w:t>Level 4</w:t>
            </w:r>
          </w:p>
        </w:tc>
      </w:tr>
      <w:tr w:rsidR="00C869A5" w:rsidRPr="00B60AE6" w14:paraId="3FBDE498" w14:textId="77777777" w:rsidTr="00C917AC">
        <w:tc>
          <w:tcPr>
            <w:tcW w:w="1555" w:type="dxa"/>
          </w:tcPr>
          <w:p w14:paraId="544B2224" w14:textId="51A93585" w:rsidR="00C869A5" w:rsidRPr="00B60AE6" w:rsidRDefault="00C869A5" w:rsidP="00C869A5">
            <w:pPr>
              <w:jc w:val="left"/>
              <w:rPr>
                <w:rFonts w:cs="Arial"/>
                <w:bCs/>
                <w:sz w:val="18"/>
                <w:szCs w:val="18"/>
              </w:rPr>
            </w:pPr>
            <w:r w:rsidRPr="00B60AE6">
              <w:rPr>
                <w:rFonts w:cs="Arial"/>
                <w:sz w:val="18"/>
                <w:szCs w:val="18"/>
              </w:rPr>
              <w:t xml:space="preserve">Breton (2020) </w:t>
            </w:r>
            <w:r w:rsidR="00BC6AB5" w:rsidRPr="00B60AE6">
              <w:rPr>
                <w:rFonts w:cs="Arial"/>
                <w:sz w:val="18"/>
                <w:szCs w:val="18"/>
              </w:rPr>
              <w:fldChar w:fldCharType="begin">
                <w:fldData xml:space="preserve">PEVuZE5vdGU+PENpdGU+PEF1dGhvcj5CcmV0b248L0F1dGhvcj48WWVhcj4yMDIwPC9ZZWFyPjxS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=
</w:fldData>
              </w:fldChar>
            </w:r>
            <w:r w:rsidR="00B60AE6" w:rsidRPr="00B60AE6">
              <w:rPr>
                <w:rFonts w:cs="Arial"/>
                <w:sz w:val="18"/>
                <w:szCs w:val="18"/>
              </w:rPr>
              <w:instrText xml:space="preserve"> ADDIN EN.CITE </w:instrText>
            </w:r>
            <w:r w:rsidR="00B60AE6" w:rsidRPr="00B60AE6">
              <w:rPr>
                <w:rFonts w:cs="Arial"/>
                <w:sz w:val="18"/>
                <w:szCs w:val="18"/>
              </w:rPr>
              <w:fldChar w:fldCharType="begin">
                <w:fldData xml:space="preserve">PEVuZE5vdGU+PENpdGU+PEF1dGhvcj5CcmV0b248L0F1dGhvcj48WWVhcj4yMDIwPC9ZZWFyPjxS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=
</w:fldData>
              </w:fldChar>
            </w:r>
            <w:r w:rsidR="00B60AE6" w:rsidRPr="00B60AE6">
              <w:rPr>
                <w:rFonts w:cs="Arial"/>
                <w:sz w:val="18"/>
                <w:szCs w:val="18"/>
              </w:rPr>
              <w:instrText xml:space="preserve"> ADDIN EN.CITE.DATA </w:instrText>
            </w:r>
            <w:r w:rsidR="00B60AE6" w:rsidRPr="00B60AE6">
              <w:rPr>
                <w:rFonts w:cs="Arial"/>
                <w:sz w:val="18"/>
                <w:szCs w:val="18"/>
              </w:rPr>
            </w:r>
            <w:r w:rsidR="00B60AE6" w:rsidRPr="00B60AE6">
              <w:rPr>
                <w:rFonts w:cs="Arial"/>
                <w:sz w:val="18"/>
                <w:szCs w:val="18"/>
              </w:rPr>
              <w:fldChar w:fldCharType="end"/>
            </w:r>
            <w:r w:rsidR="00BC6AB5" w:rsidRPr="00B60AE6">
              <w:rPr>
                <w:rFonts w:cs="Arial"/>
                <w:sz w:val="18"/>
                <w:szCs w:val="18"/>
              </w:rPr>
            </w:r>
            <w:r w:rsidR="00BC6AB5" w:rsidRPr="00B60AE6">
              <w:rPr>
                <w:rFonts w:cs="Arial"/>
                <w:sz w:val="18"/>
                <w:szCs w:val="18"/>
              </w:rPr>
              <w:fldChar w:fldCharType="separate"/>
            </w:r>
            <w:r w:rsidR="00B60AE6" w:rsidRPr="00B60AE6">
              <w:rPr>
                <w:rFonts w:cs="Arial"/>
                <w:noProof/>
                <w:sz w:val="18"/>
                <w:szCs w:val="18"/>
              </w:rPr>
              <w:t>(31, 32)</w:t>
            </w:r>
            <w:r w:rsidR="00BC6AB5" w:rsidRPr="00B60AE6">
              <w:rPr>
                <w:rFonts w:cs="Arial"/>
                <w:sz w:val="18"/>
                <w:szCs w:val="18"/>
              </w:rPr>
              <w:fldChar w:fldCharType="end"/>
            </w:r>
          </w:p>
        </w:tc>
        <w:tc>
          <w:tcPr>
            <w:tcW w:w="1417" w:type="dxa"/>
          </w:tcPr>
          <w:p w14:paraId="61699193" w14:textId="7C136AE6"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2A028DB8" w14:textId="601A7351"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3F03931A" w14:textId="33E2B08D"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072F1C53" w14:textId="69EA563E"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355E4165" w14:textId="25223D80"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7BFF7DBB" w14:textId="168CB9D0"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13875810" w14:textId="3BCD292D"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4A4A0B4B" w14:textId="3649CD6F"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15A01FE7" w14:textId="4ADF8C04"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3AF4AAB9" w14:textId="2606568E"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574651D3" w14:textId="1BB133FF"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453AD4E8" w14:textId="77777777" w:rsidTr="00C917AC">
        <w:tc>
          <w:tcPr>
            <w:tcW w:w="1555" w:type="dxa"/>
          </w:tcPr>
          <w:p w14:paraId="22ED49BB" w14:textId="12BBC18E" w:rsidR="00C869A5" w:rsidRPr="00B60AE6" w:rsidRDefault="00C869A5" w:rsidP="00C869A5">
            <w:pPr>
              <w:jc w:val="left"/>
              <w:rPr>
                <w:rFonts w:cs="Arial"/>
                <w:bCs/>
                <w:sz w:val="18"/>
                <w:szCs w:val="18"/>
              </w:rPr>
            </w:pPr>
            <w:proofErr w:type="spellStart"/>
            <w:r w:rsidRPr="00B60AE6">
              <w:rPr>
                <w:rFonts w:cs="Arial"/>
                <w:bCs/>
                <w:sz w:val="18"/>
                <w:szCs w:val="18"/>
              </w:rPr>
              <w:t>Kanapka</w:t>
            </w:r>
            <w:proofErr w:type="spellEnd"/>
            <w:r w:rsidRPr="00B60AE6">
              <w:rPr>
                <w:rFonts w:cs="Arial"/>
                <w:bCs/>
                <w:sz w:val="18"/>
                <w:szCs w:val="18"/>
              </w:rPr>
              <w:t xml:space="preserve"> (2021) </w:t>
            </w:r>
            <w:r w:rsidRPr="00B60AE6">
              <w:rPr>
                <w:rFonts w:cs="Arial"/>
                <w:bCs/>
                <w:sz w:val="18"/>
                <w:szCs w:val="18"/>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(33)</w:t>
            </w:r>
            <w:r w:rsidRPr="00B60AE6">
              <w:rPr>
                <w:rFonts w:cs="Arial"/>
                <w:bCs/>
                <w:sz w:val="18"/>
                <w:szCs w:val="18"/>
              </w:rPr>
              <w:fldChar w:fldCharType="end"/>
            </w:r>
          </w:p>
        </w:tc>
        <w:tc>
          <w:tcPr>
            <w:tcW w:w="1417" w:type="dxa"/>
          </w:tcPr>
          <w:p w14:paraId="04325711" w14:textId="67DD4CEB"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1A42C945" w14:textId="795B2AF0"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0F302859" w14:textId="2B10DAC8"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45888E5C" w14:textId="5068E399"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22CA49D2" w14:textId="6885CCA2"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457ED46E" w14:textId="184A2131"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2DA86351" w14:textId="41639264"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2FF6EEB9" w14:textId="5186E9C0"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2F30EFF2" w14:textId="1CCF2E57"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0371EE5C" w14:textId="7FE2B473"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44D1F1EC" w14:textId="76CD2B61"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1BFC7C04" w14:textId="77777777" w:rsidTr="00C917AC">
        <w:tc>
          <w:tcPr>
            <w:tcW w:w="1555" w:type="dxa"/>
          </w:tcPr>
          <w:p w14:paraId="483E3183" w14:textId="62F70706" w:rsidR="00C869A5" w:rsidRPr="00B60AE6" w:rsidRDefault="00C869A5" w:rsidP="00C869A5">
            <w:pPr>
              <w:jc w:val="left"/>
              <w:rPr>
                <w:rFonts w:cs="Arial"/>
                <w:bCs/>
                <w:sz w:val="18"/>
                <w:szCs w:val="18"/>
              </w:rPr>
            </w:pPr>
            <w:proofErr w:type="spellStart"/>
            <w:r w:rsidRPr="00B60AE6">
              <w:rPr>
                <w:rFonts w:cs="Arial"/>
                <w:bCs/>
                <w:sz w:val="18"/>
                <w:szCs w:val="18"/>
              </w:rPr>
              <w:t>Schoelwer</w:t>
            </w:r>
            <w:proofErr w:type="spellEnd"/>
            <w:r w:rsidRPr="00B60AE6">
              <w:rPr>
                <w:rFonts w:cs="Arial"/>
                <w:bCs/>
                <w:sz w:val="18"/>
                <w:szCs w:val="18"/>
              </w:rPr>
              <w:t xml:space="preserve"> (2021) </w:t>
            </w:r>
            <w:r w:rsidRPr="00B60AE6">
              <w:rPr>
                <w:rFonts w:cs="Arial"/>
                <w:bCs/>
                <w:sz w:val="18"/>
                <w:szCs w:val="18"/>
              </w:rPr>
              <w:fldChar w:fldCharType="begin">
                <w:fldData xml:space="preserve">PEVuZE5vdGU+PENpdGU+PEF1dGhvcj5TY2hvZWx3ZXI8L0F1dGhvcj48WWVhcj4yMDIxPC9ZZWFy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PEVuZE5vdGU+PENpdGU+PEF1dGhvcj5TY2hvZWx3ZXI8L0F1dGhvcj48WWVhcj4yMDIxPC9ZZWFy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(34)</w:t>
            </w:r>
            <w:r w:rsidRPr="00B60AE6">
              <w:rPr>
                <w:rFonts w:cs="Arial"/>
                <w:bCs/>
                <w:sz w:val="18"/>
                <w:szCs w:val="18"/>
              </w:rPr>
              <w:fldChar w:fldCharType="end"/>
            </w:r>
          </w:p>
        </w:tc>
        <w:tc>
          <w:tcPr>
            <w:tcW w:w="1417" w:type="dxa"/>
          </w:tcPr>
          <w:p w14:paraId="14FE467C" w14:textId="5EB0337C"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79E2B8FE" w14:textId="7BDF3A8A"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09DFE016" w14:textId="50DF815F"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6CA4708D" w14:textId="249CC40C"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7B7EB2C7" w14:textId="2D7CB124"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469D6950" w14:textId="7139E880"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1FDE06FE" w14:textId="517A86DC" w:rsidR="00C869A5" w:rsidRPr="00B60AE6" w:rsidRDefault="00C869A5" w:rsidP="00C869A5">
            <w:pPr>
              <w:jc w:val="center"/>
              <w:rPr>
                <w:rFonts w:cs="Arial"/>
                <w:bCs/>
                <w:sz w:val="18"/>
                <w:szCs w:val="18"/>
              </w:rPr>
            </w:pPr>
            <w:r w:rsidRPr="00B60AE6">
              <w:rPr>
                <w:rFonts w:cs="Arial"/>
                <w:bCs/>
                <w:sz w:val="18"/>
                <w:szCs w:val="18"/>
              </w:rPr>
              <w:t>2</w:t>
            </w:r>
          </w:p>
        </w:tc>
        <w:tc>
          <w:tcPr>
            <w:tcW w:w="630" w:type="dxa"/>
          </w:tcPr>
          <w:p w14:paraId="23BF0B74" w14:textId="0A38B7CD"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7327180F" w14:textId="6E47F7E4"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3DD2FD1F" w14:textId="1BF37F7E" w:rsidR="00C869A5" w:rsidRPr="00B60AE6" w:rsidRDefault="00C869A5" w:rsidP="00C869A5">
            <w:pPr>
              <w:jc w:val="center"/>
              <w:rPr>
                <w:rFonts w:cs="Arial"/>
                <w:bCs/>
                <w:sz w:val="18"/>
                <w:szCs w:val="18"/>
              </w:rPr>
            </w:pPr>
            <w:r w:rsidRPr="00B60AE6">
              <w:rPr>
                <w:rFonts w:cs="Arial"/>
                <w:bCs/>
                <w:sz w:val="18"/>
                <w:szCs w:val="18"/>
              </w:rPr>
              <w:t>2</w:t>
            </w:r>
          </w:p>
        </w:tc>
        <w:tc>
          <w:tcPr>
            <w:tcW w:w="987" w:type="dxa"/>
          </w:tcPr>
          <w:p w14:paraId="624569E6" w14:textId="581705BA"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2B650261" w14:textId="77777777" w:rsidTr="00C917AC">
        <w:tc>
          <w:tcPr>
            <w:tcW w:w="1555" w:type="dxa"/>
          </w:tcPr>
          <w:p w14:paraId="088003AD" w14:textId="6F371EE5" w:rsidR="00C869A5" w:rsidRPr="00B60AE6" w:rsidRDefault="00C869A5" w:rsidP="00C869A5">
            <w:pPr>
              <w:jc w:val="left"/>
              <w:rPr>
                <w:rFonts w:cs="Arial"/>
                <w:bCs/>
                <w:sz w:val="18"/>
                <w:szCs w:val="18"/>
              </w:rPr>
            </w:pPr>
            <w:proofErr w:type="spellStart"/>
            <w:r w:rsidRPr="00B60AE6">
              <w:rPr>
                <w:rFonts w:cs="Arial"/>
                <w:bCs/>
                <w:sz w:val="18"/>
                <w:szCs w:val="18"/>
              </w:rPr>
              <w:t>Cobry</w:t>
            </w:r>
            <w:proofErr w:type="spellEnd"/>
            <w:r w:rsidRPr="00B60AE6">
              <w:rPr>
                <w:rFonts w:cs="Arial"/>
                <w:bCs/>
                <w:sz w:val="18"/>
                <w:szCs w:val="18"/>
              </w:rPr>
              <w:t xml:space="preserve"> (2021) </w:t>
            </w:r>
            <w:r w:rsidRPr="00B60AE6">
              <w:rPr>
                <w:rFonts w:cs="Arial"/>
                <w:bCs/>
                <w:sz w:val="18"/>
                <w:szCs w:val="18"/>
              </w:rPr>
              <w:fldChar w:fldCharType="begin">
                <w:fldData xml:space="preserve">PEVuZE5vdGU+PENpdGU+PEF1dGhvcj5Db2JyeTwvQXV0aG9yPjxZZWFyPjIwMjE8L1llYXI+PFJl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PEVuZE5vdGU+PENpdGU+PEF1dGhvcj5Db2JyeTwvQXV0aG9yPjxZZWFyPjIwMjE8L1llYXI+PFJl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(35)</w:t>
            </w:r>
            <w:r w:rsidRPr="00B60AE6">
              <w:rPr>
                <w:rFonts w:cs="Arial"/>
                <w:bCs/>
                <w:sz w:val="18"/>
                <w:szCs w:val="18"/>
              </w:rPr>
              <w:fldChar w:fldCharType="end"/>
            </w:r>
            <w:r w:rsidRPr="00B60AE6">
              <w:rPr>
                <w:rFonts w:cs="Arial"/>
                <w:bCs/>
                <w:sz w:val="18"/>
                <w:szCs w:val="18"/>
              </w:rPr>
              <w:t xml:space="preserve"> </w:t>
            </w:r>
          </w:p>
        </w:tc>
        <w:tc>
          <w:tcPr>
            <w:tcW w:w="1417" w:type="dxa"/>
          </w:tcPr>
          <w:p w14:paraId="3219C902" w14:textId="6DF717F3"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22411E4E" w14:textId="016C0DB5"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3734623D" w14:textId="3FB9E96F"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6FA99812" w14:textId="1D1BA9CE"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583BE98B" w14:textId="4D0C3DDA"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0D7B4ED8" w14:textId="523F297B"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4E8C63AC" w14:textId="5213CE41"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7AD8A7F4" w14:textId="5C41D6ED"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64B0401D" w14:textId="68091095"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589877C5" w14:textId="5807D8BB"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6C37953C" w14:textId="64C2613A"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6A7B1674" w14:textId="77777777" w:rsidTr="00C917AC">
        <w:tc>
          <w:tcPr>
            <w:tcW w:w="1555" w:type="dxa"/>
          </w:tcPr>
          <w:p w14:paraId="4E7EE1E5" w14:textId="6FA7C9CB" w:rsidR="00C869A5" w:rsidRPr="00B60AE6" w:rsidRDefault="00C869A5" w:rsidP="00C869A5">
            <w:pPr>
              <w:jc w:val="left"/>
              <w:rPr>
                <w:rFonts w:cs="Arial"/>
                <w:bCs/>
                <w:sz w:val="18"/>
                <w:szCs w:val="18"/>
              </w:rPr>
            </w:pPr>
            <w:proofErr w:type="spellStart"/>
            <w:r w:rsidRPr="00B60AE6">
              <w:rPr>
                <w:rFonts w:cs="Arial"/>
                <w:bCs/>
                <w:sz w:val="18"/>
                <w:szCs w:val="18"/>
              </w:rPr>
              <w:t>Cobry</w:t>
            </w:r>
            <w:proofErr w:type="spellEnd"/>
            <w:r w:rsidRPr="00B60AE6">
              <w:rPr>
                <w:rFonts w:cs="Arial"/>
                <w:bCs/>
                <w:sz w:val="18"/>
                <w:szCs w:val="18"/>
              </w:rPr>
              <w:t xml:space="preserve"> (2022) </w:t>
            </w:r>
            <w:r w:rsidRPr="00B60AE6">
              <w:rPr>
                <w:rFonts w:cs="Arial"/>
                <w:bCs/>
                <w:sz w:val="18"/>
                <w:szCs w:val="18"/>
              </w:rPr>
              <w:fldChar w:fldCharType="begin"/>
            </w:r>
            <w:r w:rsidR="00B60AE6" w:rsidRPr="00B60AE6">
              <w:rPr>
                <w:rFonts w:cs="Arial"/>
                <w:bCs/>
                <w:sz w:val="18"/>
                <w:szCs w:val="18"/>
              </w:rPr>
              <w:instrText xml:space="preserve"> ADDIN EN.CITE &lt;EndNote&gt;&lt;Cite&gt;&lt;Author&gt;Cobry&lt;/Author&gt;&lt;Year&gt;2022&lt;/Year&gt;&lt;RecNum&gt;630&lt;/RecNum&gt;&lt;DisplayText&gt;(36)&lt;/DisplayText&gt;&lt;record&gt;&lt;rec-number&gt;630&lt;/rec-number&gt;&lt;foreign-keys&gt;&lt;key app="EN" db-id="vwrrttwz10fd9netdtjv5t0n2rea550ese5e" timestamp="1726744758"&gt;630&lt;/key&gt;&lt;/foreign-keys&gt;&lt;ref-type name="Journal Article"&gt;17&lt;/ref-type&gt;&lt;contributors&gt;&lt;authors&gt;&lt;author&gt;Cobry, E. C.&lt;/author&gt;&lt;author&gt;Bisio, A.&lt;/author&gt;&lt;author&gt;Wadwa, R. P.&lt;/author&gt;&lt;author&gt;Breton, M. D.&lt;/author&gt;&lt;/authors&gt;&lt;/contributors&gt;&lt;auth-address&gt;Barbara Davis Center for Diabetes, University of Colorado Anschutz Medical Campus, Aurora, CO.&amp;#xD;Center for Diabetes Technology, University of Virginia, Charlottesville, VA.&lt;/auth-address&gt;&lt;titles&gt;&lt;title&gt;Improvements in Parental Sleep, Fear of Hypoglycemia, and Diabetes Distress With Use of an Advanced Hybrid Closed-Loop System&lt;/title&gt;&lt;secondary-title&gt;Diabetes Care&lt;/secondary-title&gt;&lt;/titles&gt;&lt;periodical&gt;&lt;full-title&gt;Diabetes care&lt;/full-title&gt;&lt;/periodical&gt;&lt;pages&gt;1292-1295&lt;/pages&gt;&lt;volume&gt;45&lt;/volume&gt;&lt;number&gt;5&lt;/number&gt;&lt;keywords&gt;&lt;keyword&gt;Adolescent&lt;/keyword&gt;&lt;keyword&gt;Blood Glucose&lt;/keyword&gt;&lt;keyword&gt;Child&lt;/keyword&gt;&lt;keyword&gt;*Diabetes Mellitus, Type 1/complications/psychology&lt;/keyword&gt;&lt;keyword&gt;Fear&lt;/keyword&gt;&lt;keyword&gt;Humans&lt;/keyword&gt;&lt;keyword&gt;*Hypoglycemia&lt;/keyword&gt;&lt;keyword&gt;Parents/psychology&lt;/keyword&gt;&lt;keyword&gt;Sleep&lt;/keyword&gt;&lt;/keywords&gt;&lt;dates&gt;&lt;year&gt;2022&lt;/year&gt;&lt;pub-dates&gt;&lt;date&gt;May 1&lt;/date&gt;&lt;/pub-dates&gt;&lt;/dates&gt;&lt;isbn&gt;1935-5548 (Electronic)&amp;#xD;0149-5992 (Print)&amp;#xD;0149-5992 (Linking)&lt;/isbn&gt;&lt;accession-num&gt;35202468&lt;/accession-num&gt;&lt;urls&gt;&lt;related-urls&gt;&lt;url&gt;https://www.ncbi.nlm.nih.gov/pubmed/35202468&lt;/url&gt;&lt;/related-urls&gt;&lt;/urls&gt;&lt;custom2&gt;PMC9174965&lt;/custom2&gt;&lt;electronic-resource-num&gt;10.2337/dc21-1778&lt;/electronic-resource-num&gt;&lt;remote-database-name&gt;Medline&lt;/remote-database-name&gt;&lt;remote-database-provider&gt;NLM&lt;/remote-database-provider&gt;&lt;/record&gt;&lt;/Cite&gt;&lt;/EndNote&gt;</w:instrText>
            </w:r>
            <w:r w:rsidRPr="00B60AE6">
              <w:rPr>
                <w:rFonts w:cs="Arial"/>
                <w:bCs/>
                <w:sz w:val="18"/>
                <w:szCs w:val="18"/>
              </w:rPr>
              <w:fldChar w:fldCharType="separate"/>
            </w:r>
            <w:r w:rsidR="00B60AE6" w:rsidRPr="00B60AE6">
              <w:rPr>
                <w:rFonts w:cs="Arial"/>
                <w:bCs/>
                <w:noProof/>
                <w:sz w:val="18"/>
                <w:szCs w:val="18"/>
              </w:rPr>
              <w:t>(36)</w:t>
            </w:r>
            <w:r w:rsidRPr="00B60AE6">
              <w:rPr>
                <w:rFonts w:cs="Arial"/>
                <w:bCs/>
                <w:sz w:val="18"/>
                <w:szCs w:val="18"/>
              </w:rPr>
              <w:fldChar w:fldCharType="end"/>
            </w:r>
          </w:p>
        </w:tc>
        <w:tc>
          <w:tcPr>
            <w:tcW w:w="1417" w:type="dxa"/>
          </w:tcPr>
          <w:p w14:paraId="74ACEFD2" w14:textId="5BF75BEF"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29793F21" w14:textId="1C71EBF8"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2B77A7EF" w14:textId="68EE3A85"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28725896" w14:textId="65BBAFA9"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45BD4763" w14:textId="5E913DC8"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09687317" w14:textId="6B670237"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0713EFD5" w14:textId="428CA9D4"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22E473E1" w14:textId="712C9985"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313E4CBD" w14:textId="422357FE"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3E12CBDF" w14:textId="1B116905"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72240259" w14:textId="51A36481"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2D28F63F" w14:textId="77777777" w:rsidTr="00C917AC">
        <w:tc>
          <w:tcPr>
            <w:tcW w:w="1555" w:type="dxa"/>
          </w:tcPr>
          <w:p w14:paraId="4C9C4216" w14:textId="0227C8CC" w:rsidR="00C869A5" w:rsidRPr="00B60AE6" w:rsidRDefault="00C869A5" w:rsidP="00C869A5">
            <w:pPr>
              <w:jc w:val="left"/>
              <w:rPr>
                <w:rFonts w:cs="Arial"/>
                <w:bCs/>
                <w:sz w:val="18"/>
                <w:szCs w:val="18"/>
              </w:rPr>
            </w:pPr>
            <w:r w:rsidRPr="00B60AE6">
              <w:rPr>
                <w:rFonts w:cs="Arial"/>
                <w:bCs/>
                <w:sz w:val="18"/>
                <w:szCs w:val="18"/>
              </w:rPr>
              <w:t xml:space="preserve">Graham (2024) </w:t>
            </w:r>
            <w:r w:rsidR="00BC6AB5" w:rsidRPr="00B60AE6">
              <w:rPr>
                <w:rFonts w:cs="Arial"/>
                <w:bCs/>
                <w:sz w:val="18"/>
                <w:szCs w:val="18"/>
              </w:rPr>
              <w:fldChar w:fldCharType="begin">
                <w:fldData xml:space="preserve">PEVuZE5vdGU+PENpdGU+PEF1dGhvcj5HcmFoYW08L0F1dGhvcj48WWVhcj4yMDI0PC9ZZWFyPjxS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PEVuZE5vdGU+PENpdGU+PEF1dGhvcj5HcmFoYW08L0F1dGhvcj48WWVhcj4yMDI0PC9ZZWFyPjxS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00BC6AB5" w:rsidRPr="00B60AE6">
              <w:rPr>
                <w:rFonts w:cs="Arial"/>
                <w:bCs/>
                <w:sz w:val="18"/>
                <w:szCs w:val="18"/>
              </w:rPr>
            </w:r>
            <w:r w:rsidR="00BC6AB5" w:rsidRPr="00B60AE6">
              <w:rPr>
                <w:rFonts w:cs="Arial"/>
                <w:bCs/>
                <w:sz w:val="18"/>
                <w:szCs w:val="18"/>
              </w:rPr>
              <w:fldChar w:fldCharType="separate"/>
            </w:r>
            <w:r w:rsidR="00B60AE6" w:rsidRPr="00B60AE6">
              <w:rPr>
                <w:rFonts w:cs="Arial"/>
                <w:bCs/>
                <w:noProof/>
                <w:sz w:val="18"/>
                <w:szCs w:val="18"/>
              </w:rPr>
              <w:t>(37, 38)</w:t>
            </w:r>
            <w:r w:rsidR="00BC6AB5" w:rsidRPr="00B60AE6">
              <w:rPr>
                <w:rFonts w:cs="Arial"/>
                <w:bCs/>
                <w:sz w:val="18"/>
                <w:szCs w:val="18"/>
              </w:rPr>
              <w:fldChar w:fldCharType="end"/>
            </w:r>
          </w:p>
        </w:tc>
        <w:tc>
          <w:tcPr>
            <w:tcW w:w="1417" w:type="dxa"/>
          </w:tcPr>
          <w:p w14:paraId="21A01DA9" w14:textId="4066351F"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169EA3CE" w14:textId="0A165D31"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5EFECD48" w14:textId="58B7FABA"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70162CE1" w14:textId="1D051141"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1DC498E5" w14:textId="6F063597"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1A2A4510" w14:textId="73943358"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62A82F4F" w14:textId="5EAF6363"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692BC1E3" w14:textId="1F77F68A"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4EBA19A6" w14:textId="60B5B20B"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5476DCA1" w14:textId="56ED596D"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6EFAF8D5" w14:textId="6287348E"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02EEB247" w14:textId="77777777" w:rsidTr="00C917AC">
        <w:tc>
          <w:tcPr>
            <w:tcW w:w="1555" w:type="dxa"/>
          </w:tcPr>
          <w:p w14:paraId="01B9493C" w14:textId="01343968" w:rsidR="00C869A5" w:rsidRPr="00B60AE6" w:rsidRDefault="00C869A5" w:rsidP="00C869A5">
            <w:pPr>
              <w:jc w:val="left"/>
              <w:rPr>
                <w:rFonts w:cs="Arial"/>
                <w:bCs/>
                <w:sz w:val="18"/>
                <w:szCs w:val="18"/>
              </w:rPr>
            </w:pPr>
            <w:r w:rsidRPr="00B60AE6">
              <w:rPr>
                <w:rFonts w:cs="Arial"/>
                <w:bCs/>
                <w:sz w:val="18"/>
                <w:szCs w:val="18"/>
              </w:rPr>
              <w:t xml:space="preserve">Levy (2024) </w:t>
            </w:r>
            <w:r w:rsidR="00BC6AB5" w:rsidRPr="00B60AE6">
              <w:rPr>
                <w:rFonts w:cs="Arial"/>
                <w:bCs/>
                <w:sz w:val="18"/>
                <w:szCs w:val="18"/>
              </w:rPr>
              <w:fldChar w:fldCharType="begin">
                <w:fldData xml:space="preserve">PEVuZE5vdGU+PENpdGU+PEF1dGhvcj5MZXZ5PC9BdXRob3I+PFllYXI+MjAyNDwvWWVhcj48UmVj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PEVuZE5vdGU+PENpdGU+PEF1dGhvcj5MZXZ5PC9BdXRob3I+PFllYXI+MjAyNDwvWWVhcj48UmVj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00BC6AB5" w:rsidRPr="00B60AE6">
              <w:rPr>
                <w:rFonts w:cs="Arial"/>
                <w:bCs/>
                <w:sz w:val="18"/>
                <w:szCs w:val="18"/>
              </w:rPr>
            </w:r>
            <w:r w:rsidR="00BC6AB5" w:rsidRPr="00B60AE6">
              <w:rPr>
                <w:rFonts w:cs="Arial"/>
                <w:bCs/>
                <w:sz w:val="18"/>
                <w:szCs w:val="18"/>
              </w:rPr>
              <w:fldChar w:fldCharType="separate"/>
            </w:r>
            <w:r w:rsidR="00B60AE6" w:rsidRPr="00B60AE6">
              <w:rPr>
                <w:rFonts w:cs="Arial"/>
                <w:bCs/>
                <w:noProof/>
                <w:sz w:val="18"/>
                <w:szCs w:val="18"/>
              </w:rPr>
              <w:t>(39, 40)</w:t>
            </w:r>
            <w:r w:rsidR="00BC6AB5" w:rsidRPr="00B60AE6">
              <w:rPr>
                <w:rFonts w:cs="Arial"/>
                <w:bCs/>
                <w:sz w:val="18"/>
                <w:szCs w:val="18"/>
              </w:rPr>
              <w:fldChar w:fldCharType="end"/>
            </w:r>
          </w:p>
        </w:tc>
        <w:tc>
          <w:tcPr>
            <w:tcW w:w="1417" w:type="dxa"/>
          </w:tcPr>
          <w:p w14:paraId="3C3B3C91" w14:textId="40524D4A"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478F623E" w14:textId="306BF6E9"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62B8ADA7" w14:textId="38EC191E"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61EAC44B" w14:textId="548C70E2"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06796F48" w14:textId="2AD377E7"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7BAEBE32" w14:textId="0DAB9EAE"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79C38856" w14:textId="0BF330D0" w:rsidR="00C869A5" w:rsidRPr="00B60AE6" w:rsidRDefault="00C869A5" w:rsidP="00C869A5">
            <w:pPr>
              <w:jc w:val="center"/>
              <w:rPr>
                <w:rFonts w:cs="Arial"/>
                <w:bCs/>
                <w:sz w:val="18"/>
                <w:szCs w:val="18"/>
              </w:rPr>
            </w:pPr>
            <w:r w:rsidRPr="00B60AE6">
              <w:rPr>
                <w:rFonts w:cs="Arial"/>
                <w:bCs/>
                <w:sz w:val="18"/>
                <w:szCs w:val="18"/>
              </w:rPr>
              <w:t>2</w:t>
            </w:r>
          </w:p>
        </w:tc>
        <w:tc>
          <w:tcPr>
            <w:tcW w:w="630" w:type="dxa"/>
          </w:tcPr>
          <w:p w14:paraId="5D5234F7" w14:textId="0BA44680"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35C6CCF6" w14:textId="3831530C"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26B1BC0E" w14:textId="574BD630"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0B8831E4" w14:textId="5B53CE5C"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6551B0A5" w14:textId="77777777" w:rsidTr="00C917AC">
        <w:tc>
          <w:tcPr>
            <w:tcW w:w="1555" w:type="dxa"/>
          </w:tcPr>
          <w:p w14:paraId="7D99B5CC" w14:textId="6DC4AB00" w:rsidR="00C869A5" w:rsidRPr="00B60AE6" w:rsidRDefault="00C869A5" w:rsidP="00C869A5">
            <w:pPr>
              <w:jc w:val="left"/>
              <w:rPr>
                <w:rFonts w:cs="Arial"/>
                <w:bCs/>
                <w:sz w:val="18"/>
                <w:szCs w:val="18"/>
              </w:rPr>
            </w:pPr>
            <w:proofErr w:type="spellStart"/>
            <w:r w:rsidRPr="00B60AE6">
              <w:rPr>
                <w:rFonts w:cs="Arial"/>
                <w:bCs/>
                <w:sz w:val="18"/>
                <w:szCs w:val="18"/>
              </w:rPr>
              <w:t>Ekhlaspour</w:t>
            </w:r>
            <w:proofErr w:type="spellEnd"/>
            <w:r w:rsidRPr="00B60AE6">
              <w:rPr>
                <w:rFonts w:cs="Arial"/>
                <w:bCs/>
                <w:sz w:val="18"/>
                <w:szCs w:val="18"/>
              </w:rPr>
              <w:t xml:space="preserve"> (2021) </w:t>
            </w:r>
            <w:r w:rsidR="00BC6AB5" w:rsidRPr="00B60AE6">
              <w:rPr>
                <w:rFonts w:cs="Arial"/>
                <w:bCs/>
                <w:sz w:val="18"/>
                <w:szCs w:val="18"/>
              </w:rPr>
              <w:fldChar w:fldCharType="begin">
                <w:fldData xml:space="preserve">PEVuZE5vdGU+PENpdGU+PEF1dGhvcj5Fa2hsYXNwb3VyPC9BdXRob3I+PFllYXI+MjAyMTwvWWVh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PEVuZE5vdGU+PENpdGU+PEF1dGhvcj5Fa2hsYXNwb3VyPC9BdXRob3I+PFllYXI+MjAyMTwvWWVh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00BC6AB5" w:rsidRPr="00B60AE6">
              <w:rPr>
                <w:rFonts w:cs="Arial"/>
                <w:bCs/>
                <w:sz w:val="18"/>
                <w:szCs w:val="18"/>
              </w:rPr>
            </w:r>
            <w:r w:rsidR="00BC6AB5" w:rsidRPr="00B60AE6">
              <w:rPr>
                <w:rFonts w:cs="Arial"/>
                <w:bCs/>
                <w:sz w:val="18"/>
                <w:szCs w:val="18"/>
              </w:rPr>
              <w:fldChar w:fldCharType="separate"/>
            </w:r>
            <w:r w:rsidR="00B60AE6" w:rsidRPr="00B60AE6">
              <w:rPr>
                <w:rFonts w:cs="Arial"/>
                <w:bCs/>
                <w:noProof/>
                <w:sz w:val="18"/>
                <w:szCs w:val="18"/>
              </w:rPr>
              <w:t>(41, 42)</w:t>
            </w:r>
            <w:r w:rsidR="00BC6AB5" w:rsidRPr="00B60AE6">
              <w:rPr>
                <w:rFonts w:cs="Arial"/>
                <w:bCs/>
                <w:sz w:val="18"/>
                <w:szCs w:val="18"/>
              </w:rPr>
              <w:fldChar w:fldCharType="end"/>
            </w:r>
          </w:p>
        </w:tc>
        <w:tc>
          <w:tcPr>
            <w:tcW w:w="1417" w:type="dxa"/>
          </w:tcPr>
          <w:p w14:paraId="0CE04AB3" w14:textId="23A4DEA1"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139E649C" w14:textId="06FD7E3D"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3E867543" w14:textId="45E0A308"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474D54D8" w14:textId="55DB3E93"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7CBCC393" w14:textId="56FC70FB"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70A7C7D3" w14:textId="2D873662"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6FA9D95E" w14:textId="373E2857"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6204E4C1" w14:textId="669E6A2B"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70C8B8D2" w14:textId="665BE848"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5F674207" w14:textId="6EEB0B3D"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175CFC8F" w14:textId="55782A2A"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7A92442D" w14:textId="77777777" w:rsidTr="00C917AC">
        <w:tc>
          <w:tcPr>
            <w:tcW w:w="1555" w:type="dxa"/>
          </w:tcPr>
          <w:p w14:paraId="4B6D44BE" w14:textId="44C44EF0" w:rsidR="00C869A5" w:rsidRPr="00B60AE6" w:rsidRDefault="00C869A5" w:rsidP="00C869A5">
            <w:pPr>
              <w:jc w:val="left"/>
              <w:rPr>
                <w:rFonts w:cs="Arial"/>
                <w:bCs/>
                <w:sz w:val="18"/>
                <w:szCs w:val="18"/>
              </w:rPr>
            </w:pPr>
            <w:proofErr w:type="spellStart"/>
            <w:r w:rsidRPr="00B60AE6">
              <w:rPr>
                <w:rFonts w:cs="Arial"/>
                <w:bCs/>
                <w:sz w:val="18"/>
                <w:szCs w:val="18"/>
              </w:rPr>
              <w:t>Ekhlaspour</w:t>
            </w:r>
            <w:proofErr w:type="spellEnd"/>
            <w:r w:rsidRPr="00B60AE6">
              <w:rPr>
                <w:rFonts w:cs="Arial"/>
                <w:bCs/>
                <w:sz w:val="18"/>
                <w:szCs w:val="18"/>
              </w:rPr>
              <w:t xml:space="preserve"> (2019) </w:t>
            </w:r>
            <w:r w:rsidRPr="00B60AE6">
              <w:rPr>
                <w:rFonts w:cs="Arial"/>
                <w:bCs/>
                <w:sz w:val="18"/>
                <w:szCs w:val="18"/>
              </w:rPr>
              <w:fldChar w:fldCharType="begin"/>
            </w:r>
            <w:r w:rsidR="00D963EB">
              <w:rPr>
                <w:rFonts w:cs="Arial"/>
                <w:bCs/>
                <w:sz w:val="18"/>
                <w:szCs w:val="18"/>
              </w:rPr>
              <w:instrText xml:space="preserve"> ADDIN EN.CITE &lt;EndNote&gt;&lt;Cite&gt;&lt;Author&gt;Ekhlaspour&lt;/Author&gt;&lt;Year&gt;2019&lt;/Year&gt;&lt;RecNum&gt;133&lt;/RecNum&gt;&lt;DisplayText&gt;(43)&lt;/DisplayText&gt;&lt;record&gt;&lt;rec-number&gt;133&lt;/rec-number&gt;&lt;foreign-keys&gt;&lt;key app="EN" db-id="vwrrttwz10fd9netdtjv5t0n2rea550ese5e" timestamp="1725520846"&gt;133&lt;/key&gt;&lt;/foreign-keys&gt;&lt;ref-type name="Journal Article"&gt;17&lt;/ref-type&gt;&lt;contributors&gt;&lt;authors&gt;&lt;author&gt;L Ekhlaspour&lt;/author&gt;&lt;author&gt;LM Nally&lt;/author&gt;&lt;author&gt;FH El-Khatib&lt;/author&gt;&lt;author&gt;Trang T Ly &lt;/author&gt;&lt;author&gt;Paula Clinton &lt;/author&gt;&lt;author&gt;Eliana Frank &lt;/author&gt;&lt;author&gt;Molly L Tanenbaum &lt;/author&gt;&lt;author&gt;Sarah J Hanes &lt;/author&gt;&lt;author&gt;Rajendranath R Selagamsetty&lt;/author&gt;&lt;author&gt;Korey Hood &lt;/author&gt;&lt;author&gt;Edward R Damiano &lt;/author&gt;&lt;author&gt;Bruce A Buckingham &lt;/author&gt;&lt;/authors&gt;&lt;/contributors&gt;&lt;titles&gt;&lt;title&gt;Feasibility studies of an insulin-only bionic pancreas in a home-use setting&lt;/title&gt;&lt;secondary-title&gt;J Diabetes Sci Technol&lt;/secondary-title&gt;&lt;/titles&gt;&lt;periodical&gt;&lt;full-title&gt;J Diabetes Sci Technol&lt;/full-title&gt;&lt;/periodical&gt;&lt;pages&gt;1001-1007&lt;/pages&gt;&lt;volume&gt;13&lt;/volume&gt;&lt;number&gt;6&lt;/number&gt;&lt;dates&gt;&lt;year&gt;2019&lt;/year&gt;&lt;/dates&gt;&lt;urls&gt;&lt;related-urls&gt;&lt;url&gt;https://journals.sagepub.com/doi/abs/10.1177/1932296819872225&lt;/url&gt;&lt;/related-urls&gt;&lt;/urls&gt;&lt;custom1&gt;12 cites: https://scholar.google.com/scholar?cites=6320949457109156239&amp;amp;as_sdt=2005&amp;amp;sciodt=0,5&amp;amp;hl=en&amp;#xD;Query date: 2024-09-05 07:43:41&lt;/custom1&gt;&lt;electronic-resource-num&gt;10.1177/1932296819872225&lt;/electronic-resource-num&gt;&lt;/record&gt;&lt;/Cite&gt;&lt;/EndNote&gt;</w:instrText>
            </w:r>
            <w:r w:rsidRPr="00B60AE6">
              <w:rPr>
                <w:rFonts w:cs="Arial"/>
                <w:bCs/>
                <w:sz w:val="18"/>
                <w:szCs w:val="18"/>
              </w:rPr>
              <w:fldChar w:fldCharType="separate"/>
            </w:r>
            <w:r w:rsidR="00B60AE6" w:rsidRPr="00B60AE6">
              <w:rPr>
                <w:rFonts w:cs="Arial"/>
                <w:bCs/>
                <w:noProof/>
                <w:sz w:val="18"/>
                <w:szCs w:val="18"/>
              </w:rPr>
              <w:t>(43)</w:t>
            </w:r>
            <w:r w:rsidRPr="00B60AE6">
              <w:rPr>
                <w:rFonts w:cs="Arial"/>
                <w:bCs/>
                <w:sz w:val="18"/>
                <w:szCs w:val="18"/>
              </w:rPr>
              <w:fldChar w:fldCharType="end"/>
            </w:r>
          </w:p>
        </w:tc>
        <w:tc>
          <w:tcPr>
            <w:tcW w:w="1417" w:type="dxa"/>
          </w:tcPr>
          <w:p w14:paraId="39F3012B" w14:textId="14C0377E" w:rsidR="00C869A5" w:rsidRPr="00B60AE6" w:rsidRDefault="00C869A5" w:rsidP="00C869A5">
            <w:pPr>
              <w:jc w:val="center"/>
              <w:rPr>
                <w:rFonts w:cs="Arial"/>
                <w:bCs/>
                <w:sz w:val="18"/>
                <w:szCs w:val="18"/>
              </w:rPr>
            </w:pPr>
            <w:r w:rsidRPr="00B60AE6">
              <w:rPr>
                <w:rFonts w:cs="Arial"/>
                <w:bCs/>
                <w:sz w:val="18"/>
                <w:szCs w:val="18"/>
              </w:rPr>
              <w:t xml:space="preserve">P, S </w:t>
            </w:r>
          </w:p>
        </w:tc>
        <w:tc>
          <w:tcPr>
            <w:tcW w:w="567" w:type="dxa"/>
          </w:tcPr>
          <w:p w14:paraId="3A80A7C9" w14:textId="2D1DA814"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74B1A9B3" w14:textId="4DFEAD54"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5EC83681" w14:textId="3E4C5A70"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41DFE415" w14:textId="12365C3F"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453DBEB6" w14:textId="4A7DA365"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6CCA3816" w14:textId="50F2309C"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24D69A62" w14:textId="763F9F1E"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57ED54C7" w14:textId="01C848EC"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46DA3274" w14:textId="7BA2457F"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3BCE7604" w14:textId="7FF9CF68"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59FF24D8" w14:textId="77777777" w:rsidTr="00C917AC">
        <w:tc>
          <w:tcPr>
            <w:tcW w:w="1555" w:type="dxa"/>
          </w:tcPr>
          <w:p w14:paraId="1BAECD98" w14:textId="1EA15545" w:rsidR="00C869A5" w:rsidRPr="00B60AE6" w:rsidRDefault="00C869A5" w:rsidP="00C869A5">
            <w:pPr>
              <w:jc w:val="left"/>
              <w:rPr>
                <w:rFonts w:cs="Arial"/>
                <w:bCs/>
                <w:sz w:val="18"/>
                <w:szCs w:val="18"/>
              </w:rPr>
            </w:pPr>
            <w:r w:rsidRPr="00B60AE6">
              <w:rPr>
                <w:rFonts w:cs="Arial"/>
                <w:bCs/>
                <w:sz w:val="18"/>
                <w:szCs w:val="18"/>
              </w:rPr>
              <w:t xml:space="preserve">Brown (2019) </w:t>
            </w:r>
            <w:r w:rsidR="00BC6AB5" w:rsidRPr="00B60AE6">
              <w:rPr>
                <w:rFonts w:cs="Arial"/>
                <w:bCs/>
                <w:sz w:val="18"/>
                <w:szCs w:val="18"/>
              </w:rPr>
              <w:fldChar w:fldCharType="begin">
                <w:fldData xml:space="preserve">PEVuZE5vdGU+PENpdGU+PEF1dGhvcj5Ccm93bjwvQXV0aG9yPjxZZWFyPjIwMTk8L1llYXI+PFJl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PEVuZE5vdGU+PENpdGU+PEF1dGhvcj5Ccm93bjwvQXV0aG9yPjxZZWFyPjIwMTk8L1llYXI+PFJl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00BC6AB5" w:rsidRPr="00B60AE6">
              <w:rPr>
                <w:rFonts w:cs="Arial"/>
                <w:bCs/>
                <w:sz w:val="18"/>
                <w:szCs w:val="18"/>
              </w:rPr>
            </w:r>
            <w:r w:rsidR="00BC6AB5" w:rsidRPr="00B60AE6">
              <w:rPr>
                <w:rFonts w:cs="Arial"/>
                <w:bCs/>
                <w:sz w:val="18"/>
                <w:szCs w:val="18"/>
              </w:rPr>
              <w:fldChar w:fldCharType="separate"/>
            </w:r>
            <w:r w:rsidR="00B60AE6" w:rsidRPr="00B60AE6">
              <w:rPr>
                <w:rFonts w:cs="Arial"/>
                <w:bCs/>
                <w:noProof/>
                <w:sz w:val="18"/>
                <w:szCs w:val="18"/>
              </w:rPr>
              <w:t>(44, 45)</w:t>
            </w:r>
            <w:r w:rsidR="00BC6AB5" w:rsidRPr="00B60AE6">
              <w:rPr>
                <w:rFonts w:cs="Arial"/>
                <w:bCs/>
                <w:sz w:val="18"/>
                <w:szCs w:val="18"/>
              </w:rPr>
              <w:fldChar w:fldCharType="end"/>
            </w:r>
          </w:p>
        </w:tc>
        <w:tc>
          <w:tcPr>
            <w:tcW w:w="1417" w:type="dxa"/>
          </w:tcPr>
          <w:p w14:paraId="1C11FAAA" w14:textId="2F980387" w:rsidR="00C869A5" w:rsidRPr="00B60AE6" w:rsidRDefault="00C869A5" w:rsidP="00C869A5">
            <w:pPr>
              <w:jc w:val="center"/>
              <w:rPr>
                <w:rFonts w:cs="Arial"/>
                <w:bCs/>
                <w:sz w:val="18"/>
                <w:szCs w:val="18"/>
              </w:rPr>
            </w:pPr>
            <w:r w:rsidRPr="00B60AE6">
              <w:rPr>
                <w:rFonts w:cs="Arial"/>
                <w:bCs/>
                <w:sz w:val="18"/>
                <w:szCs w:val="18"/>
              </w:rPr>
              <w:t xml:space="preserve">P, S </w:t>
            </w:r>
          </w:p>
        </w:tc>
        <w:tc>
          <w:tcPr>
            <w:tcW w:w="567" w:type="dxa"/>
          </w:tcPr>
          <w:p w14:paraId="78CA194E" w14:textId="75CC2D01"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7C39C576" w14:textId="34E76CD6"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4F593115" w14:textId="2D470FC1"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2BBCDE27" w14:textId="1A3439EE"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07A34AC0" w14:textId="609F18A1"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1E774D4B" w14:textId="5280C908"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61DCE9CC" w14:textId="31AD0B01"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73020FBF" w14:textId="568BE9B2"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31230E05" w14:textId="509144AE"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28DDA491" w14:textId="3A45ABB9"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21B3F87F" w14:textId="77777777" w:rsidTr="00C917AC">
        <w:tc>
          <w:tcPr>
            <w:tcW w:w="1555" w:type="dxa"/>
          </w:tcPr>
          <w:p w14:paraId="4BB9CE28" w14:textId="2032D679" w:rsidR="00C869A5" w:rsidRPr="00B60AE6" w:rsidRDefault="00C869A5" w:rsidP="00C869A5">
            <w:pPr>
              <w:jc w:val="left"/>
              <w:rPr>
                <w:rFonts w:cs="Arial"/>
                <w:bCs/>
                <w:sz w:val="18"/>
                <w:szCs w:val="18"/>
              </w:rPr>
            </w:pPr>
            <w:r w:rsidRPr="00B60AE6">
              <w:rPr>
                <w:rFonts w:cs="Arial"/>
                <w:bCs/>
                <w:sz w:val="18"/>
                <w:szCs w:val="18"/>
              </w:rPr>
              <w:t xml:space="preserve">O’Malley (2021) </w:t>
            </w:r>
            <w:r w:rsidR="00BC6AB5" w:rsidRPr="00B60AE6">
              <w:rPr>
                <w:rFonts w:cs="Arial"/>
                <w:bCs/>
                <w:sz w:val="18"/>
                <w:szCs w:val="18"/>
              </w:rPr>
              <w:fldChar w:fldCharType="begin">
                <w:fldData xml:space="preserve">PEVuZE5vdGU+PENpdGU+PEF1dGhvcj5PJmFwb3M7TWFsbGV5PC9BdXRob3I+PFllYXI+MjAyMTwv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PEVuZE5vdGU+PENpdGU+PEF1dGhvcj5PJmFwb3M7TWFsbGV5PC9BdXRob3I+PFllYXI+MjAyMTwv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00BC6AB5" w:rsidRPr="00B60AE6">
              <w:rPr>
                <w:rFonts w:cs="Arial"/>
                <w:bCs/>
                <w:sz w:val="18"/>
                <w:szCs w:val="18"/>
              </w:rPr>
            </w:r>
            <w:r w:rsidR="00BC6AB5" w:rsidRPr="00B60AE6">
              <w:rPr>
                <w:rFonts w:cs="Arial"/>
                <w:bCs/>
                <w:sz w:val="18"/>
                <w:szCs w:val="18"/>
              </w:rPr>
              <w:fldChar w:fldCharType="separate"/>
            </w:r>
            <w:r w:rsidR="00B60AE6" w:rsidRPr="00B60AE6">
              <w:rPr>
                <w:rFonts w:cs="Arial"/>
                <w:bCs/>
                <w:noProof/>
                <w:sz w:val="18"/>
                <w:szCs w:val="18"/>
              </w:rPr>
              <w:t>(45, 46)</w:t>
            </w:r>
            <w:r w:rsidR="00BC6AB5" w:rsidRPr="00B60AE6">
              <w:rPr>
                <w:rFonts w:cs="Arial"/>
                <w:bCs/>
                <w:sz w:val="18"/>
                <w:szCs w:val="18"/>
              </w:rPr>
              <w:fldChar w:fldCharType="end"/>
            </w:r>
          </w:p>
        </w:tc>
        <w:tc>
          <w:tcPr>
            <w:tcW w:w="1417" w:type="dxa"/>
          </w:tcPr>
          <w:p w14:paraId="3226A348" w14:textId="4C0ED04C"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0F52D754" w14:textId="012B0A66"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781B60A4" w14:textId="6B3A9B4E"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4D577D72" w14:textId="4264FEA4"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307460A5" w14:textId="63E209A4"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7BAC78CC" w14:textId="3830A77E"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22A328AA" w14:textId="3D9663EA"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685BD3A7" w14:textId="4D83EB5D"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25D39BF7" w14:textId="58E92314"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42131498" w14:textId="02F39D5F"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7109D818" w14:textId="68E2942E"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6AC1B908" w14:textId="77777777" w:rsidTr="00C917AC">
        <w:tc>
          <w:tcPr>
            <w:tcW w:w="1555" w:type="dxa"/>
          </w:tcPr>
          <w:p w14:paraId="665C8F28" w14:textId="032A60D9" w:rsidR="00C869A5" w:rsidRPr="00B60AE6" w:rsidRDefault="00C869A5" w:rsidP="00C869A5">
            <w:pPr>
              <w:jc w:val="left"/>
              <w:rPr>
                <w:rFonts w:cs="Arial"/>
                <w:bCs/>
                <w:sz w:val="18"/>
                <w:szCs w:val="18"/>
              </w:rPr>
            </w:pPr>
            <w:proofErr w:type="spellStart"/>
            <w:r w:rsidRPr="00B60AE6">
              <w:rPr>
                <w:rFonts w:cs="Arial"/>
                <w:bCs/>
                <w:sz w:val="18"/>
                <w:szCs w:val="18"/>
              </w:rPr>
              <w:lastRenderedPageBreak/>
              <w:t>Isganaitis</w:t>
            </w:r>
            <w:proofErr w:type="spellEnd"/>
            <w:r w:rsidRPr="00B60AE6">
              <w:rPr>
                <w:rFonts w:cs="Arial"/>
                <w:bCs/>
                <w:sz w:val="18"/>
                <w:szCs w:val="18"/>
              </w:rPr>
              <w:t xml:space="preserve"> (2021) </w:t>
            </w:r>
            <w:r w:rsidRPr="00B60AE6">
              <w:rPr>
                <w:rFonts w:cs="Arial"/>
                <w:bCs/>
                <w:sz w:val="18"/>
                <w:szCs w:val="18"/>
              </w:rPr>
              <w:fldChar w:fldCharType="begin">
                <w:fldData xml:space="preserve">PEVuZE5vdGU+PENpdGU+PEF1dGhvcj5Jc2dhbmFpdGlzPC9BdXRob3I+PFllYXI+MjAyMTwvWWVh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PEVuZE5vdGU+PENpdGU+PEF1dGhvcj5Jc2dhbmFpdGlzPC9BdXRob3I+PFllYXI+MjAyMTwvWWVh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(47)</w:t>
            </w:r>
            <w:r w:rsidRPr="00B60AE6">
              <w:rPr>
                <w:rFonts w:cs="Arial"/>
                <w:bCs/>
                <w:sz w:val="18"/>
                <w:szCs w:val="18"/>
              </w:rPr>
              <w:fldChar w:fldCharType="end"/>
            </w:r>
          </w:p>
        </w:tc>
        <w:tc>
          <w:tcPr>
            <w:tcW w:w="1417" w:type="dxa"/>
          </w:tcPr>
          <w:p w14:paraId="07ECF0EA" w14:textId="265E5A15"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27E2EC65" w14:textId="0CB29765"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479398B0" w14:textId="3A66C746"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0455620C" w14:textId="13F78A25"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5A9F0C1F" w14:textId="1A7B6C62"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22A0F015" w14:textId="0BF9B542"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132721E9" w14:textId="05AB6DA9"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5F4C97AC" w14:textId="1C9AA737"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18638BE3" w14:textId="740DB302"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3DFA343E" w14:textId="4C993F40"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42B311E1" w14:textId="169BB32E"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36DF2A8D" w14:textId="77777777" w:rsidTr="00C917AC">
        <w:tc>
          <w:tcPr>
            <w:tcW w:w="1555" w:type="dxa"/>
          </w:tcPr>
          <w:p w14:paraId="3C8D3C4F" w14:textId="41E550FD" w:rsidR="00C869A5" w:rsidRPr="00B60AE6" w:rsidRDefault="00C869A5" w:rsidP="00C869A5">
            <w:pPr>
              <w:jc w:val="left"/>
              <w:rPr>
                <w:rFonts w:cs="Arial"/>
                <w:bCs/>
                <w:sz w:val="18"/>
                <w:szCs w:val="18"/>
              </w:rPr>
            </w:pPr>
            <w:proofErr w:type="spellStart"/>
            <w:r w:rsidRPr="00B60AE6">
              <w:rPr>
                <w:rFonts w:cs="Arial"/>
                <w:bCs/>
                <w:sz w:val="18"/>
                <w:szCs w:val="18"/>
              </w:rPr>
              <w:t>Ekhlaspour</w:t>
            </w:r>
            <w:proofErr w:type="spellEnd"/>
            <w:r w:rsidRPr="00B60AE6">
              <w:rPr>
                <w:rFonts w:cs="Arial"/>
                <w:bCs/>
                <w:sz w:val="18"/>
                <w:szCs w:val="18"/>
              </w:rPr>
              <w:t xml:space="preserve"> (2022) </w:t>
            </w:r>
            <w:r w:rsidRPr="00B60AE6">
              <w:rPr>
                <w:rFonts w:cs="Arial"/>
                <w:bCs/>
                <w:sz w:val="18"/>
                <w:szCs w:val="18"/>
              </w:rPr>
              <w:fldChar w:fldCharType="begin">
                <w:fldData xml:space="preserve">PEVuZE5vdGU+PENpdGU+PEF1dGhvcj5Fa2hsYXNwb3VyPC9BdXRob3I+PFllYXI+MjAyMjwvWWVh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PEVuZE5vdGU+PENpdGU+PEF1dGhvcj5Fa2hsYXNwb3VyPC9BdXRob3I+PFllYXI+MjAyMjwvWWVh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(48)</w:t>
            </w:r>
            <w:r w:rsidRPr="00B60AE6">
              <w:rPr>
                <w:rFonts w:cs="Arial"/>
                <w:bCs/>
                <w:sz w:val="18"/>
                <w:szCs w:val="18"/>
              </w:rPr>
              <w:fldChar w:fldCharType="end"/>
            </w:r>
          </w:p>
        </w:tc>
        <w:tc>
          <w:tcPr>
            <w:tcW w:w="1417" w:type="dxa"/>
          </w:tcPr>
          <w:p w14:paraId="114F76B2" w14:textId="0466DB05"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308955E5" w14:textId="78ECF447"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1FB0F3C2" w14:textId="19099924"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62840A7A" w14:textId="62225F48"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7E92E294" w14:textId="5BAE2904"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640B360F" w14:textId="2044AC0F"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1D25C5AD" w14:textId="058974D9"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4D1D4AB9" w14:textId="0554618F"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77C882FB" w14:textId="112F4B52"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6255C6FA" w14:textId="5E694E3F"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0FBF3EF6" w14:textId="4F44D40D"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191BB3C8" w14:textId="77777777" w:rsidTr="00C917AC">
        <w:tc>
          <w:tcPr>
            <w:tcW w:w="1555" w:type="dxa"/>
          </w:tcPr>
          <w:p w14:paraId="19FD8268" w14:textId="68B9ED53" w:rsidR="00C869A5" w:rsidRPr="00B60AE6" w:rsidRDefault="00C869A5" w:rsidP="00C869A5">
            <w:pPr>
              <w:jc w:val="left"/>
              <w:rPr>
                <w:rFonts w:cs="Arial"/>
                <w:bCs/>
                <w:sz w:val="18"/>
                <w:szCs w:val="18"/>
              </w:rPr>
            </w:pPr>
            <w:proofErr w:type="spellStart"/>
            <w:r w:rsidRPr="00B60AE6">
              <w:rPr>
                <w:rFonts w:cs="Arial"/>
                <w:bCs/>
                <w:sz w:val="18"/>
                <w:szCs w:val="18"/>
              </w:rPr>
              <w:t>Kudva</w:t>
            </w:r>
            <w:proofErr w:type="spellEnd"/>
            <w:r w:rsidRPr="00B60AE6">
              <w:rPr>
                <w:rFonts w:cs="Arial"/>
                <w:bCs/>
                <w:sz w:val="18"/>
                <w:szCs w:val="18"/>
              </w:rPr>
              <w:t xml:space="preserve"> (2021) </w:t>
            </w:r>
            <w:r w:rsidRPr="00B60AE6">
              <w:rPr>
                <w:rFonts w:cs="Arial"/>
                <w:bCs/>
                <w:sz w:val="18"/>
                <w:szCs w:val="18"/>
              </w:rPr>
              <w:fldChar w:fldCharType="begin">
                <w:fldData xml:space="preserve">PEVuZE5vdGU+PENpdGU+PEF1dGhvcj5LdWR2YTwvQXV0aG9yPjxZZWFyPjIwMjE8L1llYXI+PFJl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PEVuZE5vdGU+PENpdGU+PEF1dGhvcj5LdWR2YTwvQXV0aG9yPjxZZWFyPjIwMjE8L1llYXI+PFJl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(49)</w:t>
            </w:r>
            <w:r w:rsidRPr="00B60AE6">
              <w:rPr>
                <w:rFonts w:cs="Arial"/>
                <w:bCs/>
                <w:sz w:val="18"/>
                <w:szCs w:val="18"/>
              </w:rPr>
              <w:fldChar w:fldCharType="end"/>
            </w:r>
          </w:p>
        </w:tc>
        <w:tc>
          <w:tcPr>
            <w:tcW w:w="1417" w:type="dxa"/>
          </w:tcPr>
          <w:p w14:paraId="2D80A07B" w14:textId="5845FF11"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3A995A36" w14:textId="10571EF9"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2826A70E" w14:textId="794BEA3B"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6DE38AF7" w14:textId="7065C6FA"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4D571F7D" w14:textId="0B8F543E"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225FDEB2" w14:textId="149F85E6"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52EF15CD" w14:textId="46E084F2"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392429B9" w14:textId="2E592131"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3B61664A" w14:textId="2C5B1025"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229DF4AF" w14:textId="3C872FE3"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20C0A236" w14:textId="1D829A26"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17A82894" w14:textId="77777777" w:rsidTr="00C917AC">
        <w:tc>
          <w:tcPr>
            <w:tcW w:w="1555" w:type="dxa"/>
          </w:tcPr>
          <w:p w14:paraId="273634A2" w14:textId="1B86DE8D" w:rsidR="00C869A5" w:rsidRPr="00B60AE6" w:rsidRDefault="00C869A5" w:rsidP="00C869A5">
            <w:pPr>
              <w:jc w:val="left"/>
              <w:rPr>
                <w:rFonts w:cs="Arial"/>
                <w:bCs/>
                <w:sz w:val="18"/>
                <w:szCs w:val="18"/>
              </w:rPr>
            </w:pPr>
            <w:r w:rsidRPr="00B60AE6">
              <w:rPr>
                <w:rFonts w:cs="Arial"/>
                <w:bCs/>
                <w:sz w:val="18"/>
                <w:szCs w:val="18"/>
              </w:rPr>
              <w:t xml:space="preserve">Brown (2020) </w:t>
            </w:r>
            <w:r w:rsidRPr="00B60AE6">
              <w:rPr>
                <w:rFonts w:cs="Arial"/>
                <w:bCs/>
                <w:sz w:val="18"/>
                <w:szCs w:val="18"/>
              </w:rPr>
              <w:fldChar w:fldCharType="begin"/>
            </w:r>
            <w:r w:rsidR="00B60AE6" w:rsidRPr="00B60AE6">
              <w:rPr>
                <w:rFonts w:cs="Arial"/>
                <w:bCs/>
                <w:sz w:val="18"/>
                <w:szCs w:val="18"/>
              </w:rPr>
              <w:instrText xml:space="preserve"> ADDIN EN.CITE &lt;EndNote&gt;&lt;Cite&gt;&lt;Author&gt;Brown&lt;/Author&gt;&lt;Year&gt;2020&lt;/Year&gt;&lt;RecNum&gt;14&lt;/RecNum&gt;&lt;DisplayText&gt;(50)&lt;/DisplayText&gt;&lt;record&gt;&lt;rec-number&gt;14&lt;/rec-number&gt;&lt;foreign-keys&gt;&lt;key app="EN" db-id="vwrrttwz10fd9netdtjv5t0n2rea550ese5e" timestamp="1725519143"&gt;14&lt;/key&gt;&lt;/foreign-keys&gt;&lt;ref-type name="Web Page"&gt;12&lt;/ref-type&gt;&lt;contributors&gt;&lt;authors&gt;&lt;author&gt;Sue Brown&lt;/author&gt;&lt;/authors&gt;&lt;/contributors&gt;&lt;titles&gt;&lt;title&gt;The International Diabetes Closed Loop (iDCL) Trial: Clinical Acceptance of the Artificial Pancreas (DCLP3 Extension)&lt;/title&gt;&lt;/titles&gt;&lt;dates&gt;&lt;year&gt;2020&lt;/year&gt;&lt;/dates&gt;&lt;urls&gt;&lt;related-urls&gt;&lt;url&gt;https://clinicaltrials.gov/study/NCT03591354&lt;/url&gt;&lt;/related-urls&gt;&lt;/urls&gt;&lt;/record&gt;&lt;/Cite&gt;&lt;/EndNote&gt;</w:instrText>
            </w:r>
            <w:r w:rsidRPr="00B60AE6">
              <w:rPr>
                <w:rFonts w:cs="Arial"/>
                <w:bCs/>
                <w:sz w:val="18"/>
                <w:szCs w:val="18"/>
              </w:rPr>
              <w:fldChar w:fldCharType="separate"/>
            </w:r>
            <w:r w:rsidR="00B60AE6" w:rsidRPr="00B60AE6">
              <w:rPr>
                <w:rFonts w:cs="Arial"/>
                <w:bCs/>
                <w:noProof/>
                <w:sz w:val="18"/>
                <w:szCs w:val="18"/>
              </w:rPr>
              <w:t>(50)</w:t>
            </w:r>
            <w:r w:rsidRPr="00B60AE6">
              <w:rPr>
                <w:rFonts w:cs="Arial"/>
                <w:bCs/>
                <w:sz w:val="18"/>
                <w:szCs w:val="18"/>
              </w:rPr>
              <w:fldChar w:fldCharType="end"/>
            </w:r>
          </w:p>
        </w:tc>
        <w:tc>
          <w:tcPr>
            <w:tcW w:w="1417" w:type="dxa"/>
          </w:tcPr>
          <w:p w14:paraId="658DF7A7" w14:textId="1B383207"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1262A27A" w14:textId="55E3E6CC"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6CFFEFDE" w14:textId="2319F90D"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31A217C7" w14:textId="36743281"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3276F826" w14:textId="22C23CFB" w:rsidR="00C869A5" w:rsidRPr="00B60AE6" w:rsidRDefault="00C869A5" w:rsidP="00C869A5">
            <w:pPr>
              <w:jc w:val="center"/>
              <w:rPr>
                <w:rFonts w:cs="Arial"/>
                <w:bCs/>
                <w:sz w:val="18"/>
                <w:szCs w:val="18"/>
              </w:rPr>
            </w:pPr>
            <w:r w:rsidRPr="00B60AE6">
              <w:rPr>
                <w:rFonts w:cs="Arial"/>
                <w:bCs/>
                <w:sz w:val="18"/>
                <w:szCs w:val="18"/>
              </w:rPr>
              <w:t>3</w:t>
            </w:r>
          </w:p>
        </w:tc>
        <w:tc>
          <w:tcPr>
            <w:tcW w:w="592" w:type="dxa"/>
          </w:tcPr>
          <w:p w14:paraId="191A8EE4" w14:textId="2155AC18"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2AE88670" w14:textId="1B3ACF1A"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357A46B6" w14:textId="3A27E2A0"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2EF78DA8" w14:textId="09BCA72E"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6A024231" w14:textId="270C3A0B"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73B23BAC" w14:textId="3CBEFB8E"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3C015F6D" w14:textId="77777777" w:rsidTr="00C917AC">
        <w:tc>
          <w:tcPr>
            <w:tcW w:w="1555" w:type="dxa"/>
          </w:tcPr>
          <w:p w14:paraId="74E2968A" w14:textId="3999E94B" w:rsidR="00C869A5" w:rsidRPr="00B60AE6" w:rsidRDefault="00C869A5" w:rsidP="00C869A5">
            <w:pPr>
              <w:jc w:val="left"/>
              <w:rPr>
                <w:rFonts w:cs="Arial"/>
                <w:bCs/>
                <w:sz w:val="18"/>
                <w:szCs w:val="18"/>
              </w:rPr>
            </w:pPr>
            <w:r w:rsidRPr="00B60AE6">
              <w:rPr>
                <w:rFonts w:cs="Arial"/>
                <w:bCs/>
                <w:sz w:val="18"/>
                <w:szCs w:val="18"/>
              </w:rPr>
              <w:t xml:space="preserve">Levy (2022) </w:t>
            </w:r>
            <w:r w:rsidRPr="00B60AE6">
              <w:rPr>
                <w:rFonts w:cs="Arial"/>
                <w:bCs/>
                <w:sz w:val="18"/>
                <w:szCs w:val="18"/>
              </w:rPr>
              <w:fldChar w:fldCharType="begin">
                <w:fldData xml:space="preserve">PEVuZE5vdGU+PENpdGU+PEF1dGhvcj5MZXZ5PC9BdXRob3I+PFllYXI+MjAyMjwvWWVhcj48UmVj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PEVuZE5vdGU+PENpdGU+PEF1dGhvcj5MZXZ5PC9BdXRob3I+PFllYXI+MjAyMjwvWWVhcj48UmVj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(51)</w:t>
            </w:r>
            <w:r w:rsidRPr="00B60AE6">
              <w:rPr>
                <w:rFonts w:cs="Arial"/>
                <w:bCs/>
                <w:sz w:val="18"/>
                <w:szCs w:val="18"/>
              </w:rPr>
              <w:fldChar w:fldCharType="end"/>
            </w:r>
          </w:p>
        </w:tc>
        <w:tc>
          <w:tcPr>
            <w:tcW w:w="1417" w:type="dxa"/>
          </w:tcPr>
          <w:p w14:paraId="33B613C2" w14:textId="302D436B"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6B20DB68" w14:textId="538020FC"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668E0E21" w14:textId="757E3777"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72C0F0CF" w14:textId="0622BADB"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6EE339D2" w14:textId="7D672950"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1E2E1A9D" w14:textId="79A8E662"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69BFAD1C" w14:textId="673FB5BB" w:rsidR="00C869A5" w:rsidRPr="00B60AE6" w:rsidRDefault="00C869A5" w:rsidP="00C869A5">
            <w:pPr>
              <w:jc w:val="center"/>
              <w:rPr>
                <w:rFonts w:cs="Arial"/>
                <w:bCs/>
                <w:sz w:val="18"/>
                <w:szCs w:val="18"/>
              </w:rPr>
            </w:pPr>
            <w:r w:rsidRPr="00B60AE6">
              <w:rPr>
                <w:rFonts w:cs="Arial"/>
                <w:bCs/>
                <w:sz w:val="18"/>
                <w:szCs w:val="18"/>
              </w:rPr>
              <w:t>2</w:t>
            </w:r>
          </w:p>
        </w:tc>
        <w:tc>
          <w:tcPr>
            <w:tcW w:w="630" w:type="dxa"/>
          </w:tcPr>
          <w:p w14:paraId="7960EE39" w14:textId="122BB3CF"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16A005DC" w14:textId="319DBCC1"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140D73DC" w14:textId="0B5F0691"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63227578" w14:textId="1BF8461D"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772CB22B" w14:textId="77777777" w:rsidTr="00C917AC">
        <w:tc>
          <w:tcPr>
            <w:tcW w:w="1555" w:type="dxa"/>
          </w:tcPr>
          <w:p w14:paraId="1FD1D8C0" w14:textId="7491428C" w:rsidR="00C869A5" w:rsidRPr="00B60AE6" w:rsidRDefault="00C869A5" w:rsidP="00C869A5">
            <w:pPr>
              <w:jc w:val="left"/>
              <w:rPr>
                <w:rFonts w:cs="Arial"/>
                <w:bCs/>
                <w:sz w:val="18"/>
                <w:szCs w:val="18"/>
              </w:rPr>
            </w:pPr>
            <w:proofErr w:type="spellStart"/>
            <w:r w:rsidRPr="00B60AE6">
              <w:rPr>
                <w:rFonts w:cs="Arial"/>
                <w:bCs/>
                <w:sz w:val="18"/>
                <w:szCs w:val="18"/>
              </w:rPr>
              <w:t>Wadwa</w:t>
            </w:r>
            <w:proofErr w:type="spellEnd"/>
            <w:r w:rsidRPr="00B60AE6">
              <w:rPr>
                <w:rFonts w:cs="Arial"/>
                <w:bCs/>
                <w:sz w:val="18"/>
                <w:szCs w:val="18"/>
              </w:rPr>
              <w:t xml:space="preserve"> (2023) </w:t>
            </w:r>
            <w:r w:rsidR="00BC6AB5" w:rsidRPr="00B60AE6">
              <w:rPr>
                <w:rFonts w:cs="Arial"/>
                <w:bCs/>
                <w:sz w:val="18"/>
                <w:szCs w:val="18"/>
              </w:rPr>
              <w:fldChar w:fldCharType="begin">
                <w:fldData xml:space="preserve">PEVuZE5vdGU+PENpdGU+PEF1dGhvcj5XYWR3YTwvQXV0aG9yPjxZZWFyPjIwMjM8L1llYXI+PFJl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PEVuZE5vdGU+PENpdGU+PEF1dGhvcj5XYWR3YTwvQXV0aG9yPjxZZWFyPjIwMjM8L1llYXI+PFJl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00BC6AB5" w:rsidRPr="00B60AE6">
              <w:rPr>
                <w:rFonts w:cs="Arial"/>
                <w:bCs/>
                <w:sz w:val="18"/>
                <w:szCs w:val="18"/>
              </w:rPr>
            </w:r>
            <w:r w:rsidR="00BC6AB5" w:rsidRPr="00B60AE6">
              <w:rPr>
                <w:rFonts w:cs="Arial"/>
                <w:bCs/>
                <w:sz w:val="18"/>
                <w:szCs w:val="18"/>
              </w:rPr>
              <w:fldChar w:fldCharType="separate"/>
            </w:r>
            <w:r w:rsidR="00B60AE6" w:rsidRPr="00B60AE6">
              <w:rPr>
                <w:rFonts w:cs="Arial"/>
                <w:bCs/>
                <w:noProof/>
                <w:sz w:val="18"/>
                <w:szCs w:val="18"/>
              </w:rPr>
              <w:t>(52, 53)</w:t>
            </w:r>
            <w:r w:rsidR="00BC6AB5" w:rsidRPr="00B60AE6">
              <w:rPr>
                <w:rFonts w:cs="Arial"/>
                <w:bCs/>
                <w:sz w:val="18"/>
                <w:szCs w:val="18"/>
              </w:rPr>
              <w:fldChar w:fldCharType="end"/>
            </w:r>
          </w:p>
        </w:tc>
        <w:tc>
          <w:tcPr>
            <w:tcW w:w="1417" w:type="dxa"/>
          </w:tcPr>
          <w:p w14:paraId="50750CB9" w14:textId="4852DB9F" w:rsidR="00C869A5" w:rsidRPr="00B60AE6" w:rsidRDefault="00C869A5" w:rsidP="00C869A5">
            <w:pPr>
              <w:jc w:val="center"/>
              <w:rPr>
                <w:rFonts w:cs="Arial"/>
                <w:bCs/>
                <w:sz w:val="18"/>
                <w:szCs w:val="18"/>
              </w:rPr>
            </w:pPr>
            <w:r w:rsidRPr="00B60AE6">
              <w:rPr>
                <w:rFonts w:cs="Arial"/>
                <w:bCs/>
                <w:sz w:val="18"/>
                <w:szCs w:val="18"/>
              </w:rPr>
              <w:t xml:space="preserve">P, S </w:t>
            </w:r>
          </w:p>
        </w:tc>
        <w:tc>
          <w:tcPr>
            <w:tcW w:w="567" w:type="dxa"/>
          </w:tcPr>
          <w:p w14:paraId="35760048" w14:textId="2DC04AD7"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0AF5934A" w14:textId="4503D90C"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0A203C27" w14:textId="1F0E5F2D"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11B05579" w14:textId="0565F2CE"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34CBCA5D" w14:textId="332077D1"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091F2F99" w14:textId="7FA1627E"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0C71C3F2" w14:textId="6D4C663E"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0376D9B5" w14:textId="26FB5D13"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018AB07A" w14:textId="142E61D2"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40A0E2E1" w14:textId="28A228C4"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057ED517" w14:textId="77777777" w:rsidTr="00C917AC">
        <w:tc>
          <w:tcPr>
            <w:tcW w:w="1555" w:type="dxa"/>
          </w:tcPr>
          <w:p w14:paraId="67B80991" w14:textId="643BCEC4" w:rsidR="00C869A5" w:rsidRPr="00B60AE6" w:rsidRDefault="00C869A5" w:rsidP="00C869A5">
            <w:pPr>
              <w:jc w:val="left"/>
              <w:rPr>
                <w:rFonts w:cs="Arial"/>
                <w:bCs/>
                <w:sz w:val="18"/>
                <w:szCs w:val="18"/>
              </w:rPr>
            </w:pPr>
            <w:r w:rsidRPr="00B60AE6">
              <w:rPr>
                <w:rFonts w:cs="Arial"/>
                <w:bCs/>
                <w:sz w:val="18"/>
                <w:szCs w:val="18"/>
              </w:rPr>
              <w:t xml:space="preserve">Brown (2021) </w:t>
            </w:r>
            <w:r w:rsidRPr="00B60AE6">
              <w:rPr>
                <w:rFonts w:cs="Arial"/>
                <w:bCs/>
                <w:sz w:val="18"/>
                <w:szCs w:val="18"/>
              </w:rPr>
              <w:fldChar w:fldCharType="begin"/>
            </w:r>
            <w:r w:rsidR="00B60AE6" w:rsidRPr="00B60AE6">
              <w:rPr>
                <w:rFonts w:cs="Arial"/>
                <w:bCs/>
                <w:sz w:val="18"/>
                <w:szCs w:val="18"/>
              </w:rPr>
              <w:instrText xml:space="preserve"> ADDIN EN.CITE &lt;EndNote&gt;&lt;Cite&gt;&lt;Author&gt;Brown&lt;/Author&gt;&lt;Year&gt;2021&lt;/Year&gt;&lt;RecNum&gt;26&lt;/RecNum&gt;&lt;DisplayText&gt;(54)&lt;/DisplayText&gt;&lt;record&gt;&lt;rec-number&gt;26&lt;/rec-number&gt;&lt;foreign-keys&gt;&lt;key app="EN" db-id="vwrrttwz10fd9netdtjv5t0n2rea550ese5e" timestamp="1725519153"&gt;26&lt;/key&gt;&lt;/foreign-keys&gt;&lt;ref-type name="Web Page"&gt;12&lt;/ref-type&gt;&lt;contributors&gt;&lt;authors&gt;&lt;author&gt;Sue Brown&lt;/author&gt;&lt;/authors&gt;&lt;/contributors&gt;&lt;titles&gt;&lt;title&gt;Adaptive Biobehavioral Control (ABC) of Automated Insulin Delivery&lt;/title&gt;&lt;/titles&gt;&lt;dates&gt;&lt;year&gt;2021&lt;/year&gt;&lt;/dates&gt;&lt;urls&gt;&lt;related-urls&gt;&lt;url&gt;https://clinicaltrials.gov/study/NCT04784637&lt;/url&gt;&lt;/related-urls&gt;&lt;/urls&gt;&lt;/record&gt;&lt;/Cite&gt;&lt;/EndNote&gt;</w:instrText>
            </w:r>
            <w:r w:rsidRPr="00B60AE6">
              <w:rPr>
                <w:rFonts w:cs="Arial"/>
                <w:bCs/>
                <w:sz w:val="18"/>
                <w:szCs w:val="18"/>
              </w:rPr>
              <w:fldChar w:fldCharType="separate"/>
            </w:r>
            <w:r w:rsidR="00B60AE6" w:rsidRPr="00B60AE6">
              <w:rPr>
                <w:rFonts w:cs="Arial"/>
                <w:bCs/>
                <w:noProof/>
                <w:sz w:val="18"/>
                <w:szCs w:val="18"/>
              </w:rPr>
              <w:t>(54)</w:t>
            </w:r>
            <w:r w:rsidRPr="00B60AE6">
              <w:rPr>
                <w:rFonts w:cs="Arial"/>
                <w:bCs/>
                <w:sz w:val="18"/>
                <w:szCs w:val="18"/>
              </w:rPr>
              <w:fldChar w:fldCharType="end"/>
            </w:r>
          </w:p>
        </w:tc>
        <w:tc>
          <w:tcPr>
            <w:tcW w:w="1417" w:type="dxa"/>
          </w:tcPr>
          <w:p w14:paraId="1A53E641" w14:textId="776558AE"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1FB518A4" w14:textId="0607FB3C"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017F1AEE" w14:textId="7B3DCF30"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0438DDA7" w14:textId="0D424C97"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149C0432" w14:textId="5421957F" w:rsidR="00C869A5" w:rsidRPr="00B60AE6" w:rsidRDefault="00C869A5" w:rsidP="00C869A5">
            <w:pPr>
              <w:jc w:val="center"/>
              <w:rPr>
                <w:rFonts w:cs="Arial"/>
                <w:bCs/>
                <w:sz w:val="18"/>
                <w:szCs w:val="18"/>
              </w:rPr>
            </w:pPr>
            <w:r w:rsidRPr="00B60AE6">
              <w:rPr>
                <w:rFonts w:cs="Arial"/>
                <w:bCs/>
                <w:sz w:val="18"/>
                <w:szCs w:val="18"/>
              </w:rPr>
              <w:t>3</w:t>
            </w:r>
          </w:p>
        </w:tc>
        <w:tc>
          <w:tcPr>
            <w:tcW w:w="592" w:type="dxa"/>
          </w:tcPr>
          <w:p w14:paraId="4059BDCD" w14:textId="2771078C"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4DD32E8E" w14:textId="363B5A9B"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39ADDBC6" w14:textId="1E0FB07F"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5DD4FAC4" w14:textId="7B12A663"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4EA5281D" w14:textId="2C5DA44F"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3100C47E" w14:textId="57C5200A"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51286835" w14:textId="77777777" w:rsidTr="00C917AC">
        <w:tc>
          <w:tcPr>
            <w:tcW w:w="1555" w:type="dxa"/>
          </w:tcPr>
          <w:p w14:paraId="626B68F8" w14:textId="0153E179" w:rsidR="00C869A5" w:rsidRPr="00B60AE6" w:rsidRDefault="00C869A5" w:rsidP="00C869A5">
            <w:pPr>
              <w:jc w:val="left"/>
              <w:rPr>
                <w:rFonts w:cs="Arial"/>
                <w:bCs/>
                <w:sz w:val="18"/>
                <w:szCs w:val="18"/>
              </w:rPr>
            </w:pPr>
            <w:r w:rsidRPr="00B60AE6">
              <w:rPr>
                <w:rFonts w:cs="Arial"/>
                <w:bCs/>
                <w:sz w:val="18"/>
                <w:szCs w:val="18"/>
              </w:rPr>
              <w:t xml:space="preserve">Brown (2019) </w:t>
            </w:r>
            <w:r w:rsidRPr="00B60AE6">
              <w:rPr>
                <w:rFonts w:cs="Arial"/>
                <w:bCs/>
                <w:sz w:val="18"/>
                <w:szCs w:val="18"/>
              </w:rPr>
              <w:fldChar w:fldCharType="begin"/>
            </w:r>
            <w:r w:rsidR="00B60AE6" w:rsidRPr="00B60AE6">
              <w:rPr>
                <w:rFonts w:cs="Arial"/>
                <w:bCs/>
                <w:sz w:val="18"/>
                <w:szCs w:val="18"/>
              </w:rPr>
              <w:instrText xml:space="preserve"> ADDIN EN.CITE &lt;EndNote&gt;&lt;Cite&gt;&lt;Author&gt;Brown&lt;/Author&gt;&lt;Year&gt;2019&lt;/Year&gt;&lt;RecNum&gt;24&lt;/RecNum&gt;&lt;DisplayText&gt;(55)&lt;/DisplayText&gt;&lt;record&gt;&lt;rec-number&gt;24&lt;/rec-number&gt;&lt;foreign-keys&gt;&lt;key app="EN" db-id="vwrrttwz10fd9netdtjv5t0n2rea550ese5e" timestamp="1725519150"&gt;24&lt;/key&gt;&lt;/foreign-keys&gt;&lt;ref-type name="Web Page"&gt;12&lt;/ref-type&gt;&lt;contributors&gt;&lt;authors&gt;&lt;author&gt;Sue Brown&lt;/author&gt;&lt;/authors&gt;&lt;/contributors&gt;&lt;titles&gt;&lt;title&gt;The VRIF Trial: Hypoglycemia Reduction With Automated-Insulin Delivery System&lt;/title&gt;&lt;/titles&gt;&lt;dates&gt;&lt;year&gt;2019&lt;/year&gt;&lt;/dates&gt;&lt;urls&gt;&lt;related-urls&gt;&lt;url&gt;https://clinicaltrials.gov/study/NCT03674281&lt;/url&gt;&lt;/related-urls&gt;&lt;/urls&gt;&lt;/record&gt;&lt;/Cite&gt;&lt;/EndNote&gt;</w:instrText>
            </w:r>
            <w:r w:rsidRPr="00B60AE6">
              <w:rPr>
                <w:rFonts w:cs="Arial"/>
                <w:bCs/>
                <w:sz w:val="18"/>
                <w:szCs w:val="18"/>
              </w:rPr>
              <w:fldChar w:fldCharType="separate"/>
            </w:r>
            <w:r w:rsidR="00B60AE6" w:rsidRPr="00B60AE6">
              <w:rPr>
                <w:rFonts w:cs="Arial"/>
                <w:bCs/>
                <w:noProof/>
                <w:sz w:val="18"/>
                <w:szCs w:val="18"/>
              </w:rPr>
              <w:t>(55)</w:t>
            </w:r>
            <w:r w:rsidRPr="00B60AE6">
              <w:rPr>
                <w:rFonts w:cs="Arial"/>
                <w:bCs/>
                <w:sz w:val="18"/>
                <w:szCs w:val="18"/>
              </w:rPr>
              <w:fldChar w:fldCharType="end"/>
            </w:r>
          </w:p>
        </w:tc>
        <w:tc>
          <w:tcPr>
            <w:tcW w:w="1417" w:type="dxa"/>
          </w:tcPr>
          <w:p w14:paraId="4DA6CCC2" w14:textId="3860F9C0"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130A0014" w14:textId="7B5A1855"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01B1AB54" w14:textId="4A647010" w:rsidR="00C869A5" w:rsidRPr="00B60AE6" w:rsidRDefault="00C869A5" w:rsidP="00C869A5">
            <w:pPr>
              <w:jc w:val="center"/>
              <w:rPr>
                <w:rFonts w:cs="Arial"/>
                <w:bCs/>
                <w:sz w:val="18"/>
                <w:szCs w:val="18"/>
              </w:rPr>
            </w:pPr>
            <w:r w:rsidRPr="00B60AE6">
              <w:rPr>
                <w:rFonts w:cs="Arial"/>
                <w:bCs/>
                <w:sz w:val="18"/>
                <w:szCs w:val="18"/>
              </w:rPr>
              <w:t>1</w:t>
            </w:r>
          </w:p>
        </w:tc>
        <w:tc>
          <w:tcPr>
            <w:tcW w:w="596" w:type="dxa"/>
          </w:tcPr>
          <w:p w14:paraId="18066180" w14:textId="0A2BE0F8"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47D736E1" w14:textId="506244B0" w:rsidR="00C869A5" w:rsidRPr="00B60AE6" w:rsidRDefault="00C869A5" w:rsidP="00C869A5">
            <w:pPr>
              <w:jc w:val="center"/>
              <w:rPr>
                <w:rFonts w:cs="Arial"/>
                <w:bCs/>
                <w:sz w:val="18"/>
                <w:szCs w:val="18"/>
              </w:rPr>
            </w:pPr>
            <w:r w:rsidRPr="00B60AE6">
              <w:rPr>
                <w:rFonts w:cs="Arial"/>
                <w:bCs/>
                <w:sz w:val="18"/>
                <w:szCs w:val="18"/>
              </w:rPr>
              <w:t>3</w:t>
            </w:r>
          </w:p>
        </w:tc>
        <w:tc>
          <w:tcPr>
            <w:tcW w:w="592" w:type="dxa"/>
          </w:tcPr>
          <w:p w14:paraId="26613C3E" w14:textId="64F1EF6C"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7B50DC94" w14:textId="307AFA1F"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682B1399" w14:textId="78DA42B6"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579BBBE8" w14:textId="52DEFD21"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0C849FA2" w14:textId="255D47DC"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56ECAFFD" w14:textId="6E33168C"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147F3850" w14:textId="77777777" w:rsidTr="00C917AC">
        <w:tc>
          <w:tcPr>
            <w:tcW w:w="9350" w:type="dxa"/>
            <w:gridSpan w:val="12"/>
            <w:shd w:val="clear" w:color="auto" w:fill="D9D9D9" w:themeFill="background1" w:themeFillShade="D9"/>
          </w:tcPr>
          <w:p w14:paraId="2F98D063" w14:textId="7AE47E33" w:rsidR="00C869A5" w:rsidRPr="00B60AE6" w:rsidRDefault="00C869A5" w:rsidP="00C869A5">
            <w:pPr>
              <w:jc w:val="left"/>
              <w:rPr>
                <w:rFonts w:cs="Arial"/>
                <w:b/>
                <w:sz w:val="18"/>
                <w:szCs w:val="18"/>
              </w:rPr>
            </w:pPr>
            <w:r w:rsidRPr="00B60AE6">
              <w:rPr>
                <w:rFonts w:cs="Arial"/>
                <w:b/>
                <w:iCs/>
                <w:sz w:val="18"/>
                <w:szCs w:val="18"/>
              </w:rPr>
              <w:t xml:space="preserve">Similar device: </w:t>
            </w:r>
            <w:proofErr w:type="spellStart"/>
            <w:r w:rsidRPr="00B60AE6">
              <w:rPr>
                <w:rFonts w:cs="Arial"/>
                <w:b/>
                <w:sz w:val="18"/>
                <w:szCs w:val="18"/>
              </w:rPr>
              <w:t>iLet</w:t>
            </w:r>
            <w:proofErr w:type="spellEnd"/>
            <w:r w:rsidRPr="00B60AE6">
              <w:rPr>
                <w:rFonts w:cs="Arial"/>
                <w:b/>
                <w:sz w:val="18"/>
                <w:szCs w:val="18"/>
              </w:rPr>
              <w:t xml:space="preserve"> Bionic Pancreas</w:t>
            </w:r>
          </w:p>
        </w:tc>
      </w:tr>
      <w:tr w:rsidR="00C869A5" w:rsidRPr="00B60AE6" w14:paraId="1F9B27C7" w14:textId="77777777" w:rsidTr="00C917AC">
        <w:tc>
          <w:tcPr>
            <w:tcW w:w="1555" w:type="dxa"/>
          </w:tcPr>
          <w:p w14:paraId="67E858FE" w14:textId="14E10CDA" w:rsidR="00C869A5" w:rsidRPr="00B60AE6" w:rsidRDefault="00C869A5" w:rsidP="00C869A5">
            <w:pPr>
              <w:jc w:val="left"/>
              <w:rPr>
                <w:rFonts w:cs="Arial"/>
                <w:bCs/>
                <w:sz w:val="18"/>
                <w:szCs w:val="18"/>
              </w:rPr>
            </w:pPr>
            <w:r w:rsidRPr="00B60AE6">
              <w:rPr>
                <w:rFonts w:cs="Arial"/>
                <w:bCs/>
                <w:sz w:val="18"/>
                <w:szCs w:val="18"/>
              </w:rPr>
              <w:t xml:space="preserve">Castellanos (2021) </w:t>
            </w:r>
            <w:r w:rsidRPr="00B60AE6">
              <w:rPr>
                <w:rFonts w:cs="Arial"/>
                <w:bCs/>
                <w:sz w:val="18"/>
                <w:szCs w:val="18"/>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(56)</w:t>
            </w:r>
            <w:r w:rsidRPr="00B60AE6">
              <w:rPr>
                <w:rFonts w:cs="Arial"/>
                <w:bCs/>
                <w:sz w:val="18"/>
                <w:szCs w:val="18"/>
              </w:rPr>
              <w:fldChar w:fldCharType="end"/>
            </w:r>
          </w:p>
        </w:tc>
        <w:tc>
          <w:tcPr>
            <w:tcW w:w="1417" w:type="dxa"/>
          </w:tcPr>
          <w:p w14:paraId="57AAEE06" w14:textId="6E5B620A" w:rsidR="00C869A5" w:rsidRPr="00B60AE6" w:rsidRDefault="00C869A5" w:rsidP="00C869A5">
            <w:pPr>
              <w:jc w:val="center"/>
              <w:rPr>
                <w:rFonts w:cs="Arial"/>
                <w:bCs/>
                <w:sz w:val="18"/>
                <w:szCs w:val="18"/>
              </w:rPr>
            </w:pPr>
            <w:r w:rsidRPr="00B60AE6">
              <w:rPr>
                <w:rFonts w:cs="Arial"/>
                <w:bCs/>
                <w:sz w:val="18"/>
                <w:szCs w:val="18"/>
              </w:rPr>
              <w:t>P, S</w:t>
            </w:r>
          </w:p>
        </w:tc>
        <w:tc>
          <w:tcPr>
            <w:tcW w:w="567" w:type="dxa"/>
          </w:tcPr>
          <w:p w14:paraId="537A4FA5" w14:textId="42CD1A23"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164E4343" w14:textId="2F37977C"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53771E68" w14:textId="02BB2E17"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1BD6570C" w14:textId="1C8A1661" w:rsidR="00C869A5" w:rsidRPr="00B60AE6" w:rsidRDefault="00C869A5" w:rsidP="00C869A5">
            <w:pPr>
              <w:jc w:val="center"/>
              <w:rPr>
                <w:rFonts w:cs="Arial"/>
                <w:bCs/>
                <w:sz w:val="18"/>
                <w:szCs w:val="18"/>
              </w:rPr>
            </w:pPr>
            <w:r w:rsidRPr="00B60AE6">
              <w:rPr>
                <w:rFonts w:cs="Arial"/>
                <w:bCs/>
                <w:sz w:val="18"/>
                <w:szCs w:val="18"/>
              </w:rPr>
              <w:t>2</w:t>
            </w:r>
          </w:p>
        </w:tc>
        <w:tc>
          <w:tcPr>
            <w:tcW w:w="592" w:type="dxa"/>
          </w:tcPr>
          <w:p w14:paraId="08D623FB" w14:textId="7889443A"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1A2F05A4" w14:textId="450B5FBA"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18F81390" w14:textId="606449BF"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00132A86" w14:textId="026E02CD"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7A52F46C" w14:textId="516E20DA"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5B77D7B5" w14:textId="4CA794D8" w:rsidR="00C869A5" w:rsidRPr="00B60AE6" w:rsidRDefault="00C869A5" w:rsidP="00C869A5">
            <w:pPr>
              <w:jc w:val="center"/>
              <w:rPr>
                <w:rFonts w:cs="Arial"/>
                <w:bCs/>
                <w:sz w:val="18"/>
                <w:szCs w:val="18"/>
              </w:rPr>
            </w:pPr>
            <w:r w:rsidRPr="00B60AE6">
              <w:rPr>
                <w:rFonts w:cs="Arial"/>
                <w:bCs/>
                <w:sz w:val="18"/>
                <w:szCs w:val="18"/>
              </w:rPr>
              <w:t>Level 3</w:t>
            </w:r>
          </w:p>
        </w:tc>
      </w:tr>
      <w:tr w:rsidR="00C869A5" w:rsidRPr="00B60AE6" w14:paraId="1187AE47" w14:textId="77777777" w:rsidTr="00C917AC">
        <w:tc>
          <w:tcPr>
            <w:tcW w:w="1555" w:type="dxa"/>
          </w:tcPr>
          <w:p w14:paraId="1B508306" w14:textId="7F8673CF" w:rsidR="00C869A5" w:rsidRPr="00B60AE6" w:rsidRDefault="00C869A5" w:rsidP="00C869A5">
            <w:pPr>
              <w:jc w:val="left"/>
              <w:rPr>
                <w:rFonts w:cs="Arial"/>
                <w:bCs/>
                <w:sz w:val="18"/>
                <w:szCs w:val="18"/>
              </w:rPr>
            </w:pPr>
            <w:r w:rsidRPr="00B60AE6">
              <w:rPr>
                <w:rFonts w:cs="Arial"/>
                <w:bCs/>
                <w:sz w:val="18"/>
                <w:szCs w:val="18"/>
              </w:rPr>
              <w:t xml:space="preserve">Castellanos (2023) </w:t>
            </w:r>
            <w:r w:rsidRPr="00B60AE6">
              <w:rPr>
                <w:rFonts w:cs="Arial"/>
                <w:bCs/>
                <w:sz w:val="18"/>
                <w:szCs w:val="18"/>
              </w:rPr>
              <w:fldChar w:fldCharType="begin">
                <w:fldData xml:space="preserve">PEVuZE5vdGU+PENpdGU+PEF1dGhvcj5DYXN0ZWxsYW5vczwvQXV0aG9yPjxZZWFyPjIwMjM8L1ll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PEVuZE5vdGU+PENpdGU+PEF1dGhvcj5DYXN0ZWxsYW5vczwvQXV0aG9yPjxZZWFyPjIwMjM8L1ll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(57)</w:t>
            </w:r>
            <w:r w:rsidRPr="00B60AE6">
              <w:rPr>
                <w:rFonts w:cs="Arial"/>
                <w:bCs/>
                <w:sz w:val="18"/>
                <w:szCs w:val="18"/>
              </w:rPr>
              <w:fldChar w:fldCharType="end"/>
            </w:r>
          </w:p>
        </w:tc>
        <w:tc>
          <w:tcPr>
            <w:tcW w:w="1417" w:type="dxa"/>
          </w:tcPr>
          <w:p w14:paraId="7ABF4BDA" w14:textId="5CDC6ABB" w:rsidR="00C869A5" w:rsidRPr="00B60AE6" w:rsidRDefault="00C869A5" w:rsidP="00C869A5">
            <w:pPr>
              <w:jc w:val="center"/>
              <w:rPr>
                <w:rFonts w:cs="Arial"/>
                <w:bCs/>
                <w:sz w:val="18"/>
                <w:szCs w:val="18"/>
              </w:rPr>
            </w:pPr>
            <w:r w:rsidRPr="00B60AE6">
              <w:rPr>
                <w:rFonts w:cs="Arial"/>
                <w:bCs/>
                <w:sz w:val="18"/>
                <w:szCs w:val="18"/>
              </w:rPr>
              <w:t>P</w:t>
            </w:r>
          </w:p>
        </w:tc>
        <w:tc>
          <w:tcPr>
            <w:tcW w:w="567" w:type="dxa"/>
          </w:tcPr>
          <w:p w14:paraId="17CDDFC3" w14:textId="0EF762AD" w:rsidR="00C869A5" w:rsidRPr="00B60AE6" w:rsidRDefault="00C869A5" w:rsidP="00C869A5">
            <w:pPr>
              <w:jc w:val="center"/>
              <w:rPr>
                <w:rFonts w:cs="Arial"/>
                <w:bCs/>
                <w:sz w:val="18"/>
                <w:szCs w:val="18"/>
              </w:rPr>
            </w:pPr>
            <w:r w:rsidRPr="00B60AE6">
              <w:rPr>
                <w:rFonts w:cs="Arial"/>
                <w:bCs/>
                <w:sz w:val="18"/>
                <w:szCs w:val="18"/>
              </w:rPr>
              <w:t>2</w:t>
            </w:r>
          </w:p>
        </w:tc>
        <w:tc>
          <w:tcPr>
            <w:tcW w:w="573" w:type="dxa"/>
          </w:tcPr>
          <w:p w14:paraId="500DEF2A" w14:textId="6B2A96E6" w:rsidR="00C869A5" w:rsidRPr="00B60AE6" w:rsidRDefault="00C869A5" w:rsidP="00C869A5">
            <w:pPr>
              <w:jc w:val="center"/>
              <w:rPr>
                <w:rFonts w:cs="Arial"/>
                <w:bCs/>
                <w:sz w:val="18"/>
                <w:szCs w:val="18"/>
              </w:rPr>
            </w:pPr>
            <w:r w:rsidRPr="00B60AE6">
              <w:rPr>
                <w:rFonts w:cs="Arial"/>
                <w:bCs/>
                <w:sz w:val="18"/>
                <w:szCs w:val="18"/>
              </w:rPr>
              <w:t>2</w:t>
            </w:r>
          </w:p>
        </w:tc>
        <w:tc>
          <w:tcPr>
            <w:tcW w:w="596" w:type="dxa"/>
          </w:tcPr>
          <w:p w14:paraId="419D085B" w14:textId="5BEBE3C6" w:rsidR="00C869A5" w:rsidRPr="00B60AE6" w:rsidRDefault="00C869A5" w:rsidP="00C869A5">
            <w:pPr>
              <w:jc w:val="center"/>
              <w:rPr>
                <w:rFonts w:cs="Arial"/>
                <w:bCs/>
                <w:sz w:val="18"/>
                <w:szCs w:val="18"/>
              </w:rPr>
            </w:pPr>
            <w:r w:rsidRPr="00B60AE6">
              <w:rPr>
                <w:rFonts w:cs="Arial"/>
                <w:bCs/>
                <w:sz w:val="18"/>
                <w:szCs w:val="18"/>
              </w:rPr>
              <w:t>2</w:t>
            </w:r>
          </w:p>
        </w:tc>
        <w:tc>
          <w:tcPr>
            <w:tcW w:w="599" w:type="dxa"/>
          </w:tcPr>
          <w:p w14:paraId="40566CB1" w14:textId="038E0444" w:rsidR="00C869A5" w:rsidRPr="00B60AE6" w:rsidRDefault="00C869A5" w:rsidP="00C869A5">
            <w:pPr>
              <w:jc w:val="center"/>
              <w:rPr>
                <w:rFonts w:cs="Arial"/>
                <w:bCs/>
                <w:sz w:val="18"/>
                <w:szCs w:val="18"/>
              </w:rPr>
            </w:pPr>
            <w:r w:rsidRPr="00B60AE6">
              <w:rPr>
                <w:rFonts w:cs="Arial"/>
                <w:bCs/>
                <w:sz w:val="18"/>
                <w:szCs w:val="18"/>
              </w:rPr>
              <w:t>1</w:t>
            </w:r>
          </w:p>
        </w:tc>
        <w:tc>
          <w:tcPr>
            <w:tcW w:w="592" w:type="dxa"/>
          </w:tcPr>
          <w:p w14:paraId="4E948FC7" w14:textId="7A46564D" w:rsidR="00C869A5" w:rsidRPr="00B60AE6" w:rsidRDefault="00C869A5" w:rsidP="00C869A5">
            <w:pPr>
              <w:jc w:val="center"/>
              <w:rPr>
                <w:rFonts w:cs="Arial"/>
                <w:bCs/>
                <w:sz w:val="18"/>
                <w:szCs w:val="18"/>
              </w:rPr>
            </w:pPr>
            <w:r w:rsidRPr="00B60AE6">
              <w:rPr>
                <w:rFonts w:cs="Arial"/>
                <w:bCs/>
                <w:sz w:val="18"/>
                <w:szCs w:val="18"/>
              </w:rPr>
              <w:t>1</w:t>
            </w:r>
          </w:p>
        </w:tc>
        <w:tc>
          <w:tcPr>
            <w:tcW w:w="603" w:type="dxa"/>
          </w:tcPr>
          <w:p w14:paraId="345C9817" w14:textId="7769D19D" w:rsidR="00C869A5" w:rsidRPr="00B60AE6" w:rsidRDefault="00C869A5" w:rsidP="00C869A5">
            <w:pPr>
              <w:jc w:val="center"/>
              <w:rPr>
                <w:rFonts w:cs="Arial"/>
                <w:bCs/>
                <w:sz w:val="18"/>
                <w:szCs w:val="18"/>
              </w:rPr>
            </w:pPr>
            <w:r w:rsidRPr="00B60AE6">
              <w:rPr>
                <w:rFonts w:cs="Arial"/>
                <w:bCs/>
                <w:sz w:val="18"/>
                <w:szCs w:val="18"/>
              </w:rPr>
              <w:t>1</w:t>
            </w:r>
          </w:p>
        </w:tc>
        <w:tc>
          <w:tcPr>
            <w:tcW w:w="630" w:type="dxa"/>
          </w:tcPr>
          <w:p w14:paraId="5F43792E" w14:textId="319B67CD" w:rsidR="00C869A5" w:rsidRPr="00B60AE6" w:rsidRDefault="00C869A5" w:rsidP="00C869A5">
            <w:pPr>
              <w:jc w:val="center"/>
              <w:rPr>
                <w:rFonts w:cs="Arial"/>
                <w:bCs/>
                <w:sz w:val="18"/>
                <w:szCs w:val="18"/>
              </w:rPr>
            </w:pPr>
            <w:r w:rsidRPr="00B60AE6">
              <w:rPr>
                <w:rFonts w:cs="Arial"/>
                <w:bCs/>
                <w:sz w:val="18"/>
                <w:szCs w:val="18"/>
              </w:rPr>
              <w:t>1</w:t>
            </w:r>
          </w:p>
        </w:tc>
        <w:tc>
          <w:tcPr>
            <w:tcW w:w="632" w:type="dxa"/>
          </w:tcPr>
          <w:p w14:paraId="3A8CB6D9" w14:textId="31E9EF60" w:rsidR="00C869A5" w:rsidRPr="00B60AE6" w:rsidRDefault="00C869A5" w:rsidP="00C869A5">
            <w:pPr>
              <w:jc w:val="center"/>
              <w:rPr>
                <w:rFonts w:cs="Arial"/>
                <w:bCs/>
                <w:sz w:val="18"/>
                <w:szCs w:val="18"/>
              </w:rPr>
            </w:pPr>
            <w:r w:rsidRPr="00B60AE6">
              <w:rPr>
                <w:rFonts w:cs="Arial"/>
                <w:bCs/>
                <w:sz w:val="18"/>
                <w:szCs w:val="18"/>
              </w:rPr>
              <w:t>1</w:t>
            </w:r>
          </w:p>
        </w:tc>
        <w:tc>
          <w:tcPr>
            <w:tcW w:w="599" w:type="dxa"/>
          </w:tcPr>
          <w:p w14:paraId="434F7434" w14:textId="76910FC9" w:rsidR="00C869A5" w:rsidRPr="00B60AE6" w:rsidRDefault="00C869A5" w:rsidP="00C869A5">
            <w:pPr>
              <w:jc w:val="center"/>
              <w:rPr>
                <w:rFonts w:cs="Arial"/>
                <w:bCs/>
                <w:sz w:val="18"/>
                <w:szCs w:val="18"/>
              </w:rPr>
            </w:pPr>
            <w:r w:rsidRPr="00B60AE6">
              <w:rPr>
                <w:rFonts w:cs="Arial"/>
                <w:bCs/>
                <w:sz w:val="18"/>
                <w:szCs w:val="18"/>
              </w:rPr>
              <w:t>1</w:t>
            </w:r>
          </w:p>
        </w:tc>
        <w:tc>
          <w:tcPr>
            <w:tcW w:w="987" w:type="dxa"/>
          </w:tcPr>
          <w:p w14:paraId="5A29D2C5" w14:textId="15A5E040" w:rsidR="00C869A5" w:rsidRPr="00B60AE6" w:rsidRDefault="00C869A5" w:rsidP="00C869A5">
            <w:pPr>
              <w:jc w:val="center"/>
              <w:rPr>
                <w:rFonts w:cs="Arial"/>
                <w:bCs/>
                <w:sz w:val="18"/>
                <w:szCs w:val="18"/>
              </w:rPr>
            </w:pPr>
            <w:r w:rsidRPr="00B60AE6">
              <w:rPr>
                <w:rFonts w:cs="Arial"/>
                <w:bCs/>
                <w:sz w:val="18"/>
                <w:szCs w:val="18"/>
              </w:rPr>
              <w:t>Level 2</w:t>
            </w:r>
          </w:p>
        </w:tc>
      </w:tr>
      <w:tr w:rsidR="00C869A5" w:rsidRPr="00B60AE6" w14:paraId="44B7D8AF" w14:textId="77777777" w:rsidTr="00C917AC">
        <w:tc>
          <w:tcPr>
            <w:tcW w:w="1555" w:type="dxa"/>
          </w:tcPr>
          <w:p w14:paraId="40D42E0A" w14:textId="0D8588E8" w:rsidR="00C869A5" w:rsidRPr="00B60AE6" w:rsidRDefault="00C869A5" w:rsidP="00C869A5">
            <w:pPr>
              <w:jc w:val="left"/>
              <w:rPr>
                <w:rFonts w:cs="Arial"/>
                <w:bCs/>
                <w:sz w:val="18"/>
                <w:szCs w:val="18"/>
              </w:rPr>
            </w:pPr>
            <w:r w:rsidRPr="00B60AE6">
              <w:rPr>
                <w:rFonts w:cs="Arial"/>
                <w:bCs/>
                <w:sz w:val="18"/>
                <w:szCs w:val="18"/>
              </w:rPr>
              <w:t xml:space="preserve">Russell (2021) </w:t>
            </w:r>
            <w:r w:rsidRPr="00B60AE6">
              <w:rPr>
                <w:rFonts w:cs="Arial"/>
                <w:bCs/>
                <w:sz w:val="18"/>
                <w:szCs w:val="18"/>
              </w:rPr>
              <w:fldChar w:fldCharType="begin">
                <w:fldData xml:space="preserve">PEVuZE5vdGU+PENpdGU+PEF1dGhvcj5SdXNzZWxsPC9BdXRob3I+PFllYXI+MjAyMTwvWWVhcj48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PEVuZE5vdGU+PENpdGU+PEF1dGhvcj5SdXNzZWxsPC9BdXRob3I+PFllYXI+MjAyMTwvWWVhcj48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(58)</w:t>
            </w:r>
            <w:r w:rsidRPr="00B60AE6">
              <w:rPr>
                <w:rFonts w:cs="Arial"/>
                <w:bCs/>
                <w:sz w:val="18"/>
                <w:szCs w:val="18"/>
              </w:rPr>
              <w:fldChar w:fldCharType="end"/>
            </w:r>
          </w:p>
        </w:tc>
        <w:tc>
          <w:tcPr>
            <w:tcW w:w="1417" w:type="dxa"/>
          </w:tcPr>
          <w:p w14:paraId="26F70EB9" w14:textId="2E72AD48" w:rsidR="00C869A5" w:rsidRPr="00B60AE6" w:rsidRDefault="0042622B" w:rsidP="00C869A5">
            <w:pPr>
              <w:jc w:val="center"/>
              <w:rPr>
                <w:rFonts w:cs="Arial"/>
                <w:bCs/>
                <w:sz w:val="18"/>
                <w:szCs w:val="18"/>
              </w:rPr>
            </w:pPr>
            <w:r w:rsidRPr="00B60AE6">
              <w:rPr>
                <w:rFonts w:cs="Arial"/>
                <w:bCs/>
                <w:sz w:val="18"/>
                <w:szCs w:val="18"/>
              </w:rPr>
              <w:t>P, S</w:t>
            </w:r>
          </w:p>
        </w:tc>
        <w:tc>
          <w:tcPr>
            <w:tcW w:w="567" w:type="dxa"/>
          </w:tcPr>
          <w:p w14:paraId="6EFCA7EB" w14:textId="006E5E0E" w:rsidR="00C869A5" w:rsidRPr="00B60AE6" w:rsidRDefault="0042622B" w:rsidP="00C869A5">
            <w:pPr>
              <w:jc w:val="center"/>
              <w:rPr>
                <w:rFonts w:cs="Arial"/>
                <w:bCs/>
                <w:sz w:val="18"/>
                <w:szCs w:val="18"/>
              </w:rPr>
            </w:pPr>
            <w:r w:rsidRPr="00B60AE6">
              <w:rPr>
                <w:rFonts w:cs="Arial"/>
                <w:bCs/>
                <w:sz w:val="18"/>
                <w:szCs w:val="18"/>
              </w:rPr>
              <w:t>2</w:t>
            </w:r>
          </w:p>
        </w:tc>
        <w:tc>
          <w:tcPr>
            <w:tcW w:w="573" w:type="dxa"/>
          </w:tcPr>
          <w:p w14:paraId="6DC2E4F8" w14:textId="251AE9B9" w:rsidR="00C869A5" w:rsidRPr="00B60AE6" w:rsidRDefault="0042622B" w:rsidP="00C869A5">
            <w:pPr>
              <w:jc w:val="center"/>
              <w:rPr>
                <w:rFonts w:cs="Arial"/>
                <w:bCs/>
                <w:sz w:val="18"/>
                <w:szCs w:val="18"/>
              </w:rPr>
            </w:pPr>
            <w:r w:rsidRPr="00B60AE6">
              <w:rPr>
                <w:rFonts w:cs="Arial"/>
                <w:bCs/>
                <w:sz w:val="18"/>
                <w:szCs w:val="18"/>
              </w:rPr>
              <w:t>2</w:t>
            </w:r>
          </w:p>
        </w:tc>
        <w:tc>
          <w:tcPr>
            <w:tcW w:w="596" w:type="dxa"/>
          </w:tcPr>
          <w:p w14:paraId="68D6EF02" w14:textId="14851F40" w:rsidR="00C869A5" w:rsidRPr="00B60AE6" w:rsidRDefault="0042622B" w:rsidP="00C869A5">
            <w:pPr>
              <w:jc w:val="center"/>
              <w:rPr>
                <w:rFonts w:cs="Arial"/>
                <w:bCs/>
                <w:sz w:val="18"/>
                <w:szCs w:val="18"/>
              </w:rPr>
            </w:pPr>
            <w:r w:rsidRPr="00B60AE6">
              <w:rPr>
                <w:rFonts w:cs="Arial"/>
                <w:bCs/>
                <w:sz w:val="18"/>
                <w:szCs w:val="18"/>
              </w:rPr>
              <w:t>2</w:t>
            </w:r>
          </w:p>
        </w:tc>
        <w:tc>
          <w:tcPr>
            <w:tcW w:w="599" w:type="dxa"/>
          </w:tcPr>
          <w:p w14:paraId="189C15BE" w14:textId="6E017EE5" w:rsidR="00C869A5" w:rsidRPr="00B60AE6" w:rsidRDefault="0042622B" w:rsidP="00C869A5">
            <w:pPr>
              <w:jc w:val="center"/>
              <w:rPr>
                <w:rFonts w:cs="Arial"/>
                <w:bCs/>
                <w:sz w:val="18"/>
                <w:szCs w:val="18"/>
              </w:rPr>
            </w:pPr>
            <w:r w:rsidRPr="00B60AE6">
              <w:rPr>
                <w:rFonts w:cs="Arial"/>
                <w:bCs/>
                <w:sz w:val="18"/>
                <w:szCs w:val="18"/>
              </w:rPr>
              <w:t>1</w:t>
            </w:r>
          </w:p>
        </w:tc>
        <w:tc>
          <w:tcPr>
            <w:tcW w:w="592" w:type="dxa"/>
          </w:tcPr>
          <w:p w14:paraId="36FAD0B9" w14:textId="4A6E148C" w:rsidR="00C869A5" w:rsidRPr="00B60AE6" w:rsidRDefault="0042622B" w:rsidP="00C869A5">
            <w:pPr>
              <w:jc w:val="center"/>
              <w:rPr>
                <w:rFonts w:cs="Arial"/>
                <w:bCs/>
                <w:sz w:val="18"/>
                <w:szCs w:val="18"/>
              </w:rPr>
            </w:pPr>
            <w:r w:rsidRPr="00B60AE6">
              <w:rPr>
                <w:rFonts w:cs="Arial"/>
                <w:bCs/>
                <w:sz w:val="18"/>
                <w:szCs w:val="18"/>
              </w:rPr>
              <w:t>1</w:t>
            </w:r>
          </w:p>
        </w:tc>
        <w:tc>
          <w:tcPr>
            <w:tcW w:w="603" w:type="dxa"/>
          </w:tcPr>
          <w:p w14:paraId="4F26139C" w14:textId="7C171459" w:rsidR="00C869A5" w:rsidRPr="00B60AE6" w:rsidRDefault="0042622B" w:rsidP="00C869A5">
            <w:pPr>
              <w:jc w:val="center"/>
              <w:rPr>
                <w:rFonts w:cs="Arial"/>
                <w:bCs/>
                <w:sz w:val="18"/>
                <w:szCs w:val="18"/>
              </w:rPr>
            </w:pPr>
            <w:r w:rsidRPr="00B60AE6">
              <w:rPr>
                <w:rFonts w:cs="Arial"/>
                <w:bCs/>
                <w:sz w:val="18"/>
                <w:szCs w:val="18"/>
              </w:rPr>
              <w:t>1</w:t>
            </w:r>
          </w:p>
        </w:tc>
        <w:tc>
          <w:tcPr>
            <w:tcW w:w="630" w:type="dxa"/>
          </w:tcPr>
          <w:p w14:paraId="02CB2FAD" w14:textId="1C74A434" w:rsidR="00C869A5" w:rsidRPr="00B60AE6" w:rsidRDefault="0042622B" w:rsidP="00C869A5">
            <w:pPr>
              <w:jc w:val="center"/>
              <w:rPr>
                <w:rFonts w:cs="Arial"/>
                <w:bCs/>
                <w:sz w:val="18"/>
                <w:szCs w:val="18"/>
              </w:rPr>
            </w:pPr>
            <w:r w:rsidRPr="00B60AE6">
              <w:rPr>
                <w:rFonts w:cs="Arial"/>
                <w:bCs/>
                <w:sz w:val="18"/>
                <w:szCs w:val="18"/>
              </w:rPr>
              <w:t>1</w:t>
            </w:r>
          </w:p>
        </w:tc>
        <w:tc>
          <w:tcPr>
            <w:tcW w:w="632" w:type="dxa"/>
          </w:tcPr>
          <w:p w14:paraId="47F0B7D2" w14:textId="41CC1AC2" w:rsidR="00C869A5" w:rsidRPr="00B60AE6" w:rsidRDefault="0042622B" w:rsidP="00C869A5">
            <w:pPr>
              <w:jc w:val="center"/>
              <w:rPr>
                <w:rFonts w:cs="Arial"/>
                <w:bCs/>
                <w:sz w:val="18"/>
                <w:szCs w:val="18"/>
              </w:rPr>
            </w:pPr>
            <w:r w:rsidRPr="00B60AE6">
              <w:rPr>
                <w:rFonts w:cs="Arial"/>
                <w:bCs/>
                <w:sz w:val="18"/>
                <w:szCs w:val="18"/>
              </w:rPr>
              <w:t>1</w:t>
            </w:r>
          </w:p>
        </w:tc>
        <w:tc>
          <w:tcPr>
            <w:tcW w:w="599" w:type="dxa"/>
          </w:tcPr>
          <w:p w14:paraId="78C8C110" w14:textId="4E2B6356" w:rsidR="00C869A5" w:rsidRPr="00B60AE6" w:rsidRDefault="0042622B" w:rsidP="00C869A5">
            <w:pPr>
              <w:jc w:val="center"/>
              <w:rPr>
                <w:rFonts w:cs="Arial"/>
                <w:bCs/>
                <w:sz w:val="18"/>
                <w:szCs w:val="18"/>
              </w:rPr>
            </w:pPr>
            <w:r w:rsidRPr="00B60AE6">
              <w:rPr>
                <w:rFonts w:cs="Arial"/>
                <w:bCs/>
                <w:sz w:val="18"/>
                <w:szCs w:val="18"/>
              </w:rPr>
              <w:t>1</w:t>
            </w:r>
          </w:p>
        </w:tc>
        <w:tc>
          <w:tcPr>
            <w:tcW w:w="987" w:type="dxa"/>
          </w:tcPr>
          <w:p w14:paraId="48A3887C" w14:textId="4F0CFE3A" w:rsidR="00C869A5" w:rsidRPr="00B60AE6" w:rsidRDefault="0042622B" w:rsidP="00C869A5">
            <w:pPr>
              <w:jc w:val="center"/>
              <w:rPr>
                <w:rFonts w:cs="Arial"/>
                <w:bCs/>
                <w:sz w:val="18"/>
                <w:szCs w:val="18"/>
              </w:rPr>
            </w:pPr>
            <w:r w:rsidRPr="00B60AE6">
              <w:rPr>
                <w:rFonts w:cs="Arial"/>
                <w:bCs/>
                <w:sz w:val="18"/>
                <w:szCs w:val="18"/>
              </w:rPr>
              <w:t>Level 3</w:t>
            </w:r>
          </w:p>
        </w:tc>
      </w:tr>
      <w:tr w:rsidR="00C869A5" w:rsidRPr="00B60AE6" w14:paraId="4857F7E2" w14:textId="77777777" w:rsidTr="00C917AC">
        <w:tc>
          <w:tcPr>
            <w:tcW w:w="1555" w:type="dxa"/>
          </w:tcPr>
          <w:p w14:paraId="5F46BBEE" w14:textId="40A86457" w:rsidR="00C869A5" w:rsidRPr="00B60AE6" w:rsidRDefault="00C869A5" w:rsidP="00C869A5">
            <w:pPr>
              <w:jc w:val="left"/>
              <w:rPr>
                <w:rFonts w:cs="Arial"/>
                <w:bCs/>
                <w:sz w:val="18"/>
                <w:szCs w:val="18"/>
              </w:rPr>
            </w:pPr>
            <w:r w:rsidRPr="00B60AE6">
              <w:rPr>
                <w:rFonts w:cs="Arial"/>
                <w:bCs/>
                <w:sz w:val="18"/>
                <w:szCs w:val="18"/>
              </w:rPr>
              <w:t xml:space="preserve">Sherwood (2024) </w:t>
            </w:r>
            <w:r w:rsidRPr="00B60AE6">
              <w:rPr>
                <w:rFonts w:cs="Arial"/>
                <w:bCs/>
                <w:sz w:val="18"/>
                <w:szCs w:val="18"/>
              </w:rPr>
              <w:fldChar w:fldCharType="begin"/>
            </w:r>
            <w:r w:rsidR="00B60AE6" w:rsidRPr="00B60AE6">
              <w:rPr>
                <w:rFonts w:cs="Arial"/>
                <w:bCs/>
                <w:sz w:val="18"/>
                <w:szCs w:val="18"/>
              </w:rPr>
              <w:instrText xml:space="preserve"> ADDIN EN.CITE &lt;EndNote&gt;&lt;Cite&gt;&lt;Author&gt;Sherwood&lt;/Author&gt;&lt;Year&gt;2024&lt;/Year&gt;&lt;RecNum&gt;565&lt;/RecNum&gt;&lt;DisplayText&gt;(59)&lt;/DisplayText&gt;&lt;record&gt;&lt;rec-number&gt;565&lt;/rec-number&gt;&lt;foreign-keys&gt;&lt;key app="EN" db-id="vwrrttwz10fd9netdtjv5t0n2rea550ese5e" timestamp="1726139291"&gt;565&lt;/key&gt;&lt;/foreign-keys&gt;&lt;ref-type name="Journal Article"&gt;17&lt;/ref-type&gt;&lt;contributors&gt;&lt;authors&gt;&lt;author&gt;Sherwood, J. S.&lt;/author&gt;&lt;author&gt;Castellanos, L. E.&lt;/author&gt;&lt;author&gt;O&amp;apos;Connor, M. Y.&lt;/author&gt;&lt;author&gt;Balliro, C. A.&lt;/author&gt;&lt;author&gt;Hillard, M. A.&lt;/author&gt;&lt;author&gt;Gaston, S. G.&lt;/author&gt;&lt;author&gt;Bartholomew, R.&lt;/author&gt;&lt;author&gt;Greaux, E.&lt;/author&gt;&lt;author&gt;Sabean, A.&lt;/author&gt;&lt;author&gt;Zheng, H.&lt;/author&gt;&lt;author&gt;et al.,&lt;/author&gt;&lt;/authors&gt;&lt;/contributors&gt;&lt;titles&gt;&lt;title&gt;Randomized Trial of the Insulin-Only iLet Bionic Pancreas for the Treatment of Cystic Fibrosis- Related Diabetes&lt;/title&gt;&lt;secondary-title&gt;Diabetes care&lt;/secondary-title&gt;&lt;/titles&gt;&lt;periodical&gt;&lt;full-title&gt;Diabetes care&lt;/full-title&gt;&lt;/periodical&gt;&lt;pages&gt;101</w:instrText>
            </w:r>
            <w:r w:rsidR="00B60AE6" w:rsidRPr="00B60AE6">
              <w:rPr>
                <w:rFonts w:ascii="Cambria Math" w:hAnsi="Cambria Math" w:cs="Cambria Math"/>
                <w:bCs/>
                <w:sz w:val="18"/>
                <w:szCs w:val="18"/>
              </w:rPr>
              <w:instrText>‐</w:instrText>
            </w:r>
            <w:r w:rsidR="00B60AE6" w:rsidRPr="00B60AE6">
              <w:rPr>
                <w:rFonts w:cs="Arial"/>
                <w:bCs/>
                <w:sz w:val="18"/>
                <w:szCs w:val="18"/>
              </w:rPr>
              <w:instrText>108&lt;/pages&gt;&lt;volume&gt;47&lt;/volume&gt;&lt;number&gt;1&lt;/number&gt;&lt;keywords&gt;&lt;keyword&gt;*Cystic Fibrosis [drug therapy]&lt;/keyword&gt;&lt;keyword&gt;*Diabetes Mellitus, Type 1 [drug therapy]&lt;/keyword&gt;&lt;keyword&gt;*Hypoglycemia [drug therapy]&lt;/keyword&gt;&lt;keyword&gt;Adult&lt;/keyword&gt;&lt;keyword&gt;Bionics&lt;/keyword&gt;&lt;keyword&gt;Blood Glucose&lt;/keyword&gt;&lt;keyword&gt;Blood Glucose Self</w:instrText>
            </w:r>
            <w:r w:rsidR="00B60AE6" w:rsidRPr="00B60AE6">
              <w:rPr>
                <w:rFonts w:ascii="Cambria Math" w:hAnsi="Cambria Math" w:cs="Cambria Math"/>
                <w:bCs/>
                <w:sz w:val="18"/>
                <w:szCs w:val="18"/>
              </w:rPr>
              <w:instrText>‐</w:instrText>
            </w:r>
            <w:r w:rsidR="00B60AE6" w:rsidRPr="00B60AE6">
              <w:rPr>
                <w:rFonts w:cs="Arial"/>
                <w:bCs/>
                <w:sz w:val="18"/>
                <w:szCs w:val="18"/>
              </w:rPr>
              <w:instrText>Monitoring&lt;/keyword&gt;&lt;keyword&gt;Humans&lt;/keyword&gt;&lt;keyword&gt;Hypoglycemic Agents [therapeutic use]&lt;/keyword&gt;&lt;keyword&gt;Insulin Infusion Systems&lt;/keyword&gt;&lt;keyword&gt;Insulin [therapeutic use]&lt;/keyword&gt;&lt;keyword&gt;Insulin, Regular, Human [therapeutic use]&lt;/keyword&gt;&lt;keyword&gt;Pancreas&lt;/keyword&gt;&lt;/keywords&gt;&lt;dates&gt;&lt;year&gt;2024&lt;/year&gt;&lt;/dates&gt;&lt;accession-num&gt;CN-02608839&lt;/accession-num&gt;&lt;work-type&gt;Journal article&lt;/work-type&gt;&lt;urls&gt;&lt;related-urls&gt;&lt;url&gt;https://www.cochranelibrary.com/central/doi/10.1002/central/CN-02608839/full&lt;/url&gt;&lt;/related-urls&gt;&lt;/urls&gt;&lt;custom3&gt;PUBMED 37874987&lt;/custom3&gt;&lt;electronic-resource-num&gt;10.2337/dc23-1411&lt;/electronic-resource-num&gt;&lt;/record&gt;&lt;/Cite&gt;&lt;/EndNote&gt;</w:instrText>
            </w:r>
            <w:r w:rsidRPr="00B60AE6">
              <w:rPr>
                <w:rFonts w:cs="Arial"/>
                <w:bCs/>
                <w:sz w:val="18"/>
                <w:szCs w:val="18"/>
              </w:rPr>
              <w:fldChar w:fldCharType="separate"/>
            </w:r>
            <w:r w:rsidR="00B60AE6" w:rsidRPr="00B60AE6">
              <w:rPr>
                <w:rFonts w:cs="Arial"/>
                <w:bCs/>
                <w:noProof/>
                <w:sz w:val="18"/>
                <w:szCs w:val="18"/>
              </w:rPr>
              <w:t>(59)</w:t>
            </w:r>
            <w:r w:rsidRPr="00B60AE6">
              <w:rPr>
                <w:rFonts w:cs="Arial"/>
                <w:bCs/>
                <w:sz w:val="18"/>
                <w:szCs w:val="18"/>
              </w:rPr>
              <w:fldChar w:fldCharType="end"/>
            </w:r>
          </w:p>
        </w:tc>
        <w:tc>
          <w:tcPr>
            <w:tcW w:w="1417" w:type="dxa"/>
          </w:tcPr>
          <w:p w14:paraId="37A4952B" w14:textId="29E3C3E0" w:rsidR="00C869A5" w:rsidRPr="00B60AE6" w:rsidRDefault="007106FA" w:rsidP="00C869A5">
            <w:pPr>
              <w:jc w:val="center"/>
              <w:rPr>
                <w:rFonts w:cs="Arial"/>
                <w:bCs/>
                <w:sz w:val="18"/>
                <w:szCs w:val="18"/>
              </w:rPr>
            </w:pPr>
            <w:r w:rsidRPr="00B60AE6">
              <w:rPr>
                <w:rFonts w:cs="Arial"/>
                <w:bCs/>
                <w:sz w:val="18"/>
                <w:szCs w:val="18"/>
              </w:rPr>
              <w:t>P, S</w:t>
            </w:r>
          </w:p>
        </w:tc>
        <w:tc>
          <w:tcPr>
            <w:tcW w:w="567" w:type="dxa"/>
          </w:tcPr>
          <w:p w14:paraId="3FFB6831" w14:textId="21DE2B96" w:rsidR="00C869A5" w:rsidRPr="00B60AE6" w:rsidRDefault="007106FA" w:rsidP="00C869A5">
            <w:pPr>
              <w:jc w:val="center"/>
              <w:rPr>
                <w:rFonts w:cs="Arial"/>
                <w:bCs/>
                <w:sz w:val="18"/>
                <w:szCs w:val="18"/>
              </w:rPr>
            </w:pPr>
            <w:r w:rsidRPr="00B60AE6">
              <w:rPr>
                <w:rFonts w:cs="Arial"/>
                <w:bCs/>
                <w:sz w:val="18"/>
                <w:szCs w:val="18"/>
              </w:rPr>
              <w:t>2</w:t>
            </w:r>
          </w:p>
        </w:tc>
        <w:tc>
          <w:tcPr>
            <w:tcW w:w="573" w:type="dxa"/>
          </w:tcPr>
          <w:p w14:paraId="2AD8E3EA" w14:textId="633AF0B5" w:rsidR="00C869A5" w:rsidRPr="00B60AE6" w:rsidRDefault="007106FA" w:rsidP="00C869A5">
            <w:pPr>
              <w:jc w:val="center"/>
              <w:rPr>
                <w:rFonts w:cs="Arial"/>
                <w:bCs/>
                <w:sz w:val="18"/>
                <w:szCs w:val="18"/>
              </w:rPr>
            </w:pPr>
            <w:r w:rsidRPr="00B60AE6">
              <w:rPr>
                <w:rFonts w:cs="Arial"/>
                <w:bCs/>
                <w:sz w:val="18"/>
                <w:szCs w:val="18"/>
              </w:rPr>
              <w:t>2</w:t>
            </w:r>
          </w:p>
        </w:tc>
        <w:tc>
          <w:tcPr>
            <w:tcW w:w="596" w:type="dxa"/>
          </w:tcPr>
          <w:p w14:paraId="5DAC3FC1" w14:textId="67313A13" w:rsidR="00C869A5" w:rsidRPr="00B60AE6" w:rsidRDefault="007106FA" w:rsidP="00C869A5">
            <w:pPr>
              <w:jc w:val="center"/>
              <w:rPr>
                <w:rFonts w:cs="Arial"/>
                <w:bCs/>
                <w:sz w:val="18"/>
                <w:szCs w:val="18"/>
              </w:rPr>
            </w:pPr>
            <w:r w:rsidRPr="00B60AE6">
              <w:rPr>
                <w:rFonts w:cs="Arial"/>
                <w:bCs/>
                <w:sz w:val="18"/>
                <w:szCs w:val="18"/>
              </w:rPr>
              <w:t>2</w:t>
            </w:r>
          </w:p>
        </w:tc>
        <w:tc>
          <w:tcPr>
            <w:tcW w:w="599" w:type="dxa"/>
          </w:tcPr>
          <w:p w14:paraId="3416AE59" w14:textId="668DE170" w:rsidR="00C869A5" w:rsidRPr="00B60AE6" w:rsidRDefault="007106FA" w:rsidP="00C869A5">
            <w:pPr>
              <w:jc w:val="center"/>
              <w:rPr>
                <w:rFonts w:cs="Arial"/>
                <w:bCs/>
                <w:sz w:val="18"/>
                <w:szCs w:val="18"/>
              </w:rPr>
            </w:pPr>
            <w:r w:rsidRPr="00B60AE6">
              <w:rPr>
                <w:rFonts w:cs="Arial"/>
                <w:bCs/>
                <w:sz w:val="18"/>
                <w:szCs w:val="18"/>
              </w:rPr>
              <w:t>1</w:t>
            </w:r>
          </w:p>
        </w:tc>
        <w:tc>
          <w:tcPr>
            <w:tcW w:w="592" w:type="dxa"/>
          </w:tcPr>
          <w:p w14:paraId="652B6100" w14:textId="6C0E6D29" w:rsidR="00C869A5" w:rsidRPr="00B60AE6" w:rsidRDefault="007106FA" w:rsidP="00C869A5">
            <w:pPr>
              <w:jc w:val="center"/>
              <w:rPr>
                <w:rFonts w:cs="Arial"/>
                <w:bCs/>
                <w:sz w:val="18"/>
                <w:szCs w:val="18"/>
              </w:rPr>
            </w:pPr>
            <w:r w:rsidRPr="00B60AE6">
              <w:rPr>
                <w:rFonts w:cs="Arial"/>
                <w:bCs/>
                <w:sz w:val="18"/>
                <w:szCs w:val="18"/>
              </w:rPr>
              <w:t>1</w:t>
            </w:r>
          </w:p>
        </w:tc>
        <w:tc>
          <w:tcPr>
            <w:tcW w:w="603" w:type="dxa"/>
          </w:tcPr>
          <w:p w14:paraId="4C352094" w14:textId="007EB82F" w:rsidR="00C869A5" w:rsidRPr="00B60AE6" w:rsidRDefault="007106FA" w:rsidP="00C869A5">
            <w:pPr>
              <w:jc w:val="center"/>
              <w:rPr>
                <w:rFonts w:cs="Arial"/>
                <w:bCs/>
                <w:sz w:val="18"/>
                <w:szCs w:val="18"/>
              </w:rPr>
            </w:pPr>
            <w:r w:rsidRPr="00B60AE6">
              <w:rPr>
                <w:rFonts w:cs="Arial"/>
                <w:bCs/>
                <w:sz w:val="18"/>
                <w:szCs w:val="18"/>
              </w:rPr>
              <w:t>1</w:t>
            </w:r>
          </w:p>
        </w:tc>
        <w:tc>
          <w:tcPr>
            <w:tcW w:w="630" w:type="dxa"/>
          </w:tcPr>
          <w:p w14:paraId="2D2FB6F7" w14:textId="186C80F9" w:rsidR="00C869A5" w:rsidRPr="00B60AE6" w:rsidRDefault="007106FA" w:rsidP="00C869A5">
            <w:pPr>
              <w:jc w:val="center"/>
              <w:rPr>
                <w:rFonts w:cs="Arial"/>
                <w:bCs/>
                <w:sz w:val="18"/>
                <w:szCs w:val="18"/>
              </w:rPr>
            </w:pPr>
            <w:r w:rsidRPr="00B60AE6">
              <w:rPr>
                <w:rFonts w:cs="Arial"/>
                <w:bCs/>
                <w:sz w:val="18"/>
                <w:szCs w:val="18"/>
              </w:rPr>
              <w:t>1</w:t>
            </w:r>
          </w:p>
        </w:tc>
        <w:tc>
          <w:tcPr>
            <w:tcW w:w="632" w:type="dxa"/>
          </w:tcPr>
          <w:p w14:paraId="1A8AFC79" w14:textId="159C9625" w:rsidR="00C869A5" w:rsidRPr="00B60AE6" w:rsidRDefault="007106FA" w:rsidP="00C869A5">
            <w:pPr>
              <w:jc w:val="center"/>
              <w:rPr>
                <w:rFonts w:cs="Arial"/>
                <w:bCs/>
                <w:sz w:val="18"/>
                <w:szCs w:val="18"/>
              </w:rPr>
            </w:pPr>
            <w:r w:rsidRPr="00B60AE6">
              <w:rPr>
                <w:rFonts w:cs="Arial"/>
                <w:bCs/>
                <w:sz w:val="18"/>
                <w:szCs w:val="18"/>
              </w:rPr>
              <w:t>1</w:t>
            </w:r>
          </w:p>
        </w:tc>
        <w:tc>
          <w:tcPr>
            <w:tcW w:w="599" w:type="dxa"/>
          </w:tcPr>
          <w:p w14:paraId="61046028" w14:textId="3338C593" w:rsidR="00C869A5" w:rsidRPr="00B60AE6" w:rsidRDefault="007106FA" w:rsidP="00C869A5">
            <w:pPr>
              <w:jc w:val="center"/>
              <w:rPr>
                <w:rFonts w:cs="Arial"/>
                <w:bCs/>
                <w:sz w:val="18"/>
                <w:szCs w:val="18"/>
              </w:rPr>
            </w:pPr>
            <w:r w:rsidRPr="00B60AE6">
              <w:rPr>
                <w:rFonts w:cs="Arial"/>
                <w:bCs/>
                <w:sz w:val="18"/>
                <w:szCs w:val="18"/>
              </w:rPr>
              <w:t>1</w:t>
            </w:r>
          </w:p>
        </w:tc>
        <w:tc>
          <w:tcPr>
            <w:tcW w:w="987" w:type="dxa"/>
          </w:tcPr>
          <w:p w14:paraId="7FE9D331" w14:textId="04508E34" w:rsidR="00C869A5" w:rsidRPr="00B60AE6" w:rsidRDefault="007106FA" w:rsidP="00C869A5">
            <w:pPr>
              <w:jc w:val="center"/>
              <w:rPr>
                <w:rFonts w:cs="Arial"/>
                <w:bCs/>
                <w:sz w:val="18"/>
                <w:szCs w:val="18"/>
              </w:rPr>
            </w:pPr>
            <w:r w:rsidRPr="00B60AE6">
              <w:rPr>
                <w:rFonts w:cs="Arial"/>
                <w:bCs/>
                <w:sz w:val="18"/>
                <w:szCs w:val="18"/>
              </w:rPr>
              <w:t>Level 2</w:t>
            </w:r>
          </w:p>
        </w:tc>
      </w:tr>
      <w:tr w:rsidR="00C869A5" w:rsidRPr="00B60AE6" w14:paraId="27EF320A" w14:textId="77777777" w:rsidTr="00C917AC">
        <w:tc>
          <w:tcPr>
            <w:tcW w:w="1555" w:type="dxa"/>
          </w:tcPr>
          <w:p w14:paraId="668D476D" w14:textId="000B40B9" w:rsidR="00C869A5" w:rsidRPr="00B60AE6" w:rsidRDefault="001317C4" w:rsidP="00C869A5">
            <w:pPr>
              <w:jc w:val="left"/>
              <w:rPr>
                <w:rFonts w:cs="Arial"/>
                <w:bCs/>
                <w:sz w:val="18"/>
                <w:szCs w:val="18"/>
              </w:rPr>
            </w:pPr>
            <w:r w:rsidRPr="00B60AE6">
              <w:rPr>
                <w:rFonts w:cs="Arial"/>
                <w:bCs/>
                <w:sz w:val="18"/>
                <w:szCs w:val="18"/>
              </w:rPr>
              <w:t xml:space="preserve">Bionic Pancreas Research Group (2022) </w:t>
            </w:r>
            <w:r w:rsidR="00BC6AB5" w:rsidRPr="00B60AE6">
              <w:rPr>
                <w:rFonts w:cs="Arial"/>
                <w:bCs/>
                <w:sz w:val="18"/>
                <w:szCs w:val="18"/>
              </w:rPr>
              <w:fldChar w:fldCharType="begin">
                <w:fldData xml:space="preserve">PEVuZE5vdGU+PENpdGU+PEF1dGhvcj5CaW9uaWMgUGFuY3JlYXMgUmVzZWFyY2ggR3JvdXA8L0F1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PEVuZE5vdGU+PENpdGU+PEF1dGhvcj5CaW9uaWMgUGFuY3JlYXMgUmVzZWFyY2ggR3JvdXA8L0F1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00BC6AB5" w:rsidRPr="00B60AE6">
              <w:rPr>
                <w:rFonts w:cs="Arial"/>
                <w:bCs/>
                <w:sz w:val="18"/>
                <w:szCs w:val="18"/>
              </w:rPr>
            </w:r>
            <w:r w:rsidR="00BC6AB5" w:rsidRPr="00B60AE6">
              <w:rPr>
                <w:rFonts w:cs="Arial"/>
                <w:bCs/>
                <w:sz w:val="18"/>
                <w:szCs w:val="18"/>
              </w:rPr>
              <w:fldChar w:fldCharType="separate"/>
            </w:r>
            <w:r w:rsidR="00B60AE6" w:rsidRPr="00B60AE6">
              <w:rPr>
                <w:rFonts w:cs="Arial"/>
                <w:bCs/>
                <w:noProof/>
                <w:sz w:val="18"/>
                <w:szCs w:val="18"/>
              </w:rPr>
              <w:t>(60, 61)</w:t>
            </w:r>
            <w:r w:rsidR="00BC6AB5" w:rsidRPr="00B60AE6">
              <w:rPr>
                <w:rFonts w:cs="Arial"/>
                <w:bCs/>
                <w:sz w:val="18"/>
                <w:szCs w:val="18"/>
              </w:rPr>
              <w:fldChar w:fldCharType="end"/>
            </w:r>
          </w:p>
        </w:tc>
        <w:tc>
          <w:tcPr>
            <w:tcW w:w="1417" w:type="dxa"/>
          </w:tcPr>
          <w:p w14:paraId="54FA10FD" w14:textId="257D8323" w:rsidR="00C869A5" w:rsidRPr="00B60AE6" w:rsidRDefault="00C31FCB" w:rsidP="00C869A5">
            <w:pPr>
              <w:jc w:val="center"/>
              <w:rPr>
                <w:rFonts w:cs="Arial"/>
                <w:bCs/>
                <w:sz w:val="18"/>
                <w:szCs w:val="18"/>
              </w:rPr>
            </w:pPr>
            <w:r w:rsidRPr="00B60AE6">
              <w:rPr>
                <w:rFonts w:cs="Arial"/>
                <w:bCs/>
                <w:sz w:val="18"/>
                <w:szCs w:val="18"/>
              </w:rPr>
              <w:t>P, S</w:t>
            </w:r>
          </w:p>
        </w:tc>
        <w:tc>
          <w:tcPr>
            <w:tcW w:w="567" w:type="dxa"/>
          </w:tcPr>
          <w:p w14:paraId="186AA56F" w14:textId="5B1C8A3D" w:rsidR="00C869A5" w:rsidRPr="00B60AE6" w:rsidRDefault="00C31FCB" w:rsidP="00C869A5">
            <w:pPr>
              <w:jc w:val="center"/>
              <w:rPr>
                <w:rFonts w:cs="Arial"/>
                <w:bCs/>
                <w:sz w:val="18"/>
                <w:szCs w:val="18"/>
              </w:rPr>
            </w:pPr>
            <w:r w:rsidRPr="00B60AE6">
              <w:rPr>
                <w:rFonts w:cs="Arial"/>
                <w:bCs/>
                <w:sz w:val="18"/>
                <w:szCs w:val="18"/>
              </w:rPr>
              <w:t>2</w:t>
            </w:r>
          </w:p>
        </w:tc>
        <w:tc>
          <w:tcPr>
            <w:tcW w:w="573" w:type="dxa"/>
          </w:tcPr>
          <w:p w14:paraId="4E595FE6" w14:textId="1126AD81" w:rsidR="00C869A5" w:rsidRPr="00B60AE6" w:rsidRDefault="00C31FCB" w:rsidP="00C869A5">
            <w:pPr>
              <w:jc w:val="center"/>
              <w:rPr>
                <w:rFonts w:cs="Arial"/>
                <w:bCs/>
                <w:sz w:val="18"/>
                <w:szCs w:val="18"/>
              </w:rPr>
            </w:pPr>
            <w:r w:rsidRPr="00B60AE6">
              <w:rPr>
                <w:rFonts w:cs="Arial"/>
                <w:bCs/>
                <w:sz w:val="18"/>
                <w:szCs w:val="18"/>
              </w:rPr>
              <w:t>2</w:t>
            </w:r>
          </w:p>
        </w:tc>
        <w:tc>
          <w:tcPr>
            <w:tcW w:w="596" w:type="dxa"/>
          </w:tcPr>
          <w:p w14:paraId="55C0ECD2" w14:textId="13DAD8BA" w:rsidR="00C869A5" w:rsidRPr="00B60AE6" w:rsidRDefault="00C31FCB" w:rsidP="00C869A5">
            <w:pPr>
              <w:jc w:val="center"/>
              <w:rPr>
                <w:rFonts w:cs="Arial"/>
                <w:bCs/>
                <w:sz w:val="18"/>
                <w:szCs w:val="18"/>
              </w:rPr>
            </w:pPr>
            <w:r w:rsidRPr="00B60AE6">
              <w:rPr>
                <w:rFonts w:cs="Arial"/>
                <w:bCs/>
                <w:sz w:val="18"/>
                <w:szCs w:val="18"/>
              </w:rPr>
              <w:t>2</w:t>
            </w:r>
          </w:p>
        </w:tc>
        <w:tc>
          <w:tcPr>
            <w:tcW w:w="599" w:type="dxa"/>
          </w:tcPr>
          <w:p w14:paraId="654A0E33" w14:textId="68E6B441" w:rsidR="00C869A5" w:rsidRPr="00B60AE6" w:rsidRDefault="00C31FCB" w:rsidP="00C869A5">
            <w:pPr>
              <w:jc w:val="center"/>
              <w:rPr>
                <w:rFonts w:cs="Arial"/>
                <w:bCs/>
                <w:sz w:val="18"/>
                <w:szCs w:val="18"/>
              </w:rPr>
            </w:pPr>
            <w:r w:rsidRPr="00B60AE6">
              <w:rPr>
                <w:rFonts w:cs="Arial"/>
                <w:bCs/>
                <w:sz w:val="18"/>
                <w:szCs w:val="18"/>
              </w:rPr>
              <w:t>2</w:t>
            </w:r>
          </w:p>
        </w:tc>
        <w:tc>
          <w:tcPr>
            <w:tcW w:w="592" w:type="dxa"/>
          </w:tcPr>
          <w:p w14:paraId="650FB987" w14:textId="759E1347" w:rsidR="00C869A5" w:rsidRPr="00B60AE6" w:rsidRDefault="00C31FCB" w:rsidP="00C869A5">
            <w:pPr>
              <w:jc w:val="center"/>
              <w:rPr>
                <w:rFonts w:cs="Arial"/>
                <w:bCs/>
                <w:sz w:val="18"/>
                <w:szCs w:val="18"/>
              </w:rPr>
            </w:pPr>
            <w:r w:rsidRPr="00B60AE6">
              <w:rPr>
                <w:rFonts w:cs="Arial"/>
                <w:bCs/>
                <w:sz w:val="18"/>
                <w:szCs w:val="18"/>
              </w:rPr>
              <w:t>1</w:t>
            </w:r>
          </w:p>
        </w:tc>
        <w:tc>
          <w:tcPr>
            <w:tcW w:w="603" w:type="dxa"/>
          </w:tcPr>
          <w:p w14:paraId="274D6BAD" w14:textId="4C5679B0" w:rsidR="00C869A5" w:rsidRPr="00B60AE6" w:rsidRDefault="00C31FCB" w:rsidP="00C869A5">
            <w:pPr>
              <w:jc w:val="center"/>
              <w:rPr>
                <w:rFonts w:cs="Arial"/>
                <w:bCs/>
                <w:sz w:val="18"/>
                <w:szCs w:val="18"/>
              </w:rPr>
            </w:pPr>
            <w:r w:rsidRPr="00B60AE6">
              <w:rPr>
                <w:rFonts w:cs="Arial"/>
                <w:bCs/>
                <w:sz w:val="18"/>
                <w:szCs w:val="18"/>
              </w:rPr>
              <w:t>1</w:t>
            </w:r>
          </w:p>
        </w:tc>
        <w:tc>
          <w:tcPr>
            <w:tcW w:w="630" w:type="dxa"/>
          </w:tcPr>
          <w:p w14:paraId="60289A72" w14:textId="2C87282F" w:rsidR="00C869A5" w:rsidRPr="00B60AE6" w:rsidRDefault="00C31FCB" w:rsidP="00C869A5">
            <w:pPr>
              <w:jc w:val="center"/>
              <w:rPr>
                <w:rFonts w:cs="Arial"/>
                <w:bCs/>
                <w:sz w:val="18"/>
                <w:szCs w:val="18"/>
              </w:rPr>
            </w:pPr>
            <w:r w:rsidRPr="00B60AE6">
              <w:rPr>
                <w:rFonts w:cs="Arial"/>
                <w:bCs/>
                <w:sz w:val="18"/>
                <w:szCs w:val="18"/>
              </w:rPr>
              <w:t>1</w:t>
            </w:r>
          </w:p>
        </w:tc>
        <w:tc>
          <w:tcPr>
            <w:tcW w:w="632" w:type="dxa"/>
          </w:tcPr>
          <w:p w14:paraId="10B9F603" w14:textId="581D6558" w:rsidR="00C869A5" w:rsidRPr="00B60AE6" w:rsidRDefault="00C31FCB" w:rsidP="00C869A5">
            <w:pPr>
              <w:jc w:val="center"/>
              <w:rPr>
                <w:rFonts w:cs="Arial"/>
                <w:bCs/>
                <w:sz w:val="18"/>
                <w:szCs w:val="18"/>
              </w:rPr>
            </w:pPr>
            <w:r w:rsidRPr="00B60AE6">
              <w:rPr>
                <w:rFonts w:cs="Arial"/>
                <w:bCs/>
                <w:sz w:val="18"/>
                <w:szCs w:val="18"/>
              </w:rPr>
              <w:t>1</w:t>
            </w:r>
          </w:p>
        </w:tc>
        <w:tc>
          <w:tcPr>
            <w:tcW w:w="599" w:type="dxa"/>
          </w:tcPr>
          <w:p w14:paraId="491F8876" w14:textId="7AC5CBBD" w:rsidR="00C869A5" w:rsidRPr="00B60AE6" w:rsidRDefault="00C31FCB" w:rsidP="00C869A5">
            <w:pPr>
              <w:jc w:val="center"/>
              <w:rPr>
                <w:rFonts w:cs="Arial"/>
                <w:bCs/>
                <w:sz w:val="18"/>
                <w:szCs w:val="18"/>
              </w:rPr>
            </w:pPr>
            <w:r w:rsidRPr="00B60AE6">
              <w:rPr>
                <w:rFonts w:cs="Arial"/>
                <w:bCs/>
                <w:sz w:val="18"/>
                <w:szCs w:val="18"/>
              </w:rPr>
              <w:t>1</w:t>
            </w:r>
          </w:p>
        </w:tc>
        <w:tc>
          <w:tcPr>
            <w:tcW w:w="987" w:type="dxa"/>
          </w:tcPr>
          <w:p w14:paraId="59C2F99F" w14:textId="49C36A27" w:rsidR="00C869A5" w:rsidRPr="00B60AE6" w:rsidRDefault="00C31FCB" w:rsidP="00C869A5">
            <w:pPr>
              <w:jc w:val="center"/>
              <w:rPr>
                <w:rFonts w:cs="Arial"/>
                <w:bCs/>
                <w:sz w:val="18"/>
                <w:szCs w:val="18"/>
              </w:rPr>
            </w:pPr>
            <w:r w:rsidRPr="00B60AE6">
              <w:rPr>
                <w:rFonts w:cs="Arial"/>
                <w:bCs/>
                <w:sz w:val="18"/>
                <w:szCs w:val="18"/>
              </w:rPr>
              <w:t>Level 2</w:t>
            </w:r>
          </w:p>
        </w:tc>
      </w:tr>
      <w:tr w:rsidR="00C869A5" w:rsidRPr="00B60AE6" w14:paraId="29D92A08" w14:textId="77777777" w:rsidTr="00C917AC">
        <w:tc>
          <w:tcPr>
            <w:tcW w:w="1555" w:type="dxa"/>
          </w:tcPr>
          <w:p w14:paraId="12B8941C" w14:textId="1DCE668A" w:rsidR="00C869A5" w:rsidRPr="00B60AE6" w:rsidRDefault="00C869A5" w:rsidP="00C869A5">
            <w:pPr>
              <w:jc w:val="left"/>
              <w:rPr>
                <w:rFonts w:cs="Arial"/>
                <w:bCs/>
                <w:sz w:val="18"/>
                <w:szCs w:val="18"/>
              </w:rPr>
            </w:pPr>
            <w:r w:rsidRPr="00B60AE6">
              <w:rPr>
                <w:rFonts w:cs="Arial"/>
                <w:bCs/>
                <w:sz w:val="18"/>
                <w:szCs w:val="18"/>
              </w:rPr>
              <w:t xml:space="preserve">Kruger (2022) </w:t>
            </w:r>
            <w:r w:rsidRPr="00B60AE6">
              <w:rPr>
                <w:rFonts w:cs="Arial"/>
                <w:bCs/>
                <w:sz w:val="18"/>
                <w:szCs w:val="18"/>
              </w:rPr>
              <w:fldChar w:fldCharType="begin">
                <w:fldData xml:space="preserve">PEVuZE5vdGU+PENpdGU+PEF1dGhvcj5LcnVnZXI8L0F1dGhvcj48WWVhcj4yMDIyPC9ZZWFyPjxS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PEVuZE5vdGU+PENpdGU+PEF1dGhvcj5LcnVnZXI8L0F1dGhvcj48WWVhcj4yMDIyPC9ZZWFyPjxS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(62)</w:t>
            </w:r>
            <w:r w:rsidRPr="00B60AE6">
              <w:rPr>
                <w:rFonts w:cs="Arial"/>
                <w:bCs/>
                <w:sz w:val="18"/>
                <w:szCs w:val="18"/>
              </w:rPr>
              <w:fldChar w:fldCharType="end"/>
            </w:r>
          </w:p>
        </w:tc>
        <w:tc>
          <w:tcPr>
            <w:tcW w:w="1417" w:type="dxa"/>
          </w:tcPr>
          <w:p w14:paraId="4E16A227" w14:textId="5B276D76" w:rsidR="00C869A5" w:rsidRPr="00B60AE6" w:rsidRDefault="00095A45" w:rsidP="00C869A5">
            <w:pPr>
              <w:jc w:val="center"/>
              <w:rPr>
                <w:rFonts w:cs="Arial"/>
                <w:bCs/>
                <w:sz w:val="18"/>
                <w:szCs w:val="18"/>
              </w:rPr>
            </w:pPr>
            <w:r w:rsidRPr="00B60AE6">
              <w:rPr>
                <w:rFonts w:cs="Arial"/>
                <w:bCs/>
                <w:sz w:val="18"/>
                <w:szCs w:val="18"/>
              </w:rPr>
              <w:t>P, S</w:t>
            </w:r>
          </w:p>
        </w:tc>
        <w:tc>
          <w:tcPr>
            <w:tcW w:w="567" w:type="dxa"/>
          </w:tcPr>
          <w:p w14:paraId="5557A3E8" w14:textId="129F20F6" w:rsidR="00C869A5" w:rsidRPr="00B60AE6" w:rsidRDefault="00095A45" w:rsidP="00C869A5">
            <w:pPr>
              <w:jc w:val="center"/>
              <w:rPr>
                <w:rFonts w:cs="Arial"/>
                <w:bCs/>
                <w:sz w:val="18"/>
                <w:szCs w:val="18"/>
              </w:rPr>
            </w:pPr>
            <w:r w:rsidRPr="00B60AE6">
              <w:rPr>
                <w:rFonts w:cs="Arial"/>
                <w:bCs/>
                <w:sz w:val="18"/>
                <w:szCs w:val="18"/>
              </w:rPr>
              <w:t>2</w:t>
            </w:r>
          </w:p>
        </w:tc>
        <w:tc>
          <w:tcPr>
            <w:tcW w:w="573" w:type="dxa"/>
          </w:tcPr>
          <w:p w14:paraId="1E37F125" w14:textId="7DC02FB7" w:rsidR="00C869A5" w:rsidRPr="00B60AE6" w:rsidRDefault="00095A45" w:rsidP="00C869A5">
            <w:pPr>
              <w:jc w:val="center"/>
              <w:rPr>
                <w:rFonts w:cs="Arial"/>
                <w:bCs/>
                <w:sz w:val="18"/>
                <w:szCs w:val="18"/>
              </w:rPr>
            </w:pPr>
            <w:r w:rsidRPr="00B60AE6">
              <w:rPr>
                <w:rFonts w:cs="Arial"/>
                <w:bCs/>
                <w:sz w:val="18"/>
                <w:szCs w:val="18"/>
              </w:rPr>
              <w:t>2</w:t>
            </w:r>
          </w:p>
        </w:tc>
        <w:tc>
          <w:tcPr>
            <w:tcW w:w="596" w:type="dxa"/>
          </w:tcPr>
          <w:p w14:paraId="632AE790" w14:textId="50F38214" w:rsidR="00C869A5" w:rsidRPr="00B60AE6" w:rsidRDefault="00095A45" w:rsidP="00C869A5">
            <w:pPr>
              <w:jc w:val="center"/>
              <w:rPr>
                <w:rFonts w:cs="Arial"/>
                <w:bCs/>
                <w:sz w:val="18"/>
                <w:szCs w:val="18"/>
              </w:rPr>
            </w:pPr>
            <w:r w:rsidRPr="00B60AE6">
              <w:rPr>
                <w:rFonts w:cs="Arial"/>
                <w:bCs/>
                <w:sz w:val="18"/>
                <w:szCs w:val="18"/>
              </w:rPr>
              <w:t>2</w:t>
            </w:r>
          </w:p>
        </w:tc>
        <w:tc>
          <w:tcPr>
            <w:tcW w:w="599" w:type="dxa"/>
          </w:tcPr>
          <w:p w14:paraId="00027853" w14:textId="6FBCE265" w:rsidR="00C869A5" w:rsidRPr="00B60AE6" w:rsidRDefault="00095A45" w:rsidP="00C869A5">
            <w:pPr>
              <w:jc w:val="center"/>
              <w:rPr>
                <w:rFonts w:cs="Arial"/>
                <w:bCs/>
                <w:sz w:val="18"/>
                <w:szCs w:val="18"/>
              </w:rPr>
            </w:pPr>
            <w:r w:rsidRPr="00B60AE6">
              <w:rPr>
                <w:rFonts w:cs="Arial"/>
                <w:bCs/>
                <w:sz w:val="18"/>
                <w:szCs w:val="18"/>
              </w:rPr>
              <w:t>1</w:t>
            </w:r>
          </w:p>
        </w:tc>
        <w:tc>
          <w:tcPr>
            <w:tcW w:w="592" w:type="dxa"/>
          </w:tcPr>
          <w:p w14:paraId="79CEC909" w14:textId="3C463195" w:rsidR="00C869A5" w:rsidRPr="00B60AE6" w:rsidRDefault="00095A45" w:rsidP="00C869A5">
            <w:pPr>
              <w:jc w:val="center"/>
              <w:rPr>
                <w:rFonts w:cs="Arial"/>
                <w:bCs/>
                <w:sz w:val="18"/>
                <w:szCs w:val="18"/>
              </w:rPr>
            </w:pPr>
            <w:r w:rsidRPr="00B60AE6">
              <w:rPr>
                <w:rFonts w:cs="Arial"/>
                <w:bCs/>
                <w:sz w:val="18"/>
                <w:szCs w:val="18"/>
              </w:rPr>
              <w:t>1</w:t>
            </w:r>
          </w:p>
        </w:tc>
        <w:tc>
          <w:tcPr>
            <w:tcW w:w="603" w:type="dxa"/>
          </w:tcPr>
          <w:p w14:paraId="0D036A04" w14:textId="6BE8E264" w:rsidR="00C869A5" w:rsidRPr="00B60AE6" w:rsidRDefault="00095A45" w:rsidP="00C869A5">
            <w:pPr>
              <w:jc w:val="center"/>
              <w:rPr>
                <w:rFonts w:cs="Arial"/>
                <w:bCs/>
                <w:sz w:val="18"/>
                <w:szCs w:val="18"/>
              </w:rPr>
            </w:pPr>
            <w:r w:rsidRPr="00B60AE6">
              <w:rPr>
                <w:rFonts w:cs="Arial"/>
                <w:bCs/>
                <w:sz w:val="18"/>
                <w:szCs w:val="18"/>
              </w:rPr>
              <w:t>1</w:t>
            </w:r>
          </w:p>
        </w:tc>
        <w:tc>
          <w:tcPr>
            <w:tcW w:w="630" w:type="dxa"/>
          </w:tcPr>
          <w:p w14:paraId="5706D393" w14:textId="6041F82F" w:rsidR="00C869A5" w:rsidRPr="00B60AE6" w:rsidRDefault="00095A45" w:rsidP="00C869A5">
            <w:pPr>
              <w:jc w:val="center"/>
              <w:rPr>
                <w:rFonts w:cs="Arial"/>
                <w:bCs/>
                <w:sz w:val="18"/>
                <w:szCs w:val="18"/>
              </w:rPr>
            </w:pPr>
            <w:r w:rsidRPr="00B60AE6">
              <w:rPr>
                <w:rFonts w:cs="Arial"/>
                <w:bCs/>
                <w:sz w:val="18"/>
                <w:szCs w:val="18"/>
              </w:rPr>
              <w:t>1</w:t>
            </w:r>
          </w:p>
        </w:tc>
        <w:tc>
          <w:tcPr>
            <w:tcW w:w="632" w:type="dxa"/>
          </w:tcPr>
          <w:p w14:paraId="3BEF8A1D" w14:textId="5DDB059A" w:rsidR="00C869A5" w:rsidRPr="00B60AE6" w:rsidRDefault="00095A45" w:rsidP="00C869A5">
            <w:pPr>
              <w:jc w:val="center"/>
              <w:rPr>
                <w:rFonts w:cs="Arial"/>
                <w:bCs/>
                <w:sz w:val="18"/>
                <w:szCs w:val="18"/>
              </w:rPr>
            </w:pPr>
            <w:r w:rsidRPr="00B60AE6">
              <w:rPr>
                <w:rFonts w:cs="Arial"/>
                <w:bCs/>
                <w:sz w:val="18"/>
                <w:szCs w:val="18"/>
              </w:rPr>
              <w:t>1</w:t>
            </w:r>
          </w:p>
        </w:tc>
        <w:tc>
          <w:tcPr>
            <w:tcW w:w="599" w:type="dxa"/>
          </w:tcPr>
          <w:p w14:paraId="6F9260F6" w14:textId="3672DFAE" w:rsidR="00C869A5" w:rsidRPr="00B60AE6" w:rsidRDefault="00095A45" w:rsidP="00C869A5">
            <w:pPr>
              <w:jc w:val="center"/>
              <w:rPr>
                <w:rFonts w:cs="Arial"/>
                <w:bCs/>
                <w:sz w:val="18"/>
                <w:szCs w:val="18"/>
              </w:rPr>
            </w:pPr>
            <w:r w:rsidRPr="00B60AE6">
              <w:rPr>
                <w:rFonts w:cs="Arial"/>
                <w:bCs/>
                <w:sz w:val="18"/>
                <w:szCs w:val="18"/>
              </w:rPr>
              <w:t>1</w:t>
            </w:r>
          </w:p>
        </w:tc>
        <w:tc>
          <w:tcPr>
            <w:tcW w:w="987" w:type="dxa"/>
          </w:tcPr>
          <w:p w14:paraId="5D9EA2D2" w14:textId="079B6424" w:rsidR="00C869A5" w:rsidRPr="00B60AE6" w:rsidRDefault="00095A45" w:rsidP="00C869A5">
            <w:pPr>
              <w:jc w:val="center"/>
              <w:rPr>
                <w:rFonts w:cs="Arial"/>
                <w:bCs/>
                <w:sz w:val="18"/>
                <w:szCs w:val="18"/>
              </w:rPr>
            </w:pPr>
            <w:r w:rsidRPr="00B60AE6">
              <w:rPr>
                <w:rFonts w:cs="Arial"/>
                <w:bCs/>
                <w:sz w:val="18"/>
                <w:szCs w:val="18"/>
              </w:rPr>
              <w:t>Level 2</w:t>
            </w:r>
          </w:p>
        </w:tc>
      </w:tr>
      <w:tr w:rsidR="00C869A5" w:rsidRPr="00B60AE6" w14:paraId="607DF194" w14:textId="77777777" w:rsidTr="00C917AC">
        <w:tc>
          <w:tcPr>
            <w:tcW w:w="1555" w:type="dxa"/>
          </w:tcPr>
          <w:p w14:paraId="0D08712D" w14:textId="0A191848" w:rsidR="00C869A5" w:rsidRPr="00B60AE6" w:rsidRDefault="00C869A5" w:rsidP="00C869A5">
            <w:pPr>
              <w:jc w:val="left"/>
              <w:rPr>
                <w:rFonts w:cs="Arial"/>
                <w:bCs/>
                <w:sz w:val="18"/>
                <w:szCs w:val="18"/>
              </w:rPr>
            </w:pPr>
            <w:r w:rsidRPr="00B60AE6">
              <w:rPr>
                <w:rFonts w:cs="Arial"/>
                <w:bCs/>
                <w:sz w:val="18"/>
                <w:szCs w:val="18"/>
              </w:rPr>
              <w:t xml:space="preserve">Messer (2022) </w:t>
            </w:r>
            <w:r w:rsidRPr="00B60AE6">
              <w:rPr>
                <w:rFonts w:cs="Arial"/>
                <w:bCs/>
                <w:sz w:val="18"/>
                <w:szCs w:val="18"/>
              </w:rPr>
              <w:fldChar w:fldCharType="begin">
                <w:fldData xml:space="preserve">PEVuZE5vdGU+PENpdGU+PEF1dGhvcj5NZXNzZXI8L0F1dGhvcj48WWVhcj4yMDIyPC9ZZWFyPjxS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cywgYW5kIERpYXNvbWUuPC9jdXN0b20xPjxjdXN0b20yPlBNQzk1MjkzMDQ8L2N1c3RvbTI+PGVs
ZWN0cm9uaWMtcmVzb3VyY2UtbnVtPjEwLjEwODkvZGlhLjIwMjIuMDIwMS5wdWI8L2VsZWN0cm9u
aWMtcmVzb3VyY2UtbnVtPjxyZW1vdGUtZGF0YWJhc2UtcHJvdmlkZXI+TkxNPC9yZW1vdGUtZGF0
YWJhc2UtcHJvdmlkZXI+PGxhbmd1YWdlPmVuZzwvbGFuZ3VhZ2U+PC9yZWNvcmQ+PC9DaXRlPjwv
RW5kTm90ZT4A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PEVuZE5vdGU+PENpdGU+PEF1dGhvcj5NZXNzZXI8L0F1dGhvcj48WWVhcj4yMDIyPC9ZZWFyPjxS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cywgYW5kIERpYXNvbWUuPC9jdXN0b20xPjxjdXN0b20yPlBNQzk1MjkzMDQ8L2N1c3RvbTI+PGVs
ZWN0cm9uaWMtcmVzb3VyY2UtbnVtPjEwLjEwODkvZGlhLjIwMjIuMDIwMS5wdWI8L2VsZWN0cm9u
aWMtcmVzb3VyY2UtbnVtPjxyZW1vdGUtZGF0YWJhc2UtcHJvdmlkZXI+TkxNPC9yZW1vdGUtZGF0
YWJhc2UtcHJvdmlkZXI+PGxhbmd1YWdlPmVuZzwvbGFuZ3VhZ2U+PC9yZWNvcmQ+PC9DaXRlPjwv
RW5kTm90ZT4A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(63)</w:t>
            </w:r>
            <w:r w:rsidRPr="00B60AE6">
              <w:rPr>
                <w:rFonts w:cs="Arial"/>
                <w:bCs/>
                <w:sz w:val="18"/>
                <w:szCs w:val="18"/>
              </w:rPr>
              <w:fldChar w:fldCharType="end"/>
            </w:r>
          </w:p>
        </w:tc>
        <w:tc>
          <w:tcPr>
            <w:tcW w:w="1417" w:type="dxa"/>
          </w:tcPr>
          <w:p w14:paraId="17EA7C21" w14:textId="19DA30A1" w:rsidR="00C869A5" w:rsidRPr="00B60AE6" w:rsidRDefault="005424D0" w:rsidP="00C869A5">
            <w:pPr>
              <w:jc w:val="center"/>
              <w:rPr>
                <w:rFonts w:cs="Arial"/>
                <w:bCs/>
                <w:sz w:val="18"/>
                <w:szCs w:val="18"/>
              </w:rPr>
            </w:pPr>
            <w:r w:rsidRPr="00B60AE6">
              <w:rPr>
                <w:rFonts w:cs="Arial"/>
                <w:bCs/>
                <w:sz w:val="18"/>
                <w:szCs w:val="18"/>
              </w:rPr>
              <w:t>P, S</w:t>
            </w:r>
          </w:p>
        </w:tc>
        <w:tc>
          <w:tcPr>
            <w:tcW w:w="567" w:type="dxa"/>
          </w:tcPr>
          <w:p w14:paraId="19A8BAFC" w14:textId="62884E14" w:rsidR="00C869A5" w:rsidRPr="00B60AE6" w:rsidRDefault="005424D0" w:rsidP="00C869A5">
            <w:pPr>
              <w:jc w:val="center"/>
              <w:rPr>
                <w:rFonts w:cs="Arial"/>
                <w:bCs/>
                <w:sz w:val="18"/>
                <w:szCs w:val="18"/>
              </w:rPr>
            </w:pPr>
            <w:r w:rsidRPr="00B60AE6">
              <w:rPr>
                <w:rFonts w:cs="Arial"/>
                <w:bCs/>
                <w:sz w:val="18"/>
                <w:szCs w:val="18"/>
              </w:rPr>
              <w:t>2</w:t>
            </w:r>
          </w:p>
        </w:tc>
        <w:tc>
          <w:tcPr>
            <w:tcW w:w="573" w:type="dxa"/>
          </w:tcPr>
          <w:p w14:paraId="791A037A" w14:textId="22283AF2" w:rsidR="00C869A5" w:rsidRPr="00B60AE6" w:rsidRDefault="005424D0" w:rsidP="00C869A5">
            <w:pPr>
              <w:jc w:val="center"/>
              <w:rPr>
                <w:rFonts w:cs="Arial"/>
                <w:bCs/>
                <w:sz w:val="18"/>
                <w:szCs w:val="18"/>
              </w:rPr>
            </w:pPr>
            <w:r w:rsidRPr="00B60AE6">
              <w:rPr>
                <w:rFonts w:cs="Arial"/>
                <w:bCs/>
                <w:sz w:val="18"/>
                <w:szCs w:val="18"/>
              </w:rPr>
              <w:t>2</w:t>
            </w:r>
          </w:p>
        </w:tc>
        <w:tc>
          <w:tcPr>
            <w:tcW w:w="596" w:type="dxa"/>
          </w:tcPr>
          <w:p w14:paraId="7604466B" w14:textId="7C6A1C0B" w:rsidR="00C869A5" w:rsidRPr="00B60AE6" w:rsidRDefault="005424D0" w:rsidP="00C869A5">
            <w:pPr>
              <w:jc w:val="center"/>
              <w:rPr>
                <w:rFonts w:cs="Arial"/>
                <w:bCs/>
                <w:sz w:val="18"/>
                <w:szCs w:val="18"/>
              </w:rPr>
            </w:pPr>
            <w:r w:rsidRPr="00B60AE6">
              <w:rPr>
                <w:rFonts w:cs="Arial"/>
                <w:bCs/>
                <w:sz w:val="18"/>
                <w:szCs w:val="18"/>
              </w:rPr>
              <w:t>2</w:t>
            </w:r>
          </w:p>
        </w:tc>
        <w:tc>
          <w:tcPr>
            <w:tcW w:w="599" w:type="dxa"/>
          </w:tcPr>
          <w:p w14:paraId="1D0E74AE" w14:textId="0DC2D2CD" w:rsidR="00C869A5" w:rsidRPr="00B60AE6" w:rsidRDefault="005424D0" w:rsidP="00C869A5">
            <w:pPr>
              <w:jc w:val="center"/>
              <w:rPr>
                <w:rFonts w:cs="Arial"/>
                <w:bCs/>
                <w:sz w:val="18"/>
                <w:szCs w:val="18"/>
              </w:rPr>
            </w:pPr>
            <w:r w:rsidRPr="00B60AE6">
              <w:rPr>
                <w:rFonts w:cs="Arial"/>
                <w:bCs/>
                <w:sz w:val="18"/>
                <w:szCs w:val="18"/>
              </w:rPr>
              <w:t>1</w:t>
            </w:r>
          </w:p>
        </w:tc>
        <w:tc>
          <w:tcPr>
            <w:tcW w:w="592" w:type="dxa"/>
          </w:tcPr>
          <w:p w14:paraId="4E9EE9C9" w14:textId="061DBF3E" w:rsidR="00C869A5" w:rsidRPr="00B60AE6" w:rsidRDefault="005424D0" w:rsidP="00C869A5">
            <w:pPr>
              <w:jc w:val="center"/>
              <w:rPr>
                <w:rFonts w:cs="Arial"/>
                <w:bCs/>
                <w:sz w:val="18"/>
                <w:szCs w:val="18"/>
              </w:rPr>
            </w:pPr>
            <w:r w:rsidRPr="00B60AE6">
              <w:rPr>
                <w:rFonts w:cs="Arial"/>
                <w:bCs/>
                <w:sz w:val="18"/>
                <w:szCs w:val="18"/>
              </w:rPr>
              <w:t>1</w:t>
            </w:r>
          </w:p>
        </w:tc>
        <w:tc>
          <w:tcPr>
            <w:tcW w:w="603" w:type="dxa"/>
          </w:tcPr>
          <w:p w14:paraId="417BB529" w14:textId="3E3E6CEA" w:rsidR="00C869A5" w:rsidRPr="00B60AE6" w:rsidRDefault="005424D0" w:rsidP="00C869A5">
            <w:pPr>
              <w:jc w:val="center"/>
              <w:rPr>
                <w:rFonts w:cs="Arial"/>
                <w:bCs/>
                <w:sz w:val="18"/>
                <w:szCs w:val="18"/>
              </w:rPr>
            </w:pPr>
            <w:r w:rsidRPr="00B60AE6">
              <w:rPr>
                <w:rFonts w:cs="Arial"/>
                <w:bCs/>
                <w:sz w:val="18"/>
                <w:szCs w:val="18"/>
              </w:rPr>
              <w:t>1</w:t>
            </w:r>
          </w:p>
        </w:tc>
        <w:tc>
          <w:tcPr>
            <w:tcW w:w="630" w:type="dxa"/>
          </w:tcPr>
          <w:p w14:paraId="41E1CA60" w14:textId="7BE51A1B" w:rsidR="00C869A5" w:rsidRPr="00B60AE6" w:rsidRDefault="005424D0" w:rsidP="00C869A5">
            <w:pPr>
              <w:jc w:val="center"/>
              <w:rPr>
                <w:rFonts w:cs="Arial"/>
                <w:bCs/>
                <w:sz w:val="18"/>
                <w:szCs w:val="18"/>
              </w:rPr>
            </w:pPr>
            <w:r w:rsidRPr="00B60AE6">
              <w:rPr>
                <w:rFonts w:cs="Arial"/>
                <w:bCs/>
                <w:sz w:val="18"/>
                <w:szCs w:val="18"/>
              </w:rPr>
              <w:t>1</w:t>
            </w:r>
          </w:p>
        </w:tc>
        <w:tc>
          <w:tcPr>
            <w:tcW w:w="632" w:type="dxa"/>
          </w:tcPr>
          <w:p w14:paraId="0E1D8E9C" w14:textId="1F277A7E" w:rsidR="00C869A5" w:rsidRPr="00B60AE6" w:rsidRDefault="005424D0" w:rsidP="00C869A5">
            <w:pPr>
              <w:jc w:val="center"/>
              <w:rPr>
                <w:rFonts w:cs="Arial"/>
                <w:bCs/>
                <w:sz w:val="18"/>
                <w:szCs w:val="18"/>
              </w:rPr>
            </w:pPr>
            <w:r w:rsidRPr="00B60AE6">
              <w:rPr>
                <w:rFonts w:cs="Arial"/>
                <w:bCs/>
                <w:sz w:val="18"/>
                <w:szCs w:val="18"/>
              </w:rPr>
              <w:t>1</w:t>
            </w:r>
          </w:p>
        </w:tc>
        <w:tc>
          <w:tcPr>
            <w:tcW w:w="599" w:type="dxa"/>
          </w:tcPr>
          <w:p w14:paraId="1EF49FF6" w14:textId="4892F0D7" w:rsidR="00C869A5" w:rsidRPr="00B60AE6" w:rsidRDefault="005424D0" w:rsidP="00C869A5">
            <w:pPr>
              <w:jc w:val="center"/>
              <w:rPr>
                <w:rFonts w:cs="Arial"/>
                <w:bCs/>
                <w:sz w:val="18"/>
                <w:szCs w:val="18"/>
              </w:rPr>
            </w:pPr>
            <w:r w:rsidRPr="00B60AE6">
              <w:rPr>
                <w:rFonts w:cs="Arial"/>
                <w:bCs/>
                <w:sz w:val="18"/>
                <w:szCs w:val="18"/>
              </w:rPr>
              <w:t>1</w:t>
            </w:r>
          </w:p>
        </w:tc>
        <w:tc>
          <w:tcPr>
            <w:tcW w:w="987" w:type="dxa"/>
          </w:tcPr>
          <w:p w14:paraId="29A95711" w14:textId="0B305BD1" w:rsidR="00C869A5" w:rsidRPr="00B60AE6" w:rsidRDefault="005424D0" w:rsidP="00C869A5">
            <w:pPr>
              <w:jc w:val="center"/>
              <w:rPr>
                <w:rFonts w:cs="Arial"/>
                <w:bCs/>
                <w:sz w:val="18"/>
                <w:szCs w:val="18"/>
              </w:rPr>
            </w:pPr>
            <w:r w:rsidRPr="00B60AE6">
              <w:rPr>
                <w:rFonts w:cs="Arial"/>
                <w:bCs/>
                <w:sz w:val="18"/>
                <w:szCs w:val="18"/>
              </w:rPr>
              <w:t>Level 2</w:t>
            </w:r>
          </w:p>
        </w:tc>
      </w:tr>
      <w:tr w:rsidR="001317C4" w:rsidRPr="00B60AE6" w14:paraId="03653D1A" w14:textId="77777777" w:rsidTr="00C917AC">
        <w:tc>
          <w:tcPr>
            <w:tcW w:w="1555" w:type="dxa"/>
            <w:tcBorders>
              <w:bottom w:val="single" w:sz="4" w:space="0" w:color="auto"/>
            </w:tcBorders>
          </w:tcPr>
          <w:p w14:paraId="1CBA6908" w14:textId="16BB1437" w:rsidR="001317C4" w:rsidRPr="00B60AE6" w:rsidRDefault="001317C4" w:rsidP="00C869A5">
            <w:pPr>
              <w:jc w:val="left"/>
              <w:rPr>
                <w:rFonts w:cs="Arial"/>
                <w:bCs/>
                <w:sz w:val="18"/>
                <w:szCs w:val="18"/>
              </w:rPr>
            </w:pPr>
            <w:r w:rsidRPr="00B60AE6">
              <w:rPr>
                <w:rFonts w:cs="Arial"/>
                <w:bCs/>
                <w:sz w:val="18"/>
                <w:szCs w:val="18"/>
              </w:rPr>
              <w:t xml:space="preserve">Lynch (2022) </w:t>
            </w:r>
            <w:r w:rsidRPr="00B60AE6">
              <w:rPr>
                <w:rFonts w:cs="Arial"/>
                <w:bCs/>
                <w:sz w:val="18"/>
                <w:szCs w:val="18"/>
              </w:rPr>
              <w:fldChar w:fldCharType="begin">
                <w:fldData xml:space="preserve">PEVuZE5vdGU+PENpdGU+PEF1dGhvcj5MeW5jaDwvQXV0aG9yPjxZZWFyPjIwMjI8L1llYXI+PFJl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=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PEVuZE5vdGU+PENpdGU+PEF1dGhvcj5MeW5jaDwvQXV0aG9yPjxZZWFyPjIwMjI8L1llYXI+PFJl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=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(64)</w:t>
            </w:r>
            <w:r w:rsidRPr="00B60AE6">
              <w:rPr>
                <w:rFonts w:cs="Arial"/>
                <w:bCs/>
                <w:sz w:val="18"/>
                <w:szCs w:val="18"/>
              </w:rPr>
              <w:fldChar w:fldCharType="end"/>
            </w:r>
          </w:p>
        </w:tc>
        <w:tc>
          <w:tcPr>
            <w:tcW w:w="1417" w:type="dxa"/>
            <w:tcBorders>
              <w:bottom w:val="single" w:sz="4" w:space="0" w:color="auto"/>
            </w:tcBorders>
          </w:tcPr>
          <w:p w14:paraId="365C10C7" w14:textId="1FF13FF7" w:rsidR="001317C4" w:rsidRPr="00B60AE6" w:rsidRDefault="002B1726" w:rsidP="00C869A5">
            <w:pPr>
              <w:jc w:val="center"/>
              <w:rPr>
                <w:rFonts w:cs="Arial"/>
                <w:bCs/>
                <w:sz w:val="18"/>
                <w:szCs w:val="18"/>
              </w:rPr>
            </w:pPr>
            <w:r w:rsidRPr="00B60AE6">
              <w:rPr>
                <w:rFonts w:cs="Arial"/>
                <w:bCs/>
                <w:sz w:val="18"/>
                <w:szCs w:val="18"/>
              </w:rPr>
              <w:t>P, S</w:t>
            </w:r>
          </w:p>
        </w:tc>
        <w:tc>
          <w:tcPr>
            <w:tcW w:w="567" w:type="dxa"/>
            <w:tcBorders>
              <w:bottom w:val="single" w:sz="4" w:space="0" w:color="auto"/>
            </w:tcBorders>
          </w:tcPr>
          <w:p w14:paraId="04FC76F7" w14:textId="052FB1D0" w:rsidR="001317C4" w:rsidRPr="00B60AE6" w:rsidRDefault="002B1726" w:rsidP="00C869A5">
            <w:pPr>
              <w:jc w:val="center"/>
              <w:rPr>
                <w:rFonts w:cs="Arial"/>
                <w:bCs/>
                <w:sz w:val="18"/>
                <w:szCs w:val="18"/>
              </w:rPr>
            </w:pPr>
            <w:r w:rsidRPr="00B60AE6">
              <w:rPr>
                <w:rFonts w:cs="Arial"/>
                <w:bCs/>
                <w:sz w:val="18"/>
                <w:szCs w:val="18"/>
              </w:rPr>
              <w:t>2</w:t>
            </w:r>
          </w:p>
        </w:tc>
        <w:tc>
          <w:tcPr>
            <w:tcW w:w="573" w:type="dxa"/>
            <w:tcBorders>
              <w:bottom w:val="single" w:sz="4" w:space="0" w:color="auto"/>
            </w:tcBorders>
          </w:tcPr>
          <w:p w14:paraId="646C9EF2" w14:textId="11C52C31" w:rsidR="001317C4" w:rsidRPr="00B60AE6" w:rsidRDefault="002B1726" w:rsidP="00C869A5">
            <w:pPr>
              <w:jc w:val="center"/>
              <w:rPr>
                <w:rFonts w:cs="Arial"/>
                <w:bCs/>
                <w:sz w:val="18"/>
                <w:szCs w:val="18"/>
              </w:rPr>
            </w:pPr>
            <w:r w:rsidRPr="00B60AE6">
              <w:rPr>
                <w:rFonts w:cs="Arial"/>
                <w:bCs/>
                <w:sz w:val="18"/>
                <w:szCs w:val="18"/>
              </w:rPr>
              <w:t>2</w:t>
            </w:r>
          </w:p>
        </w:tc>
        <w:tc>
          <w:tcPr>
            <w:tcW w:w="596" w:type="dxa"/>
            <w:tcBorders>
              <w:bottom w:val="single" w:sz="4" w:space="0" w:color="auto"/>
            </w:tcBorders>
          </w:tcPr>
          <w:p w14:paraId="361A931D" w14:textId="543D0D0C" w:rsidR="001317C4" w:rsidRPr="00B60AE6" w:rsidRDefault="002B1726" w:rsidP="00C869A5">
            <w:pPr>
              <w:jc w:val="center"/>
              <w:rPr>
                <w:rFonts w:cs="Arial"/>
                <w:bCs/>
                <w:sz w:val="18"/>
                <w:szCs w:val="18"/>
              </w:rPr>
            </w:pPr>
            <w:r w:rsidRPr="00B60AE6">
              <w:rPr>
                <w:rFonts w:cs="Arial"/>
                <w:bCs/>
                <w:sz w:val="18"/>
                <w:szCs w:val="18"/>
              </w:rPr>
              <w:t>2</w:t>
            </w:r>
          </w:p>
        </w:tc>
        <w:tc>
          <w:tcPr>
            <w:tcW w:w="599" w:type="dxa"/>
            <w:tcBorders>
              <w:bottom w:val="single" w:sz="4" w:space="0" w:color="auto"/>
            </w:tcBorders>
          </w:tcPr>
          <w:p w14:paraId="348A9A46" w14:textId="452A5682" w:rsidR="001317C4" w:rsidRPr="00B60AE6" w:rsidRDefault="002B1726" w:rsidP="00C869A5">
            <w:pPr>
              <w:jc w:val="center"/>
              <w:rPr>
                <w:rFonts w:cs="Arial"/>
                <w:bCs/>
                <w:sz w:val="18"/>
                <w:szCs w:val="18"/>
              </w:rPr>
            </w:pPr>
            <w:r w:rsidRPr="00B60AE6">
              <w:rPr>
                <w:rFonts w:cs="Arial"/>
                <w:bCs/>
                <w:sz w:val="18"/>
                <w:szCs w:val="18"/>
              </w:rPr>
              <w:t>1</w:t>
            </w:r>
          </w:p>
        </w:tc>
        <w:tc>
          <w:tcPr>
            <w:tcW w:w="592" w:type="dxa"/>
            <w:tcBorders>
              <w:bottom w:val="single" w:sz="4" w:space="0" w:color="auto"/>
            </w:tcBorders>
          </w:tcPr>
          <w:p w14:paraId="444D47FF" w14:textId="04458834" w:rsidR="001317C4" w:rsidRPr="00B60AE6" w:rsidRDefault="002B1726" w:rsidP="00C869A5">
            <w:pPr>
              <w:jc w:val="center"/>
              <w:rPr>
                <w:rFonts w:cs="Arial"/>
                <w:bCs/>
                <w:sz w:val="18"/>
                <w:szCs w:val="18"/>
              </w:rPr>
            </w:pPr>
            <w:r w:rsidRPr="00B60AE6">
              <w:rPr>
                <w:rFonts w:cs="Arial"/>
                <w:bCs/>
                <w:sz w:val="18"/>
                <w:szCs w:val="18"/>
              </w:rPr>
              <w:t>1</w:t>
            </w:r>
          </w:p>
        </w:tc>
        <w:tc>
          <w:tcPr>
            <w:tcW w:w="603" w:type="dxa"/>
            <w:tcBorders>
              <w:bottom w:val="single" w:sz="4" w:space="0" w:color="auto"/>
            </w:tcBorders>
          </w:tcPr>
          <w:p w14:paraId="63CFCFEF" w14:textId="7A86F799" w:rsidR="001317C4" w:rsidRPr="00B60AE6" w:rsidRDefault="002B1726" w:rsidP="00C869A5">
            <w:pPr>
              <w:jc w:val="center"/>
              <w:rPr>
                <w:rFonts w:cs="Arial"/>
                <w:bCs/>
                <w:sz w:val="18"/>
                <w:szCs w:val="18"/>
              </w:rPr>
            </w:pPr>
            <w:r w:rsidRPr="00B60AE6">
              <w:rPr>
                <w:rFonts w:cs="Arial"/>
                <w:bCs/>
                <w:sz w:val="18"/>
                <w:szCs w:val="18"/>
              </w:rPr>
              <w:t>1</w:t>
            </w:r>
          </w:p>
        </w:tc>
        <w:tc>
          <w:tcPr>
            <w:tcW w:w="630" w:type="dxa"/>
            <w:tcBorders>
              <w:bottom w:val="single" w:sz="4" w:space="0" w:color="auto"/>
            </w:tcBorders>
          </w:tcPr>
          <w:p w14:paraId="3668FCE9" w14:textId="26D59814" w:rsidR="001317C4" w:rsidRPr="00B60AE6" w:rsidRDefault="002B1726" w:rsidP="00C869A5">
            <w:pPr>
              <w:jc w:val="center"/>
              <w:rPr>
                <w:rFonts w:cs="Arial"/>
                <w:bCs/>
                <w:sz w:val="18"/>
                <w:szCs w:val="18"/>
              </w:rPr>
            </w:pPr>
            <w:r w:rsidRPr="00B60AE6">
              <w:rPr>
                <w:rFonts w:cs="Arial"/>
                <w:bCs/>
                <w:sz w:val="18"/>
                <w:szCs w:val="18"/>
              </w:rPr>
              <w:t>1</w:t>
            </w:r>
          </w:p>
        </w:tc>
        <w:tc>
          <w:tcPr>
            <w:tcW w:w="632" w:type="dxa"/>
            <w:tcBorders>
              <w:bottom w:val="single" w:sz="4" w:space="0" w:color="auto"/>
            </w:tcBorders>
          </w:tcPr>
          <w:p w14:paraId="74BB3E7F" w14:textId="6B37F587" w:rsidR="001317C4" w:rsidRPr="00B60AE6" w:rsidRDefault="002B1726" w:rsidP="00C869A5">
            <w:pPr>
              <w:jc w:val="center"/>
              <w:rPr>
                <w:rFonts w:cs="Arial"/>
                <w:bCs/>
                <w:sz w:val="18"/>
                <w:szCs w:val="18"/>
              </w:rPr>
            </w:pPr>
            <w:r w:rsidRPr="00B60AE6">
              <w:rPr>
                <w:rFonts w:cs="Arial"/>
                <w:bCs/>
                <w:sz w:val="18"/>
                <w:szCs w:val="18"/>
              </w:rPr>
              <w:t>1</w:t>
            </w:r>
          </w:p>
        </w:tc>
        <w:tc>
          <w:tcPr>
            <w:tcW w:w="599" w:type="dxa"/>
            <w:tcBorders>
              <w:bottom w:val="single" w:sz="4" w:space="0" w:color="auto"/>
            </w:tcBorders>
          </w:tcPr>
          <w:p w14:paraId="4E5995C2" w14:textId="5CD33A12" w:rsidR="001317C4" w:rsidRPr="00B60AE6" w:rsidRDefault="002B1726" w:rsidP="00C869A5">
            <w:pPr>
              <w:jc w:val="center"/>
              <w:rPr>
                <w:rFonts w:cs="Arial"/>
                <w:bCs/>
                <w:sz w:val="18"/>
                <w:szCs w:val="18"/>
              </w:rPr>
            </w:pPr>
            <w:r w:rsidRPr="00B60AE6">
              <w:rPr>
                <w:rFonts w:cs="Arial"/>
                <w:bCs/>
                <w:sz w:val="18"/>
                <w:szCs w:val="18"/>
              </w:rPr>
              <w:t>1</w:t>
            </w:r>
          </w:p>
        </w:tc>
        <w:tc>
          <w:tcPr>
            <w:tcW w:w="987" w:type="dxa"/>
            <w:tcBorders>
              <w:bottom w:val="single" w:sz="4" w:space="0" w:color="auto"/>
            </w:tcBorders>
          </w:tcPr>
          <w:p w14:paraId="5DD3049F" w14:textId="52BE791D" w:rsidR="001317C4" w:rsidRPr="00B60AE6" w:rsidRDefault="002B1726" w:rsidP="00C869A5">
            <w:pPr>
              <w:jc w:val="center"/>
              <w:rPr>
                <w:rFonts w:cs="Arial"/>
                <w:bCs/>
                <w:sz w:val="18"/>
                <w:szCs w:val="18"/>
              </w:rPr>
            </w:pPr>
            <w:r w:rsidRPr="00B60AE6">
              <w:rPr>
                <w:rFonts w:cs="Arial"/>
                <w:bCs/>
                <w:sz w:val="18"/>
                <w:szCs w:val="18"/>
              </w:rPr>
              <w:t>Level 3</w:t>
            </w:r>
          </w:p>
        </w:tc>
      </w:tr>
      <w:tr w:rsidR="00C869A5" w:rsidRPr="00B60AE6" w14:paraId="226D30C9" w14:textId="77777777" w:rsidTr="00C917AC">
        <w:tc>
          <w:tcPr>
            <w:tcW w:w="1555" w:type="dxa"/>
            <w:tcBorders>
              <w:bottom w:val="single" w:sz="4" w:space="0" w:color="auto"/>
            </w:tcBorders>
          </w:tcPr>
          <w:p w14:paraId="27DB3626" w14:textId="3A712AC0" w:rsidR="00C869A5" w:rsidRPr="00B60AE6" w:rsidRDefault="00C869A5" w:rsidP="00C869A5">
            <w:pPr>
              <w:jc w:val="left"/>
              <w:rPr>
                <w:rFonts w:cs="Arial"/>
                <w:bCs/>
                <w:sz w:val="18"/>
                <w:szCs w:val="18"/>
              </w:rPr>
            </w:pPr>
            <w:r w:rsidRPr="00B60AE6">
              <w:rPr>
                <w:rFonts w:cs="Arial"/>
                <w:bCs/>
                <w:sz w:val="18"/>
                <w:szCs w:val="18"/>
              </w:rPr>
              <w:t xml:space="preserve">Mauras (2023) </w:t>
            </w:r>
            <w:r w:rsidRPr="00B60AE6">
              <w:rPr>
                <w:rFonts w:cs="Arial"/>
                <w:bCs/>
                <w:sz w:val="18"/>
                <w:szCs w:val="18"/>
              </w:rPr>
              <w:fldChar w:fldCharType="begin">
                <w:fldData xml:space="preserve">PEVuZE5vdGU+PENpdGU+PEF1dGhvcj5NYXVyYXM8L0F1dGhvcj48WWVhcj4yMDIzPC9ZZWFyPjxS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PEVuZE5vdGU+PENpdGU+PEF1dGhvcj5NYXVyYXM8L0F1dGhvcj48WWVhcj4yMDIzPC9ZZWFyPjxS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(65)</w:t>
            </w:r>
            <w:r w:rsidRPr="00B60AE6">
              <w:rPr>
                <w:rFonts w:cs="Arial"/>
                <w:bCs/>
                <w:sz w:val="18"/>
                <w:szCs w:val="18"/>
              </w:rPr>
              <w:fldChar w:fldCharType="end"/>
            </w:r>
          </w:p>
        </w:tc>
        <w:tc>
          <w:tcPr>
            <w:tcW w:w="1417" w:type="dxa"/>
            <w:tcBorders>
              <w:bottom w:val="single" w:sz="4" w:space="0" w:color="auto"/>
            </w:tcBorders>
          </w:tcPr>
          <w:p w14:paraId="1FB9162A" w14:textId="1A989EC8" w:rsidR="00C869A5" w:rsidRPr="00B60AE6" w:rsidRDefault="0010262A" w:rsidP="00C869A5">
            <w:pPr>
              <w:jc w:val="center"/>
              <w:rPr>
                <w:rFonts w:cs="Arial"/>
                <w:bCs/>
                <w:sz w:val="18"/>
                <w:szCs w:val="18"/>
              </w:rPr>
            </w:pPr>
            <w:r w:rsidRPr="00B60AE6">
              <w:rPr>
                <w:rFonts w:cs="Arial"/>
                <w:bCs/>
                <w:sz w:val="18"/>
                <w:szCs w:val="18"/>
              </w:rPr>
              <w:t>P, S</w:t>
            </w:r>
          </w:p>
        </w:tc>
        <w:tc>
          <w:tcPr>
            <w:tcW w:w="567" w:type="dxa"/>
            <w:tcBorders>
              <w:bottom w:val="single" w:sz="4" w:space="0" w:color="auto"/>
            </w:tcBorders>
          </w:tcPr>
          <w:p w14:paraId="1A94123E" w14:textId="6C100EFC" w:rsidR="00C869A5" w:rsidRPr="00B60AE6" w:rsidRDefault="0010262A" w:rsidP="00C869A5">
            <w:pPr>
              <w:jc w:val="center"/>
              <w:rPr>
                <w:rFonts w:cs="Arial"/>
                <w:bCs/>
                <w:sz w:val="18"/>
                <w:szCs w:val="18"/>
              </w:rPr>
            </w:pPr>
            <w:r w:rsidRPr="00B60AE6">
              <w:rPr>
                <w:rFonts w:cs="Arial"/>
                <w:bCs/>
                <w:sz w:val="18"/>
                <w:szCs w:val="18"/>
              </w:rPr>
              <w:t>2</w:t>
            </w:r>
          </w:p>
        </w:tc>
        <w:tc>
          <w:tcPr>
            <w:tcW w:w="573" w:type="dxa"/>
            <w:tcBorders>
              <w:bottom w:val="single" w:sz="4" w:space="0" w:color="auto"/>
            </w:tcBorders>
          </w:tcPr>
          <w:p w14:paraId="3D8C84DA" w14:textId="0028FDC1" w:rsidR="00C869A5" w:rsidRPr="00B60AE6" w:rsidRDefault="0010262A" w:rsidP="00C869A5">
            <w:pPr>
              <w:jc w:val="center"/>
              <w:rPr>
                <w:rFonts w:cs="Arial"/>
                <w:bCs/>
                <w:sz w:val="18"/>
                <w:szCs w:val="18"/>
              </w:rPr>
            </w:pPr>
            <w:r w:rsidRPr="00B60AE6">
              <w:rPr>
                <w:rFonts w:cs="Arial"/>
                <w:bCs/>
                <w:sz w:val="18"/>
                <w:szCs w:val="18"/>
              </w:rPr>
              <w:t>1</w:t>
            </w:r>
          </w:p>
        </w:tc>
        <w:tc>
          <w:tcPr>
            <w:tcW w:w="596" w:type="dxa"/>
            <w:tcBorders>
              <w:bottom w:val="single" w:sz="4" w:space="0" w:color="auto"/>
            </w:tcBorders>
          </w:tcPr>
          <w:p w14:paraId="52D17F1A" w14:textId="3F9B74F5" w:rsidR="00C869A5" w:rsidRPr="00B60AE6" w:rsidRDefault="0010262A" w:rsidP="00C869A5">
            <w:pPr>
              <w:jc w:val="center"/>
              <w:rPr>
                <w:rFonts w:cs="Arial"/>
                <w:bCs/>
                <w:sz w:val="18"/>
                <w:szCs w:val="18"/>
              </w:rPr>
            </w:pPr>
            <w:r w:rsidRPr="00B60AE6">
              <w:rPr>
                <w:rFonts w:cs="Arial"/>
                <w:bCs/>
                <w:sz w:val="18"/>
                <w:szCs w:val="18"/>
              </w:rPr>
              <w:t>2</w:t>
            </w:r>
          </w:p>
        </w:tc>
        <w:tc>
          <w:tcPr>
            <w:tcW w:w="599" w:type="dxa"/>
            <w:tcBorders>
              <w:bottom w:val="single" w:sz="4" w:space="0" w:color="auto"/>
            </w:tcBorders>
          </w:tcPr>
          <w:p w14:paraId="4A05F577" w14:textId="49E2BC69" w:rsidR="00C869A5" w:rsidRPr="00B60AE6" w:rsidRDefault="0010262A" w:rsidP="00C869A5">
            <w:pPr>
              <w:jc w:val="center"/>
              <w:rPr>
                <w:rFonts w:cs="Arial"/>
                <w:bCs/>
                <w:sz w:val="18"/>
                <w:szCs w:val="18"/>
              </w:rPr>
            </w:pPr>
            <w:r w:rsidRPr="00B60AE6">
              <w:rPr>
                <w:rFonts w:cs="Arial"/>
                <w:bCs/>
                <w:sz w:val="18"/>
                <w:szCs w:val="18"/>
              </w:rPr>
              <w:t>2</w:t>
            </w:r>
          </w:p>
        </w:tc>
        <w:tc>
          <w:tcPr>
            <w:tcW w:w="592" w:type="dxa"/>
            <w:tcBorders>
              <w:bottom w:val="single" w:sz="4" w:space="0" w:color="auto"/>
            </w:tcBorders>
          </w:tcPr>
          <w:p w14:paraId="61A6BB15" w14:textId="1A62F578" w:rsidR="00C869A5" w:rsidRPr="00B60AE6" w:rsidRDefault="0010262A" w:rsidP="00C869A5">
            <w:pPr>
              <w:jc w:val="center"/>
              <w:rPr>
                <w:rFonts w:cs="Arial"/>
                <w:bCs/>
                <w:sz w:val="18"/>
                <w:szCs w:val="18"/>
              </w:rPr>
            </w:pPr>
            <w:r w:rsidRPr="00B60AE6">
              <w:rPr>
                <w:rFonts w:cs="Arial"/>
                <w:bCs/>
                <w:sz w:val="18"/>
                <w:szCs w:val="18"/>
              </w:rPr>
              <w:t>1</w:t>
            </w:r>
          </w:p>
        </w:tc>
        <w:tc>
          <w:tcPr>
            <w:tcW w:w="603" w:type="dxa"/>
            <w:tcBorders>
              <w:bottom w:val="single" w:sz="4" w:space="0" w:color="auto"/>
            </w:tcBorders>
          </w:tcPr>
          <w:p w14:paraId="54640133" w14:textId="50170203" w:rsidR="00C869A5" w:rsidRPr="00B60AE6" w:rsidRDefault="0010262A" w:rsidP="00C869A5">
            <w:pPr>
              <w:jc w:val="center"/>
              <w:rPr>
                <w:rFonts w:cs="Arial"/>
                <w:bCs/>
                <w:sz w:val="18"/>
                <w:szCs w:val="18"/>
              </w:rPr>
            </w:pPr>
            <w:r w:rsidRPr="00B60AE6">
              <w:rPr>
                <w:rFonts w:cs="Arial"/>
                <w:bCs/>
                <w:sz w:val="18"/>
                <w:szCs w:val="18"/>
              </w:rPr>
              <w:t>1</w:t>
            </w:r>
          </w:p>
        </w:tc>
        <w:tc>
          <w:tcPr>
            <w:tcW w:w="630" w:type="dxa"/>
            <w:tcBorders>
              <w:bottom w:val="single" w:sz="4" w:space="0" w:color="auto"/>
            </w:tcBorders>
          </w:tcPr>
          <w:p w14:paraId="1B8EE2F0" w14:textId="14D6934F" w:rsidR="00C869A5" w:rsidRPr="00B60AE6" w:rsidRDefault="0010262A" w:rsidP="00C869A5">
            <w:pPr>
              <w:jc w:val="center"/>
              <w:rPr>
                <w:rFonts w:cs="Arial"/>
                <w:bCs/>
                <w:sz w:val="18"/>
                <w:szCs w:val="18"/>
              </w:rPr>
            </w:pPr>
            <w:r w:rsidRPr="00B60AE6">
              <w:rPr>
                <w:rFonts w:cs="Arial"/>
                <w:bCs/>
                <w:sz w:val="18"/>
                <w:szCs w:val="18"/>
              </w:rPr>
              <w:t>1</w:t>
            </w:r>
          </w:p>
        </w:tc>
        <w:tc>
          <w:tcPr>
            <w:tcW w:w="632" w:type="dxa"/>
            <w:tcBorders>
              <w:bottom w:val="single" w:sz="4" w:space="0" w:color="auto"/>
            </w:tcBorders>
          </w:tcPr>
          <w:p w14:paraId="53A4C9C2" w14:textId="1DB51B16" w:rsidR="00C869A5" w:rsidRPr="00B60AE6" w:rsidRDefault="0010262A" w:rsidP="00C869A5">
            <w:pPr>
              <w:jc w:val="center"/>
              <w:rPr>
                <w:rFonts w:cs="Arial"/>
                <w:bCs/>
                <w:sz w:val="18"/>
                <w:szCs w:val="18"/>
              </w:rPr>
            </w:pPr>
            <w:r w:rsidRPr="00B60AE6">
              <w:rPr>
                <w:rFonts w:cs="Arial"/>
                <w:bCs/>
                <w:sz w:val="18"/>
                <w:szCs w:val="18"/>
              </w:rPr>
              <w:t>1</w:t>
            </w:r>
          </w:p>
        </w:tc>
        <w:tc>
          <w:tcPr>
            <w:tcW w:w="599" w:type="dxa"/>
            <w:tcBorders>
              <w:bottom w:val="single" w:sz="4" w:space="0" w:color="auto"/>
            </w:tcBorders>
          </w:tcPr>
          <w:p w14:paraId="73DCF6A2" w14:textId="47DCE758" w:rsidR="00C869A5" w:rsidRPr="00B60AE6" w:rsidRDefault="0010262A" w:rsidP="00C869A5">
            <w:pPr>
              <w:jc w:val="center"/>
              <w:rPr>
                <w:rFonts w:cs="Arial"/>
                <w:bCs/>
                <w:sz w:val="18"/>
                <w:szCs w:val="18"/>
              </w:rPr>
            </w:pPr>
            <w:r w:rsidRPr="00B60AE6">
              <w:rPr>
                <w:rFonts w:cs="Arial"/>
                <w:bCs/>
                <w:sz w:val="18"/>
                <w:szCs w:val="18"/>
              </w:rPr>
              <w:t>1</w:t>
            </w:r>
          </w:p>
        </w:tc>
        <w:tc>
          <w:tcPr>
            <w:tcW w:w="987" w:type="dxa"/>
            <w:tcBorders>
              <w:bottom w:val="single" w:sz="4" w:space="0" w:color="auto"/>
            </w:tcBorders>
          </w:tcPr>
          <w:p w14:paraId="7EEE98E9" w14:textId="3E5D1CEE" w:rsidR="00C869A5" w:rsidRPr="00B60AE6" w:rsidRDefault="0010262A" w:rsidP="00C869A5">
            <w:pPr>
              <w:jc w:val="center"/>
              <w:rPr>
                <w:rFonts w:cs="Arial"/>
                <w:bCs/>
                <w:sz w:val="18"/>
                <w:szCs w:val="18"/>
              </w:rPr>
            </w:pPr>
            <w:r w:rsidRPr="00B60AE6">
              <w:rPr>
                <w:rFonts w:cs="Arial"/>
                <w:bCs/>
                <w:sz w:val="18"/>
                <w:szCs w:val="18"/>
              </w:rPr>
              <w:t>Level 2</w:t>
            </w:r>
          </w:p>
        </w:tc>
      </w:tr>
      <w:tr w:rsidR="009070E8" w:rsidRPr="00B60AE6" w14:paraId="1D524870" w14:textId="77777777" w:rsidTr="00C917AC">
        <w:tc>
          <w:tcPr>
            <w:tcW w:w="1555" w:type="dxa"/>
            <w:tcBorders>
              <w:bottom w:val="single" w:sz="4" w:space="0" w:color="auto"/>
            </w:tcBorders>
          </w:tcPr>
          <w:p w14:paraId="26B29E1C" w14:textId="594321F8" w:rsidR="009070E8" w:rsidRPr="00B60AE6" w:rsidRDefault="009070E8" w:rsidP="00C869A5">
            <w:pPr>
              <w:jc w:val="left"/>
              <w:rPr>
                <w:rFonts w:cs="Arial"/>
                <w:bCs/>
                <w:sz w:val="18"/>
                <w:szCs w:val="18"/>
              </w:rPr>
            </w:pPr>
            <w:r w:rsidRPr="00B60AE6">
              <w:rPr>
                <w:rFonts w:cs="Arial"/>
                <w:bCs/>
                <w:sz w:val="18"/>
                <w:szCs w:val="18"/>
              </w:rPr>
              <w:t>Weissberg-</w:t>
            </w:r>
            <w:proofErr w:type="spellStart"/>
            <w:r w:rsidRPr="00B60AE6">
              <w:rPr>
                <w:rFonts w:cs="Arial"/>
                <w:bCs/>
                <w:sz w:val="18"/>
                <w:szCs w:val="18"/>
              </w:rPr>
              <w:t>Benchell</w:t>
            </w:r>
            <w:proofErr w:type="spellEnd"/>
            <w:r w:rsidRPr="00B60AE6">
              <w:rPr>
                <w:rFonts w:cs="Arial"/>
                <w:bCs/>
                <w:sz w:val="18"/>
                <w:szCs w:val="18"/>
              </w:rPr>
              <w:t xml:space="preserve"> (2023) </w:t>
            </w:r>
            <w:r w:rsidRPr="00B60AE6">
              <w:rPr>
                <w:rFonts w:cs="Arial"/>
                <w:bCs/>
                <w:sz w:val="18"/>
                <w:szCs w:val="18"/>
              </w:rPr>
              <w:fldChar w:fldCharType="begin">
                <w:fldData xml:space="preserve">PEVuZE5vdGU+PENpdGU+PEF1dGhvcj5XZWlzc2JlcmctQmVuY2hlbGw8L0F1dGhvcj48WWVhcj4y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cywgYW5kIERpYXNvbWUuPC9jdXN0b20xPjxjdXN0b20yPlBNQzEwNjExOTY0PC9jdXN0b20yPjxl
bGVjdHJvbmljLXJlc291cmNlLW51bT4xMC4xMDg5L2RpYS4yMDIzLjAyMzg8L2VsZWN0cm9uaWMt
cmVzb3VyY2UtbnVtPjxyZW1vdGUtZGF0YWJhc2UtcHJvdmlkZXI+TkxNPC9yZW1vdGUtZGF0YWJh
c2UtcHJvdmlkZXI+PGxhbmd1YWdlPmVuZzwvbGFuZ3VhZ2U+PC9yZWNvcmQ+PC9DaXRlPjwvRW5k
Tm90ZT4A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PEVuZE5vdGU+PENpdGU+PEF1dGhvcj5XZWlzc2JlcmctQmVuY2hlbGw8L0F1dGhvcj48WWVhcj4y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cywgYW5kIERpYXNvbWUuPC9jdXN0b20xPjxjdXN0b20yPlBNQzEwNjExOTY0PC9jdXN0b20yPjxl
bGVjdHJvbmljLXJlc291cmNlLW51bT4xMC4xMDg5L2RpYS4yMDIzLjAyMzg8L2VsZWN0cm9uaWMt
cmVzb3VyY2UtbnVtPjxyZW1vdGUtZGF0YWJhc2UtcHJvdmlkZXI+TkxNPC9yZW1vdGUtZGF0YWJh
c2UtcHJvdmlkZXI+PGxhbmd1YWdlPmVuZzwvbGFuZ3VhZ2U+PC9yZWNvcmQ+PC9DaXRlPjwvRW5k
Tm90ZT4A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(66)</w:t>
            </w:r>
            <w:r w:rsidRPr="00B60AE6">
              <w:rPr>
                <w:rFonts w:cs="Arial"/>
                <w:bCs/>
                <w:sz w:val="18"/>
                <w:szCs w:val="18"/>
              </w:rPr>
              <w:fldChar w:fldCharType="end"/>
            </w:r>
          </w:p>
        </w:tc>
        <w:tc>
          <w:tcPr>
            <w:tcW w:w="1417" w:type="dxa"/>
            <w:tcBorders>
              <w:bottom w:val="single" w:sz="4" w:space="0" w:color="auto"/>
            </w:tcBorders>
          </w:tcPr>
          <w:p w14:paraId="2D685158" w14:textId="7D7EE1B7" w:rsidR="009070E8" w:rsidRPr="00B60AE6" w:rsidRDefault="009A0A4E" w:rsidP="00C869A5">
            <w:pPr>
              <w:jc w:val="center"/>
              <w:rPr>
                <w:rFonts w:cs="Arial"/>
                <w:bCs/>
                <w:sz w:val="18"/>
                <w:szCs w:val="18"/>
              </w:rPr>
            </w:pPr>
            <w:r w:rsidRPr="00B60AE6">
              <w:rPr>
                <w:rFonts w:cs="Arial"/>
                <w:bCs/>
                <w:sz w:val="18"/>
                <w:szCs w:val="18"/>
              </w:rPr>
              <w:t>P</w:t>
            </w:r>
          </w:p>
        </w:tc>
        <w:tc>
          <w:tcPr>
            <w:tcW w:w="567" w:type="dxa"/>
            <w:tcBorders>
              <w:bottom w:val="single" w:sz="4" w:space="0" w:color="auto"/>
            </w:tcBorders>
          </w:tcPr>
          <w:p w14:paraId="16056727" w14:textId="07A62FFB" w:rsidR="009070E8" w:rsidRPr="00B60AE6" w:rsidRDefault="009A0A4E" w:rsidP="00C869A5">
            <w:pPr>
              <w:jc w:val="center"/>
              <w:rPr>
                <w:rFonts w:cs="Arial"/>
                <w:bCs/>
                <w:sz w:val="18"/>
                <w:szCs w:val="18"/>
              </w:rPr>
            </w:pPr>
            <w:r w:rsidRPr="00B60AE6">
              <w:rPr>
                <w:rFonts w:cs="Arial"/>
                <w:bCs/>
                <w:sz w:val="18"/>
                <w:szCs w:val="18"/>
              </w:rPr>
              <w:t>2</w:t>
            </w:r>
          </w:p>
        </w:tc>
        <w:tc>
          <w:tcPr>
            <w:tcW w:w="573" w:type="dxa"/>
            <w:tcBorders>
              <w:bottom w:val="single" w:sz="4" w:space="0" w:color="auto"/>
            </w:tcBorders>
          </w:tcPr>
          <w:p w14:paraId="6852EFE6" w14:textId="0D8B6576" w:rsidR="009070E8" w:rsidRPr="00B60AE6" w:rsidRDefault="009A0A4E" w:rsidP="00C869A5">
            <w:pPr>
              <w:jc w:val="center"/>
              <w:rPr>
                <w:rFonts w:cs="Arial"/>
                <w:bCs/>
                <w:sz w:val="18"/>
                <w:szCs w:val="18"/>
              </w:rPr>
            </w:pPr>
            <w:r w:rsidRPr="00B60AE6">
              <w:rPr>
                <w:rFonts w:cs="Arial"/>
                <w:bCs/>
                <w:sz w:val="18"/>
                <w:szCs w:val="18"/>
              </w:rPr>
              <w:t>2</w:t>
            </w:r>
          </w:p>
        </w:tc>
        <w:tc>
          <w:tcPr>
            <w:tcW w:w="596" w:type="dxa"/>
            <w:tcBorders>
              <w:bottom w:val="single" w:sz="4" w:space="0" w:color="auto"/>
            </w:tcBorders>
          </w:tcPr>
          <w:p w14:paraId="50CA3540" w14:textId="37C018F7" w:rsidR="009070E8" w:rsidRPr="00B60AE6" w:rsidRDefault="009A0A4E" w:rsidP="00C869A5">
            <w:pPr>
              <w:jc w:val="center"/>
              <w:rPr>
                <w:rFonts w:cs="Arial"/>
                <w:bCs/>
                <w:sz w:val="18"/>
                <w:szCs w:val="18"/>
              </w:rPr>
            </w:pPr>
            <w:r w:rsidRPr="00B60AE6">
              <w:rPr>
                <w:rFonts w:cs="Arial"/>
                <w:bCs/>
                <w:sz w:val="18"/>
                <w:szCs w:val="18"/>
              </w:rPr>
              <w:t>2</w:t>
            </w:r>
          </w:p>
        </w:tc>
        <w:tc>
          <w:tcPr>
            <w:tcW w:w="599" w:type="dxa"/>
            <w:tcBorders>
              <w:bottom w:val="single" w:sz="4" w:space="0" w:color="auto"/>
            </w:tcBorders>
          </w:tcPr>
          <w:p w14:paraId="7869CB43" w14:textId="5F8A7EF1" w:rsidR="009070E8" w:rsidRPr="00B60AE6" w:rsidRDefault="009A0A4E" w:rsidP="00C869A5">
            <w:pPr>
              <w:jc w:val="center"/>
              <w:rPr>
                <w:rFonts w:cs="Arial"/>
                <w:bCs/>
                <w:sz w:val="18"/>
                <w:szCs w:val="18"/>
              </w:rPr>
            </w:pPr>
            <w:r w:rsidRPr="00B60AE6">
              <w:rPr>
                <w:rFonts w:cs="Arial"/>
                <w:bCs/>
                <w:sz w:val="18"/>
                <w:szCs w:val="18"/>
              </w:rPr>
              <w:t>2</w:t>
            </w:r>
          </w:p>
        </w:tc>
        <w:tc>
          <w:tcPr>
            <w:tcW w:w="592" w:type="dxa"/>
            <w:tcBorders>
              <w:bottom w:val="single" w:sz="4" w:space="0" w:color="auto"/>
            </w:tcBorders>
          </w:tcPr>
          <w:p w14:paraId="0DA7C294" w14:textId="5F34BAC4" w:rsidR="009070E8" w:rsidRPr="00B60AE6" w:rsidRDefault="009A0A4E" w:rsidP="00C869A5">
            <w:pPr>
              <w:jc w:val="center"/>
              <w:rPr>
                <w:rFonts w:cs="Arial"/>
                <w:bCs/>
                <w:sz w:val="18"/>
                <w:szCs w:val="18"/>
              </w:rPr>
            </w:pPr>
            <w:r w:rsidRPr="00B60AE6">
              <w:rPr>
                <w:rFonts w:cs="Arial"/>
                <w:bCs/>
                <w:sz w:val="18"/>
                <w:szCs w:val="18"/>
              </w:rPr>
              <w:t>1</w:t>
            </w:r>
          </w:p>
        </w:tc>
        <w:tc>
          <w:tcPr>
            <w:tcW w:w="603" w:type="dxa"/>
            <w:tcBorders>
              <w:bottom w:val="single" w:sz="4" w:space="0" w:color="auto"/>
            </w:tcBorders>
          </w:tcPr>
          <w:p w14:paraId="77E05758" w14:textId="04EDDB88" w:rsidR="009070E8" w:rsidRPr="00B60AE6" w:rsidRDefault="009A0A4E" w:rsidP="00C869A5">
            <w:pPr>
              <w:jc w:val="center"/>
              <w:rPr>
                <w:rFonts w:cs="Arial"/>
                <w:bCs/>
                <w:sz w:val="18"/>
                <w:szCs w:val="18"/>
              </w:rPr>
            </w:pPr>
            <w:r w:rsidRPr="00B60AE6">
              <w:rPr>
                <w:rFonts w:cs="Arial"/>
                <w:bCs/>
                <w:sz w:val="18"/>
                <w:szCs w:val="18"/>
              </w:rPr>
              <w:t>1</w:t>
            </w:r>
          </w:p>
        </w:tc>
        <w:tc>
          <w:tcPr>
            <w:tcW w:w="630" w:type="dxa"/>
            <w:tcBorders>
              <w:bottom w:val="single" w:sz="4" w:space="0" w:color="auto"/>
            </w:tcBorders>
          </w:tcPr>
          <w:p w14:paraId="7483B1EB" w14:textId="340B9A38" w:rsidR="009070E8" w:rsidRPr="00B60AE6" w:rsidRDefault="009A0A4E" w:rsidP="00C869A5">
            <w:pPr>
              <w:jc w:val="center"/>
              <w:rPr>
                <w:rFonts w:cs="Arial"/>
                <w:bCs/>
                <w:sz w:val="18"/>
                <w:szCs w:val="18"/>
              </w:rPr>
            </w:pPr>
            <w:r w:rsidRPr="00B60AE6">
              <w:rPr>
                <w:rFonts w:cs="Arial"/>
                <w:bCs/>
                <w:sz w:val="18"/>
                <w:szCs w:val="18"/>
              </w:rPr>
              <w:t>1</w:t>
            </w:r>
          </w:p>
        </w:tc>
        <w:tc>
          <w:tcPr>
            <w:tcW w:w="632" w:type="dxa"/>
            <w:tcBorders>
              <w:bottom w:val="single" w:sz="4" w:space="0" w:color="auto"/>
            </w:tcBorders>
          </w:tcPr>
          <w:p w14:paraId="7B4D7463" w14:textId="3C281775" w:rsidR="009070E8" w:rsidRPr="00B60AE6" w:rsidRDefault="009A0A4E" w:rsidP="00C869A5">
            <w:pPr>
              <w:jc w:val="center"/>
              <w:rPr>
                <w:rFonts w:cs="Arial"/>
                <w:bCs/>
                <w:sz w:val="18"/>
                <w:szCs w:val="18"/>
              </w:rPr>
            </w:pPr>
            <w:r w:rsidRPr="00B60AE6">
              <w:rPr>
                <w:rFonts w:cs="Arial"/>
                <w:bCs/>
                <w:sz w:val="18"/>
                <w:szCs w:val="18"/>
              </w:rPr>
              <w:t>1</w:t>
            </w:r>
          </w:p>
        </w:tc>
        <w:tc>
          <w:tcPr>
            <w:tcW w:w="599" w:type="dxa"/>
            <w:tcBorders>
              <w:bottom w:val="single" w:sz="4" w:space="0" w:color="auto"/>
            </w:tcBorders>
          </w:tcPr>
          <w:p w14:paraId="6576E915" w14:textId="6918B76C" w:rsidR="009070E8" w:rsidRPr="00B60AE6" w:rsidRDefault="009A0A4E" w:rsidP="00C869A5">
            <w:pPr>
              <w:jc w:val="center"/>
              <w:rPr>
                <w:rFonts w:cs="Arial"/>
                <w:bCs/>
                <w:sz w:val="18"/>
                <w:szCs w:val="18"/>
              </w:rPr>
            </w:pPr>
            <w:r w:rsidRPr="00B60AE6">
              <w:rPr>
                <w:rFonts w:cs="Arial"/>
                <w:bCs/>
                <w:sz w:val="18"/>
                <w:szCs w:val="18"/>
              </w:rPr>
              <w:t>1</w:t>
            </w:r>
          </w:p>
        </w:tc>
        <w:tc>
          <w:tcPr>
            <w:tcW w:w="987" w:type="dxa"/>
            <w:tcBorders>
              <w:bottom w:val="single" w:sz="4" w:space="0" w:color="auto"/>
            </w:tcBorders>
          </w:tcPr>
          <w:p w14:paraId="1DD8B2DB" w14:textId="42D40F4F" w:rsidR="009070E8" w:rsidRPr="00B60AE6" w:rsidRDefault="009A0A4E" w:rsidP="00C869A5">
            <w:pPr>
              <w:jc w:val="center"/>
              <w:rPr>
                <w:rFonts w:cs="Arial"/>
                <w:bCs/>
                <w:sz w:val="18"/>
                <w:szCs w:val="18"/>
              </w:rPr>
            </w:pPr>
            <w:r w:rsidRPr="00B60AE6">
              <w:rPr>
                <w:rFonts w:cs="Arial"/>
                <w:bCs/>
                <w:sz w:val="18"/>
                <w:szCs w:val="18"/>
              </w:rPr>
              <w:t>Level 2</w:t>
            </w:r>
          </w:p>
        </w:tc>
      </w:tr>
      <w:tr w:rsidR="005E17B4" w:rsidRPr="00B60AE6" w14:paraId="7E571E0A" w14:textId="77777777" w:rsidTr="00C917AC">
        <w:tc>
          <w:tcPr>
            <w:tcW w:w="1555" w:type="dxa"/>
            <w:tcBorders>
              <w:bottom w:val="single" w:sz="4" w:space="0" w:color="auto"/>
            </w:tcBorders>
          </w:tcPr>
          <w:p w14:paraId="1F651AAC" w14:textId="70530B9B" w:rsidR="005E17B4" w:rsidRPr="00B60AE6" w:rsidRDefault="005E17B4" w:rsidP="005E17B4">
            <w:pPr>
              <w:jc w:val="left"/>
              <w:rPr>
                <w:rFonts w:cs="Arial"/>
                <w:bCs/>
                <w:sz w:val="18"/>
                <w:szCs w:val="18"/>
              </w:rPr>
            </w:pPr>
            <w:r w:rsidRPr="00B60AE6">
              <w:rPr>
                <w:rFonts w:cs="Arial"/>
                <w:bCs/>
                <w:sz w:val="18"/>
                <w:szCs w:val="18"/>
              </w:rPr>
              <w:t xml:space="preserve">Beck (2022) </w:t>
            </w:r>
            <w:r w:rsidRPr="00B60AE6">
              <w:rPr>
                <w:rFonts w:cs="Arial"/>
                <w:bCs/>
                <w:sz w:val="18"/>
                <w:szCs w:val="18"/>
              </w:rPr>
              <w:fldChar w:fldCharType="begin">
                <w:fldData xml:space="preserve">PEVuZE5vdGU+PENpdGU+PEF1dGhvcj5CZWNrPC9BdXRob3I+PFllYXI+MjAyMjwvWWVhcj48UmVj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PEVuZE5vdGU+PENpdGU+PEF1dGhvcj5CZWNrPC9BdXRob3I+PFllYXI+MjAyMjwvWWVhcj48UmVj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(67)</w:t>
            </w:r>
            <w:r w:rsidRPr="00B60AE6">
              <w:rPr>
                <w:rFonts w:cs="Arial"/>
                <w:bCs/>
                <w:sz w:val="18"/>
                <w:szCs w:val="18"/>
              </w:rPr>
              <w:fldChar w:fldCharType="end"/>
            </w:r>
          </w:p>
        </w:tc>
        <w:tc>
          <w:tcPr>
            <w:tcW w:w="1417" w:type="dxa"/>
            <w:tcBorders>
              <w:bottom w:val="single" w:sz="4" w:space="0" w:color="auto"/>
            </w:tcBorders>
          </w:tcPr>
          <w:p w14:paraId="04BD0D88" w14:textId="4B4E9D2A" w:rsidR="005E17B4" w:rsidRPr="00B60AE6" w:rsidRDefault="005E17B4" w:rsidP="005E17B4">
            <w:pPr>
              <w:jc w:val="center"/>
              <w:rPr>
                <w:rFonts w:cs="Arial"/>
                <w:bCs/>
                <w:sz w:val="18"/>
                <w:szCs w:val="18"/>
              </w:rPr>
            </w:pPr>
            <w:r w:rsidRPr="00B60AE6">
              <w:rPr>
                <w:rFonts w:cs="Arial"/>
                <w:bCs/>
                <w:sz w:val="18"/>
                <w:szCs w:val="18"/>
              </w:rPr>
              <w:t>P, S</w:t>
            </w:r>
          </w:p>
        </w:tc>
        <w:tc>
          <w:tcPr>
            <w:tcW w:w="567" w:type="dxa"/>
            <w:tcBorders>
              <w:bottom w:val="single" w:sz="4" w:space="0" w:color="auto"/>
            </w:tcBorders>
          </w:tcPr>
          <w:p w14:paraId="63BCD419" w14:textId="21F0264E" w:rsidR="005E17B4" w:rsidRPr="00B60AE6" w:rsidRDefault="005E17B4" w:rsidP="005E17B4">
            <w:pPr>
              <w:jc w:val="center"/>
              <w:rPr>
                <w:rFonts w:cs="Arial"/>
                <w:bCs/>
                <w:sz w:val="18"/>
                <w:szCs w:val="18"/>
              </w:rPr>
            </w:pPr>
            <w:r w:rsidRPr="00B60AE6">
              <w:rPr>
                <w:rFonts w:cs="Arial"/>
                <w:bCs/>
                <w:sz w:val="18"/>
                <w:szCs w:val="18"/>
              </w:rPr>
              <w:t>2</w:t>
            </w:r>
          </w:p>
        </w:tc>
        <w:tc>
          <w:tcPr>
            <w:tcW w:w="573" w:type="dxa"/>
            <w:tcBorders>
              <w:bottom w:val="single" w:sz="4" w:space="0" w:color="auto"/>
            </w:tcBorders>
          </w:tcPr>
          <w:p w14:paraId="5E21BE0A" w14:textId="14FA5435" w:rsidR="005E17B4" w:rsidRPr="00B60AE6" w:rsidRDefault="005E17B4" w:rsidP="005E17B4">
            <w:pPr>
              <w:jc w:val="center"/>
              <w:rPr>
                <w:rFonts w:cs="Arial"/>
                <w:bCs/>
                <w:sz w:val="18"/>
                <w:szCs w:val="18"/>
              </w:rPr>
            </w:pPr>
            <w:r w:rsidRPr="00B60AE6">
              <w:rPr>
                <w:rFonts w:cs="Arial"/>
                <w:bCs/>
                <w:sz w:val="18"/>
                <w:szCs w:val="18"/>
              </w:rPr>
              <w:t>2</w:t>
            </w:r>
          </w:p>
        </w:tc>
        <w:tc>
          <w:tcPr>
            <w:tcW w:w="596" w:type="dxa"/>
            <w:tcBorders>
              <w:bottom w:val="single" w:sz="4" w:space="0" w:color="auto"/>
            </w:tcBorders>
          </w:tcPr>
          <w:p w14:paraId="4F84623E" w14:textId="627D2EDF" w:rsidR="005E17B4" w:rsidRPr="00B60AE6" w:rsidRDefault="005E17B4" w:rsidP="005E17B4">
            <w:pPr>
              <w:jc w:val="center"/>
              <w:rPr>
                <w:rFonts w:cs="Arial"/>
                <w:bCs/>
                <w:sz w:val="18"/>
                <w:szCs w:val="18"/>
              </w:rPr>
            </w:pPr>
            <w:r w:rsidRPr="00B60AE6">
              <w:rPr>
                <w:rFonts w:cs="Arial"/>
                <w:bCs/>
                <w:sz w:val="18"/>
                <w:szCs w:val="18"/>
              </w:rPr>
              <w:t>2</w:t>
            </w:r>
          </w:p>
        </w:tc>
        <w:tc>
          <w:tcPr>
            <w:tcW w:w="599" w:type="dxa"/>
            <w:tcBorders>
              <w:bottom w:val="single" w:sz="4" w:space="0" w:color="auto"/>
            </w:tcBorders>
          </w:tcPr>
          <w:p w14:paraId="24B9D1D9" w14:textId="777C14FF" w:rsidR="005E17B4" w:rsidRPr="00B60AE6" w:rsidRDefault="005E17B4" w:rsidP="005E17B4">
            <w:pPr>
              <w:jc w:val="center"/>
              <w:rPr>
                <w:rFonts w:cs="Arial"/>
                <w:bCs/>
                <w:sz w:val="18"/>
                <w:szCs w:val="18"/>
              </w:rPr>
            </w:pPr>
            <w:r w:rsidRPr="00B60AE6">
              <w:rPr>
                <w:rFonts w:cs="Arial"/>
                <w:bCs/>
                <w:sz w:val="18"/>
                <w:szCs w:val="18"/>
              </w:rPr>
              <w:t>1</w:t>
            </w:r>
          </w:p>
        </w:tc>
        <w:tc>
          <w:tcPr>
            <w:tcW w:w="592" w:type="dxa"/>
            <w:tcBorders>
              <w:bottom w:val="single" w:sz="4" w:space="0" w:color="auto"/>
            </w:tcBorders>
          </w:tcPr>
          <w:p w14:paraId="07B425D6" w14:textId="6E3E81BB" w:rsidR="005E17B4" w:rsidRPr="00B60AE6" w:rsidRDefault="005E17B4" w:rsidP="005E17B4">
            <w:pPr>
              <w:jc w:val="center"/>
              <w:rPr>
                <w:rFonts w:cs="Arial"/>
                <w:bCs/>
                <w:sz w:val="18"/>
                <w:szCs w:val="18"/>
              </w:rPr>
            </w:pPr>
            <w:r w:rsidRPr="00B60AE6">
              <w:rPr>
                <w:rFonts w:cs="Arial"/>
                <w:bCs/>
                <w:sz w:val="18"/>
                <w:szCs w:val="18"/>
              </w:rPr>
              <w:t>1</w:t>
            </w:r>
          </w:p>
        </w:tc>
        <w:tc>
          <w:tcPr>
            <w:tcW w:w="603" w:type="dxa"/>
            <w:tcBorders>
              <w:bottom w:val="single" w:sz="4" w:space="0" w:color="auto"/>
            </w:tcBorders>
          </w:tcPr>
          <w:p w14:paraId="251C3878" w14:textId="6F03CFF4" w:rsidR="005E17B4" w:rsidRPr="00B60AE6" w:rsidRDefault="005E17B4" w:rsidP="005E17B4">
            <w:pPr>
              <w:jc w:val="center"/>
              <w:rPr>
                <w:rFonts w:cs="Arial"/>
                <w:bCs/>
                <w:sz w:val="18"/>
                <w:szCs w:val="18"/>
              </w:rPr>
            </w:pPr>
            <w:r w:rsidRPr="00B60AE6">
              <w:rPr>
                <w:rFonts w:cs="Arial"/>
                <w:bCs/>
                <w:sz w:val="18"/>
                <w:szCs w:val="18"/>
              </w:rPr>
              <w:t>1</w:t>
            </w:r>
          </w:p>
        </w:tc>
        <w:tc>
          <w:tcPr>
            <w:tcW w:w="630" w:type="dxa"/>
            <w:tcBorders>
              <w:bottom w:val="single" w:sz="4" w:space="0" w:color="auto"/>
            </w:tcBorders>
          </w:tcPr>
          <w:p w14:paraId="46AF1023" w14:textId="004DA893" w:rsidR="005E17B4" w:rsidRPr="00B60AE6" w:rsidRDefault="005E17B4" w:rsidP="005E17B4">
            <w:pPr>
              <w:jc w:val="center"/>
              <w:rPr>
                <w:rFonts w:cs="Arial"/>
                <w:bCs/>
                <w:sz w:val="18"/>
                <w:szCs w:val="18"/>
              </w:rPr>
            </w:pPr>
            <w:r w:rsidRPr="00B60AE6">
              <w:rPr>
                <w:rFonts w:cs="Arial"/>
                <w:bCs/>
                <w:sz w:val="18"/>
                <w:szCs w:val="18"/>
              </w:rPr>
              <w:t>1</w:t>
            </w:r>
          </w:p>
        </w:tc>
        <w:tc>
          <w:tcPr>
            <w:tcW w:w="632" w:type="dxa"/>
            <w:tcBorders>
              <w:bottom w:val="single" w:sz="4" w:space="0" w:color="auto"/>
            </w:tcBorders>
          </w:tcPr>
          <w:p w14:paraId="450ADF90" w14:textId="3E48B64A" w:rsidR="005E17B4" w:rsidRPr="00B60AE6" w:rsidRDefault="005E17B4" w:rsidP="005E17B4">
            <w:pPr>
              <w:jc w:val="center"/>
              <w:rPr>
                <w:rFonts w:cs="Arial"/>
                <w:bCs/>
                <w:sz w:val="18"/>
                <w:szCs w:val="18"/>
              </w:rPr>
            </w:pPr>
            <w:r w:rsidRPr="00B60AE6">
              <w:rPr>
                <w:rFonts w:cs="Arial"/>
                <w:bCs/>
                <w:sz w:val="18"/>
                <w:szCs w:val="18"/>
              </w:rPr>
              <w:t>1</w:t>
            </w:r>
          </w:p>
        </w:tc>
        <w:tc>
          <w:tcPr>
            <w:tcW w:w="599" w:type="dxa"/>
            <w:tcBorders>
              <w:bottom w:val="single" w:sz="4" w:space="0" w:color="auto"/>
            </w:tcBorders>
          </w:tcPr>
          <w:p w14:paraId="4D2F70C7" w14:textId="06861924" w:rsidR="005E17B4" w:rsidRPr="00B60AE6" w:rsidRDefault="005E17B4" w:rsidP="005E17B4">
            <w:pPr>
              <w:jc w:val="center"/>
              <w:rPr>
                <w:rFonts w:cs="Arial"/>
                <w:bCs/>
                <w:sz w:val="18"/>
                <w:szCs w:val="18"/>
              </w:rPr>
            </w:pPr>
            <w:r w:rsidRPr="00B60AE6">
              <w:rPr>
                <w:rFonts w:cs="Arial"/>
                <w:bCs/>
                <w:sz w:val="18"/>
                <w:szCs w:val="18"/>
              </w:rPr>
              <w:t>1</w:t>
            </w:r>
          </w:p>
        </w:tc>
        <w:tc>
          <w:tcPr>
            <w:tcW w:w="987" w:type="dxa"/>
            <w:tcBorders>
              <w:bottom w:val="single" w:sz="4" w:space="0" w:color="auto"/>
            </w:tcBorders>
          </w:tcPr>
          <w:p w14:paraId="3006577D" w14:textId="617F3D49" w:rsidR="005E17B4" w:rsidRPr="00B60AE6" w:rsidRDefault="005E17B4" w:rsidP="005E17B4">
            <w:pPr>
              <w:jc w:val="center"/>
              <w:rPr>
                <w:rFonts w:cs="Arial"/>
                <w:bCs/>
                <w:sz w:val="18"/>
                <w:szCs w:val="18"/>
              </w:rPr>
            </w:pPr>
            <w:r w:rsidRPr="00B60AE6">
              <w:rPr>
                <w:rFonts w:cs="Arial"/>
                <w:bCs/>
                <w:sz w:val="18"/>
                <w:szCs w:val="18"/>
              </w:rPr>
              <w:t>Level 2</w:t>
            </w:r>
          </w:p>
        </w:tc>
      </w:tr>
      <w:tr w:rsidR="005E17B4" w:rsidRPr="00B60AE6" w14:paraId="7DBA400D" w14:textId="77777777" w:rsidTr="00C917AC">
        <w:tc>
          <w:tcPr>
            <w:tcW w:w="1555" w:type="dxa"/>
            <w:tcBorders>
              <w:bottom w:val="single" w:sz="4" w:space="0" w:color="auto"/>
            </w:tcBorders>
          </w:tcPr>
          <w:p w14:paraId="2C5CECB6" w14:textId="2ABCD694" w:rsidR="005E17B4" w:rsidRPr="00B60AE6" w:rsidRDefault="005E17B4" w:rsidP="005E17B4">
            <w:pPr>
              <w:jc w:val="left"/>
              <w:rPr>
                <w:rFonts w:cs="Arial"/>
                <w:bCs/>
                <w:sz w:val="18"/>
                <w:szCs w:val="18"/>
              </w:rPr>
            </w:pPr>
            <w:r w:rsidRPr="00B60AE6">
              <w:rPr>
                <w:rFonts w:cs="Arial"/>
                <w:bCs/>
                <w:sz w:val="18"/>
                <w:szCs w:val="18"/>
              </w:rPr>
              <w:t xml:space="preserve">Howard (2024) </w:t>
            </w:r>
            <w:r w:rsidRPr="00B60AE6">
              <w:rPr>
                <w:rFonts w:cs="Arial"/>
                <w:bCs/>
                <w:sz w:val="18"/>
                <w:szCs w:val="18"/>
              </w:rPr>
              <w:fldChar w:fldCharType="begin">
                <w:fldData xml:space="preserve">PEVuZE5vdGU+PENpdGU+PEF1dGhvcj5Ib3dhcmQ8L0F1dGhvcj48WWVhcj4yMDI0PC9ZZWFyPjxS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==
</w:fldData>
              </w:fldChar>
            </w:r>
            <w:r w:rsidR="00B60AE6" w:rsidRPr="00B60AE6">
              <w:rPr>
                <w:rFonts w:cs="Arial"/>
                <w:bCs/>
                <w:sz w:val="18"/>
                <w:szCs w:val="18"/>
              </w:rPr>
              <w:instrText xml:space="preserve"> ADDIN EN.CITE </w:instrText>
            </w:r>
            <w:r w:rsidR="00B60AE6" w:rsidRPr="00B60AE6">
              <w:rPr>
                <w:rFonts w:cs="Arial"/>
                <w:bCs/>
                <w:sz w:val="18"/>
                <w:szCs w:val="18"/>
              </w:rPr>
              <w:fldChar w:fldCharType="begin">
                <w:fldData xml:space="preserve">PEVuZE5vdGU+PENpdGU+PEF1dGhvcj5Ib3dhcmQ8L0F1dGhvcj48WWVhcj4yMDI0PC9ZZWFyPjxS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==
</w:fldData>
              </w:fldChar>
            </w:r>
            <w:r w:rsidR="00B60AE6" w:rsidRPr="00B60AE6">
              <w:rPr>
                <w:rFonts w:cs="Arial"/>
                <w:bCs/>
                <w:sz w:val="18"/>
                <w:szCs w:val="18"/>
              </w:rPr>
              <w:instrText xml:space="preserve"> ADDIN EN.CITE.DATA </w:instrText>
            </w:r>
            <w:r w:rsidR="00B60AE6" w:rsidRPr="00B60AE6">
              <w:rPr>
                <w:rFonts w:cs="Arial"/>
                <w:bCs/>
                <w:sz w:val="18"/>
                <w:szCs w:val="18"/>
              </w:rPr>
            </w:r>
            <w:r w:rsidR="00B60AE6" w:rsidRPr="00B60AE6">
              <w:rPr>
                <w:rFonts w:cs="Arial"/>
                <w:bCs/>
                <w:sz w:val="18"/>
                <w:szCs w:val="18"/>
              </w:rPr>
              <w:fldChar w:fldCharType="end"/>
            </w:r>
            <w:r w:rsidRPr="00B60AE6">
              <w:rPr>
                <w:rFonts w:cs="Arial"/>
                <w:bCs/>
                <w:sz w:val="18"/>
                <w:szCs w:val="18"/>
              </w:rPr>
            </w:r>
            <w:r w:rsidRPr="00B60AE6">
              <w:rPr>
                <w:rFonts w:cs="Arial"/>
                <w:bCs/>
                <w:sz w:val="18"/>
                <w:szCs w:val="18"/>
              </w:rPr>
              <w:fldChar w:fldCharType="separate"/>
            </w:r>
            <w:r w:rsidR="00B60AE6" w:rsidRPr="00B60AE6">
              <w:rPr>
                <w:rFonts w:cs="Arial"/>
                <w:bCs/>
                <w:noProof/>
                <w:sz w:val="18"/>
                <w:szCs w:val="18"/>
              </w:rPr>
              <w:t>(68)</w:t>
            </w:r>
            <w:r w:rsidRPr="00B60AE6">
              <w:rPr>
                <w:rFonts w:cs="Arial"/>
                <w:bCs/>
                <w:sz w:val="18"/>
                <w:szCs w:val="18"/>
              </w:rPr>
              <w:fldChar w:fldCharType="end"/>
            </w:r>
          </w:p>
        </w:tc>
        <w:tc>
          <w:tcPr>
            <w:tcW w:w="1417" w:type="dxa"/>
            <w:tcBorders>
              <w:bottom w:val="single" w:sz="4" w:space="0" w:color="auto"/>
            </w:tcBorders>
          </w:tcPr>
          <w:p w14:paraId="03F1C256" w14:textId="6A9E9C0D" w:rsidR="005E17B4" w:rsidRPr="00B60AE6" w:rsidRDefault="005E17B4" w:rsidP="005E17B4">
            <w:pPr>
              <w:jc w:val="center"/>
              <w:rPr>
                <w:rFonts w:cs="Arial"/>
                <w:bCs/>
                <w:sz w:val="18"/>
                <w:szCs w:val="18"/>
              </w:rPr>
            </w:pPr>
            <w:r w:rsidRPr="00B60AE6">
              <w:rPr>
                <w:rFonts w:cs="Arial"/>
                <w:bCs/>
                <w:sz w:val="18"/>
                <w:szCs w:val="18"/>
              </w:rPr>
              <w:t>P</w:t>
            </w:r>
          </w:p>
        </w:tc>
        <w:tc>
          <w:tcPr>
            <w:tcW w:w="567" w:type="dxa"/>
            <w:tcBorders>
              <w:bottom w:val="single" w:sz="4" w:space="0" w:color="auto"/>
            </w:tcBorders>
          </w:tcPr>
          <w:p w14:paraId="6CB903E7" w14:textId="61D57EA1" w:rsidR="005E17B4" w:rsidRPr="00B60AE6" w:rsidRDefault="005E17B4" w:rsidP="005E17B4">
            <w:pPr>
              <w:jc w:val="center"/>
              <w:rPr>
                <w:rFonts w:cs="Arial"/>
                <w:bCs/>
                <w:sz w:val="18"/>
                <w:szCs w:val="18"/>
              </w:rPr>
            </w:pPr>
            <w:r w:rsidRPr="00B60AE6">
              <w:rPr>
                <w:rFonts w:cs="Arial"/>
                <w:bCs/>
                <w:sz w:val="18"/>
                <w:szCs w:val="18"/>
              </w:rPr>
              <w:t>2</w:t>
            </w:r>
          </w:p>
        </w:tc>
        <w:tc>
          <w:tcPr>
            <w:tcW w:w="573" w:type="dxa"/>
            <w:tcBorders>
              <w:bottom w:val="single" w:sz="4" w:space="0" w:color="auto"/>
            </w:tcBorders>
          </w:tcPr>
          <w:p w14:paraId="10D7AAA2" w14:textId="5667D382" w:rsidR="005E17B4" w:rsidRPr="00B60AE6" w:rsidRDefault="005E17B4" w:rsidP="005E17B4">
            <w:pPr>
              <w:jc w:val="center"/>
              <w:rPr>
                <w:rFonts w:cs="Arial"/>
                <w:bCs/>
                <w:sz w:val="18"/>
                <w:szCs w:val="18"/>
              </w:rPr>
            </w:pPr>
            <w:r w:rsidRPr="00B60AE6">
              <w:rPr>
                <w:rFonts w:cs="Arial"/>
                <w:bCs/>
                <w:sz w:val="18"/>
                <w:szCs w:val="18"/>
              </w:rPr>
              <w:t>2</w:t>
            </w:r>
          </w:p>
        </w:tc>
        <w:tc>
          <w:tcPr>
            <w:tcW w:w="596" w:type="dxa"/>
            <w:tcBorders>
              <w:bottom w:val="single" w:sz="4" w:space="0" w:color="auto"/>
            </w:tcBorders>
          </w:tcPr>
          <w:p w14:paraId="3CB9CA1D" w14:textId="682A0714" w:rsidR="005E17B4" w:rsidRPr="00B60AE6" w:rsidRDefault="005E17B4" w:rsidP="005E17B4">
            <w:pPr>
              <w:jc w:val="center"/>
              <w:rPr>
                <w:rFonts w:cs="Arial"/>
                <w:bCs/>
                <w:sz w:val="18"/>
                <w:szCs w:val="18"/>
              </w:rPr>
            </w:pPr>
            <w:r w:rsidRPr="00B60AE6">
              <w:rPr>
                <w:rFonts w:cs="Arial"/>
                <w:bCs/>
                <w:sz w:val="18"/>
                <w:szCs w:val="18"/>
              </w:rPr>
              <w:t>2</w:t>
            </w:r>
          </w:p>
        </w:tc>
        <w:tc>
          <w:tcPr>
            <w:tcW w:w="599" w:type="dxa"/>
            <w:tcBorders>
              <w:bottom w:val="single" w:sz="4" w:space="0" w:color="auto"/>
            </w:tcBorders>
          </w:tcPr>
          <w:p w14:paraId="3E8B9C64" w14:textId="2F5E76D7" w:rsidR="005E17B4" w:rsidRPr="00B60AE6" w:rsidRDefault="005E17B4" w:rsidP="005E17B4">
            <w:pPr>
              <w:jc w:val="center"/>
              <w:rPr>
                <w:rFonts w:cs="Arial"/>
                <w:bCs/>
                <w:sz w:val="18"/>
                <w:szCs w:val="18"/>
              </w:rPr>
            </w:pPr>
            <w:r w:rsidRPr="00B60AE6">
              <w:rPr>
                <w:rFonts w:cs="Arial"/>
                <w:bCs/>
                <w:sz w:val="18"/>
                <w:szCs w:val="18"/>
              </w:rPr>
              <w:t>1</w:t>
            </w:r>
          </w:p>
        </w:tc>
        <w:tc>
          <w:tcPr>
            <w:tcW w:w="592" w:type="dxa"/>
            <w:tcBorders>
              <w:bottom w:val="single" w:sz="4" w:space="0" w:color="auto"/>
            </w:tcBorders>
          </w:tcPr>
          <w:p w14:paraId="0CFB8AB6" w14:textId="5601D126" w:rsidR="005E17B4" w:rsidRPr="00B60AE6" w:rsidRDefault="005E17B4" w:rsidP="005E17B4">
            <w:pPr>
              <w:jc w:val="center"/>
              <w:rPr>
                <w:rFonts w:cs="Arial"/>
                <w:bCs/>
                <w:sz w:val="18"/>
                <w:szCs w:val="18"/>
              </w:rPr>
            </w:pPr>
            <w:r w:rsidRPr="00B60AE6">
              <w:rPr>
                <w:rFonts w:cs="Arial"/>
                <w:bCs/>
                <w:sz w:val="18"/>
                <w:szCs w:val="18"/>
              </w:rPr>
              <w:t>1</w:t>
            </w:r>
          </w:p>
        </w:tc>
        <w:tc>
          <w:tcPr>
            <w:tcW w:w="603" w:type="dxa"/>
            <w:tcBorders>
              <w:bottom w:val="single" w:sz="4" w:space="0" w:color="auto"/>
            </w:tcBorders>
          </w:tcPr>
          <w:p w14:paraId="29052E8D" w14:textId="1EC17DBE" w:rsidR="005E17B4" w:rsidRPr="00B60AE6" w:rsidRDefault="005E17B4" w:rsidP="005E17B4">
            <w:pPr>
              <w:jc w:val="center"/>
              <w:rPr>
                <w:rFonts w:cs="Arial"/>
                <w:bCs/>
                <w:sz w:val="18"/>
                <w:szCs w:val="18"/>
              </w:rPr>
            </w:pPr>
            <w:r w:rsidRPr="00B60AE6">
              <w:rPr>
                <w:rFonts w:cs="Arial"/>
                <w:bCs/>
                <w:sz w:val="18"/>
                <w:szCs w:val="18"/>
              </w:rPr>
              <w:t>2</w:t>
            </w:r>
          </w:p>
        </w:tc>
        <w:tc>
          <w:tcPr>
            <w:tcW w:w="630" w:type="dxa"/>
            <w:tcBorders>
              <w:bottom w:val="single" w:sz="4" w:space="0" w:color="auto"/>
            </w:tcBorders>
          </w:tcPr>
          <w:p w14:paraId="46D7A72C" w14:textId="00019AD3" w:rsidR="005E17B4" w:rsidRPr="00B60AE6" w:rsidRDefault="005E17B4" w:rsidP="005E17B4">
            <w:pPr>
              <w:jc w:val="center"/>
              <w:rPr>
                <w:rFonts w:cs="Arial"/>
                <w:bCs/>
                <w:sz w:val="18"/>
                <w:szCs w:val="18"/>
              </w:rPr>
            </w:pPr>
            <w:r w:rsidRPr="00B60AE6">
              <w:rPr>
                <w:rFonts w:cs="Arial"/>
                <w:bCs/>
                <w:sz w:val="18"/>
                <w:szCs w:val="18"/>
              </w:rPr>
              <w:t>2</w:t>
            </w:r>
          </w:p>
        </w:tc>
        <w:tc>
          <w:tcPr>
            <w:tcW w:w="632" w:type="dxa"/>
            <w:tcBorders>
              <w:bottom w:val="single" w:sz="4" w:space="0" w:color="auto"/>
            </w:tcBorders>
          </w:tcPr>
          <w:p w14:paraId="5A35158E" w14:textId="589D37FD" w:rsidR="005E17B4" w:rsidRPr="00B60AE6" w:rsidRDefault="005E17B4" w:rsidP="005E17B4">
            <w:pPr>
              <w:jc w:val="center"/>
              <w:rPr>
                <w:rFonts w:cs="Arial"/>
                <w:bCs/>
                <w:sz w:val="18"/>
                <w:szCs w:val="18"/>
              </w:rPr>
            </w:pPr>
            <w:r w:rsidRPr="00B60AE6">
              <w:rPr>
                <w:rFonts w:cs="Arial"/>
                <w:bCs/>
                <w:sz w:val="18"/>
                <w:szCs w:val="18"/>
              </w:rPr>
              <w:t>2</w:t>
            </w:r>
          </w:p>
        </w:tc>
        <w:tc>
          <w:tcPr>
            <w:tcW w:w="599" w:type="dxa"/>
            <w:tcBorders>
              <w:bottom w:val="single" w:sz="4" w:space="0" w:color="auto"/>
            </w:tcBorders>
          </w:tcPr>
          <w:p w14:paraId="4188C8DE" w14:textId="055FA267" w:rsidR="005E17B4" w:rsidRPr="00B60AE6" w:rsidRDefault="005E17B4" w:rsidP="005E17B4">
            <w:pPr>
              <w:jc w:val="center"/>
              <w:rPr>
                <w:rFonts w:cs="Arial"/>
                <w:bCs/>
                <w:sz w:val="18"/>
                <w:szCs w:val="18"/>
              </w:rPr>
            </w:pPr>
            <w:r w:rsidRPr="00B60AE6">
              <w:rPr>
                <w:rFonts w:cs="Arial"/>
                <w:bCs/>
                <w:sz w:val="18"/>
                <w:szCs w:val="18"/>
              </w:rPr>
              <w:t>2</w:t>
            </w:r>
          </w:p>
        </w:tc>
        <w:tc>
          <w:tcPr>
            <w:tcW w:w="987" w:type="dxa"/>
            <w:tcBorders>
              <w:bottom w:val="single" w:sz="4" w:space="0" w:color="auto"/>
            </w:tcBorders>
          </w:tcPr>
          <w:p w14:paraId="378ED626" w14:textId="7E635064" w:rsidR="005E17B4" w:rsidRPr="00B60AE6" w:rsidRDefault="005E17B4" w:rsidP="005E17B4">
            <w:pPr>
              <w:jc w:val="center"/>
              <w:rPr>
                <w:rFonts w:cs="Arial"/>
                <w:bCs/>
                <w:sz w:val="18"/>
                <w:szCs w:val="18"/>
              </w:rPr>
            </w:pPr>
            <w:r w:rsidRPr="00B60AE6">
              <w:rPr>
                <w:rFonts w:cs="Arial"/>
                <w:bCs/>
                <w:sz w:val="18"/>
                <w:szCs w:val="18"/>
              </w:rPr>
              <w:t>Level 3</w:t>
            </w:r>
          </w:p>
        </w:tc>
      </w:tr>
      <w:tr w:rsidR="005E17B4" w:rsidRPr="00B60AE6" w14:paraId="360B494B" w14:textId="77777777" w:rsidTr="00C917AC">
        <w:tc>
          <w:tcPr>
            <w:tcW w:w="9350" w:type="dxa"/>
            <w:gridSpan w:val="12"/>
            <w:tcBorders>
              <w:bottom w:val="single" w:sz="4" w:space="0" w:color="auto"/>
            </w:tcBorders>
            <w:shd w:val="clear" w:color="auto" w:fill="D9D9D9" w:themeFill="background1" w:themeFillShade="D9"/>
          </w:tcPr>
          <w:p w14:paraId="65598334" w14:textId="607726AC" w:rsidR="005E17B4" w:rsidRPr="00B60AE6" w:rsidRDefault="005E17B4" w:rsidP="005E17B4">
            <w:pPr>
              <w:jc w:val="left"/>
              <w:rPr>
                <w:rFonts w:cs="Arial"/>
                <w:bCs/>
                <w:sz w:val="18"/>
                <w:szCs w:val="18"/>
              </w:rPr>
            </w:pPr>
            <w:r w:rsidRPr="00B60AE6">
              <w:rPr>
                <w:rFonts w:cs="Arial"/>
                <w:b/>
                <w:sz w:val="18"/>
                <w:szCs w:val="18"/>
              </w:rPr>
              <w:t>Similar device: CADD-MS3</w:t>
            </w:r>
          </w:p>
        </w:tc>
      </w:tr>
      <w:tr w:rsidR="005E17B4" w:rsidRPr="00B60AE6" w14:paraId="27BDC182" w14:textId="77777777" w:rsidTr="00C917AC">
        <w:tc>
          <w:tcPr>
            <w:tcW w:w="1555" w:type="dxa"/>
            <w:tcBorders>
              <w:bottom w:val="single" w:sz="4" w:space="0" w:color="auto"/>
            </w:tcBorders>
          </w:tcPr>
          <w:p w14:paraId="2BC47CF9" w14:textId="35EC96CC" w:rsidR="005E17B4" w:rsidRPr="00B60AE6" w:rsidRDefault="005E17B4" w:rsidP="005E17B4">
            <w:pPr>
              <w:jc w:val="left"/>
              <w:rPr>
                <w:rFonts w:cs="Arial"/>
                <w:bCs/>
                <w:sz w:val="18"/>
                <w:szCs w:val="18"/>
              </w:rPr>
            </w:pPr>
            <w:proofErr w:type="spellStart"/>
            <w:r w:rsidRPr="00B60AE6">
              <w:rPr>
                <w:rFonts w:cs="Arial"/>
                <w:bCs/>
                <w:sz w:val="18"/>
                <w:szCs w:val="18"/>
              </w:rPr>
              <w:t>Sadushi-Koliçi</w:t>
            </w:r>
            <w:proofErr w:type="spellEnd"/>
            <w:r w:rsidRPr="00B60AE6">
              <w:rPr>
                <w:rFonts w:cs="Arial"/>
                <w:bCs/>
                <w:sz w:val="18"/>
                <w:szCs w:val="18"/>
              </w:rPr>
              <w:t xml:space="preserve"> (2012) </w:t>
            </w:r>
            <w:r w:rsidRPr="00B60AE6">
              <w:rPr>
                <w:rFonts w:cs="Arial"/>
                <w:bCs/>
                <w:sz w:val="18"/>
                <w:szCs w:val="18"/>
              </w:rPr>
              <w:fldChar w:fldCharType="begin"/>
            </w:r>
            <w:r w:rsidR="00D963EB">
              <w:rPr>
                <w:rFonts w:cs="Arial"/>
                <w:bCs/>
                <w:sz w:val="18"/>
                <w:szCs w:val="18"/>
              </w:rPr>
              <w:instrText xml:space="preserve"> ADDIN EN.CITE &lt;EndNote&gt;&lt;Cite&gt;&lt;Author&gt;Sadushi-Koliçi&lt;/Author&gt;&lt;Year&gt;2012&lt;/Year&gt;&lt;RecNum&gt;266&lt;/RecNum&gt;&lt;DisplayText&gt;(69)&lt;/DisplayText&gt;&lt;record&gt;&lt;rec-number&gt;266&lt;/rec-number&gt;&lt;foreign-keys&gt;&lt;key app="EN" db-id="vwrrttwz10fd9netdtjv5t0n2rea550ese5e" timestamp="1725871942"&gt;266&lt;/key&gt;&lt;/foreign-keys&gt;&lt;ref-type name="Journal Article"&gt;17&lt;/ref-type&gt;&lt;contributors&gt;&lt;authors&gt;&lt;author&gt;R Sadushi-Koliçi&lt;/author&gt;&lt;author&gt;N Skoro-Sajer&lt;/author&gt;&lt;author&gt;D Zimmer&lt;/author&gt;&lt;author&gt;D Bonderman&lt;/author&gt;&lt;author&gt;M Schemper&lt;/author&gt;&lt;author&gt;W Klepetko&lt;/author&gt;&lt;author&gt;J Glatz&lt;/author&gt;&lt;author&gt;J Jakowitsch&lt;/author&gt;&lt;author&gt;IM Lang&lt;/author&gt;&lt;/authors&gt;&lt;/contributors&gt;&lt;titles&gt;&lt;title&gt;Long-term treatment, tolerability, and survival with sub-cutaneous treprostinil for severe pulmonary hypertension&lt;/title&gt;&lt;secondary-title&gt;J Heart Lung Transplant&lt;/secondary-title&gt;&lt;/titles&gt;&lt;periodical&gt;&lt;full-title&gt;J Heart Lung Transplant&lt;/full-title&gt;&lt;/periodical&gt;&lt;pages&gt;735-43&lt;/pages&gt;&lt;volume&gt;31&lt;/volume&gt;&lt;number&gt;7&lt;/number&gt;&lt;dates&gt;&lt;year&gt;2012&lt;/year&gt;&lt;/dates&gt;&lt;urls&gt;&lt;related-urls&gt;&lt;url&gt;https://www.academia.edu/download/48194049/Long-term_treatment_tolerability_and_sur20160820-19000-4hi9hr.pdf&lt;/url&gt;&lt;/related-urls&gt;&lt;/urls&gt;&lt;custom1&gt;Query date: 2024-09-09 09:34:13&lt;/custom1&gt;&lt;/record&gt;&lt;/Cite&gt;&lt;/EndNote&gt;</w:instrText>
            </w:r>
            <w:r w:rsidRPr="00B60AE6">
              <w:rPr>
                <w:rFonts w:cs="Arial"/>
                <w:bCs/>
                <w:sz w:val="18"/>
                <w:szCs w:val="18"/>
              </w:rPr>
              <w:fldChar w:fldCharType="separate"/>
            </w:r>
            <w:r w:rsidR="00B60AE6" w:rsidRPr="00B60AE6">
              <w:rPr>
                <w:rFonts w:cs="Arial"/>
                <w:bCs/>
                <w:noProof/>
                <w:sz w:val="18"/>
                <w:szCs w:val="18"/>
              </w:rPr>
              <w:t>(69)</w:t>
            </w:r>
            <w:r w:rsidRPr="00B60AE6">
              <w:rPr>
                <w:rFonts w:cs="Arial"/>
                <w:bCs/>
                <w:sz w:val="18"/>
                <w:szCs w:val="18"/>
              </w:rPr>
              <w:fldChar w:fldCharType="end"/>
            </w:r>
          </w:p>
        </w:tc>
        <w:tc>
          <w:tcPr>
            <w:tcW w:w="1417" w:type="dxa"/>
            <w:tcBorders>
              <w:bottom w:val="single" w:sz="4" w:space="0" w:color="auto"/>
            </w:tcBorders>
          </w:tcPr>
          <w:p w14:paraId="2BFB3972" w14:textId="34DE366A" w:rsidR="005E17B4" w:rsidRPr="00B60AE6" w:rsidRDefault="005E17B4" w:rsidP="005E17B4">
            <w:pPr>
              <w:jc w:val="center"/>
              <w:rPr>
                <w:rFonts w:cs="Arial"/>
                <w:bCs/>
                <w:sz w:val="18"/>
                <w:szCs w:val="18"/>
              </w:rPr>
            </w:pPr>
            <w:r w:rsidRPr="00B60AE6">
              <w:rPr>
                <w:rFonts w:cs="Arial"/>
                <w:bCs/>
                <w:sz w:val="18"/>
                <w:szCs w:val="18"/>
              </w:rPr>
              <w:t xml:space="preserve">P, S </w:t>
            </w:r>
          </w:p>
        </w:tc>
        <w:tc>
          <w:tcPr>
            <w:tcW w:w="567" w:type="dxa"/>
            <w:tcBorders>
              <w:bottom w:val="single" w:sz="4" w:space="0" w:color="auto"/>
            </w:tcBorders>
          </w:tcPr>
          <w:p w14:paraId="5FD78DD9" w14:textId="5C3DCEE3" w:rsidR="005E17B4" w:rsidRPr="00B60AE6" w:rsidRDefault="005E17B4" w:rsidP="005E17B4">
            <w:pPr>
              <w:jc w:val="center"/>
              <w:rPr>
                <w:rFonts w:cs="Arial"/>
                <w:bCs/>
                <w:sz w:val="18"/>
                <w:szCs w:val="18"/>
              </w:rPr>
            </w:pPr>
            <w:r w:rsidRPr="00B60AE6">
              <w:rPr>
                <w:rFonts w:cs="Arial"/>
                <w:bCs/>
                <w:sz w:val="18"/>
                <w:szCs w:val="18"/>
              </w:rPr>
              <w:t>2</w:t>
            </w:r>
          </w:p>
        </w:tc>
        <w:tc>
          <w:tcPr>
            <w:tcW w:w="573" w:type="dxa"/>
            <w:tcBorders>
              <w:bottom w:val="single" w:sz="4" w:space="0" w:color="auto"/>
            </w:tcBorders>
          </w:tcPr>
          <w:p w14:paraId="6B69A9F4" w14:textId="4A36B3DB" w:rsidR="005E17B4" w:rsidRPr="00B60AE6" w:rsidRDefault="005E17B4" w:rsidP="005E17B4">
            <w:pPr>
              <w:jc w:val="center"/>
              <w:rPr>
                <w:rFonts w:cs="Arial"/>
                <w:bCs/>
                <w:sz w:val="18"/>
                <w:szCs w:val="18"/>
              </w:rPr>
            </w:pPr>
            <w:r w:rsidRPr="00B60AE6">
              <w:rPr>
                <w:rFonts w:cs="Arial"/>
                <w:bCs/>
                <w:sz w:val="18"/>
                <w:szCs w:val="18"/>
              </w:rPr>
              <w:t>1</w:t>
            </w:r>
          </w:p>
        </w:tc>
        <w:tc>
          <w:tcPr>
            <w:tcW w:w="596" w:type="dxa"/>
            <w:tcBorders>
              <w:bottom w:val="single" w:sz="4" w:space="0" w:color="auto"/>
            </w:tcBorders>
          </w:tcPr>
          <w:p w14:paraId="4FA9D39A" w14:textId="2F9EA6C9" w:rsidR="005E17B4" w:rsidRPr="00B60AE6" w:rsidRDefault="005E17B4" w:rsidP="005E17B4">
            <w:pPr>
              <w:jc w:val="center"/>
              <w:rPr>
                <w:rFonts w:cs="Arial"/>
                <w:bCs/>
                <w:sz w:val="18"/>
                <w:szCs w:val="18"/>
              </w:rPr>
            </w:pPr>
            <w:r w:rsidRPr="00B60AE6">
              <w:rPr>
                <w:rFonts w:cs="Arial"/>
                <w:bCs/>
                <w:sz w:val="18"/>
                <w:szCs w:val="18"/>
              </w:rPr>
              <w:t>3</w:t>
            </w:r>
          </w:p>
        </w:tc>
        <w:tc>
          <w:tcPr>
            <w:tcW w:w="599" w:type="dxa"/>
            <w:tcBorders>
              <w:bottom w:val="single" w:sz="4" w:space="0" w:color="auto"/>
            </w:tcBorders>
          </w:tcPr>
          <w:p w14:paraId="41278C65" w14:textId="747138C5" w:rsidR="005E17B4" w:rsidRPr="00B60AE6" w:rsidRDefault="005E17B4" w:rsidP="005E17B4">
            <w:pPr>
              <w:jc w:val="center"/>
              <w:rPr>
                <w:rFonts w:cs="Arial"/>
                <w:bCs/>
                <w:sz w:val="18"/>
                <w:szCs w:val="18"/>
              </w:rPr>
            </w:pPr>
            <w:r w:rsidRPr="00B60AE6">
              <w:rPr>
                <w:rFonts w:cs="Arial"/>
                <w:bCs/>
                <w:sz w:val="18"/>
                <w:szCs w:val="18"/>
              </w:rPr>
              <w:t>1</w:t>
            </w:r>
          </w:p>
        </w:tc>
        <w:tc>
          <w:tcPr>
            <w:tcW w:w="592" w:type="dxa"/>
            <w:tcBorders>
              <w:bottom w:val="single" w:sz="4" w:space="0" w:color="auto"/>
            </w:tcBorders>
          </w:tcPr>
          <w:p w14:paraId="2541C32E" w14:textId="369BCFE8" w:rsidR="005E17B4" w:rsidRPr="00B60AE6" w:rsidRDefault="005E17B4" w:rsidP="005E17B4">
            <w:pPr>
              <w:jc w:val="center"/>
              <w:rPr>
                <w:rFonts w:cs="Arial"/>
                <w:bCs/>
                <w:sz w:val="18"/>
                <w:szCs w:val="18"/>
              </w:rPr>
            </w:pPr>
            <w:r w:rsidRPr="00B60AE6">
              <w:rPr>
                <w:rFonts w:cs="Arial"/>
                <w:bCs/>
                <w:sz w:val="18"/>
                <w:szCs w:val="18"/>
              </w:rPr>
              <w:t>1</w:t>
            </w:r>
          </w:p>
        </w:tc>
        <w:tc>
          <w:tcPr>
            <w:tcW w:w="603" w:type="dxa"/>
            <w:tcBorders>
              <w:bottom w:val="single" w:sz="4" w:space="0" w:color="auto"/>
            </w:tcBorders>
          </w:tcPr>
          <w:p w14:paraId="66E96FEF" w14:textId="468EAFF5" w:rsidR="005E17B4" w:rsidRPr="00B60AE6" w:rsidRDefault="005E17B4" w:rsidP="005E17B4">
            <w:pPr>
              <w:jc w:val="center"/>
              <w:rPr>
                <w:rFonts w:cs="Arial"/>
                <w:bCs/>
                <w:sz w:val="18"/>
                <w:szCs w:val="18"/>
              </w:rPr>
            </w:pPr>
            <w:r w:rsidRPr="00B60AE6">
              <w:rPr>
                <w:rFonts w:cs="Arial"/>
                <w:bCs/>
                <w:sz w:val="18"/>
                <w:szCs w:val="18"/>
              </w:rPr>
              <w:t>2</w:t>
            </w:r>
          </w:p>
        </w:tc>
        <w:tc>
          <w:tcPr>
            <w:tcW w:w="630" w:type="dxa"/>
            <w:tcBorders>
              <w:bottom w:val="single" w:sz="4" w:space="0" w:color="auto"/>
            </w:tcBorders>
          </w:tcPr>
          <w:p w14:paraId="247814D1" w14:textId="670E5784" w:rsidR="005E17B4" w:rsidRPr="00B60AE6" w:rsidRDefault="005E17B4" w:rsidP="005E17B4">
            <w:pPr>
              <w:jc w:val="center"/>
              <w:rPr>
                <w:rFonts w:cs="Arial"/>
                <w:bCs/>
                <w:sz w:val="18"/>
                <w:szCs w:val="18"/>
              </w:rPr>
            </w:pPr>
            <w:r w:rsidRPr="00B60AE6">
              <w:rPr>
                <w:rFonts w:cs="Arial"/>
                <w:bCs/>
                <w:sz w:val="18"/>
                <w:szCs w:val="18"/>
              </w:rPr>
              <w:t>1</w:t>
            </w:r>
          </w:p>
        </w:tc>
        <w:tc>
          <w:tcPr>
            <w:tcW w:w="632" w:type="dxa"/>
            <w:tcBorders>
              <w:bottom w:val="single" w:sz="4" w:space="0" w:color="auto"/>
            </w:tcBorders>
          </w:tcPr>
          <w:p w14:paraId="2DC36C78" w14:textId="2C4056B8" w:rsidR="005E17B4" w:rsidRPr="00B60AE6" w:rsidRDefault="005E17B4" w:rsidP="005E17B4">
            <w:pPr>
              <w:jc w:val="center"/>
              <w:rPr>
                <w:rFonts w:cs="Arial"/>
                <w:bCs/>
                <w:sz w:val="18"/>
                <w:szCs w:val="18"/>
              </w:rPr>
            </w:pPr>
            <w:r w:rsidRPr="00B60AE6">
              <w:rPr>
                <w:rFonts w:cs="Arial"/>
                <w:bCs/>
                <w:sz w:val="18"/>
                <w:szCs w:val="18"/>
              </w:rPr>
              <w:t>1</w:t>
            </w:r>
          </w:p>
        </w:tc>
        <w:tc>
          <w:tcPr>
            <w:tcW w:w="599" w:type="dxa"/>
            <w:tcBorders>
              <w:bottom w:val="single" w:sz="4" w:space="0" w:color="auto"/>
            </w:tcBorders>
          </w:tcPr>
          <w:p w14:paraId="3D250991" w14:textId="3B4B9CAC" w:rsidR="005E17B4" w:rsidRPr="00B60AE6" w:rsidRDefault="005E17B4" w:rsidP="005E17B4">
            <w:pPr>
              <w:jc w:val="center"/>
              <w:rPr>
                <w:rFonts w:cs="Arial"/>
                <w:bCs/>
                <w:sz w:val="18"/>
                <w:szCs w:val="18"/>
              </w:rPr>
            </w:pPr>
            <w:r w:rsidRPr="00B60AE6">
              <w:rPr>
                <w:rFonts w:cs="Arial"/>
                <w:bCs/>
                <w:sz w:val="18"/>
                <w:szCs w:val="18"/>
              </w:rPr>
              <w:t>1</w:t>
            </w:r>
          </w:p>
        </w:tc>
        <w:tc>
          <w:tcPr>
            <w:tcW w:w="987" w:type="dxa"/>
            <w:tcBorders>
              <w:bottom w:val="single" w:sz="4" w:space="0" w:color="auto"/>
            </w:tcBorders>
          </w:tcPr>
          <w:p w14:paraId="50ECCE93" w14:textId="1E2A2E59" w:rsidR="005E17B4" w:rsidRPr="00B60AE6" w:rsidRDefault="005E17B4" w:rsidP="005E17B4">
            <w:pPr>
              <w:jc w:val="center"/>
              <w:rPr>
                <w:rFonts w:cs="Arial"/>
                <w:bCs/>
                <w:sz w:val="18"/>
                <w:szCs w:val="18"/>
              </w:rPr>
            </w:pPr>
            <w:r w:rsidRPr="00B60AE6">
              <w:rPr>
                <w:rFonts w:cs="Arial"/>
                <w:bCs/>
                <w:sz w:val="18"/>
                <w:szCs w:val="18"/>
              </w:rPr>
              <w:t>Level 3</w:t>
            </w:r>
          </w:p>
        </w:tc>
      </w:tr>
      <w:tr w:rsidR="005E17B4" w:rsidRPr="00B60AE6" w14:paraId="65374399" w14:textId="77777777" w:rsidTr="00C917AC">
        <w:tc>
          <w:tcPr>
            <w:tcW w:w="1555" w:type="dxa"/>
            <w:tcBorders>
              <w:bottom w:val="single" w:sz="4" w:space="0" w:color="auto"/>
            </w:tcBorders>
          </w:tcPr>
          <w:p w14:paraId="7C8BBD6A" w14:textId="63D09B6A" w:rsidR="005E17B4" w:rsidRPr="00B60AE6" w:rsidRDefault="005E17B4" w:rsidP="005E17B4">
            <w:pPr>
              <w:jc w:val="left"/>
              <w:rPr>
                <w:rFonts w:cs="Arial"/>
                <w:bCs/>
                <w:sz w:val="18"/>
                <w:szCs w:val="18"/>
              </w:rPr>
            </w:pPr>
            <w:proofErr w:type="spellStart"/>
            <w:r w:rsidRPr="00B60AE6">
              <w:rPr>
                <w:rFonts w:cs="Arial"/>
                <w:bCs/>
                <w:sz w:val="18"/>
                <w:szCs w:val="18"/>
              </w:rPr>
              <w:t>Sadushi-Kolici</w:t>
            </w:r>
            <w:proofErr w:type="spellEnd"/>
            <w:r w:rsidRPr="00B60AE6">
              <w:rPr>
                <w:rFonts w:cs="Arial"/>
                <w:bCs/>
                <w:sz w:val="18"/>
                <w:szCs w:val="18"/>
              </w:rPr>
              <w:t xml:space="preserve"> (2019) </w:t>
            </w:r>
            <w:r w:rsidRPr="00B60AE6">
              <w:rPr>
                <w:rFonts w:cs="Arial"/>
                <w:bCs/>
                <w:sz w:val="18"/>
                <w:szCs w:val="18"/>
              </w:rPr>
              <w:fldChar w:fldCharType="begin"/>
            </w:r>
            <w:r w:rsidR="00B60AE6" w:rsidRPr="00B60AE6">
              <w:rPr>
                <w:rFonts w:cs="Arial"/>
                <w:bCs/>
                <w:sz w:val="18"/>
                <w:szCs w:val="18"/>
              </w:rPr>
              <w:instrText xml:space="preserve"> ADDIN EN.CITE &lt;EndNote&gt;&lt;Cite&gt;&lt;Author&gt;Sadushi-Kolici&lt;/Author&gt;&lt;Year&gt;2019&lt;/Year&gt;&lt;RecNum&gt;271&lt;/RecNum&gt;&lt;DisplayText&gt;(70)&lt;/DisplayText&gt;&lt;record&gt;&lt;rec-number&gt;271&lt;/rec-number&gt;&lt;foreign-keys&gt;&lt;key app="EN" db-id="vwrrttwz10fd9netdtjv5t0n2rea550ese5e" timestamp="1725871942"&gt;271&lt;/key&gt;&lt;/foreign-keys&gt;&lt;ref-type name="Journal Article"&gt;17&lt;/ref-type&gt;&lt;contributors&gt;&lt;authors&gt;&lt;author&gt;R Sadushi-Kolici&lt;/author&gt;&lt;author&gt;P Jansa&lt;/author&gt;&lt;author&gt;G Kopec&lt;/author&gt;&lt;author&gt;A Torbicki&lt;/author&gt;&lt;author&gt;N Skoro-Sajer&lt;/author&gt;&lt;author&gt;I Campean&lt;/author&gt;&lt;/authors&gt;&lt;/contributors&gt;&lt;titles&gt;&lt;title&gt;Subcutaneous treprostinil for the treatment of severe non-operable chronic thromboembolic pulmonary hypertension (CTREPH): a double-blind, phase 3, randomised trial&lt;/title&gt;&lt;secondary-title&gt;The lancet respiratory medicine&lt;/secondary-title&gt;&lt;/titles&gt;&lt;periodical&gt;&lt;full-title&gt;The lancet respiratory medicine&lt;/full-title&gt;&lt;/periodical&gt;&lt;pages&gt;239-248&lt;/pages&gt;&lt;volume&gt;7&lt;/volume&gt;&lt;number&gt;3&lt;/number&gt;&lt;dates&gt;&lt;year&gt;2019&lt;/year&gt;&lt;/dates&gt;&lt;urls&gt;&lt;related-urls&gt;&lt;url&gt;https://www.thelancet.com/journals/lanres/article/PIIS2213-2600(18)30367-9/abstract&lt;/url&gt;&lt;/related-urls&gt;&lt;/urls&gt;&lt;custom1&gt;168 cites: https://scholar.google.com/scholar?cites=407603296707897229&amp;amp;as_sdt=2005&amp;amp;sciodt=0,5&amp;amp;hl=en&amp;#xD;Query date: 2024-09-09 09:34:13&lt;/custom1&gt;&lt;/record&gt;&lt;/Cite&gt;&lt;/EndNote&gt;</w:instrText>
            </w:r>
            <w:r w:rsidRPr="00B60AE6">
              <w:rPr>
                <w:rFonts w:cs="Arial"/>
                <w:bCs/>
                <w:sz w:val="18"/>
                <w:szCs w:val="18"/>
              </w:rPr>
              <w:fldChar w:fldCharType="separate"/>
            </w:r>
            <w:r w:rsidR="00B60AE6" w:rsidRPr="00B60AE6">
              <w:rPr>
                <w:rFonts w:cs="Arial"/>
                <w:bCs/>
                <w:noProof/>
                <w:sz w:val="18"/>
                <w:szCs w:val="18"/>
              </w:rPr>
              <w:t>(70)</w:t>
            </w:r>
            <w:r w:rsidRPr="00B60AE6">
              <w:rPr>
                <w:rFonts w:cs="Arial"/>
                <w:bCs/>
                <w:sz w:val="18"/>
                <w:szCs w:val="18"/>
              </w:rPr>
              <w:fldChar w:fldCharType="end"/>
            </w:r>
          </w:p>
        </w:tc>
        <w:tc>
          <w:tcPr>
            <w:tcW w:w="1417" w:type="dxa"/>
            <w:tcBorders>
              <w:bottom w:val="single" w:sz="4" w:space="0" w:color="auto"/>
            </w:tcBorders>
          </w:tcPr>
          <w:p w14:paraId="17EE948E" w14:textId="5DAEC3AC" w:rsidR="005E17B4" w:rsidRPr="00B60AE6" w:rsidRDefault="005E17B4" w:rsidP="005E17B4">
            <w:pPr>
              <w:jc w:val="center"/>
              <w:rPr>
                <w:rFonts w:cs="Arial"/>
                <w:bCs/>
                <w:sz w:val="18"/>
                <w:szCs w:val="18"/>
              </w:rPr>
            </w:pPr>
            <w:r w:rsidRPr="00B60AE6">
              <w:rPr>
                <w:rFonts w:cs="Arial"/>
                <w:bCs/>
                <w:sz w:val="18"/>
                <w:szCs w:val="18"/>
              </w:rPr>
              <w:t>P, S</w:t>
            </w:r>
          </w:p>
        </w:tc>
        <w:tc>
          <w:tcPr>
            <w:tcW w:w="567" w:type="dxa"/>
            <w:tcBorders>
              <w:bottom w:val="single" w:sz="4" w:space="0" w:color="auto"/>
            </w:tcBorders>
          </w:tcPr>
          <w:p w14:paraId="36C5C79B" w14:textId="14959752" w:rsidR="005E17B4" w:rsidRPr="00B60AE6" w:rsidRDefault="005E17B4" w:rsidP="005E17B4">
            <w:pPr>
              <w:jc w:val="center"/>
              <w:rPr>
                <w:rFonts w:cs="Arial"/>
                <w:bCs/>
                <w:sz w:val="18"/>
                <w:szCs w:val="18"/>
              </w:rPr>
            </w:pPr>
            <w:r w:rsidRPr="00B60AE6">
              <w:rPr>
                <w:rFonts w:cs="Arial"/>
                <w:bCs/>
                <w:sz w:val="18"/>
                <w:szCs w:val="18"/>
              </w:rPr>
              <w:t>2</w:t>
            </w:r>
          </w:p>
        </w:tc>
        <w:tc>
          <w:tcPr>
            <w:tcW w:w="573" w:type="dxa"/>
            <w:tcBorders>
              <w:bottom w:val="single" w:sz="4" w:space="0" w:color="auto"/>
            </w:tcBorders>
          </w:tcPr>
          <w:p w14:paraId="5C874BBD" w14:textId="49DAE59A" w:rsidR="005E17B4" w:rsidRPr="00B60AE6" w:rsidRDefault="005E17B4" w:rsidP="005E17B4">
            <w:pPr>
              <w:jc w:val="center"/>
              <w:rPr>
                <w:rFonts w:cs="Arial"/>
                <w:bCs/>
                <w:sz w:val="18"/>
                <w:szCs w:val="18"/>
              </w:rPr>
            </w:pPr>
            <w:r w:rsidRPr="00B60AE6">
              <w:rPr>
                <w:rFonts w:cs="Arial"/>
                <w:bCs/>
                <w:sz w:val="18"/>
                <w:szCs w:val="18"/>
              </w:rPr>
              <w:t>1</w:t>
            </w:r>
          </w:p>
        </w:tc>
        <w:tc>
          <w:tcPr>
            <w:tcW w:w="596" w:type="dxa"/>
            <w:tcBorders>
              <w:bottom w:val="single" w:sz="4" w:space="0" w:color="auto"/>
            </w:tcBorders>
          </w:tcPr>
          <w:p w14:paraId="4D7187F9" w14:textId="6DA7235A" w:rsidR="005E17B4" w:rsidRPr="00B60AE6" w:rsidRDefault="005E17B4" w:rsidP="005E17B4">
            <w:pPr>
              <w:jc w:val="center"/>
              <w:rPr>
                <w:rFonts w:cs="Arial"/>
                <w:bCs/>
                <w:sz w:val="18"/>
                <w:szCs w:val="18"/>
              </w:rPr>
            </w:pPr>
            <w:r w:rsidRPr="00B60AE6">
              <w:rPr>
                <w:rFonts w:cs="Arial"/>
                <w:bCs/>
                <w:sz w:val="18"/>
                <w:szCs w:val="18"/>
              </w:rPr>
              <w:t>3</w:t>
            </w:r>
          </w:p>
        </w:tc>
        <w:tc>
          <w:tcPr>
            <w:tcW w:w="599" w:type="dxa"/>
            <w:tcBorders>
              <w:bottom w:val="single" w:sz="4" w:space="0" w:color="auto"/>
            </w:tcBorders>
          </w:tcPr>
          <w:p w14:paraId="177A2E08" w14:textId="40042ECE" w:rsidR="005E17B4" w:rsidRPr="00B60AE6" w:rsidRDefault="005E17B4" w:rsidP="005E17B4">
            <w:pPr>
              <w:jc w:val="center"/>
              <w:rPr>
                <w:rFonts w:cs="Arial"/>
                <w:bCs/>
                <w:sz w:val="18"/>
                <w:szCs w:val="18"/>
              </w:rPr>
            </w:pPr>
            <w:r w:rsidRPr="00B60AE6">
              <w:rPr>
                <w:rFonts w:cs="Arial"/>
                <w:bCs/>
                <w:sz w:val="18"/>
                <w:szCs w:val="18"/>
              </w:rPr>
              <w:t>1</w:t>
            </w:r>
          </w:p>
        </w:tc>
        <w:tc>
          <w:tcPr>
            <w:tcW w:w="592" w:type="dxa"/>
            <w:tcBorders>
              <w:bottom w:val="single" w:sz="4" w:space="0" w:color="auto"/>
            </w:tcBorders>
          </w:tcPr>
          <w:p w14:paraId="4544A2D3" w14:textId="7B845918" w:rsidR="005E17B4" w:rsidRPr="00B60AE6" w:rsidRDefault="005E17B4" w:rsidP="005E17B4">
            <w:pPr>
              <w:jc w:val="center"/>
              <w:rPr>
                <w:rFonts w:cs="Arial"/>
                <w:bCs/>
                <w:sz w:val="18"/>
                <w:szCs w:val="18"/>
              </w:rPr>
            </w:pPr>
            <w:r w:rsidRPr="00B60AE6">
              <w:rPr>
                <w:rFonts w:cs="Arial"/>
                <w:bCs/>
                <w:sz w:val="18"/>
                <w:szCs w:val="18"/>
              </w:rPr>
              <w:t>1</w:t>
            </w:r>
          </w:p>
        </w:tc>
        <w:tc>
          <w:tcPr>
            <w:tcW w:w="603" w:type="dxa"/>
            <w:tcBorders>
              <w:bottom w:val="single" w:sz="4" w:space="0" w:color="auto"/>
            </w:tcBorders>
          </w:tcPr>
          <w:p w14:paraId="75276226" w14:textId="3CBB4970" w:rsidR="005E17B4" w:rsidRPr="00B60AE6" w:rsidRDefault="005E17B4" w:rsidP="005E17B4">
            <w:pPr>
              <w:jc w:val="center"/>
              <w:rPr>
                <w:rFonts w:cs="Arial"/>
                <w:bCs/>
                <w:sz w:val="18"/>
                <w:szCs w:val="18"/>
              </w:rPr>
            </w:pPr>
            <w:r w:rsidRPr="00B60AE6">
              <w:rPr>
                <w:rFonts w:cs="Arial"/>
                <w:bCs/>
                <w:sz w:val="18"/>
                <w:szCs w:val="18"/>
              </w:rPr>
              <w:t>2</w:t>
            </w:r>
          </w:p>
        </w:tc>
        <w:tc>
          <w:tcPr>
            <w:tcW w:w="630" w:type="dxa"/>
            <w:tcBorders>
              <w:bottom w:val="single" w:sz="4" w:space="0" w:color="auto"/>
            </w:tcBorders>
          </w:tcPr>
          <w:p w14:paraId="02ED426C" w14:textId="6B011275" w:rsidR="005E17B4" w:rsidRPr="00B60AE6" w:rsidRDefault="005E17B4" w:rsidP="005E17B4">
            <w:pPr>
              <w:jc w:val="center"/>
              <w:rPr>
                <w:rFonts w:cs="Arial"/>
                <w:bCs/>
                <w:sz w:val="18"/>
                <w:szCs w:val="18"/>
              </w:rPr>
            </w:pPr>
            <w:r w:rsidRPr="00B60AE6">
              <w:rPr>
                <w:rFonts w:cs="Arial"/>
                <w:bCs/>
                <w:sz w:val="18"/>
                <w:szCs w:val="18"/>
              </w:rPr>
              <w:t>1</w:t>
            </w:r>
          </w:p>
        </w:tc>
        <w:tc>
          <w:tcPr>
            <w:tcW w:w="632" w:type="dxa"/>
            <w:tcBorders>
              <w:bottom w:val="single" w:sz="4" w:space="0" w:color="auto"/>
            </w:tcBorders>
          </w:tcPr>
          <w:p w14:paraId="6319CB06" w14:textId="232E0525" w:rsidR="005E17B4" w:rsidRPr="00B60AE6" w:rsidRDefault="005E17B4" w:rsidP="005E17B4">
            <w:pPr>
              <w:jc w:val="center"/>
              <w:rPr>
                <w:rFonts w:cs="Arial"/>
                <w:bCs/>
                <w:sz w:val="18"/>
                <w:szCs w:val="18"/>
              </w:rPr>
            </w:pPr>
            <w:r w:rsidRPr="00B60AE6">
              <w:rPr>
                <w:rFonts w:cs="Arial"/>
                <w:bCs/>
                <w:sz w:val="18"/>
                <w:szCs w:val="18"/>
              </w:rPr>
              <w:t>1</w:t>
            </w:r>
          </w:p>
        </w:tc>
        <w:tc>
          <w:tcPr>
            <w:tcW w:w="599" w:type="dxa"/>
            <w:tcBorders>
              <w:bottom w:val="single" w:sz="4" w:space="0" w:color="auto"/>
            </w:tcBorders>
          </w:tcPr>
          <w:p w14:paraId="6F8EA24F" w14:textId="378832FC" w:rsidR="005E17B4" w:rsidRPr="00B60AE6" w:rsidRDefault="005E17B4" w:rsidP="005E17B4">
            <w:pPr>
              <w:jc w:val="center"/>
              <w:rPr>
                <w:rFonts w:cs="Arial"/>
                <w:bCs/>
                <w:sz w:val="18"/>
                <w:szCs w:val="18"/>
              </w:rPr>
            </w:pPr>
            <w:r w:rsidRPr="00B60AE6">
              <w:rPr>
                <w:rFonts w:cs="Arial"/>
                <w:bCs/>
                <w:sz w:val="18"/>
                <w:szCs w:val="18"/>
              </w:rPr>
              <w:t>1</w:t>
            </w:r>
          </w:p>
        </w:tc>
        <w:tc>
          <w:tcPr>
            <w:tcW w:w="987" w:type="dxa"/>
            <w:tcBorders>
              <w:bottom w:val="single" w:sz="4" w:space="0" w:color="auto"/>
            </w:tcBorders>
          </w:tcPr>
          <w:p w14:paraId="4DF5AE94" w14:textId="40184858" w:rsidR="005E17B4" w:rsidRPr="00B60AE6" w:rsidRDefault="005E17B4" w:rsidP="005E17B4">
            <w:pPr>
              <w:jc w:val="center"/>
              <w:rPr>
                <w:rFonts w:cs="Arial"/>
                <w:bCs/>
                <w:sz w:val="18"/>
                <w:szCs w:val="18"/>
              </w:rPr>
            </w:pPr>
            <w:r w:rsidRPr="00B60AE6">
              <w:rPr>
                <w:rFonts w:cs="Arial"/>
                <w:bCs/>
                <w:sz w:val="18"/>
                <w:szCs w:val="18"/>
              </w:rPr>
              <w:t>Level 2</w:t>
            </w:r>
          </w:p>
        </w:tc>
      </w:tr>
      <w:tr w:rsidR="005E17B4" w:rsidRPr="00B60AE6" w14:paraId="5A7AAE51" w14:textId="77777777" w:rsidTr="00C917AC">
        <w:tc>
          <w:tcPr>
            <w:tcW w:w="1555" w:type="dxa"/>
            <w:tcBorders>
              <w:bottom w:val="single" w:sz="4" w:space="0" w:color="auto"/>
            </w:tcBorders>
          </w:tcPr>
          <w:p w14:paraId="69910451" w14:textId="405386AA" w:rsidR="005E17B4" w:rsidRPr="00B60AE6" w:rsidRDefault="005E17B4" w:rsidP="005E17B4">
            <w:pPr>
              <w:jc w:val="left"/>
              <w:rPr>
                <w:rFonts w:cs="Arial"/>
                <w:bCs/>
                <w:sz w:val="18"/>
                <w:szCs w:val="18"/>
              </w:rPr>
            </w:pPr>
            <w:r w:rsidRPr="00B60AE6">
              <w:rPr>
                <w:rFonts w:cs="Arial"/>
                <w:bCs/>
                <w:sz w:val="18"/>
                <w:szCs w:val="18"/>
              </w:rPr>
              <w:t xml:space="preserve">Kingman (2010) </w:t>
            </w:r>
            <w:r w:rsidRPr="00B60AE6">
              <w:rPr>
                <w:rFonts w:cs="Arial"/>
                <w:bCs/>
                <w:sz w:val="18"/>
                <w:szCs w:val="18"/>
              </w:rPr>
              <w:fldChar w:fldCharType="begin"/>
            </w:r>
            <w:r w:rsidR="00D963EB">
              <w:rPr>
                <w:rFonts w:cs="Arial"/>
                <w:bCs/>
                <w:sz w:val="18"/>
                <w:szCs w:val="18"/>
              </w:rPr>
              <w:instrText xml:space="preserve"> ADDIN EN.CITE &lt;EndNote&gt;&lt;Cite&gt;&lt;Author&gt;Kingman&lt;/Author&gt;&lt;Year&gt;2010&lt;/Year&gt;&lt;RecNum&gt;269&lt;/RecNum&gt;&lt;DisplayText&gt;(71)&lt;/DisplayText&gt;&lt;record&gt;&lt;rec-number&gt;269&lt;/rec-number&gt;&lt;foreign-keys&gt;&lt;key app="EN" db-id="vwrrttwz10fd9netdtjv5t0n2rea550ese5e" timestamp="1725871942"&gt;269&lt;/key&gt;&lt;/foreign-keys&gt;&lt;ref-type name="Journal Article"&gt;17&lt;/ref-type&gt;&lt;contributors&gt;&lt;authors&gt;&lt;author&gt;MS Kingman&lt;/author&gt;&lt;author&gt;MA Tankersley&lt;/author&gt;&lt;author&gt;S Lombardi&lt;/author&gt;&lt;author&gt;Susan Spence&lt;/author&gt;&lt;author&gt;Fernando Torres&lt;/author&gt;&lt;author&gt;Kelly S Chin&lt;/author&gt;&lt;author&gt;Prostacyclin Safety Group&lt;/author&gt;&lt;/authors&gt;&lt;/contributors&gt;&lt;titles&gt;&lt;title&gt;Prostacyclin administration errors in pulmonary arterial hypertension patients admitted to hospitals in the United States: a national survey&lt;/title&gt;&lt;secondary-title&gt;J Heart Lung Transplant&lt;/secondary-title&gt;&lt;/titles&gt;&lt;periodical&gt;&lt;full-title&gt;J Heart Lung Transplant&lt;/full-title&gt;&lt;/periodical&gt;&lt;pages&gt;841-6&lt;/pages&gt;&lt;volume&gt;29&lt;/volume&gt;&lt;number&gt;8&lt;/number&gt;&lt;dates&gt;&lt;year&gt;2010&lt;/year&gt;&lt;/dates&gt;&lt;urls&gt;&lt;related-urls&gt;&lt;url&gt;https://www.sciencedirect.com/science/article/pii/S1053249810002007&lt;/url&gt;&lt;/related-urls&gt;&lt;/urls&gt;&lt;custom1&gt;52 cites: https://scholar.google.com/scholar?cites=18414755192023704869&amp;amp;as_sdt=2005&amp;amp;sciodt=0,5&amp;amp;hl=en&amp;#xD;Query date: 2024-09-09 09:34:13&lt;/custom1&gt;&lt;/record&gt;&lt;/Cite&gt;&lt;/EndNote&gt;</w:instrText>
            </w:r>
            <w:r w:rsidRPr="00B60AE6">
              <w:rPr>
                <w:rFonts w:cs="Arial"/>
                <w:bCs/>
                <w:sz w:val="18"/>
                <w:szCs w:val="18"/>
              </w:rPr>
              <w:fldChar w:fldCharType="separate"/>
            </w:r>
            <w:r w:rsidR="00B60AE6" w:rsidRPr="00B60AE6">
              <w:rPr>
                <w:rFonts w:cs="Arial"/>
                <w:bCs/>
                <w:noProof/>
                <w:sz w:val="18"/>
                <w:szCs w:val="18"/>
              </w:rPr>
              <w:t>(71)</w:t>
            </w:r>
            <w:r w:rsidRPr="00B60AE6">
              <w:rPr>
                <w:rFonts w:cs="Arial"/>
                <w:bCs/>
                <w:sz w:val="18"/>
                <w:szCs w:val="18"/>
              </w:rPr>
              <w:fldChar w:fldCharType="end"/>
            </w:r>
          </w:p>
        </w:tc>
        <w:tc>
          <w:tcPr>
            <w:tcW w:w="1417" w:type="dxa"/>
            <w:tcBorders>
              <w:bottom w:val="single" w:sz="4" w:space="0" w:color="auto"/>
            </w:tcBorders>
          </w:tcPr>
          <w:p w14:paraId="7B5F759B" w14:textId="0D292B05" w:rsidR="005E17B4" w:rsidRPr="00B60AE6" w:rsidRDefault="005E17B4" w:rsidP="005E17B4">
            <w:pPr>
              <w:jc w:val="center"/>
              <w:rPr>
                <w:rFonts w:cs="Arial"/>
                <w:bCs/>
                <w:sz w:val="18"/>
                <w:szCs w:val="18"/>
              </w:rPr>
            </w:pPr>
            <w:r w:rsidRPr="00B60AE6">
              <w:rPr>
                <w:rFonts w:cs="Arial"/>
                <w:bCs/>
                <w:sz w:val="18"/>
                <w:szCs w:val="18"/>
              </w:rPr>
              <w:t>P, S</w:t>
            </w:r>
          </w:p>
        </w:tc>
        <w:tc>
          <w:tcPr>
            <w:tcW w:w="567" w:type="dxa"/>
            <w:tcBorders>
              <w:bottom w:val="single" w:sz="4" w:space="0" w:color="auto"/>
            </w:tcBorders>
          </w:tcPr>
          <w:p w14:paraId="182FC7E0" w14:textId="7F641F67" w:rsidR="005E17B4" w:rsidRPr="00B60AE6" w:rsidRDefault="005E17B4" w:rsidP="005E17B4">
            <w:pPr>
              <w:jc w:val="center"/>
              <w:rPr>
                <w:rFonts w:cs="Arial"/>
                <w:bCs/>
                <w:sz w:val="18"/>
                <w:szCs w:val="18"/>
              </w:rPr>
            </w:pPr>
            <w:r w:rsidRPr="00B60AE6">
              <w:rPr>
                <w:rFonts w:cs="Arial"/>
                <w:bCs/>
                <w:sz w:val="18"/>
                <w:szCs w:val="18"/>
              </w:rPr>
              <w:t>2</w:t>
            </w:r>
          </w:p>
        </w:tc>
        <w:tc>
          <w:tcPr>
            <w:tcW w:w="573" w:type="dxa"/>
            <w:tcBorders>
              <w:bottom w:val="single" w:sz="4" w:space="0" w:color="auto"/>
            </w:tcBorders>
          </w:tcPr>
          <w:p w14:paraId="7C13ACEB" w14:textId="3F15A249" w:rsidR="005E17B4" w:rsidRPr="00B60AE6" w:rsidRDefault="005E17B4" w:rsidP="005E17B4">
            <w:pPr>
              <w:jc w:val="center"/>
              <w:rPr>
                <w:rFonts w:cs="Arial"/>
                <w:bCs/>
                <w:sz w:val="18"/>
                <w:szCs w:val="18"/>
              </w:rPr>
            </w:pPr>
            <w:r w:rsidRPr="00B60AE6">
              <w:rPr>
                <w:rFonts w:cs="Arial"/>
                <w:bCs/>
                <w:sz w:val="18"/>
                <w:szCs w:val="18"/>
              </w:rPr>
              <w:t>1</w:t>
            </w:r>
          </w:p>
        </w:tc>
        <w:tc>
          <w:tcPr>
            <w:tcW w:w="596" w:type="dxa"/>
            <w:tcBorders>
              <w:bottom w:val="single" w:sz="4" w:space="0" w:color="auto"/>
            </w:tcBorders>
          </w:tcPr>
          <w:p w14:paraId="19DDBDB1" w14:textId="3BFFABB4" w:rsidR="005E17B4" w:rsidRPr="00B60AE6" w:rsidRDefault="005E17B4" w:rsidP="005E17B4">
            <w:pPr>
              <w:jc w:val="center"/>
              <w:rPr>
                <w:rFonts w:cs="Arial"/>
                <w:bCs/>
                <w:sz w:val="18"/>
                <w:szCs w:val="18"/>
              </w:rPr>
            </w:pPr>
            <w:r w:rsidRPr="00B60AE6">
              <w:rPr>
                <w:rFonts w:cs="Arial"/>
                <w:bCs/>
                <w:sz w:val="18"/>
                <w:szCs w:val="18"/>
              </w:rPr>
              <w:t>3</w:t>
            </w:r>
          </w:p>
        </w:tc>
        <w:tc>
          <w:tcPr>
            <w:tcW w:w="599" w:type="dxa"/>
            <w:tcBorders>
              <w:bottom w:val="single" w:sz="4" w:space="0" w:color="auto"/>
            </w:tcBorders>
          </w:tcPr>
          <w:p w14:paraId="6AC2EEC3" w14:textId="459E0545" w:rsidR="005E17B4" w:rsidRPr="00B60AE6" w:rsidRDefault="005E17B4" w:rsidP="005E17B4">
            <w:pPr>
              <w:jc w:val="center"/>
              <w:rPr>
                <w:rFonts w:cs="Arial"/>
                <w:bCs/>
                <w:sz w:val="18"/>
                <w:szCs w:val="18"/>
              </w:rPr>
            </w:pPr>
            <w:r w:rsidRPr="00B60AE6">
              <w:rPr>
                <w:rFonts w:cs="Arial"/>
                <w:bCs/>
                <w:sz w:val="18"/>
                <w:szCs w:val="18"/>
              </w:rPr>
              <w:t>2</w:t>
            </w:r>
          </w:p>
        </w:tc>
        <w:tc>
          <w:tcPr>
            <w:tcW w:w="592" w:type="dxa"/>
            <w:tcBorders>
              <w:bottom w:val="single" w:sz="4" w:space="0" w:color="auto"/>
            </w:tcBorders>
          </w:tcPr>
          <w:p w14:paraId="534EA946" w14:textId="5A3CF3F8" w:rsidR="005E17B4" w:rsidRPr="00B60AE6" w:rsidRDefault="005E17B4" w:rsidP="005E17B4">
            <w:pPr>
              <w:jc w:val="center"/>
              <w:rPr>
                <w:rFonts w:cs="Arial"/>
                <w:bCs/>
                <w:sz w:val="18"/>
                <w:szCs w:val="18"/>
              </w:rPr>
            </w:pPr>
            <w:r w:rsidRPr="00B60AE6">
              <w:rPr>
                <w:rFonts w:cs="Arial"/>
                <w:bCs/>
                <w:sz w:val="18"/>
                <w:szCs w:val="18"/>
              </w:rPr>
              <w:t>1</w:t>
            </w:r>
          </w:p>
        </w:tc>
        <w:tc>
          <w:tcPr>
            <w:tcW w:w="603" w:type="dxa"/>
            <w:tcBorders>
              <w:bottom w:val="single" w:sz="4" w:space="0" w:color="auto"/>
            </w:tcBorders>
          </w:tcPr>
          <w:p w14:paraId="0BC0B4A1" w14:textId="4FA13F7E" w:rsidR="005E17B4" w:rsidRPr="00B60AE6" w:rsidRDefault="005E17B4" w:rsidP="005E17B4">
            <w:pPr>
              <w:jc w:val="center"/>
              <w:rPr>
                <w:rFonts w:cs="Arial"/>
                <w:bCs/>
                <w:sz w:val="18"/>
                <w:szCs w:val="18"/>
              </w:rPr>
            </w:pPr>
            <w:r w:rsidRPr="00B60AE6">
              <w:rPr>
                <w:rFonts w:cs="Arial"/>
                <w:bCs/>
                <w:sz w:val="18"/>
                <w:szCs w:val="18"/>
              </w:rPr>
              <w:t>2</w:t>
            </w:r>
          </w:p>
        </w:tc>
        <w:tc>
          <w:tcPr>
            <w:tcW w:w="630" w:type="dxa"/>
            <w:tcBorders>
              <w:bottom w:val="single" w:sz="4" w:space="0" w:color="auto"/>
            </w:tcBorders>
          </w:tcPr>
          <w:p w14:paraId="7ADE41ED" w14:textId="780D9A57" w:rsidR="005E17B4" w:rsidRPr="00B60AE6" w:rsidRDefault="005E17B4" w:rsidP="005E17B4">
            <w:pPr>
              <w:jc w:val="center"/>
              <w:rPr>
                <w:rFonts w:cs="Arial"/>
                <w:bCs/>
                <w:sz w:val="18"/>
                <w:szCs w:val="18"/>
              </w:rPr>
            </w:pPr>
            <w:r w:rsidRPr="00B60AE6">
              <w:rPr>
                <w:rFonts w:cs="Arial"/>
                <w:bCs/>
                <w:sz w:val="18"/>
                <w:szCs w:val="18"/>
              </w:rPr>
              <w:t>1</w:t>
            </w:r>
          </w:p>
        </w:tc>
        <w:tc>
          <w:tcPr>
            <w:tcW w:w="632" w:type="dxa"/>
            <w:tcBorders>
              <w:bottom w:val="single" w:sz="4" w:space="0" w:color="auto"/>
            </w:tcBorders>
          </w:tcPr>
          <w:p w14:paraId="3B941F34" w14:textId="3CE6E614" w:rsidR="005E17B4" w:rsidRPr="00B60AE6" w:rsidRDefault="005E17B4" w:rsidP="005E17B4">
            <w:pPr>
              <w:jc w:val="center"/>
              <w:rPr>
                <w:rFonts w:cs="Arial"/>
                <w:bCs/>
                <w:sz w:val="18"/>
                <w:szCs w:val="18"/>
              </w:rPr>
            </w:pPr>
            <w:r w:rsidRPr="00B60AE6">
              <w:rPr>
                <w:rFonts w:cs="Arial"/>
                <w:bCs/>
                <w:sz w:val="18"/>
                <w:szCs w:val="18"/>
              </w:rPr>
              <w:t>2</w:t>
            </w:r>
          </w:p>
        </w:tc>
        <w:tc>
          <w:tcPr>
            <w:tcW w:w="599" w:type="dxa"/>
            <w:tcBorders>
              <w:bottom w:val="single" w:sz="4" w:space="0" w:color="auto"/>
            </w:tcBorders>
          </w:tcPr>
          <w:p w14:paraId="3C7DDC57" w14:textId="01156B74" w:rsidR="005E17B4" w:rsidRPr="00B60AE6" w:rsidRDefault="005E17B4" w:rsidP="005E17B4">
            <w:pPr>
              <w:jc w:val="center"/>
              <w:rPr>
                <w:rFonts w:cs="Arial"/>
                <w:bCs/>
                <w:sz w:val="18"/>
                <w:szCs w:val="18"/>
              </w:rPr>
            </w:pPr>
            <w:r w:rsidRPr="00B60AE6">
              <w:rPr>
                <w:rFonts w:cs="Arial"/>
                <w:bCs/>
                <w:sz w:val="18"/>
                <w:szCs w:val="18"/>
              </w:rPr>
              <w:t>1</w:t>
            </w:r>
          </w:p>
        </w:tc>
        <w:tc>
          <w:tcPr>
            <w:tcW w:w="987" w:type="dxa"/>
            <w:tcBorders>
              <w:bottom w:val="single" w:sz="4" w:space="0" w:color="auto"/>
            </w:tcBorders>
          </w:tcPr>
          <w:p w14:paraId="437AD643" w14:textId="28A77068" w:rsidR="005E17B4" w:rsidRPr="00B60AE6" w:rsidRDefault="005E17B4" w:rsidP="005E17B4">
            <w:pPr>
              <w:jc w:val="center"/>
              <w:rPr>
                <w:rFonts w:cs="Arial"/>
                <w:bCs/>
                <w:sz w:val="18"/>
                <w:szCs w:val="18"/>
              </w:rPr>
            </w:pPr>
            <w:r w:rsidRPr="00B60AE6">
              <w:rPr>
                <w:rFonts w:cs="Arial"/>
                <w:bCs/>
                <w:sz w:val="18"/>
                <w:szCs w:val="18"/>
              </w:rPr>
              <w:t>Level 4</w:t>
            </w:r>
          </w:p>
        </w:tc>
      </w:tr>
      <w:tr w:rsidR="005E17B4" w:rsidRPr="00B60AE6" w14:paraId="3E7BB4A7" w14:textId="77777777" w:rsidTr="00C917AC">
        <w:tc>
          <w:tcPr>
            <w:tcW w:w="9350" w:type="dxa"/>
            <w:gridSpan w:val="12"/>
            <w:tcBorders>
              <w:bottom w:val="single" w:sz="4" w:space="0" w:color="auto"/>
            </w:tcBorders>
            <w:shd w:val="clear" w:color="auto" w:fill="D9D9D9" w:themeFill="background1" w:themeFillShade="D9"/>
          </w:tcPr>
          <w:p w14:paraId="2A168F14" w14:textId="28328861" w:rsidR="005E17B4" w:rsidRPr="00B60AE6" w:rsidRDefault="005E17B4" w:rsidP="005E17B4">
            <w:pPr>
              <w:jc w:val="left"/>
              <w:rPr>
                <w:rFonts w:cs="Arial"/>
                <w:bCs/>
                <w:sz w:val="18"/>
                <w:szCs w:val="18"/>
              </w:rPr>
            </w:pPr>
            <w:r w:rsidRPr="00B60AE6">
              <w:rPr>
                <w:rFonts w:cs="Arial"/>
                <w:b/>
                <w:iCs/>
                <w:sz w:val="18"/>
                <w:szCs w:val="18"/>
              </w:rPr>
              <w:t xml:space="preserve">Similar device: </w:t>
            </w:r>
            <w:proofErr w:type="spellStart"/>
            <w:r w:rsidRPr="00B60AE6">
              <w:rPr>
                <w:rFonts w:cs="Arial"/>
                <w:b/>
                <w:sz w:val="18"/>
                <w:szCs w:val="18"/>
              </w:rPr>
              <w:t>Everaid</w:t>
            </w:r>
            <w:proofErr w:type="spellEnd"/>
            <w:r w:rsidRPr="00B60AE6">
              <w:rPr>
                <w:rFonts w:cs="Arial"/>
                <w:b/>
                <w:sz w:val="18"/>
                <w:szCs w:val="18"/>
              </w:rPr>
              <w:t xml:space="preserve"> </w:t>
            </w:r>
            <w:proofErr w:type="spellStart"/>
            <w:r w:rsidRPr="00B60AE6">
              <w:rPr>
                <w:rFonts w:cs="Arial"/>
                <w:b/>
                <w:sz w:val="18"/>
                <w:szCs w:val="18"/>
              </w:rPr>
              <w:t>iJET</w:t>
            </w:r>
            <w:proofErr w:type="spellEnd"/>
          </w:p>
        </w:tc>
      </w:tr>
      <w:tr w:rsidR="005E17B4" w:rsidRPr="00B60AE6" w14:paraId="4563A03A" w14:textId="77777777" w:rsidTr="00C917AC">
        <w:tc>
          <w:tcPr>
            <w:tcW w:w="1555" w:type="dxa"/>
            <w:tcBorders>
              <w:bottom w:val="single" w:sz="4" w:space="0" w:color="auto"/>
            </w:tcBorders>
          </w:tcPr>
          <w:p w14:paraId="78171F2E" w14:textId="24D42FB8" w:rsidR="005E17B4" w:rsidRPr="00B60AE6" w:rsidRDefault="005E17B4" w:rsidP="005E17B4">
            <w:pPr>
              <w:jc w:val="left"/>
              <w:rPr>
                <w:rFonts w:cs="Arial"/>
                <w:bCs/>
                <w:sz w:val="18"/>
                <w:szCs w:val="18"/>
              </w:rPr>
            </w:pPr>
            <w:proofErr w:type="spellStart"/>
            <w:r w:rsidRPr="00B60AE6">
              <w:rPr>
                <w:rFonts w:cs="Arial"/>
                <w:bCs/>
                <w:sz w:val="18"/>
                <w:szCs w:val="18"/>
              </w:rPr>
              <w:t>Waligóra</w:t>
            </w:r>
            <w:proofErr w:type="spellEnd"/>
            <w:r w:rsidRPr="00B60AE6">
              <w:rPr>
                <w:rFonts w:cs="Arial"/>
                <w:bCs/>
                <w:sz w:val="18"/>
                <w:szCs w:val="18"/>
              </w:rPr>
              <w:t xml:space="preserve"> (2023) </w:t>
            </w:r>
            <w:r w:rsidRPr="00B60AE6">
              <w:rPr>
                <w:rFonts w:cs="Arial"/>
                <w:bCs/>
                <w:sz w:val="18"/>
                <w:szCs w:val="18"/>
              </w:rPr>
              <w:fldChar w:fldCharType="begin"/>
            </w:r>
            <w:r w:rsidR="00D963EB">
              <w:rPr>
                <w:rFonts w:cs="Arial"/>
                <w:bCs/>
                <w:sz w:val="18"/>
                <w:szCs w:val="18"/>
              </w:rPr>
              <w:instrText xml:space="preserve"> ADDIN EN.CITE &lt;EndNote&gt;&lt;Cite&gt;&lt;Author&gt;Waligóra&lt;/Author&gt;&lt;Year&gt;2023&lt;/Year&gt;&lt;RecNum&gt;299&lt;/RecNum&gt;&lt;DisplayText&gt;(72)&lt;/DisplayText&gt;&lt;record&gt;&lt;rec-number&gt;299&lt;/rec-number&gt;&lt;foreign-keys&gt;&lt;key app="EN" db-id="vwrrttwz10fd9netdtjv5t0n2rea550ese5e" timestamp="1725871954"&gt;299&lt;/key&gt;&lt;/foreign-keys&gt;&lt;ref-type name="Journal Article"&gt;17&lt;/ref-type&gt;&lt;contributors&gt;&lt;authors&gt;&lt;author&gt;M Waligóra&lt;/author&gt;&lt;author&gt;&lt;style face="normal" font="default" size="100%"&gt;B &lt;/style&gt;&lt;style face="normal" font="default" charset="238" size="100%"&gt;Żuławinska&lt;/style&gt;&lt;/author&gt;&lt;author&gt;&lt;style face="normal" font="default" charset="238" size="100%"&gt;M Tomaszewski&lt;/style&gt;&lt;/author&gt;&lt;author&gt;&lt;style face="normal" font="default" charset="238" size="100%"&gt;P Roset&lt;/style&gt;&lt;/author&gt;&lt;author&gt;&lt;style face="normal" font="default" charset="238" size="100%"&gt;G Kopeć&lt;/style&gt;&lt;/author&gt;&lt;/authors&gt;&lt;/contributors&gt;&lt;titles&gt;&lt;title&gt;Patient satisfaction with a dedicated infusion pump for subcutaneous Treprostinil to treat pulmonary arterial hypertension&lt;/title&gt;&lt;secondary-title&gt;J Pers Med.&lt;/secondary-title&gt;&lt;/titles&gt;&lt;periodical&gt;&lt;full-title&gt;J Pers Med.&lt;/full-title&gt;&lt;/periodical&gt;&lt;pages&gt;423&lt;/pages&gt;&lt;volume&gt;13&lt;/volume&gt;&lt;number&gt;3&lt;/number&gt;&lt;dates&gt;&lt;year&gt;2023&lt;/year&gt;&lt;/dates&gt;&lt;urls&gt;&lt;related-urls&gt;&lt;url&gt;https://www.mdpi.com/2075-4426/13/3/423&lt;/url&gt;&lt;/related-urls&gt;&lt;/urls&gt;&lt;custom1&gt;1 cites: https://scholar.google.com/scholar?cites=10835976247460171703&amp;amp;as_sdt=2005&amp;amp;sciodt=0,5&amp;amp;hl=en&amp;#xD;Query date: 2024-09-09 09:35:36&lt;/custom1&gt;&lt;/record&gt;&lt;/Cite&gt;&lt;/EndNote&gt;</w:instrText>
            </w:r>
            <w:r w:rsidRPr="00B60AE6">
              <w:rPr>
                <w:rFonts w:cs="Arial"/>
                <w:bCs/>
                <w:sz w:val="18"/>
                <w:szCs w:val="18"/>
              </w:rPr>
              <w:fldChar w:fldCharType="separate"/>
            </w:r>
            <w:r w:rsidR="00B60AE6" w:rsidRPr="00B60AE6">
              <w:rPr>
                <w:rFonts w:cs="Arial"/>
                <w:bCs/>
                <w:noProof/>
                <w:sz w:val="18"/>
                <w:szCs w:val="18"/>
              </w:rPr>
              <w:t>(72)</w:t>
            </w:r>
            <w:r w:rsidRPr="00B60AE6">
              <w:rPr>
                <w:rFonts w:cs="Arial"/>
                <w:bCs/>
                <w:sz w:val="18"/>
                <w:szCs w:val="18"/>
              </w:rPr>
              <w:fldChar w:fldCharType="end"/>
            </w:r>
          </w:p>
        </w:tc>
        <w:tc>
          <w:tcPr>
            <w:tcW w:w="1417" w:type="dxa"/>
            <w:tcBorders>
              <w:bottom w:val="single" w:sz="4" w:space="0" w:color="auto"/>
            </w:tcBorders>
          </w:tcPr>
          <w:p w14:paraId="2A141D20" w14:textId="58038FE1" w:rsidR="005E17B4" w:rsidRPr="00B60AE6" w:rsidRDefault="005E17B4" w:rsidP="005E17B4">
            <w:pPr>
              <w:jc w:val="center"/>
              <w:rPr>
                <w:rFonts w:cs="Arial"/>
                <w:bCs/>
                <w:sz w:val="18"/>
                <w:szCs w:val="18"/>
              </w:rPr>
            </w:pPr>
            <w:r w:rsidRPr="00B60AE6">
              <w:rPr>
                <w:rFonts w:cs="Arial"/>
                <w:bCs/>
                <w:sz w:val="18"/>
                <w:szCs w:val="18"/>
              </w:rPr>
              <w:t>P, S</w:t>
            </w:r>
          </w:p>
        </w:tc>
        <w:tc>
          <w:tcPr>
            <w:tcW w:w="567" w:type="dxa"/>
            <w:tcBorders>
              <w:bottom w:val="single" w:sz="4" w:space="0" w:color="auto"/>
            </w:tcBorders>
          </w:tcPr>
          <w:p w14:paraId="60AE2060" w14:textId="1BB39896" w:rsidR="005E17B4" w:rsidRPr="00B60AE6" w:rsidRDefault="005E17B4" w:rsidP="005E17B4">
            <w:pPr>
              <w:jc w:val="center"/>
              <w:rPr>
                <w:rFonts w:cs="Arial"/>
                <w:bCs/>
                <w:sz w:val="18"/>
                <w:szCs w:val="18"/>
              </w:rPr>
            </w:pPr>
            <w:r w:rsidRPr="00B60AE6">
              <w:rPr>
                <w:rFonts w:cs="Arial"/>
                <w:bCs/>
                <w:sz w:val="18"/>
                <w:szCs w:val="18"/>
              </w:rPr>
              <w:t>2</w:t>
            </w:r>
          </w:p>
        </w:tc>
        <w:tc>
          <w:tcPr>
            <w:tcW w:w="573" w:type="dxa"/>
            <w:tcBorders>
              <w:bottom w:val="single" w:sz="4" w:space="0" w:color="auto"/>
            </w:tcBorders>
          </w:tcPr>
          <w:p w14:paraId="131CF538" w14:textId="53F170E8" w:rsidR="005E17B4" w:rsidRPr="00B60AE6" w:rsidRDefault="005E17B4" w:rsidP="005E17B4">
            <w:pPr>
              <w:jc w:val="center"/>
              <w:rPr>
                <w:rFonts w:cs="Arial"/>
                <w:bCs/>
                <w:sz w:val="18"/>
                <w:szCs w:val="18"/>
              </w:rPr>
            </w:pPr>
            <w:r w:rsidRPr="00B60AE6">
              <w:rPr>
                <w:rFonts w:cs="Arial"/>
                <w:bCs/>
                <w:sz w:val="18"/>
                <w:szCs w:val="18"/>
              </w:rPr>
              <w:t>1</w:t>
            </w:r>
          </w:p>
        </w:tc>
        <w:tc>
          <w:tcPr>
            <w:tcW w:w="596" w:type="dxa"/>
            <w:tcBorders>
              <w:bottom w:val="single" w:sz="4" w:space="0" w:color="auto"/>
            </w:tcBorders>
          </w:tcPr>
          <w:p w14:paraId="58F81FDD" w14:textId="708559E2" w:rsidR="005E17B4" w:rsidRPr="00B60AE6" w:rsidRDefault="005E17B4" w:rsidP="005E17B4">
            <w:pPr>
              <w:jc w:val="center"/>
              <w:rPr>
                <w:rFonts w:cs="Arial"/>
                <w:bCs/>
                <w:sz w:val="18"/>
                <w:szCs w:val="18"/>
              </w:rPr>
            </w:pPr>
            <w:r w:rsidRPr="00B60AE6">
              <w:rPr>
                <w:rFonts w:cs="Arial"/>
                <w:bCs/>
                <w:sz w:val="18"/>
                <w:szCs w:val="18"/>
              </w:rPr>
              <w:t>3</w:t>
            </w:r>
          </w:p>
        </w:tc>
        <w:tc>
          <w:tcPr>
            <w:tcW w:w="599" w:type="dxa"/>
            <w:tcBorders>
              <w:bottom w:val="single" w:sz="4" w:space="0" w:color="auto"/>
            </w:tcBorders>
          </w:tcPr>
          <w:p w14:paraId="41EB35CE" w14:textId="46D618A1" w:rsidR="005E17B4" w:rsidRPr="00B60AE6" w:rsidRDefault="005E17B4" w:rsidP="005E17B4">
            <w:pPr>
              <w:jc w:val="center"/>
              <w:rPr>
                <w:rFonts w:cs="Arial"/>
                <w:bCs/>
                <w:sz w:val="18"/>
                <w:szCs w:val="18"/>
              </w:rPr>
            </w:pPr>
            <w:r w:rsidRPr="00B60AE6">
              <w:rPr>
                <w:rFonts w:cs="Arial"/>
                <w:bCs/>
                <w:sz w:val="18"/>
                <w:szCs w:val="18"/>
              </w:rPr>
              <w:t>2</w:t>
            </w:r>
          </w:p>
        </w:tc>
        <w:tc>
          <w:tcPr>
            <w:tcW w:w="592" w:type="dxa"/>
            <w:tcBorders>
              <w:bottom w:val="single" w:sz="4" w:space="0" w:color="auto"/>
            </w:tcBorders>
          </w:tcPr>
          <w:p w14:paraId="777BF57A" w14:textId="1E7BB720" w:rsidR="005E17B4" w:rsidRPr="00B60AE6" w:rsidRDefault="005E17B4" w:rsidP="005E17B4">
            <w:pPr>
              <w:jc w:val="center"/>
              <w:rPr>
                <w:rFonts w:cs="Arial"/>
                <w:bCs/>
                <w:sz w:val="18"/>
                <w:szCs w:val="18"/>
              </w:rPr>
            </w:pPr>
            <w:r w:rsidRPr="00B60AE6">
              <w:rPr>
                <w:rFonts w:cs="Arial"/>
                <w:bCs/>
                <w:sz w:val="18"/>
                <w:szCs w:val="18"/>
              </w:rPr>
              <w:t>1</w:t>
            </w:r>
          </w:p>
        </w:tc>
        <w:tc>
          <w:tcPr>
            <w:tcW w:w="603" w:type="dxa"/>
            <w:tcBorders>
              <w:bottom w:val="single" w:sz="4" w:space="0" w:color="auto"/>
            </w:tcBorders>
          </w:tcPr>
          <w:p w14:paraId="69853AC2" w14:textId="0B2D09EA" w:rsidR="005E17B4" w:rsidRPr="00B60AE6" w:rsidRDefault="005E17B4" w:rsidP="005E17B4">
            <w:pPr>
              <w:jc w:val="center"/>
              <w:rPr>
                <w:rFonts w:cs="Arial"/>
                <w:bCs/>
                <w:sz w:val="18"/>
                <w:szCs w:val="18"/>
              </w:rPr>
            </w:pPr>
            <w:r w:rsidRPr="00B60AE6">
              <w:rPr>
                <w:rFonts w:cs="Arial"/>
                <w:bCs/>
                <w:sz w:val="18"/>
                <w:szCs w:val="18"/>
              </w:rPr>
              <w:t>1</w:t>
            </w:r>
          </w:p>
        </w:tc>
        <w:tc>
          <w:tcPr>
            <w:tcW w:w="630" w:type="dxa"/>
            <w:tcBorders>
              <w:bottom w:val="single" w:sz="4" w:space="0" w:color="auto"/>
            </w:tcBorders>
          </w:tcPr>
          <w:p w14:paraId="372C24FB" w14:textId="59E20DD4" w:rsidR="005E17B4" w:rsidRPr="00B60AE6" w:rsidRDefault="005E17B4" w:rsidP="005E17B4">
            <w:pPr>
              <w:jc w:val="center"/>
              <w:rPr>
                <w:rFonts w:cs="Arial"/>
                <w:bCs/>
                <w:sz w:val="18"/>
                <w:szCs w:val="18"/>
              </w:rPr>
            </w:pPr>
            <w:r w:rsidRPr="00B60AE6">
              <w:rPr>
                <w:rFonts w:cs="Arial"/>
                <w:bCs/>
                <w:sz w:val="18"/>
                <w:szCs w:val="18"/>
              </w:rPr>
              <w:t>1</w:t>
            </w:r>
          </w:p>
        </w:tc>
        <w:tc>
          <w:tcPr>
            <w:tcW w:w="632" w:type="dxa"/>
            <w:tcBorders>
              <w:bottom w:val="single" w:sz="4" w:space="0" w:color="auto"/>
            </w:tcBorders>
          </w:tcPr>
          <w:p w14:paraId="3393785E" w14:textId="50396438" w:rsidR="005E17B4" w:rsidRPr="00B60AE6" w:rsidRDefault="005E17B4" w:rsidP="005E17B4">
            <w:pPr>
              <w:jc w:val="center"/>
              <w:rPr>
                <w:rFonts w:cs="Arial"/>
                <w:bCs/>
                <w:sz w:val="18"/>
                <w:szCs w:val="18"/>
              </w:rPr>
            </w:pPr>
            <w:r w:rsidRPr="00B60AE6">
              <w:rPr>
                <w:rFonts w:cs="Arial"/>
                <w:bCs/>
                <w:sz w:val="18"/>
                <w:szCs w:val="18"/>
              </w:rPr>
              <w:t>1</w:t>
            </w:r>
          </w:p>
        </w:tc>
        <w:tc>
          <w:tcPr>
            <w:tcW w:w="599" w:type="dxa"/>
            <w:tcBorders>
              <w:bottom w:val="single" w:sz="4" w:space="0" w:color="auto"/>
            </w:tcBorders>
          </w:tcPr>
          <w:p w14:paraId="3B7D770E" w14:textId="44C688E4" w:rsidR="005E17B4" w:rsidRPr="00B60AE6" w:rsidRDefault="005E17B4" w:rsidP="005E17B4">
            <w:pPr>
              <w:jc w:val="center"/>
              <w:rPr>
                <w:rFonts w:cs="Arial"/>
                <w:bCs/>
                <w:sz w:val="18"/>
                <w:szCs w:val="18"/>
              </w:rPr>
            </w:pPr>
            <w:r w:rsidRPr="00B60AE6">
              <w:rPr>
                <w:rFonts w:cs="Arial"/>
                <w:bCs/>
                <w:sz w:val="18"/>
                <w:szCs w:val="18"/>
              </w:rPr>
              <w:t>1</w:t>
            </w:r>
          </w:p>
        </w:tc>
        <w:tc>
          <w:tcPr>
            <w:tcW w:w="987" w:type="dxa"/>
            <w:tcBorders>
              <w:bottom w:val="single" w:sz="4" w:space="0" w:color="auto"/>
            </w:tcBorders>
          </w:tcPr>
          <w:p w14:paraId="574D23CF" w14:textId="0F7E76C9" w:rsidR="005E17B4" w:rsidRPr="00B60AE6" w:rsidRDefault="005E17B4" w:rsidP="005E17B4">
            <w:pPr>
              <w:jc w:val="center"/>
              <w:rPr>
                <w:rFonts w:cs="Arial"/>
                <w:bCs/>
                <w:sz w:val="18"/>
                <w:szCs w:val="18"/>
              </w:rPr>
            </w:pPr>
            <w:r w:rsidRPr="00B60AE6">
              <w:rPr>
                <w:rFonts w:cs="Arial"/>
                <w:bCs/>
                <w:sz w:val="18"/>
                <w:szCs w:val="18"/>
              </w:rPr>
              <w:t>Level 3</w:t>
            </w:r>
          </w:p>
        </w:tc>
      </w:tr>
      <w:tr w:rsidR="005E17B4" w:rsidRPr="00B60AE6" w14:paraId="22B21E38" w14:textId="77777777" w:rsidTr="00C917AC">
        <w:tc>
          <w:tcPr>
            <w:tcW w:w="9350" w:type="dxa"/>
            <w:gridSpan w:val="12"/>
            <w:tcBorders>
              <w:top w:val="single" w:sz="4" w:space="0" w:color="auto"/>
              <w:left w:val="nil"/>
              <w:bottom w:val="nil"/>
              <w:right w:val="nil"/>
            </w:tcBorders>
          </w:tcPr>
          <w:p w14:paraId="6974035E" w14:textId="1D30118F" w:rsidR="005E17B4" w:rsidRPr="00B60AE6" w:rsidRDefault="005E17B4" w:rsidP="005E17B4">
            <w:pPr>
              <w:jc w:val="center"/>
              <w:rPr>
                <w:rFonts w:cs="Arial"/>
                <w:bCs/>
                <w:sz w:val="16"/>
                <w:szCs w:val="16"/>
              </w:rPr>
            </w:pPr>
            <w:r w:rsidRPr="00B60AE6">
              <w:rPr>
                <w:rFonts w:cs="Arial"/>
                <w:bCs/>
                <w:sz w:val="16"/>
                <w:szCs w:val="16"/>
              </w:rPr>
              <w:t xml:space="preserve">N/A = Not </w:t>
            </w:r>
            <w:r w:rsidR="004C246C" w:rsidRPr="00B60AE6">
              <w:rPr>
                <w:rFonts w:cs="Arial"/>
                <w:bCs/>
                <w:sz w:val="16"/>
                <w:szCs w:val="16"/>
              </w:rPr>
              <w:t>applicable</w:t>
            </w:r>
          </w:p>
        </w:tc>
      </w:tr>
    </w:tbl>
    <w:p w14:paraId="7B9F2915" w14:textId="77777777" w:rsidR="003212E9" w:rsidRPr="00C2061D" w:rsidRDefault="003212E9" w:rsidP="00095F95">
      <w:pPr>
        <w:rPr>
          <w:rFonts w:cs="Arial"/>
          <w:bCs/>
          <w:szCs w:val="20"/>
        </w:rPr>
      </w:pPr>
    </w:p>
    <w:p w14:paraId="1801B366" w14:textId="618066B8" w:rsidR="0037222E" w:rsidRPr="00C2061D" w:rsidRDefault="0037222E" w:rsidP="0037222E">
      <w:pPr>
        <w:pStyle w:val="Heading2"/>
      </w:pPr>
      <w:bookmarkStart w:id="93" w:name="_Toc182295624"/>
      <w:r w:rsidRPr="00C2061D">
        <w:lastRenderedPageBreak/>
        <w:t>Appraisal conclusion</w:t>
      </w:r>
      <w:bookmarkEnd w:id="93"/>
    </w:p>
    <w:p w14:paraId="7A87333F" w14:textId="3EDF3F4D" w:rsidR="00C370C2" w:rsidRDefault="003D427B" w:rsidP="003D427B">
      <w:r w:rsidRPr="00C76B80">
        <w:t xml:space="preserve">A total of </w:t>
      </w:r>
      <w:r w:rsidR="00AE431C" w:rsidRPr="00C76B80">
        <w:t>118</w:t>
      </w:r>
      <w:r w:rsidRPr="00C76B80">
        <w:t xml:space="preserve"> relevant clinical references were identified. </w:t>
      </w:r>
      <w:r w:rsidR="00AE431C" w:rsidRPr="00C76B80">
        <w:t>No</w:t>
      </w:r>
      <w:r w:rsidRPr="00C76B80">
        <w:t xml:space="preserve"> articles were </w:t>
      </w:r>
      <w:proofErr w:type="gramStart"/>
      <w:r w:rsidR="00AE431C" w:rsidRPr="00C76B80">
        <w:t>included</w:t>
      </w:r>
      <w:proofErr w:type="gramEnd"/>
      <w:r w:rsidR="00AE431C" w:rsidRPr="00C76B80">
        <w:t xml:space="preserve"> the subject device</w:t>
      </w:r>
      <w:r w:rsidRPr="00C76B80">
        <w:t xml:space="preserve"> (principal data)</w:t>
      </w:r>
      <w:r w:rsidR="00AE431C" w:rsidRPr="00C76B80">
        <w:t xml:space="preserve"> as it is pre-CE mark.</w:t>
      </w:r>
      <w:r w:rsidRPr="00C76B80">
        <w:t xml:space="preserve"> </w:t>
      </w:r>
      <w:r w:rsidR="00AE431C" w:rsidRPr="00C76B80">
        <w:t>However,</w:t>
      </w:r>
      <w:r w:rsidRPr="00C76B80">
        <w:t xml:space="preserve"> </w:t>
      </w:r>
      <w:r w:rsidR="00AE431C" w:rsidRPr="00C76B80">
        <w:t>66 studies</w:t>
      </w:r>
      <w:r w:rsidRPr="00C76B80">
        <w:t xml:space="preserve"> </w:t>
      </w:r>
      <w:r w:rsidR="00AE431C" w:rsidRPr="00C76B80">
        <w:t xml:space="preserve">included safety and/or performance data for a </w:t>
      </w:r>
      <w:r w:rsidRPr="00C76B80">
        <w:t xml:space="preserve">similar device. Furthermore, </w:t>
      </w:r>
      <w:r w:rsidR="00AE431C" w:rsidRPr="00C76B80">
        <w:t>52</w:t>
      </w:r>
      <w:r w:rsidRPr="00C76B80">
        <w:t xml:space="preserve"> references were </w:t>
      </w:r>
      <w:r w:rsidR="00AE431C" w:rsidRPr="00C76B80">
        <w:t>included for the state-of-the-art evaluation</w:t>
      </w:r>
      <w:r w:rsidRPr="00C76B80">
        <w:t xml:space="preserve">. </w:t>
      </w:r>
    </w:p>
    <w:p w14:paraId="0D3FD4D7" w14:textId="77777777" w:rsidR="00C76B80" w:rsidRDefault="00C76B80" w:rsidP="003D427B"/>
    <w:p w14:paraId="078EC3F8" w14:textId="0CE0EC9E" w:rsidR="003D427B" w:rsidRPr="00C2061D" w:rsidRDefault="00C76B80" w:rsidP="00C76B80">
      <w:pPr>
        <w:rPr>
          <w:rFonts w:cs="Arial"/>
          <w:i/>
          <w:iCs/>
          <w:color w:val="0070C0"/>
          <w:szCs w:val="20"/>
        </w:rPr>
      </w:pPr>
      <w:r>
        <w:t>An overview of the appraisal of the similar device articles is provided here</w:t>
      </w:r>
      <w:r w:rsidRPr="00C76B80">
        <w:t>. T</w:t>
      </w:r>
      <w:r w:rsidR="003D427B" w:rsidRPr="00C76B80">
        <w:rPr>
          <w:rFonts w:cs="Arial"/>
          <w:szCs w:val="20"/>
        </w:rPr>
        <w:t>he following chart (</w:t>
      </w:r>
      <w:r w:rsidR="003D427B" w:rsidRPr="00C76B80">
        <w:rPr>
          <w:rFonts w:cs="Arial"/>
          <w:szCs w:val="20"/>
        </w:rPr>
        <w:fldChar w:fldCharType="begin"/>
      </w:r>
      <w:r w:rsidR="003D427B" w:rsidRPr="00C76B80">
        <w:rPr>
          <w:rFonts w:cs="Arial"/>
          <w:szCs w:val="20"/>
        </w:rPr>
        <w:instrText xml:space="preserve"> REF _Ref112063964 \h  \* MERGEFORMAT </w:instrText>
      </w:r>
      <w:r w:rsidR="003D427B" w:rsidRPr="00C76B80">
        <w:rPr>
          <w:rFonts w:cs="Arial"/>
          <w:szCs w:val="20"/>
        </w:rPr>
      </w:r>
      <w:r w:rsidR="003D427B" w:rsidRPr="00C76B80">
        <w:rPr>
          <w:rFonts w:cs="Arial"/>
          <w:szCs w:val="20"/>
        </w:rPr>
        <w:fldChar w:fldCharType="separate"/>
      </w:r>
      <w:r w:rsidR="00E344B5" w:rsidRPr="003D1E98">
        <w:t xml:space="preserve">Figure </w:t>
      </w:r>
      <w:r w:rsidR="00E344B5">
        <w:rPr>
          <w:noProof/>
        </w:rPr>
        <w:t>2</w:t>
      </w:r>
      <w:r w:rsidR="003D427B" w:rsidRPr="00C76B80">
        <w:rPr>
          <w:rFonts w:cs="Arial"/>
          <w:szCs w:val="20"/>
        </w:rPr>
        <w:fldChar w:fldCharType="end"/>
      </w:r>
      <w:r w:rsidR="003D427B" w:rsidRPr="00C76B80">
        <w:rPr>
          <w:rFonts w:cs="Arial"/>
          <w:szCs w:val="20"/>
        </w:rPr>
        <w:t>) represents the distribution of</w:t>
      </w:r>
      <w:r w:rsidR="006B6E01">
        <w:rPr>
          <w:rFonts w:cs="Arial"/>
          <w:szCs w:val="20"/>
        </w:rPr>
        <w:t xml:space="preserve"> appraisal</w:t>
      </w:r>
      <w:r w:rsidR="003D427B" w:rsidRPr="00C76B80">
        <w:rPr>
          <w:rFonts w:cs="Arial"/>
          <w:szCs w:val="20"/>
        </w:rPr>
        <w:t xml:space="preserve"> scores given to each article that included </w:t>
      </w:r>
      <w:r>
        <w:rPr>
          <w:rFonts w:cs="Arial"/>
          <w:szCs w:val="20"/>
        </w:rPr>
        <w:t>a</w:t>
      </w:r>
      <w:r w:rsidR="00597745" w:rsidRPr="00C76B80">
        <w:rPr>
          <w:rFonts w:cs="Arial"/>
          <w:szCs w:val="20"/>
        </w:rPr>
        <w:t xml:space="preserve"> similar device</w:t>
      </w:r>
      <w:r w:rsidR="003D427B" w:rsidRPr="00C76B80">
        <w:rPr>
          <w:rFonts w:cs="Arial"/>
          <w:szCs w:val="20"/>
        </w:rPr>
        <w:t xml:space="preserve">, considering its contribution </w:t>
      </w:r>
      <w:r>
        <w:rPr>
          <w:rFonts w:cs="Arial"/>
          <w:szCs w:val="20"/>
        </w:rPr>
        <w:t>to</w:t>
      </w:r>
      <w:r w:rsidR="003D427B" w:rsidRPr="00C76B80">
        <w:rPr>
          <w:rFonts w:cs="Arial"/>
          <w:szCs w:val="20"/>
        </w:rPr>
        <w:t xml:space="preserve"> the clinical evaluation.</w:t>
      </w:r>
      <w:r w:rsidR="003D427B" w:rsidRPr="00C76B80">
        <w:rPr>
          <w:rFonts w:cs="Arial"/>
          <w:i/>
          <w:iCs/>
          <w:szCs w:val="20"/>
        </w:rPr>
        <w:t xml:space="preserve"> </w:t>
      </w:r>
    </w:p>
    <w:p w14:paraId="0B00A9B5" w14:textId="77777777" w:rsidR="003D427B" w:rsidRPr="00C2061D" w:rsidRDefault="003D427B" w:rsidP="003D427B">
      <w:pPr>
        <w:spacing w:line="240" w:lineRule="auto"/>
        <w:rPr>
          <w:iCs/>
          <w:sz w:val="18"/>
        </w:rPr>
      </w:pPr>
    </w:p>
    <w:p w14:paraId="337B4977" w14:textId="4945FF0C" w:rsidR="003D427B" w:rsidRPr="00C2061D" w:rsidRDefault="003D1E98" w:rsidP="003D427B">
      <w:pPr>
        <w:keepNext/>
        <w:jc w:val="center"/>
        <w:rPr>
          <w:i/>
          <w:iCs/>
          <w:color w:val="0070C0"/>
        </w:rPr>
      </w:pPr>
      <w:r>
        <w:rPr>
          <w:i/>
          <w:iCs/>
          <w:noProof/>
          <w:color w:val="0070C0"/>
        </w:rPr>
        <w:drawing>
          <wp:inline distT="0" distB="0" distL="0" distR="0" wp14:anchorId="6B14DB6C" wp14:editId="788CB699">
            <wp:extent cx="6157595" cy="4170045"/>
            <wp:effectExtent l="0" t="0" r="0" b="1905"/>
            <wp:docPr id="16627752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7595" cy="4170045"/>
                    </a:xfrm>
                    <a:prstGeom prst="rect">
                      <a:avLst/>
                    </a:prstGeom>
                    <a:noFill/>
                  </pic:spPr>
                </pic:pic>
              </a:graphicData>
            </a:graphic>
          </wp:inline>
        </w:drawing>
      </w:r>
    </w:p>
    <w:p w14:paraId="1BBE235D" w14:textId="0ABAF617" w:rsidR="003D427B" w:rsidRPr="003D1E98" w:rsidRDefault="003D427B" w:rsidP="003D427B">
      <w:pPr>
        <w:pStyle w:val="Caption"/>
      </w:pPr>
      <w:bookmarkStart w:id="94" w:name="_Ref112063964"/>
      <w:bookmarkStart w:id="95" w:name="_Toc182997833"/>
      <w:r w:rsidRPr="003D1E98">
        <w:t xml:space="preserve">Figure </w:t>
      </w:r>
      <w:fldSimple w:instr=" SEQ Figure \* ARABIC ">
        <w:r w:rsidR="00E344B5">
          <w:rPr>
            <w:noProof/>
          </w:rPr>
          <w:t>2</w:t>
        </w:r>
      </w:fldSimple>
      <w:bookmarkEnd w:id="94"/>
      <w:r w:rsidRPr="003D1E98">
        <w:t xml:space="preserve">. </w:t>
      </w:r>
      <w:r w:rsidR="003D1E98">
        <w:t>Distribution</w:t>
      </w:r>
      <w:r w:rsidRPr="003D1E98">
        <w:t xml:space="preserve"> of appraisal</w:t>
      </w:r>
      <w:r w:rsidR="003D1E98">
        <w:t xml:space="preserve"> scores</w:t>
      </w:r>
      <w:r w:rsidRPr="003D1E98">
        <w:t xml:space="preserve"> </w:t>
      </w:r>
      <w:r w:rsidR="003D1E98">
        <w:t>for similar device articles</w:t>
      </w:r>
      <w:bookmarkEnd w:id="95"/>
    </w:p>
    <w:p w14:paraId="009F1471" w14:textId="77777777" w:rsidR="003D427B" w:rsidRPr="00C2061D" w:rsidRDefault="003D427B" w:rsidP="003D427B">
      <w:pPr>
        <w:rPr>
          <w:i/>
          <w:iCs/>
          <w:color w:val="0070C0"/>
        </w:rPr>
      </w:pPr>
    </w:p>
    <w:p w14:paraId="71DFF210" w14:textId="5CC3C7BF" w:rsidR="003D427B" w:rsidRPr="00A81126" w:rsidRDefault="00A81126" w:rsidP="003D427B">
      <w:pPr>
        <w:spacing w:line="240" w:lineRule="auto"/>
        <w:rPr>
          <w:rFonts w:cs="Arial"/>
          <w:szCs w:val="20"/>
        </w:rPr>
      </w:pPr>
      <w:r w:rsidRPr="00A81126">
        <w:rPr>
          <w:rFonts w:cs="Arial"/>
          <w:szCs w:val="20"/>
        </w:rPr>
        <w:t>The chart shows that m</w:t>
      </w:r>
      <w:r w:rsidR="003D427B" w:rsidRPr="00A81126">
        <w:rPr>
          <w:rFonts w:cs="Arial"/>
          <w:szCs w:val="20"/>
        </w:rPr>
        <w:t>ore than 50% of the articles were appraised as positively fulfilling the following criteria (</w:t>
      </w:r>
      <w:r w:rsidR="003D427B" w:rsidRPr="00A81126">
        <w:rPr>
          <w:rFonts w:cs="Arial"/>
          <w:szCs w:val="20"/>
        </w:rPr>
        <w:fldChar w:fldCharType="begin"/>
      </w:r>
      <w:r w:rsidR="003D427B" w:rsidRPr="00A81126">
        <w:rPr>
          <w:rFonts w:cs="Arial"/>
          <w:szCs w:val="20"/>
        </w:rPr>
        <w:instrText xml:space="preserve"> REF _Ref112063964 \h  \* MERGEFORMAT </w:instrText>
      </w:r>
      <w:r w:rsidR="003D427B" w:rsidRPr="00A81126">
        <w:rPr>
          <w:rFonts w:cs="Arial"/>
          <w:szCs w:val="20"/>
        </w:rPr>
      </w:r>
      <w:r w:rsidR="003D427B" w:rsidRPr="00A81126">
        <w:rPr>
          <w:rFonts w:cs="Arial"/>
          <w:szCs w:val="20"/>
        </w:rPr>
        <w:fldChar w:fldCharType="separate"/>
      </w:r>
      <w:r w:rsidR="00E344B5" w:rsidRPr="00E344B5">
        <w:rPr>
          <w:rFonts w:cs="Arial"/>
        </w:rPr>
        <w:t xml:space="preserve">Figure </w:t>
      </w:r>
      <w:r w:rsidR="00E344B5" w:rsidRPr="00E344B5">
        <w:rPr>
          <w:rFonts w:cs="Arial"/>
          <w:noProof/>
        </w:rPr>
        <w:t>2</w:t>
      </w:r>
      <w:r w:rsidR="003D427B" w:rsidRPr="00A81126">
        <w:rPr>
          <w:rFonts w:cs="Arial"/>
          <w:szCs w:val="20"/>
        </w:rPr>
        <w:fldChar w:fldCharType="end"/>
      </w:r>
      <w:r w:rsidR="003D427B" w:rsidRPr="00A81126">
        <w:rPr>
          <w:rFonts w:cs="Arial"/>
          <w:szCs w:val="20"/>
        </w:rPr>
        <w:t>):</w:t>
      </w:r>
    </w:p>
    <w:p w14:paraId="375646CD" w14:textId="77777777" w:rsidR="003D427B" w:rsidRPr="00A81126" w:rsidRDefault="003D427B" w:rsidP="003D427B">
      <w:pPr>
        <w:spacing w:line="240" w:lineRule="auto"/>
        <w:rPr>
          <w:rFonts w:cs="Arial"/>
          <w:szCs w:val="20"/>
        </w:rPr>
      </w:pPr>
    </w:p>
    <w:p w14:paraId="03E6F693" w14:textId="37C08AD3" w:rsidR="003D427B" w:rsidRPr="00A81126" w:rsidRDefault="00A81126">
      <w:pPr>
        <w:pStyle w:val="ListParagraph"/>
        <w:numPr>
          <w:ilvl w:val="0"/>
          <w:numId w:val="10"/>
        </w:numPr>
        <w:spacing w:line="240" w:lineRule="auto"/>
        <w:rPr>
          <w:rFonts w:cs="Arial"/>
          <w:szCs w:val="16"/>
        </w:rPr>
      </w:pPr>
      <w:r w:rsidRPr="00A81126">
        <w:rPr>
          <w:rFonts w:cs="Arial"/>
          <w:szCs w:val="16"/>
        </w:rPr>
        <w:t>C</w:t>
      </w:r>
      <w:r w:rsidR="003D427B" w:rsidRPr="00A81126">
        <w:rPr>
          <w:rFonts w:cs="Arial"/>
          <w:szCs w:val="16"/>
        </w:rPr>
        <w:t>linically significant</w:t>
      </w:r>
      <w:r>
        <w:rPr>
          <w:rFonts w:cs="Arial"/>
          <w:szCs w:val="16"/>
        </w:rPr>
        <w:t xml:space="preserve"> (91.4%)</w:t>
      </w:r>
    </w:p>
    <w:p w14:paraId="576C216D" w14:textId="2F5B66B6" w:rsidR="00A81126" w:rsidRPr="00A81126" w:rsidRDefault="00A81126">
      <w:pPr>
        <w:pStyle w:val="ListParagraph"/>
        <w:numPr>
          <w:ilvl w:val="0"/>
          <w:numId w:val="10"/>
        </w:numPr>
        <w:spacing w:line="240" w:lineRule="auto"/>
        <w:rPr>
          <w:rFonts w:cs="Arial"/>
          <w:szCs w:val="16"/>
        </w:rPr>
      </w:pPr>
      <w:r w:rsidRPr="00A81126">
        <w:rPr>
          <w:rFonts w:cs="Arial"/>
          <w:szCs w:val="16"/>
        </w:rPr>
        <w:t>Statistically sound</w:t>
      </w:r>
      <w:r>
        <w:rPr>
          <w:rFonts w:cs="Arial"/>
          <w:szCs w:val="16"/>
        </w:rPr>
        <w:t xml:space="preserve"> (89.5%)</w:t>
      </w:r>
    </w:p>
    <w:p w14:paraId="210B0639" w14:textId="33FDAD20" w:rsidR="00A81126" w:rsidRPr="00A81126" w:rsidRDefault="00A81126">
      <w:pPr>
        <w:pStyle w:val="ListParagraph"/>
        <w:numPr>
          <w:ilvl w:val="0"/>
          <w:numId w:val="10"/>
        </w:numPr>
        <w:spacing w:line="240" w:lineRule="auto"/>
        <w:rPr>
          <w:rFonts w:cs="Arial"/>
          <w:szCs w:val="16"/>
        </w:rPr>
      </w:pPr>
      <w:r w:rsidRPr="00A81126">
        <w:rPr>
          <w:rFonts w:cs="Arial"/>
          <w:szCs w:val="16"/>
        </w:rPr>
        <w:t>Sufficient follow-up</w:t>
      </w:r>
      <w:r>
        <w:rPr>
          <w:rFonts w:cs="Arial"/>
          <w:szCs w:val="16"/>
        </w:rPr>
        <w:t xml:space="preserve"> (96.4%)</w:t>
      </w:r>
    </w:p>
    <w:p w14:paraId="4E8E1F8C" w14:textId="31583F9B" w:rsidR="003D427B" w:rsidRPr="00A81126" w:rsidRDefault="00A81126">
      <w:pPr>
        <w:pStyle w:val="ListParagraph"/>
        <w:numPr>
          <w:ilvl w:val="0"/>
          <w:numId w:val="10"/>
        </w:numPr>
        <w:spacing w:line="240" w:lineRule="auto"/>
        <w:rPr>
          <w:rFonts w:cs="Arial"/>
          <w:szCs w:val="16"/>
        </w:rPr>
      </w:pPr>
      <w:r w:rsidRPr="00A81126">
        <w:rPr>
          <w:rFonts w:cs="Arial"/>
          <w:szCs w:val="16"/>
        </w:rPr>
        <w:t>A</w:t>
      </w:r>
      <w:r w:rsidR="003D427B" w:rsidRPr="00A81126">
        <w:rPr>
          <w:rFonts w:cs="Arial"/>
          <w:szCs w:val="16"/>
        </w:rPr>
        <w:t>dequate outcome measures</w:t>
      </w:r>
      <w:r>
        <w:rPr>
          <w:rFonts w:cs="Arial"/>
          <w:szCs w:val="16"/>
        </w:rPr>
        <w:t xml:space="preserve"> (82.8%)</w:t>
      </w:r>
    </w:p>
    <w:p w14:paraId="3D5D15E7" w14:textId="1C6BB9D3" w:rsidR="003D427B" w:rsidRPr="00A81126" w:rsidRDefault="00A81126">
      <w:pPr>
        <w:pStyle w:val="ListParagraph"/>
        <w:numPr>
          <w:ilvl w:val="0"/>
          <w:numId w:val="10"/>
        </w:numPr>
        <w:spacing w:line="240" w:lineRule="auto"/>
        <w:rPr>
          <w:rFonts w:cs="Arial"/>
          <w:szCs w:val="16"/>
        </w:rPr>
      </w:pPr>
      <w:r w:rsidRPr="00A81126">
        <w:rPr>
          <w:rFonts w:cs="Arial"/>
          <w:szCs w:val="16"/>
        </w:rPr>
        <w:t>A</w:t>
      </w:r>
      <w:r w:rsidR="003D427B" w:rsidRPr="00A81126">
        <w:rPr>
          <w:rFonts w:cs="Arial"/>
          <w:szCs w:val="16"/>
        </w:rPr>
        <w:t>dequate study design</w:t>
      </w:r>
      <w:r>
        <w:rPr>
          <w:rFonts w:cs="Arial"/>
          <w:szCs w:val="16"/>
        </w:rPr>
        <w:t xml:space="preserve"> (94.8%)</w:t>
      </w:r>
    </w:p>
    <w:p w14:paraId="2723A8B1" w14:textId="3D0CA469" w:rsidR="00A81126" w:rsidRPr="00A81126" w:rsidRDefault="00A81126">
      <w:pPr>
        <w:pStyle w:val="ListParagraph"/>
        <w:numPr>
          <w:ilvl w:val="0"/>
          <w:numId w:val="10"/>
        </w:numPr>
        <w:spacing w:line="240" w:lineRule="auto"/>
        <w:rPr>
          <w:rFonts w:cs="Arial"/>
          <w:szCs w:val="16"/>
        </w:rPr>
      </w:pPr>
      <w:r w:rsidRPr="00A81126">
        <w:rPr>
          <w:rFonts w:cs="Arial"/>
          <w:szCs w:val="16"/>
        </w:rPr>
        <w:t>Acceptable report</w:t>
      </w:r>
      <w:r>
        <w:rPr>
          <w:rFonts w:cs="Arial"/>
          <w:szCs w:val="16"/>
        </w:rPr>
        <w:t xml:space="preserve"> (65.5% acceptable and 29.3% with minor deficiencies)</w:t>
      </w:r>
    </w:p>
    <w:p w14:paraId="371E02CE" w14:textId="77777777" w:rsidR="003D427B" w:rsidRPr="00A81126" w:rsidRDefault="003D427B" w:rsidP="003D427B">
      <w:pPr>
        <w:rPr>
          <w:rFonts w:cs="Arial"/>
          <w:szCs w:val="16"/>
        </w:rPr>
      </w:pPr>
    </w:p>
    <w:p w14:paraId="155E620B" w14:textId="729C6C3D" w:rsidR="003D427B" w:rsidRPr="00A81126" w:rsidRDefault="003D427B" w:rsidP="003D427B">
      <w:pPr>
        <w:rPr>
          <w:rFonts w:cs="Arial"/>
          <w:szCs w:val="16"/>
        </w:rPr>
      </w:pPr>
      <w:r w:rsidRPr="00A81126">
        <w:rPr>
          <w:rFonts w:cs="Arial"/>
          <w:szCs w:val="16"/>
        </w:rPr>
        <w:t xml:space="preserve">The criteria that </w:t>
      </w:r>
      <w:r w:rsidR="00A81126" w:rsidRPr="00A81126">
        <w:rPr>
          <w:rFonts w:cs="Arial"/>
          <w:szCs w:val="16"/>
        </w:rPr>
        <w:t xml:space="preserve">did not receive a grade 1 score for at least </w:t>
      </w:r>
      <w:r w:rsidR="00A81126" w:rsidRPr="00A81126">
        <w:rPr>
          <w:rFonts w:cs="Arial"/>
          <w:szCs w:val="20"/>
        </w:rPr>
        <w:t>50% of the articles are</w:t>
      </w:r>
      <w:r w:rsidRPr="00A81126">
        <w:rPr>
          <w:rFonts w:cs="Arial"/>
          <w:szCs w:val="16"/>
        </w:rPr>
        <w:t>:</w:t>
      </w:r>
    </w:p>
    <w:p w14:paraId="1C285145" w14:textId="4B287FFE" w:rsidR="003D427B" w:rsidRPr="00A81126" w:rsidRDefault="00A81126">
      <w:pPr>
        <w:pStyle w:val="ListParagraph"/>
        <w:numPr>
          <w:ilvl w:val="0"/>
          <w:numId w:val="23"/>
        </w:numPr>
      </w:pPr>
      <w:r w:rsidRPr="00A81126">
        <w:t>Appropriate patient group</w:t>
      </w:r>
      <w:r>
        <w:t xml:space="preserve"> (3.4%)</w:t>
      </w:r>
    </w:p>
    <w:p w14:paraId="6E8DCE52" w14:textId="638501D0" w:rsidR="00A81126" w:rsidRPr="00A81126" w:rsidRDefault="00A81126">
      <w:pPr>
        <w:pStyle w:val="ListParagraph"/>
        <w:numPr>
          <w:ilvl w:val="0"/>
          <w:numId w:val="23"/>
        </w:numPr>
      </w:pPr>
      <w:r w:rsidRPr="00A81126">
        <w:lastRenderedPageBreak/>
        <w:t>Appropriate device application</w:t>
      </w:r>
      <w:r>
        <w:t xml:space="preserve"> (48.3%)</w:t>
      </w:r>
    </w:p>
    <w:p w14:paraId="33A866E3" w14:textId="74D40907" w:rsidR="00A81126" w:rsidRDefault="00A81126" w:rsidP="00A81126">
      <w:pPr>
        <w:rPr>
          <w:i/>
          <w:iCs/>
          <w:color w:val="0070C0"/>
        </w:rPr>
      </w:pPr>
    </w:p>
    <w:p w14:paraId="129580E6" w14:textId="0046DC9A" w:rsidR="00A81126" w:rsidRDefault="00F46BC6" w:rsidP="00A81126">
      <w:r>
        <w:t xml:space="preserve">As shown, only 3.4% of articles included the intended patient group for the Dasiglucagon Delivery System (i.e., CHI patients). However, </w:t>
      </w:r>
      <w:proofErr w:type="gramStart"/>
      <w:r>
        <w:t>the majority of</w:t>
      </w:r>
      <w:proofErr w:type="gramEnd"/>
      <w:r>
        <w:t xml:space="preserve"> articles (</w:t>
      </w:r>
      <w:r w:rsidR="00802D7D">
        <w:t>89</w:t>
      </w:r>
      <w:r>
        <w:t>.</w:t>
      </w:r>
      <w:r w:rsidR="00802D7D">
        <w:t>7</w:t>
      </w:r>
      <w:r>
        <w:t xml:space="preserve">%) included another representative disease, namely type 1 diabetes. </w:t>
      </w:r>
      <w:r w:rsidR="00A81126">
        <w:t>T</w:t>
      </w:r>
      <w:r w:rsidR="00A81126" w:rsidRPr="00A81126">
        <w:t>he</w:t>
      </w:r>
      <w:r w:rsidR="00A81126">
        <w:t xml:space="preserve"> reason for th</w:t>
      </w:r>
      <w:r>
        <w:t>is is that the</w:t>
      </w:r>
      <w:r w:rsidR="00A81126">
        <w:t xml:space="preserve"> </w:t>
      </w:r>
      <w:r w:rsidR="00A81126" w:rsidRPr="00A81126">
        <w:t xml:space="preserve">use of infusion pumps for </w:t>
      </w:r>
      <w:r>
        <w:t>treatment of</w:t>
      </w:r>
      <w:r w:rsidR="00A81126" w:rsidRPr="00A81126">
        <w:t xml:space="preserve"> CHI patients is seldomly described in the scientific literature</w:t>
      </w:r>
      <w:r>
        <w:t xml:space="preserve"> as this is a rare disease</w:t>
      </w:r>
      <w:r w:rsidR="00A81126" w:rsidRPr="00A81126">
        <w:t xml:space="preserve">. </w:t>
      </w:r>
      <w:r>
        <w:t>However, a</w:t>
      </w:r>
      <w:r w:rsidRPr="006E5BD9">
        <w:t>s with CHI, T1D is associated with frequent episodes of severe hypoglycemia</w:t>
      </w:r>
      <w:r>
        <w:t xml:space="preserve"> and hence is considered a representative/ relevant proxy. </w:t>
      </w:r>
      <w:r w:rsidR="00802D7D">
        <w:t>Four articles (6.9%) included patients with another disease (</w:t>
      </w:r>
      <w:r w:rsidR="00802D7D" w:rsidRPr="00802D7D">
        <w:t>pulmonary hypertension</w:t>
      </w:r>
      <w:r w:rsidR="00802D7D">
        <w:t xml:space="preserve">). Although this condition is not directly relevant for the Dasiglucagon Delivery System, the intended purpose and associated benefits of using an infusion pump </w:t>
      </w:r>
      <w:r w:rsidR="00BD426D">
        <w:t>are</w:t>
      </w:r>
      <w:r w:rsidR="00802D7D">
        <w:t xml:space="preserve"> </w:t>
      </w:r>
      <w:r w:rsidR="00C81AC3">
        <w:t>comparable</w:t>
      </w:r>
      <w:r w:rsidR="00802D7D">
        <w:t xml:space="preserve">. </w:t>
      </w:r>
    </w:p>
    <w:p w14:paraId="0D1C23FD" w14:textId="77777777" w:rsidR="004D4633" w:rsidRDefault="001E473B" w:rsidP="003D427B">
      <w:proofErr w:type="gramStart"/>
      <w:r>
        <w:t>All of</w:t>
      </w:r>
      <w:proofErr w:type="gramEnd"/>
      <w:r>
        <w:t xml:space="preserve"> the included articles used the infusion pumps for administration of a liquid medication, and therefore no articles</w:t>
      </w:r>
      <w:r w:rsidR="004644F0">
        <w:t xml:space="preserve"> (0%)</w:t>
      </w:r>
      <w:r>
        <w:t xml:space="preserve"> were appraised with a grade 3 score regarding device application. However, 51.7% of the articles used</w:t>
      </w:r>
      <w:r w:rsidR="00896FF0">
        <w:t xml:space="preserve"> the similar devices </w:t>
      </w:r>
      <w:r>
        <w:t>a</w:t>
      </w:r>
      <w:r w:rsidR="00896FF0">
        <w:t>s</w:t>
      </w:r>
      <w:r>
        <w:t xml:space="preserve"> closed-loop infusion pump</w:t>
      </w:r>
      <w:r w:rsidR="00896FF0">
        <w:t>s only</w:t>
      </w:r>
      <w:r>
        <w:t>, which we have graded as</w:t>
      </w:r>
      <w:r w:rsidR="000F4332">
        <w:t xml:space="preserve"> </w:t>
      </w:r>
      <w:r w:rsidR="00EC61D8">
        <w:t>2</w:t>
      </w:r>
      <w:r>
        <w:t xml:space="preserve"> </w:t>
      </w:r>
      <w:r w:rsidR="000F4332">
        <w:t>(</w:t>
      </w:r>
      <w:r>
        <w:t>a minor deviation</w:t>
      </w:r>
      <w:r w:rsidR="000F4332">
        <w:t>)</w:t>
      </w:r>
      <w:r>
        <w:t xml:space="preserve"> as this type of device automatically adjusts the infusion</w:t>
      </w:r>
      <w:r w:rsidR="000F4332">
        <w:t xml:space="preserve"> rate</w:t>
      </w:r>
      <w:r>
        <w:t xml:space="preserve"> based on data from a continuous glucose monitoring (CGM) device</w:t>
      </w:r>
      <w:r w:rsidR="00544022">
        <w:t>.</w:t>
      </w:r>
      <w:r>
        <w:t xml:space="preserve"> </w:t>
      </w:r>
      <w:r w:rsidR="00544022">
        <w:t>T</w:t>
      </w:r>
      <w:r>
        <w:t>he Dasiglucagon Delivery System</w:t>
      </w:r>
      <w:r w:rsidR="00544022">
        <w:t xml:space="preserve"> does not include a CGM</w:t>
      </w:r>
      <w:r>
        <w:t xml:space="preserve"> </w:t>
      </w:r>
      <w:r w:rsidR="00544022">
        <w:t>but</w:t>
      </w:r>
      <w:r>
        <w:t xml:space="preserve"> </w:t>
      </w:r>
      <w:r w:rsidR="00A03E3E">
        <w:t>is instead programmed to</w:t>
      </w:r>
      <w:r>
        <w:t xml:space="preserve"> deliver a basal rate of dasiglucagon. </w:t>
      </w:r>
      <w:r w:rsidR="00B43FDE">
        <w:t xml:space="preserve">The application of other open loop pumps and sensor-augmented pumps </w:t>
      </w:r>
      <w:proofErr w:type="gramStart"/>
      <w:r w:rsidR="00B43FDE">
        <w:t xml:space="preserve">were considered </w:t>
      </w:r>
      <w:r w:rsidR="00974620">
        <w:t>to be</w:t>
      </w:r>
      <w:proofErr w:type="gramEnd"/>
      <w:r w:rsidR="00974620">
        <w:t xml:space="preserve"> the same </w:t>
      </w:r>
      <w:r w:rsidR="00140B05">
        <w:t>(grade 1)</w:t>
      </w:r>
      <w:r w:rsidR="00AA658C">
        <w:t xml:space="preserve"> </w:t>
      </w:r>
      <w:r w:rsidR="00974620">
        <w:t>as</w:t>
      </w:r>
      <w:r w:rsidR="00B43FDE">
        <w:t xml:space="preserve"> the Dasiglucagon Delivery System.</w:t>
      </w:r>
    </w:p>
    <w:p w14:paraId="306A2CBB" w14:textId="77777777" w:rsidR="004D4633" w:rsidRDefault="004D4633" w:rsidP="003D427B"/>
    <w:p w14:paraId="20BDC512" w14:textId="38BE3118" w:rsidR="00A81126" w:rsidRPr="00C2061D" w:rsidRDefault="004D4633" w:rsidP="003D427B">
      <w:pPr>
        <w:rPr>
          <w:i/>
          <w:iCs/>
          <w:color w:val="0070C0"/>
        </w:rPr>
      </w:pPr>
      <w:r>
        <w:t>None of the included studies were</w:t>
      </w:r>
      <w:r w:rsidR="00812E97">
        <w:t xml:space="preserve"> appraised as</w:t>
      </w:r>
      <w:r>
        <w:t xml:space="preserve"> level 1 </w:t>
      </w:r>
      <w:r w:rsidR="00812E97">
        <w:t>evidence</w:t>
      </w:r>
      <w:r>
        <w:t xml:space="preserve"> (systematic reviews). However, 48% were level 2 studies (randomized controlled trials; RCT) and 45% were level 3 studies (non-randomized cohort studies).</w:t>
      </w:r>
      <w:r w:rsidR="00B43FDE">
        <w:t xml:space="preserve"> </w:t>
      </w:r>
      <w:r>
        <w:t>As such, there were only four studies with a low</w:t>
      </w:r>
      <w:r w:rsidR="00812E97">
        <w:t xml:space="preserve"> evidence</w:t>
      </w:r>
      <w:r>
        <w:t xml:space="preserve"> level (</w:t>
      </w:r>
      <w:r w:rsidR="001D11D4">
        <w:t>three</w:t>
      </w:r>
      <w:r>
        <w:t xml:space="preserve"> level 4</w:t>
      </w:r>
      <w:r w:rsidR="001D11D4">
        <w:t xml:space="preserve"> studies</w:t>
      </w:r>
      <w:r w:rsidR="006A2D21">
        <w:t xml:space="preserve"> [5%]</w:t>
      </w:r>
      <w:r>
        <w:t xml:space="preserve"> and </w:t>
      </w:r>
      <w:r w:rsidR="001D11D4">
        <w:t>one</w:t>
      </w:r>
      <w:r>
        <w:t xml:space="preserve"> level 5</w:t>
      </w:r>
      <w:r w:rsidR="001D11D4">
        <w:t xml:space="preserve"> study</w:t>
      </w:r>
      <w:r w:rsidR="006A2D21">
        <w:t xml:space="preserve"> [2%]</w:t>
      </w:r>
      <w:r>
        <w:t xml:space="preserve">). </w:t>
      </w:r>
      <w:r w:rsidR="00C70137">
        <w:t>The one</w:t>
      </w:r>
      <w:r w:rsidR="002E7061">
        <w:t xml:space="preserve"> level 5</w:t>
      </w:r>
      <w:r>
        <w:t xml:space="preserve"> case report was included</w:t>
      </w:r>
      <w:r w:rsidR="00C70137">
        <w:t xml:space="preserve"> despite the low quality,</w:t>
      </w:r>
      <w:r>
        <w:t xml:space="preserve"> due to a high relevance as it involved a</w:t>
      </w:r>
      <w:r w:rsidRPr="004D4633">
        <w:t xml:space="preserve"> CHI </w:t>
      </w:r>
      <w:r>
        <w:t>patient, who was treated with dasiglucagon using a t:slim X2 infusion pump</w:t>
      </w:r>
      <w:r w:rsidRPr="00C2061D">
        <w:rPr>
          <w:rFonts w:cs="Arial"/>
          <w:bCs/>
          <w:sz w:val="18"/>
          <w:szCs w:val="18"/>
        </w:rPr>
        <w:t xml:space="preserve"> </w:t>
      </w:r>
      <w:r w:rsidRPr="0061538C">
        <w:rPr>
          <w:rFonts w:cs="Arial"/>
          <w:bCs/>
          <w:szCs w:val="20"/>
        </w:rPr>
        <w:fldChar w:fldCharType="begin"/>
      </w:r>
      <w:r w:rsidR="00B60AE6">
        <w:rPr>
          <w:rFonts w:cs="Arial"/>
          <w:bCs/>
          <w:szCs w:val="20"/>
        </w:rPr>
        <w:instrText xml:space="preserve"> ADDIN EN.CITE &lt;EndNote&gt;&lt;Cite&gt;&lt;Author&gt;Reynolds&lt;/Author&gt;&lt;Year&gt;2024&lt;/Year&gt;&lt;RecNum&gt;208&lt;/RecNum&gt;&lt;DisplayText&gt;(21)&lt;/DisplayText&gt;&lt;record&gt;&lt;rec-number&gt;208&lt;/rec-number&gt;&lt;foreign-keys&gt;&lt;key app="EN" db-id="vwrrttwz10fd9netdtjv5t0n2rea550ese5e" timestamp="1725520858"&gt;208&lt;/key&gt;&lt;/foreign-keys&gt;&lt;ref-type name="Journal Article"&gt;17&lt;/ref-type&gt;&lt;contributors&gt;&lt;authors&gt;&lt;author&gt;D Reynolds&lt;/author&gt;&lt;author&gt;LM Mitteer&lt;/author&gt;&lt;author&gt;W Sigal&lt;/author&gt;&lt;author&gt;L Boyajian&lt;/author&gt;&lt;author&gt;H McKnight &lt;/author&gt;&lt;author&gt;T Bhatti &lt;/author&gt;&lt;author&gt;L States &lt;/author&gt;&lt;author&gt;S Becker &lt;/author&gt;&lt;author&gt;NS Adzick &lt;/author&gt;&lt;author&gt;K Lord &lt;/author&gt;&lt;author&gt;DD De Leon &lt;/author&gt;&lt;/authors&gt;&lt;/contributors&gt;&lt;titles&gt;&lt;title&gt;Novel Use of Dasiglucagon, a Soluble Glucagon Analog, for the Treatment of Hyperinsulinemic Hypoglycemia Secondary to Suspected Insulinoma: A Case Report&lt;/title&gt;&lt;secondary-title&gt;Horm Res Paediatr.&lt;/secondary-title&gt;&lt;/titles&gt;&lt;periodical&gt;&lt;full-title&gt;Horm Res Paediatr.&lt;/full-title&gt;&lt;/periodical&gt;&lt;pages&gt;187-194&lt;/pages&gt;&lt;volume&gt;97&lt;/volume&gt;&lt;number&gt;2&lt;/number&gt;&lt;dates&gt;&lt;year&gt;2024&lt;/year&gt;&lt;/dates&gt;&lt;urls&gt;&lt;related-urls&gt;&lt;url&gt;https://karger.com/hrp/article/97/2/187/855520&lt;/url&gt;&lt;/related-urls&gt;&lt;/urls&gt;&lt;custom1&gt;Query date: 2024-09-05 07:44:29&lt;/custom1&gt;&lt;electronic-resource-num&gt;10.1159/000531251&lt;/electronic-resource-num&gt;&lt;/record&gt;&lt;/Cite&gt;&lt;/EndNote&gt;</w:instrText>
      </w:r>
      <w:r w:rsidRPr="0061538C">
        <w:rPr>
          <w:rFonts w:cs="Arial"/>
          <w:bCs/>
          <w:szCs w:val="20"/>
        </w:rPr>
        <w:fldChar w:fldCharType="separate"/>
      </w:r>
      <w:r w:rsidR="00B60AE6">
        <w:rPr>
          <w:rFonts w:cs="Arial"/>
          <w:bCs/>
          <w:noProof/>
          <w:szCs w:val="20"/>
        </w:rPr>
        <w:t>(21)</w:t>
      </w:r>
      <w:r w:rsidRPr="0061538C">
        <w:rPr>
          <w:rFonts w:cs="Arial"/>
          <w:bCs/>
          <w:szCs w:val="20"/>
        </w:rPr>
        <w:fldChar w:fldCharType="end"/>
      </w:r>
      <w:r w:rsidRPr="0061538C">
        <w:rPr>
          <w:szCs w:val="20"/>
        </w:rPr>
        <w:t>.</w:t>
      </w:r>
    </w:p>
    <w:p w14:paraId="7DCD4F8B" w14:textId="1B85FDB9" w:rsidR="006F6215" w:rsidRPr="00C2061D" w:rsidRDefault="006F6215" w:rsidP="00C370C2">
      <w:pPr>
        <w:pStyle w:val="Heading1"/>
      </w:pPr>
      <w:bookmarkStart w:id="96" w:name="_Toc182295625"/>
      <w:r w:rsidRPr="00C2061D">
        <w:t>Literature Analysis</w:t>
      </w:r>
      <w:bookmarkEnd w:id="96"/>
    </w:p>
    <w:p w14:paraId="69FBBA97" w14:textId="59032209" w:rsidR="006F6215" w:rsidRPr="00C2061D" w:rsidRDefault="006F6215" w:rsidP="006F6215">
      <w:pPr>
        <w:pStyle w:val="Heading2"/>
      </w:pPr>
      <w:bookmarkStart w:id="97" w:name="_Toc182295626"/>
      <w:r w:rsidRPr="00C2061D">
        <w:t>Subject device</w:t>
      </w:r>
      <w:r w:rsidR="00822459" w:rsidRPr="00C2061D">
        <w:t xml:space="preserve"> literature</w:t>
      </w:r>
      <w:bookmarkEnd w:id="97"/>
    </w:p>
    <w:p w14:paraId="114FC349" w14:textId="5823D0E2" w:rsidR="006F6215" w:rsidRPr="00C2061D" w:rsidRDefault="006F6215" w:rsidP="006F6215">
      <w:pPr>
        <w:rPr>
          <w:rFonts w:cs="Arial"/>
          <w:bCs/>
          <w:szCs w:val="20"/>
        </w:rPr>
      </w:pPr>
      <w:r w:rsidRPr="00C2061D">
        <w:rPr>
          <w:rFonts w:cs="Arial"/>
          <w:bCs/>
          <w:szCs w:val="20"/>
        </w:rPr>
        <w:t>This section</w:t>
      </w:r>
      <w:r w:rsidR="00FC4CEF">
        <w:rPr>
          <w:rFonts w:cs="Arial"/>
          <w:bCs/>
          <w:szCs w:val="20"/>
        </w:rPr>
        <w:t xml:space="preserve"> is intended to</w:t>
      </w:r>
      <w:r w:rsidRPr="00C2061D">
        <w:rPr>
          <w:rFonts w:cs="Arial"/>
          <w:bCs/>
          <w:szCs w:val="20"/>
        </w:rPr>
        <w:t xml:space="preserve"> summarize the</w:t>
      </w:r>
      <w:r w:rsidR="009A6241" w:rsidRPr="00C2061D">
        <w:rPr>
          <w:rFonts w:cs="Arial"/>
          <w:bCs/>
          <w:szCs w:val="20"/>
        </w:rPr>
        <w:t xml:space="preserve"> literature</w:t>
      </w:r>
      <w:r w:rsidRPr="00C2061D">
        <w:rPr>
          <w:rFonts w:cs="Arial"/>
          <w:bCs/>
          <w:szCs w:val="20"/>
        </w:rPr>
        <w:t xml:space="preserve"> articles that contain clinical data for </w:t>
      </w:r>
      <w:r w:rsidR="009A6241" w:rsidRPr="00C2061D">
        <w:rPr>
          <w:rFonts w:cs="Arial"/>
          <w:bCs/>
          <w:szCs w:val="20"/>
        </w:rPr>
        <w:t>Deka’s Dasiglucagon Delivery System</w:t>
      </w:r>
      <w:r w:rsidRPr="00C2061D">
        <w:rPr>
          <w:rFonts w:cs="Arial"/>
          <w:bCs/>
          <w:szCs w:val="20"/>
        </w:rPr>
        <w:t xml:space="preserve">. </w:t>
      </w:r>
      <w:r w:rsidR="009A6241" w:rsidRPr="00C2061D">
        <w:rPr>
          <w:rFonts w:cs="Arial"/>
          <w:bCs/>
          <w:szCs w:val="20"/>
        </w:rPr>
        <w:t>As expected, no such articles were retrieved</w:t>
      </w:r>
      <w:r w:rsidRPr="00C2061D">
        <w:t xml:space="preserve"> </w:t>
      </w:r>
      <w:r w:rsidR="009A6241" w:rsidRPr="00C2061D">
        <w:t>since the subject device is pre-CE mark.</w:t>
      </w:r>
    </w:p>
    <w:p w14:paraId="46B47BF2" w14:textId="71725437" w:rsidR="003B6601" w:rsidRPr="00C2061D" w:rsidRDefault="003B6601" w:rsidP="003B6601">
      <w:pPr>
        <w:pStyle w:val="Heading2"/>
      </w:pPr>
      <w:bookmarkStart w:id="98" w:name="_Toc182295627"/>
      <w:r w:rsidRPr="00C2061D">
        <w:t>Similar device</w:t>
      </w:r>
      <w:r w:rsidR="00822459" w:rsidRPr="00C2061D">
        <w:t xml:space="preserve"> literature</w:t>
      </w:r>
      <w:bookmarkEnd w:id="98"/>
    </w:p>
    <w:p w14:paraId="69196AB3" w14:textId="2AB6C12F" w:rsidR="009D0BF2" w:rsidRDefault="003B6601" w:rsidP="003B6601">
      <w:pPr>
        <w:rPr>
          <w:rFonts w:cs="Arial"/>
          <w:bCs/>
          <w:szCs w:val="20"/>
        </w:rPr>
      </w:pPr>
      <w:r w:rsidRPr="00C2061D">
        <w:rPr>
          <w:rFonts w:cs="Arial"/>
          <w:bCs/>
          <w:szCs w:val="20"/>
        </w:rPr>
        <w:t>This section summarizes the articles that contain clinical data for the similar devices that were defined in the CEP</w:t>
      </w:r>
      <w:r w:rsidRPr="008C162B">
        <w:rPr>
          <w:rFonts w:cs="Arial"/>
          <w:bCs/>
          <w:szCs w:val="20"/>
        </w:rPr>
        <w:t>.</w:t>
      </w:r>
      <w:r w:rsidR="006A706F" w:rsidRPr="008C162B">
        <w:rPr>
          <w:rFonts w:cs="Arial"/>
          <w:bCs/>
          <w:szCs w:val="20"/>
        </w:rPr>
        <w:t xml:space="preserve"> </w:t>
      </w:r>
      <w:r w:rsidR="006A706F" w:rsidRPr="008C162B">
        <w:rPr>
          <w:lang w:eastAsia="zh-CN"/>
        </w:rPr>
        <w:t xml:space="preserve">The literature searches found </w:t>
      </w:r>
      <w:r w:rsidR="0056030D" w:rsidRPr="008C162B">
        <w:rPr>
          <w:lang w:eastAsia="zh-CN"/>
        </w:rPr>
        <w:t>66</w:t>
      </w:r>
      <w:r w:rsidR="006A706F" w:rsidRPr="008C162B">
        <w:rPr>
          <w:lang w:eastAsia="zh-CN"/>
        </w:rPr>
        <w:t xml:space="preserve"> clinical studies for the similar devices</w:t>
      </w:r>
      <w:r w:rsidR="006A706F" w:rsidRPr="008C162B">
        <w:rPr>
          <w:lang w:eastAsia="da-DK"/>
        </w:rPr>
        <w:t xml:space="preserve">. </w:t>
      </w:r>
      <w:r w:rsidR="009D0BF2" w:rsidRPr="008C162B">
        <w:rPr>
          <w:rFonts w:cs="Arial"/>
          <w:bCs/>
          <w:szCs w:val="20"/>
        </w:rPr>
        <w:t xml:space="preserve">As </w:t>
      </w:r>
      <w:r w:rsidR="009D0BF2" w:rsidRPr="00C2061D">
        <w:rPr>
          <w:rFonts w:cs="Arial"/>
          <w:bCs/>
          <w:szCs w:val="20"/>
        </w:rPr>
        <w:t xml:space="preserve">described in section </w:t>
      </w:r>
      <w:r w:rsidR="009D0BF2" w:rsidRPr="00C2061D">
        <w:rPr>
          <w:rFonts w:cs="Arial"/>
          <w:bCs/>
          <w:szCs w:val="20"/>
        </w:rPr>
        <w:fldChar w:fldCharType="begin"/>
      </w:r>
      <w:r w:rsidR="009D0BF2" w:rsidRPr="00C2061D">
        <w:rPr>
          <w:rFonts w:cs="Arial"/>
          <w:bCs/>
          <w:szCs w:val="20"/>
        </w:rPr>
        <w:instrText xml:space="preserve"> REF _Ref174349071 \r \h  \* MERGEFORMAT </w:instrText>
      </w:r>
      <w:r w:rsidR="009D0BF2" w:rsidRPr="00C2061D">
        <w:rPr>
          <w:rFonts w:cs="Arial"/>
          <w:bCs/>
          <w:szCs w:val="20"/>
        </w:rPr>
      </w:r>
      <w:r w:rsidR="009D0BF2" w:rsidRPr="00C2061D">
        <w:rPr>
          <w:rFonts w:cs="Arial"/>
          <w:bCs/>
          <w:szCs w:val="20"/>
        </w:rPr>
        <w:fldChar w:fldCharType="separate"/>
      </w:r>
      <w:r w:rsidR="009D0BF2">
        <w:rPr>
          <w:rFonts w:cs="Arial"/>
          <w:bCs/>
          <w:szCs w:val="20"/>
        </w:rPr>
        <w:t>5</w:t>
      </w:r>
      <w:r w:rsidR="009D0BF2" w:rsidRPr="00C2061D">
        <w:rPr>
          <w:rFonts w:cs="Arial"/>
          <w:bCs/>
          <w:szCs w:val="20"/>
        </w:rPr>
        <w:fldChar w:fldCharType="end"/>
      </w:r>
      <w:r w:rsidR="009D0BF2" w:rsidRPr="00C2061D">
        <w:rPr>
          <w:rFonts w:cs="Arial"/>
          <w:bCs/>
          <w:szCs w:val="20"/>
        </w:rPr>
        <w:t xml:space="preserve">, the available clinical data covered by this LSR </w:t>
      </w:r>
      <w:r w:rsidR="009D0BF2">
        <w:rPr>
          <w:rFonts w:cs="Arial"/>
          <w:bCs/>
          <w:szCs w:val="20"/>
        </w:rPr>
        <w:t>were, overall,</w:t>
      </w:r>
      <w:r w:rsidR="009D0BF2" w:rsidRPr="00C2061D">
        <w:rPr>
          <w:rFonts w:cs="Arial"/>
          <w:bCs/>
          <w:szCs w:val="20"/>
        </w:rPr>
        <w:t xml:space="preserve"> appraised to be suitable and of acceptable quality.</w:t>
      </w:r>
    </w:p>
    <w:p w14:paraId="6452A5E4" w14:textId="77777777" w:rsidR="00BD103B" w:rsidRDefault="00BD103B" w:rsidP="003B6601">
      <w:pPr>
        <w:rPr>
          <w:rFonts w:cs="Arial"/>
          <w:bCs/>
          <w:szCs w:val="20"/>
        </w:rPr>
      </w:pPr>
    </w:p>
    <w:p w14:paraId="0DA90056" w14:textId="30EAB15F" w:rsidR="00BD103B" w:rsidRDefault="006A706F" w:rsidP="003B6601">
      <w:pPr>
        <w:rPr>
          <w:rFonts w:cs="Arial"/>
          <w:szCs w:val="20"/>
        </w:rPr>
      </w:pPr>
      <w:r w:rsidRPr="00C2061D">
        <w:rPr>
          <w:rFonts w:cs="Arial"/>
        </w:rPr>
        <w:t>Details of the retrieved studies are provided in</w:t>
      </w:r>
      <w:r w:rsidR="00E344B5">
        <w:rPr>
          <w:rFonts w:cs="Arial"/>
        </w:rPr>
        <w:t xml:space="preserve"> </w:t>
      </w:r>
      <w:r w:rsidR="00E344B5">
        <w:rPr>
          <w:rFonts w:cs="Arial"/>
        </w:rPr>
        <w:fldChar w:fldCharType="begin"/>
      </w:r>
      <w:r w:rsidR="00E344B5">
        <w:rPr>
          <w:rFonts w:cs="Arial"/>
        </w:rPr>
        <w:instrText xml:space="preserve"> REF _Ref182295595 \h </w:instrText>
      </w:r>
      <w:r w:rsidR="00E344B5">
        <w:rPr>
          <w:rFonts w:cs="Arial"/>
        </w:rPr>
      </w:r>
      <w:r w:rsidR="00E344B5">
        <w:rPr>
          <w:rFonts w:cs="Arial"/>
        </w:rPr>
        <w:fldChar w:fldCharType="separate"/>
      </w:r>
      <w:r w:rsidR="00E344B5" w:rsidRPr="00C2061D">
        <w:t xml:space="preserve">Table </w:t>
      </w:r>
      <w:r w:rsidR="00E344B5">
        <w:rPr>
          <w:noProof/>
        </w:rPr>
        <w:t>8</w:t>
      </w:r>
      <w:r w:rsidR="00E344B5">
        <w:rPr>
          <w:rFonts w:cs="Arial"/>
        </w:rPr>
        <w:fldChar w:fldCharType="end"/>
      </w:r>
      <w:r w:rsidR="009202FF" w:rsidRPr="00C2061D">
        <w:rPr>
          <w:rFonts w:cs="Arial"/>
        </w:rPr>
        <w:t xml:space="preserve"> </w:t>
      </w:r>
      <w:r w:rsidR="00BC5886" w:rsidRPr="00C2061D">
        <w:rPr>
          <w:rFonts w:cs="Arial"/>
        </w:rPr>
        <w:t>for Roche ACCU-CHEK</w:t>
      </w:r>
      <w:r w:rsidR="00735DD4">
        <w:rPr>
          <w:rFonts w:cs="Arial"/>
        </w:rPr>
        <w:t xml:space="preserve"> (n=9)</w:t>
      </w:r>
      <w:r w:rsidR="00BC5886" w:rsidRPr="00C2061D">
        <w:rPr>
          <w:rFonts w:cs="Arial"/>
        </w:rPr>
        <w:t xml:space="preserve">, </w:t>
      </w:r>
      <w:r w:rsidR="00BC5886" w:rsidRPr="00C2061D">
        <w:rPr>
          <w:rFonts w:cs="Arial"/>
        </w:rPr>
        <w:fldChar w:fldCharType="begin"/>
      </w:r>
      <w:r w:rsidR="00BC5886" w:rsidRPr="00C2061D">
        <w:rPr>
          <w:rFonts w:cs="Arial"/>
        </w:rPr>
        <w:instrText xml:space="preserve"> REF _Ref181278181 \h </w:instrText>
      </w:r>
      <w:r w:rsidR="00BC5886" w:rsidRPr="00C2061D">
        <w:rPr>
          <w:rFonts w:cs="Arial"/>
        </w:rPr>
      </w:r>
      <w:r w:rsidR="00BC5886" w:rsidRPr="00C2061D">
        <w:rPr>
          <w:rFonts w:cs="Arial"/>
        </w:rPr>
        <w:fldChar w:fldCharType="separate"/>
      </w:r>
      <w:r w:rsidR="00E344B5" w:rsidRPr="00C2061D">
        <w:t xml:space="preserve">Table </w:t>
      </w:r>
      <w:r w:rsidR="00E344B5">
        <w:rPr>
          <w:noProof/>
        </w:rPr>
        <w:t>9</w:t>
      </w:r>
      <w:r w:rsidR="00BC5886" w:rsidRPr="00C2061D">
        <w:rPr>
          <w:rFonts w:cs="Arial"/>
        </w:rPr>
        <w:fldChar w:fldCharType="end"/>
      </w:r>
      <w:r w:rsidR="00BC5886" w:rsidRPr="00C2061D">
        <w:rPr>
          <w:rFonts w:cs="Arial"/>
        </w:rPr>
        <w:t xml:space="preserve"> for </w:t>
      </w:r>
      <w:proofErr w:type="spellStart"/>
      <w:r w:rsidR="00BC5886" w:rsidRPr="00C2061D">
        <w:rPr>
          <w:rFonts w:cs="Arial"/>
        </w:rPr>
        <w:t>MiniMed</w:t>
      </w:r>
      <w:proofErr w:type="spellEnd"/>
      <w:r w:rsidR="00BC5886" w:rsidRPr="00C2061D">
        <w:rPr>
          <w:rFonts w:cs="Arial"/>
        </w:rPr>
        <w:t xml:space="preserve"> 770G</w:t>
      </w:r>
      <w:r w:rsidR="00735DD4">
        <w:rPr>
          <w:rFonts w:cs="Arial"/>
        </w:rPr>
        <w:t xml:space="preserve"> (n=4)</w:t>
      </w:r>
      <w:r w:rsidR="00BC5886" w:rsidRPr="00C2061D">
        <w:rPr>
          <w:rFonts w:cs="Arial"/>
        </w:rPr>
        <w:t xml:space="preserve">, </w:t>
      </w:r>
      <w:r w:rsidR="00BC5886" w:rsidRPr="00C2061D">
        <w:rPr>
          <w:rFonts w:cs="Arial"/>
        </w:rPr>
        <w:fldChar w:fldCharType="begin"/>
      </w:r>
      <w:r w:rsidR="00BC5886" w:rsidRPr="00C2061D">
        <w:rPr>
          <w:rFonts w:cs="Arial"/>
        </w:rPr>
        <w:instrText xml:space="preserve"> REF _Ref181278185 \h </w:instrText>
      </w:r>
      <w:r w:rsidR="00BC5886" w:rsidRPr="00C2061D">
        <w:rPr>
          <w:rFonts w:cs="Arial"/>
        </w:rPr>
      </w:r>
      <w:r w:rsidR="00BC5886" w:rsidRPr="00C2061D">
        <w:rPr>
          <w:rFonts w:cs="Arial"/>
        </w:rPr>
        <w:fldChar w:fldCharType="separate"/>
      </w:r>
      <w:r w:rsidR="00E344B5" w:rsidRPr="00C2061D">
        <w:t xml:space="preserve">Table </w:t>
      </w:r>
      <w:r w:rsidR="00E344B5">
        <w:rPr>
          <w:noProof/>
        </w:rPr>
        <w:t>11</w:t>
      </w:r>
      <w:r w:rsidR="00BC5886" w:rsidRPr="00C2061D">
        <w:rPr>
          <w:rFonts w:cs="Arial"/>
        </w:rPr>
        <w:fldChar w:fldCharType="end"/>
      </w:r>
      <w:r w:rsidR="00BC5886" w:rsidRPr="00C2061D">
        <w:rPr>
          <w:rFonts w:cs="Arial"/>
        </w:rPr>
        <w:t xml:space="preserve"> for t:slim X2</w:t>
      </w:r>
      <w:r w:rsidR="00732F3D">
        <w:rPr>
          <w:rFonts w:cs="Arial"/>
        </w:rPr>
        <w:t xml:space="preserve"> (n=28)</w:t>
      </w:r>
      <w:r w:rsidR="00BC5886" w:rsidRPr="00C2061D">
        <w:rPr>
          <w:rFonts w:cs="Arial"/>
        </w:rPr>
        <w:t xml:space="preserve">, </w:t>
      </w:r>
      <w:r w:rsidR="00E344B5" w:rsidRPr="00C2061D">
        <w:rPr>
          <w:rFonts w:cs="Arial"/>
        </w:rPr>
        <w:fldChar w:fldCharType="begin"/>
      </w:r>
      <w:r w:rsidR="00E344B5" w:rsidRPr="00C2061D">
        <w:rPr>
          <w:rFonts w:cs="Arial"/>
        </w:rPr>
        <w:instrText xml:space="preserve"> REF _Ref181278188 \h </w:instrText>
      </w:r>
      <w:r w:rsidR="00E344B5" w:rsidRPr="00C2061D">
        <w:rPr>
          <w:rFonts w:cs="Arial"/>
        </w:rPr>
      </w:r>
      <w:r w:rsidR="00E344B5" w:rsidRPr="00C2061D">
        <w:rPr>
          <w:rFonts w:cs="Arial"/>
        </w:rPr>
        <w:fldChar w:fldCharType="separate"/>
      </w:r>
      <w:r w:rsidR="00E344B5" w:rsidRPr="00C2061D">
        <w:t xml:space="preserve">Table </w:t>
      </w:r>
      <w:r w:rsidR="00E344B5">
        <w:rPr>
          <w:noProof/>
        </w:rPr>
        <w:t>12</w:t>
      </w:r>
      <w:r w:rsidR="00E344B5" w:rsidRPr="00C2061D">
        <w:rPr>
          <w:rFonts w:cs="Arial"/>
        </w:rPr>
        <w:fldChar w:fldCharType="end"/>
      </w:r>
      <w:r w:rsidR="00E344B5" w:rsidRPr="00C2061D">
        <w:rPr>
          <w:rFonts w:cs="Arial"/>
        </w:rPr>
        <w:t xml:space="preserve"> for </w:t>
      </w:r>
      <w:proofErr w:type="spellStart"/>
      <w:r w:rsidR="00E344B5" w:rsidRPr="00C2061D">
        <w:rPr>
          <w:rFonts w:cs="Arial"/>
        </w:rPr>
        <w:t>iLet</w:t>
      </w:r>
      <w:proofErr w:type="spellEnd"/>
      <w:r w:rsidR="00E344B5" w:rsidRPr="00C2061D">
        <w:rPr>
          <w:rFonts w:cs="Arial"/>
        </w:rPr>
        <w:t xml:space="preserve"> Bionic Pancreas</w:t>
      </w:r>
      <w:r w:rsidR="00732F3D">
        <w:rPr>
          <w:rFonts w:cs="Arial"/>
        </w:rPr>
        <w:t xml:space="preserve"> (n=12)</w:t>
      </w:r>
      <w:r w:rsidR="00E344B5">
        <w:rPr>
          <w:rFonts w:cs="Arial"/>
        </w:rPr>
        <w:t>,</w:t>
      </w:r>
      <w:r w:rsidR="00E344B5" w:rsidRPr="00C2061D">
        <w:rPr>
          <w:rFonts w:cs="Arial"/>
        </w:rPr>
        <w:t xml:space="preserve"> </w:t>
      </w:r>
      <w:r w:rsidR="00BC5886" w:rsidRPr="00C2061D">
        <w:rPr>
          <w:rFonts w:cs="Arial"/>
        </w:rPr>
        <w:fldChar w:fldCharType="begin"/>
      </w:r>
      <w:r w:rsidR="00BC5886" w:rsidRPr="00C2061D">
        <w:rPr>
          <w:rFonts w:cs="Arial"/>
        </w:rPr>
        <w:instrText xml:space="preserve"> REF _Ref181278186 \h </w:instrText>
      </w:r>
      <w:r w:rsidR="00BC5886" w:rsidRPr="00C2061D">
        <w:rPr>
          <w:rFonts w:cs="Arial"/>
        </w:rPr>
      </w:r>
      <w:r w:rsidR="00BC5886" w:rsidRPr="00C2061D">
        <w:rPr>
          <w:rFonts w:cs="Arial"/>
        </w:rPr>
        <w:fldChar w:fldCharType="separate"/>
      </w:r>
      <w:r w:rsidR="00E344B5" w:rsidRPr="00C2061D">
        <w:t xml:space="preserve">Table </w:t>
      </w:r>
      <w:r w:rsidR="00E344B5">
        <w:rPr>
          <w:noProof/>
        </w:rPr>
        <w:t>13</w:t>
      </w:r>
      <w:r w:rsidR="00BC5886" w:rsidRPr="00C2061D">
        <w:rPr>
          <w:rFonts w:cs="Arial"/>
        </w:rPr>
        <w:fldChar w:fldCharType="end"/>
      </w:r>
      <w:r w:rsidR="00BC5886" w:rsidRPr="00C2061D">
        <w:rPr>
          <w:rFonts w:cs="Arial"/>
        </w:rPr>
        <w:t xml:space="preserve"> for CADD-MS3</w:t>
      </w:r>
      <w:r w:rsidR="00732F3D">
        <w:rPr>
          <w:rFonts w:cs="Arial"/>
        </w:rPr>
        <w:t xml:space="preserve"> (n=3)</w:t>
      </w:r>
      <w:r w:rsidR="00BC5886" w:rsidRPr="00C2061D">
        <w:rPr>
          <w:rFonts w:cs="Arial"/>
        </w:rPr>
        <w:t>,</w:t>
      </w:r>
      <w:r w:rsidR="00E344B5">
        <w:rPr>
          <w:rFonts w:cs="Arial"/>
        </w:rPr>
        <w:t xml:space="preserve"> and</w:t>
      </w:r>
      <w:r w:rsidR="00BC5886" w:rsidRPr="00C2061D">
        <w:rPr>
          <w:rFonts w:cs="Arial"/>
        </w:rPr>
        <w:t xml:space="preserve"> </w:t>
      </w:r>
      <w:r w:rsidR="00BC5886" w:rsidRPr="00C2061D">
        <w:rPr>
          <w:rFonts w:cs="Arial"/>
        </w:rPr>
        <w:fldChar w:fldCharType="begin"/>
      </w:r>
      <w:r w:rsidR="00BC5886" w:rsidRPr="00C2061D">
        <w:rPr>
          <w:rFonts w:cs="Arial"/>
        </w:rPr>
        <w:instrText xml:space="preserve"> REF _Ref181278187 \h </w:instrText>
      </w:r>
      <w:r w:rsidR="00BC5886" w:rsidRPr="00C2061D">
        <w:rPr>
          <w:rFonts w:cs="Arial"/>
        </w:rPr>
      </w:r>
      <w:r w:rsidR="00BC5886" w:rsidRPr="00C2061D">
        <w:rPr>
          <w:rFonts w:cs="Arial"/>
        </w:rPr>
        <w:fldChar w:fldCharType="separate"/>
      </w:r>
      <w:r w:rsidR="00E344B5" w:rsidRPr="00C2061D">
        <w:t xml:space="preserve">Table </w:t>
      </w:r>
      <w:r w:rsidR="00E344B5">
        <w:rPr>
          <w:noProof/>
        </w:rPr>
        <w:t>14</w:t>
      </w:r>
      <w:r w:rsidR="00BC5886" w:rsidRPr="00C2061D">
        <w:rPr>
          <w:rFonts w:cs="Arial"/>
        </w:rPr>
        <w:fldChar w:fldCharType="end"/>
      </w:r>
      <w:r w:rsidR="00BC5886" w:rsidRPr="00C2061D">
        <w:rPr>
          <w:rFonts w:cs="Arial"/>
        </w:rPr>
        <w:t xml:space="preserve"> for </w:t>
      </w:r>
      <w:proofErr w:type="spellStart"/>
      <w:r w:rsidR="00BC5886" w:rsidRPr="00C2061D">
        <w:rPr>
          <w:rFonts w:cs="Arial"/>
        </w:rPr>
        <w:t>Everaid</w:t>
      </w:r>
      <w:proofErr w:type="spellEnd"/>
      <w:r w:rsidR="00BC5886" w:rsidRPr="00C2061D">
        <w:rPr>
          <w:rFonts w:cs="Arial"/>
        </w:rPr>
        <w:t xml:space="preserve"> </w:t>
      </w:r>
      <w:proofErr w:type="spellStart"/>
      <w:r w:rsidR="00BC5886" w:rsidRPr="00C2061D">
        <w:rPr>
          <w:rFonts w:cs="Arial"/>
        </w:rPr>
        <w:t>iJET</w:t>
      </w:r>
      <w:proofErr w:type="spellEnd"/>
      <w:r w:rsidR="00732F3D">
        <w:rPr>
          <w:rFonts w:cs="Arial"/>
        </w:rPr>
        <w:t xml:space="preserve"> (n=1)</w:t>
      </w:r>
      <w:r w:rsidRPr="00C2061D">
        <w:rPr>
          <w:rFonts w:cs="Arial"/>
        </w:rPr>
        <w:t>.</w:t>
      </w:r>
      <w:r w:rsidR="00BC5886" w:rsidRPr="00C2061D">
        <w:rPr>
          <w:rFonts w:cs="Arial"/>
        </w:rPr>
        <w:t xml:space="preserve"> </w:t>
      </w:r>
      <w:r w:rsidR="00BC5886" w:rsidRPr="00C2061D">
        <w:rPr>
          <w:rFonts w:cs="Arial"/>
        </w:rPr>
        <w:fldChar w:fldCharType="begin"/>
      </w:r>
      <w:r w:rsidR="00BC5886" w:rsidRPr="00C2061D">
        <w:rPr>
          <w:rFonts w:cs="Arial"/>
        </w:rPr>
        <w:instrText xml:space="preserve"> REF _Ref181278183 \h </w:instrText>
      </w:r>
      <w:r w:rsidR="00BC5886" w:rsidRPr="00C2061D">
        <w:rPr>
          <w:rFonts w:cs="Arial"/>
        </w:rPr>
      </w:r>
      <w:r w:rsidR="00BC5886" w:rsidRPr="00C2061D">
        <w:rPr>
          <w:rFonts w:cs="Arial"/>
        </w:rPr>
        <w:fldChar w:fldCharType="separate"/>
      </w:r>
      <w:r w:rsidR="00E344B5" w:rsidRPr="00C2061D">
        <w:t xml:space="preserve">Table </w:t>
      </w:r>
      <w:r w:rsidR="00E344B5">
        <w:rPr>
          <w:noProof/>
        </w:rPr>
        <w:t>10</w:t>
      </w:r>
      <w:r w:rsidR="00BC5886" w:rsidRPr="00C2061D">
        <w:rPr>
          <w:rFonts w:cs="Arial"/>
        </w:rPr>
        <w:fldChar w:fldCharType="end"/>
      </w:r>
      <w:r w:rsidR="00BC5886" w:rsidRPr="00C2061D">
        <w:rPr>
          <w:rFonts w:cs="Arial"/>
        </w:rPr>
        <w:t xml:space="preserve"> provides details of a study that included both </w:t>
      </w:r>
      <w:proofErr w:type="spellStart"/>
      <w:r w:rsidR="00BC5886" w:rsidRPr="00DE0742">
        <w:rPr>
          <w:rFonts w:cs="Arial"/>
          <w:szCs w:val="20"/>
        </w:rPr>
        <w:t>MiniMed</w:t>
      </w:r>
      <w:proofErr w:type="spellEnd"/>
      <w:r w:rsidR="00BC5886" w:rsidRPr="00DE0742">
        <w:rPr>
          <w:rFonts w:cs="Arial"/>
          <w:szCs w:val="20"/>
        </w:rPr>
        <w:t xml:space="preserve"> 630G and t:slim X2.</w:t>
      </w:r>
      <w:r w:rsidR="009A6241" w:rsidRPr="00DE0742">
        <w:rPr>
          <w:rFonts w:cs="Arial"/>
          <w:szCs w:val="20"/>
        </w:rPr>
        <w:t xml:space="preserve"> </w:t>
      </w:r>
    </w:p>
    <w:p w14:paraId="3E01672C" w14:textId="77777777" w:rsidR="00BD103B" w:rsidRDefault="00BD103B" w:rsidP="003B6601">
      <w:pPr>
        <w:rPr>
          <w:rFonts w:cs="Arial"/>
          <w:szCs w:val="20"/>
        </w:rPr>
      </w:pPr>
    </w:p>
    <w:p w14:paraId="4A40F893" w14:textId="2663DBD8" w:rsidR="003B6601" w:rsidRPr="001010C9" w:rsidRDefault="009D0BF2" w:rsidP="003B6601">
      <w:pPr>
        <w:rPr>
          <w:rFonts w:cs="Arial"/>
          <w:bCs/>
          <w:szCs w:val="20"/>
        </w:rPr>
      </w:pPr>
      <w:r w:rsidRPr="00DE0742">
        <w:rPr>
          <w:rFonts w:cs="Arial"/>
          <w:szCs w:val="20"/>
        </w:rPr>
        <w:t>In brief, three studies used a similar device for infusion</w:t>
      </w:r>
      <w:r w:rsidR="00D2384C">
        <w:rPr>
          <w:rFonts w:cs="Arial"/>
          <w:szCs w:val="20"/>
        </w:rPr>
        <w:t xml:space="preserve"> of</w:t>
      </w:r>
      <w:r w:rsidRPr="00DE0742">
        <w:rPr>
          <w:rFonts w:cs="Arial"/>
          <w:szCs w:val="20"/>
        </w:rPr>
        <w:t xml:space="preserve"> </w:t>
      </w:r>
      <w:r w:rsidR="00D2384C" w:rsidRPr="00DE0742">
        <w:rPr>
          <w:rFonts w:cs="Arial"/>
          <w:szCs w:val="20"/>
        </w:rPr>
        <w:t xml:space="preserve">dasiglucagon </w:t>
      </w:r>
      <w:r w:rsidRPr="00DE0742">
        <w:rPr>
          <w:rFonts w:cs="Arial"/>
          <w:szCs w:val="20"/>
        </w:rPr>
        <w:t>in</w:t>
      </w:r>
      <w:r w:rsidR="007E2FF8">
        <w:rPr>
          <w:rFonts w:cs="Arial"/>
          <w:szCs w:val="20"/>
        </w:rPr>
        <w:t xml:space="preserve"> pediatric</w:t>
      </w:r>
      <w:r w:rsidRPr="00DE0742">
        <w:rPr>
          <w:rFonts w:cs="Arial"/>
          <w:szCs w:val="20"/>
        </w:rPr>
        <w:t xml:space="preserve"> CHI patients (n=2) </w:t>
      </w:r>
      <w:r w:rsidRPr="00DE0742">
        <w:rPr>
          <w:rFonts w:cs="Arial"/>
          <w:szCs w:val="20"/>
        </w:rPr>
        <w:fldChar w:fldCharType="begin">
          <w:fldData xml:space="preserve">PEVuZE5vdGU+PENpdGU+PEF1dGhvcj5UaG9ybnRvbjwvQXV0aG9yPjxZZWFyPjIwMjQ8L1llYXI+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</w:fldData>
        </w:fldChar>
      </w:r>
      <w:r w:rsidR="004F3555">
        <w:rPr>
          <w:rFonts w:cs="Arial"/>
          <w:szCs w:val="20"/>
        </w:rPr>
        <w:instrText xml:space="preserve"> ADDIN EN.CITE </w:instrText>
      </w:r>
      <w:r w:rsidR="004F3555">
        <w:rPr>
          <w:rFonts w:cs="Arial"/>
          <w:szCs w:val="20"/>
        </w:rPr>
        <w:fldChar w:fldCharType="begin">
          <w:fldData xml:space="preserve">PEVuZE5vdGU+PENpdGU+PEF1dGhvcj5UaG9ybnRvbjwvQXV0aG9yPjxZZWFyPjIwMjQ8L1llYXI+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</w:fldData>
        </w:fldChar>
      </w:r>
      <w:r w:rsidR="004F3555">
        <w:rPr>
          <w:rFonts w:cs="Arial"/>
          <w:szCs w:val="20"/>
        </w:rPr>
        <w:instrText xml:space="preserve"> ADDIN EN.CITE.DATA </w:instrText>
      </w:r>
      <w:r w:rsidR="004F3555">
        <w:rPr>
          <w:rFonts w:cs="Arial"/>
          <w:szCs w:val="20"/>
        </w:rPr>
      </w:r>
      <w:r w:rsidR="004F3555">
        <w:rPr>
          <w:rFonts w:cs="Arial"/>
          <w:szCs w:val="20"/>
        </w:rPr>
        <w:fldChar w:fldCharType="end"/>
      </w:r>
      <w:r w:rsidRPr="00DE0742">
        <w:rPr>
          <w:rFonts w:cs="Arial"/>
          <w:szCs w:val="20"/>
        </w:rPr>
      </w:r>
      <w:r w:rsidRPr="00DE0742">
        <w:rPr>
          <w:rFonts w:cs="Arial"/>
          <w:szCs w:val="20"/>
        </w:rPr>
        <w:fldChar w:fldCharType="separate"/>
      </w:r>
      <w:r w:rsidR="00B60AE6">
        <w:rPr>
          <w:rFonts w:cs="Arial"/>
          <w:noProof/>
          <w:szCs w:val="20"/>
        </w:rPr>
        <w:t>(7, 21)</w:t>
      </w:r>
      <w:r w:rsidRPr="00DE0742">
        <w:rPr>
          <w:rFonts w:cs="Arial"/>
          <w:szCs w:val="20"/>
        </w:rPr>
        <w:fldChar w:fldCharType="end"/>
      </w:r>
      <w:r w:rsidRPr="00DE0742">
        <w:rPr>
          <w:rFonts w:cs="Arial"/>
          <w:szCs w:val="20"/>
        </w:rPr>
        <w:t xml:space="preserve"> or </w:t>
      </w:r>
      <w:r w:rsidR="00C31E6E">
        <w:rPr>
          <w:rFonts w:cs="Arial"/>
          <w:szCs w:val="20"/>
        </w:rPr>
        <w:t xml:space="preserve">adult </w:t>
      </w:r>
      <w:r w:rsidRPr="00DE0742">
        <w:rPr>
          <w:rFonts w:cs="Arial"/>
          <w:szCs w:val="20"/>
        </w:rPr>
        <w:t>T1D patients (n=1)</w:t>
      </w:r>
      <w:r w:rsidR="00DE0742" w:rsidRPr="00DE0742">
        <w:rPr>
          <w:rFonts w:cs="Arial"/>
          <w:szCs w:val="20"/>
        </w:rPr>
        <w:t xml:space="preserve"> </w:t>
      </w:r>
      <w:r w:rsidR="00DE0742" w:rsidRPr="00DE0742">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DE0742" w:rsidRPr="00DE0742">
        <w:rPr>
          <w:rFonts w:cs="Arial"/>
          <w:bCs/>
          <w:szCs w:val="20"/>
        </w:rPr>
      </w:r>
      <w:r w:rsidR="00DE0742" w:rsidRPr="00DE0742">
        <w:rPr>
          <w:rFonts w:cs="Arial"/>
          <w:bCs/>
          <w:szCs w:val="20"/>
        </w:rPr>
        <w:fldChar w:fldCharType="separate"/>
      </w:r>
      <w:r w:rsidR="00B60AE6">
        <w:rPr>
          <w:rFonts w:cs="Arial"/>
          <w:bCs/>
          <w:noProof/>
          <w:szCs w:val="20"/>
        </w:rPr>
        <w:t>(56)</w:t>
      </w:r>
      <w:r w:rsidR="00DE0742" w:rsidRPr="00DE0742">
        <w:rPr>
          <w:rFonts w:cs="Arial"/>
          <w:bCs/>
          <w:szCs w:val="20"/>
        </w:rPr>
        <w:fldChar w:fldCharType="end"/>
      </w:r>
      <w:r w:rsidRPr="00DE0742">
        <w:rPr>
          <w:rFonts w:cs="Arial"/>
          <w:szCs w:val="20"/>
        </w:rPr>
        <w:t>.</w:t>
      </w:r>
      <w:r w:rsidR="001010C9">
        <w:rPr>
          <w:rFonts w:cs="Arial"/>
          <w:szCs w:val="20"/>
        </w:rPr>
        <w:t xml:space="preserve"> In a</w:t>
      </w:r>
      <w:r w:rsidR="007737C5">
        <w:rPr>
          <w:rFonts w:cs="Arial"/>
          <w:szCs w:val="20"/>
        </w:rPr>
        <w:t>n</w:t>
      </w:r>
      <w:r w:rsidR="001010C9">
        <w:rPr>
          <w:rFonts w:cs="Arial"/>
          <w:szCs w:val="20"/>
        </w:rPr>
        <w:t xml:space="preserve"> RCT with 32 pediatric CHI patients, Thornton </w:t>
      </w:r>
      <w:r w:rsidR="001010C9">
        <w:rPr>
          <w:rFonts w:cs="Arial"/>
          <w:i/>
          <w:iCs/>
          <w:szCs w:val="20"/>
        </w:rPr>
        <w:t xml:space="preserve">et al. </w:t>
      </w:r>
      <w:r w:rsidR="00224457">
        <w:rPr>
          <w:rFonts w:cs="Arial"/>
          <w:szCs w:val="20"/>
        </w:rPr>
        <w:t xml:space="preserve">(2024) </w:t>
      </w:r>
      <w:r w:rsidR="001010C9">
        <w:rPr>
          <w:rFonts w:cs="Arial"/>
          <w:szCs w:val="20"/>
        </w:rPr>
        <w:t xml:space="preserve">found that patients randomized for dasiglucagon infusion with a </w:t>
      </w:r>
      <w:r w:rsidR="001010C9" w:rsidRPr="00C2061D">
        <w:rPr>
          <w:rFonts w:cs="Arial"/>
        </w:rPr>
        <w:t>Roche ACCU-CHEK</w:t>
      </w:r>
      <w:r w:rsidR="001010C9">
        <w:rPr>
          <w:rFonts w:cs="Arial"/>
        </w:rPr>
        <w:t xml:space="preserve"> pump achieved </w:t>
      </w:r>
      <w:r w:rsidR="001010C9" w:rsidRPr="001010C9">
        <w:rPr>
          <w:rFonts w:cs="Arial"/>
        </w:rPr>
        <w:t>a 43% reduction in CGM-detected hypoglycemia (&lt;3.9 mmol/L)</w:t>
      </w:r>
      <w:r w:rsidR="001010C9">
        <w:rPr>
          <w:rFonts w:cs="Arial"/>
        </w:rPr>
        <w:t xml:space="preserve"> compared to standard care</w:t>
      </w:r>
      <w:r w:rsidR="002C6435">
        <w:rPr>
          <w:rFonts w:cs="Arial"/>
        </w:rPr>
        <w:t xml:space="preserve"> </w:t>
      </w:r>
      <w:r w:rsidR="002C6435" w:rsidRPr="00DE0742">
        <w:rPr>
          <w:rFonts w:cs="Arial"/>
          <w:szCs w:val="20"/>
        </w:rPr>
        <w:fldChar w:fldCharType="begin"/>
      </w:r>
      <w:r w:rsidR="004F3555">
        <w:rPr>
          <w:rFonts w:cs="Arial"/>
          <w:szCs w:val="20"/>
        </w:rPr>
        <w:instrText xml:space="preserve"> ADDIN EN.CITE &lt;EndNote&gt;&lt;Cite&gt;&lt;Author&gt;Thornton&lt;/Author&gt;&lt;Year&gt;2024&lt;/Year&gt;&lt;RecNum&gt;55&lt;/RecNum&gt;&lt;DisplayText&gt;(7)&lt;/DisplayText&gt;&lt;record&gt;&lt;rec-number&gt;55&lt;/rec-number&gt;&lt;foreign-keys&gt;&lt;key app="EN" db-id="vwrrttwz10fd9netdtjv5t0n2rea550ese5e" timestamp="1725520800"&gt;55&lt;/key&gt;&lt;/foreign-keys&gt;&lt;ref-type name="Journal Article"&gt;17&lt;/ref-type&gt;&lt;contributors&gt;&lt;authors&gt;&lt;author&gt;Thornton, P. S.&lt;/author&gt;&lt;author&gt;De Leon, D. D.&lt;/author&gt;&lt;author&gt;Empting, S.&lt;/author&gt;&lt;author&gt;Zangen, D.&lt;/author&gt;&lt;author&gt;Kendall, D. M.&lt;/author&gt;&lt;author&gt;Birch, S.&lt;/author&gt;&lt;author&gt;Bøge, E.&lt;/author&gt;&lt;author&gt;Ivkovic, J.&lt;/author&gt;&lt;author&gt;Banerjee, I.&lt;/author&gt;&lt;/authors&gt;&lt;/contributors&gt;&lt;titles&gt;&lt;title&gt;Dasiglucagon for the treatment of congenital hyperinsulinism: a randomized phase 3 trial in infants and children&lt;/title&gt;&lt;secondary-title&gt;J Clin Endocrinol Metab&lt;/secondary-title&gt;&lt;/titles&gt;&lt;periodical&gt;&lt;full-title&gt;J Clin Endocrinol Metab&lt;/full-title&gt;&lt;/periodical&gt;&lt;pages&gt;1071-1079&lt;/pages&gt;&lt;volume&gt;109&lt;/volume&gt;&lt;number&gt;4&lt;/number&gt;&lt;dates&gt;&lt;year&gt;2024&lt;/year&gt;&lt;/dates&gt;&lt;urls&gt;&lt;related-urls&gt;&lt;url&gt;https://academic.oup.com/jcem/article-abstract/109/4/1071/7335551&lt;/url&gt;&lt;/related-urls&gt;&lt;/urls&gt;&lt;custom1&gt;4 cites: https://scholar.google.com/scholar?cites=12609502451819702089&amp;amp;as_sdt=2005&amp;amp;sciodt=0,5&amp;amp;hl=en&amp;#xD;Query date: 2024-09-05 07:40:33&lt;/custom1&gt;&lt;/record&gt;&lt;/Cite&gt;&lt;/EndNote&gt;</w:instrText>
      </w:r>
      <w:r w:rsidR="002C6435" w:rsidRPr="00DE0742">
        <w:rPr>
          <w:rFonts w:cs="Arial"/>
          <w:szCs w:val="20"/>
        </w:rPr>
        <w:fldChar w:fldCharType="separate"/>
      </w:r>
      <w:r w:rsidR="00B60AE6">
        <w:rPr>
          <w:rFonts w:cs="Arial"/>
          <w:noProof/>
          <w:szCs w:val="20"/>
        </w:rPr>
        <w:t>(7)</w:t>
      </w:r>
      <w:r w:rsidR="002C6435" w:rsidRPr="00DE0742">
        <w:rPr>
          <w:rFonts w:cs="Arial"/>
          <w:szCs w:val="20"/>
        </w:rPr>
        <w:fldChar w:fldCharType="end"/>
      </w:r>
      <w:r w:rsidR="001010C9">
        <w:rPr>
          <w:rFonts w:cs="Arial"/>
        </w:rPr>
        <w:t>.</w:t>
      </w:r>
      <w:r w:rsidR="00C16162">
        <w:rPr>
          <w:rFonts w:cs="Arial"/>
        </w:rPr>
        <w:t xml:space="preserve"> Moreover, </w:t>
      </w:r>
      <w:r w:rsidR="00C16162" w:rsidRPr="00C16162">
        <w:rPr>
          <w:rFonts w:cs="Arial"/>
        </w:rPr>
        <w:t xml:space="preserve">the </w:t>
      </w:r>
      <w:r w:rsidR="00C16162">
        <w:rPr>
          <w:rFonts w:cs="Arial"/>
        </w:rPr>
        <w:t>time below range (TBR) &lt;</w:t>
      </w:r>
      <w:r w:rsidR="00C16162" w:rsidRPr="00C16162">
        <w:rPr>
          <w:rFonts w:cs="Arial"/>
        </w:rPr>
        <w:t>3.9</w:t>
      </w:r>
      <w:r w:rsidR="00C16162">
        <w:rPr>
          <w:rFonts w:cs="Arial"/>
        </w:rPr>
        <w:t xml:space="preserve"> mmol/L</w:t>
      </w:r>
      <w:r w:rsidR="00C16162" w:rsidRPr="00C16162">
        <w:rPr>
          <w:rFonts w:cs="Arial"/>
        </w:rPr>
        <w:t xml:space="preserve"> changed from 20.7% at baseline to 10.8%</w:t>
      </w:r>
      <w:r w:rsidR="00C16162">
        <w:rPr>
          <w:rFonts w:cs="Arial"/>
        </w:rPr>
        <w:t xml:space="preserve"> after 2-4 weeks</w:t>
      </w:r>
      <w:r w:rsidR="00C16162" w:rsidRPr="00C16162">
        <w:rPr>
          <w:rFonts w:cs="Arial"/>
        </w:rPr>
        <w:t xml:space="preserve"> </w:t>
      </w:r>
      <w:r w:rsidR="00C16162">
        <w:rPr>
          <w:rFonts w:cs="Arial"/>
        </w:rPr>
        <w:t>of</w:t>
      </w:r>
      <w:r w:rsidR="00C16162" w:rsidRPr="00C16162">
        <w:rPr>
          <w:rFonts w:cs="Arial"/>
        </w:rPr>
        <w:t xml:space="preserve"> </w:t>
      </w:r>
      <w:r w:rsidR="00C16162">
        <w:rPr>
          <w:rFonts w:cs="Arial"/>
        </w:rPr>
        <w:t>d</w:t>
      </w:r>
      <w:r w:rsidR="00C16162" w:rsidRPr="00C16162">
        <w:rPr>
          <w:rFonts w:cs="Arial"/>
        </w:rPr>
        <w:t xml:space="preserve">asiglucagon </w:t>
      </w:r>
      <w:r w:rsidR="00C16162">
        <w:rPr>
          <w:rFonts w:cs="Arial"/>
        </w:rPr>
        <w:t>treatment</w:t>
      </w:r>
      <w:r w:rsidR="003B1849">
        <w:rPr>
          <w:rFonts w:cs="Arial"/>
        </w:rPr>
        <w:t>, and the TBR &lt;3.0 mmol/L</w:t>
      </w:r>
      <w:r w:rsidR="003B1849" w:rsidRPr="003B1849">
        <w:t xml:space="preserve"> </w:t>
      </w:r>
      <w:r w:rsidR="003B1849" w:rsidRPr="003B1849">
        <w:rPr>
          <w:rFonts w:cs="Arial"/>
        </w:rPr>
        <w:t>changed from 5.9% to 3.1%</w:t>
      </w:r>
      <w:r w:rsidR="003B1849">
        <w:rPr>
          <w:rFonts w:cs="Arial"/>
        </w:rPr>
        <w:t xml:space="preserve">. </w:t>
      </w:r>
      <w:r w:rsidR="00224457">
        <w:rPr>
          <w:rFonts w:cs="Arial"/>
        </w:rPr>
        <w:t xml:space="preserve">Both were statistically significantly better </w:t>
      </w:r>
      <w:r w:rsidR="00224457">
        <w:rPr>
          <w:rFonts w:cs="Arial"/>
        </w:rPr>
        <w:lastRenderedPageBreak/>
        <w:t xml:space="preserve">than standard care (p = 0.0017 and p = </w:t>
      </w:r>
      <w:r w:rsidR="00224457" w:rsidRPr="00224457">
        <w:rPr>
          <w:rFonts w:cs="Arial"/>
        </w:rPr>
        <w:t>0.0061</w:t>
      </w:r>
      <w:r w:rsidR="00224457">
        <w:rPr>
          <w:rFonts w:cs="Arial"/>
        </w:rPr>
        <w:t>, respectively)</w:t>
      </w:r>
      <w:r w:rsidR="002C6435">
        <w:rPr>
          <w:rFonts w:cs="Arial"/>
        </w:rPr>
        <w:t xml:space="preserve"> </w:t>
      </w:r>
      <w:r w:rsidR="002C6435" w:rsidRPr="00DE0742">
        <w:rPr>
          <w:rFonts w:cs="Arial"/>
          <w:szCs w:val="20"/>
        </w:rPr>
        <w:fldChar w:fldCharType="begin"/>
      </w:r>
      <w:r w:rsidR="004F3555">
        <w:rPr>
          <w:rFonts w:cs="Arial"/>
          <w:szCs w:val="20"/>
        </w:rPr>
        <w:instrText xml:space="preserve"> ADDIN EN.CITE &lt;EndNote&gt;&lt;Cite&gt;&lt;Author&gt;Thornton&lt;/Author&gt;&lt;Year&gt;2024&lt;/Year&gt;&lt;RecNum&gt;55&lt;/RecNum&gt;&lt;DisplayText&gt;(7)&lt;/DisplayText&gt;&lt;record&gt;&lt;rec-number&gt;55&lt;/rec-number&gt;&lt;foreign-keys&gt;&lt;key app="EN" db-id="vwrrttwz10fd9netdtjv5t0n2rea550ese5e" timestamp="1725520800"&gt;55&lt;/key&gt;&lt;/foreign-keys&gt;&lt;ref-type name="Journal Article"&gt;17&lt;/ref-type&gt;&lt;contributors&gt;&lt;authors&gt;&lt;author&gt;Thornton, P. S.&lt;/author&gt;&lt;author&gt;De Leon, D. D.&lt;/author&gt;&lt;author&gt;Empting, S.&lt;/author&gt;&lt;author&gt;Zangen, D.&lt;/author&gt;&lt;author&gt;Kendall, D. M.&lt;/author&gt;&lt;author&gt;Birch, S.&lt;/author&gt;&lt;author&gt;Bøge, E.&lt;/author&gt;&lt;author&gt;Ivkovic, J.&lt;/author&gt;&lt;author&gt;Banerjee, I.&lt;/author&gt;&lt;/authors&gt;&lt;/contributors&gt;&lt;titles&gt;&lt;title&gt;Dasiglucagon for the treatment of congenital hyperinsulinism: a randomized phase 3 trial in infants and children&lt;/title&gt;&lt;secondary-title&gt;J Clin Endocrinol Metab&lt;/secondary-title&gt;&lt;/titles&gt;&lt;periodical&gt;&lt;full-title&gt;J Clin Endocrinol Metab&lt;/full-title&gt;&lt;/periodical&gt;&lt;pages&gt;1071-1079&lt;/pages&gt;&lt;volume&gt;109&lt;/volume&gt;&lt;number&gt;4&lt;/number&gt;&lt;dates&gt;&lt;year&gt;2024&lt;/year&gt;&lt;/dates&gt;&lt;urls&gt;&lt;related-urls&gt;&lt;url&gt;https://academic.oup.com/jcem/article-abstract/109/4/1071/7335551&lt;/url&gt;&lt;/related-urls&gt;&lt;/urls&gt;&lt;custom1&gt;4 cites: https://scholar.google.com/scholar?cites=12609502451819702089&amp;amp;as_sdt=2005&amp;amp;sciodt=0,5&amp;amp;hl=en&amp;#xD;Query date: 2024-09-05 07:40:33&lt;/custom1&gt;&lt;/record&gt;&lt;/Cite&gt;&lt;/EndNote&gt;</w:instrText>
      </w:r>
      <w:r w:rsidR="002C6435" w:rsidRPr="00DE0742">
        <w:rPr>
          <w:rFonts w:cs="Arial"/>
          <w:szCs w:val="20"/>
        </w:rPr>
        <w:fldChar w:fldCharType="separate"/>
      </w:r>
      <w:r w:rsidR="00B60AE6">
        <w:rPr>
          <w:rFonts w:cs="Arial"/>
          <w:noProof/>
          <w:szCs w:val="20"/>
        </w:rPr>
        <w:t>(7)</w:t>
      </w:r>
      <w:r w:rsidR="002C6435" w:rsidRPr="00DE0742">
        <w:rPr>
          <w:rFonts w:cs="Arial"/>
          <w:szCs w:val="20"/>
        </w:rPr>
        <w:fldChar w:fldCharType="end"/>
      </w:r>
      <w:r w:rsidR="00224457">
        <w:rPr>
          <w:rFonts w:cs="Arial"/>
        </w:rPr>
        <w:t>.</w:t>
      </w:r>
      <w:r w:rsidR="00470A89">
        <w:rPr>
          <w:rFonts w:cs="Arial"/>
        </w:rPr>
        <w:t xml:space="preserve"> No adverse events (AEs) were attributed to the infusion pump</w:t>
      </w:r>
      <w:r w:rsidR="00AF658E">
        <w:rPr>
          <w:rFonts w:cs="Arial"/>
        </w:rPr>
        <w:t xml:space="preserve">, although two </w:t>
      </w:r>
      <w:r w:rsidR="00AF658E" w:rsidRPr="00AF658E">
        <w:rPr>
          <w:rFonts w:cs="Arial"/>
        </w:rPr>
        <w:t>instances of needle occlusion occurred</w:t>
      </w:r>
      <w:r w:rsidR="00AF658E">
        <w:rPr>
          <w:rFonts w:cs="Arial"/>
        </w:rPr>
        <w:t xml:space="preserve"> </w:t>
      </w:r>
      <w:r w:rsidR="00AF658E" w:rsidRPr="00DE0742">
        <w:rPr>
          <w:rFonts w:cs="Arial"/>
          <w:szCs w:val="20"/>
        </w:rPr>
        <w:fldChar w:fldCharType="begin"/>
      </w:r>
      <w:r w:rsidR="004F3555">
        <w:rPr>
          <w:rFonts w:cs="Arial"/>
          <w:szCs w:val="20"/>
        </w:rPr>
        <w:instrText xml:space="preserve"> ADDIN EN.CITE &lt;EndNote&gt;&lt;Cite&gt;&lt;Author&gt;Thornton&lt;/Author&gt;&lt;Year&gt;2024&lt;/Year&gt;&lt;RecNum&gt;55&lt;/RecNum&gt;&lt;DisplayText&gt;(7)&lt;/DisplayText&gt;&lt;record&gt;&lt;rec-number&gt;55&lt;/rec-number&gt;&lt;foreign-keys&gt;&lt;key app="EN" db-id="vwrrttwz10fd9netdtjv5t0n2rea550ese5e" timestamp="1725520800"&gt;55&lt;/key&gt;&lt;/foreign-keys&gt;&lt;ref-type name="Journal Article"&gt;17&lt;/ref-type&gt;&lt;contributors&gt;&lt;authors&gt;&lt;author&gt;Thornton, P. S.&lt;/author&gt;&lt;author&gt;De Leon, D. D.&lt;/author&gt;&lt;author&gt;Empting, S.&lt;/author&gt;&lt;author&gt;Zangen, D.&lt;/author&gt;&lt;author&gt;Kendall, D. M.&lt;/author&gt;&lt;author&gt;Birch, S.&lt;/author&gt;&lt;author&gt;Bøge, E.&lt;/author&gt;&lt;author&gt;Ivkovic, J.&lt;/author&gt;&lt;author&gt;Banerjee, I.&lt;/author&gt;&lt;/authors&gt;&lt;/contributors&gt;&lt;titles&gt;&lt;title&gt;Dasiglucagon for the treatment of congenital hyperinsulinism: a randomized phase 3 trial in infants and children&lt;/title&gt;&lt;secondary-title&gt;J Clin Endocrinol Metab&lt;/secondary-title&gt;&lt;/titles&gt;&lt;periodical&gt;&lt;full-title&gt;J Clin Endocrinol Metab&lt;/full-title&gt;&lt;/periodical&gt;&lt;pages&gt;1071-1079&lt;/pages&gt;&lt;volume&gt;109&lt;/volume&gt;&lt;number&gt;4&lt;/number&gt;&lt;dates&gt;&lt;year&gt;2024&lt;/year&gt;&lt;/dates&gt;&lt;urls&gt;&lt;related-urls&gt;&lt;url&gt;https://academic.oup.com/jcem/article-abstract/109/4/1071/7335551&lt;/url&gt;&lt;/related-urls&gt;&lt;/urls&gt;&lt;custom1&gt;4 cites: https://scholar.google.com/scholar?cites=12609502451819702089&amp;amp;as_sdt=2005&amp;amp;sciodt=0,5&amp;amp;hl=en&amp;#xD;Query date: 2024-09-05 07:40:33&lt;/custom1&gt;&lt;/record&gt;&lt;/Cite&gt;&lt;/EndNote&gt;</w:instrText>
      </w:r>
      <w:r w:rsidR="00AF658E" w:rsidRPr="00DE0742">
        <w:rPr>
          <w:rFonts w:cs="Arial"/>
          <w:szCs w:val="20"/>
        </w:rPr>
        <w:fldChar w:fldCharType="separate"/>
      </w:r>
      <w:r w:rsidR="00B60AE6">
        <w:rPr>
          <w:rFonts w:cs="Arial"/>
          <w:noProof/>
          <w:szCs w:val="20"/>
        </w:rPr>
        <w:t>(7)</w:t>
      </w:r>
      <w:r w:rsidR="00AF658E" w:rsidRPr="00DE0742">
        <w:rPr>
          <w:rFonts w:cs="Arial"/>
          <w:szCs w:val="20"/>
        </w:rPr>
        <w:fldChar w:fldCharType="end"/>
      </w:r>
      <w:r w:rsidR="00470A89">
        <w:rPr>
          <w:rFonts w:cs="Arial"/>
        </w:rPr>
        <w:t xml:space="preserve">. </w:t>
      </w:r>
      <w:r w:rsidR="00ED6808">
        <w:rPr>
          <w:rFonts w:cs="Arial"/>
        </w:rPr>
        <w:t xml:space="preserve">In a case report </w:t>
      </w:r>
      <w:r w:rsidR="008F791D">
        <w:rPr>
          <w:rFonts w:cs="Arial"/>
        </w:rPr>
        <w:t>with</w:t>
      </w:r>
      <w:r w:rsidR="00ED6808">
        <w:rPr>
          <w:rFonts w:cs="Arial"/>
        </w:rPr>
        <w:t xml:space="preserve"> a 17-year </w:t>
      </w:r>
      <w:r w:rsidR="008F791D">
        <w:rPr>
          <w:rFonts w:cs="Arial"/>
        </w:rPr>
        <w:t xml:space="preserve">old </w:t>
      </w:r>
      <w:r w:rsidR="00ED6808">
        <w:rPr>
          <w:rFonts w:cs="Arial"/>
        </w:rPr>
        <w:t>CHI</w:t>
      </w:r>
      <w:r w:rsidR="008F791D">
        <w:rPr>
          <w:rFonts w:cs="Arial"/>
        </w:rPr>
        <w:t xml:space="preserve"> patient</w:t>
      </w:r>
      <w:r w:rsidR="00ED6808">
        <w:rPr>
          <w:rFonts w:cs="Arial"/>
        </w:rPr>
        <w:t xml:space="preserve">, </w:t>
      </w:r>
      <w:r w:rsidR="00ED6808" w:rsidRPr="00ED6808">
        <w:rPr>
          <w:rFonts w:cs="Arial"/>
          <w:bCs/>
          <w:szCs w:val="20"/>
        </w:rPr>
        <w:t xml:space="preserve">Reynolds </w:t>
      </w:r>
      <w:r w:rsidR="00ED6808" w:rsidRPr="00664DEC">
        <w:rPr>
          <w:rFonts w:cs="Arial"/>
          <w:bCs/>
          <w:i/>
          <w:iCs/>
          <w:szCs w:val="20"/>
        </w:rPr>
        <w:t>et al.</w:t>
      </w:r>
      <w:r w:rsidR="00ED6808" w:rsidRPr="00ED6808">
        <w:rPr>
          <w:rFonts w:cs="Arial"/>
          <w:bCs/>
          <w:szCs w:val="20"/>
        </w:rPr>
        <w:t xml:space="preserve"> (2024)</w:t>
      </w:r>
      <w:r w:rsidR="00ED6808">
        <w:rPr>
          <w:rFonts w:cs="Arial"/>
          <w:bCs/>
          <w:szCs w:val="20"/>
        </w:rPr>
        <w:t xml:space="preserve"> described that the initial </w:t>
      </w:r>
      <w:r w:rsidR="00ED6808" w:rsidRPr="00ED6808">
        <w:rPr>
          <w:rFonts w:cs="Arial"/>
          <w:bCs/>
          <w:szCs w:val="20"/>
        </w:rPr>
        <w:t xml:space="preserve">use of </w:t>
      </w:r>
      <w:r w:rsidR="00ED6808">
        <w:rPr>
          <w:rFonts w:cs="Arial"/>
          <w:bCs/>
          <w:szCs w:val="20"/>
        </w:rPr>
        <w:t>an</w:t>
      </w:r>
      <w:r w:rsidR="00ED6808" w:rsidRPr="00ED6808">
        <w:rPr>
          <w:rFonts w:cs="Arial"/>
          <w:bCs/>
          <w:szCs w:val="20"/>
        </w:rPr>
        <w:t xml:space="preserve"> </w:t>
      </w:r>
      <w:proofErr w:type="spellStart"/>
      <w:r w:rsidR="00ED6808" w:rsidRPr="00ED6808">
        <w:rPr>
          <w:rFonts w:cs="Arial"/>
          <w:bCs/>
          <w:szCs w:val="20"/>
        </w:rPr>
        <w:t>Omnipod</w:t>
      </w:r>
      <w:proofErr w:type="spellEnd"/>
      <w:r w:rsidR="00ED6808" w:rsidRPr="00ED6808">
        <w:rPr>
          <w:rFonts w:cs="Arial"/>
          <w:bCs/>
          <w:szCs w:val="20"/>
        </w:rPr>
        <w:t xml:space="preserve">® pump to deliver subcutaneous glucagon was associated with frequent pump site occlusions due to glucagon's limited stability and fibril formation </w:t>
      </w:r>
      <w:r w:rsidR="00ED6808" w:rsidRPr="00ED6808">
        <w:rPr>
          <w:rFonts w:cs="Arial"/>
          <w:bCs/>
          <w:szCs w:val="20"/>
        </w:rPr>
        <w:fldChar w:fldCharType="begin"/>
      </w:r>
      <w:r w:rsidR="00B60AE6">
        <w:rPr>
          <w:rFonts w:cs="Arial"/>
          <w:bCs/>
          <w:szCs w:val="20"/>
        </w:rPr>
        <w:instrText xml:space="preserve"> ADDIN EN.CITE &lt;EndNote&gt;&lt;Cite&gt;&lt;Author&gt;Reynolds&lt;/Author&gt;&lt;Year&gt;2024&lt;/Year&gt;&lt;RecNum&gt;208&lt;/RecNum&gt;&lt;DisplayText&gt;(21)&lt;/DisplayText&gt;&lt;record&gt;&lt;rec-number&gt;208&lt;/rec-number&gt;&lt;foreign-keys&gt;&lt;key app="EN" db-id="vwrrttwz10fd9netdtjv5t0n2rea550ese5e" timestamp="1725520858"&gt;208&lt;/key&gt;&lt;/foreign-keys&gt;&lt;ref-type name="Journal Article"&gt;17&lt;/ref-type&gt;&lt;contributors&gt;&lt;authors&gt;&lt;author&gt;D Reynolds&lt;/author&gt;&lt;author&gt;LM Mitteer&lt;/author&gt;&lt;author&gt;W Sigal&lt;/author&gt;&lt;author&gt;L Boyajian&lt;/author&gt;&lt;author&gt;H McKnight &lt;/author&gt;&lt;author&gt;T Bhatti &lt;/author&gt;&lt;author&gt;L States &lt;/author&gt;&lt;author&gt;S Becker &lt;/author&gt;&lt;author&gt;NS Adzick &lt;/author&gt;&lt;author&gt;K Lord &lt;/author&gt;&lt;author&gt;DD De Leon &lt;/author&gt;&lt;/authors&gt;&lt;/contributors&gt;&lt;titles&gt;&lt;title&gt;Novel Use of Dasiglucagon, a Soluble Glucagon Analog, for the Treatment of Hyperinsulinemic Hypoglycemia Secondary to Suspected Insulinoma: A Case Report&lt;/title&gt;&lt;secondary-title&gt;Horm Res Paediatr.&lt;/secondary-title&gt;&lt;/titles&gt;&lt;periodical&gt;&lt;full-title&gt;Horm Res Paediatr.&lt;/full-title&gt;&lt;/periodical&gt;&lt;pages&gt;187-194&lt;/pages&gt;&lt;volume&gt;97&lt;/volume&gt;&lt;number&gt;2&lt;/number&gt;&lt;dates&gt;&lt;year&gt;2024&lt;/year&gt;&lt;/dates&gt;&lt;urls&gt;&lt;related-urls&gt;&lt;url&gt;https://karger.com/hrp/article/97/2/187/855520&lt;/url&gt;&lt;/related-urls&gt;&lt;/urls&gt;&lt;custom1&gt;Query date: 2024-09-05 07:44:29&lt;/custom1&gt;&lt;electronic-resource-num&gt;10.1159/000531251&lt;/electronic-resource-num&gt;&lt;/record&gt;&lt;/Cite&gt;&lt;/EndNote&gt;</w:instrText>
      </w:r>
      <w:r w:rsidR="00ED6808" w:rsidRPr="00ED6808">
        <w:rPr>
          <w:rFonts w:cs="Arial"/>
          <w:bCs/>
          <w:szCs w:val="20"/>
        </w:rPr>
        <w:fldChar w:fldCharType="separate"/>
      </w:r>
      <w:r w:rsidR="00B60AE6">
        <w:rPr>
          <w:rFonts w:cs="Arial"/>
          <w:bCs/>
          <w:noProof/>
          <w:szCs w:val="20"/>
        </w:rPr>
        <w:t>(21)</w:t>
      </w:r>
      <w:r w:rsidR="00ED6808" w:rsidRPr="00ED6808">
        <w:rPr>
          <w:rFonts w:cs="Arial"/>
          <w:bCs/>
          <w:szCs w:val="20"/>
        </w:rPr>
        <w:fldChar w:fldCharType="end"/>
      </w:r>
      <w:r w:rsidR="00ED6808">
        <w:rPr>
          <w:rFonts w:cs="Arial"/>
          <w:bCs/>
          <w:szCs w:val="20"/>
        </w:rPr>
        <w:t xml:space="preserve">. The patient was therefore transitioned to dasiglucagon treatment using a </w:t>
      </w:r>
      <w:r w:rsidR="00ED6808" w:rsidRPr="00C2061D">
        <w:rPr>
          <w:rFonts w:cs="Arial"/>
        </w:rPr>
        <w:t>t:slim X2</w:t>
      </w:r>
      <w:r w:rsidR="00ED6808">
        <w:rPr>
          <w:rFonts w:cs="Arial"/>
        </w:rPr>
        <w:t xml:space="preserve"> pump for infusion, which </w:t>
      </w:r>
      <w:r w:rsidR="00ED6808" w:rsidRPr="00ED6808">
        <w:rPr>
          <w:rFonts w:cs="Arial"/>
        </w:rPr>
        <w:t>allowed for better glucose control.</w:t>
      </w:r>
      <w:r w:rsidR="00ED6808">
        <w:rPr>
          <w:rFonts w:cs="Arial"/>
        </w:rPr>
        <w:t xml:space="preserve"> </w:t>
      </w:r>
      <w:r w:rsidR="00ED6808" w:rsidRPr="00ED6808">
        <w:rPr>
          <w:rFonts w:cs="Arial"/>
        </w:rPr>
        <w:t>The dasiglucagon therapy successfully minimized hypoglycemia episodes,</w:t>
      </w:r>
      <w:r w:rsidR="00ED6808">
        <w:rPr>
          <w:rFonts w:cs="Arial"/>
        </w:rPr>
        <w:t xml:space="preserve"> and the patient was discharged from hospital and could return to school and resume physical activities </w:t>
      </w:r>
      <w:r w:rsidR="00ED6808" w:rsidRPr="00ED6808">
        <w:rPr>
          <w:rFonts w:cs="Arial"/>
          <w:bCs/>
          <w:szCs w:val="20"/>
        </w:rPr>
        <w:fldChar w:fldCharType="begin"/>
      </w:r>
      <w:r w:rsidR="00B60AE6">
        <w:rPr>
          <w:rFonts w:cs="Arial"/>
          <w:bCs/>
          <w:szCs w:val="20"/>
        </w:rPr>
        <w:instrText xml:space="preserve"> ADDIN EN.CITE &lt;EndNote&gt;&lt;Cite&gt;&lt;Author&gt;Reynolds&lt;/Author&gt;&lt;Year&gt;2024&lt;/Year&gt;&lt;RecNum&gt;208&lt;/RecNum&gt;&lt;DisplayText&gt;(21)&lt;/DisplayText&gt;&lt;record&gt;&lt;rec-number&gt;208&lt;/rec-number&gt;&lt;foreign-keys&gt;&lt;key app="EN" db-id="vwrrttwz10fd9netdtjv5t0n2rea550ese5e" timestamp="1725520858"&gt;208&lt;/key&gt;&lt;/foreign-keys&gt;&lt;ref-type name="Journal Article"&gt;17&lt;/ref-type&gt;&lt;contributors&gt;&lt;authors&gt;&lt;author&gt;D Reynolds&lt;/author&gt;&lt;author&gt;LM Mitteer&lt;/author&gt;&lt;author&gt;W Sigal&lt;/author&gt;&lt;author&gt;L Boyajian&lt;/author&gt;&lt;author&gt;H McKnight &lt;/author&gt;&lt;author&gt;T Bhatti &lt;/author&gt;&lt;author&gt;L States &lt;/author&gt;&lt;author&gt;S Becker &lt;/author&gt;&lt;author&gt;NS Adzick &lt;/author&gt;&lt;author&gt;K Lord &lt;/author&gt;&lt;author&gt;DD De Leon &lt;/author&gt;&lt;/authors&gt;&lt;/contributors&gt;&lt;titles&gt;&lt;title&gt;Novel Use of Dasiglucagon, a Soluble Glucagon Analog, for the Treatment of Hyperinsulinemic Hypoglycemia Secondary to Suspected Insulinoma: A Case Report&lt;/title&gt;&lt;secondary-title&gt;Horm Res Paediatr.&lt;/secondary-title&gt;&lt;/titles&gt;&lt;periodical&gt;&lt;full-title&gt;Horm Res Paediatr.&lt;/full-title&gt;&lt;/periodical&gt;&lt;pages&gt;187-194&lt;/pages&gt;&lt;volume&gt;97&lt;/volume&gt;&lt;number&gt;2&lt;/number&gt;&lt;dates&gt;&lt;year&gt;2024&lt;/year&gt;&lt;/dates&gt;&lt;urls&gt;&lt;related-urls&gt;&lt;url&gt;https://karger.com/hrp/article/97/2/187/855520&lt;/url&gt;&lt;/related-urls&gt;&lt;/urls&gt;&lt;custom1&gt;Query date: 2024-09-05 07:44:29&lt;/custom1&gt;&lt;electronic-resource-num&gt;10.1159/000531251&lt;/electronic-resource-num&gt;&lt;/record&gt;&lt;/Cite&gt;&lt;/EndNote&gt;</w:instrText>
      </w:r>
      <w:r w:rsidR="00ED6808" w:rsidRPr="00ED6808">
        <w:rPr>
          <w:rFonts w:cs="Arial"/>
          <w:bCs/>
          <w:szCs w:val="20"/>
        </w:rPr>
        <w:fldChar w:fldCharType="separate"/>
      </w:r>
      <w:r w:rsidR="00B60AE6">
        <w:rPr>
          <w:rFonts w:cs="Arial"/>
          <w:bCs/>
          <w:noProof/>
          <w:szCs w:val="20"/>
        </w:rPr>
        <w:t>(21)</w:t>
      </w:r>
      <w:r w:rsidR="00ED6808" w:rsidRPr="00ED6808">
        <w:rPr>
          <w:rFonts w:cs="Arial"/>
          <w:bCs/>
          <w:szCs w:val="20"/>
        </w:rPr>
        <w:fldChar w:fldCharType="end"/>
      </w:r>
      <w:r w:rsidR="00ED6808">
        <w:rPr>
          <w:rFonts w:cs="Arial"/>
          <w:bCs/>
          <w:szCs w:val="20"/>
        </w:rPr>
        <w:t>.</w:t>
      </w:r>
      <w:r w:rsidR="00ED6808">
        <w:rPr>
          <w:rFonts w:cs="Arial"/>
        </w:rPr>
        <w:t xml:space="preserve"> </w:t>
      </w:r>
      <w:r w:rsidR="008F791D">
        <w:rPr>
          <w:rFonts w:cs="Arial"/>
        </w:rPr>
        <w:t>Over an 18-month period, only one</w:t>
      </w:r>
      <w:r w:rsidR="00656B37">
        <w:rPr>
          <w:rFonts w:cs="Arial"/>
        </w:rPr>
        <w:t xml:space="preserve"> </w:t>
      </w:r>
      <w:r w:rsidR="008F791D">
        <w:rPr>
          <w:rFonts w:cs="Arial"/>
        </w:rPr>
        <w:t>AE was noted</w:t>
      </w:r>
      <w:r w:rsidR="003B0625">
        <w:rPr>
          <w:rFonts w:cs="Arial"/>
        </w:rPr>
        <w:t xml:space="preserve"> in this case report</w:t>
      </w:r>
      <w:r w:rsidR="008F791D">
        <w:rPr>
          <w:rFonts w:cs="Arial"/>
        </w:rPr>
        <w:t xml:space="preserve">: a </w:t>
      </w:r>
      <w:r w:rsidR="00656B37" w:rsidRPr="00656B37">
        <w:rPr>
          <w:rFonts w:cs="Arial"/>
        </w:rPr>
        <w:t>local reaction at the pump insertion site</w:t>
      </w:r>
      <w:r w:rsidR="00656B37">
        <w:rPr>
          <w:rFonts w:cs="Arial"/>
        </w:rPr>
        <w:t xml:space="preserve"> </w:t>
      </w:r>
      <w:r w:rsidR="00656B37" w:rsidRPr="00ED6808">
        <w:rPr>
          <w:rFonts w:cs="Arial"/>
          <w:bCs/>
          <w:szCs w:val="20"/>
        </w:rPr>
        <w:fldChar w:fldCharType="begin"/>
      </w:r>
      <w:r w:rsidR="00B60AE6">
        <w:rPr>
          <w:rFonts w:cs="Arial"/>
          <w:bCs/>
          <w:szCs w:val="20"/>
        </w:rPr>
        <w:instrText xml:space="preserve"> ADDIN EN.CITE &lt;EndNote&gt;&lt;Cite&gt;&lt;Author&gt;Reynolds&lt;/Author&gt;&lt;Year&gt;2024&lt;/Year&gt;&lt;RecNum&gt;208&lt;/RecNum&gt;&lt;DisplayText&gt;(21)&lt;/DisplayText&gt;&lt;record&gt;&lt;rec-number&gt;208&lt;/rec-number&gt;&lt;foreign-keys&gt;&lt;key app="EN" db-id="vwrrttwz10fd9netdtjv5t0n2rea550ese5e" timestamp="1725520858"&gt;208&lt;/key&gt;&lt;/foreign-keys&gt;&lt;ref-type name="Journal Article"&gt;17&lt;/ref-type&gt;&lt;contributors&gt;&lt;authors&gt;&lt;author&gt;D Reynolds&lt;/author&gt;&lt;author&gt;LM Mitteer&lt;/author&gt;&lt;author&gt;W Sigal&lt;/author&gt;&lt;author&gt;L Boyajian&lt;/author&gt;&lt;author&gt;H McKnight &lt;/author&gt;&lt;author&gt;T Bhatti &lt;/author&gt;&lt;author&gt;L States &lt;/author&gt;&lt;author&gt;S Becker &lt;/author&gt;&lt;author&gt;NS Adzick &lt;/author&gt;&lt;author&gt;K Lord &lt;/author&gt;&lt;author&gt;DD De Leon &lt;/author&gt;&lt;/authors&gt;&lt;/contributors&gt;&lt;titles&gt;&lt;title&gt;Novel Use of Dasiglucagon, a Soluble Glucagon Analog, for the Treatment of Hyperinsulinemic Hypoglycemia Secondary to Suspected Insulinoma: A Case Report&lt;/title&gt;&lt;secondary-title&gt;Horm Res Paediatr.&lt;/secondary-title&gt;&lt;/titles&gt;&lt;periodical&gt;&lt;full-title&gt;Horm Res Paediatr.&lt;/full-title&gt;&lt;/periodical&gt;&lt;pages&gt;187-194&lt;/pages&gt;&lt;volume&gt;97&lt;/volume&gt;&lt;number&gt;2&lt;/number&gt;&lt;dates&gt;&lt;year&gt;2024&lt;/year&gt;&lt;/dates&gt;&lt;urls&gt;&lt;related-urls&gt;&lt;url&gt;https://karger.com/hrp/article/97/2/187/855520&lt;/url&gt;&lt;/related-urls&gt;&lt;/urls&gt;&lt;custom1&gt;Query date: 2024-09-05 07:44:29&lt;/custom1&gt;&lt;electronic-resource-num&gt;10.1159/000531251&lt;/electronic-resource-num&gt;&lt;/record&gt;&lt;/Cite&gt;&lt;/EndNote&gt;</w:instrText>
      </w:r>
      <w:r w:rsidR="00656B37" w:rsidRPr="00ED6808">
        <w:rPr>
          <w:rFonts w:cs="Arial"/>
          <w:bCs/>
          <w:szCs w:val="20"/>
        </w:rPr>
        <w:fldChar w:fldCharType="separate"/>
      </w:r>
      <w:r w:rsidR="00B60AE6">
        <w:rPr>
          <w:rFonts w:cs="Arial"/>
          <w:bCs/>
          <w:noProof/>
          <w:szCs w:val="20"/>
        </w:rPr>
        <w:t>(21)</w:t>
      </w:r>
      <w:r w:rsidR="00656B37" w:rsidRPr="00ED6808">
        <w:rPr>
          <w:rFonts w:cs="Arial"/>
          <w:bCs/>
          <w:szCs w:val="20"/>
        </w:rPr>
        <w:fldChar w:fldCharType="end"/>
      </w:r>
      <w:r w:rsidR="00656B37" w:rsidRPr="00656B37">
        <w:rPr>
          <w:rFonts w:cs="Arial"/>
        </w:rPr>
        <w:t>.</w:t>
      </w:r>
      <w:r w:rsidR="00664DEC">
        <w:rPr>
          <w:rFonts w:cs="Arial"/>
        </w:rPr>
        <w:t xml:space="preserve"> </w:t>
      </w:r>
      <w:r w:rsidR="00440D45">
        <w:rPr>
          <w:rFonts w:cs="Arial"/>
        </w:rPr>
        <w:t xml:space="preserve">In the third study with dasiglucagon infusion, </w:t>
      </w:r>
      <w:r w:rsidR="00664DEC" w:rsidRPr="00664DEC">
        <w:rPr>
          <w:rFonts w:cs="Arial"/>
          <w:bCs/>
          <w:szCs w:val="20"/>
        </w:rPr>
        <w:t xml:space="preserve">Castellanos </w:t>
      </w:r>
      <w:r w:rsidR="00664DEC" w:rsidRPr="00664DEC">
        <w:rPr>
          <w:rFonts w:cs="Arial"/>
          <w:bCs/>
          <w:i/>
          <w:iCs/>
          <w:szCs w:val="20"/>
        </w:rPr>
        <w:t>et al.</w:t>
      </w:r>
      <w:r w:rsidR="00664DEC" w:rsidRPr="00664DEC">
        <w:rPr>
          <w:rFonts w:cs="Arial"/>
          <w:bCs/>
          <w:szCs w:val="20"/>
        </w:rPr>
        <w:t xml:space="preserve"> (2021)</w:t>
      </w:r>
      <w:r w:rsidR="00664DEC">
        <w:rPr>
          <w:rFonts w:cs="Arial"/>
          <w:bCs/>
          <w:szCs w:val="20"/>
        </w:rPr>
        <w:t xml:space="preserve"> used an </w:t>
      </w:r>
      <w:proofErr w:type="spellStart"/>
      <w:r w:rsidR="00664DEC">
        <w:rPr>
          <w:rFonts w:cs="Arial"/>
          <w:bCs/>
          <w:szCs w:val="20"/>
        </w:rPr>
        <w:t>iLet</w:t>
      </w:r>
      <w:proofErr w:type="spellEnd"/>
      <w:r w:rsidR="00664DEC">
        <w:rPr>
          <w:rFonts w:cs="Arial"/>
          <w:bCs/>
          <w:szCs w:val="20"/>
        </w:rPr>
        <w:t xml:space="preserve"> Bionic Pancreas for insulin and dasiglucagon delivery using a dual-hormone approach for treatment of </w:t>
      </w:r>
      <w:r w:rsidR="00433AC7">
        <w:rPr>
          <w:rFonts w:cs="Arial"/>
          <w:bCs/>
          <w:szCs w:val="20"/>
        </w:rPr>
        <w:t>ten</w:t>
      </w:r>
      <w:r w:rsidR="00C60FDA">
        <w:rPr>
          <w:rFonts w:cs="Arial"/>
          <w:bCs/>
          <w:szCs w:val="20"/>
        </w:rPr>
        <w:t xml:space="preserve"> </w:t>
      </w:r>
      <w:r w:rsidR="00664DEC">
        <w:rPr>
          <w:rFonts w:cs="Arial"/>
          <w:bCs/>
          <w:szCs w:val="20"/>
        </w:rPr>
        <w:t>T1D patients</w:t>
      </w:r>
      <w:r w:rsidR="00664DEC" w:rsidRPr="00664DEC">
        <w:rPr>
          <w:rFonts w:cs="Arial"/>
          <w:bCs/>
          <w:szCs w:val="20"/>
        </w:rPr>
        <w:t xml:space="preserve"> </w:t>
      </w:r>
      <w:r w:rsidR="00664DEC" w:rsidRPr="00664DEC">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664DEC" w:rsidRPr="00664DEC">
        <w:rPr>
          <w:rFonts w:cs="Arial"/>
          <w:bCs/>
          <w:szCs w:val="20"/>
        </w:rPr>
      </w:r>
      <w:r w:rsidR="00664DEC" w:rsidRPr="00664DEC">
        <w:rPr>
          <w:rFonts w:cs="Arial"/>
          <w:bCs/>
          <w:szCs w:val="20"/>
        </w:rPr>
        <w:fldChar w:fldCharType="separate"/>
      </w:r>
      <w:r w:rsidR="00B60AE6">
        <w:rPr>
          <w:rFonts w:cs="Arial"/>
          <w:bCs/>
          <w:noProof/>
          <w:szCs w:val="20"/>
        </w:rPr>
        <w:t>(56)</w:t>
      </w:r>
      <w:r w:rsidR="00664DEC" w:rsidRPr="00664DEC">
        <w:rPr>
          <w:rFonts w:cs="Arial"/>
          <w:bCs/>
          <w:szCs w:val="20"/>
        </w:rPr>
        <w:fldChar w:fldCharType="end"/>
      </w:r>
      <w:r w:rsidR="00D23F67">
        <w:rPr>
          <w:rFonts w:cs="Arial"/>
          <w:bCs/>
          <w:szCs w:val="20"/>
        </w:rPr>
        <w:t>. This was compared to an insulin-only configuration</w:t>
      </w:r>
      <w:r w:rsidR="003179C2">
        <w:rPr>
          <w:rFonts w:cs="Arial"/>
          <w:bCs/>
          <w:szCs w:val="20"/>
        </w:rPr>
        <w:t xml:space="preserve"> using a </w:t>
      </w:r>
      <w:r w:rsidR="003179C2" w:rsidRPr="003179C2">
        <w:rPr>
          <w:rFonts w:cs="Arial"/>
          <w:bCs/>
          <w:szCs w:val="20"/>
        </w:rPr>
        <w:t>random-order, crossover</w:t>
      </w:r>
      <w:r w:rsidR="003179C2">
        <w:rPr>
          <w:rFonts w:cs="Arial"/>
          <w:bCs/>
          <w:szCs w:val="20"/>
        </w:rPr>
        <w:t xml:space="preserve"> study design</w:t>
      </w:r>
      <w:r w:rsidR="00D23F67">
        <w:rPr>
          <w:rFonts w:cs="Arial"/>
          <w:bCs/>
          <w:szCs w:val="20"/>
        </w:rPr>
        <w:t xml:space="preserve">. </w:t>
      </w:r>
      <w:r w:rsidR="00C858F1" w:rsidRPr="00C858F1">
        <w:rPr>
          <w:rFonts w:cs="Arial"/>
          <w:bCs/>
          <w:szCs w:val="20"/>
        </w:rPr>
        <w:t xml:space="preserve">The </w:t>
      </w:r>
      <w:r w:rsidR="00C858F1">
        <w:rPr>
          <w:rFonts w:cs="Arial"/>
          <w:bCs/>
          <w:szCs w:val="20"/>
        </w:rPr>
        <w:t>dual-</w:t>
      </w:r>
      <w:r w:rsidR="00C858F1" w:rsidRPr="00C858F1">
        <w:rPr>
          <w:rFonts w:cs="Arial"/>
          <w:bCs/>
          <w:szCs w:val="20"/>
        </w:rPr>
        <w:t>hormon</w:t>
      </w:r>
      <w:r w:rsidR="00C858F1">
        <w:rPr>
          <w:rFonts w:cs="Arial"/>
          <w:bCs/>
          <w:szCs w:val="20"/>
        </w:rPr>
        <w:t>e</w:t>
      </w:r>
      <w:r w:rsidR="00C858F1" w:rsidRPr="00C858F1">
        <w:rPr>
          <w:rFonts w:cs="Arial"/>
          <w:bCs/>
          <w:szCs w:val="20"/>
        </w:rPr>
        <w:t xml:space="preserve"> </w:t>
      </w:r>
      <w:r w:rsidR="00C858F1">
        <w:rPr>
          <w:rFonts w:cs="Arial"/>
          <w:bCs/>
          <w:szCs w:val="20"/>
        </w:rPr>
        <w:t>configuration</w:t>
      </w:r>
      <w:r w:rsidR="00C858F1" w:rsidRPr="00C858F1">
        <w:rPr>
          <w:rFonts w:cs="Arial"/>
          <w:bCs/>
          <w:szCs w:val="20"/>
        </w:rPr>
        <w:t xml:space="preserve"> was effective in minimizing hypoglycemia, with the median </w:t>
      </w:r>
      <w:r w:rsidR="00C858F1">
        <w:rPr>
          <w:rFonts w:cs="Arial"/>
          <w:bCs/>
          <w:szCs w:val="20"/>
        </w:rPr>
        <w:t>TBR&lt;</w:t>
      </w:r>
      <w:r w:rsidR="00C858F1" w:rsidRPr="00C858F1">
        <w:rPr>
          <w:rFonts w:cs="Arial"/>
          <w:bCs/>
          <w:szCs w:val="20"/>
        </w:rPr>
        <w:t>54 mg/dL at only 0.2%, compared to 0.6% in the insulin-only configuration.</w:t>
      </w:r>
      <w:r w:rsidR="00C858F1" w:rsidRPr="00C858F1">
        <w:t xml:space="preserve"> </w:t>
      </w:r>
      <w:r w:rsidR="00C858F1" w:rsidRPr="00C858F1">
        <w:rPr>
          <w:rFonts w:cs="Arial"/>
          <w:bCs/>
          <w:szCs w:val="20"/>
        </w:rPr>
        <w:t xml:space="preserve">Similarly, TBR&lt;70 </w:t>
      </w:r>
      <w:r w:rsidR="00C96C53" w:rsidRPr="00C858F1">
        <w:rPr>
          <w:rFonts w:cs="Arial"/>
          <w:bCs/>
          <w:szCs w:val="20"/>
        </w:rPr>
        <w:t xml:space="preserve">mg/dL </w:t>
      </w:r>
      <w:r w:rsidR="00C858F1" w:rsidRPr="00C858F1">
        <w:rPr>
          <w:rFonts w:cs="Arial"/>
          <w:bCs/>
          <w:szCs w:val="20"/>
        </w:rPr>
        <w:t xml:space="preserve">was reduced from 4% </w:t>
      </w:r>
      <w:r w:rsidR="00BD103B">
        <w:rPr>
          <w:rFonts w:cs="Arial"/>
          <w:bCs/>
          <w:szCs w:val="20"/>
        </w:rPr>
        <w:t>with</w:t>
      </w:r>
      <w:r w:rsidR="00C858F1" w:rsidRPr="00C858F1">
        <w:rPr>
          <w:rFonts w:cs="Arial"/>
          <w:bCs/>
          <w:szCs w:val="20"/>
        </w:rPr>
        <w:t xml:space="preserve"> the insulin-only approach to 2% in the </w:t>
      </w:r>
      <w:proofErr w:type="spellStart"/>
      <w:r w:rsidR="00C858F1" w:rsidRPr="00C858F1">
        <w:rPr>
          <w:rFonts w:cs="Arial"/>
          <w:bCs/>
          <w:szCs w:val="20"/>
        </w:rPr>
        <w:t>bihormonal</w:t>
      </w:r>
      <w:proofErr w:type="spellEnd"/>
      <w:r w:rsidR="00C858F1" w:rsidRPr="00C858F1">
        <w:rPr>
          <w:rFonts w:cs="Arial"/>
          <w:bCs/>
          <w:szCs w:val="20"/>
        </w:rPr>
        <w:t xml:space="preserve"> configuration</w:t>
      </w:r>
      <w:r w:rsidR="008F791D">
        <w:rPr>
          <w:rFonts w:cs="Arial"/>
          <w:bCs/>
          <w:szCs w:val="20"/>
        </w:rPr>
        <w:t xml:space="preserve"> </w:t>
      </w:r>
      <w:r w:rsidR="008F791D" w:rsidRPr="00664DEC">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8F791D" w:rsidRPr="00664DEC">
        <w:rPr>
          <w:rFonts w:cs="Arial"/>
          <w:bCs/>
          <w:szCs w:val="20"/>
        </w:rPr>
      </w:r>
      <w:r w:rsidR="008F791D" w:rsidRPr="00664DEC">
        <w:rPr>
          <w:rFonts w:cs="Arial"/>
          <w:bCs/>
          <w:szCs w:val="20"/>
        </w:rPr>
        <w:fldChar w:fldCharType="separate"/>
      </w:r>
      <w:r w:rsidR="00B60AE6">
        <w:rPr>
          <w:rFonts w:cs="Arial"/>
          <w:bCs/>
          <w:noProof/>
          <w:szCs w:val="20"/>
        </w:rPr>
        <w:t>(56)</w:t>
      </w:r>
      <w:r w:rsidR="008F791D" w:rsidRPr="00664DEC">
        <w:rPr>
          <w:rFonts w:cs="Arial"/>
          <w:bCs/>
          <w:szCs w:val="20"/>
        </w:rPr>
        <w:fldChar w:fldCharType="end"/>
      </w:r>
      <w:r w:rsidR="00C858F1" w:rsidRPr="00C858F1">
        <w:rPr>
          <w:rFonts w:cs="Arial"/>
          <w:bCs/>
          <w:szCs w:val="20"/>
        </w:rPr>
        <w:t>.</w:t>
      </w:r>
      <w:r w:rsidR="00C858F1">
        <w:rPr>
          <w:rFonts w:cs="Arial"/>
          <w:bCs/>
          <w:szCs w:val="20"/>
        </w:rPr>
        <w:t xml:space="preserve"> </w:t>
      </w:r>
      <w:r w:rsidR="00C60FDA">
        <w:rPr>
          <w:rFonts w:cs="Arial"/>
          <w:bCs/>
          <w:szCs w:val="20"/>
        </w:rPr>
        <w:t>No pump-related AEs were reported in this study</w:t>
      </w:r>
      <w:r w:rsidR="00640C1D">
        <w:rPr>
          <w:rFonts w:cs="Arial"/>
          <w:bCs/>
          <w:szCs w:val="20"/>
        </w:rPr>
        <w:t>, although one patient reported vomiting</w:t>
      </w:r>
      <w:r w:rsidR="00DA1F4B">
        <w:rPr>
          <w:rFonts w:cs="Arial"/>
          <w:bCs/>
          <w:szCs w:val="20"/>
        </w:rPr>
        <w:t>,</w:t>
      </w:r>
      <w:r w:rsidR="00640C1D">
        <w:rPr>
          <w:rFonts w:cs="Arial"/>
          <w:bCs/>
          <w:szCs w:val="20"/>
        </w:rPr>
        <w:t xml:space="preserve"> which is a well-known side-effect of dasiglucagon</w:t>
      </w:r>
      <w:r w:rsidR="00C60FDA">
        <w:rPr>
          <w:rFonts w:cs="Arial"/>
          <w:bCs/>
          <w:szCs w:val="20"/>
        </w:rPr>
        <w:t xml:space="preserve"> </w:t>
      </w:r>
      <w:r w:rsidR="00C60FDA" w:rsidRPr="00664DEC">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C60FDA" w:rsidRPr="00664DEC">
        <w:rPr>
          <w:rFonts w:cs="Arial"/>
          <w:bCs/>
          <w:szCs w:val="20"/>
        </w:rPr>
      </w:r>
      <w:r w:rsidR="00C60FDA" w:rsidRPr="00664DEC">
        <w:rPr>
          <w:rFonts w:cs="Arial"/>
          <w:bCs/>
          <w:szCs w:val="20"/>
        </w:rPr>
        <w:fldChar w:fldCharType="separate"/>
      </w:r>
      <w:r w:rsidR="00B60AE6">
        <w:rPr>
          <w:rFonts w:cs="Arial"/>
          <w:bCs/>
          <w:noProof/>
          <w:szCs w:val="20"/>
        </w:rPr>
        <w:t>(56)</w:t>
      </w:r>
      <w:r w:rsidR="00C60FDA" w:rsidRPr="00664DEC">
        <w:rPr>
          <w:rFonts w:cs="Arial"/>
          <w:bCs/>
          <w:szCs w:val="20"/>
        </w:rPr>
        <w:fldChar w:fldCharType="end"/>
      </w:r>
      <w:r w:rsidR="00C60FDA" w:rsidRPr="00C858F1">
        <w:rPr>
          <w:rFonts w:cs="Arial"/>
          <w:bCs/>
          <w:szCs w:val="20"/>
        </w:rPr>
        <w:t>.</w:t>
      </w:r>
      <w:r w:rsidR="00C96C53">
        <w:rPr>
          <w:rFonts w:cs="Arial"/>
          <w:bCs/>
          <w:szCs w:val="20"/>
        </w:rPr>
        <w:t xml:space="preserve"> </w:t>
      </w:r>
    </w:p>
    <w:p w14:paraId="74AD28B4" w14:textId="77777777" w:rsidR="000556C8" w:rsidRDefault="000556C8" w:rsidP="003B6601">
      <w:pPr>
        <w:rPr>
          <w:rFonts w:cs="Arial"/>
          <w:bCs/>
          <w:szCs w:val="20"/>
        </w:rPr>
      </w:pPr>
    </w:p>
    <w:p w14:paraId="64D3959A" w14:textId="614DB0FB" w:rsidR="00CE2F06" w:rsidRDefault="008C162B" w:rsidP="00CC6683">
      <w:pPr>
        <w:rPr>
          <w:rFonts w:cs="Arial"/>
          <w:bCs/>
          <w:szCs w:val="20"/>
        </w:rPr>
      </w:pPr>
      <w:proofErr w:type="gramStart"/>
      <w:r>
        <w:rPr>
          <w:rFonts w:cs="Arial"/>
          <w:bCs/>
          <w:szCs w:val="20"/>
        </w:rPr>
        <w:t>The majority of</w:t>
      </w:r>
      <w:proofErr w:type="gramEnd"/>
      <w:r>
        <w:rPr>
          <w:rFonts w:cs="Arial"/>
          <w:bCs/>
          <w:szCs w:val="20"/>
        </w:rPr>
        <w:t xml:space="preserve"> the retrieved </w:t>
      </w:r>
      <w:r w:rsidR="00DA1F4B">
        <w:rPr>
          <w:rFonts w:cs="Arial"/>
          <w:bCs/>
          <w:szCs w:val="20"/>
        </w:rPr>
        <w:t>studies reported on the</w:t>
      </w:r>
      <w:r>
        <w:rPr>
          <w:rFonts w:cs="Arial"/>
          <w:bCs/>
          <w:szCs w:val="20"/>
        </w:rPr>
        <w:t xml:space="preserve"> use</w:t>
      </w:r>
      <w:r w:rsidR="00DA1F4B">
        <w:rPr>
          <w:rFonts w:cs="Arial"/>
          <w:bCs/>
          <w:szCs w:val="20"/>
        </w:rPr>
        <w:t xml:space="preserve"> of</w:t>
      </w:r>
      <w:r>
        <w:rPr>
          <w:rFonts w:cs="Arial"/>
          <w:bCs/>
          <w:szCs w:val="20"/>
        </w:rPr>
        <w:t xml:space="preserve"> the similar devices for insulin delivery in T1D patients</w:t>
      </w:r>
      <w:r w:rsidR="00DA1F4B">
        <w:rPr>
          <w:rFonts w:cs="Arial"/>
          <w:bCs/>
          <w:szCs w:val="20"/>
        </w:rPr>
        <w:t xml:space="preserve"> (n=59)</w:t>
      </w:r>
      <w:r>
        <w:rPr>
          <w:rFonts w:cs="Arial"/>
          <w:bCs/>
          <w:szCs w:val="20"/>
        </w:rPr>
        <w:t xml:space="preserve">. The studies generally found that the insulin infusion with an infusion pump improved </w:t>
      </w:r>
      <w:r w:rsidRPr="008C162B">
        <w:rPr>
          <w:rFonts w:cs="Arial"/>
          <w:bCs/>
          <w:szCs w:val="20"/>
        </w:rPr>
        <w:t>glycemic metrics</w:t>
      </w:r>
      <w:r>
        <w:rPr>
          <w:rFonts w:cs="Arial"/>
          <w:bCs/>
          <w:szCs w:val="20"/>
        </w:rPr>
        <w:t xml:space="preserve"> like increasing the time in range (TiR) while decreasing</w:t>
      </w:r>
      <w:r w:rsidR="00A105BA">
        <w:rPr>
          <w:rFonts w:cs="Arial"/>
          <w:bCs/>
          <w:szCs w:val="20"/>
        </w:rPr>
        <w:t xml:space="preserve"> or maintaining</w:t>
      </w:r>
      <w:r>
        <w:rPr>
          <w:rFonts w:cs="Arial"/>
          <w:bCs/>
          <w:szCs w:val="20"/>
        </w:rPr>
        <w:t xml:space="preserve"> TBR compared to standard</w:t>
      </w:r>
      <w:r w:rsidR="004161AF">
        <w:rPr>
          <w:rFonts w:cs="Arial"/>
          <w:bCs/>
          <w:szCs w:val="20"/>
        </w:rPr>
        <w:t xml:space="preserve"> diabetes</w:t>
      </w:r>
      <w:r>
        <w:rPr>
          <w:rFonts w:cs="Arial"/>
          <w:bCs/>
          <w:szCs w:val="20"/>
        </w:rPr>
        <w:t xml:space="preserve"> care</w:t>
      </w:r>
      <w:r w:rsidR="00AC7FC1">
        <w:rPr>
          <w:rFonts w:cs="Arial"/>
          <w:bCs/>
          <w:szCs w:val="20"/>
        </w:rPr>
        <w:t xml:space="preserve"> (e.g. </w:t>
      </w:r>
      <w:r w:rsidR="005C5F9C">
        <w:rPr>
          <w:rFonts w:cs="Arial"/>
          <w:bCs/>
          <w:szCs w:val="20"/>
        </w:rPr>
        <w:t>multiple</w:t>
      </w:r>
      <w:r w:rsidR="00AC7FC1">
        <w:rPr>
          <w:rFonts w:cs="Arial"/>
          <w:bCs/>
          <w:szCs w:val="20"/>
        </w:rPr>
        <w:t xml:space="preserve"> daily injections)</w:t>
      </w:r>
      <w:r w:rsidR="004B29F3">
        <w:rPr>
          <w:rFonts w:cs="Arial"/>
          <w:bCs/>
          <w:szCs w:val="20"/>
        </w:rPr>
        <w:t xml:space="preserve"> </w:t>
      </w:r>
      <w:r w:rsidR="00A105BA">
        <w:rPr>
          <w:rFonts w:cs="Arial"/>
          <w:bCs/>
          <w:szCs w:val="20"/>
        </w:rPr>
        <w:fldChar w:fldCharType="begin">
          <w:fldData xml:space="preserve">PEVuZE5vdGU+PENpdGU+PEF1dGhvcj5QZWk8L0F1dGhvcj48WWVhcj4yMDIzPC9ZZWFyPjxSZWNO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</w:fldData>
        </w:fldChar>
      </w:r>
      <w:r w:rsidR="00D963EB">
        <w:rPr>
          <w:rFonts w:cs="Arial"/>
          <w:bCs/>
          <w:szCs w:val="20"/>
        </w:rPr>
        <w:instrText xml:space="preserve"> ADDIN EN.CITE </w:instrText>
      </w:r>
      <w:r w:rsidR="00D963EB">
        <w:rPr>
          <w:rFonts w:cs="Arial"/>
          <w:bCs/>
          <w:szCs w:val="20"/>
        </w:rPr>
        <w:fldChar w:fldCharType="begin">
          <w:fldData xml:space="preserve">PEVuZE5vdGU+PENpdGU+PEF1dGhvcj5QZWk8L0F1dGhvcj48WWVhcj4yMDIzPC9ZZWFyPjxSZWNO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</w:fldData>
        </w:fldChar>
      </w:r>
      <w:r w:rsidR="00D963EB">
        <w:rPr>
          <w:rFonts w:cs="Arial"/>
          <w:bCs/>
          <w:szCs w:val="20"/>
        </w:rPr>
        <w:instrText xml:space="preserve"> ADDIN EN.CITE.DATA </w:instrText>
      </w:r>
      <w:r w:rsidR="00D963EB">
        <w:rPr>
          <w:rFonts w:cs="Arial"/>
          <w:bCs/>
          <w:szCs w:val="20"/>
        </w:rPr>
      </w:r>
      <w:r w:rsidR="00D963EB">
        <w:rPr>
          <w:rFonts w:cs="Arial"/>
          <w:bCs/>
          <w:szCs w:val="20"/>
        </w:rPr>
        <w:fldChar w:fldCharType="end"/>
      </w:r>
      <w:r w:rsidR="00A105BA">
        <w:rPr>
          <w:rFonts w:cs="Arial"/>
          <w:bCs/>
          <w:szCs w:val="20"/>
        </w:rPr>
      </w:r>
      <w:r w:rsidR="00A105BA">
        <w:rPr>
          <w:rFonts w:cs="Arial"/>
          <w:bCs/>
          <w:szCs w:val="20"/>
        </w:rPr>
        <w:fldChar w:fldCharType="separate"/>
      </w:r>
      <w:r w:rsidR="00B60AE6">
        <w:rPr>
          <w:rFonts w:cs="Arial"/>
          <w:bCs/>
          <w:noProof/>
          <w:szCs w:val="20"/>
        </w:rPr>
        <w:t>(19, 23-25, 28, 52, 57)</w:t>
      </w:r>
      <w:r w:rsidR="00A105BA">
        <w:rPr>
          <w:rFonts w:cs="Arial"/>
          <w:bCs/>
          <w:szCs w:val="20"/>
        </w:rPr>
        <w:fldChar w:fldCharType="end"/>
      </w:r>
      <w:r>
        <w:rPr>
          <w:rFonts w:cs="Arial"/>
          <w:bCs/>
          <w:szCs w:val="20"/>
        </w:rPr>
        <w:t>.</w:t>
      </w:r>
      <w:r w:rsidR="00A105BA">
        <w:rPr>
          <w:rFonts w:cs="Arial"/>
          <w:bCs/>
          <w:szCs w:val="20"/>
        </w:rPr>
        <w:t xml:space="preserve"> </w:t>
      </w:r>
      <w:r w:rsidR="00BB1FF4">
        <w:rPr>
          <w:rFonts w:cs="Arial"/>
          <w:bCs/>
          <w:szCs w:val="20"/>
        </w:rPr>
        <w:t>T</w:t>
      </w:r>
      <w:r w:rsidR="003950F6">
        <w:rPr>
          <w:rFonts w:cs="Arial"/>
          <w:bCs/>
          <w:szCs w:val="20"/>
        </w:rPr>
        <w:t>he studies that compared closed-loop pumps that use CGM data for automatic insulin delivery with other</w:t>
      </w:r>
      <w:r w:rsidR="00920324">
        <w:rPr>
          <w:rFonts w:cs="Arial"/>
          <w:bCs/>
          <w:szCs w:val="20"/>
        </w:rPr>
        <w:t xml:space="preserve"> less advanced</w:t>
      </w:r>
      <w:r w:rsidR="003950F6">
        <w:rPr>
          <w:rFonts w:cs="Arial"/>
          <w:bCs/>
          <w:szCs w:val="20"/>
        </w:rPr>
        <w:t xml:space="preserve"> infusion pumps like open-loop and sensor-augmented pumps (SAP</w:t>
      </w:r>
      <w:r w:rsidR="00920324">
        <w:rPr>
          <w:rFonts w:cs="Arial"/>
          <w:bCs/>
          <w:szCs w:val="20"/>
        </w:rPr>
        <w:t>s</w:t>
      </w:r>
      <w:r w:rsidR="003950F6">
        <w:rPr>
          <w:rFonts w:cs="Arial"/>
          <w:bCs/>
          <w:szCs w:val="20"/>
        </w:rPr>
        <w:t>)</w:t>
      </w:r>
      <w:r w:rsidR="00920324">
        <w:rPr>
          <w:rFonts w:cs="Arial"/>
          <w:bCs/>
          <w:szCs w:val="20"/>
        </w:rPr>
        <w:t xml:space="preserve"> typically found that the closed-loop pumps improved the TiR compared to the other pumps. However, the</w:t>
      </w:r>
      <w:r w:rsidR="0058651B">
        <w:rPr>
          <w:rFonts w:cs="Arial"/>
          <w:bCs/>
          <w:szCs w:val="20"/>
        </w:rPr>
        <w:t xml:space="preserve">re was </w:t>
      </w:r>
      <w:r w:rsidR="000F57ED">
        <w:rPr>
          <w:rFonts w:cs="Arial"/>
          <w:bCs/>
          <w:szCs w:val="20"/>
        </w:rPr>
        <w:t>limited</w:t>
      </w:r>
      <w:r w:rsidR="0058651B">
        <w:rPr>
          <w:rFonts w:cs="Arial"/>
          <w:bCs/>
          <w:szCs w:val="20"/>
        </w:rPr>
        <w:t xml:space="preserve"> evidence </w:t>
      </w:r>
      <w:r w:rsidR="000D3102">
        <w:rPr>
          <w:rFonts w:cs="Arial"/>
          <w:bCs/>
          <w:szCs w:val="20"/>
        </w:rPr>
        <w:t>of improved</w:t>
      </w:r>
      <w:r w:rsidR="0058651B">
        <w:rPr>
          <w:rFonts w:cs="Arial"/>
          <w:bCs/>
          <w:szCs w:val="20"/>
        </w:rPr>
        <w:t xml:space="preserve"> hypoglycemi</w:t>
      </w:r>
      <w:r w:rsidR="000D3102">
        <w:rPr>
          <w:rFonts w:cs="Arial"/>
          <w:bCs/>
          <w:szCs w:val="20"/>
        </w:rPr>
        <w:t>a</w:t>
      </w:r>
      <w:r w:rsidR="0058651B">
        <w:rPr>
          <w:rFonts w:cs="Arial"/>
          <w:bCs/>
          <w:szCs w:val="20"/>
        </w:rPr>
        <w:t xml:space="preserve"> </w:t>
      </w:r>
      <w:r w:rsidR="000D3102">
        <w:rPr>
          <w:rFonts w:cs="Arial"/>
          <w:bCs/>
          <w:szCs w:val="20"/>
        </w:rPr>
        <w:t>management</w:t>
      </w:r>
      <w:r w:rsidR="0058651B">
        <w:rPr>
          <w:rFonts w:cs="Arial"/>
          <w:bCs/>
          <w:szCs w:val="20"/>
        </w:rPr>
        <w:t xml:space="preserve"> with the closed-loop pumps. As such, the majority of such </w:t>
      </w:r>
      <w:r w:rsidR="00C36055">
        <w:rPr>
          <w:rFonts w:cs="Arial"/>
          <w:bCs/>
          <w:szCs w:val="20"/>
        </w:rPr>
        <w:t>studies</w:t>
      </w:r>
      <w:r w:rsidR="009E5D39">
        <w:rPr>
          <w:rFonts w:cs="Arial"/>
          <w:bCs/>
          <w:szCs w:val="20"/>
        </w:rPr>
        <w:t xml:space="preserve"> (n=1</w:t>
      </w:r>
      <w:r w:rsidR="000D3102">
        <w:rPr>
          <w:rFonts w:cs="Arial"/>
          <w:bCs/>
          <w:szCs w:val="20"/>
        </w:rPr>
        <w:t>0</w:t>
      </w:r>
      <w:r w:rsidR="009E5D39">
        <w:rPr>
          <w:rFonts w:cs="Arial"/>
          <w:bCs/>
          <w:szCs w:val="20"/>
        </w:rPr>
        <w:t>)</w:t>
      </w:r>
      <w:r w:rsidR="0058651B">
        <w:rPr>
          <w:rFonts w:cs="Arial"/>
          <w:bCs/>
          <w:szCs w:val="20"/>
        </w:rPr>
        <w:t xml:space="preserve"> found that the percentage of TBR was comparable </w:t>
      </w:r>
      <w:r w:rsidR="00393567">
        <w:rPr>
          <w:rFonts w:cs="Arial"/>
          <w:bCs/>
          <w:szCs w:val="20"/>
        </w:rPr>
        <w:t>for</w:t>
      </w:r>
      <w:r w:rsidR="0058651B">
        <w:rPr>
          <w:rFonts w:cs="Arial"/>
          <w:bCs/>
          <w:szCs w:val="20"/>
        </w:rPr>
        <w:t xml:space="preserve"> the closed-loop pumps and</w:t>
      </w:r>
      <w:r w:rsidR="00BD694D">
        <w:rPr>
          <w:rFonts w:cs="Arial"/>
          <w:bCs/>
          <w:szCs w:val="20"/>
        </w:rPr>
        <w:t xml:space="preserve"> the</w:t>
      </w:r>
      <w:r w:rsidR="0058651B">
        <w:rPr>
          <w:rFonts w:cs="Arial"/>
          <w:bCs/>
          <w:szCs w:val="20"/>
        </w:rPr>
        <w:t xml:space="preserve"> other pumps</w:t>
      </w:r>
      <w:r w:rsidR="00DD2E1C">
        <w:rPr>
          <w:rFonts w:cs="Arial"/>
          <w:bCs/>
          <w:szCs w:val="20"/>
        </w:rPr>
        <w:t xml:space="preserve"> </w:t>
      </w:r>
      <w:r w:rsidR="00DD2E1C">
        <w:rPr>
          <w:rFonts w:cs="Arial"/>
          <w:bCs/>
          <w:szCs w:val="20"/>
        </w:rPr>
        <w:fldChar w:fldCharType="begin">
          <w:fldData xml:space="preserve">d29yZD5DaGlsZDwva2V5d29yZD48a2V5d29yZD4qRGlhYmV0ZXMgTWVsbGl0dXMsIFR5cGUgMS9k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</w:fldData>
        </w:fldChar>
      </w:r>
      <w:r w:rsidR="004F3555">
        <w:rPr>
          <w:rFonts w:cs="Arial"/>
          <w:bCs/>
          <w:szCs w:val="20"/>
        </w:rPr>
        <w:instrText xml:space="preserve"> ADDIN EN.CITE </w:instrText>
      </w:r>
      <w:r w:rsidR="004F3555">
        <w:rPr>
          <w:rFonts w:cs="Arial"/>
          <w:bCs/>
          <w:szCs w:val="20"/>
        </w:rPr>
        <w:fldChar w:fldCharType="begin">
          <w:fldData xml:space="preserve">PEVuZE5vdGU+PENpdGU+PEF1dGhvcj5Ba2l5YW1hPC9BdXRob3I+PFllYXI+MjAyNDwvWWVhcj48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==
</w:fldData>
        </w:fldChar>
      </w:r>
      <w:r w:rsidR="004F3555">
        <w:rPr>
          <w:rFonts w:cs="Arial"/>
          <w:bCs/>
          <w:szCs w:val="20"/>
        </w:rPr>
        <w:instrText xml:space="preserve"> ADDIN EN.CITE.DATA </w:instrText>
      </w:r>
      <w:r w:rsidR="004F3555">
        <w:rPr>
          <w:rFonts w:cs="Arial"/>
          <w:bCs/>
          <w:szCs w:val="20"/>
        </w:rPr>
      </w:r>
      <w:r w:rsidR="004F3555">
        <w:rPr>
          <w:rFonts w:cs="Arial"/>
          <w:bCs/>
          <w:szCs w:val="20"/>
        </w:rPr>
        <w:fldChar w:fldCharType="end"/>
      </w:r>
      <w:r w:rsidR="004F3555">
        <w:rPr>
          <w:rFonts w:cs="Arial"/>
          <w:bCs/>
          <w:szCs w:val="20"/>
        </w:rPr>
        <w:fldChar w:fldCharType="begin">
          <w:fldData xml:space="preserve">d29yZD5DaGlsZDwva2V5d29yZD48a2V5d29yZD4qRGlhYmV0ZXMgTWVsbGl0dXMsIFR5cGUgMS9k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</w:fldData>
        </w:fldChar>
      </w:r>
      <w:r w:rsidR="004F3555">
        <w:rPr>
          <w:rFonts w:cs="Arial"/>
          <w:bCs/>
          <w:szCs w:val="20"/>
        </w:rPr>
        <w:instrText xml:space="preserve"> ADDIN EN.CITE.DATA </w:instrText>
      </w:r>
      <w:r w:rsidR="004F3555">
        <w:rPr>
          <w:rFonts w:cs="Arial"/>
          <w:bCs/>
          <w:szCs w:val="20"/>
        </w:rPr>
      </w:r>
      <w:r w:rsidR="004F3555">
        <w:rPr>
          <w:rFonts w:cs="Arial"/>
          <w:bCs/>
          <w:szCs w:val="20"/>
        </w:rPr>
        <w:fldChar w:fldCharType="end"/>
      </w:r>
      <w:r w:rsidR="00DD2E1C">
        <w:rPr>
          <w:rFonts w:cs="Arial"/>
          <w:bCs/>
          <w:szCs w:val="20"/>
        </w:rPr>
      </w:r>
      <w:r w:rsidR="00DD2E1C">
        <w:rPr>
          <w:rFonts w:cs="Arial"/>
          <w:bCs/>
          <w:szCs w:val="20"/>
        </w:rPr>
        <w:fldChar w:fldCharType="separate"/>
      </w:r>
      <w:r w:rsidR="00B60AE6">
        <w:rPr>
          <w:rFonts w:cs="Arial"/>
          <w:bCs/>
          <w:noProof/>
          <w:szCs w:val="20"/>
        </w:rPr>
        <w:t>(17, 18, 22, 31, 41, 59, 60, 62, 63, 67)</w:t>
      </w:r>
      <w:r w:rsidR="00DD2E1C">
        <w:rPr>
          <w:rFonts w:cs="Arial"/>
          <w:bCs/>
          <w:szCs w:val="20"/>
        </w:rPr>
        <w:fldChar w:fldCharType="end"/>
      </w:r>
      <w:r w:rsidR="0058651B">
        <w:rPr>
          <w:rFonts w:cs="Arial"/>
          <w:bCs/>
          <w:szCs w:val="20"/>
        </w:rPr>
        <w:t xml:space="preserve">, </w:t>
      </w:r>
      <w:r w:rsidR="000D3102">
        <w:rPr>
          <w:rFonts w:cs="Arial"/>
          <w:bCs/>
          <w:szCs w:val="20"/>
        </w:rPr>
        <w:t xml:space="preserve">whereas only four studies found improved TBR with the closed-loop pumps </w:t>
      </w:r>
      <w:r w:rsidR="000D3102">
        <w:rPr>
          <w:rFonts w:cs="Arial"/>
          <w:bCs/>
          <w:szCs w:val="20"/>
        </w:rPr>
        <w:fldChar w:fldCharType="begin">
          <w:fldData xml:space="preserve">PEVuZE5vdGU+PENpdGU+PEF1dGhvcj5CcmV0b248L0F1dGhvcj48WWVhcj4yMDE3PC9ZZWFyPjxS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</w:fldData>
        </w:fldChar>
      </w:r>
      <w:r w:rsidR="004F3555">
        <w:rPr>
          <w:rFonts w:cs="Arial"/>
          <w:bCs/>
          <w:szCs w:val="20"/>
        </w:rPr>
        <w:instrText xml:space="preserve"> ADDIN EN.CITE </w:instrText>
      </w:r>
      <w:r w:rsidR="004F3555">
        <w:rPr>
          <w:rFonts w:cs="Arial"/>
          <w:bCs/>
          <w:szCs w:val="20"/>
        </w:rPr>
        <w:fldChar w:fldCharType="begin">
          <w:fldData xml:space="preserve">PEVuZE5vdGU+PENpdGU+PEF1dGhvcj5CcmV0b248L0F1dGhvcj48WWVhcj4yMDE3PC9ZZWFyPjxS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</w:fldData>
        </w:fldChar>
      </w:r>
      <w:r w:rsidR="004F3555">
        <w:rPr>
          <w:rFonts w:cs="Arial"/>
          <w:bCs/>
          <w:szCs w:val="20"/>
        </w:rPr>
        <w:instrText xml:space="preserve"> ADDIN EN.CITE.DATA </w:instrText>
      </w:r>
      <w:r w:rsidR="004F3555">
        <w:rPr>
          <w:rFonts w:cs="Arial"/>
          <w:bCs/>
          <w:szCs w:val="20"/>
        </w:rPr>
      </w:r>
      <w:r w:rsidR="004F3555">
        <w:rPr>
          <w:rFonts w:cs="Arial"/>
          <w:bCs/>
          <w:szCs w:val="20"/>
        </w:rPr>
        <w:fldChar w:fldCharType="end"/>
      </w:r>
      <w:r w:rsidR="000D3102">
        <w:rPr>
          <w:rFonts w:cs="Arial"/>
          <w:bCs/>
          <w:szCs w:val="20"/>
        </w:rPr>
      </w:r>
      <w:r w:rsidR="000D3102">
        <w:rPr>
          <w:rFonts w:cs="Arial"/>
          <w:bCs/>
          <w:szCs w:val="20"/>
        </w:rPr>
        <w:fldChar w:fldCharType="separate"/>
      </w:r>
      <w:r w:rsidR="00B60AE6">
        <w:rPr>
          <w:rFonts w:cs="Arial"/>
          <w:bCs/>
          <w:noProof/>
          <w:szCs w:val="20"/>
        </w:rPr>
        <w:t>(9, 44, 47, 64)</w:t>
      </w:r>
      <w:r w:rsidR="000D3102">
        <w:rPr>
          <w:rFonts w:cs="Arial"/>
          <w:bCs/>
          <w:szCs w:val="20"/>
        </w:rPr>
        <w:fldChar w:fldCharType="end"/>
      </w:r>
      <w:r w:rsidR="000D3102">
        <w:rPr>
          <w:rFonts w:cs="Arial"/>
          <w:bCs/>
          <w:szCs w:val="20"/>
        </w:rPr>
        <w:t xml:space="preserve">, </w:t>
      </w:r>
      <w:r w:rsidR="0058651B">
        <w:rPr>
          <w:rFonts w:cs="Arial"/>
          <w:bCs/>
          <w:szCs w:val="20"/>
        </w:rPr>
        <w:t xml:space="preserve">and </w:t>
      </w:r>
      <w:r w:rsidR="009E5D39">
        <w:rPr>
          <w:rFonts w:cs="Arial"/>
          <w:bCs/>
          <w:szCs w:val="20"/>
        </w:rPr>
        <w:t>one study</w:t>
      </w:r>
      <w:r w:rsidR="0058651B">
        <w:rPr>
          <w:rFonts w:cs="Arial"/>
          <w:bCs/>
          <w:szCs w:val="20"/>
        </w:rPr>
        <w:t xml:space="preserve"> found that %TBR was higher with the closed-loop pumps</w:t>
      </w:r>
      <w:r w:rsidR="00DD2E1C">
        <w:rPr>
          <w:rFonts w:cs="Arial"/>
          <w:bCs/>
          <w:szCs w:val="20"/>
        </w:rPr>
        <w:t xml:space="preserve"> </w:t>
      </w:r>
      <w:r w:rsidR="00DD2E1C">
        <w:rPr>
          <w:rFonts w:cs="Arial"/>
          <w:bCs/>
          <w:szCs w:val="20"/>
        </w:rPr>
        <w:fldChar w:fldCharType="begin"/>
      </w:r>
      <w:r w:rsidR="00B60AE6">
        <w:rPr>
          <w:rFonts w:cs="Arial"/>
          <w:bCs/>
          <w:szCs w:val="20"/>
        </w:rPr>
        <w:instrText xml:space="preserve"> ADDIN EN.CITE &lt;EndNote&gt;&lt;Cite&gt;&lt;Author&gt;Cobry&lt;/Author&gt;&lt;Year&gt;2022&lt;/Year&gt;&lt;RecNum&gt;630&lt;/RecNum&gt;&lt;DisplayText&gt;(36)&lt;/DisplayText&gt;&lt;record&gt;&lt;rec-number&gt;630&lt;/rec-number&gt;&lt;foreign-keys&gt;&lt;key app="EN" db-id="vwrrttwz10fd9netdtjv5t0n2rea550ese5e" timestamp="1726744758"&gt;630&lt;/key&gt;&lt;/foreign-keys&gt;&lt;ref-type name="Journal Article"&gt;17&lt;/ref-type&gt;&lt;contributors&gt;&lt;authors&gt;&lt;author&gt;Cobry, E. C.&lt;/author&gt;&lt;author&gt;Bisio, A.&lt;/author&gt;&lt;author&gt;Wadwa, R. P.&lt;/author&gt;&lt;author&gt;Breton, M. D.&lt;/author&gt;&lt;/authors&gt;&lt;/contributors&gt;&lt;auth-address&gt;Barbara Davis Center for Diabetes, University of Colorado Anschutz Medical Campus, Aurora, CO.&amp;#xD;Center for Diabetes Technology, University of Virginia, Charlottesville, VA.&lt;/auth-address&gt;&lt;titles&gt;&lt;title&gt;Improvements in Parental Sleep, Fear of Hypoglycemia, and Diabetes Distress With Use of an Advanced Hybrid Closed-Loop System&lt;/title&gt;&lt;secondary-title&gt;Diabetes Care&lt;/secondary-title&gt;&lt;/titles&gt;&lt;periodical&gt;&lt;full-title&gt;Diabetes care&lt;/full-title&gt;&lt;/periodical&gt;&lt;pages&gt;1292-1295&lt;/pages&gt;&lt;volume&gt;45&lt;/volume&gt;&lt;number&gt;5&lt;/number&gt;&lt;keywords&gt;&lt;keyword&gt;Adolescent&lt;/keyword&gt;&lt;keyword&gt;Blood Glucose&lt;/keyword&gt;&lt;keyword&gt;Child&lt;/keyword&gt;&lt;keyword&gt;*Diabetes Mellitus, Type 1/complications/psychology&lt;/keyword&gt;&lt;keyword&gt;Fear&lt;/keyword&gt;&lt;keyword&gt;Humans&lt;/keyword&gt;&lt;keyword&gt;*Hypoglycemia&lt;/keyword&gt;&lt;keyword&gt;Parents/psychology&lt;/keyword&gt;&lt;keyword&gt;Sleep&lt;/keyword&gt;&lt;/keywords&gt;&lt;dates&gt;&lt;year&gt;2022&lt;/year&gt;&lt;pub-dates&gt;&lt;date&gt;May 1&lt;/date&gt;&lt;/pub-dates&gt;&lt;/dates&gt;&lt;isbn&gt;1935-5548 (Electronic)&amp;#xD;0149-5992 (Print)&amp;#xD;0149-5992 (Linking)&lt;/isbn&gt;&lt;accession-num&gt;35202468&lt;/accession-num&gt;&lt;urls&gt;&lt;related-urls&gt;&lt;url&gt;https://www.ncbi.nlm.nih.gov/pubmed/35202468&lt;/url&gt;&lt;/related-urls&gt;&lt;/urls&gt;&lt;custom2&gt;PMC9174965&lt;/custom2&gt;&lt;electronic-resource-num&gt;10.2337/dc21-1778&lt;/electronic-resource-num&gt;&lt;remote-database-name&gt;Medline&lt;/remote-database-name&gt;&lt;remote-database-provider&gt;NLM&lt;/remote-database-provider&gt;&lt;/record&gt;&lt;/Cite&gt;&lt;/EndNote&gt;</w:instrText>
      </w:r>
      <w:r w:rsidR="00DD2E1C">
        <w:rPr>
          <w:rFonts w:cs="Arial"/>
          <w:bCs/>
          <w:szCs w:val="20"/>
        </w:rPr>
        <w:fldChar w:fldCharType="separate"/>
      </w:r>
      <w:r w:rsidR="00B60AE6">
        <w:rPr>
          <w:rFonts w:cs="Arial"/>
          <w:bCs/>
          <w:noProof/>
          <w:szCs w:val="20"/>
        </w:rPr>
        <w:t>(36)</w:t>
      </w:r>
      <w:r w:rsidR="00DD2E1C">
        <w:rPr>
          <w:rFonts w:cs="Arial"/>
          <w:bCs/>
          <w:szCs w:val="20"/>
        </w:rPr>
        <w:fldChar w:fldCharType="end"/>
      </w:r>
      <w:r w:rsidR="00796AD8">
        <w:rPr>
          <w:rFonts w:cs="Arial"/>
          <w:bCs/>
          <w:szCs w:val="20"/>
        </w:rPr>
        <w:t>.</w:t>
      </w:r>
      <w:r w:rsidR="00BD78EB">
        <w:rPr>
          <w:rFonts w:cs="Arial"/>
          <w:bCs/>
          <w:szCs w:val="20"/>
        </w:rPr>
        <w:t xml:space="preserve"> This suggests that although the closed-loop pump </w:t>
      </w:r>
      <w:r w:rsidR="008A4CAD">
        <w:rPr>
          <w:rFonts w:cs="Arial"/>
          <w:bCs/>
          <w:szCs w:val="20"/>
        </w:rPr>
        <w:t>is</w:t>
      </w:r>
      <w:r w:rsidR="00BD78EB">
        <w:rPr>
          <w:rFonts w:cs="Arial"/>
          <w:bCs/>
          <w:szCs w:val="20"/>
        </w:rPr>
        <w:t xml:space="preserve"> advantageous for keeping the glucose levels within the recommended range in T1D patients, there is scarce evidence to support that </w:t>
      </w:r>
      <w:r w:rsidR="00754DC3">
        <w:rPr>
          <w:rFonts w:cs="Arial"/>
          <w:bCs/>
          <w:szCs w:val="20"/>
        </w:rPr>
        <w:t xml:space="preserve">the closed-loop </w:t>
      </w:r>
      <w:r w:rsidR="00BD78EB">
        <w:rPr>
          <w:rFonts w:cs="Arial"/>
          <w:bCs/>
          <w:szCs w:val="20"/>
        </w:rPr>
        <w:t xml:space="preserve">pump improves hypoglycemia management compared to </w:t>
      </w:r>
      <w:r w:rsidR="00754DC3">
        <w:rPr>
          <w:rFonts w:cs="Arial"/>
          <w:bCs/>
          <w:szCs w:val="20"/>
        </w:rPr>
        <w:t>the less advanced</w:t>
      </w:r>
      <w:r w:rsidR="00BD78EB">
        <w:rPr>
          <w:rFonts w:cs="Arial"/>
          <w:bCs/>
          <w:szCs w:val="20"/>
        </w:rPr>
        <w:t xml:space="preserve"> pumps</w:t>
      </w:r>
      <w:r w:rsidR="000625F0">
        <w:rPr>
          <w:rFonts w:cs="Arial"/>
          <w:bCs/>
          <w:szCs w:val="20"/>
        </w:rPr>
        <w:t>.</w:t>
      </w:r>
      <w:r w:rsidR="00BD78EB">
        <w:rPr>
          <w:rFonts w:cs="Arial"/>
          <w:bCs/>
          <w:szCs w:val="20"/>
        </w:rPr>
        <w:t xml:space="preserve"> </w:t>
      </w:r>
      <w:r w:rsidR="000625F0">
        <w:rPr>
          <w:rFonts w:cs="Arial"/>
          <w:bCs/>
          <w:szCs w:val="20"/>
        </w:rPr>
        <w:t>Hypoglycemia management</w:t>
      </w:r>
      <w:r w:rsidR="00BD78EB">
        <w:rPr>
          <w:rFonts w:cs="Arial"/>
          <w:bCs/>
          <w:szCs w:val="20"/>
        </w:rPr>
        <w:t xml:space="preserve"> is the main concern for CHI patients.</w:t>
      </w:r>
      <w:r w:rsidR="00117104">
        <w:rPr>
          <w:rFonts w:cs="Arial"/>
          <w:bCs/>
          <w:szCs w:val="20"/>
        </w:rPr>
        <w:t xml:space="preserve"> A limitation of the</w:t>
      </w:r>
      <w:r w:rsidR="00BB454D">
        <w:rPr>
          <w:rFonts w:cs="Arial"/>
          <w:bCs/>
          <w:szCs w:val="20"/>
        </w:rPr>
        <w:t xml:space="preserve"> relevance of these</w:t>
      </w:r>
      <w:r w:rsidR="00117104">
        <w:rPr>
          <w:rFonts w:cs="Arial"/>
          <w:bCs/>
          <w:szCs w:val="20"/>
        </w:rPr>
        <w:t xml:space="preserve"> stud</w:t>
      </w:r>
      <w:r w:rsidR="00BB454D">
        <w:rPr>
          <w:rFonts w:cs="Arial"/>
          <w:bCs/>
          <w:szCs w:val="20"/>
        </w:rPr>
        <w:t>y results</w:t>
      </w:r>
      <w:r w:rsidR="00117104">
        <w:rPr>
          <w:rFonts w:cs="Arial"/>
          <w:bCs/>
          <w:szCs w:val="20"/>
        </w:rPr>
        <w:t xml:space="preserve"> is that the pumps were used for insulin infusion</w:t>
      </w:r>
      <w:r w:rsidR="00BB454D">
        <w:rPr>
          <w:rFonts w:cs="Arial"/>
          <w:bCs/>
          <w:szCs w:val="20"/>
        </w:rPr>
        <w:t xml:space="preserve"> </w:t>
      </w:r>
      <w:r w:rsidR="00117104">
        <w:rPr>
          <w:rFonts w:cs="Arial"/>
          <w:bCs/>
          <w:szCs w:val="20"/>
        </w:rPr>
        <w:t>which</w:t>
      </w:r>
      <w:r w:rsidR="00BB454D">
        <w:rPr>
          <w:rFonts w:cs="Arial"/>
          <w:bCs/>
          <w:szCs w:val="20"/>
        </w:rPr>
        <w:t>, unlike dasiglucagon infusion,</w:t>
      </w:r>
      <w:r w:rsidR="00117104">
        <w:rPr>
          <w:rFonts w:cs="Arial"/>
          <w:bCs/>
          <w:szCs w:val="20"/>
        </w:rPr>
        <w:t xml:space="preserve"> is </w:t>
      </w:r>
      <w:r w:rsidR="00BB454D">
        <w:rPr>
          <w:rFonts w:cs="Arial"/>
          <w:bCs/>
          <w:szCs w:val="20"/>
        </w:rPr>
        <w:t>not intended for</w:t>
      </w:r>
      <w:r w:rsidR="00117104">
        <w:rPr>
          <w:rFonts w:cs="Arial"/>
          <w:bCs/>
          <w:szCs w:val="20"/>
        </w:rPr>
        <w:t xml:space="preserve"> hypoglycemia management.</w:t>
      </w:r>
      <w:r w:rsidR="00CE2F06">
        <w:rPr>
          <w:rFonts w:cs="Arial"/>
          <w:bCs/>
          <w:szCs w:val="20"/>
        </w:rPr>
        <w:t xml:space="preserve"> Another issue with closed-loop pumps is the risks that could occur when signals are lost</w:t>
      </w:r>
      <w:r w:rsidR="00AA79A3">
        <w:rPr>
          <w:rFonts w:cs="Arial"/>
          <w:bCs/>
          <w:szCs w:val="20"/>
        </w:rPr>
        <w:t xml:space="preserve"> before</w:t>
      </w:r>
      <w:r w:rsidR="004D7298">
        <w:rPr>
          <w:rFonts w:cs="Arial"/>
          <w:bCs/>
          <w:szCs w:val="20"/>
        </w:rPr>
        <w:t xml:space="preserve"> or </w:t>
      </w:r>
      <w:r w:rsidR="00AA79A3">
        <w:rPr>
          <w:rFonts w:cs="Arial"/>
          <w:bCs/>
          <w:szCs w:val="20"/>
        </w:rPr>
        <w:t>during hypoglycemia events</w:t>
      </w:r>
      <w:r w:rsidR="00CE2F06">
        <w:rPr>
          <w:rFonts w:cs="Arial"/>
          <w:bCs/>
          <w:szCs w:val="20"/>
        </w:rPr>
        <w:t xml:space="preserve">. </w:t>
      </w:r>
      <w:r w:rsidR="00AA79A3">
        <w:rPr>
          <w:rFonts w:cs="Arial"/>
          <w:bCs/>
          <w:szCs w:val="20"/>
        </w:rPr>
        <w:t>Two publications reported that closed-loop operation was interrupted between 0.4% to 1.6% of the time</w:t>
      </w:r>
      <w:r w:rsidR="00D3616F">
        <w:rPr>
          <w:rFonts w:cs="Arial"/>
          <w:bCs/>
          <w:szCs w:val="20"/>
        </w:rPr>
        <w:t xml:space="preserve"> </w:t>
      </w:r>
      <w:r w:rsidR="00D3616F">
        <w:rPr>
          <w:rFonts w:cs="Arial"/>
          <w:bCs/>
          <w:szCs w:val="20"/>
        </w:rPr>
        <w:fldChar w:fldCharType="begin">
          <w:fldData xml:space="preserve">PEVuZE5vdGU+PENpdGU+PEF1dGhvcj5Ccm93bjwvQXV0aG9yPjxZZWFyPjIwMTg8L1llYXI+PFJl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PEVuZE5vdGU+PENpdGU+PEF1dGhvcj5Ccm93bjwvQXV0aG9yPjxZZWFyPjIwMTg8L1llYXI+PFJl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D3616F">
        <w:rPr>
          <w:rFonts w:cs="Arial"/>
          <w:bCs/>
          <w:szCs w:val="20"/>
        </w:rPr>
      </w:r>
      <w:r w:rsidR="00D3616F">
        <w:rPr>
          <w:rFonts w:cs="Arial"/>
          <w:bCs/>
          <w:szCs w:val="20"/>
        </w:rPr>
        <w:fldChar w:fldCharType="separate"/>
      </w:r>
      <w:r w:rsidR="00B60AE6">
        <w:rPr>
          <w:rFonts w:cs="Arial"/>
          <w:bCs/>
          <w:noProof/>
          <w:szCs w:val="20"/>
        </w:rPr>
        <w:t>(11, 30)</w:t>
      </w:r>
      <w:r w:rsidR="00D3616F">
        <w:rPr>
          <w:rFonts w:cs="Arial"/>
          <w:bCs/>
          <w:szCs w:val="20"/>
        </w:rPr>
        <w:fldChar w:fldCharType="end"/>
      </w:r>
      <w:r w:rsidR="00AA79A3">
        <w:rPr>
          <w:rFonts w:cs="Arial"/>
          <w:bCs/>
          <w:szCs w:val="20"/>
        </w:rPr>
        <w:t xml:space="preserve"> and the CGM signal was unavailable for 5.6% of the time on average</w:t>
      </w:r>
      <w:r w:rsidR="00D3616F">
        <w:rPr>
          <w:rFonts w:cs="Arial"/>
          <w:bCs/>
          <w:szCs w:val="20"/>
        </w:rPr>
        <w:t xml:space="preserve"> </w:t>
      </w:r>
      <w:r w:rsidR="00D3616F">
        <w:rPr>
          <w:rFonts w:cs="Arial"/>
          <w:bCs/>
          <w:szCs w:val="20"/>
        </w:rPr>
        <w:fldChar w:fldCharType="begin">
          <w:fldData xml:space="preserve">PEVuZE5vdGU+PENpdGU+PEF1dGhvcj5Ccm93bjwvQXV0aG9yPjxZZWFyPjIwMTg8L1llYXI+PFJl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PEVuZE5vdGU+PENpdGU+PEF1dGhvcj5Ccm93bjwvQXV0aG9yPjxZZWFyPjIwMTg8L1llYXI+PFJl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D3616F">
        <w:rPr>
          <w:rFonts w:cs="Arial"/>
          <w:bCs/>
          <w:szCs w:val="20"/>
        </w:rPr>
      </w:r>
      <w:r w:rsidR="00D3616F">
        <w:rPr>
          <w:rFonts w:cs="Arial"/>
          <w:bCs/>
          <w:szCs w:val="20"/>
        </w:rPr>
        <w:fldChar w:fldCharType="separate"/>
      </w:r>
      <w:r w:rsidR="00B60AE6">
        <w:rPr>
          <w:rFonts w:cs="Arial"/>
          <w:bCs/>
          <w:noProof/>
          <w:szCs w:val="20"/>
        </w:rPr>
        <w:t>(30)</w:t>
      </w:r>
      <w:r w:rsidR="00D3616F">
        <w:rPr>
          <w:rFonts w:cs="Arial"/>
          <w:bCs/>
          <w:szCs w:val="20"/>
        </w:rPr>
        <w:fldChar w:fldCharType="end"/>
      </w:r>
      <w:r w:rsidR="00AA79A3">
        <w:rPr>
          <w:rFonts w:cs="Arial"/>
          <w:bCs/>
          <w:szCs w:val="20"/>
        </w:rPr>
        <w:t>.</w:t>
      </w:r>
      <w:r w:rsidR="00993F25" w:rsidRPr="00993F25">
        <w:rPr>
          <w:rFonts w:cs="Arial"/>
          <w:bCs/>
          <w:szCs w:val="20"/>
        </w:rPr>
        <w:t xml:space="preserve"> </w:t>
      </w:r>
      <w:r w:rsidR="00CC6683">
        <w:rPr>
          <w:rFonts w:cs="Arial"/>
          <w:bCs/>
          <w:szCs w:val="20"/>
        </w:rPr>
        <w:t>Moreover, one study described that the frequency of required sensor calibrations increased when transitioning from one pump</w:t>
      </w:r>
      <w:r w:rsidR="00A00C5A">
        <w:rPr>
          <w:rFonts w:cs="Arial"/>
          <w:bCs/>
          <w:szCs w:val="20"/>
        </w:rPr>
        <w:t xml:space="preserve"> (</w:t>
      </w:r>
      <w:proofErr w:type="spellStart"/>
      <w:r w:rsidR="00A00C5A">
        <w:rPr>
          <w:rFonts w:cs="Arial"/>
          <w:bCs/>
          <w:szCs w:val="20"/>
        </w:rPr>
        <w:t>MiniMed</w:t>
      </w:r>
      <w:proofErr w:type="spellEnd"/>
      <w:r w:rsidR="00A00C5A">
        <w:rPr>
          <w:rFonts w:cs="Arial"/>
          <w:bCs/>
          <w:szCs w:val="20"/>
        </w:rPr>
        <w:t xml:space="preserve"> 640G)</w:t>
      </w:r>
      <w:r w:rsidR="00CC6683">
        <w:rPr>
          <w:rFonts w:cs="Arial"/>
          <w:bCs/>
          <w:szCs w:val="20"/>
        </w:rPr>
        <w:t xml:space="preserve"> to another more advanced pump</w:t>
      </w:r>
      <w:r w:rsidR="00A00C5A">
        <w:rPr>
          <w:rFonts w:cs="Arial"/>
          <w:bCs/>
          <w:szCs w:val="20"/>
        </w:rPr>
        <w:t xml:space="preserve"> (</w:t>
      </w:r>
      <w:proofErr w:type="spellStart"/>
      <w:r w:rsidR="00A00C5A">
        <w:rPr>
          <w:rFonts w:cs="Arial"/>
          <w:bCs/>
          <w:szCs w:val="20"/>
        </w:rPr>
        <w:t>MiniMed</w:t>
      </w:r>
      <w:proofErr w:type="spellEnd"/>
      <w:r w:rsidR="00A00C5A">
        <w:rPr>
          <w:rFonts w:cs="Arial"/>
          <w:bCs/>
          <w:szCs w:val="20"/>
        </w:rPr>
        <w:t xml:space="preserve"> 770G)</w:t>
      </w:r>
      <w:r w:rsidR="00CC6683">
        <w:rPr>
          <w:rFonts w:cs="Arial"/>
          <w:bCs/>
          <w:szCs w:val="20"/>
        </w:rPr>
        <w:t>, and that this “</w:t>
      </w:r>
      <w:r w:rsidR="00CC6683" w:rsidRPr="00CC6683">
        <w:rPr>
          <w:rFonts w:cs="Arial"/>
          <w:bCs/>
          <w:i/>
          <w:iCs/>
          <w:szCs w:val="20"/>
          <w:lang w:val="en-GB"/>
        </w:rPr>
        <w:t>might be related to worsened emotional distress and quality of life</w:t>
      </w:r>
      <w:r w:rsidR="00CC6683">
        <w:rPr>
          <w:rFonts w:cs="Arial"/>
          <w:bCs/>
          <w:szCs w:val="20"/>
        </w:rPr>
        <w:t xml:space="preserve">” </w:t>
      </w:r>
      <w:r w:rsidR="00CC6683">
        <w:rPr>
          <w:rFonts w:cs="Arial"/>
          <w:bCs/>
          <w:szCs w:val="20"/>
        </w:rPr>
        <w:fldChar w:fldCharType="begin">
          <w:fldData xml:space="preserve">PEVuZE5vdGU+PENpdGU+PEF1dGhvcj5Ba2l5YW1hPC9BdXRob3I+PFllYXI+MjAyNDwvWWVhcj48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PEVuZE5vdGU+PENpdGU+PEF1dGhvcj5Ba2l5YW1hPC9BdXRob3I+PFllYXI+MjAyNDwvWWVhcj48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CC6683">
        <w:rPr>
          <w:rFonts w:cs="Arial"/>
          <w:bCs/>
          <w:szCs w:val="20"/>
        </w:rPr>
      </w:r>
      <w:r w:rsidR="00CC6683">
        <w:rPr>
          <w:rFonts w:cs="Arial"/>
          <w:bCs/>
          <w:szCs w:val="20"/>
        </w:rPr>
        <w:fldChar w:fldCharType="separate"/>
      </w:r>
      <w:r w:rsidR="00B60AE6">
        <w:rPr>
          <w:rFonts w:cs="Arial"/>
          <w:bCs/>
          <w:noProof/>
          <w:szCs w:val="20"/>
        </w:rPr>
        <w:t>(17)</w:t>
      </w:r>
      <w:r w:rsidR="00CC6683">
        <w:rPr>
          <w:rFonts w:cs="Arial"/>
          <w:bCs/>
          <w:szCs w:val="20"/>
        </w:rPr>
        <w:fldChar w:fldCharType="end"/>
      </w:r>
      <w:r w:rsidR="00CC6683">
        <w:rPr>
          <w:rFonts w:cs="Arial"/>
          <w:bCs/>
          <w:szCs w:val="20"/>
        </w:rPr>
        <w:t>.</w:t>
      </w:r>
    </w:p>
    <w:p w14:paraId="082E0D22" w14:textId="77777777" w:rsidR="00BD426D" w:rsidRDefault="00BD426D" w:rsidP="00CC6683">
      <w:pPr>
        <w:rPr>
          <w:rFonts w:cs="Arial"/>
          <w:bCs/>
          <w:szCs w:val="20"/>
        </w:rPr>
      </w:pPr>
    </w:p>
    <w:p w14:paraId="3119A6A0" w14:textId="536CF517" w:rsidR="00BD426D" w:rsidRDefault="00216010" w:rsidP="00CC6683">
      <w:pPr>
        <w:rPr>
          <w:rFonts w:cs="Arial"/>
          <w:bCs/>
          <w:szCs w:val="20"/>
        </w:rPr>
      </w:pPr>
      <w:r>
        <w:rPr>
          <w:rFonts w:cs="Arial"/>
          <w:bCs/>
          <w:szCs w:val="20"/>
        </w:rPr>
        <w:t>The remaining</w:t>
      </w:r>
      <w:r w:rsidR="00BD426D">
        <w:rPr>
          <w:rFonts w:cs="Arial"/>
          <w:bCs/>
          <w:szCs w:val="20"/>
        </w:rPr>
        <w:t xml:space="preserve"> four studies us</w:t>
      </w:r>
      <w:r>
        <w:rPr>
          <w:rFonts w:cs="Arial"/>
          <w:bCs/>
          <w:szCs w:val="20"/>
        </w:rPr>
        <w:t>ed</w:t>
      </w:r>
      <w:r w:rsidR="00BD426D">
        <w:rPr>
          <w:rFonts w:cs="Arial"/>
          <w:bCs/>
          <w:szCs w:val="20"/>
        </w:rPr>
        <w:t xml:space="preserve"> the similar devices</w:t>
      </w:r>
      <w:r>
        <w:rPr>
          <w:rFonts w:cs="Arial"/>
          <w:bCs/>
          <w:szCs w:val="20"/>
        </w:rPr>
        <w:t xml:space="preserve"> (CADD-MS3 and </w:t>
      </w:r>
      <w:proofErr w:type="spellStart"/>
      <w:r>
        <w:rPr>
          <w:rFonts w:cs="Arial"/>
          <w:bCs/>
          <w:szCs w:val="20"/>
        </w:rPr>
        <w:t>Everaid</w:t>
      </w:r>
      <w:proofErr w:type="spellEnd"/>
      <w:r>
        <w:rPr>
          <w:rFonts w:cs="Arial"/>
          <w:bCs/>
          <w:szCs w:val="20"/>
        </w:rPr>
        <w:t xml:space="preserve"> </w:t>
      </w:r>
      <w:proofErr w:type="spellStart"/>
      <w:r>
        <w:rPr>
          <w:rFonts w:cs="Arial"/>
          <w:bCs/>
          <w:szCs w:val="20"/>
        </w:rPr>
        <w:t>i</w:t>
      </w:r>
      <w:proofErr w:type="spellEnd"/>
      <w:r>
        <w:rPr>
          <w:rFonts w:cs="Arial"/>
          <w:bCs/>
          <w:szCs w:val="20"/>
        </w:rPr>
        <w:t>-JET)</w:t>
      </w:r>
      <w:r w:rsidR="00BD426D">
        <w:rPr>
          <w:rFonts w:cs="Arial"/>
          <w:bCs/>
          <w:szCs w:val="20"/>
        </w:rPr>
        <w:t xml:space="preserve"> for treatment of </w:t>
      </w:r>
      <w:r w:rsidR="00BD426D" w:rsidRPr="005D5F1D">
        <w:rPr>
          <w:rFonts w:cs="Arial"/>
          <w:bCs/>
          <w:szCs w:val="20"/>
        </w:rPr>
        <w:t>pulmonary</w:t>
      </w:r>
      <w:r w:rsidR="00DE242A">
        <w:rPr>
          <w:rFonts w:cs="Arial"/>
          <w:bCs/>
          <w:szCs w:val="20"/>
        </w:rPr>
        <w:t xml:space="preserve"> arterial</w:t>
      </w:r>
      <w:r w:rsidR="00BD426D" w:rsidRPr="005D5F1D">
        <w:rPr>
          <w:rFonts w:cs="Arial"/>
          <w:bCs/>
          <w:szCs w:val="20"/>
        </w:rPr>
        <w:t xml:space="preserve"> hypertension</w:t>
      </w:r>
      <w:r w:rsidR="00474A2B">
        <w:rPr>
          <w:rFonts w:cs="Arial"/>
          <w:bCs/>
          <w:szCs w:val="20"/>
        </w:rPr>
        <w:t xml:space="preserve"> (PAH)</w:t>
      </w:r>
      <w:r w:rsidR="00BD426D">
        <w:rPr>
          <w:rFonts w:cs="Arial"/>
          <w:bCs/>
          <w:szCs w:val="20"/>
        </w:rPr>
        <w:t>.</w:t>
      </w:r>
      <w:r w:rsidR="0022287B" w:rsidRPr="0022287B">
        <w:t xml:space="preserve"> </w:t>
      </w:r>
      <w:r w:rsidR="0022287B">
        <w:t xml:space="preserve">As this condition is not directly relevant for the Dasiglucagon Delivery System, these studies were mainly included to discuss technical issues with the pumps as well as </w:t>
      </w:r>
      <w:r w:rsidR="0022287B">
        <w:rPr>
          <w:rFonts w:cs="Arial"/>
          <w:bCs/>
          <w:szCs w:val="20"/>
        </w:rPr>
        <w:t xml:space="preserve">device-related AEs and patient satisfaction. </w:t>
      </w:r>
    </w:p>
    <w:p w14:paraId="57223FB5" w14:textId="77777777" w:rsidR="00CE2F06" w:rsidRDefault="00CE2F06" w:rsidP="003B6601">
      <w:pPr>
        <w:rPr>
          <w:rFonts w:cs="Arial"/>
          <w:bCs/>
          <w:szCs w:val="20"/>
        </w:rPr>
      </w:pPr>
    </w:p>
    <w:p w14:paraId="05223CF4" w14:textId="2265B3D1" w:rsidR="003620A6" w:rsidRDefault="00D0443B" w:rsidP="00ED5346">
      <w:pPr>
        <w:rPr>
          <w:rFonts w:cs="Arial"/>
          <w:bCs/>
          <w:szCs w:val="20"/>
        </w:rPr>
      </w:pPr>
      <w:r>
        <w:rPr>
          <w:rFonts w:cs="Arial"/>
          <w:bCs/>
          <w:szCs w:val="20"/>
        </w:rPr>
        <w:t>T</w:t>
      </w:r>
      <w:r w:rsidR="00CE2F06">
        <w:rPr>
          <w:rFonts w:cs="Arial"/>
          <w:bCs/>
          <w:szCs w:val="20"/>
        </w:rPr>
        <w:t xml:space="preserve">echnical issues with </w:t>
      </w:r>
      <w:r w:rsidR="004E204F">
        <w:rPr>
          <w:rFonts w:cs="Arial"/>
          <w:bCs/>
          <w:szCs w:val="20"/>
        </w:rPr>
        <w:t>the similar devices</w:t>
      </w:r>
      <w:r w:rsidR="004F7DB0">
        <w:rPr>
          <w:rFonts w:cs="Arial"/>
          <w:bCs/>
          <w:szCs w:val="20"/>
        </w:rPr>
        <w:t xml:space="preserve"> (both insulin infusion pumps and </w:t>
      </w:r>
      <w:proofErr w:type="spellStart"/>
      <w:r w:rsidR="004F7DB0" w:rsidRPr="004A74A2">
        <w:rPr>
          <w:rFonts w:cs="Arial"/>
          <w:bCs/>
          <w:szCs w:val="20"/>
        </w:rPr>
        <w:t>treprostinil</w:t>
      </w:r>
      <w:proofErr w:type="spellEnd"/>
      <w:r w:rsidR="004F7DB0" w:rsidRPr="004A74A2">
        <w:rPr>
          <w:rFonts w:cs="Arial"/>
          <w:bCs/>
          <w:szCs w:val="20"/>
        </w:rPr>
        <w:t xml:space="preserve"> </w:t>
      </w:r>
      <w:r w:rsidR="004F7DB0">
        <w:rPr>
          <w:rFonts w:cs="Arial"/>
          <w:bCs/>
          <w:szCs w:val="20"/>
        </w:rPr>
        <w:t>infusion pumps)</w:t>
      </w:r>
      <w:r>
        <w:rPr>
          <w:rFonts w:cs="Arial"/>
          <w:bCs/>
          <w:szCs w:val="20"/>
        </w:rPr>
        <w:t xml:space="preserve"> included:</w:t>
      </w:r>
      <w:r w:rsidR="00993F25">
        <w:rPr>
          <w:rFonts w:cs="Arial"/>
          <w:bCs/>
          <w:szCs w:val="20"/>
        </w:rPr>
        <w:t xml:space="preserve"> </w:t>
      </w:r>
      <w:commentRangeStart w:id="99"/>
      <w:r w:rsidR="00993F25" w:rsidRPr="00993F25">
        <w:rPr>
          <w:rFonts w:cs="Arial"/>
          <w:bCs/>
          <w:szCs w:val="20"/>
        </w:rPr>
        <w:t>Bluetooth disconnection</w:t>
      </w:r>
      <w:r w:rsidR="00125DBA">
        <w:rPr>
          <w:rFonts w:cs="Arial"/>
          <w:bCs/>
          <w:szCs w:val="20"/>
        </w:rPr>
        <w:t>s</w:t>
      </w:r>
      <w:r w:rsidR="00993F25">
        <w:rPr>
          <w:rFonts w:cs="Arial"/>
          <w:bCs/>
          <w:szCs w:val="20"/>
        </w:rPr>
        <w:t xml:space="preserve"> </w:t>
      </w:r>
      <w:r w:rsidR="004E204F">
        <w:rPr>
          <w:rFonts w:cs="Arial"/>
          <w:bCs/>
          <w:szCs w:val="20"/>
        </w:rPr>
        <w:fldChar w:fldCharType="begin">
          <w:fldData xml:space="preserve">PEVuZE5vdGU+PENpdGU+PEF1dGhvcj5aaWVnbGVyPC9BdXRob3I+PFllYXI+MjAxMzwvWWVhcj48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==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PEVuZE5vdGU+PENpdGU+PEF1dGhvcj5aaWVnbGVyPC9BdXRob3I+PFllYXI+MjAxMzwvWWVhcj48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==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4E204F">
        <w:rPr>
          <w:rFonts w:cs="Arial"/>
          <w:bCs/>
          <w:szCs w:val="20"/>
        </w:rPr>
      </w:r>
      <w:r w:rsidR="004E204F">
        <w:rPr>
          <w:rFonts w:cs="Arial"/>
          <w:bCs/>
          <w:szCs w:val="20"/>
        </w:rPr>
        <w:fldChar w:fldCharType="separate"/>
      </w:r>
      <w:r w:rsidR="00B60AE6">
        <w:rPr>
          <w:rFonts w:cs="Arial"/>
          <w:bCs/>
          <w:noProof/>
          <w:szCs w:val="20"/>
        </w:rPr>
        <w:t>(13, 15)</w:t>
      </w:r>
      <w:r w:rsidR="004E204F">
        <w:rPr>
          <w:rFonts w:cs="Arial"/>
          <w:bCs/>
          <w:szCs w:val="20"/>
        </w:rPr>
        <w:fldChar w:fldCharType="end"/>
      </w:r>
      <w:r w:rsidR="00993F25" w:rsidRPr="00993F25">
        <w:rPr>
          <w:rFonts w:cs="Arial"/>
          <w:bCs/>
          <w:szCs w:val="20"/>
        </w:rPr>
        <w:t>,</w:t>
      </w:r>
      <w:r w:rsidR="004E204F">
        <w:rPr>
          <w:rFonts w:cs="Arial"/>
          <w:bCs/>
          <w:szCs w:val="20"/>
        </w:rPr>
        <w:t xml:space="preserve"> connectivity issues/</w:t>
      </w:r>
      <w:r w:rsidR="00993F25">
        <w:rPr>
          <w:rFonts w:cs="Arial"/>
          <w:bCs/>
          <w:szCs w:val="20"/>
        </w:rPr>
        <w:t xml:space="preserve">interruptions </w:t>
      </w:r>
      <w:r w:rsidR="004E204F">
        <w:rPr>
          <w:rFonts w:cs="Arial"/>
          <w:bCs/>
          <w:szCs w:val="20"/>
        </w:rPr>
        <w:fldChar w:fldCharType="begin">
          <w:fldData xml:space="preserve">PEVuZE5vdGU+PENpdGU+PEF1dGhvcj5UaHJhc2hlcjwvQXV0aG9yPjxZZWFyPjIwMjQ8L1llYXI+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==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PEVuZE5vdGU+PENpdGU+PEF1dGhvcj5UaHJhc2hlcjwvQXV0aG9yPjxZZWFyPjIwMjQ8L1llYXI+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==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4E204F">
        <w:rPr>
          <w:rFonts w:cs="Arial"/>
          <w:bCs/>
          <w:szCs w:val="20"/>
        </w:rPr>
      </w:r>
      <w:r w:rsidR="004E204F">
        <w:rPr>
          <w:rFonts w:cs="Arial"/>
          <w:bCs/>
          <w:szCs w:val="20"/>
        </w:rPr>
        <w:fldChar w:fldCharType="separate"/>
      </w:r>
      <w:r w:rsidR="00B60AE6">
        <w:rPr>
          <w:rFonts w:cs="Arial"/>
          <w:bCs/>
          <w:noProof/>
          <w:szCs w:val="20"/>
        </w:rPr>
        <w:t>(16, 44, 67)</w:t>
      </w:r>
      <w:r w:rsidR="004E204F">
        <w:rPr>
          <w:rFonts w:cs="Arial"/>
          <w:bCs/>
          <w:szCs w:val="20"/>
        </w:rPr>
        <w:fldChar w:fldCharType="end"/>
      </w:r>
      <w:r w:rsidR="00993F25">
        <w:rPr>
          <w:rFonts w:cs="Arial"/>
          <w:bCs/>
          <w:szCs w:val="20"/>
        </w:rPr>
        <w:t>, CGM malfunctions</w:t>
      </w:r>
      <w:r w:rsidR="000A4DFE">
        <w:rPr>
          <w:rFonts w:cs="Arial"/>
          <w:bCs/>
          <w:szCs w:val="20"/>
        </w:rPr>
        <w:t xml:space="preserve"> (not relevant for the subject device)</w:t>
      </w:r>
      <w:r w:rsidR="00993F25">
        <w:rPr>
          <w:rFonts w:cs="Arial"/>
          <w:bCs/>
          <w:szCs w:val="20"/>
        </w:rPr>
        <w:t xml:space="preserve"> </w:t>
      </w:r>
      <w:r w:rsidR="004E204F">
        <w:rPr>
          <w:rFonts w:cs="Arial"/>
          <w:bCs/>
          <w:szCs w:val="20"/>
        </w:rPr>
        <w:fldChar w:fldCharType="begin">
          <w:fldData xml:space="preserve">PEVuZE5vdGU+PENpdGU+PEF1dGhvcj5Vc29oPC9BdXRob3I+PFllYXI+MjAyMzwvWWVhcj48UmVj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</w:fldData>
        </w:fldChar>
      </w:r>
      <w:r w:rsidR="00D963EB">
        <w:rPr>
          <w:rFonts w:cs="Arial"/>
          <w:bCs/>
          <w:szCs w:val="20"/>
        </w:rPr>
        <w:instrText xml:space="preserve"> ADDIN EN.CITE </w:instrText>
      </w:r>
      <w:r w:rsidR="00D963EB">
        <w:rPr>
          <w:rFonts w:cs="Arial"/>
          <w:bCs/>
          <w:szCs w:val="20"/>
        </w:rPr>
        <w:fldChar w:fldCharType="begin">
          <w:fldData xml:space="preserve">PEVuZE5vdGU+PENpdGU+PEF1dGhvcj5Vc29oPC9BdXRob3I+PFllYXI+MjAyMzwvWWVhcj48UmVj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</w:fldData>
        </w:fldChar>
      </w:r>
      <w:r w:rsidR="00D963EB">
        <w:rPr>
          <w:rFonts w:cs="Arial"/>
          <w:bCs/>
          <w:szCs w:val="20"/>
        </w:rPr>
        <w:instrText xml:space="preserve"> ADDIN EN.CITE.DATA </w:instrText>
      </w:r>
      <w:r w:rsidR="00D963EB">
        <w:rPr>
          <w:rFonts w:cs="Arial"/>
          <w:bCs/>
          <w:szCs w:val="20"/>
        </w:rPr>
      </w:r>
      <w:r w:rsidR="00D963EB">
        <w:rPr>
          <w:rFonts w:cs="Arial"/>
          <w:bCs/>
          <w:szCs w:val="20"/>
        </w:rPr>
        <w:fldChar w:fldCharType="end"/>
      </w:r>
      <w:r w:rsidR="004E204F">
        <w:rPr>
          <w:rFonts w:cs="Arial"/>
          <w:bCs/>
          <w:szCs w:val="20"/>
        </w:rPr>
      </w:r>
      <w:r w:rsidR="004E204F">
        <w:rPr>
          <w:rFonts w:cs="Arial"/>
          <w:bCs/>
          <w:szCs w:val="20"/>
        </w:rPr>
        <w:fldChar w:fldCharType="separate"/>
      </w:r>
      <w:r w:rsidR="00B60AE6">
        <w:rPr>
          <w:rFonts w:cs="Arial"/>
          <w:bCs/>
          <w:noProof/>
          <w:szCs w:val="20"/>
        </w:rPr>
        <w:t>(23, 59)</w:t>
      </w:r>
      <w:r w:rsidR="004E204F">
        <w:rPr>
          <w:rFonts w:cs="Arial"/>
          <w:bCs/>
          <w:szCs w:val="20"/>
        </w:rPr>
        <w:fldChar w:fldCharType="end"/>
      </w:r>
      <w:r w:rsidR="00993F25">
        <w:rPr>
          <w:rFonts w:cs="Arial"/>
          <w:bCs/>
          <w:szCs w:val="20"/>
        </w:rPr>
        <w:t xml:space="preserve">, pump </w:t>
      </w:r>
      <w:r w:rsidR="00C9211B">
        <w:rPr>
          <w:rFonts w:cs="Arial"/>
          <w:bCs/>
          <w:szCs w:val="20"/>
        </w:rPr>
        <w:t>failure</w:t>
      </w:r>
      <w:r w:rsidR="00993F25" w:rsidRPr="00993F25">
        <w:rPr>
          <w:rFonts w:cs="Arial"/>
          <w:bCs/>
          <w:szCs w:val="20"/>
        </w:rPr>
        <w:t xml:space="preserve"> </w:t>
      </w:r>
      <w:r w:rsidR="004E204F">
        <w:rPr>
          <w:rFonts w:cs="Arial"/>
          <w:bCs/>
          <w:szCs w:val="20"/>
        </w:rPr>
        <w:fldChar w:fldCharType="begin">
          <w:fldData xml:space="preserve">PEVuZE5vdGU+PENpdGU+PEF1dGhvcj5Vc29oPC9BdXRob3I+PFllYXI+MjAyMzwvWWVhcj48UmVj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</w:fldData>
        </w:fldChar>
      </w:r>
      <w:r w:rsidR="00D963EB">
        <w:rPr>
          <w:rFonts w:cs="Arial"/>
          <w:bCs/>
          <w:szCs w:val="20"/>
        </w:rPr>
        <w:instrText xml:space="preserve"> ADDIN EN.CITE </w:instrText>
      </w:r>
      <w:r w:rsidR="00D963EB">
        <w:rPr>
          <w:rFonts w:cs="Arial"/>
          <w:bCs/>
          <w:szCs w:val="20"/>
        </w:rPr>
        <w:fldChar w:fldCharType="begin">
          <w:fldData xml:space="preserve">PEVuZE5vdGU+PENpdGU+PEF1dGhvcj5Vc29oPC9BdXRob3I+PFllYXI+MjAyMzwvWWVhcj48UmVj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</w:fldData>
        </w:fldChar>
      </w:r>
      <w:r w:rsidR="00D963EB">
        <w:rPr>
          <w:rFonts w:cs="Arial"/>
          <w:bCs/>
          <w:szCs w:val="20"/>
        </w:rPr>
        <w:instrText xml:space="preserve"> ADDIN EN.CITE.DATA </w:instrText>
      </w:r>
      <w:r w:rsidR="00D963EB">
        <w:rPr>
          <w:rFonts w:cs="Arial"/>
          <w:bCs/>
          <w:szCs w:val="20"/>
        </w:rPr>
      </w:r>
      <w:r w:rsidR="00D963EB">
        <w:rPr>
          <w:rFonts w:cs="Arial"/>
          <w:bCs/>
          <w:szCs w:val="20"/>
        </w:rPr>
        <w:fldChar w:fldCharType="end"/>
      </w:r>
      <w:r w:rsidR="004E204F">
        <w:rPr>
          <w:rFonts w:cs="Arial"/>
          <w:bCs/>
          <w:szCs w:val="20"/>
        </w:rPr>
      </w:r>
      <w:r w:rsidR="004E204F">
        <w:rPr>
          <w:rFonts w:cs="Arial"/>
          <w:bCs/>
          <w:szCs w:val="20"/>
        </w:rPr>
        <w:fldChar w:fldCharType="separate"/>
      </w:r>
      <w:r w:rsidR="00B60AE6">
        <w:rPr>
          <w:rFonts w:cs="Arial"/>
          <w:bCs/>
          <w:noProof/>
          <w:szCs w:val="20"/>
        </w:rPr>
        <w:t>(23, 69, 71)</w:t>
      </w:r>
      <w:r w:rsidR="004E204F">
        <w:rPr>
          <w:rFonts w:cs="Arial"/>
          <w:bCs/>
          <w:szCs w:val="20"/>
        </w:rPr>
        <w:fldChar w:fldCharType="end"/>
      </w:r>
      <w:r w:rsidR="00993F25">
        <w:rPr>
          <w:rFonts w:cs="Arial"/>
          <w:bCs/>
          <w:szCs w:val="20"/>
        </w:rPr>
        <w:t>,</w:t>
      </w:r>
      <w:r w:rsidR="00C9211B">
        <w:rPr>
          <w:rFonts w:cs="Arial"/>
          <w:bCs/>
          <w:szCs w:val="20"/>
        </w:rPr>
        <w:t xml:space="preserve"> incorrect rate/dose programming </w:t>
      </w:r>
      <w:r w:rsidR="00C9211B">
        <w:rPr>
          <w:rFonts w:cs="Arial"/>
          <w:bCs/>
          <w:szCs w:val="20"/>
        </w:rPr>
        <w:fldChar w:fldCharType="begin"/>
      </w:r>
      <w:r w:rsidR="00D963EB">
        <w:rPr>
          <w:rFonts w:cs="Arial"/>
          <w:bCs/>
          <w:szCs w:val="20"/>
        </w:rPr>
        <w:instrText xml:space="preserve"> ADDIN EN.CITE &lt;EndNote&gt;&lt;Cite&gt;&lt;Author&gt;Kingman&lt;/Author&gt;&lt;Year&gt;2010&lt;/Year&gt;&lt;RecNum&gt;269&lt;/RecNum&gt;&lt;DisplayText&gt;(71)&lt;/DisplayText&gt;&lt;record&gt;&lt;rec-number&gt;269&lt;/rec-number&gt;&lt;foreign-keys&gt;&lt;key app="EN" db-id="vwrrttwz10fd9netdtjv5t0n2rea550ese5e" timestamp="1725871942"&gt;269&lt;/key&gt;&lt;/foreign-keys&gt;&lt;ref-type name="Journal Article"&gt;17&lt;/ref-type&gt;&lt;contributors&gt;&lt;authors&gt;&lt;author&gt;MS Kingman&lt;/author&gt;&lt;author&gt;MA Tankersley&lt;/author&gt;&lt;author&gt;S Lombardi&lt;/author&gt;&lt;author&gt;Susan Spence&lt;/author&gt;&lt;author&gt;Fernando Torres&lt;/author&gt;&lt;author&gt;Kelly S Chin&lt;/author&gt;&lt;author&gt;Prostacyclin Safety Group&lt;/author&gt;&lt;/authors&gt;&lt;/contributors&gt;&lt;titles&gt;&lt;title&gt;Prostacyclin administration errors in pulmonary arterial hypertension patients admitted to hospitals in the United States: a national survey&lt;/title&gt;&lt;secondary-title&gt;J Heart Lung Transplant&lt;/secondary-title&gt;&lt;/titles&gt;&lt;periodical&gt;&lt;full-title&gt;J Heart Lung Transplant&lt;/full-title&gt;&lt;/periodical&gt;&lt;pages&gt;841-6&lt;/pages&gt;&lt;volume&gt;29&lt;/volume&gt;&lt;number&gt;8&lt;/number&gt;&lt;dates&gt;&lt;year&gt;2010&lt;/year&gt;&lt;/dates&gt;&lt;urls&gt;&lt;related-urls&gt;&lt;url&gt;https://www.sciencedirect.com/science/article/pii/S1053249810002007&lt;/url&gt;&lt;/related-urls&gt;&lt;/urls&gt;&lt;custom1&gt;52 cites: https://scholar.google.com/scholar?cites=18414755192023704869&amp;amp;as_sdt=2005&amp;amp;sciodt=0,5&amp;amp;hl=en&amp;#xD;Query date: 2024-09-09 09:34:13&lt;/custom1&gt;&lt;/record&gt;&lt;/Cite&gt;&lt;/EndNote&gt;</w:instrText>
      </w:r>
      <w:r w:rsidR="00C9211B">
        <w:rPr>
          <w:rFonts w:cs="Arial"/>
          <w:bCs/>
          <w:szCs w:val="20"/>
        </w:rPr>
        <w:fldChar w:fldCharType="separate"/>
      </w:r>
      <w:r w:rsidR="00B60AE6">
        <w:rPr>
          <w:rFonts w:cs="Arial"/>
          <w:bCs/>
          <w:noProof/>
          <w:szCs w:val="20"/>
        </w:rPr>
        <w:t>(71)</w:t>
      </w:r>
      <w:r w:rsidR="00C9211B">
        <w:rPr>
          <w:rFonts w:cs="Arial"/>
          <w:bCs/>
          <w:szCs w:val="20"/>
        </w:rPr>
        <w:fldChar w:fldCharType="end"/>
      </w:r>
      <w:r w:rsidR="00C9211B">
        <w:rPr>
          <w:rFonts w:cs="Arial"/>
          <w:bCs/>
          <w:szCs w:val="20"/>
        </w:rPr>
        <w:t>,</w:t>
      </w:r>
      <w:r w:rsidR="004E204F">
        <w:rPr>
          <w:rFonts w:cs="Arial"/>
          <w:bCs/>
          <w:szCs w:val="20"/>
        </w:rPr>
        <w:t xml:space="preserve"> cartridge issues</w:t>
      </w:r>
      <w:r w:rsidR="0056005D">
        <w:rPr>
          <w:rFonts w:cs="Arial"/>
          <w:bCs/>
          <w:szCs w:val="20"/>
        </w:rPr>
        <w:t xml:space="preserve"> e.g. during changing</w:t>
      </w:r>
      <w:r w:rsidR="004E204F">
        <w:rPr>
          <w:rFonts w:cs="Arial"/>
          <w:bCs/>
          <w:szCs w:val="20"/>
        </w:rPr>
        <w:t xml:space="preserve"> </w:t>
      </w:r>
      <w:r w:rsidR="00C9211B">
        <w:rPr>
          <w:rFonts w:cs="Arial"/>
          <w:bCs/>
          <w:szCs w:val="20"/>
        </w:rPr>
        <w:fldChar w:fldCharType="begin">
          <w:fldData xml:space="preserve">PEVuZE5vdGU+PENpdGU+PEF1dGhvcj5TaGVyd29vZDwvQXV0aG9yPjxZZWFyPjIwMjQ8L1llYXI+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PEVuZE5vdGU+PENpdGU+PEF1dGhvcj5TaGVyd29vZDwvQXV0aG9yPjxZZWFyPjIwMjQ8L1llYXI+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C9211B">
        <w:rPr>
          <w:rFonts w:cs="Arial"/>
          <w:bCs/>
          <w:szCs w:val="20"/>
        </w:rPr>
      </w:r>
      <w:r w:rsidR="00C9211B">
        <w:rPr>
          <w:rFonts w:cs="Arial"/>
          <w:bCs/>
          <w:szCs w:val="20"/>
        </w:rPr>
        <w:fldChar w:fldCharType="separate"/>
      </w:r>
      <w:r w:rsidR="00B60AE6">
        <w:rPr>
          <w:rFonts w:cs="Arial"/>
          <w:bCs/>
          <w:noProof/>
          <w:szCs w:val="20"/>
        </w:rPr>
        <w:t>(59, 67, 68)</w:t>
      </w:r>
      <w:r w:rsidR="00C9211B">
        <w:rPr>
          <w:rFonts w:cs="Arial"/>
          <w:bCs/>
          <w:szCs w:val="20"/>
        </w:rPr>
        <w:fldChar w:fldCharType="end"/>
      </w:r>
      <w:r w:rsidR="004E204F">
        <w:rPr>
          <w:rFonts w:cs="Arial"/>
          <w:bCs/>
          <w:szCs w:val="20"/>
        </w:rPr>
        <w:t>,</w:t>
      </w:r>
      <w:r w:rsidR="004E204F" w:rsidRPr="004E204F">
        <w:t xml:space="preserve"> </w:t>
      </w:r>
      <w:r w:rsidR="00C9211B">
        <w:t xml:space="preserve">medication mix-up </w:t>
      </w:r>
      <w:r w:rsidR="00C9211B">
        <w:rPr>
          <w:rFonts w:cs="Arial"/>
          <w:bCs/>
          <w:szCs w:val="20"/>
        </w:rPr>
        <w:fldChar w:fldCharType="begin"/>
      </w:r>
      <w:r w:rsidR="00D963EB">
        <w:rPr>
          <w:rFonts w:cs="Arial"/>
          <w:bCs/>
          <w:szCs w:val="20"/>
        </w:rPr>
        <w:instrText xml:space="preserve"> ADDIN EN.CITE &lt;EndNote&gt;&lt;Cite&gt;&lt;Author&gt;Kingman&lt;/Author&gt;&lt;Year&gt;2010&lt;/Year&gt;&lt;RecNum&gt;269&lt;/RecNum&gt;&lt;DisplayText&gt;(71)&lt;/DisplayText&gt;&lt;record&gt;&lt;rec-number&gt;269&lt;/rec-number&gt;&lt;foreign-keys&gt;&lt;key app="EN" db-id="vwrrttwz10fd9netdtjv5t0n2rea550ese5e" timestamp="1725871942"&gt;269&lt;/key&gt;&lt;/foreign-keys&gt;&lt;ref-type name="Journal Article"&gt;17&lt;/ref-type&gt;&lt;contributors&gt;&lt;authors&gt;&lt;author&gt;MS Kingman&lt;/author&gt;&lt;author&gt;MA Tankersley&lt;/author&gt;&lt;author&gt;S Lombardi&lt;/author&gt;&lt;author&gt;Susan Spence&lt;/author&gt;&lt;author&gt;Fernando Torres&lt;/author&gt;&lt;author&gt;Kelly S Chin&lt;/author&gt;&lt;author&gt;Prostacyclin Safety Group&lt;/author&gt;&lt;/authors&gt;&lt;/contributors&gt;&lt;titles&gt;&lt;title&gt;Prostacyclin administration errors in pulmonary arterial hypertension patients admitted to hospitals in the United States: a national survey&lt;/title&gt;&lt;secondary-title&gt;J Heart Lung Transplant&lt;/secondary-title&gt;&lt;/titles&gt;&lt;periodical&gt;&lt;full-title&gt;J Heart Lung Transplant&lt;/full-title&gt;&lt;/periodical&gt;&lt;pages&gt;841-6&lt;/pages&gt;&lt;volume&gt;29&lt;/volume&gt;&lt;number&gt;8&lt;/number&gt;&lt;dates&gt;&lt;year&gt;2010&lt;/year&gt;&lt;/dates&gt;&lt;urls&gt;&lt;related-urls&gt;&lt;url&gt;https://www.sciencedirect.com/science/article/pii/S1053249810002007&lt;/url&gt;&lt;/related-urls&gt;&lt;/urls&gt;&lt;custom1&gt;52 cites: https://scholar.google.com/scholar?cites=18414755192023704869&amp;amp;as_sdt=2005&amp;amp;sciodt=0,5&amp;amp;hl=en&amp;#xD;Query date: 2024-09-09 09:34:13&lt;/custom1&gt;&lt;/record&gt;&lt;/Cite&gt;&lt;/EndNote&gt;</w:instrText>
      </w:r>
      <w:r w:rsidR="00C9211B">
        <w:rPr>
          <w:rFonts w:cs="Arial"/>
          <w:bCs/>
          <w:szCs w:val="20"/>
        </w:rPr>
        <w:fldChar w:fldCharType="separate"/>
      </w:r>
      <w:r w:rsidR="00B60AE6">
        <w:rPr>
          <w:rFonts w:cs="Arial"/>
          <w:bCs/>
          <w:noProof/>
          <w:szCs w:val="20"/>
        </w:rPr>
        <w:t>(71)</w:t>
      </w:r>
      <w:r w:rsidR="00C9211B">
        <w:rPr>
          <w:rFonts w:cs="Arial"/>
          <w:bCs/>
          <w:szCs w:val="20"/>
        </w:rPr>
        <w:fldChar w:fldCharType="end"/>
      </w:r>
      <w:r w:rsidR="00C9211B">
        <w:rPr>
          <w:rFonts w:cs="Arial"/>
          <w:bCs/>
          <w:szCs w:val="20"/>
        </w:rPr>
        <w:t xml:space="preserve">, </w:t>
      </w:r>
      <w:r w:rsidR="004E204F" w:rsidRPr="004E204F">
        <w:rPr>
          <w:rFonts w:cs="Arial"/>
          <w:bCs/>
          <w:szCs w:val="20"/>
        </w:rPr>
        <w:t xml:space="preserve">leakage at </w:t>
      </w:r>
      <w:r w:rsidR="004E204F" w:rsidRPr="004E204F">
        <w:rPr>
          <w:rFonts w:cs="Arial"/>
          <w:bCs/>
          <w:szCs w:val="20"/>
        </w:rPr>
        <w:lastRenderedPageBreak/>
        <w:t>the cartridge connector</w:t>
      </w:r>
      <w:r w:rsidR="004E204F">
        <w:rPr>
          <w:rFonts w:cs="Arial"/>
          <w:bCs/>
          <w:szCs w:val="20"/>
        </w:rPr>
        <w:t xml:space="preserve"> </w:t>
      </w:r>
      <w:r w:rsidR="00C9211B">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C9211B">
        <w:rPr>
          <w:rFonts w:cs="Arial"/>
          <w:bCs/>
          <w:szCs w:val="20"/>
        </w:rPr>
      </w:r>
      <w:r w:rsidR="00C9211B">
        <w:rPr>
          <w:rFonts w:cs="Arial"/>
          <w:bCs/>
          <w:szCs w:val="20"/>
        </w:rPr>
        <w:fldChar w:fldCharType="separate"/>
      </w:r>
      <w:r w:rsidR="00B60AE6">
        <w:rPr>
          <w:rFonts w:cs="Arial"/>
          <w:bCs/>
          <w:noProof/>
          <w:szCs w:val="20"/>
        </w:rPr>
        <w:t>(56)</w:t>
      </w:r>
      <w:r w:rsidR="00C9211B">
        <w:rPr>
          <w:rFonts w:cs="Arial"/>
          <w:bCs/>
          <w:szCs w:val="20"/>
        </w:rPr>
        <w:fldChar w:fldCharType="end"/>
      </w:r>
      <w:r w:rsidR="004E204F">
        <w:rPr>
          <w:rFonts w:cs="Arial"/>
          <w:bCs/>
          <w:szCs w:val="20"/>
        </w:rPr>
        <w:t>,</w:t>
      </w:r>
      <w:r w:rsidR="00C9211B">
        <w:rPr>
          <w:rFonts w:cs="Arial"/>
          <w:bCs/>
          <w:szCs w:val="20"/>
        </w:rPr>
        <w:t xml:space="preserve"> flushing errors </w:t>
      </w:r>
      <w:r w:rsidR="00C9211B">
        <w:rPr>
          <w:rFonts w:cs="Arial"/>
          <w:bCs/>
          <w:szCs w:val="20"/>
        </w:rPr>
        <w:fldChar w:fldCharType="begin"/>
      </w:r>
      <w:r w:rsidR="00D963EB">
        <w:rPr>
          <w:rFonts w:cs="Arial"/>
          <w:bCs/>
          <w:szCs w:val="20"/>
        </w:rPr>
        <w:instrText xml:space="preserve"> ADDIN EN.CITE &lt;EndNote&gt;&lt;Cite&gt;&lt;Author&gt;Kingman&lt;/Author&gt;&lt;Year&gt;2010&lt;/Year&gt;&lt;RecNum&gt;269&lt;/RecNum&gt;&lt;DisplayText&gt;(71)&lt;/DisplayText&gt;&lt;record&gt;&lt;rec-number&gt;269&lt;/rec-number&gt;&lt;foreign-keys&gt;&lt;key app="EN" db-id="vwrrttwz10fd9netdtjv5t0n2rea550ese5e" timestamp="1725871942"&gt;269&lt;/key&gt;&lt;/foreign-keys&gt;&lt;ref-type name="Journal Article"&gt;17&lt;/ref-type&gt;&lt;contributors&gt;&lt;authors&gt;&lt;author&gt;MS Kingman&lt;/author&gt;&lt;author&gt;MA Tankersley&lt;/author&gt;&lt;author&gt;S Lombardi&lt;/author&gt;&lt;author&gt;Susan Spence&lt;/author&gt;&lt;author&gt;Fernando Torres&lt;/author&gt;&lt;author&gt;Kelly S Chin&lt;/author&gt;&lt;author&gt;Prostacyclin Safety Group&lt;/author&gt;&lt;/authors&gt;&lt;/contributors&gt;&lt;titles&gt;&lt;title&gt;Prostacyclin administration errors in pulmonary arterial hypertension patients admitted to hospitals in the United States: a national survey&lt;/title&gt;&lt;secondary-title&gt;J Heart Lung Transplant&lt;/secondary-title&gt;&lt;/titles&gt;&lt;periodical&gt;&lt;full-title&gt;J Heart Lung Transplant&lt;/full-title&gt;&lt;/periodical&gt;&lt;pages&gt;841-6&lt;/pages&gt;&lt;volume&gt;29&lt;/volume&gt;&lt;number&gt;8&lt;/number&gt;&lt;dates&gt;&lt;year&gt;2010&lt;/year&gt;&lt;/dates&gt;&lt;urls&gt;&lt;related-urls&gt;&lt;url&gt;https://www.sciencedirect.com/science/article/pii/S1053249810002007&lt;/url&gt;&lt;/related-urls&gt;&lt;/urls&gt;&lt;custom1&gt;52 cites: https://scholar.google.com/scholar?cites=18414755192023704869&amp;amp;as_sdt=2005&amp;amp;sciodt=0,5&amp;amp;hl=en&amp;#xD;Query date: 2024-09-09 09:34:13&lt;/custom1&gt;&lt;/record&gt;&lt;/Cite&gt;&lt;/EndNote&gt;</w:instrText>
      </w:r>
      <w:r w:rsidR="00C9211B">
        <w:rPr>
          <w:rFonts w:cs="Arial"/>
          <w:bCs/>
          <w:szCs w:val="20"/>
        </w:rPr>
        <w:fldChar w:fldCharType="separate"/>
      </w:r>
      <w:r w:rsidR="00B60AE6">
        <w:rPr>
          <w:rFonts w:cs="Arial"/>
          <w:bCs/>
          <w:noProof/>
          <w:szCs w:val="20"/>
        </w:rPr>
        <w:t>(71)</w:t>
      </w:r>
      <w:r w:rsidR="00C9211B">
        <w:rPr>
          <w:rFonts w:cs="Arial"/>
          <w:bCs/>
          <w:szCs w:val="20"/>
        </w:rPr>
        <w:fldChar w:fldCharType="end"/>
      </w:r>
      <w:r w:rsidR="00C9211B">
        <w:rPr>
          <w:rFonts w:cs="Arial"/>
          <w:bCs/>
          <w:szCs w:val="20"/>
        </w:rPr>
        <w:t>,</w:t>
      </w:r>
      <w:r w:rsidR="00420373">
        <w:rPr>
          <w:rFonts w:cs="Arial"/>
          <w:bCs/>
          <w:szCs w:val="20"/>
        </w:rPr>
        <w:t xml:space="preserve"> </w:t>
      </w:r>
      <w:r w:rsidR="004E204F">
        <w:rPr>
          <w:rFonts w:cs="Arial"/>
          <w:bCs/>
          <w:szCs w:val="20"/>
        </w:rPr>
        <w:t>infusion set</w:t>
      </w:r>
      <w:r w:rsidR="00420373">
        <w:rPr>
          <w:rFonts w:cs="Arial"/>
          <w:bCs/>
          <w:szCs w:val="20"/>
        </w:rPr>
        <w:t xml:space="preserve"> malfunctions</w:t>
      </w:r>
      <w:r w:rsidR="0056005D">
        <w:rPr>
          <w:rFonts w:cs="Arial"/>
          <w:bCs/>
          <w:szCs w:val="20"/>
        </w:rPr>
        <w:t>/occlusions</w:t>
      </w:r>
      <w:r w:rsidR="00420373">
        <w:rPr>
          <w:rFonts w:cs="Arial"/>
          <w:bCs/>
          <w:szCs w:val="20"/>
        </w:rPr>
        <w:t xml:space="preserve"> </w:t>
      </w:r>
      <w:r w:rsidR="004E204F">
        <w:rPr>
          <w:rFonts w:cs="Arial"/>
          <w:bCs/>
          <w:szCs w:val="20"/>
        </w:rPr>
        <w:fldChar w:fldCharType="begin">
          <w:fldData xml:space="preserve">PEVuZE5vdGU+PENpdGU+PEF1dGhvcj5Vc29oPC9BdXRob3I+PFllYXI+MjAyMzwvWWVhcj48UmVj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</w:fldData>
        </w:fldChar>
      </w:r>
      <w:r w:rsidR="00D963EB">
        <w:rPr>
          <w:rFonts w:cs="Arial"/>
          <w:bCs/>
          <w:szCs w:val="20"/>
        </w:rPr>
        <w:instrText xml:space="preserve"> ADDIN EN.CITE </w:instrText>
      </w:r>
      <w:r w:rsidR="00D963EB">
        <w:rPr>
          <w:rFonts w:cs="Arial"/>
          <w:bCs/>
          <w:szCs w:val="20"/>
        </w:rPr>
        <w:fldChar w:fldCharType="begin">
          <w:fldData xml:space="preserve">PEVuZE5vdGU+PENpdGU+PEF1dGhvcj5Vc29oPC9BdXRob3I+PFllYXI+MjAyMzwvWWVhcj48UmVj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</w:fldData>
        </w:fldChar>
      </w:r>
      <w:r w:rsidR="00D963EB">
        <w:rPr>
          <w:rFonts w:cs="Arial"/>
          <w:bCs/>
          <w:szCs w:val="20"/>
        </w:rPr>
        <w:instrText xml:space="preserve"> ADDIN EN.CITE.DATA </w:instrText>
      </w:r>
      <w:r w:rsidR="00D963EB">
        <w:rPr>
          <w:rFonts w:cs="Arial"/>
          <w:bCs/>
          <w:szCs w:val="20"/>
        </w:rPr>
      </w:r>
      <w:r w:rsidR="00D963EB">
        <w:rPr>
          <w:rFonts w:cs="Arial"/>
          <w:bCs/>
          <w:szCs w:val="20"/>
        </w:rPr>
        <w:fldChar w:fldCharType="end"/>
      </w:r>
      <w:r w:rsidR="004E204F">
        <w:rPr>
          <w:rFonts w:cs="Arial"/>
          <w:bCs/>
          <w:szCs w:val="20"/>
        </w:rPr>
      </w:r>
      <w:r w:rsidR="004E204F">
        <w:rPr>
          <w:rFonts w:cs="Arial"/>
          <w:bCs/>
          <w:szCs w:val="20"/>
        </w:rPr>
        <w:fldChar w:fldCharType="separate"/>
      </w:r>
      <w:r w:rsidR="00B60AE6">
        <w:rPr>
          <w:rFonts w:cs="Arial"/>
          <w:bCs/>
          <w:noProof/>
          <w:szCs w:val="20"/>
        </w:rPr>
        <w:t>(23, 59, 67, 69)</w:t>
      </w:r>
      <w:r w:rsidR="004E204F">
        <w:rPr>
          <w:rFonts w:cs="Arial"/>
          <w:bCs/>
          <w:szCs w:val="20"/>
        </w:rPr>
        <w:fldChar w:fldCharType="end"/>
      </w:r>
      <w:r w:rsidR="00420373">
        <w:rPr>
          <w:rFonts w:cs="Arial"/>
          <w:bCs/>
          <w:szCs w:val="20"/>
        </w:rPr>
        <w:t>,</w:t>
      </w:r>
      <w:r w:rsidR="004E204F">
        <w:rPr>
          <w:rFonts w:cs="Arial"/>
          <w:bCs/>
          <w:szCs w:val="20"/>
        </w:rPr>
        <w:t xml:space="preserve"> tubing problems </w:t>
      </w:r>
      <w:r w:rsidR="00C9211B">
        <w:rPr>
          <w:rFonts w:cs="Arial"/>
          <w:bCs/>
          <w:szCs w:val="20"/>
        </w:rPr>
        <w:fldChar w:fldCharType="begin"/>
      </w:r>
      <w:r w:rsidR="00B60AE6">
        <w:rPr>
          <w:rFonts w:cs="Arial"/>
          <w:bCs/>
          <w:szCs w:val="20"/>
        </w:rPr>
        <w:instrText xml:space="preserve"> ADDIN EN.CITE &lt;EndNote&gt;&lt;Cite&gt;&lt;Author&gt;Sherwood&lt;/Author&gt;&lt;Year&gt;2024&lt;/Year&gt;&lt;RecNum&gt;565&lt;/RecNum&gt;&lt;DisplayText&gt;(59)&lt;/DisplayText&gt;&lt;record&gt;&lt;rec-number&gt;565&lt;/rec-number&gt;&lt;foreign-keys&gt;&lt;key app="EN" db-id="vwrrttwz10fd9netdtjv5t0n2rea550ese5e" timestamp="1726139291"&gt;565&lt;/key&gt;&lt;/foreign-keys&gt;&lt;ref-type name="Journal Article"&gt;17&lt;/ref-type&gt;&lt;contributors&gt;&lt;authors&gt;&lt;author&gt;Sherwood, J. S.&lt;/author&gt;&lt;author&gt;Castellanos, L. E.&lt;/author&gt;&lt;author&gt;O&amp;apos;Connor, M. Y.&lt;/author&gt;&lt;author&gt;Balliro, C. A.&lt;/author&gt;&lt;author&gt;Hillard, M. A.&lt;/author&gt;&lt;author&gt;Gaston, S. G.&lt;/author&gt;&lt;author&gt;Bartholomew, R.&lt;/author&gt;&lt;author&gt;Greaux, E.&lt;/author&gt;&lt;author&gt;Sabean, A.&lt;/author&gt;&lt;author&gt;Zheng, H.&lt;/author&gt;&lt;author&gt;et al.,&lt;/author&gt;&lt;/authors&gt;&lt;/contributors&gt;&lt;titles&gt;&lt;title&gt;Randomized Trial of the Insulin-Only iLet Bionic Pancreas for the Treatment of Cystic Fibrosis- Related Diabetes&lt;/title&gt;&lt;secondary-title&gt;Diabetes care&lt;/secondary-title&gt;&lt;/titles&gt;&lt;periodical&gt;&lt;full-title&gt;Diabetes care&lt;/full-title&gt;&lt;/periodical&gt;&lt;pages&gt;101</w:instrText>
      </w:r>
      <w:r w:rsidR="00B60AE6">
        <w:rPr>
          <w:rFonts w:ascii="Cambria Math" w:hAnsi="Cambria Math" w:cs="Cambria Math"/>
          <w:bCs/>
          <w:szCs w:val="20"/>
        </w:rPr>
        <w:instrText>‐</w:instrText>
      </w:r>
      <w:r w:rsidR="00B60AE6">
        <w:rPr>
          <w:rFonts w:cs="Arial"/>
          <w:bCs/>
          <w:szCs w:val="20"/>
        </w:rPr>
        <w:instrText>108&lt;/pages&gt;&lt;volume&gt;47&lt;/volume&gt;&lt;number&gt;1&lt;/number&gt;&lt;keywords&gt;&lt;keyword&gt;*Cystic Fibrosis [drug therapy]&lt;/keyword&gt;&lt;keyword&gt;*Diabetes Mellitus, Type 1 [drug therapy]&lt;/keyword&gt;&lt;keyword&gt;*Hypoglycemia [drug therapy]&lt;/keyword&gt;&lt;keyword&gt;Adult&lt;/keyword&gt;&lt;keyword&gt;Bionics&lt;/keyword&gt;&lt;keyword&gt;Blood Glucose&lt;/keyword&gt;&lt;keyword&gt;Blood Glucose Self</w:instrText>
      </w:r>
      <w:r w:rsidR="00B60AE6">
        <w:rPr>
          <w:rFonts w:ascii="Cambria Math" w:hAnsi="Cambria Math" w:cs="Cambria Math"/>
          <w:bCs/>
          <w:szCs w:val="20"/>
        </w:rPr>
        <w:instrText>‐</w:instrText>
      </w:r>
      <w:r w:rsidR="00B60AE6">
        <w:rPr>
          <w:rFonts w:cs="Arial"/>
          <w:bCs/>
          <w:szCs w:val="20"/>
        </w:rPr>
        <w:instrText>Monitoring&lt;/keyword&gt;&lt;keyword&gt;Humans&lt;/keyword&gt;&lt;keyword&gt;Hypoglycemic Agents [therapeutic use]&lt;/keyword&gt;&lt;keyword&gt;Insulin Infusion Systems&lt;/keyword&gt;&lt;keyword&gt;Insulin [therapeutic use]&lt;/keyword&gt;&lt;keyword&gt;Insulin, Regular, Human [therapeutic use]&lt;/keyword&gt;&lt;keyword&gt;Pancreas&lt;/keyword&gt;&lt;/keywords&gt;&lt;dates&gt;&lt;year&gt;2024&lt;/year&gt;&lt;/dates&gt;&lt;accession-num&gt;CN-02608839&lt;/accession-num&gt;&lt;work-type&gt;Journal article&lt;/work-type&gt;&lt;urls&gt;&lt;related-urls&gt;&lt;url&gt;https://www.cochranelibrary.com/central/doi/10.1002/central/CN-02608839/full&lt;/url&gt;&lt;/related-urls&gt;&lt;/urls&gt;&lt;custom3&gt;PUBMED 37874987&lt;/custom3&gt;&lt;electronic-resource-num&gt;10.2337/dc23-1411&lt;/electronic-resource-num&gt;&lt;/record&gt;&lt;/Cite&gt;&lt;/EndNote&gt;</w:instrText>
      </w:r>
      <w:r w:rsidR="00C9211B">
        <w:rPr>
          <w:rFonts w:cs="Arial"/>
          <w:bCs/>
          <w:szCs w:val="20"/>
        </w:rPr>
        <w:fldChar w:fldCharType="separate"/>
      </w:r>
      <w:r w:rsidR="00B60AE6">
        <w:rPr>
          <w:rFonts w:cs="Arial"/>
          <w:bCs/>
          <w:noProof/>
          <w:szCs w:val="20"/>
        </w:rPr>
        <w:t>(59)</w:t>
      </w:r>
      <w:r w:rsidR="00C9211B">
        <w:rPr>
          <w:rFonts w:cs="Arial"/>
          <w:bCs/>
          <w:szCs w:val="20"/>
        </w:rPr>
        <w:fldChar w:fldCharType="end"/>
      </w:r>
      <w:r w:rsidR="004E204F">
        <w:rPr>
          <w:rFonts w:cs="Arial"/>
          <w:bCs/>
          <w:szCs w:val="20"/>
        </w:rPr>
        <w:t>,</w:t>
      </w:r>
      <w:r w:rsidR="00993F25">
        <w:rPr>
          <w:rFonts w:cs="Arial"/>
          <w:bCs/>
          <w:szCs w:val="20"/>
        </w:rPr>
        <w:t xml:space="preserve"> </w:t>
      </w:r>
      <w:r w:rsidR="00993F25" w:rsidRPr="00993F25">
        <w:rPr>
          <w:rFonts w:cs="Arial"/>
          <w:bCs/>
          <w:szCs w:val="20"/>
        </w:rPr>
        <w:t>unconfirmed alarms</w:t>
      </w:r>
      <w:r w:rsidR="0056005D">
        <w:rPr>
          <w:rFonts w:cs="Arial"/>
          <w:bCs/>
          <w:szCs w:val="20"/>
        </w:rPr>
        <w:t xml:space="preserve"> and alarm fatigue</w:t>
      </w:r>
      <w:r w:rsidR="00993F25">
        <w:rPr>
          <w:rFonts w:cs="Arial"/>
          <w:bCs/>
          <w:szCs w:val="20"/>
        </w:rPr>
        <w:t xml:space="preserve"> </w:t>
      </w:r>
      <w:r w:rsidR="004E204F">
        <w:rPr>
          <w:rFonts w:cs="Arial"/>
          <w:bCs/>
          <w:szCs w:val="20"/>
        </w:rPr>
        <w:fldChar w:fldCharType="begin">
          <w:fldData xml:space="preserve">PEVuZE5vdGU+PENpdGU+PEF1dGhvcj5aaWVnbGVyPC9BdXRob3I+PFllYXI+MjAxMzwvWWVhcj48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==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PEVuZE5vdGU+PENpdGU+PEF1dGhvcj5aaWVnbGVyPC9BdXRob3I+PFllYXI+MjAxMzwvWWVhcj48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==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4E204F">
        <w:rPr>
          <w:rFonts w:cs="Arial"/>
          <w:bCs/>
          <w:szCs w:val="20"/>
        </w:rPr>
      </w:r>
      <w:r w:rsidR="004E204F">
        <w:rPr>
          <w:rFonts w:cs="Arial"/>
          <w:bCs/>
          <w:szCs w:val="20"/>
        </w:rPr>
        <w:fldChar w:fldCharType="separate"/>
      </w:r>
      <w:r w:rsidR="00B60AE6">
        <w:rPr>
          <w:rFonts w:cs="Arial"/>
          <w:bCs/>
          <w:noProof/>
          <w:szCs w:val="20"/>
        </w:rPr>
        <w:t>(13, 15, 68)</w:t>
      </w:r>
      <w:r w:rsidR="004E204F">
        <w:rPr>
          <w:rFonts w:cs="Arial"/>
          <w:bCs/>
          <w:szCs w:val="20"/>
        </w:rPr>
        <w:fldChar w:fldCharType="end"/>
      </w:r>
      <w:r w:rsidR="00993F25" w:rsidRPr="00993F25">
        <w:rPr>
          <w:rFonts w:cs="Arial"/>
          <w:bCs/>
          <w:szCs w:val="20"/>
        </w:rPr>
        <w:t>, battery problems</w:t>
      </w:r>
      <w:r w:rsidR="00993F25">
        <w:rPr>
          <w:rFonts w:cs="Arial"/>
          <w:bCs/>
          <w:szCs w:val="20"/>
        </w:rPr>
        <w:t xml:space="preserve"> </w:t>
      </w:r>
      <w:r w:rsidR="004E204F">
        <w:rPr>
          <w:rFonts w:cs="Arial"/>
          <w:bCs/>
          <w:szCs w:val="20"/>
        </w:rPr>
        <w:fldChar w:fldCharType="begin">
          <w:fldData xml:space="preserve">PEVuZE5vdGU+PENpdGU+PEF1dGhvcj5aaWVnbGVyPC9BdXRob3I+PFllYXI+MjAxMzwvWWVhcj48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PEVuZE5vdGU+PENpdGU+PEF1dGhvcj5aaWVnbGVyPC9BdXRob3I+PFllYXI+MjAxMzwvWWVhcj48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4E204F">
        <w:rPr>
          <w:rFonts w:cs="Arial"/>
          <w:bCs/>
          <w:szCs w:val="20"/>
        </w:rPr>
      </w:r>
      <w:r w:rsidR="004E204F">
        <w:rPr>
          <w:rFonts w:cs="Arial"/>
          <w:bCs/>
          <w:szCs w:val="20"/>
        </w:rPr>
        <w:fldChar w:fldCharType="separate"/>
      </w:r>
      <w:r w:rsidR="00B60AE6">
        <w:rPr>
          <w:rFonts w:cs="Arial"/>
          <w:bCs/>
          <w:noProof/>
          <w:szCs w:val="20"/>
        </w:rPr>
        <w:t>(13, 67)</w:t>
      </w:r>
      <w:r w:rsidR="004E204F">
        <w:rPr>
          <w:rFonts w:cs="Arial"/>
          <w:bCs/>
          <w:szCs w:val="20"/>
        </w:rPr>
        <w:fldChar w:fldCharType="end"/>
      </w:r>
      <w:r w:rsidR="00993F25" w:rsidRPr="00993F25">
        <w:rPr>
          <w:rFonts w:cs="Arial"/>
          <w:bCs/>
          <w:szCs w:val="20"/>
        </w:rPr>
        <w:t>,</w:t>
      </w:r>
      <w:r w:rsidR="004E204F">
        <w:rPr>
          <w:rFonts w:cs="Arial"/>
          <w:bCs/>
          <w:szCs w:val="20"/>
        </w:rPr>
        <w:t xml:space="preserve"> software errors </w:t>
      </w:r>
      <w:r w:rsidR="00C9211B">
        <w:rPr>
          <w:rFonts w:cs="Arial"/>
          <w:bCs/>
          <w:szCs w:val="20"/>
        </w:rPr>
        <w:fldChar w:fldCharType="begin">
          <w:fldData xml:space="preserve">PEVuZE5vdGU+PENpdGU+PEF1dGhvcj5Ccm93bjwvQXV0aG9yPjxZZWFyPjIwMTk8L1llYXI+PFJl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PEVuZE5vdGU+PENpdGU+PEF1dGhvcj5Ccm93bjwvQXV0aG9yPjxZZWFyPjIwMTk8L1llYXI+PFJl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C9211B">
        <w:rPr>
          <w:rFonts w:cs="Arial"/>
          <w:bCs/>
          <w:szCs w:val="20"/>
        </w:rPr>
      </w:r>
      <w:r w:rsidR="00C9211B">
        <w:rPr>
          <w:rFonts w:cs="Arial"/>
          <w:bCs/>
          <w:szCs w:val="20"/>
        </w:rPr>
        <w:fldChar w:fldCharType="separate"/>
      </w:r>
      <w:r w:rsidR="00B60AE6">
        <w:rPr>
          <w:rFonts w:cs="Arial"/>
          <w:bCs/>
          <w:noProof/>
          <w:szCs w:val="20"/>
        </w:rPr>
        <w:t>(44, 47)</w:t>
      </w:r>
      <w:r w:rsidR="00C9211B">
        <w:rPr>
          <w:rFonts w:cs="Arial"/>
          <w:bCs/>
          <w:szCs w:val="20"/>
        </w:rPr>
        <w:fldChar w:fldCharType="end"/>
      </w:r>
      <w:r w:rsidR="004E204F">
        <w:rPr>
          <w:rFonts w:cs="Arial"/>
          <w:bCs/>
          <w:szCs w:val="20"/>
        </w:rPr>
        <w:t xml:space="preserve">, nonresponsive touchscreen </w:t>
      </w:r>
      <w:r w:rsidR="00C9211B">
        <w:rPr>
          <w:rFonts w:cs="Arial"/>
          <w:bCs/>
          <w:szCs w:val="20"/>
        </w:rPr>
        <w:fldChar w:fldCharType="begin"/>
      </w:r>
      <w:r w:rsidR="00B60AE6">
        <w:rPr>
          <w:rFonts w:cs="Arial"/>
          <w:bCs/>
          <w:szCs w:val="20"/>
        </w:rPr>
        <w:instrText xml:space="preserve"> ADDIN EN.CITE &lt;EndNote&gt;&lt;Cite&gt;&lt;Author&gt;Sherwood&lt;/Author&gt;&lt;Year&gt;2024&lt;/Year&gt;&lt;RecNum&gt;565&lt;/RecNum&gt;&lt;DisplayText&gt;(59)&lt;/DisplayText&gt;&lt;record&gt;&lt;rec-number&gt;565&lt;/rec-number&gt;&lt;foreign-keys&gt;&lt;key app="EN" db-id="vwrrttwz10fd9netdtjv5t0n2rea550ese5e" timestamp="1726139291"&gt;565&lt;/key&gt;&lt;/foreign-keys&gt;&lt;ref-type name="Journal Article"&gt;17&lt;/ref-type&gt;&lt;contributors&gt;&lt;authors&gt;&lt;author&gt;Sherwood, J. S.&lt;/author&gt;&lt;author&gt;Castellanos, L. E.&lt;/author&gt;&lt;author&gt;O&amp;apos;Connor, M. Y.&lt;/author&gt;&lt;author&gt;Balliro, C. A.&lt;/author&gt;&lt;author&gt;Hillard, M. A.&lt;/author&gt;&lt;author&gt;Gaston, S. G.&lt;/author&gt;&lt;author&gt;Bartholomew, R.&lt;/author&gt;&lt;author&gt;Greaux, E.&lt;/author&gt;&lt;author&gt;Sabean, A.&lt;/author&gt;&lt;author&gt;Zheng, H.&lt;/author&gt;&lt;author&gt;et al.,&lt;/author&gt;&lt;/authors&gt;&lt;/contributors&gt;&lt;titles&gt;&lt;title&gt;Randomized Trial of the Insulin-Only iLet Bionic Pancreas for the Treatment of Cystic Fibrosis- Related Diabetes&lt;/title&gt;&lt;secondary-title&gt;Diabetes care&lt;/secondary-title&gt;&lt;/titles&gt;&lt;periodical&gt;&lt;full-title&gt;Diabetes care&lt;/full-title&gt;&lt;/periodical&gt;&lt;pages&gt;101</w:instrText>
      </w:r>
      <w:r w:rsidR="00B60AE6">
        <w:rPr>
          <w:rFonts w:ascii="Cambria Math" w:hAnsi="Cambria Math" w:cs="Cambria Math"/>
          <w:bCs/>
          <w:szCs w:val="20"/>
        </w:rPr>
        <w:instrText>‐</w:instrText>
      </w:r>
      <w:r w:rsidR="00B60AE6">
        <w:rPr>
          <w:rFonts w:cs="Arial"/>
          <w:bCs/>
          <w:szCs w:val="20"/>
        </w:rPr>
        <w:instrText>108&lt;/pages&gt;&lt;volume&gt;47&lt;/volume&gt;&lt;number&gt;1&lt;/number&gt;&lt;keywords&gt;&lt;keyword&gt;*Cystic Fibrosis [drug therapy]&lt;/keyword&gt;&lt;keyword&gt;*Diabetes Mellitus, Type 1 [drug therapy]&lt;/keyword&gt;&lt;keyword&gt;*Hypoglycemia [drug therapy]&lt;/keyword&gt;&lt;keyword&gt;Adult&lt;/keyword&gt;&lt;keyword&gt;Bionics&lt;/keyword&gt;&lt;keyword&gt;Blood Glucose&lt;/keyword&gt;&lt;keyword&gt;Blood Glucose Self</w:instrText>
      </w:r>
      <w:r w:rsidR="00B60AE6">
        <w:rPr>
          <w:rFonts w:ascii="Cambria Math" w:hAnsi="Cambria Math" w:cs="Cambria Math"/>
          <w:bCs/>
          <w:szCs w:val="20"/>
        </w:rPr>
        <w:instrText>‐</w:instrText>
      </w:r>
      <w:r w:rsidR="00B60AE6">
        <w:rPr>
          <w:rFonts w:cs="Arial"/>
          <w:bCs/>
          <w:szCs w:val="20"/>
        </w:rPr>
        <w:instrText>Monitoring&lt;/keyword&gt;&lt;keyword&gt;Humans&lt;/keyword&gt;&lt;keyword&gt;Hypoglycemic Agents [therapeutic use]&lt;/keyword&gt;&lt;keyword&gt;Insulin Infusion Systems&lt;/keyword&gt;&lt;keyword&gt;Insulin [therapeutic use]&lt;/keyword&gt;&lt;keyword&gt;Insulin, Regular, Human [therapeutic use]&lt;/keyword&gt;&lt;keyword&gt;Pancreas&lt;/keyword&gt;&lt;/keywords&gt;&lt;dates&gt;&lt;year&gt;2024&lt;/year&gt;&lt;/dates&gt;&lt;accession-num&gt;CN-02608839&lt;/accession-num&gt;&lt;work-type&gt;Journal article&lt;/work-type&gt;&lt;urls&gt;&lt;related-urls&gt;&lt;url&gt;https://www.cochranelibrary.com/central/doi/10.1002/central/CN-02608839/full&lt;/url&gt;&lt;/related-urls&gt;&lt;/urls&gt;&lt;custom3&gt;PUBMED 37874987&lt;/custom3&gt;&lt;electronic-resource-num&gt;10.2337/dc23-1411&lt;/electronic-resource-num&gt;&lt;/record&gt;&lt;/Cite&gt;&lt;/EndNote&gt;</w:instrText>
      </w:r>
      <w:r w:rsidR="00C9211B">
        <w:rPr>
          <w:rFonts w:cs="Arial"/>
          <w:bCs/>
          <w:szCs w:val="20"/>
        </w:rPr>
        <w:fldChar w:fldCharType="separate"/>
      </w:r>
      <w:r w:rsidR="00B60AE6">
        <w:rPr>
          <w:rFonts w:cs="Arial"/>
          <w:bCs/>
          <w:noProof/>
          <w:szCs w:val="20"/>
        </w:rPr>
        <w:t>(59)</w:t>
      </w:r>
      <w:r w:rsidR="00C9211B">
        <w:rPr>
          <w:rFonts w:cs="Arial"/>
          <w:bCs/>
          <w:szCs w:val="20"/>
        </w:rPr>
        <w:fldChar w:fldCharType="end"/>
      </w:r>
      <w:r w:rsidR="004E204F">
        <w:rPr>
          <w:rFonts w:cs="Arial"/>
          <w:bCs/>
          <w:szCs w:val="20"/>
        </w:rPr>
        <w:t>,</w:t>
      </w:r>
      <w:r w:rsidR="00993F25" w:rsidRPr="00993F25">
        <w:rPr>
          <w:rFonts w:cs="Arial"/>
          <w:bCs/>
          <w:szCs w:val="20"/>
        </w:rPr>
        <w:t xml:space="preserve"> and disordered</w:t>
      </w:r>
      <w:r w:rsidR="00C9211B">
        <w:rPr>
          <w:rFonts w:cs="Arial"/>
          <w:bCs/>
          <w:szCs w:val="20"/>
        </w:rPr>
        <w:t>/dim</w:t>
      </w:r>
      <w:r w:rsidR="00993F25" w:rsidRPr="00993F25">
        <w:rPr>
          <w:rFonts w:cs="Arial"/>
          <w:bCs/>
          <w:szCs w:val="20"/>
        </w:rPr>
        <w:t xml:space="preserve"> </w:t>
      </w:r>
      <w:r w:rsidR="00C9211B">
        <w:rPr>
          <w:rFonts w:cs="Arial"/>
          <w:bCs/>
          <w:szCs w:val="20"/>
        </w:rPr>
        <w:t>screens</w:t>
      </w:r>
      <w:r w:rsidR="00993F25">
        <w:rPr>
          <w:rFonts w:cs="Arial"/>
          <w:bCs/>
          <w:szCs w:val="20"/>
        </w:rPr>
        <w:t xml:space="preserve"> </w:t>
      </w:r>
      <w:r w:rsidR="004E204F">
        <w:rPr>
          <w:rFonts w:cs="Arial"/>
          <w:bCs/>
          <w:szCs w:val="20"/>
        </w:rPr>
        <w:fldChar w:fldCharType="begin">
          <w:fldData xml:space="preserve">PEVuZE5vdGU+PENpdGU+PEF1dGhvcj5aaWVnbGVyPC9BdXRob3I+PFllYXI+MjAxMzwvWWVhcj48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=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PEVuZE5vdGU+PENpdGU+PEF1dGhvcj5aaWVnbGVyPC9BdXRob3I+PFllYXI+MjAxMzwvWWVhcj48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=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4E204F">
        <w:rPr>
          <w:rFonts w:cs="Arial"/>
          <w:bCs/>
          <w:szCs w:val="20"/>
        </w:rPr>
      </w:r>
      <w:r w:rsidR="004E204F">
        <w:rPr>
          <w:rFonts w:cs="Arial"/>
          <w:bCs/>
          <w:szCs w:val="20"/>
        </w:rPr>
        <w:fldChar w:fldCharType="separate"/>
      </w:r>
      <w:r w:rsidR="00B60AE6">
        <w:rPr>
          <w:rFonts w:cs="Arial"/>
          <w:bCs/>
          <w:noProof/>
          <w:szCs w:val="20"/>
        </w:rPr>
        <w:t>(13, 68)</w:t>
      </w:r>
      <w:r w:rsidR="004E204F">
        <w:rPr>
          <w:rFonts w:cs="Arial"/>
          <w:bCs/>
          <w:szCs w:val="20"/>
        </w:rPr>
        <w:fldChar w:fldCharType="end"/>
      </w:r>
      <w:r w:rsidR="00993F25" w:rsidRPr="00993F25">
        <w:rPr>
          <w:rFonts w:cs="Arial"/>
          <w:bCs/>
          <w:szCs w:val="20"/>
        </w:rPr>
        <w:t>.</w:t>
      </w:r>
      <w:commentRangeEnd w:id="99"/>
      <w:r w:rsidR="00125DBA">
        <w:rPr>
          <w:rStyle w:val="CommentReference"/>
        </w:rPr>
        <w:commentReference w:id="99"/>
      </w:r>
      <w:r w:rsidR="00993F25" w:rsidRPr="00993F25">
        <w:rPr>
          <w:rFonts w:cs="Arial"/>
          <w:bCs/>
          <w:szCs w:val="20"/>
        </w:rPr>
        <w:t xml:space="preserve"> </w:t>
      </w:r>
      <w:r w:rsidR="00993F25">
        <w:rPr>
          <w:rFonts w:cs="Arial"/>
          <w:bCs/>
          <w:szCs w:val="20"/>
        </w:rPr>
        <w:t>One article described that the majority of</w:t>
      </w:r>
      <w:r w:rsidR="00795BCB">
        <w:rPr>
          <w:rFonts w:cs="Arial"/>
          <w:bCs/>
          <w:szCs w:val="20"/>
        </w:rPr>
        <w:t xml:space="preserve"> technical</w:t>
      </w:r>
      <w:r w:rsidR="00993F25">
        <w:rPr>
          <w:rFonts w:cs="Arial"/>
          <w:bCs/>
          <w:szCs w:val="20"/>
        </w:rPr>
        <w:t xml:space="preserve"> issues</w:t>
      </w:r>
      <w:r w:rsidR="00993F25" w:rsidRPr="00993F25">
        <w:rPr>
          <w:rFonts w:cs="Arial"/>
          <w:bCs/>
          <w:szCs w:val="20"/>
        </w:rPr>
        <w:t xml:space="preserve"> (93%) were related to pump or blood glucose meter malfunctions</w:t>
      </w:r>
      <w:r w:rsidR="00993F25">
        <w:rPr>
          <w:rFonts w:cs="Arial"/>
          <w:bCs/>
          <w:szCs w:val="20"/>
        </w:rPr>
        <w:t xml:space="preserve"> </w:t>
      </w:r>
      <w:r w:rsidR="004E204F">
        <w:rPr>
          <w:rFonts w:cs="Arial"/>
          <w:bCs/>
          <w:szCs w:val="20"/>
        </w:rPr>
        <w:fldChar w:fldCharType="begin">
          <w:fldData xml:space="preserve">PEVuZE5vdGU+PENpdGU+PEF1dGhvcj5aaWVnbGVyPC9BdXRob3I+PFllYXI+MjAxMzwvWWVhcj48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=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PEVuZE5vdGU+PENpdGU+PEF1dGhvcj5aaWVnbGVyPC9BdXRob3I+PFllYXI+MjAxMzwvWWVhcj48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=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4E204F">
        <w:rPr>
          <w:rFonts w:cs="Arial"/>
          <w:bCs/>
          <w:szCs w:val="20"/>
        </w:rPr>
      </w:r>
      <w:r w:rsidR="004E204F">
        <w:rPr>
          <w:rFonts w:cs="Arial"/>
          <w:bCs/>
          <w:szCs w:val="20"/>
        </w:rPr>
        <w:fldChar w:fldCharType="separate"/>
      </w:r>
      <w:r w:rsidR="00B60AE6">
        <w:rPr>
          <w:rFonts w:cs="Arial"/>
          <w:bCs/>
          <w:noProof/>
          <w:szCs w:val="20"/>
        </w:rPr>
        <w:t>(13)</w:t>
      </w:r>
      <w:r w:rsidR="004E204F">
        <w:rPr>
          <w:rFonts w:cs="Arial"/>
          <w:bCs/>
          <w:szCs w:val="20"/>
        </w:rPr>
        <w:fldChar w:fldCharType="end"/>
      </w:r>
      <w:r w:rsidR="00993F25" w:rsidRPr="00993F25">
        <w:rPr>
          <w:rFonts w:cs="Arial"/>
          <w:bCs/>
          <w:szCs w:val="20"/>
        </w:rPr>
        <w:t>.</w:t>
      </w:r>
      <w:r w:rsidR="00993F25">
        <w:rPr>
          <w:rFonts w:cs="Arial"/>
          <w:bCs/>
          <w:szCs w:val="20"/>
        </w:rPr>
        <w:t xml:space="preserve"> </w:t>
      </w:r>
      <w:r w:rsidR="00ED5346">
        <w:rPr>
          <w:rFonts w:cs="Arial"/>
          <w:bCs/>
          <w:szCs w:val="20"/>
        </w:rPr>
        <w:t>A m</w:t>
      </w:r>
      <w:r w:rsidR="00ED5346" w:rsidRPr="00ED5346">
        <w:rPr>
          <w:rFonts w:cs="Arial"/>
          <w:bCs/>
          <w:szCs w:val="20"/>
        </w:rPr>
        <w:t>ulticenter RCT</w:t>
      </w:r>
      <w:r w:rsidR="00ED5346">
        <w:rPr>
          <w:rFonts w:cs="Arial"/>
          <w:bCs/>
          <w:szCs w:val="20"/>
        </w:rPr>
        <w:t xml:space="preserve"> with</w:t>
      </w:r>
      <w:r w:rsidR="00ED5346" w:rsidRPr="00ED5346">
        <w:rPr>
          <w:rFonts w:cs="Arial"/>
          <w:bCs/>
          <w:szCs w:val="20"/>
        </w:rPr>
        <w:t xml:space="preserve"> 168 T1D</w:t>
      </w:r>
      <w:r w:rsidR="00ED5346">
        <w:rPr>
          <w:rFonts w:cs="Arial"/>
          <w:bCs/>
          <w:szCs w:val="20"/>
        </w:rPr>
        <w:t xml:space="preserve"> patients reported that the users of the</w:t>
      </w:r>
      <w:r w:rsidR="009C4412">
        <w:rPr>
          <w:rFonts w:cs="Arial"/>
          <w:bCs/>
          <w:szCs w:val="20"/>
        </w:rPr>
        <w:t xml:space="preserve"> </w:t>
      </w:r>
      <w:r w:rsidR="00ED5346">
        <w:rPr>
          <w:rFonts w:cs="Arial"/>
          <w:bCs/>
          <w:szCs w:val="20"/>
        </w:rPr>
        <w:t>t:slim X2 device</w:t>
      </w:r>
      <w:r w:rsidR="00C96177">
        <w:rPr>
          <w:rFonts w:cs="Arial"/>
          <w:bCs/>
          <w:szCs w:val="20"/>
        </w:rPr>
        <w:t xml:space="preserve"> with</w:t>
      </w:r>
      <w:r w:rsidR="00440508">
        <w:rPr>
          <w:rFonts w:cs="Arial"/>
          <w:bCs/>
          <w:szCs w:val="20"/>
        </w:rPr>
        <w:t xml:space="preserve"> the</w:t>
      </w:r>
      <w:r w:rsidR="00C96177">
        <w:rPr>
          <w:rFonts w:cs="Arial"/>
          <w:bCs/>
          <w:szCs w:val="20"/>
        </w:rPr>
        <w:t xml:space="preserve"> Control IQ</w:t>
      </w:r>
      <w:r w:rsidR="00ED5346">
        <w:rPr>
          <w:rFonts w:cs="Arial"/>
          <w:bCs/>
          <w:szCs w:val="20"/>
        </w:rPr>
        <w:t xml:space="preserve"> </w:t>
      </w:r>
      <w:r w:rsidR="00440508">
        <w:rPr>
          <w:rFonts w:cs="Arial"/>
          <w:bCs/>
          <w:szCs w:val="20"/>
        </w:rPr>
        <w:t xml:space="preserve">feature </w:t>
      </w:r>
      <w:r w:rsidR="00ED5346">
        <w:rPr>
          <w:rFonts w:cs="Arial"/>
          <w:bCs/>
          <w:szCs w:val="20"/>
        </w:rPr>
        <w:t xml:space="preserve">experienced a </w:t>
      </w:r>
      <w:r w:rsidR="00ED5346" w:rsidRPr="00ED5346">
        <w:rPr>
          <w:rFonts w:cs="Arial"/>
          <w:bCs/>
          <w:szCs w:val="20"/>
        </w:rPr>
        <w:t>median of 0.8 alarms per day (</w:t>
      </w:r>
      <w:r w:rsidR="00ED5346">
        <w:rPr>
          <w:rFonts w:cs="Arial"/>
          <w:bCs/>
          <w:szCs w:val="20"/>
        </w:rPr>
        <w:t>interquartile range [IQR]:</w:t>
      </w:r>
      <w:r w:rsidR="00ED5346" w:rsidRPr="00ED5346">
        <w:rPr>
          <w:rFonts w:cs="Arial"/>
          <w:bCs/>
          <w:szCs w:val="20"/>
        </w:rPr>
        <w:t xml:space="preserve"> 0.5-1.6)</w:t>
      </w:r>
      <w:r w:rsidR="009C4412">
        <w:rPr>
          <w:rFonts w:cs="Arial"/>
          <w:bCs/>
          <w:szCs w:val="20"/>
        </w:rPr>
        <w:t xml:space="preserve"> </w:t>
      </w:r>
      <w:r w:rsidR="009C4412" w:rsidRPr="009C4412">
        <w:rPr>
          <w:rFonts w:cs="Arial"/>
          <w:bCs/>
          <w:szCs w:val="20"/>
        </w:rPr>
        <w:t xml:space="preserve">(e.g., </w:t>
      </w:r>
      <w:r w:rsidR="009C4412">
        <w:rPr>
          <w:rFonts w:cs="Arial"/>
          <w:bCs/>
          <w:szCs w:val="20"/>
        </w:rPr>
        <w:t xml:space="preserve">due to </w:t>
      </w:r>
      <w:r w:rsidR="009C4412" w:rsidRPr="009C4412">
        <w:rPr>
          <w:rFonts w:cs="Arial"/>
          <w:bCs/>
          <w:szCs w:val="20"/>
        </w:rPr>
        <w:t>occlusion</w:t>
      </w:r>
      <w:r w:rsidR="009C4412">
        <w:rPr>
          <w:rFonts w:cs="Arial"/>
          <w:bCs/>
          <w:szCs w:val="20"/>
        </w:rPr>
        <w:t>s</w:t>
      </w:r>
      <w:r w:rsidR="009C4412" w:rsidRPr="009C4412">
        <w:rPr>
          <w:rFonts w:cs="Arial"/>
          <w:bCs/>
          <w:szCs w:val="20"/>
        </w:rPr>
        <w:t>)</w:t>
      </w:r>
      <w:r w:rsidR="00ED5346" w:rsidRPr="00ED5346">
        <w:rPr>
          <w:rFonts w:cs="Arial"/>
          <w:bCs/>
          <w:szCs w:val="20"/>
        </w:rPr>
        <w:t xml:space="preserve"> and 6.0 alerts per day</w:t>
      </w:r>
      <w:r w:rsidR="00ED5346">
        <w:rPr>
          <w:rFonts w:cs="Arial"/>
          <w:bCs/>
          <w:szCs w:val="20"/>
        </w:rPr>
        <w:t xml:space="preserve"> </w:t>
      </w:r>
      <w:r w:rsidR="00ED5346" w:rsidRPr="00ED5346">
        <w:rPr>
          <w:rFonts w:cs="Arial"/>
          <w:bCs/>
          <w:szCs w:val="20"/>
        </w:rPr>
        <w:t>(IQR</w:t>
      </w:r>
      <w:r w:rsidR="00ED5346">
        <w:rPr>
          <w:rFonts w:cs="Arial"/>
          <w:bCs/>
          <w:szCs w:val="20"/>
        </w:rPr>
        <w:t>:</w:t>
      </w:r>
      <w:r w:rsidR="00ED5346" w:rsidRPr="00ED5346">
        <w:rPr>
          <w:rFonts w:cs="Arial"/>
          <w:bCs/>
          <w:szCs w:val="20"/>
        </w:rPr>
        <w:t xml:space="preserve"> 4.7-7.3)</w:t>
      </w:r>
      <w:r w:rsidR="009C4412">
        <w:rPr>
          <w:rFonts w:cs="Arial"/>
          <w:bCs/>
          <w:szCs w:val="20"/>
        </w:rPr>
        <w:t xml:space="preserve"> </w:t>
      </w:r>
      <w:r w:rsidR="009C4412" w:rsidRPr="009C4412">
        <w:rPr>
          <w:rFonts w:cs="Arial"/>
          <w:bCs/>
          <w:szCs w:val="20"/>
        </w:rPr>
        <w:t>(e.g.,</w:t>
      </w:r>
      <w:r w:rsidR="009C4412">
        <w:rPr>
          <w:rFonts w:cs="Arial"/>
          <w:bCs/>
          <w:szCs w:val="20"/>
        </w:rPr>
        <w:t xml:space="preserve"> due to</w:t>
      </w:r>
      <w:r w:rsidR="009C4412" w:rsidRPr="009C4412">
        <w:rPr>
          <w:rFonts w:cs="Arial"/>
          <w:bCs/>
          <w:szCs w:val="20"/>
        </w:rPr>
        <w:t xml:space="preserve"> </w:t>
      </w:r>
      <w:r w:rsidR="009C4412">
        <w:rPr>
          <w:rFonts w:cs="Arial"/>
          <w:bCs/>
          <w:szCs w:val="20"/>
        </w:rPr>
        <w:t>high or low</w:t>
      </w:r>
      <w:r w:rsidR="00673AE2">
        <w:rPr>
          <w:rFonts w:cs="Arial"/>
          <w:bCs/>
          <w:szCs w:val="20"/>
        </w:rPr>
        <w:t xml:space="preserve"> blood</w:t>
      </w:r>
      <w:r w:rsidR="009C4412">
        <w:rPr>
          <w:rFonts w:cs="Arial"/>
          <w:bCs/>
          <w:szCs w:val="20"/>
        </w:rPr>
        <w:t xml:space="preserve"> glucose</w:t>
      </w:r>
      <w:r w:rsidR="009C4412" w:rsidRPr="009C4412">
        <w:rPr>
          <w:rFonts w:cs="Arial"/>
          <w:bCs/>
          <w:szCs w:val="20"/>
        </w:rPr>
        <w:t>)</w:t>
      </w:r>
      <w:r w:rsidR="00ED5346">
        <w:rPr>
          <w:rFonts w:cs="Arial"/>
          <w:bCs/>
          <w:szCs w:val="20"/>
        </w:rPr>
        <w:t xml:space="preserve"> </w:t>
      </w:r>
      <w:r w:rsidR="004A74A2">
        <w:rPr>
          <w:rFonts w:cs="Arial"/>
          <w:bCs/>
          <w:szCs w:val="20"/>
        </w:rPr>
        <w:fldChar w:fldCharType="begin">
          <w:fldData xml:space="preserve">PEVuZE5vdGU+PENpdGU+PEF1dGhvcj5PJmFwb3M7TWFsbGV5PC9BdXRob3I+PFllYXI+MjAyMTwv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PEVuZE5vdGU+PENpdGU+PEF1dGhvcj5PJmFwb3M7TWFsbGV5PC9BdXRob3I+PFllYXI+MjAyMTwv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4A74A2">
        <w:rPr>
          <w:rFonts w:cs="Arial"/>
          <w:bCs/>
          <w:szCs w:val="20"/>
        </w:rPr>
      </w:r>
      <w:r w:rsidR="004A74A2">
        <w:rPr>
          <w:rFonts w:cs="Arial"/>
          <w:bCs/>
          <w:szCs w:val="20"/>
        </w:rPr>
        <w:fldChar w:fldCharType="separate"/>
      </w:r>
      <w:r w:rsidR="00B60AE6">
        <w:rPr>
          <w:rFonts w:cs="Arial"/>
          <w:bCs/>
          <w:noProof/>
          <w:szCs w:val="20"/>
        </w:rPr>
        <w:t>(46)</w:t>
      </w:r>
      <w:r w:rsidR="004A74A2">
        <w:rPr>
          <w:rFonts w:cs="Arial"/>
          <w:bCs/>
          <w:szCs w:val="20"/>
        </w:rPr>
        <w:fldChar w:fldCharType="end"/>
      </w:r>
      <w:r w:rsidR="00ED5346" w:rsidRPr="00ED5346">
        <w:rPr>
          <w:rFonts w:cs="Arial"/>
          <w:bCs/>
          <w:szCs w:val="20"/>
        </w:rPr>
        <w:t>.</w:t>
      </w:r>
      <w:r w:rsidR="004F7DB0">
        <w:rPr>
          <w:rFonts w:cs="Arial"/>
          <w:bCs/>
          <w:szCs w:val="20"/>
        </w:rPr>
        <w:t xml:space="preserve"> </w:t>
      </w:r>
    </w:p>
    <w:p w14:paraId="691BB246" w14:textId="77777777" w:rsidR="0011744A" w:rsidRDefault="0011744A" w:rsidP="003B6601">
      <w:pPr>
        <w:rPr>
          <w:rFonts w:cs="Arial"/>
          <w:bCs/>
          <w:szCs w:val="20"/>
        </w:rPr>
      </w:pPr>
    </w:p>
    <w:p w14:paraId="35C90A82" w14:textId="691AC7F9" w:rsidR="0011744A" w:rsidRDefault="00CB1E03" w:rsidP="003B6601">
      <w:pPr>
        <w:rPr>
          <w:rFonts w:cs="Arial"/>
          <w:bCs/>
          <w:szCs w:val="20"/>
        </w:rPr>
      </w:pPr>
      <w:r>
        <w:rPr>
          <w:rFonts w:cs="Arial"/>
          <w:bCs/>
          <w:szCs w:val="20"/>
        </w:rPr>
        <w:t xml:space="preserve">There is a risk that the technical issues could lead to AEs for the patient. However, </w:t>
      </w:r>
      <w:commentRangeStart w:id="100"/>
      <w:proofErr w:type="gramStart"/>
      <w:r>
        <w:rPr>
          <w:rFonts w:cs="Arial"/>
          <w:bCs/>
          <w:szCs w:val="20"/>
        </w:rPr>
        <w:t>t</w:t>
      </w:r>
      <w:r w:rsidR="0011744A">
        <w:rPr>
          <w:rFonts w:cs="Arial"/>
          <w:bCs/>
          <w:szCs w:val="20"/>
        </w:rPr>
        <w:t>he majority of</w:t>
      </w:r>
      <w:proofErr w:type="gramEnd"/>
      <w:r w:rsidR="00492598">
        <w:rPr>
          <w:rFonts w:cs="Arial"/>
          <w:bCs/>
          <w:szCs w:val="20"/>
        </w:rPr>
        <w:t xml:space="preserve"> the</w:t>
      </w:r>
      <w:r w:rsidR="0011744A">
        <w:rPr>
          <w:rFonts w:cs="Arial"/>
          <w:bCs/>
          <w:szCs w:val="20"/>
        </w:rPr>
        <w:t xml:space="preserve"> reported device-related AEs </w:t>
      </w:r>
      <w:r w:rsidR="008C660F">
        <w:rPr>
          <w:rFonts w:cs="Arial"/>
          <w:bCs/>
          <w:szCs w:val="20"/>
        </w:rPr>
        <w:t xml:space="preserve">were not </w:t>
      </w:r>
      <w:r w:rsidR="00053FB5">
        <w:rPr>
          <w:rFonts w:cs="Arial"/>
          <w:bCs/>
          <w:szCs w:val="20"/>
        </w:rPr>
        <w:t>caused by</w:t>
      </w:r>
      <w:r w:rsidR="008C660F">
        <w:rPr>
          <w:rFonts w:cs="Arial"/>
          <w:bCs/>
          <w:szCs w:val="20"/>
        </w:rPr>
        <w:t xml:space="preserve"> the pumps</w:t>
      </w:r>
      <w:r w:rsidR="00053FB5">
        <w:rPr>
          <w:rFonts w:cs="Arial"/>
          <w:bCs/>
          <w:szCs w:val="20"/>
        </w:rPr>
        <w:t xml:space="preserve"> themselves</w:t>
      </w:r>
      <w:r w:rsidR="008C660F">
        <w:rPr>
          <w:rFonts w:cs="Arial"/>
          <w:bCs/>
          <w:szCs w:val="20"/>
        </w:rPr>
        <w:t xml:space="preserve"> but rather </w:t>
      </w:r>
      <w:r w:rsidR="00053FB5">
        <w:rPr>
          <w:rFonts w:cs="Arial"/>
          <w:bCs/>
          <w:szCs w:val="20"/>
        </w:rPr>
        <w:t xml:space="preserve">were </w:t>
      </w:r>
      <w:r w:rsidR="008C660F">
        <w:rPr>
          <w:rFonts w:cs="Arial"/>
          <w:bCs/>
          <w:szCs w:val="20"/>
        </w:rPr>
        <w:t>related to</w:t>
      </w:r>
      <w:r w:rsidR="0011744A">
        <w:rPr>
          <w:rFonts w:cs="Arial"/>
          <w:bCs/>
          <w:szCs w:val="20"/>
        </w:rPr>
        <w:t xml:space="preserve"> the infusion set</w:t>
      </w:r>
      <w:r w:rsidR="008C660F">
        <w:rPr>
          <w:rFonts w:cs="Arial"/>
          <w:bCs/>
          <w:szCs w:val="20"/>
        </w:rPr>
        <w:t>s</w:t>
      </w:r>
      <w:r w:rsidR="00053FB5">
        <w:rPr>
          <w:rFonts w:cs="Arial"/>
          <w:bCs/>
          <w:szCs w:val="20"/>
        </w:rPr>
        <w:t>.</w:t>
      </w:r>
      <w:r w:rsidR="0011744A">
        <w:rPr>
          <w:rFonts w:cs="Arial"/>
          <w:bCs/>
          <w:szCs w:val="20"/>
        </w:rPr>
        <w:t xml:space="preserve"> </w:t>
      </w:r>
      <w:r w:rsidR="00053FB5">
        <w:rPr>
          <w:rFonts w:cs="Arial"/>
          <w:bCs/>
          <w:szCs w:val="20"/>
        </w:rPr>
        <w:t>This</w:t>
      </w:r>
      <w:r w:rsidR="008C660F">
        <w:rPr>
          <w:rFonts w:cs="Arial"/>
          <w:bCs/>
          <w:szCs w:val="20"/>
        </w:rPr>
        <w:t xml:space="preserve"> included problems such as</w:t>
      </w:r>
      <w:r w:rsidR="00FB7342">
        <w:rPr>
          <w:rFonts w:cs="Arial"/>
          <w:bCs/>
          <w:szCs w:val="20"/>
        </w:rPr>
        <w:t xml:space="preserve"> </w:t>
      </w:r>
      <w:r w:rsidR="0011744A">
        <w:rPr>
          <w:rFonts w:cs="Arial"/>
          <w:bCs/>
          <w:szCs w:val="20"/>
        </w:rPr>
        <w:t xml:space="preserve">occlusions, </w:t>
      </w:r>
      <w:r w:rsidR="0011744A" w:rsidRPr="0011744A">
        <w:rPr>
          <w:rFonts w:cs="Arial"/>
          <w:bCs/>
          <w:szCs w:val="20"/>
        </w:rPr>
        <w:t>kink</w:t>
      </w:r>
      <w:r w:rsidR="0011744A">
        <w:rPr>
          <w:rFonts w:cs="Arial"/>
          <w:bCs/>
          <w:szCs w:val="20"/>
        </w:rPr>
        <w:t>s, loosened tape,</w:t>
      </w:r>
      <w:r w:rsidR="00391278">
        <w:rPr>
          <w:rFonts w:cs="Arial"/>
          <w:bCs/>
          <w:szCs w:val="20"/>
        </w:rPr>
        <w:t xml:space="preserve"> dislodgements,</w:t>
      </w:r>
      <w:r w:rsidR="00472740">
        <w:rPr>
          <w:rFonts w:cs="Arial"/>
          <w:bCs/>
          <w:szCs w:val="20"/>
        </w:rPr>
        <w:t xml:space="preserve"> </w:t>
      </w:r>
      <w:r w:rsidR="00472740" w:rsidRPr="00472740">
        <w:rPr>
          <w:rFonts w:cs="Arial"/>
          <w:bCs/>
          <w:szCs w:val="20"/>
        </w:rPr>
        <w:t>cannula disconnection</w:t>
      </w:r>
      <w:r w:rsidR="00472740">
        <w:rPr>
          <w:rFonts w:cs="Arial"/>
          <w:bCs/>
          <w:szCs w:val="20"/>
        </w:rPr>
        <w:t>,</w:t>
      </w:r>
      <w:r w:rsidR="00D02D95">
        <w:rPr>
          <w:rFonts w:cs="Arial"/>
          <w:bCs/>
          <w:szCs w:val="20"/>
        </w:rPr>
        <w:t xml:space="preserve"> hyperglycemia due to</w:t>
      </w:r>
      <w:r w:rsidR="00D02D95" w:rsidRPr="00D02D95">
        <w:rPr>
          <w:rFonts w:cs="Arial"/>
          <w:bCs/>
          <w:szCs w:val="20"/>
        </w:rPr>
        <w:t xml:space="preserve"> </w:t>
      </w:r>
      <w:r w:rsidR="00D02D95">
        <w:rPr>
          <w:rFonts w:cs="Arial"/>
          <w:bCs/>
          <w:szCs w:val="20"/>
        </w:rPr>
        <w:t>infusion set failures,</w:t>
      </w:r>
      <w:r w:rsidR="0011744A">
        <w:rPr>
          <w:rFonts w:cs="Arial"/>
          <w:bCs/>
          <w:szCs w:val="20"/>
        </w:rPr>
        <w:t xml:space="preserve"> and </w:t>
      </w:r>
      <w:r w:rsidR="00472740">
        <w:rPr>
          <w:rFonts w:cs="Arial"/>
          <w:bCs/>
          <w:szCs w:val="20"/>
        </w:rPr>
        <w:t>local</w:t>
      </w:r>
      <w:r w:rsidR="0011744A">
        <w:rPr>
          <w:rFonts w:cs="Arial"/>
          <w:bCs/>
          <w:szCs w:val="20"/>
        </w:rPr>
        <w:t xml:space="preserve"> </w:t>
      </w:r>
      <w:r w:rsidR="0011744A" w:rsidRPr="0011744A">
        <w:rPr>
          <w:rFonts w:cs="Arial"/>
          <w:bCs/>
          <w:szCs w:val="20"/>
        </w:rPr>
        <w:t xml:space="preserve">reactions </w:t>
      </w:r>
      <w:r w:rsidR="0011744A">
        <w:rPr>
          <w:rFonts w:cs="Arial"/>
          <w:bCs/>
          <w:szCs w:val="20"/>
        </w:rPr>
        <w:t>(</w:t>
      </w:r>
      <w:r w:rsidR="0011744A" w:rsidRPr="0011744A">
        <w:rPr>
          <w:rFonts w:cs="Arial"/>
          <w:bCs/>
          <w:szCs w:val="20"/>
        </w:rPr>
        <w:t>discomfort, erythema, induration, edema, pruritus</w:t>
      </w:r>
      <w:r w:rsidR="007B7572">
        <w:rPr>
          <w:rFonts w:cs="Arial"/>
          <w:bCs/>
          <w:szCs w:val="20"/>
        </w:rPr>
        <w:t xml:space="preserve"> and rashes</w:t>
      </w:r>
      <w:r w:rsidR="0011744A">
        <w:rPr>
          <w:rFonts w:cs="Arial"/>
          <w:bCs/>
          <w:szCs w:val="20"/>
        </w:rPr>
        <w:t>)</w:t>
      </w:r>
      <w:r w:rsidR="00472740">
        <w:rPr>
          <w:rFonts w:cs="Arial"/>
          <w:bCs/>
          <w:szCs w:val="20"/>
        </w:rPr>
        <w:t xml:space="preserve"> at the insertion site</w:t>
      </w:r>
      <w:r w:rsidR="008043FE">
        <w:rPr>
          <w:rFonts w:cs="Arial"/>
          <w:bCs/>
          <w:szCs w:val="20"/>
        </w:rPr>
        <w:t xml:space="preserve"> </w:t>
      </w:r>
      <w:r w:rsidR="00237C35">
        <w:rPr>
          <w:rFonts w:cs="Arial"/>
          <w:bCs/>
          <w:szCs w:val="20"/>
        </w:rPr>
        <w:fldChar w:fldCharType="begin">
          <w:fldData xml:space="preserve">dGxlcz48dGl0bGU+UG9zaXRpdmUgSW1wYWN0IG9mIHRoZSBCaW9uaWMgUGFuY3JlYXMgb24gRGlh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</w:fldData>
        </w:fldChar>
      </w:r>
      <w:r w:rsidR="004F3555">
        <w:rPr>
          <w:rFonts w:cs="Arial"/>
          <w:bCs/>
          <w:szCs w:val="20"/>
        </w:rPr>
        <w:instrText xml:space="preserve"> ADDIN EN.CITE </w:instrText>
      </w:r>
      <w:r w:rsidR="004F3555">
        <w:rPr>
          <w:rFonts w:cs="Arial"/>
          <w:bCs/>
          <w:szCs w:val="20"/>
        </w:rPr>
        <w:fldChar w:fldCharType="begin">
          <w:fldData xml:space="preserve">PEVuZE5vdGU+PENpdGU+PEF1dGhvcj5SZWdpdHRuaWc8L0F1dGhvcj48WWVhcj4yMDIyPC9ZZWFy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==
</w:fldData>
        </w:fldChar>
      </w:r>
      <w:r w:rsidR="004F3555">
        <w:rPr>
          <w:rFonts w:cs="Arial"/>
          <w:bCs/>
          <w:szCs w:val="20"/>
        </w:rPr>
        <w:instrText xml:space="preserve"> ADDIN EN.CITE.DATA </w:instrText>
      </w:r>
      <w:r w:rsidR="004F3555">
        <w:rPr>
          <w:rFonts w:cs="Arial"/>
          <w:bCs/>
          <w:szCs w:val="20"/>
        </w:rPr>
      </w:r>
      <w:r w:rsidR="004F3555">
        <w:rPr>
          <w:rFonts w:cs="Arial"/>
          <w:bCs/>
          <w:szCs w:val="20"/>
        </w:rPr>
        <w:fldChar w:fldCharType="end"/>
      </w:r>
      <w:r w:rsidR="004F3555">
        <w:rPr>
          <w:rFonts w:cs="Arial"/>
          <w:bCs/>
          <w:szCs w:val="20"/>
        </w:rPr>
        <w:fldChar w:fldCharType="begin">
          <w:fldData xml:space="preserve">L2F1dGhvcj48YXV0aG9yPkVsLUtoYXRpYiwgRi4gSC48L2F1dGhvcj48YXV0aG9yPlJ1ZWR5LCBL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==
</w:fldData>
        </w:fldChar>
      </w:r>
      <w:r w:rsidR="004F3555">
        <w:rPr>
          <w:rFonts w:cs="Arial"/>
          <w:bCs/>
          <w:szCs w:val="20"/>
        </w:rPr>
        <w:instrText xml:space="preserve"> ADDIN EN.CITE.DATA </w:instrText>
      </w:r>
      <w:r w:rsidR="004F3555">
        <w:rPr>
          <w:rFonts w:cs="Arial"/>
          <w:bCs/>
          <w:szCs w:val="20"/>
        </w:rPr>
      </w:r>
      <w:r w:rsidR="004F3555">
        <w:rPr>
          <w:rFonts w:cs="Arial"/>
          <w:bCs/>
          <w:szCs w:val="20"/>
        </w:rPr>
        <w:fldChar w:fldCharType="end"/>
      </w:r>
      <w:r w:rsidR="004F3555">
        <w:rPr>
          <w:rFonts w:cs="Arial"/>
          <w:bCs/>
          <w:szCs w:val="20"/>
        </w:rPr>
        <w:fldChar w:fldCharType="begin">
          <w:fldData xml:space="preserve">dGxlcz48dGl0bGU+UG9zaXRpdmUgSW1wYWN0IG9mIHRoZSBCaW9uaWMgUGFuY3JlYXMgb24gRGlh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</w:fldData>
        </w:fldChar>
      </w:r>
      <w:r w:rsidR="004F3555">
        <w:rPr>
          <w:rFonts w:cs="Arial"/>
          <w:bCs/>
          <w:szCs w:val="20"/>
        </w:rPr>
        <w:instrText xml:space="preserve"> ADDIN EN.CITE.DATA </w:instrText>
      </w:r>
      <w:r w:rsidR="004F3555">
        <w:rPr>
          <w:rFonts w:cs="Arial"/>
          <w:bCs/>
          <w:szCs w:val="20"/>
        </w:rPr>
      </w:r>
      <w:r w:rsidR="004F3555">
        <w:rPr>
          <w:rFonts w:cs="Arial"/>
          <w:bCs/>
          <w:szCs w:val="20"/>
        </w:rPr>
        <w:fldChar w:fldCharType="end"/>
      </w:r>
      <w:r w:rsidR="00237C35">
        <w:rPr>
          <w:rFonts w:cs="Arial"/>
          <w:bCs/>
          <w:szCs w:val="20"/>
        </w:rPr>
      </w:r>
      <w:r w:rsidR="00237C35">
        <w:rPr>
          <w:rFonts w:cs="Arial"/>
          <w:bCs/>
          <w:szCs w:val="20"/>
        </w:rPr>
        <w:fldChar w:fldCharType="separate"/>
      </w:r>
      <w:r w:rsidR="00B60AE6">
        <w:rPr>
          <w:rFonts w:cs="Arial"/>
          <w:bCs/>
          <w:noProof/>
          <w:szCs w:val="20"/>
        </w:rPr>
        <w:t>(12, 15, 19, 21, 26, 31, 33, 39, 44, 47, 52, 58, 60, 62-65, 67)</w:t>
      </w:r>
      <w:r w:rsidR="00237C35">
        <w:rPr>
          <w:rFonts w:cs="Arial"/>
          <w:bCs/>
          <w:szCs w:val="20"/>
        </w:rPr>
        <w:fldChar w:fldCharType="end"/>
      </w:r>
      <w:r w:rsidR="008043FE">
        <w:rPr>
          <w:rFonts w:cs="Arial"/>
          <w:bCs/>
          <w:szCs w:val="20"/>
        </w:rPr>
        <w:t>.</w:t>
      </w:r>
      <w:r w:rsidR="00237C35">
        <w:rPr>
          <w:rFonts w:cs="Arial"/>
          <w:bCs/>
          <w:szCs w:val="20"/>
        </w:rPr>
        <w:t xml:space="preserve"> </w:t>
      </w:r>
      <w:commentRangeEnd w:id="100"/>
      <w:r w:rsidR="004A74A2">
        <w:rPr>
          <w:rStyle w:val="CommentReference"/>
        </w:rPr>
        <w:commentReference w:id="100"/>
      </w:r>
      <w:r w:rsidR="00237C35">
        <w:rPr>
          <w:rFonts w:cs="Arial"/>
          <w:bCs/>
          <w:szCs w:val="20"/>
        </w:rPr>
        <w:t>The</w:t>
      </w:r>
      <w:r w:rsidR="000F4555">
        <w:rPr>
          <w:rFonts w:cs="Arial"/>
          <w:bCs/>
          <w:szCs w:val="20"/>
        </w:rPr>
        <w:t xml:space="preserve"> only</w:t>
      </w:r>
      <w:r w:rsidR="00237C35">
        <w:rPr>
          <w:rFonts w:cs="Arial"/>
          <w:bCs/>
          <w:szCs w:val="20"/>
        </w:rPr>
        <w:t xml:space="preserve"> AE that </w:t>
      </w:r>
      <w:r w:rsidR="000F4555">
        <w:rPr>
          <w:rFonts w:cs="Arial"/>
          <w:bCs/>
          <w:szCs w:val="20"/>
        </w:rPr>
        <w:t>was</w:t>
      </w:r>
      <w:r w:rsidR="00237C35">
        <w:rPr>
          <w:rFonts w:cs="Arial"/>
          <w:bCs/>
          <w:szCs w:val="20"/>
        </w:rPr>
        <w:t xml:space="preserve"> directly attributed to </w:t>
      </w:r>
      <w:r w:rsidR="00ED5346">
        <w:rPr>
          <w:rFonts w:cs="Arial"/>
          <w:bCs/>
          <w:szCs w:val="20"/>
        </w:rPr>
        <w:t>insulin</w:t>
      </w:r>
      <w:r w:rsidR="00237C35">
        <w:rPr>
          <w:rFonts w:cs="Arial"/>
          <w:bCs/>
          <w:szCs w:val="20"/>
        </w:rPr>
        <w:t xml:space="preserve"> infusion pump</w:t>
      </w:r>
      <w:r w:rsidR="00ED5346">
        <w:rPr>
          <w:rFonts w:cs="Arial"/>
          <w:bCs/>
          <w:szCs w:val="20"/>
        </w:rPr>
        <w:t>s</w:t>
      </w:r>
      <w:r w:rsidR="00391278">
        <w:rPr>
          <w:rFonts w:cs="Arial"/>
          <w:bCs/>
          <w:szCs w:val="20"/>
        </w:rPr>
        <w:t xml:space="preserve"> </w:t>
      </w:r>
      <w:r w:rsidR="000F4555">
        <w:rPr>
          <w:rFonts w:cs="Arial"/>
          <w:bCs/>
          <w:szCs w:val="20"/>
        </w:rPr>
        <w:t>was</w:t>
      </w:r>
      <w:r w:rsidR="00237C35">
        <w:rPr>
          <w:rFonts w:cs="Arial"/>
          <w:bCs/>
          <w:szCs w:val="20"/>
        </w:rPr>
        <w:t xml:space="preserve"> </w:t>
      </w:r>
      <w:r w:rsidR="00472740">
        <w:rPr>
          <w:rFonts w:cs="Arial"/>
          <w:bCs/>
          <w:szCs w:val="20"/>
        </w:rPr>
        <w:t>hyperglycemia</w:t>
      </w:r>
      <w:r w:rsidR="000F4555">
        <w:rPr>
          <w:rFonts w:cs="Arial"/>
          <w:bCs/>
          <w:szCs w:val="20"/>
        </w:rPr>
        <w:t>, which was often reported and attributed</w:t>
      </w:r>
      <w:r w:rsidR="00472740">
        <w:rPr>
          <w:rFonts w:cs="Arial"/>
          <w:bCs/>
          <w:szCs w:val="20"/>
        </w:rPr>
        <w:t xml:space="preserve"> to</w:t>
      </w:r>
      <w:r w:rsidR="00B600ED">
        <w:rPr>
          <w:rFonts w:cs="Arial"/>
          <w:bCs/>
          <w:szCs w:val="20"/>
        </w:rPr>
        <w:t xml:space="preserve"> device problems such as</w:t>
      </w:r>
      <w:r w:rsidR="00472740">
        <w:rPr>
          <w:rFonts w:cs="Arial"/>
          <w:bCs/>
          <w:szCs w:val="20"/>
        </w:rPr>
        <w:t xml:space="preserve"> pump</w:t>
      </w:r>
      <w:r w:rsidR="000F4555">
        <w:rPr>
          <w:rFonts w:cs="Arial"/>
          <w:bCs/>
          <w:szCs w:val="20"/>
        </w:rPr>
        <w:t xml:space="preserve"> failures, motor failure, battery</w:t>
      </w:r>
      <w:r w:rsidR="00472740">
        <w:rPr>
          <w:rFonts w:cs="Arial"/>
          <w:bCs/>
          <w:szCs w:val="20"/>
        </w:rPr>
        <w:t xml:space="preserve"> failure</w:t>
      </w:r>
      <w:r w:rsidR="000F4555">
        <w:rPr>
          <w:rFonts w:cs="Arial"/>
          <w:bCs/>
          <w:szCs w:val="20"/>
        </w:rPr>
        <w:t>, charging issues, cartridge issues, algorithm issues, screen issues, or user errors</w:t>
      </w:r>
      <w:r w:rsidR="00472740">
        <w:rPr>
          <w:rFonts w:cs="Arial"/>
          <w:bCs/>
          <w:szCs w:val="20"/>
        </w:rPr>
        <w:t xml:space="preserve"> </w:t>
      </w:r>
      <w:r w:rsidR="000F4555">
        <w:rPr>
          <w:rFonts w:cs="Arial"/>
          <w:bCs/>
          <w:szCs w:val="20"/>
        </w:rPr>
        <w:fldChar w:fldCharType="begin">
          <w:fldData xml:space="preserve">PEVuZE5vdGU+PENpdGU+PEF1dGhvcj5LZXJyPC9BdXRob3I+PFllYXI+MjAxMDwvWWVhcj48UmVj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PEVuZE5vdGU+PENpdGU+PEF1dGhvcj5LZXJyPC9BdXRob3I+PFllYXI+MjAxMDwvWWVhcj48UmVj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0F4555">
        <w:rPr>
          <w:rFonts w:cs="Arial"/>
          <w:bCs/>
          <w:szCs w:val="20"/>
        </w:rPr>
      </w:r>
      <w:r w:rsidR="000F4555">
        <w:rPr>
          <w:rFonts w:cs="Arial"/>
          <w:bCs/>
          <w:szCs w:val="20"/>
        </w:rPr>
        <w:fldChar w:fldCharType="separate"/>
      </w:r>
      <w:r w:rsidR="00B60AE6">
        <w:rPr>
          <w:rFonts w:cs="Arial"/>
          <w:bCs/>
          <w:noProof/>
          <w:szCs w:val="20"/>
        </w:rPr>
        <w:t>(15, 31, 59, 62, 63)</w:t>
      </w:r>
      <w:r w:rsidR="000F4555">
        <w:rPr>
          <w:rFonts w:cs="Arial"/>
          <w:bCs/>
          <w:szCs w:val="20"/>
        </w:rPr>
        <w:fldChar w:fldCharType="end"/>
      </w:r>
      <w:r w:rsidR="000F4555">
        <w:rPr>
          <w:rFonts w:cs="Arial"/>
          <w:bCs/>
          <w:szCs w:val="20"/>
        </w:rPr>
        <w:t>. Hyperglycemia is a</w:t>
      </w:r>
      <w:r w:rsidR="00BE09E3">
        <w:rPr>
          <w:rFonts w:cs="Arial"/>
          <w:bCs/>
          <w:szCs w:val="20"/>
        </w:rPr>
        <w:t xml:space="preserve"> relevant</w:t>
      </w:r>
      <w:r w:rsidR="000F4555">
        <w:rPr>
          <w:rFonts w:cs="Arial"/>
          <w:bCs/>
          <w:szCs w:val="20"/>
        </w:rPr>
        <w:t xml:space="preserve"> risk for diabetes patients, whereas hypoglycemia is the main concern for CHI patients, </w:t>
      </w:r>
      <w:r w:rsidR="009E2A32">
        <w:rPr>
          <w:rFonts w:cs="Arial"/>
          <w:bCs/>
          <w:szCs w:val="20"/>
        </w:rPr>
        <w:t>and</w:t>
      </w:r>
      <w:r w:rsidR="000F4555">
        <w:rPr>
          <w:rFonts w:cs="Arial"/>
          <w:bCs/>
          <w:szCs w:val="20"/>
        </w:rPr>
        <w:t xml:space="preserve"> could potentially be caused by the same device malfunctions</w:t>
      </w:r>
      <w:r w:rsidR="006B3E4C">
        <w:rPr>
          <w:rFonts w:cs="Arial"/>
          <w:bCs/>
          <w:szCs w:val="20"/>
        </w:rPr>
        <w:t xml:space="preserve"> for a dasiglucagon pump</w:t>
      </w:r>
      <w:r w:rsidR="000F4555">
        <w:rPr>
          <w:rFonts w:cs="Arial"/>
          <w:bCs/>
          <w:szCs w:val="20"/>
        </w:rPr>
        <w:t>.</w:t>
      </w:r>
      <w:r w:rsidR="004A74A2">
        <w:rPr>
          <w:rFonts w:cs="Arial"/>
          <w:bCs/>
          <w:szCs w:val="20"/>
        </w:rPr>
        <w:t xml:space="preserve"> Similarly, </w:t>
      </w:r>
      <w:r w:rsidR="00773DE0">
        <w:rPr>
          <w:rFonts w:cs="Arial"/>
          <w:bCs/>
          <w:szCs w:val="20"/>
        </w:rPr>
        <w:t xml:space="preserve">a </w:t>
      </w:r>
      <w:r w:rsidR="004A74A2">
        <w:rPr>
          <w:rFonts w:cs="Arial"/>
          <w:bCs/>
          <w:szCs w:val="20"/>
        </w:rPr>
        <w:t>stud</w:t>
      </w:r>
      <w:r w:rsidR="00773DE0">
        <w:rPr>
          <w:rFonts w:cs="Arial"/>
          <w:bCs/>
          <w:szCs w:val="20"/>
        </w:rPr>
        <w:t>y</w:t>
      </w:r>
      <w:r w:rsidR="004A74A2">
        <w:rPr>
          <w:rFonts w:cs="Arial"/>
          <w:bCs/>
          <w:szCs w:val="20"/>
        </w:rPr>
        <w:t xml:space="preserve"> concerning the </w:t>
      </w:r>
      <w:proofErr w:type="spellStart"/>
      <w:r w:rsidR="004A74A2" w:rsidRPr="004A74A2">
        <w:rPr>
          <w:rFonts w:cs="Arial"/>
          <w:bCs/>
          <w:szCs w:val="20"/>
        </w:rPr>
        <w:t>treprostinil</w:t>
      </w:r>
      <w:proofErr w:type="spellEnd"/>
      <w:r w:rsidR="004A74A2" w:rsidRPr="004A74A2">
        <w:rPr>
          <w:rFonts w:cs="Arial"/>
          <w:bCs/>
          <w:szCs w:val="20"/>
        </w:rPr>
        <w:t xml:space="preserve"> </w:t>
      </w:r>
      <w:r w:rsidR="004A74A2">
        <w:rPr>
          <w:rFonts w:cs="Arial"/>
          <w:bCs/>
          <w:szCs w:val="20"/>
        </w:rPr>
        <w:t>infusion pump</w:t>
      </w:r>
      <w:r w:rsidR="008144D0">
        <w:rPr>
          <w:rFonts w:cs="Arial"/>
          <w:bCs/>
          <w:szCs w:val="20"/>
        </w:rPr>
        <w:t>,</w:t>
      </w:r>
      <w:r w:rsidR="004A74A2">
        <w:rPr>
          <w:rFonts w:cs="Arial"/>
          <w:bCs/>
          <w:szCs w:val="20"/>
        </w:rPr>
        <w:t xml:space="preserve"> CADD-MS3</w:t>
      </w:r>
      <w:r w:rsidR="008144D0">
        <w:rPr>
          <w:rFonts w:cs="Arial"/>
          <w:bCs/>
          <w:szCs w:val="20"/>
        </w:rPr>
        <w:t>,</w:t>
      </w:r>
      <w:r w:rsidR="004A74A2">
        <w:rPr>
          <w:rFonts w:cs="Arial"/>
          <w:bCs/>
          <w:szCs w:val="20"/>
        </w:rPr>
        <w:t xml:space="preserve"> reported that </w:t>
      </w:r>
      <w:r w:rsidR="004A74A2" w:rsidRPr="004A74A2">
        <w:rPr>
          <w:rFonts w:cs="Arial"/>
          <w:bCs/>
          <w:szCs w:val="20"/>
        </w:rPr>
        <w:t>pump failure and infusion line obstruction triggered sudden-onset dyspnea</w:t>
      </w:r>
      <w:r w:rsidR="0084660F">
        <w:rPr>
          <w:rFonts w:cs="Arial"/>
          <w:bCs/>
          <w:szCs w:val="20"/>
        </w:rPr>
        <w:t xml:space="preserve"> in four patients</w:t>
      </w:r>
      <w:r w:rsidR="00773DE0">
        <w:rPr>
          <w:rFonts w:cs="Arial"/>
          <w:bCs/>
          <w:szCs w:val="20"/>
        </w:rPr>
        <w:t xml:space="preserve"> </w:t>
      </w:r>
      <w:r w:rsidR="00BD426D">
        <w:rPr>
          <w:rFonts w:cs="Arial"/>
          <w:bCs/>
          <w:szCs w:val="20"/>
        </w:rPr>
        <w:fldChar w:fldCharType="begin"/>
      </w:r>
      <w:r w:rsidR="00D963EB">
        <w:rPr>
          <w:rFonts w:cs="Arial"/>
          <w:bCs/>
          <w:szCs w:val="20"/>
        </w:rPr>
        <w:instrText xml:space="preserve"> ADDIN EN.CITE &lt;EndNote&gt;&lt;Cite&gt;&lt;Author&gt;Sadushi-Koliçi&lt;/Author&gt;&lt;Year&gt;2012&lt;/Year&gt;&lt;RecNum&gt;266&lt;/RecNum&gt;&lt;DisplayText&gt;(69)&lt;/DisplayText&gt;&lt;record&gt;&lt;rec-number&gt;266&lt;/rec-number&gt;&lt;foreign-keys&gt;&lt;key app="EN" db-id="vwrrttwz10fd9netdtjv5t0n2rea550ese5e" timestamp="1725871942"&gt;266&lt;/key&gt;&lt;/foreign-keys&gt;&lt;ref-type name="Journal Article"&gt;17&lt;/ref-type&gt;&lt;contributors&gt;&lt;authors&gt;&lt;author&gt;R Sadushi-Koliçi&lt;/author&gt;&lt;author&gt;N Skoro-Sajer&lt;/author&gt;&lt;author&gt;D Zimmer&lt;/author&gt;&lt;author&gt;D Bonderman&lt;/author&gt;&lt;author&gt;M Schemper&lt;/author&gt;&lt;author&gt;W Klepetko&lt;/author&gt;&lt;author&gt;J Glatz&lt;/author&gt;&lt;author&gt;J Jakowitsch&lt;/author&gt;&lt;author&gt;IM Lang&lt;/author&gt;&lt;/authors&gt;&lt;/contributors&gt;&lt;titles&gt;&lt;title&gt;Long-term treatment, tolerability, and survival with sub-cutaneous treprostinil for severe pulmonary hypertension&lt;/title&gt;&lt;secondary-title&gt;J Heart Lung Transplant&lt;/secondary-title&gt;&lt;/titles&gt;&lt;periodical&gt;&lt;full-title&gt;J Heart Lung Transplant&lt;/full-title&gt;&lt;/periodical&gt;&lt;pages&gt;735-43&lt;/pages&gt;&lt;volume&gt;31&lt;/volume&gt;&lt;number&gt;7&lt;/number&gt;&lt;dates&gt;&lt;year&gt;2012&lt;/year&gt;&lt;/dates&gt;&lt;urls&gt;&lt;related-urls&gt;&lt;url&gt;https://www.academia.edu/download/48194049/Long-term_treatment_tolerability_and_sur20160820-19000-4hi9hr.pdf&lt;/url&gt;&lt;/related-urls&gt;&lt;/urls&gt;&lt;custom1&gt;Query date: 2024-09-09 09:34:13&lt;/custom1&gt;&lt;/record&gt;&lt;/Cite&gt;&lt;/EndNote&gt;</w:instrText>
      </w:r>
      <w:r w:rsidR="00BD426D">
        <w:rPr>
          <w:rFonts w:cs="Arial"/>
          <w:bCs/>
          <w:szCs w:val="20"/>
        </w:rPr>
        <w:fldChar w:fldCharType="separate"/>
      </w:r>
      <w:r w:rsidR="00B60AE6">
        <w:rPr>
          <w:rFonts w:cs="Arial"/>
          <w:bCs/>
          <w:noProof/>
          <w:szCs w:val="20"/>
        </w:rPr>
        <w:t>(69)</w:t>
      </w:r>
      <w:r w:rsidR="00BD426D">
        <w:rPr>
          <w:rFonts w:cs="Arial"/>
          <w:bCs/>
          <w:szCs w:val="20"/>
        </w:rPr>
        <w:fldChar w:fldCharType="end"/>
      </w:r>
      <w:r w:rsidR="004A74A2">
        <w:rPr>
          <w:rFonts w:cs="Arial"/>
          <w:bCs/>
          <w:szCs w:val="20"/>
        </w:rPr>
        <w:t xml:space="preserve">, which is expected to be related to the </w:t>
      </w:r>
      <w:r w:rsidR="00474A2B">
        <w:rPr>
          <w:rFonts w:cs="Arial"/>
          <w:bCs/>
          <w:szCs w:val="20"/>
        </w:rPr>
        <w:t>PAH</w:t>
      </w:r>
      <w:r w:rsidR="005D5F1D">
        <w:rPr>
          <w:rFonts w:cs="Arial"/>
          <w:bCs/>
          <w:szCs w:val="20"/>
        </w:rPr>
        <w:t xml:space="preserve"> morbidities of the treated patients</w:t>
      </w:r>
      <w:r w:rsidR="009C43AB">
        <w:rPr>
          <w:rFonts w:cs="Arial"/>
          <w:bCs/>
          <w:szCs w:val="20"/>
        </w:rPr>
        <w:t>, and as such not relevant for the Dasiglucagon Delivery System</w:t>
      </w:r>
      <w:r w:rsidR="004A74A2" w:rsidRPr="004A74A2">
        <w:rPr>
          <w:rFonts w:cs="Arial"/>
          <w:bCs/>
          <w:szCs w:val="20"/>
        </w:rPr>
        <w:t>.</w:t>
      </w:r>
    </w:p>
    <w:p w14:paraId="085663D4" w14:textId="77777777" w:rsidR="00812399" w:rsidRDefault="00812399" w:rsidP="003B6601">
      <w:pPr>
        <w:rPr>
          <w:rFonts w:cs="Arial"/>
          <w:bCs/>
          <w:szCs w:val="20"/>
        </w:rPr>
      </w:pPr>
    </w:p>
    <w:p w14:paraId="42B77551" w14:textId="3330C14F" w:rsidR="00812399" w:rsidRDefault="00812399" w:rsidP="003B6601">
      <w:pPr>
        <w:rPr>
          <w:rFonts w:cs="Arial"/>
          <w:bCs/>
          <w:szCs w:val="20"/>
        </w:rPr>
      </w:pPr>
      <w:r>
        <w:rPr>
          <w:rFonts w:cs="Arial"/>
          <w:bCs/>
          <w:szCs w:val="20"/>
        </w:rPr>
        <w:t xml:space="preserve">Orbell et al. (2024) conducted a retrospective analysis of reports </w:t>
      </w:r>
      <w:r w:rsidRPr="00812399">
        <w:rPr>
          <w:rFonts w:cs="Arial"/>
          <w:bCs/>
          <w:szCs w:val="20"/>
        </w:rPr>
        <w:t>in the FDA MAUDE database</w:t>
      </w:r>
      <w:r>
        <w:rPr>
          <w:rFonts w:cs="Arial"/>
          <w:bCs/>
          <w:szCs w:val="20"/>
        </w:rPr>
        <w:t xml:space="preserve"> regarding serious adverse events (SAEs)</w:t>
      </w:r>
      <w:r w:rsidRPr="00812399">
        <w:rPr>
          <w:rFonts w:cs="Arial"/>
          <w:bCs/>
          <w:szCs w:val="20"/>
        </w:rPr>
        <w:t xml:space="preserve"> related to insulin pumps, specifically those resulting in intensive care unit (ICU) admissions or deaths</w:t>
      </w:r>
      <w:r w:rsidR="00141E01">
        <w:rPr>
          <w:rFonts w:cs="Arial"/>
          <w:bCs/>
          <w:szCs w:val="20"/>
        </w:rPr>
        <w:t xml:space="preserve"> </w:t>
      </w:r>
      <w:r w:rsidR="000361BE">
        <w:rPr>
          <w:rFonts w:cs="Arial"/>
          <w:bCs/>
          <w:szCs w:val="20"/>
        </w:rPr>
        <w:fldChar w:fldCharType="begin"/>
      </w:r>
      <w:r w:rsidR="00B60AE6">
        <w:rPr>
          <w:rFonts w:cs="Arial"/>
          <w:bCs/>
          <w:szCs w:val="20"/>
        </w:rPr>
        <w:instrText xml:space="preserve"> ADDIN EN.CITE &lt;EndNote&gt;&lt;Cite&gt;&lt;Author&gt;Orbell&lt;/Author&gt;&lt;Year&gt;2024&lt;/Year&gt;&lt;RecNum&gt;114&lt;/RecNum&gt;&lt;DisplayText&gt;(20)&lt;/DisplayText&gt;&lt;record&gt;&lt;rec-number&gt;114&lt;/rec-number&gt;&lt;foreign-keys&gt;&lt;key app="EN" db-id="vwrrttwz10fd9netdtjv5t0n2rea550ese5e" timestamp="1725520840"&gt;114&lt;/key&gt;&lt;/foreign-keys&gt;&lt;ref-type name="Journal Article"&gt;17&lt;/ref-type&gt;&lt;contributors&gt;&lt;authors&gt;&lt;author&gt;SL Orbell&lt;/author&gt;&lt;author&gt;RA Codario&lt;/author&gt;&lt;author&gt;MF Zupa&lt;/author&gt;&lt;author&gt;JL Estock&lt;/author&gt;&lt;/authors&gt;&lt;/contributors&gt;&lt;titles&gt;&lt;title&gt;Severe Insulin Pump-Related Adverse Events: Potential Root Causes and Impact of the COVID-19 Pandemic&lt;/title&gt;&lt;secondary-title&gt;Journal of Diabetes Science and Technology&lt;/secondary-title&gt;&lt;/titles&gt;&lt;periodical&gt;&lt;full-title&gt;Journal of Diabetes Science and Technology&lt;/full-title&gt;&lt;/periodical&gt;&lt;pages&gt;19322968241254521&lt;/pages&gt;&lt;dates&gt;&lt;year&gt;2024&lt;/year&gt;&lt;/dates&gt;&lt;urls&gt;&lt;related-urls&gt;&lt;url&gt;https://journals.sagepub.com/doi/abs/10.1177/19322968241254521&lt;/url&gt;&lt;/related-urls&gt;&lt;/urls&gt;&lt;custom1&gt;Query date: 2024-09-05 07:43:19&lt;/custom1&gt;&lt;electronic-resource-num&gt;10.1177/19322968241254521&lt;/electronic-resource-num&gt;&lt;/record&gt;&lt;/Cite&gt;&lt;/EndNote&gt;</w:instrText>
      </w:r>
      <w:r w:rsidR="000361BE">
        <w:rPr>
          <w:rFonts w:cs="Arial"/>
          <w:bCs/>
          <w:szCs w:val="20"/>
        </w:rPr>
        <w:fldChar w:fldCharType="separate"/>
      </w:r>
      <w:r w:rsidR="00B60AE6">
        <w:rPr>
          <w:rFonts w:cs="Arial"/>
          <w:bCs/>
          <w:noProof/>
          <w:szCs w:val="20"/>
        </w:rPr>
        <w:t>(20)</w:t>
      </w:r>
      <w:r w:rsidR="000361BE">
        <w:rPr>
          <w:rFonts w:cs="Arial"/>
          <w:bCs/>
          <w:szCs w:val="20"/>
        </w:rPr>
        <w:fldChar w:fldCharType="end"/>
      </w:r>
      <w:r w:rsidRPr="00812399">
        <w:rPr>
          <w:rFonts w:cs="Arial"/>
          <w:bCs/>
          <w:szCs w:val="20"/>
        </w:rPr>
        <w:t>.</w:t>
      </w:r>
      <w:r w:rsidR="00141E01">
        <w:rPr>
          <w:rFonts w:cs="Arial"/>
          <w:bCs/>
          <w:szCs w:val="20"/>
        </w:rPr>
        <w:t xml:space="preserve"> </w:t>
      </w:r>
      <w:commentRangeStart w:id="101"/>
      <w:r w:rsidR="00141E01">
        <w:rPr>
          <w:rFonts w:cs="Arial"/>
          <w:bCs/>
          <w:szCs w:val="20"/>
        </w:rPr>
        <w:t>A total of 460 ICU admissions and 288 deaths were analyzed over a 21-month period.</w:t>
      </w:r>
      <w:r>
        <w:rPr>
          <w:rFonts w:cs="Arial"/>
          <w:bCs/>
          <w:szCs w:val="20"/>
        </w:rPr>
        <w:t xml:space="preserve"> </w:t>
      </w:r>
      <w:r w:rsidR="00012A21">
        <w:rPr>
          <w:rFonts w:cs="Arial"/>
          <w:bCs/>
          <w:szCs w:val="20"/>
        </w:rPr>
        <w:t xml:space="preserve">The </w:t>
      </w:r>
      <w:r w:rsidRPr="00812399">
        <w:rPr>
          <w:rFonts w:cs="Arial"/>
          <w:bCs/>
          <w:szCs w:val="20"/>
        </w:rPr>
        <w:t>ICU admissions were most frequently caused by issues with</w:t>
      </w:r>
      <w:r w:rsidR="005D6148">
        <w:rPr>
          <w:rFonts w:cs="Arial"/>
          <w:bCs/>
          <w:szCs w:val="20"/>
        </w:rPr>
        <w:t xml:space="preserve"> alarms (13.5%),</w:t>
      </w:r>
      <w:r w:rsidRPr="00812399">
        <w:rPr>
          <w:rFonts w:cs="Arial"/>
          <w:bCs/>
          <w:szCs w:val="20"/>
        </w:rPr>
        <w:t xml:space="preserve"> infusion sets/sites (10.2%),</w:t>
      </w:r>
      <w:r w:rsidR="005D6148">
        <w:rPr>
          <w:rFonts w:cs="Arial"/>
          <w:bCs/>
          <w:szCs w:val="20"/>
        </w:rPr>
        <w:t xml:space="preserve"> pump tasks (9.3%),</w:t>
      </w:r>
      <w:r w:rsidRPr="00812399">
        <w:rPr>
          <w:rFonts w:cs="Arial"/>
          <w:bCs/>
          <w:szCs w:val="20"/>
        </w:rPr>
        <w:t xml:space="preserve"> problems with the reservoir/cartridge (7%), battery or power problems (7%)</w:t>
      </w:r>
      <w:r w:rsidR="002B1C18">
        <w:rPr>
          <w:rFonts w:cs="Arial"/>
          <w:bCs/>
          <w:szCs w:val="20"/>
        </w:rPr>
        <w:t>,</w:t>
      </w:r>
      <w:r w:rsidR="005D6148">
        <w:rPr>
          <w:rFonts w:cs="Arial"/>
          <w:bCs/>
          <w:szCs w:val="20"/>
        </w:rPr>
        <w:t xml:space="preserve"> user errors (3.5%),</w:t>
      </w:r>
      <w:r w:rsidR="002B1C18">
        <w:rPr>
          <w:rFonts w:cs="Arial"/>
          <w:bCs/>
          <w:szCs w:val="20"/>
        </w:rPr>
        <w:t xml:space="preserve"> or </w:t>
      </w:r>
      <w:r w:rsidR="00D7473B">
        <w:rPr>
          <w:rFonts w:cs="Arial"/>
          <w:bCs/>
          <w:szCs w:val="20"/>
        </w:rPr>
        <w:t>issues with the</w:t>
      </w:r>
      <w:r w:rsidR="002B1C18">
        <w:rPr>
          <w:rFonts w:cs="Arial"/>
          <w:bCs/>
          <w:szCs w:val="20"/>
        </w:rPr>
        <w:t xml:space="preserve"> integrated CGM (2.4%</w:t>
      </w:r>
      <w:r w:rsidR="00103817">
        <w:rPr>
          <w:rFonts w:cs="Arial"/>
          <w:bCs/>
          <w:szCs w:val="20"/>
        </w:rPr>
        <w:t>; not relevant for the subject device</w:t>
      </w:r>
      <w:r w:rsidR="002B1C18">
        <w:rPr>
          <w:rFonts w:cs="Arial"/>
          <w:bCs/>
          <w:szCs w:val="20"/>
        </w:rPr>
        <w:t>)</w:t>
      </w:r>
      <w:r w:rsidRPr="00812399">
        <w:rPr>
          <w:rFonts w:cs="Arial"/>
          <w:bCs/>
          <w:szCs w:val="20"/>
        </w:rPr>
        <w:t>.</w:t>
      </w:r>
      <w:r w:rsidRPr="00812399">
        <w:t xml:space="preserve"> </w:t>
      </w:r>
      <w:r w:rsidRPr="00812399">
        <w:rPr>
          <w:rFonts w:cs="Arial"/>
          <w:bCs/>
          <w:szCs w:val="20"/>
        </w:rPr>
        <w:t>The death events were most frequently associated with medical, physical or dietary issues of the patient</w:t>
      </w:r>
      <w:r w:rsidR="009F100D">
        <w:rPr>
          <w:rFonts w:cs="Arial"/>
          <w:bCs/>
          <w:szCs w:val="20"/>
        </w:rPr>
        <w:t xml:space="preserve"> (33.3%) or patient activities (9.0%)</w:t>
      </w:r>
      <w:r w:rsidRPr="00812399">
        <w:rPr>
          <w:rFonts w:cs="Arial"/>
          <w:bCs/>
          <w:szCs w:val="20"/>
        </w:rPr>
        <w:t xml:space="preserve">, but were </w:t>
      </w:r>
      <w:r>
        <w:rPr>
          <w:rFonts w:cs="Arial"/>
          <w:bCs/>
          <w:szCs w:val="20"/>
        </w:rPr>
        <w:t>sometimes caused by</w:t>
      </w:r>
      <w:r w:rsidRPr="00812399">
        <w:rPr>
          <w:rFonts w:cs="Arial"/>
          <w:bCs/>
          <w:szCs w:val="20"/>
        </w:rPr>
        <w:t xml:space="preserve"> problems with device components (10.4%) such as malfunctions of the reservoir/cartridge (7.3%)</w:t>
      </w:r>
      <w:r w:rsidR="002B1C18">
        <w:rPr>
          <w:rFonts w:cs="Arial"/>
          <w:bCs/>
          <w:szCs w:val="20"/>
        </w:rPr>
        <w:t xml:space="preserve"> or battery/power (1.4%)</w:t>
      </w:r>
      <w:r w:rsidR="00141E01">
        <w:rPr>
          <w:rFonts w:cs="Arial"/>
          <w:bCs/>
          <w:szCs w:val="20"/>
        </w:rPr>
        <w:t xml:space="preserve"> </w:t>
      </w:r>
      <w:r w:rsidR="000361BE">
        <w:rPr>
          <w:rFonts w:cs="Arial"/>
          <w:bCs/>
          <w:szCs w:val="20"/>
        </w:rPr>
        <w:fldChar w:fldCharType="begin"/>
      </w:r>
      <w:r w:rsidR="00B60AE6">
        <w:rPr>
          <w:rFonts w:cs="Arial"/>
          <w:bCs/>
          <w:szCs w:val="20"/>
        </w:rPr>
        <w:instrText xml:space="preserve"> ADDIN EN.CITE &lt;EndNote&gt;&lt;Cite&gt;&lt;Author&gt;Orbell&lt;/Author&gt;&lt;Year&gt;2024&lt;/Year&gt;&lt;RecNum&gt;114&lt;/RecNum&gt;&lt;DisplayText&gt;(20)&lt;/DisplayText&gt;&lt;record&gt;&lt;rec-number&gt;114&lt;/rec-number&gt;&lt;foreign-keys&gt;&lt;key app="EN" db-id="vwrrttwz10fd9netdtjv5t0n2rea550ese5e" timestamp="1725520840"&gt;114&lt;/key&gt;&lt;/foreign-keys&gt;&lt;ref-type name="Journal Article"&gt;17&lt;/ref-type&gt;&lt;contributors&gt;&lt;authors&gt;&lt;author&gt;SL Orbell&lt;/author&gt;&lt;author&gt;RA Codario&lt;/author&gt;&lt;author&gt;MF Zupa&lt;/author&gt;&lt;author&gt;JL Estock&lt;/author&gt;&lt;/authors&gt;&lt;/contributors&gt;&lt;titles&gt;&lt;title&gt;Severe Insulin Pump-Related Adverse Events: Potential Root Causes and Impact of the COVID-19 Pandemic&lt;/title&gt;&lt;secondary-title&gt;Journal of Diabetes Science and Technology&lt;/secondary-title&gt;&lt;/titles&gt;&lt;periodical&gt;&lt;full-title&gt;Journal of Diabetes Science and Technology&lt;/full-title&gt;&lt;/periodical&gt;&lt;pages&gt;19322968241254521&lt;/pages&gt;&lt;dates&gt;&lt;year&gt;2024&lt;/year&gt;&lt;/dates&gt;&lt;urls&gt;&lt;related-urls&gt;&lt;url&gt;https://journals.sagepub.com/doi/abs/10.1177/19322968241254521&lt;/url&gt;&lt;/related-urls&gt;&lt;/urls&gt;&lt;custom1&gt;Query date: 2024-09-05 07:43:19&lt;/custom1&gt;&lt;electronic-resource-num&gt;10.1177/19322968241254521&lt;/electronic-resource-num&gt;&lt;/record&gt;&lt;/Cite&gt;&lt;/EndNote&gt;</w:instrText>
      </w:r>
      <w:r w:rsidR="000361BE">
        <w:rPr>
          <w:rFonts w:cs="Arial"/>
          <w:bCs/>
          <w:szCs w:val="20"/>
        </w:rPr>
        <w:fldChar w:fldCharType="separate"/>
      </w:r>
      <w:r w:rsidR="00B60AE6">
        <w:rPr>
          <w:rFonts w:cs="Arial"/>
          <w:bCs/>
          <w:noProof/>
          <w:szCs w:val="20"/>
        </w:rPr>
        <w:t>(20)</w:t>
      </w:r>
      <w:r w:rsidR="000361BE">
        <w:rPr>
          <w:rFonts w:cs="Arial"/>
          <w:bCs/>
          <w:szCs w:val="20"/>
        </w:rPr>
        <w:fldChar w:fldCharType="end"/>
      </w:r>
      <w:commentRangeEnd w:id="101"/>
      <w:r w:rsidR="004A74A2">
        <w:rPr>
          <w:rStyle w:val="CommentReference"/>
        </w:rPr>
        <w:commentReference w:id="101"/>
      </w:r>
      <w:r w:rsidRPr="00812399">
        <w:rPr>
          <w:rFonts w:cs="Arial"/>
          <w:bCs/>
          <w:szCs w:val="20"/>
        </w:rPr>
        <w:t>.</w:t>
      </w:r>
      <w:r>
        <w:rPr>
          <w:rFonts w:cs="Arial"/>
          <w:bCs/>
          <w:szCs w:val="20"/>
        </w:rPr>
        <w:t xml:space="preserve"> </w:t>
      </w:r>
      <w:r w:rsidR="005A303C">
        <w:rPr>
          <w:rFonts w:cs="Arial"/>
          <w:bCs/>
          <w:szCs w:val="20"/>
        </w:rPr>
        <w:t xml:space="preserve">A detailed analysis of vigilance data from FDA MAUDE and other national regulatory </w:t>
      </w:r>
      <w:r w:rsidR="00F674A0">
        <w:rPr>
          <w:rFonts w:cs="Arial"/>
          <w:bCs/>
          <w:szCs w:val="20"/>
        </w:rPr>
        <w:t>databases</w:t>
      </w:r>
      <w:r w:rsidR="005A303C">
        <w:rPr>
          <w:rFonts w:cs="Arial"/>
          <w:bCs/>
          <w:szCs w:val="20"/>
        </w:rPr>
        <w:t xml:space="preserve"> is provided in </w:t>
      </w:r>
      <w:r w:rsidR="005A303C" w:rsidRPr="009341A4">
        <w:rPr>
          <w:rFonts w:cs="Arial"/>
          <w:b/>
          <w:szCs w:val="20"/>
        </w:rPr>
        <w:t xml:space="preserve">section </w:t>
      </w:r>
      <w:r w:rsidR="005A303C" w:rsidRPr="009341A4">
        <w:rPr>
          <w:rFonts w:cs="Arial"/>
          <w:b/>
          <w:szCs w:val="20"/>
        </w:rPr>
        <w:fldChar w:fldCharType="begin"/>
      </w:r>
      <w:r w:rsidR="005A303C" w:rsidRPr="009341A4">
        <w:rPr>
          <w:rFonts w:cs="Arial"/>
          <w:b/>
          <w:szCs w:val="20"/>
        </w:rPr>
        <w:instrText xml:space="preserve"> REF _Ref182391803 \r \h </w:instrText>
      </w:r>
      <w:r w:rsidR="009341A4">
        <w:rPr>
          <w:rFonts w:cs="Arial"/>
          <w:b/>
          <w:szCs w:val="20"/>
        </w:rPr>
        <w:instrText xml:space="preserve"> \* MERGEFORMAT </w:instrText>
      </w:r>
      <w:r w:rsidR="005A303C" w:rsidRPr="009341A4">
        <w:rPr>
          <w:rFonts w:cs="Arial"/>
          <w:b/>
          <w:szCs w:val="20"/>
        </w:rPr>
      </w:r>
      <w:r w:rsidR="005A303C" w:rsidRPr="009341A4">
        <w:rPr>
          <w:rFonts w:cs="Arial"/>
          <w:b/>
          <w:szCs w:val="20"/>
        </w:rPr>
        <w:fldChar w:fldCharType="separate"/>
      </w:r>
      <w:r w:rsidR="005A303C" w:rsidRPr="009341A4">
        <w:rPr>
          <w:rFonts w:cs="Arial"/>
          <w:b/>
          <w:szCs w:val="20"/>
        </w:rPr>
        <w:t>7.2</w:t>
      </w:r>
      <w:r w:rsidR="005A303C" w:rsidRPr="009341A4">
        <w:rPr>
          <w:rFonts w:cs="Arial"/>
          <w:b/>
          <w:szCs w:val="20"/>
        </w:rPr>
        <w:fldChar w:fldCharType="end"/>
      </w:r>
      <w:r w:rsidR="005A303C">
        <w:rPr>
          <w:rFonts w:cs="Arial"/>
          <w:bCs/>
          <w:szCs w:val="20"/>
        </w:rPr>
        <w:t>.</w:t>
      </w:r>
      <w:r w:rsidRPr="00812399">
        <w:rPr>
          <w:rFonts w:cs="Arial"/>
          <w:bCs/>
          <w:szCs w:val="20"/>
        </w:rPr>
        <w:t xml:space="preserve">  </w:t>
      </w:r>
    </w:p>
    <w:p w14:paraId="1889CCCE" w14:textId="77777777" w:rsidR="00ED5346" w:rsidRDefault="00ED5346" w:rsidP="003B6601">
      <w:pPr>
        <w:rPr>
          <w:rFonts w:cs="Arial"/>
          <w:bCs/>
          <w:szCs w:val="20"/>
        </w:rPr>
      </w:pPr>
    </w:p>
    <w:p w14:paraId="5DE8C452" w14:textId="1C7F3BD0" w:rsidR="003620A6" w:rsidRDefault="00180F43" w:rsidP="003B6601">
      <w:pPr>
        <w:rPr>
          <w:rFonts w:cs="Arial"/>
          <w:bCs/>
          <w:szCs w:val="20"/>
        </w:rPr>
      </w:pPr>
      <w:r w:rsidRPr="00024F3D">
        <w:rPr>
          <w:rFonts w:cs="Arial"/>
          <w:bCs/>
          <w:szCs w:val="20"/>
        </w:rPr>
        <w:t xml:space="preserve">The majority of studies that investigated patient-reported outcomes found a high treatment satisfaction </w:t>
      </w:r>
      <w:r w:rsidRPr="00024F3D">
        <w:rPr>
          <w:rFonts w:cs="Arial"/>
          <w:szCs w:val="20"/>
        </w:rPr>
        <w:fldChar w:fldCharType="begin">
          <w:fldData xml:space="preserve">PEVuZE5vdGU+PENpdGU+PEF1dGhvcj5LZXJyPC9BdXRob3I+PFllYXI+MjAxMDwvWWVhcj48UmVj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==
</w:fldData>
        </w:fldChar>
      </w:r>
      <w:r w:rsidR="00B60AE6">
        <w:rPr>
          <w:rFonts w:cs="Arial"/>
          <w:szCs w:val="20"/>
        </w:rPr>
        <w:instrText xml:space="preserve"> ADDIN EN.CITE </w:instrText>
      </w:r>
      <w:r w:rsidR="00B60AE6">
        <w:rPr>
          <w:rFonts w:cs="Arial"/>
          <w:szCs w:val="20"/>
        </w:rPr>
        <w:fldChar w:fldCharType="begin">
          <w:fldData xml:space="preserve">PEVuZE5vdGU+PENpdGU+PEF1dGhvcj5LZXJyPC9BdXRob3I+PFllYXI+MjAxMDwvWWVhcj48UmVj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==
</w:fldData>
        </w:fldChar>
      </w:r>
      <w:r w:rsidR="00B60AE6">
        <w:rPr>
          <w:rFonts w:cs="Arial"/>
          <w:szCs w:val="20"/>
        </w:rPr>
        <w:instrText xml:space="preserve"> ADDIN EN.CITE.DATA </w:instrText>
      </w:r>
      <w:r w:rsidR="00B60AE6">
        <w:rPr>
          <w:rFonts w:cs="Arial"/>
          <w:szCs w:val="20"/>
        </w:rPr>
      </w:r>
      <w:r w:rsidR="00B60AE6">
        <w:rPr>
          <w:rFonts w:cs="Arial"/>
          <w:szCs w:val="20"/>
        </w:rPr>
        <w:fldChar w:fldCharType="end"/>
      </w:r>
      <w:r w:rsidRPr="00024F3D">
        <w:rPr>
          <w:rFonts w:cs="Arial"/>
          <w:szCs w:val="20"/>
        </w:rPr>
      </w:r>
      <w:r w:rsidRPr="00024F3D">
        <w:rPr>
          <w:rFonts w:cs="Arial"/>
          <w:szCs w:val="20"/>
        </w:rPr>
        <w:fldChar w:fldCharType="separate"/>
      </w:r>
      <w:r w:rsidR="00B60AE6">
        <w:rPr>
          <w:rFonts w:cs="Arial"/>
          <w:noProof/>
          <w:szCs w:val="20"/>
        </w:rPr>
        <w:t>(15, 37, 38)</w:t>
      </w:r>
      <w:r w:rsidRPr="00024F3D">
        <w:rPr>
          <w:rFonts w:cs="Arial"/>
          <w:szCs w:val="20"/>
        </w:rPr>
        <w:fldChar w:fldCharType="end"/>
      </w:r>
      <w:r w:rsidRPr="00024F3D">
        <w:rPr>
          <w:rFonts w:cs="Arial"/>
          <w:bCs/>
          <w:szCs w:val="20"/>
        </w:rPr>
        <w:t xml:space="preserve">, and that most patients expressed that the infusion pumps </w:t>
      </w:r>
      <w:r w:rsidR="002C49E5" w:rsidRPr="00024F3D">
        <w:rPr>
          <w:rFonts w:cs="Arial"/>
          <w:bCs/>
          <w:szCs w:val="20"/>
        </w:rPr>
        <w:t xml:space="preserve">made it easier to </w:t>
      </w:r>
      <w:r w:rsidRPr="00024F3D">
        <w:rPr>
          <w:rFonts w:cs="Arial"/>
          <w:bCs/>
          <w:szCs w:val="20"/>
        </w:rPr>
        <w:t>manage</w:t>
      </w:r>
      <w:r w:rsidR="002C49E5" w:rsidRPr="00024F3D">
        <w:rPr>
          <w:rFonts w:cs="Arial"/>
          <w:bCs/>
          <w:szCs w:val="20"/>
        </w:rPr>
        <w:t xml:space="preserve"> </w:t>
      </w:r>
      <w:r w:rsidRPr="00024F3D">
        <w:rPr>
          <w:rFonts w:cs="Arial"/>
          <w:bCs/>
          <w:szCs w:val="20"/>
        </w:rPr>
        <w:t xml:space="preserve">their disease </w:t>
      </w:r>
      <w:r w:rsidRPr="00024F3D">
        <w:rPr>
          <w:rFonts w:cs="Arial"/>
          <w:szCs w:val="20"/>
        </w:rPr>
        <w:fldChar w:fldCharType="begin">
          <w:fldData xml:space="preserve">PEVuZE5vdGU+PENpdGU+PEF1dGhvcj5LZXJyPC9BdXRob3I+PFllYXI+MjAxMDwvWWVhcj48UmVj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=
</w:fldData>
        </w:fldChar>
      </w:r>
      <w:r w:rsidR="004F3555">
        <w:rPr>
          <w:rFonts w:cs="Arial"/>
          <w:szCs w:val="20"/>
        </w:rPr>
        <w:instrText xml:space="preserve"> ADDIN EN.CITE </w:instrText>
      </w:r>
      <w:r w:rsidR="004F3555">
        <w:rPr>
          <w:rFonts w:cs="Arial"/>
          <w:szCs w:val="20"/>
        </w:rPr>
        <w:fldChar w:fldCharType="begin">
          <w:fldData xml:space="preserve">PEVuZE5vdGU+PENpdGU+PEF1dGhvcj5LZXJyPC9BdXRob3I+PFllYXI+MjAxMDwvWWVhcj48UmVj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=
</w:fldData>
        </w:fldChar>
      </w:r>
      <w:r w:rsidR="004F3555">
        <w:rPr>
          <w:rFonts w:cs="Arial"/>
          <w:szCs w:val="20"/>
        </w:rPr>
        <w:instrText xml:space="preserve"> ADDIN EN.CITE.DATA </w:instrText>
      </w:r>
      <w:r w:rsidR="004F3555">
        <w:rPr>
          <w:rFonts w:cs="Arial"/>
          <w:szCs w:val="20"/>
        </w:rPr>
      </w:r>
      <w:r w:rsidR="004F3555">
        <w:rPr>
          <w:rFonts w:cs="Arial"/>
          <w:szCs w:val="20"/>
        </w:rPr>
        <w:fldChar w:fldCharType="end"/>
      </w:r>
      <w:r w:rsidRPr="00024F3D">
        <w:rPr>
          <w:rFonts w:cs="Arial"/>
          <w:szCs w:val="20"/>
        </w:rPr>
      </w:r>
      <w:r w:rsidRPr="00024F3D">
        <w:rPr>
          <w:rFonts w:cs="Arial"/>
          <w:szCs w:val="20"/>
        </w:rPr>
        <w:fldChar w:fldCharType="separate"/>
      </w:r>
      <w:r w:rsidR="00B60AE6">
        <w:rPr>
          <w:rFonts w:cs="Arial"/>
          <w:noProof/>
          <w:szCs w:val="20"/>
        </w:rPr>
        <w:t>(15, 26, 45, 49, 66, 68)</w:t>
      </w:r>
      <w:r w:rsidRPr="00024F3D">
        <w:rPr>
          <w:rFonts w:cs="Arial"/>
          <w:szCs w:val="20"/>
        </w:rPr>
        <w:fldChar w:fldCharType="end"/>
      </w:r>
      <w:r w:rsidRPr="00024F3D">
        <w:rPr>
          <w:rFonts w:cs="Arial"/>
          <w:bCs/>
          <w:szCs w:val="20"/>
        </w:rPr>
        <w:t>.</w:t>
      </w:r>
      <w:r w:rsidR="002C49E5" w:rsidRPr="00024F3D">
        <w:rPr>
          <w:rFonts w:cs="Arial"/>
          <w:bCs/>
          <w:szCs w:val="20"/>
        </w:rPr>
        <w:t xml:space="preserve"> In addition, there were findings of improved sleep quality</w:t>
      </w:r>
      <w:r w:rsidR="003B0828" w:rsidRPr="00024F3D">
        <w:rPr>
          <w:rFonts w:cs="Arial"/>
          <w:bCs/>
          <w:szCs w:val="20"/>
        </w:rPr>
        <w:t xml:space="preserve"> for adults/parents</w:t>
      </w:r>
      <w:r w:rsidR="002C49E5" w:rsidRPr="00024F3D">
        <w:rPr>
          <w:rFonts w:cs="Arial"/>
          <w:bCs/>
          <w:szCs w:val="20"/>
        </w:rPr>
        <w:t>,</w:t>
      </w:r>
      <w:r w:rsidR="00974CEB" w:rsidRPr="00024F3D">
        <w:rPr>
          <w:rFonts w:cs="Arial"/>
          <w:bCs/>
          <w:szCs w:val="20"/>
        </w:rPr>
        <w:t xml:space="preserve"> improved well-being,</w:t>
      </w:r>
      <w:r w:rsidR="008B0420" w:rsidRPr="00024F3D">
        <w:rPr>
          <w:rFonts w:cs="Arial"/>
          <w:bCs/>
          <w:szCs w:val="20"/>
        </w:rPr>
        <w:t xml:space="preserve"> increased freedom,</w:t>
      </w:r>
      <w:r w:rsidR="002C49E5" w:rsidRPr="00024F3D">
        <w:rPr>
          <w:rFonts w:cs="Arial"/>
          <w:bCs/>
          <w:szCs w:val="20"/>
        </w:rPr>
        <w:t xml:space="preserve"> reduced hypoglycemia fear, and reduced treatment-related stress </w:t>
      </w:r>
      <w:r w:rsidR="001E24D5" w:rsidRPr="00024F3D">
        <w:rPr>
          <w:rFonts w:cs="Arial"/>
          <w:bCs/>
          <w:szCs w:val="20"/>
        </w:rPr>
        <w:t>for diabetes patients that used</w:t>
      </w:r>
      <w:r w:rsidR="002C49E5" w:rsidRPr="00024F3D">
        <w:rPr>
          <w:rFonts w:cs="Arial"/>
          <w:bCs/>
          <w:szCs w:val="20"/>
        </w:rPr>
        <w:t xml:space="preserve"> a closed-loop pump</w:t>
      </w:r>
      <w:r w:rsidR="00204E41">
        <w:rPr>
          <w:rFonts w:cs="Arial"/>
          <w:bCs/>
          <w:szCs w:val="20"/>
        </w:rPr>
        <w:t xml:space="preserve"> compared to standard care</w:t>
      </w:r>
      <w:r w:rsidR="002C49E5" w:rsidRPr="00024F3D">
        <w:rPr>
          <w:rFonts w:cs="Arial"/>
          <w:bCs/>
          <w:szCs w:val="20"/>
        </w:rPr>
        <w:t xml:space="preserve"> </w:t>
      </w:r>
      <w:r w:rsidR="002C49E5" w:rsidRPr="00024F3D">
        <w:rPr>
          <w:rFonts w:cs="Arial"/>
          <w:szCs w:val="20"/>
        </w:rPr>
        <w:fldChar w:fldCharType="begin">
          <w:fldData xml:space="preserve">PEVuZE5vdGU+PENpdGU+PEF1dGhvcj5XYW5nPC9BdXRob3I+PFllYXI+MjAyMzwvWWVhcj48UmVj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</w:fldData>
        </w:fldChar>
      </w:r>
      <w:r w:rsidR="004F3555">
        <w:rPr>
          <w:rFonts w:cs="Arial"/>
          <w:szCs w:val="20"/>
        </w:rPr>
        <w:instrText xml:space="preserve"> ADDIN EN.CITE </w:instrText>
      </w:r>
      <w:r w:rsidR="004F3555">
        <w:rPr>
          <w:rFonts w:cs="Arial"/>
          <w:szCs w:val="20"/>
        </w:rPr>
        <w:fldChar w:fldCharType="begin">
          <w:fldData xml:space="preserve">PEVuZE5vdGU+PENpdGU+PEF1dGhvcj5XYW5nPC9BdXRob3I+PFllYXI+MjAyMzwvWWVhcj48UmVj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</w:fldData>
        </w:fldChar>
      </w:r>
      <w:r w:rsidR="004F3555">
        <w:rPr>
          <w:rFonts w:cs="Arial"/>
          <w:szCs w:val="20"/>
        </w:rPr>
        <w:instrText xml:space="preserve"> ADDIN EN.CITE.DATA </w:instrText>
      </w:r>
      <w:r w:rsidR="004F3555">
        <w:rPr>
          <w:rFonts w:cs="Arial"/>
          <w:szCs w:val="20"/>
        </w:rPr>
      </w:r>
      <w:r w:rsidR="004F3555">
        <w:rPr>
          <w:rFonts w:cs="Arial"/>
          <w:szCs w:val="20"/>
        </w:rPr>
        <w:fldChar w:fldCharType="end"/>
      </w:r>
      <w:r w:rsidR="002C49E5" w:rsidRPr="00024F3D">
        <w:rPr>
          <w:rFonts w:cs="Arial"/>
          <w:szCs w:val="20"/>
        </w:rPr>
      </w:r>
      <w:r w:rsidR="002C49E5" w:rsidRPr="00024F3D">
        <w:rPr>
          <w:rFonts w:cs="Arial"/>
          <w:szCs w:val="20"/>
        </w:rPr>
        <w:fldChar w:fldCharType="separate"/>
      </w:r>
      <w:r w:rsidR="00B60AE6">
        <w:rPr>
          <w:rFonts w:cs="Arial"/>
          <w:noProof/>
          <w:szCs w:val="20"/>
        </w:rPr>
        <w:t>(26, 32, 35, 36, 45, 49, 55, 66, 68)</w:t>
      </w:r>
      <w:r w:rsidR="002C49E5" w:rsidRPr="00024F3D">
        <w:rPr>
          <w:rFonts w:cs="Arial"/>
          <w:szCs w:val="20"/>
        </w:rPr>
        <w:fldChar w:fldCharType="end"/>
      </w:r>
      <w:r w:rsidR="003B0828" w:rsidRPr="00024F3D">
        <w:rPr>
          <w:rFonts w:cs="Arial"/>
          <w:bCs/>
          <w:szCs w:val="20"/>
        </w:rPr>
        <w:t xml:space="preserve">. However, one study found a less positive mood in patients after transitioning from a SAP pump to a closed-loop pump </w:t>
      </w:r>
      <w:r w:rsidR="003B0828" w:rsidRPr="00024F3D">
        <w:rPr>
          <w:rFonts w:cs="Arial"/>
          <w:bCs/>
          <w:szCs w:val="20"/>
        </w:rPr>
        <w:fldChar w:fldCharType="begin"/>
      </w:r>
      <w:r w:rsidR="00B60AE6">
        <w:rPr>
          <w:rFonts w:cs="Arial"/>
          <w:bCs/>
          <w:szCs w:val="20"/>
        </w:rPr>
        <w:instrText xml:space="preserve"> ADDIN EN.CITE &lt;EndNote&gt;&lt;Cite&gt;&lt;Author&gt;Brown&lt;/Author&gt;&lt;Year&gt;2019&lt;/Year&gt;&lt;RecNum&gt;24&lt;/RecNum&gt;&lt;DisplayText&gt;(55)&lt;/DisplayText&gt;&lt;record&gt;&lt;rec-number&gt;24&lt;/rec-number&gt;&lt;foreign-keys&gt;&lt;key app="EN" db-id="vwrrttwz10fd9netdtjv5t0n2rea550ese5e" timestamp="1725519150"&gt;24&lt;/key&gt;&lt;/foreign-keys&gt;&lt;ref-type name="Web Page"&gt;12&lt;/ref-type&gt;&lt;contributors&gt;&lt;authors&gt;&lt;author&gt;Sue Brown&lt;/author&gt;&lt;/authors&gt;&lt;/contributors&gt;&lt;titles&gt;&lt;title&gt;The VRIF Trial: Hypoglycemia Reduction With Automated-Insulin Delivery System&lt;/title&gt;&lt;/titles&gt;&lt;dates&gt;&lt;year&gt;2019&lt;/year&gt;&lt;/dates&gt;&lt;urls&gt;&lt;related-urls&gt;&lt;url&gt;https://clinicaltrials.gov/study/NCT03674281&lt;/url&gt;&lt;/related-urls&gt;&lt;/urls&gt;&lt;/record&gt;&lt;/Cite&gt;&lt;/EndNote&gt;</w:instrText>
      </w:r>
      <w:r w:rsidR="003B0828" w:rsidRPr="00024F3D">
        <w:rPr>
          <w:rFonts w:cs="Arial"/>
          <w:bCs/>
          <w:szCs w:val="20"/>
        </w:rPr>
        <w:fldChar w:fldCharType="separate"/>
      </w:r>
      <w:r w:rsidR="00B60AE6">
        <w:rPr>
          <w:rFonts w:cs="Arial"/>
          <w:bCs/>
          <w:noProof/>
          <w:szCs w:val="20"/>
        </w:rPr>
        <w:t>(55)</w:t>
      </w:r>
      <w:r w:rsidR="003B0828" w:rsidRPr="00024F3D">
        <w:rPr>
          <w:rFonts w:cs="Arial"/>
          <w:bCs/>
          <w:szCs w:val="20"/>
        </w:rPr>
        <w:fldChar w:fldCharType="end"/>
      </w:r>
      <w:r w:rsidR="003B0828" w:rsidRPr="00024F3D">
        <w:rPr>
          <w:rFonts w:cs="Arial"/>
          <w:bCs/>
          <w:szCs w:val="20"/>
        </w:rPr>
        <w:t>.</w:t>
      </w:r>
      <w:r w:rsidR="009F77C2" w:rsidRPr="00024F3D">
        <w:rPr>
          <w:rFonts w:cs="Arial"/>
          <w:bCs/>
          <w:szCs w:val="20"/>
        </w:rPr>
        <w:t xml:space="preserve"> Moreover, there were concerns about </w:t>
      </w:r>
      <w:r w:rsidR="00A63A57" w:rsidRPr="00024F3D">
        <w:rPr>
          <w:rFonts w:cs="Arial"/>
          <w:bCs/>
          <w:szCs w:val="20"/>
        </w:rPr>
        <w:t xml:space="preserve">a steep learning curve, </w:t>
      </w:r>
      <w:r w:rsidR="009F77C2" w:rsidRPr="00024F3D">
        <w:rPr>
          <w:rFonts w:cs="Arial"/>
          <w:bCs/>
          <w:szCs w:val="20"/>
        </w:rPr>
        <w:t>alarm fatigue</w:t>
      </w:r>
      <w:r w:rsidR="00A63A57" w:rsidRPr="00024F3D">
        <w:rPr>
          <w:rFonts w:cs="Arial"/>
          <w:bCs/>
          <w:szCs w:val="20"/>
        </w:rPr>
        <w:t>, control limitations,</w:t>
      </w:r>
      <w:r w:rsidR="009F77C2" w:rsidRPr="00024F3D">
        <w:rPr>
          <w:rFonts w:cs="Arial"/>
          <w:bCs/>
          <w:szCs w:val="20"/>
        </w:rPr>
        <w:t xml:space="preserve"> frequen</w:t>
      </w:r>
      <w:r w:rsidR="00AE0271" w:rsidRPr="00024F3D">
        <w:rPr>
          <w:rFonts w:cs="Arial"/>
          <w:bCs/>
          <w:szCs w:val="20"/>
        </w:rPr>
        <w:t>t</w:t>
      </w:r>
      <w:r w:rsidR="009F77C2" w:rsidRPr="00024F3D">
        <w:rPr>
          <w:rFonts w:cs="Arial"/>
          <w:bCs/>
          <w:szCs w:val="20"/>
        </w:rPr>
        <w:t xml:space="preserve"> insulin cartridge changes</w:t>
      </w:r>
      <w:r w:rsidR="00AE0271" w:rsidRPr="00024F3D">
        <w:rPr>
          <w:rFonts w:cs="Arial"/>
          <w:bCs/>
          <w:szCs w:val="20"/>
        </w:rPr>
        <w:t>, and glucose fluctuations during exercise and at night</w:t>
      </w:r>
      <w:r w:rsidR="009F77C2" w:rsidRPr="00024F3D">
        <w:rPr>
          <w:rFonts w:cs="Arial"/>
          <w:bCs/>
          <w:szCs w:val="20"/>
        </w:rPr>
        <w:t xml:space="preserve"> </w:t>
      </w:r>
      <w:r w:rsidR="009F77C2" w:rsidRPr="00024F3D">
        <w:rPr>
          <w:rFonts w:cs="Arial"/>
          <w:bCs/>
          <w:szCs w:val="20"/>
        </w:rPr>
        <w:fldChar w:fldCharType="begin">
          <w:fldData xml:space="preserve">PEVuZE5vdGU+PENpdGU+PEF1dGhvcj5Ib3dhcmQ8L0F1dGhvcj48WWVhcj4yMDI0PC9ZZWFyPjxS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==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PEVuZE5vdGU+PENpdGU+PEF1dGhvcj5Ib3dhcmQ8L0F1dGhvcj48WWVhcj4yMDI0PC9ZZWFyPjxS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==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9F77C2" w:rsidRPr="00024F3D">
        <w:rPr>
          <w:rFonts w:cs="Arial"/>
          <w:bCs/>
          <w:szCs w:val="20"/>
        </w:rPr>
      </w:r>
      <w:r w:rsidR="009F77C2" w:rsidRPr="00024F3D">
        <w:rPr>
          <w:rFonts w:cs="Arial"/>
          <w:bCs/>
          <w:szCs w:val="20"/>
        </w:rPr>
        <w:fldChar w:fldCharType="separate"/>
      </w:r>
      <w:r w:rsidR="00B60AE6">
        <w:rPr>
          <w:rFonts w:cs="Arial"/>
          <w:bCs/>
          <w:noProof/>
          <w:szCs w:val="20"/>
        </w:rPr>
        <w:t>(68)</w:t>
      </w:r>
      <w:r w:rsidR="009F77C2" w:rsidRPr="00024F3D">
        <w:rPr>
          <w:rFonts w:cs="Arial"/>
          <w:bCs/>
          <w:szCs w:val="20"/>
        </w:rPr>
        <w:fldChar w:fldCharType="end"/>
      </w:r>
      <w:r w:rsidR="009F77C2" w:rsidRPr="00024F3D">
        <w:rPr>
          <w:rFonts w:cs="Arial"/>
          <w:bCs/>
          <w:szCs w:val="20"/>
        </w:rPr>
        <w:t>.</w:t>
      </w:r>
      <w:r w:rsidR="001E31F1" w:rsidRPr="00024F3D">
        <w:rPr>
          <w:rFonts w:cs="Arial"/>
          <w:bCs/>
          <w:szCs w:val="20"/>
        </w:rPr>
        <w:t xml:space="preserve"> Despite these disadvantages, the</w:t>
      </w:r>
      <w:r w:rsidR="00844833">
        <w:rPr>
          <w:rFonts w:cs="Arial"/>
          <w:bCs/>
          <w:szCs w:val="20"/>
        </w:rPr>
        <w:t xml:space="preserve"> perceived</w:t>
      </w:r>
      <w:r w:rsidR="001E31F1" w:rsidRPr="00024F3D">
        <w:rPr>
          <w:rFonts w:cs="Arial"/>
          <w:bCs/>
          <w:szCs w:val="20"/>
        </w:rPr>
        <w:t xml:space="preserve"> benefits of the pumps outweighed the burdens </w:t>
      </w:r>
      <w:r w:rsidR="001E31F1" w:rsidRPr="00024F3D">
        <w:rPr>
          <w:rFonts w:cs="Arial"/>
          <w:bCs/>
          <w:szCs w:val="20"/>
        </w:rPr>
        <w:fldChar w:fldCharType="begin">
          <w:fldData xml:space="preserve">PEVuZE5vdGU+PENpdGU+PEF1dGhvcj5XZWlzc2JlcmctQmVuY2hlbGw8L0F1dGhvcj48WWVhcj4y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cywgYW5kIERpYXNvbWUuPC9jdXN0b20xPjxjdXN0b20yPlBNQzEwNjExOTY0PC9jdXN0b20yPjxl
bGVjdHJvbmljLXJlc291cmNlLW51bT4xMC4xMDg5L2RpYS4yMDIzLjAyMzg8L2VsZWN0cm9uaWMt
cmVzb3VyY2UtbnVtPjxyZW1vdGUtZGF0YWJhc2UtcHJvdmlkZXI+TkxNPC9yZW1vdGUtZGF0YWJh
c2UtcHJvdmlkZXI+PGxhbmd1YWdlPmVuZzwvbGFuZ3VhZ2U+PC9yZWNvcmQ+PC9DaXRlPjwvRW5k
Tm90ZT4A
</w:fldData>
        </w:fldChar>
      </w:r>
      <w:r w:rsidR="00B60AE6">
        <w:rPr>
          <w:rFonts w:cs="Arial"/>
          <w:bCs/>
          <w:szCs w:val="20"/>
        </w:rPr>
        <w:instrText xml:space="preserve"> ADDIN EN.CITE </w:instrText>
      </w:r>
      <w:r w:rsidR="00B60AE6">
        <w:rPr>
          <w:rFonts w:cs="Arial"/>
          <w:bCs/>
          <w:szCs w:val="20"/>
        </w:rPr>
        <w:fldChar w:fldCharType="begin">
          <w:fldData xml:space="preserve">PEVuZE5vdGU+PENpdGU+PEF1dGhvcj5XZWlzc2JlcmctQmVuY2hlbGw8L0F1dGhvcj48WWVhcj4y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cywgYW5kIERpYXNvbWUuPC9jdXN0b20xPjxjdXN0b20yPlBNQzEwNjExOTY0PC9jdXN0b20yPjxl
bGVjdHJvbmljLXJlc291cmNlLW51bT4xMC4xMDg5L2RpYS4yMDIzLjAyMzg8L2VsZWN0cm9uaWMt
cmVzb3VyY2UtbnVtPjxyZW1vdGUtZGF0YWJhc2UtcHJvdmlkZXI+TkxNPC9yZW1vdGUtZGF0YWJh
c2UtcHJvdmlkZXI+PGxhbmd1YWdlPmVuZzwvbGFuZ3VhZ2U+PC9yZWNvcmQ+PC9DaXRlPjwvRW5k
Tm90ZT4A
</w:fldData>
        </w:fldChar>
      </w:r>
      <w:r w:rsidR="00B60AE6">
        <w:rPr>
          <w:rFonts w:cs="Arial"/>
          <w:bCs/>
          <w:szCs w:val="20"/>
        </w:rPr>
        <w:instrText xml:space="preserve"> ADDIN EN.CITE.DATA </w:instrText>
      </w:r>
      <w:r w:rsidR="00B60AE6">
        <w:rPr>
          <w:rFonts w:cs="Arial"/>
          <w:bCs/>
          <w:szCs w:val="20"/>
        </w:rPr>
      </w:r>
      <w:r w:rsidR="00B60AE6">
        <w:rPr>
          <w:rFonts w:cs="Arial"/>
          <w:bCs/>
          <w:szCs w:val="20"/>
        </w:rPr>
        <w:fldChar w:fldCharType="end"/>
      </w:r>
      <w:r w:rsidR="001E31F1" w:rsidRPr="00024F3D">
        <w:rPr>
          <w:rFonts w:cs="Arial"/>
          <w:bCs/>
          <w:szCs w:val="20"/>
        </w:rPr>
      </w:r>
      <w:r w:rsidR="001E31F1" w:rsidRPr="00024F3D">
        <w:rPr>
          <w:rFonts w:cs="Arial"/>
          <w:bCs/>
          <w:szCs w:val="20"/>
        </w:rPr>
        <w:fldChar w:fldCharType="separate"/>
      </w:r>
      <w:r w:rsidR="00B60AE6">
        <w:rPr>
          <w:rFonts w:cs="Arial"/>
          <w:bCs/>
          <w:noProof/>
          <w:szCs w:val="20"/>
        </w:rPr>
        <w:t>(66)</w:t>
      </w:r>
      <w:r w:rsidR="001E31F1" w:rsidRPr="00024F3D">
        <w:rPr>
          <w:rFonts w:cs="Arial"/>
          <w:bCs/>
          <w:szCs w:val="20"/>
        </w:rPr>
        <w:fldChar w:fldCharType="end"/>
      </w:r>
      <w:r w:rsidR="001E31F1" w:rsidRPr="00024F3D">
        <w:rPr>
          <w:rFonts w:cs="Arial"/>
          <w:bCs/>
          <w:szCs w:val="20"/>
        </w:rPr>
        <w:t>. Moreover, the usability of the Roche ACCU-CHEK</w:t>
      </w:r>
      <w:r w:rsidR="008B0420" w:rsidRPr="00024F3D">
        <w:rPr>
          <w:rFonts w:cs="Arial"/>
          <w:bCs/>
          <w:szCs w:val="20"/>
        </w:rPr>
        <w:t>,</w:t>
      </w:r>
      <w:r w:rsidR="001E31F1" w:rsidRPr="00024F3D">
        <w:rPr>
          <w:rFonts w:cs="Arial"/>
          <w:bCs/>
          <w:szCs w:val="20"/>
        </w:rPr>
        <w:t xml:space="preserve"> t:slim X2</w:t>
      </w:r>
      <w:r w:rsidR="008B0420" w:rsidRPr="00024F3D">
        <w:rPr>
          <w:rFonts w:cs="Arial"/>
          <w:bCs/>
          <w:szCs w:val="20"/>
        </w:rPr>
        <w:t>, and I-Jet</w:t>
      </w:r>
      <w:r w:rsidR="001E31F1" w:rsidRPr="00024F3D">
        <w:rPr>
          <w:rFonts w:cs="Arial"/>
          <w:bCs/>
          <w:szCs w:val="20"/>
        </w:rPr>
        <w:t xml:space="preserve"> pumps were</w:t>
      </w:r>
      <w:r w:rsidR="00143844" w:rsidRPr="00024F3D">
        <w:rPr>
          <w:rFonts w:cs="Arial"/>
          <w:bCs/>
          <w:szCs w:val="20"/>
        </w:rPr>
        <w:t xml:space="preserve"> generally</w:t>
      </w:r>
      <w:r w:rsidR="001E31F1" w:rsidRPr="00024F3D">
        <w:rPr>
          <w:rFonts w:cs="Arial"/>
          <w:bCs/>
          <w:szCs w:val="20"/>
        </w:rPr>
        <w:t xml:space="preserve"> perceived as good </w:t>
      </w:r>
      <w:r w:rsidR="001E31F1" w:rsidRPr="00024F3D">
        <w:rPr>
          <w:rFonts w:cs="Arial"/>
          <w:bCs/>
          <w:szCs w:val="20"/>
        </w:rPr>
        <w:fldChar w:fldCharType="begin">
          <w:fldData xml:space="preserve">PEVuZE5vdGU+PENpdGU+PEF1dGhvcj5LdWR2YTwvQXV0aG9yPjxZZWFyPjIwMjE8L1llYXI+PFJl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=
</w:fldData>
        </w:fldChar>
      </w:r>
      <w:r w:rsidR="00D963EB">
        <w:rPr>
          <w:rFonts w:cs="Arial"/>
          <w:bCs/>
          <w:szCs w:val="20"/>
        </w:rPr>
        <w:instrText xml:space="preserve"> ADDIN EN.CITE </w:instrText>
      </w:r>
      <w:r w:rsidR="00D963EB">
        <w:rPr>
          <w:rFonts w:cs="Arial"/>
          <w:bCs/>
          <w:szCs w:val="20"/>
        </w:rPr>
        <w:fldChar w:fldCharType="begin">
          <w:fldData xml:space="preserve">PEVuZE5vdGU+PENpdGU+PEF1dGhvcj5LdWR2YTwvQXV0aG9yPjxZZWFyPjIwMjE8L1llYXI+PFJl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=
</w:fldData>
        </w:fldChar>
      </w:r>
      <w:r w:rsidR="00D963EB">
        <w:rPr>
          <w:rFonts w:cs="Arial"/>
          <w:bCs/>
          <w:szCs w:val="20"/>
        </w:rPr>
        <w:instrText xml:space="preserve"> ADDIN EN.CITE.DATA </w:instrText>
      </w:r>
      <w:r w:rsidR="00D963EB">
        <w:rPr>
          <w:rFonts w:cs="Arial"/>
          <w:bCs/>
          <w:szCs w:val="20"/>
        </w:rPr>
      </w:r>
      <w:r w:rsidR="00D963EB">
        <w:rPr>
          <w:rFonts w:cs="Arial"/>
          <w:bCs/>
          <w:szCs w:val="20"/>
        </w:rPr>
        <w:fldChar w:fldCharType="end"/>
      </w:r>
      <w:r w:rsidR="001E31F1" w:rsidRPr="00024F3D">
        <w:rPr>
          <w:rFonts w:cs="Arial"/>
          <w:bCs/>
          <w:szCs w:val="20"/>
        </w:rPr>
      </w:r>
      <w:r w:rsidR="001E31F1" w:rsidRPr="00024F3D">
        <w:rPr>
          <w:rFonts w:cs="Arial"/>
          <w:bCs/>
          <w:szCs w:val="20"/>
        </w:rPr>
        <w:fldChar w:fldCharType="separate"/>
      </w:r>
      <w:r w:rsidR="00B60AE6">
        <w:rPr>
          <w:rFonts w:cs="Arial"/>
          <w:bCs/>
          <w:noProof/>
          <w:szCs w:val="20"/>
        </w:rPr>
        <w:t>(8, 45, 49, 72)</w:t>
      </w:r>
      <w:r w:rsidR="001E31F1" w:rsidRPr="00024F3D">
        <w:rPr>
          <w:rFonts w:cs="Arial"/>
          <w:bCs/>
          <w:szCs w:val="20"/>
        </w:rPr>
        <w:fldChar w:fldCharType="end"/>
      </w:r>
      <w:r w:rsidR="001E31F1" w:rsidRPr="00024F3D">
        <w:rPr>
          <w:rFonts w:cs="Arial"/>
          <w:bCs/>
          <w:szCs w:val="20"/>
        </w:rPr>
        <w:t>.</w:t>
      </w:r>
    </w:p>
    <w:p w14:paraId="3E21E31C" w14:textId="77777777" w:rsidR="00E775F5" w:rsidRDefault="00E775F5" w:rsidP="003B6601">
      <w:pPr>
        <w:rPr>
          <w:rFonts w:cs="Arial"/>
          <w:bCs/>
          <w:szCs w:val="20"/>
        </w:rPr>
      </w:pPr>
    </w:p>
    <w:p w14:paraId="21DA0008" w14:textId="5974DD84" w:rsidR="00E775F5" w:rsidRPr="00C2061D" w:rsidRDefault="00E775F5" w:rsidP="003B6601">
      <w:pPr>
        <w:rPr>
          <w:rFonts w:cs="Arial"/>
          <w:bCs/>
          <w:szCs w:val="20"/>
        </w:rPr>
      </w:pPr>
      <w:r>
        <w:rPr>
          <w:rFonts w:cs="Arial"/>
          <w:bCs/>
          <w:szCs w:val="20"/>
        </w:rPr>
        <w:t>Details of the 66 included studies are provided in the following subsections:</w:t>
      </w:r>
    </w:p>
    <w:p w14:paraId="2F8093F8" w14:textId="77777777" w:rsidR="000556C8" w:rsidRPr="00C2061D" w:rsidRDefault="000556C8" w:rsidP="003B6601">
      <w:pPr>
        <w:rPr>
          <w:rFonts w:cs="Arial"/>
        </w:rPr>
      </w:pPr>
    </w:p>
    <w:p w14:paraId="728B9C4E" w14:textId="77777777" w:rsidR="006A706F" w:rsidRPr="00C2061D" w:rsidRDefault="006A706F" w:rsidP="000556C8">
      <w:pPr>
        <w:pStyle w:val="Heading3"/>
        <w:sectPr w:rsidR="006A706F" w:rsidRPr="00C2061D" w:rsidSect="00C52CC0">
          <w:pgSz w:w="12240" w:h="15840"/>
          <w:pgMar w:top="1440" w:right="1440" w:bottom="1350" w:left="1440" w:header="450" w:footer="261" w:gutter="0"/>
          <w:cols w:space="720"/>
          <w:titlePg/>
          <w:docGrid w:linePitch="360"/>
        </w:sectPr>
      </w:pPr>
    </w:p>
    <w:p w14:paraId="1B6697E0" w14:textId="14518C98" w:rsidR="000556C8" w:rsidRPr="00C2061D" w:rsidRDefault="000556C8" w:rsidP="000556C8">
      <w:pPr>
        <w:pStyle w:val="Heading3"/>
      </w:pPr>
      <w:bookmarkStart w:id="102" w:name="_Toc182295628"/>
      <w:bookmarkStart w:id="103" w:name="_Ref178256085"/>
      <w:r w:rsidRPr="00C2061D">
        <w:lastRenderedPageBreak/>
        <w:t>Roche ACCU-CHEK Spirit Combo</w:t>
      </w:r>
      <w:bookmarkEnd w:id="102"/>
    </w:p>
    <w:p w14:paraId="138BEADE" w14:textId="1762AD04" w:rsidR="009202FF" w:rsidRPr="00C2061D" w:rsidRDefault="009202FF" w:rsidP="009202FF">
      <w:pPr>
        <w:pStyle w:val="Caption"/>
        <w:keepNext/>
      </w:pPr>
      <w:bookmarkStart w:id="104" w:name="_Ref182295595"/>
      <w:bookmarkStart w:id="105" w:name="_Toc182997810"/>
      <w:r w:rsidRPr="00C2061D">
        <w:t xml:space="preserve">Table </w:t>
      </w:r>
      <w:fldSimple w:instr=" SEQ Table \* ARABIC ">
        <w:r w:rsidR="00E344B5">
          <w:rPr>
            <w:noProof/>
          </w:rPr>
          <w:t>8</w:t>
        </w:r>
      </w:fldSimple>
      <w:bookmarkEnd w:id="103"/>
      <w:bookmarkEnd w:id="104"/>
      <w:r w:rsidRPr="00C2061D">
        <w:rPr>
          <w:rFonts w:cs="Arial"/>
        </w:rPr>
        <w:t xml:space="preserve">. Summary of clinical studies for </w:t>
      </w:r>
      <w:r w:rsidR="003D08C5" w:rsidRPr="00C2061D">
        <w:rPr>
          <w:rFonts w:cs="Arial"/>
        </w:rPr>
        <w:t>Roche ACCU-CHEK Spirit Combo</w:t>
      </w:r>
      <w:bookmarkEnd w:id="105"/>
    </w:p>
    <w:tbl>
      <w:tblPr>
        <w:tblStyle w:val="TableGrid"/>
        <w:tblW w:w="0" w:type="auto"/>
        <w:tblLook w:val="04A0" w:firstRow="1" w:lastRow="0" w:firstColumn="1" w:lastColumn="0" w:noHBand="0" w:noVBand="1"/>
      </w:tblPr>
      <w:tblGrid>
        <w:gridCol w:w="1078"/>
        <w:gridCol w:w="1831"/>
        <w:gridCol w:w="1493"/>
        <w:gridCol w:w="1592"/>
        <w:gridCol w:w="1649"/>
        <w:gridCol w:w="1850"/>
        <w:gridCol w:w="1946"/>
        <w:gridCol w:w="1601"/>
      </w:tblGrid>
      <w:tr w:rsidR="00351CDA" w:rsidRPr="00C2061D" w14:paraId="7674295A" w14:textId="77777777" w:rsidTr="00351CDA">
        <w:trPr>
          <w:tblHeader/>
        </w:trPr>
        <w:tc>
          <w:tcPr>
            <w:tcW w:w="0" w:type="auto"/>
            <w:shd w:val="clear" w:color="auto" w:fill="BFBFBF" w:themeFill="background1" w:themeFillShade="BF"/>
          </w:tcPr>
          <w:p w14:paraId="50D906F0" w14:textId="77777777" w:rsidR="009202FF" w:rsidRPr="00C2061D" w:rsidRDefault="009202FF" w:rsidP="00785C32">
            <w:pPr>
              <w:rPr>
                <w:rFonts w:cs="Arial"/>
                <w:sz w:val="16"/>
                <w:szCs w:val="16"/>
              </w:rPr>
            </w:pPr>
            <w:r w:rsidRPr="00C2061D">
              <w:rPr>
                <w:rFonts w:cs="Arial"/>
                <w:b/>
                <w:bCs/>
                <w:sz w:val="16"/>
                <w:szCs w:val="16"/>
              </w:rPr>
              <w:t>Reference</w:t>
            </w:r>
          </w:p>
        </w:tc>
        <w:tc>
          <w:tcPr>
            <w:tcW w:w="0" w:type="auto"/>
            <w:shd w:val="clear" w:color="auto" w:fill="BFBFBF" w:themeFill="background1" w:themeFillShade="BF"/>
          </w:tcPr>
          <w:p w14:paraId="30EC1090" w14:textId="77777777" w:rsidR="009202FF" w:rsidRPr="00C2061D" w:rsidRDefault="009202FF" w:rsidP="00785C32">
            <w:pPr>
              <w:rPr>
                <w:rFonts w:cs="Arial"/>
                <w:sz w:val="16"/>
                <w:szCs w:val="16"/>
              </w:rPr>
            </w:pPr>
            <w:r w:rsidRPr="00C2061D">
              <w:rPr>
                <w:rFonts w:cs="Arial"/>
                <w:b/>
                <w:bCs/>
                <w:sz w:val="16"/>
                <w:szCs w:val="16"/>
              </w:rPr>
              <w:t>Infusion pump usage</w:t>
            </w:r>
          </w:p>
        </w:tc>
        <w:tc>
          <w:tcPr>
            <w:tcW w:w="0" w:type="auto"/>
            <w:shd w:val="clear" w:color="auto" w:fill="BFBFBF" w:themeFill="background1" w:themeFillShade="BF"/>
          </w:tcPr>
          <w:p w14:paraId="6B4422F3" w14:textId="77777777" w:rsidR="009202FF" w:rsidRPr="00C2061D" w:rsidRDefault="009202FF" w:rsidP="00785C32">
            <w:pPr>
              <w:rPr>
                <w:rFonts w:cs="Arial"/>
                <w:sz w:val="16"/>
                <w:szCs w:val="16"/>
              </w:rPr>
            </w:pPr>
            <w:r w:rsidRPr="00C2061D">
              <w:rPr>
                <w:rFonts w:cs="Arial"/>
                <w:b/>
                <w:bCs/>
                <w:sz w:val="16"/>
                <w:szCs w:val="16"/>
              </w:rPr>
              <w:t>Study objective</w:t>
            </w:r>
          </w:p>
        </w:tc>
        <w:tc>
          <w:tcPr>
            <w:tcW w:w="0" w:type="auto"/>
            <w:shd w:val="clear" w:color="auto" w:fill="BFBFBF" w:themeFill="background1" w:themeFillShade="BF"/>
          </w:tcPr>
          <w:p w14:paraId="2FFDBEC9" w14:textId="77777777" w:rsidR="009202FF" w:rsidRPr="00C2061D" w:rsidRDefault="009202FF" w:rsidP="00785C32">
            <w:pPr>
              <w:rPr>
                <w:rFonts w:cs="Arial"/>
                <w:sz w:val="16"/>
                <w:szCs w:val="16"/>
              </w:rPr>
            </w:pPr>
            <w:r w:rsidRPr="00C2061D">
              <w:rPr>
                <w:rFonts w:cs="Arial"/>
                <w:b/>
                <w:bCs/>
                <w:sz w:val="16"/>
                <w:szCs w:val="16"/>
              </w:rPr>
              <w:t>Study design and Population</w:t>
            </w:r>
          </w:p>
        </w:tc>
        <w:tc>
          <w:tcPr>
            <w:tcW w:w="0" w:type="auto"/>
            <w:shd w:val="clear" w:color="auto" w:fill="BFBFBF" w:themeFill="background1" w:themeFillShade="BF"/>
          </w:tcPr>
          <w:p w14:paraId="348CFE43" w14:textId="77777777" w:rsidR="009202FF" w:rsidRPr="00C2061D" w:rsidRDefault="009202FF" w:rsidP="00785C32">
            <w:pPr>
              <w:rPr>
                <w:rFonts w:cs="Arial"/>
                <w:sz w:val="16"/>
                <w:szCs w:val="16"/>
              </w:rPr>
            </w:pPr>
            <w:r w:rsidRPr="00C2061D">
              <w:rPr>
                <w:rFonts w:cs="Arial"/>
                <w:b/>
                <w:bCs/>
                <w:sz w:val="16"/>
                <w:szCs w:val="16"/>
              </w:rPr>
              <w:t>Measurable endpoints</w:t>
            </w:r>
          </w:p>
        </w:tc>
        <w:tc>
          <w:tcPr>
            <w:tcW w:w="1850" w:type="dxa"/>
            <w:shd w:val="clear" w:color="auto" w:fill="BFBFBF" w:themeFill="background1" w:themeFillShade="BF"/>
          </w:tcPr>
          <w:p w14:paraId="200310A1" w14:textId="77777777" w:rsidR="009202FF" w:rsidRPr="00C2061D" w:rsidRDefault="009202FF" w:rsidP="00785C32">
            <w:pPr>
              <w:rPr>
                <w:rFonts w:cs="Arial"/>
                <w:sz w:val="16"/>
                <w:szCs w:val="16"/>
              </w:rPr>
            </w:pPr>
            <w:r w:rsidRPr="00C2061D">
              <w:rPr>
                <w:rFonts w:cs="Arial"/>
                <w:b/>
                <w:bCs/>
                <w:sz w:val="16"/>
                <w:szCs w:val="16"/>
              </w:rPr>
              <w:t>Performance results</w:t>
            </w:r>
          </w:p>
        </w:tc>
        <w:tc>
          <w:tcPr>
            <w:tcW w:w="1946" w:type="dxa"/>
            <w:shd w:val="clear" w:color="auto" w:fill="BFBFBF" w:themeFill="background1" w:themeFillShade="BF"/>
          </w:tcPr>
          <w:p w14:paraId="30A1C47C" w14:textId="77777777" w:rsidR="009202FF" w:rsidRPr="00C2061D" w:rsidRDefault="009202FF" w:rsidP="00785C32">
            <w:pPr>
              <w:rPr>
                <w:rFonts w:cs="Arial"/>
                <w:sz w:val="16"/>
                <w:szCs w:val="16"/>
              </w:rPr>
            </w:pPr>
            <w:r w:rsidRPr="00C2061D">
              <w:rPr>
                <w:rFonts w:cs="Arial"/>
                <w:b/>
                <w:bCs/>
                <w:sz w:val="16"/>
                <w:szCs w:val="16"/>
              </w:rPr>
              <w:t>Safety issues</w:t>
            </w:r>
          </w:p>
        </w:tc>
        <w:tc>
          <w:tcPr>
            <w:tcW w:w="0" w:type="auto"/>
            <w:shd w:val="clear" w:color="auto" w:fill="BFBFBF" w:themeFill="background1" w:themeFillShade="BF"/>
          </w:tcPr>
          <w:p w14:paraId="48FB9446" w14:textId="77777777" w:rsidR="009202FF" w:rsidRPr="00C2061D" w:rsidRDefault="009202FF" w:rsidP="00785C32">
            <w:pPr>
              <w:rPr>
                <w:rFonts w:cs="Arial"/>
                <w:sz w:val="16"/>
                <w:szCs w:val="16"/>
              </w:rPr>
            </w:pPr>
            <w:r w:rsidRPr="00C2061D">
              <w:rPr>
                <w:rFonts w:cs="Arial"/>
                <w:b/>
                <w:bCs/>
                <w:sz w:val="16"/>
                <w:szCs w:val="16"/>
              </w:rPr>
              <w:t>Comment</w:t>
            </w:r>
          </w:p>
        </w:tc>
      </w:tr>
      <w:tr w:rsidR="00240A4E" w:rsidRPr="00C2061D" w14:paraId="5E024CE8" w14:textId="77777777" w:rsidTr="00351CDA">
        <w:tc>
          <w:tcPr>
            <w:tcW w:w="0" w:type="auto"/>
          </w:tcPr>
          <w:p w14:paraId="7DAF51CE" w14:textId="016A61C8" w:rsidR="009202FF" w:rsidRPr="00C2061D" w:rsidRDefault="009202FF" w:rsidP="00785C32">
            <w:pPr>
              <w:rPr>
                <w:rFonts w:cs="Arial"/>
                <w:sz w:val="16"/>
                <w:szCs w:val="16"/>
              </w:rPr>
            </w:pPr>
            <w:r w:rsidRPr="00C2061D">
              <w:rPr>
                <w:rFonts w:cs="Arial"/>
                <w:sz w:val="16"/>
                <w:szCs w:val="16"/>
              </w:rPr>
              <w:t xml:space="preserve">Thornton et al. (2024) </w:t>
            </w:r>
            <w:r w:rsidRPr="00C2061D">
              <w:rPr>
                <w:rFonts w:cs="Arial"/>
                <w:sz w:val="16"/>
                <w:szCs w:val="16"/>
              </w:rPr>
              <w:fldChar w:fldCharType="begin"/>
            </w:r>
            <w:r w:rsidR="004F3555">
              <w:rPr>
                <w:rFonts w:cs="Arial"/>
                <w:sz w:val="16"/>
                <w:szCs w:val="16"/>
              </w:rPr>
              <w:instrText xml:space="preserve"> ADDIN EN.CITE &lt;EndNote&gt;&lt;Cite&gt;&lt;Author&gt;Thornton&lt;/Author&gt;&lt;Year&gt;2024&lt;/Year&gt;&lt;RecNum&gt;55&lt;/RecNum&gt;&lt;DisplayText&gt;(7)&lt;/DisplayText&gt;&lt;record&gt;&lt;rec-number&gt;55&lt;/rec-number&gt;&lt;foreign-keys&gt;&lt;key app="EN" db-id="vwrrttwz10fd9netdtjv5t0n2rea550ese5e" timestamp="1725520800"&gt;55&lt;/key&gt;&lt;/foreign-keys&gt;&lt;ref-type name="Journal Article"&gt;17&lt;/ref-type&gt;&lt;contributors&gt;&lt;authors&gt;&lt;author&gt;Thornton, P. S.&lt;/author&gt;&lt;author&gt;De Leon, D. D.&lt;/author&gt;&lt;author&gt;Empting, S.&lt;/author&gt;&lt;author&gt;Zangen, D.&lt;/author&gt;&lt;author&gt;Kendall, D. M.&lt;/author&gt;&lt;author&gt;Birch, S.&lt;/author&gt;&lt;author&gt;Bøge, E.&lt;/author&gt;&lt;author&gt;Ivkovic, J.&lt;/author&gt;&lt;author&gt;Banerjee, I.&lt;/author&gt;&lt;/authors&gt;&lt;/contributors&gt;&lt;titles&gt;&lt;title&gt;Dasiglucagon for the treatment of congenital hyperinsulinism: a randomized phase 3 trial in infants and children&lt;/title&gt;&lt;secondary-title&gt;J Clin Endocrinol Metab&lt;/secondary-title&gt;&lt;/titles&gt;&lt;periodical&gt;&lt;full-title&gt;J Clin Endocrinol Metab&lt;/full-title&gt;&lt;/periodical&gt;&lt;pages&gt;1071-1079&lt;/pages&gt;&lt;volume&gt;109&lt;/volume&gt;&lt;number&gt;4&lt;/number&gt;&lt;dates&gt;&lt;year&gt;2024&lt;/year&gt;&lt;/dates&gt;&lt;urls&gt;&lt;related-urls&gt;&lt;url&gt;https://academic.oup.com/jcem/article-abstract/109/4/1071/7335551&lt;/url&gt;&lt;/related-urls&gt;&lt;/urls&gt;&lt;custom1&gt;4 cites: https://scholar.google.com/scholar?cites=12609502451819702089&amp;amp;as_sdt=2005&amp;amp;sciodt=0,5&amp;amp;hl=en&amp;#xD;Query date: 2024-09-05 07:40:33&lt;/custom1&gt;&lt;/record&gt;&lt;/Cite&gt;&lt;/EndNote&gt;</w:instrText>
            </w:r>
            <w:r w:rsidRPr="00C2061D">
              <w:rPr>
                <w:rFonts w:cs="Arial"/>
                <w:sz w:val="16"/>
                <w:szCs w:val="16"/>
              </w:rPr>
              <w:fldChar w:fldCharType="separate"/>
            </w:r>
            <w:r w:rsidR="00B60AE6">
              <w:rPr>
                <w:rFonts w:cs="Arial"/>
                <w:noProof/>
                <w:sz w:val="16"/>
                <w:szCs w:val="16"/>
              </w:rPr>
              <w:t>(7)</w:t>
            </w:r>
            <w:r w:rsidRPr="00C2061D">
              <w:rPr>
                <w:rFonts w:cs="Arial"/>
                <w:sz w:val="16"/>
                <w:szCs w:val="16"/>
              </w:rPr>
              <w:fldChar w:fldCharType="end"/>
            </w:r>
          </w:p>
        </w:tc>
        <w:tc>
          <w:tcPr>
            <w:tcW w:w="0" w:type="auto"/>
          </w:tcPr>
          <w:p w14:paraId="49E2522F" w14:textId="77777777" w:rsidR="009202FF" w:rsidRPr="00C2061D" w:rsidRDefault="009202FF" w:rsidP="00785C32">
            <w:pPr>
              <w:rPr>
                <w:rFonts w:cs="Arial"/>
                <w:sz w:val="16"/>
                <w:szCs w:val="16"/>
              </w:rPr>
            </w:pPr>
            <w:r w:rsidRPr="00C2061D">
              <w:rPr>
                <w:rFonts w:cs="Arial"/>
                <w:sz w:val="16"/>
                <w:szCs w:val="16"/>
              </w:rPr>
              <w:t xml:space="preserve">The </w:t>
            </w:r>
            <w:r w:rsidRPr="00C2061D">
              <w:rPr>
                <w:rFonts w:cs="Arial"/>
                <w:b/>
                <w:bCs/>
                <w:sz w:val="16"/>
                <w:szCs w:val="16"/>
              </w:rPr>
              <w:t>Accu-Chek Spirit Combo infusion pump</w:t>
            </w:r>
            <w:r w:rsidRPr="00C2061D">
              <w:rPr>
                <w:rFonts w:cs="Arial"/>
                <w:sz w:val="16"/>
                <w:szCs w:val="16"/>
              </w:rPr>
              <w:t xml:space="preserve"> was used to administer dasiglucagon at rates of 10-70 </w:t>
            </w:r>
            <w:proofErr w:type="spellStart"/>
            <w:r w:rsidRPr="00C2061D">
              <w:rPr>
                <w:rFonts w:cs="Arial"/>
                <w:sz w:val="16"/>
                <w:szCs w:val="16"/>
              </w:rPr>
              <w:t>μg</w:t>
            </w:r>
            <w:proofErr w:type="spellEnd"/>
            <w:r w:rsidRPr="00C2061D">
              <w:rPr>
                <w:rFonts w:cs="Arial"/>
                <w:sz w:val="16"/>
                <w:szCs w:val="16"/>
              </w:rPr>
              <w:t>/h for the treatment of congenital hyperinsulinism (CHI).</w:t>
            </w:r>
          </w:p>
        </w:tc>
        <w:tc>
          <w:tcPr>
            <w:tcW w:w="0" w:type="auto"/>
          </w:tcPr>
          <w:p w14:paraId="0A77A2C7" w14:textId="77777777" w:rsidR="009202FF" w:rsidRPr="00C2061D" w:rsidRDefault="009202FF" w:rsidP="00785C32">
            <w:pPr>
              <w:rPr>
                <w:rFonts w:cs="Arial"/>
                <w:sz w:val="16"/>
                <w:szCs w:val="16"/>
              </w:rPr>
            </w:pPr>
            <w:r w:rsidRPr="00C2061D">
              <w:rPr>
                <w:rFonts w:cs="Arial"/>
                <w:sz w:val="16"/>
                <w:szCs w:val="16"/>
              </w:rPr>
              <w:t>To evaluate the efficacy and safety of dasiglucagon delivered via a subcutaneous infusion pump in reducing hypoglycemia rates in infants and children with CHI when used alongside standard of care (SoC) therapies.</w:t>
            </w:r>
          </w:p>
        </w:tc>
        <w:tc>
          <w:tcPr>
            <w:tcW w:w="0" w:type="auto"/>
          </w:tcPr>
          <w:p w14:paraId="2AAC6DA2" w14:textId="77777777" w:rsidR="009202FF" w:rsidRPr="00C2061D" w:rsidRDefault="009202FF" w:rsidP="00785C32">
            <w:pPr>
              <w:rPr>
                <w:rFonts w:cs="Arial"/>
                <w:sz w:val="16"/>
                <w:szCs w:val="16"/>
              </w:rPr>
            </w:pPr>
            <w:r w:rsidRPr="00C2061D">
              <w:rPr>
                <w:rFonts w:cs="Arial"/>
                <w:sz w:val="16"/>
                <w:szCs w:val="16"/>
              </w:rPr>
              <w:t>The study was a 2-part, open-label, randomized trial conducted over approximately 9 months (January 7, 2019, to October 5, 2020), with a follow-up period of 4 weeks after treatment discontinuation.</w:t>
            </w:r>
          </w:p>
          <w:p w14:paraId="33F6A250" w14:textId="77777777" w:rsidR="009202FF" w:rsidRPr="00C2061D" w:rsidRDefault="009202FF" w:rsidP="00785C32">
            <w:pPr>
              <w:rPr>
                <w:rFonts w:cs="Arial"/>
                <w:sz w:val="16"/>
                <w:szCs w:val="16"/>
              </w:rPr>
            </w:pPr>
          </w:p>
          <w:p w14:paraId="17BDB553" w14:textId="77777777" w:rsidR="009202FF" w:rsidRPr="00C2061D" w:rsidRDefault="009202FF" w:rsidP="00785C32">
            <w:pPr>
              <w:rPr>
                <w:rFonts w:cs="Arial"/>
                <w:sz w:val="16"/>
                <w:szCs w:val="16"/>
              </w:rPr>
            </w:pPr>
            <w:r w:rsidRPr="00C2061D">
              <w:rPr>
                <w:rFonts w:cs="Arial"/>
                <w:sz w:val="16"/>
                <w:szCs w:val="16"/>
              </w:rPr>
              <w:t xml:space="preserve">The study included 32 patients aged 3 months to 12 years diagnosed with CHI, experiencing at least three episodes of hypoglycemia per week. </w:t>
            </w:r>
          </w:p>
          <w:p w14:paraId="63E1F7F5" w14:textId="77777777" w:rsidR="009202FF" w:rsidRPr="00C2061D" w:rsidRDefault="009202FF" w:rsidP="00785C32">
            <w:pPr>
              <w:rPr>
                <w:rFonts w:cs="Arial"/>
                <w:sz w:val="16"/>
                <w:szCs w:val="16"/>
              </w:rPr>
            </w:pPr>
          </w:p>
          <w:p w14:paraId="6EF264CB" w14:textId="77777777" w:rsidR="009202FF" w:rsidRPr="00C2061D" w:rsidRDefault="009202FF" w:rsidP="00785C32">
            <w:pPr>
              <w:rPr>
                <w:rFonts w:cs="Arial"/>
                <w:sz w:val="16"/>
                <w:szCs w:val="16"/>
              </w:rPr>
            </w:pPr>
            <w:r w:rsidRPr="00C2061D">
              <w:rPr>
                <w:rFonts w:cs="Arial"/>
                <w:sz w:val="16"/>
                <w:szCs w:val="16"/>
              </w:rPr>
              <w:t>The patients were randomized to receive either 1) dasiglucagon in addition to SoC or 2) SoC alone. Both groups consisted of 16 patients each during Part 1 of the trial. After the initial phase, all patients transitioned to receive dasiglucagon in Part 2.</w:t>
            </w:r>
          </w:p>
        </w:tc>
        <w:tc>
          <w:tcPr>
            <w:tcW w:w="0" w:type="auto"/>
          </w:tcPr>
          <w:p w14:paraId="6411A413" w14:textId="77777777" w:rsidR="009202FF" w:rsidRPr="00C2061D" w:rsidRDefault="009202FF" w:rsidP="00785C32">
            <w:pPr>
              <w:rPr>
                <w:rFonts w:cs="Arial"/>
                <w:sz w:val="16"/>
                <w:szCs w:val="16"/>
              </w:rPr>
            </w:pPr>
            <w:r w:rsidRPr="00C2061D">
              <w:rPr>
                <w:rFonts w:cs="Arial"/>
                <w:sz w:val="16"/>
                <w:szCs w:val="16"/>
              </w:rPr>
              <w:t xml:space="preserve">Primary endpoint: </w:t>
            </w:r>
          </w:p>
          <w:p w14:paraId="13D04F23"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 xml:space="preserve">Weekly rate of self-measured plasma glucose (SMPG) hypoglycemia episodes (&lt;3.9 mmol/L). </w:t>
            </w:r>
          </w:p>
          <w:p w14:paraId="3978AA36" w14:textId="77777777" w:rsidR="009202FF" w:rsidRPr="00C2061D" w:rsidRDefault="009202FF" w:rsidP="00785C32">
            <w:pPr>
              <w:ind w:left="35"/>
              <w:rPr>
                <w:rFonts w:cs="Arial"/>
                <w:sz w:val="16"/>
                <w:szCs w:val="16"/>
              </w:rPr>
            </w:pPr>
          </w:p>
          <w:p w14:paraId="6526B1CE" w14:textId="77777777" w:rsidR="009202FF" w:rsidRPr="00C2061D" w:rsidRDefault="009202FF" w:rsidP="00785C32">
            <w:pPr>
              <w:ind w:left="35"/>
              <w:rPr>
                <w:rFonts w:cs="Arial"/>
                <w:sz w:val="16"/>
                <w:szCs w:val="16"/>
              </w:rPr>
            </w:pPr>
            <w:r w:rsidRPr="00C2061D">
              <w:rPr>
                <w:rFonts w:cs="Arial"/>
                <w:sz w:val="16"/>
                <w:szCs w:val="16"/>
              </w:rPr>
              <w:t>Key secondary endpoints:</w:t>
            </w:r>
          </w:p>
          <w:p w14:paraId="18802406"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Continuous glucose monitoring (CGM)-detected hypoglycemia rates (&lt;3.9 mmol/L)</w:t>
            </w:r>
          </w:p>
          <w:p w14:paraId="06F2BB25"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CGM-detected clinically significant hypoglycemia (&lt;3.0 mmol/L)</w:t>
            </w:r>
          </w:p>
          <w:p w14:paraId="2902406D"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CGM-detected Time in range (TiR; 3.9-10 mmol/L)</w:t>
            </w:r>
          </w:p>
          <w:p w14:paraId="566E6219" w14:textId="668510C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CGM-detected time below range (</w:t>
            </w:r>
            <w:r w:rsidR="00C43D3E">
              <w:rPr>
                <w:rFonts w:cs="Arial"/>
                <w:sz w:val="16"/>
                <w:szCs w:val="16"/>
              </w:rPr>
              <w:t xml:space="preserve">TBR; </w:t>
            </w:r>
            <w:r w:rsidRPr="00C2061D">
              <w:rPr>
                <w:rFonts w:cs="Arial"/>
                <w:sz w:val="16"/>
                <w:szCs w:val="16"/>
              </w:rPr>
              <w:t>&lt;3.9 mmol/L</w:t>
            </w:r>
            <w:r w:rsidR="009668F3">
              <w:rPr>
                <w:rFonts w:cs="Arial"/>
                <w:sz w:val="16"/>
                <w:szCs w:val="16"/>
              </w:rPr>
              <w:t xml:space="preserve"> &amp; &lt;3.0 mmol/L</w:t>
            </w:r>
            <w:r w:rsidRPr="00C2061D">
              <w:rPr>
                <w:rFonts w:cs="Arial"/>
                <w:sz w:val="16"/>
                <w:szCs w:val="16"/>
              </w:rPr>
              <w:t xml:space="preserve">) </w:t>
            </w:r>
          </w:p>
          <w:p w14:paraId="63B64461" w14:textId="6BD67124" w:rsidR="009202FF" w:rsidRDefault="009202FF">
            <w:pPr>
              <w:pStyle w:val="ListParagraph"/>
              <w:numPr>
                <w:ilvl w:val="0"/>
                <w:numId w:val="13"/>
              </w:numPr>
              <w:ind w:left="177" w:hanging="142"/>
              <w:jc w:val="left"/>
              <w:rPr>
                <w:rFonts w:cs="Arial"/>
                <w:sz w:val="16"/>
                <w:szCs w:val="16"/>
              </w:rPr>
            </w:pPr>
            <w:r w:rsidRPr="00C2061D">
              <w:rPr>
                <w:rFonts w:cs="Arial"/>
                <w:sz w:val="16"/>
                <w:szCs w:val="16"/>
              </w:rPr>
              <w:t>CGM-detected time above range (</w:t>
            </w:r>
            <w:r w:rsidR="00C43D3E">
              <w:rPr>
                <w:rFonts w:cs="Arial"/>
                <w:sz w:val="16"/>
                <w:szCs w:val="16"/>
              </w:rPr>
              <w:t xml:space="preserve">TAR; </w:t>
            </w:r>
            <w:r w:rsidRPr="00C2061D">
              <w:rPr>
                <w:rFonts w:cs="Arial"/>
                <w:sz w:val="16"/>
                <w:szCs w:val="16"/>
              </w:rPr>
              <w:t xml:space="preserve">&gt; 10 mmol/L) </w:t>
            </w:r>
          </w:p>
          <w:p w14:paraId="154FBA71" w14:textId="769A43D9" w:rsidR="00C869A5" w:rsidRPr="00C2061D" w:rsidRDefault="00C869A5">
            <w:pPr>
              <w:pStyle w:val="ListParagraph"/>
              <w:numPr>
                <w:ilvl w:val="0"/>
                <w:numId w:val="13"/>
              </w:numPr>
              <w:ind w:left="177" w:hanging="142"/>
              <w:jc w:val="left"/>
              <w:rPr>
                <w:rFonts w:cs="Arial"/>
                <w:sz w:val="16"/>
                <w:szCs w:val="16"/>
              </w:rPr>
            </w:pPr>
            <w:r>
              <w:rPr>
                <w:rFonts w:cs="Arial"/>
                <w:sz w:val="16"/>
                <w:szCs w:val="16"/>
              </w:rPr>
              <w:t>A</w:t>
            </w:r>
            <w:r w:rsidRPr="00C2061D">
              <w:rPr>
                <w:rFonts w:cs="Arial"/>
                <w:sz w:val="16"/>
                <w:szCs w:val="16"/>
              </w:rPr>
              <w:t>dverse events (AEs)</w:t>
            </w:r>
          </w:p>
          <w:p w14:paraId="626A1B46" w14:textId="77777777" w:rsidR="009202FF" w:rsidRPr="00C2061D" w:rsidRDefault="009202FF" w:rsidP="00785C32">
            <w:pPr>
              <w:pStyle w:val="ListParagraph"/>
              <w:ind w:left="137"/>
              <w:rPr>
                <w:rFonts w:cs="Arial"/>
                <w:sz w:val="16"/>
                <w:szCs w:val="16"/>
              </w:rPr>
            </w:pPr>
          </w:p>
        </w:tc>
        <w:tc>
          <w:tcPr>
            <w:tcW w:w="1850" w:type="dxa"/>
          </w:tcPr>
          <w:p w14:paraId="1BA524B3" w14:textId="77777777" w:rsidR="009202FF" w:rsidRPr="00C2061D" w:rsidRDefault="009202FF" w:rsidP="00785C32">
            <w:pPr>
              <w:rPr>
                <w:rFonts w:cs="Arial"/>
                <w:sz w:val="16"/>
                <w:szCs w:val="16"/>
              </w:rPr>
            </w:pPr>
            <w:r w:rsidRPr="00C2061D">
              <w:rPr>
                <w:rFonts w:cs="Arial"/>
                <w:sz w:val="16"/>
                <w:szCs w:val="16"/>
              </w:rPr>
              <w:t xml:space="preserve">The rate of SMPG-detected hypoglycemia episodes did not differ significantly between the dasiglucagon group and the SoC-only group. </w:t>
            </w:r>
          </w:p>
          <w:p w14:paraId="297D9975" w14:textId="77777777" w:rsidR="009202FF" w:rsidRPr="00C2061D" w:rsidRDefault="009202FF" w:rsidP="00785C32">
            <w:pPr>
              <w:rPr>
                <w:rFonts w:cs="Arial"/>
                <w:sz w:val="16"/>
                <w:szCs w:val="16"/>
              </w:rPr>
            </w:pPr>
          </w:p>
          <w:p w14:paraId="5274DA58" w14:textId="77777777" w:rsidR="009202FF" w:rsidRPr="00C2061D" w:rsidRDefault="009202FF" w:rsidP="00785C32">
            <w:pPr>
              <w:rPr>
                <w:rFonts w:cs="Arial"/>
                <w:sz w:val="16"/>
                <w:szCs w:val="16"/>
              </w:rPr>
            </w:pPr>
            <w:r w:rsidRPr="00C2061D">
              <w:rPr>
                <w:rFonts w:cs="Arial"/>
                <w:sz w:val="16"/>
                <w:szCs w:val="16"/>
              </w:rPr>
              <w:t>However, there was a notable 43% reduction in CGM-detected hypoglycemia rates in the dasiglucagon group compared to SoC alone (p = 0.0029), with significant decreases observed across all measures of hypoglycemia assessed by CGM.</w:t>
            </w:r>
            <w:r w:rsidRPr="00C2061D">
              <w:t xml:space="preserve"> </w:t>
            </w:r>
            <w:r w:rsidRPr="00C2061D">
              <w:rPr>
                <w:rFonts w:cs="Arial"/>
                <w:sz w:val="16"/>
                <w:szCs w:val="16"/>
              </w:rPr>
              <w:t>Hypoglycemia rates also improved for the patients who switched from SoC alone to dasiglucagon</w:t>
            </w:r>
          </w:p>
          <w:p w14:paraId="67E94EB0" w14:textId="77777777" w:rsidR="009202FF" w:rsidRPr="00C2061D" w:rsidRDefault="009202FF" w:rsidP="00785C32">
            <w:pPr>
              <w:rPr>
                <w:rFonts w:cs="Arial"/>
                <w:sz w:val="16"/>
                <w:szCs w:val="16"/>
              </w:rPr>
            </w:pPr>
            <w:r w:rsidRPr="00C2061D">
              <w:rPr>
                <w:rFonts w:cs="Arial"/>
                <w:sz w:val="16"/>
                <w:szCs w:val="16"/>
              </w:rPr>
              <w:t>+ SoC in Part 2.</w:t>
            </w:r>
          </w:p>
          <w:p w14:paraId="7C7CA547" w14:textId="77777777" w:rsidR="009202FF" w:rsidRPr="00C2061D" w:rsidRDefault="009202FF" w:rsidP="00785C32">
            <w:pPr>
              <w:rPr>
                <w:rFonts w:cs="Arial"/>
                <w:sz w:val="16"/>
                <w:szCs w:val="16"/>
              </w:rPr>
            </w:pPr>
          </w:p>
          <w:p w14:paraId="01BEA017" w14:textId="7B3336DA" w:rsidR="00A8219F" w:rsidRDefault="009202FF" w:rsidP="00785C32">
            <w:pPr>
              <w:rPr>
                <w:rFonts w:cs="Arial"/>
                <w:sz w:val="16"/>
                <w:szCs w:val="16"/>
              </w:rPr>
            </w:pPr>
            <w:r w:rsidRPr="00C2061D">
              <w:rPr>
                <w:rFonts w:cs="Arial"/>
                <w:sz w:val="16"/>
                <w:szCs w:val="16"/>
              </w:rPr>
              <w:t>No statistically significant difference was found between treatment groups with respect to</w:t>
            </w:r>
            <w:r w:rsidRPr="00C2061D">
              <w:t xml:space="preserve"> </w:t>
            </w:r>
            <w:r w:rsidRPr="00C2061D">
              <w:rPr>
                <w:rFonts w:cs="Arial"/>
                <w:sz w:val="16"/>
                <w:szCs w:val="16"/>
              </w:rPr>
              <w:t xml:space="preserve">CGM-detected TiR. However, the CGM-detected </w:t>
            </w:r>
            <w:r w:rsidR="00A8219F">
              <w:rPr>
                <w:rFonts w:cs="Arial"/>
                <w:sz w:val="16"/>
                <w:szCs w:val="16"/>
              </w:rPr>
              <w:t>TBR</w:t>
            </w:r>
            <w:r w:rsidR="009668F3">
              <w:rPr>
                <w:rFonts w:cs="Arial"/>
                <w:sz w:val="16"/>
                <w:szCs w:val="16"/>
              </w:rPr>
              <w:t>&lt;3.9</w:t>
            </w:r>
            <w:r w:rsidR="00A8219F">
              <w:rPr>
                <w:rFonts w:cs="Arial"/>
                <w:sz w:val="16"/>
                <w:szCs w:val="16"/>
              </w:rPr>
              <w:t xml:space="preserve"> changed from 20.7% at baseline to 10.8% in the Dasiglucagon group compared to</w:t>
            </w:r>
            <w:r w:rsidR="00750EFB">
              <w:rPr>
                <w:rFonts w:cs="Arial"/>
                <w:sz w:val="16"/>
                <w:szCs w:val="16"/>
              </w:rPr>
              <w:t xml:space="preserve"> a change from</w:t>
            </w:r>
            <w:r w:rsidR="00A8219F">
              <w:rPr>
                <w:rFonts w:cs="Arial"/>
                <w:sz w:val="16"/>
                <w:szCs w:val="16"/>
              </w:rPr>
              <w:t xml:space="preserve"> 22.0% to 20.2% with SoC</w:t>
            </w:r>
            <w:r w:rsidR="00240A4E">
              <w:rPr>
                <w:rFonts w:cs="Arial"/>
                <w:sz w:val="16"/>
                <w:szCs w:val="16"/>
              </w:rPr>
              <w:t xml:space="preserve"> (p = 0.0017)</w:t>
            </w:r>
            <w:r w:rsidR="00A8219F">
              <w:rPr>
                <w:rFonts w:cs="Arial"/>
                <w:sz w:val="16"/>
                <w:szCs w:val="16"/>
              </w:rPr>
              <w:t>.</w:t>
            </w:r>
            <w:r w:rsidR="00240A4E">
              <w:rPr>
                <w:rFonts w:cs="Arial"/>
                <w:sz w:val="16"/>
                <w:szCs w:val="16"/>
              </w:rPr>
              <w:t xml:space="preserve"> Moreover, the </w:t>
            </w:r>
            <w:r w:rsidR="00240A4E">
              <w:rPr>
                <w:rFonts w:cs="Arial"/>
                <w:sz w:val="16"/>
                <w:szCs w:val="16"/>
              </w:rPr>
              <w:lastRenderedPageBreak/>
              <w:t>TBR&lt;3.0 changed from 5.9% at baseline to 3.1% in the Dasiglucagon group compared to a change from 7.4% to 6.3% with SoC (p = 0.00</w:t>
            </w:r>
            <w:r w:rsidR="00750EFB">
              <w:rPr>
                <w:rFonts w:cs="Arial"/>
                <w:sz w:val="16"/>
                <w:szCs w:val="16"/>
              </w:rPr>
              <w:t>61</w:t>
            </w:r>
            <w:r w:rsidR="00240A4E">
              <w:rPr>
                <w:rFonts w:cs="Arial"/>
                <w:sz w:val="16"/>
                <w:szCs w:val="16"/>
              </w:rPr>
              <w:t>).</w:t>
            </w:r>
          </w:p>
          <w:p w14:paraId="4E798364" w14:textId="77777777" w:rsidR="00A8219F" w:rsidRDefault="00A8219F" w:rsidP="00785C32">
            <w:pPr>
              <w:rPr>
                <w:rFonts w:cs="Arial"/>
                <w:sz w:val="16"/>
                <w:szCs w:val="16"/>
              </w:rPr>
            </w:pPr>
          </w:p>
          <w:p w14:paraId="54DD91D9" w14:textId="09103979" w:rsidR="009202FF" w:rsidRPr="00C2061D" w:rsidRDefault="00A8219F" w:rsidP="00785C32">
            <w:pPr>
              <w:rPr>
                <w:rFonts w:cs="Arial"/>
                <w:sz w:val="16"/>
                <w:szCs w:val="16"/>
              </w:rPr>
            </w:pPr>
            <w:r>
              <w:rPr>
                <w:rFonts w:cs="Arial"/>
                <w:sz w:val="16"/>
                <w:szCs w:val="16"/>
              </w:rPr>
              <w:t xml:space="preserve">Moreover, </w:t>
            </w:r>
            <w:r w:rsidR="009202FF" w:rsidRPr="00C2061D">
              <w:rPr>
                <w:rFonts w:cs="Arial"/>
                <w:sz w:val="16"/>
                <w:szCs w:val="16"/>
              </w:rPr>
              <w:t xml:space="preserve">the </w:t>
            </w:r>
            <w:r w:rsidR="006A25C2">
              <w:rPr>
                <w:rFonts w:cs="Arial"/>
                <w:sz w:val="16"/>
                <w:szCs w:val="16"/>
              </w:rPr>
              <w:t>TAR</w:t>
            </w:r>
            <w:r w:rsidR="009202FF" w:rsidRPr="00C2061D">
              <w:rPr>
                <w:rFonts w:cs="Arial"/>
                <w:sz w:val="16"/>
                <w:szCs w:val="16"/>
              </w:rPr>
              <w:t xml:space="preserve"> was higher for dasiglucagon compared to SoC alone (P = 0.0055).</w:t>
            </w:r>
          </w:p>
          <w:p w14:paraId="533111D0" w14:textId="77777777" w:rsidR="009202FF" w:rsidRPr="00C2061D" w:rsidRDefault="009202FF" w:rsidP="00785C32">
            <w:pPr>
              <w:rPr>
                <w:rFonts w:cs="Arial"/>
                <w:sz w:val="16"/>
                <w:szCs w:val="16"/>
              </w:rPr>
            </w:pPr>
          </w:p>
          <w:p w14:paraId="1C854C8E" w14:textId="77777777" w:rsidR="009202FF" w:rsidRPr="00C2061D" w:rsidRDefault="009202FF" w:rsidP="00785C32">
            <w:pPr>
              <w:rPr>
                <w:rFonts w:cs="Arial"/>
                <w:sz w:val="16"/>
                <w:szCs w:val="16"/>
              </w:rPr>
            </w:pPr>
            <w:r w:rsidRPr="00C2061D">
              <w:rPr>
                <w:rFonts w:cs="Arial"/>
                <w:sz w:val="16"/>
                <w:szCs w:val="16"/>
              </w:rPr>
              <w:t>Two instances of needle occlusion occurred; however, these did not result in AEs or hypoglycemic episodes.</w:t>
            </w:r>
          </w:p>
        </w:tc>
        <w:tc>
          <w:tcPr>
            <w:tcW w:w="1946" w:type="dxa"/>
          </w:tcPr>
          <w:p w14:paraId="40D69DF5" w14:textId="77777777" w:rsidR="009202FF" w:rsidRPr="00C2061D" w:rsidRDefault="009202FF" w:rsidP="00785C32">
            <w:pPr>
              <w:rPr>
                <w:rFonts w:cs="Arial"/>
                <w:sz w:val="16"/>
                <w:szCs w:val="16"/>
              </w:rPr>
            </w:pPr>
            <w:r w:rsidRPr="00C2061D">
              <w:rPr>
                <w:rFonts w:cs="Arial"/>
                <w:sz w:val="16"/>
                <w:szCs w:val="16"/>
              </w:rPr>
              <w:lastRenderedPageBreak/>
              <w:t>Six serious adverse events (SAEs) were reported, including infections and episodes of hypoglycemia. None were attributed to dasiglucagon or the infusion pump.</w:t>
            </w:r>
          </w:p>
          <w:p w14:paraId="04768697" w14:textId="77777777" w:rsidR="009202FF" w:rsidRPr="00C2061D" w:rsidRDefault="009202FF" w:rsidP="00785C32">
            <w:pPr>
              <w:rPr>
                <w:rFonts w:cs="Arial"/>
                <w:sz w:val="16"/>
                <w:szCs w:val="16"/>
              </w:rPr>
            </w:pPr>
          </w:p>
          <w:p w14:paraId="52160660" w14:textId="77777777" w:rsidR="009202FF" w:rsidRPr="00C2061D" w:rsidRDefault="009202FF" w:rsidP="00785C32">
            <w:pPr>
              <w:rPr>
                <w:rFonts w:cs="Arial"/>
                <w:sz w:val="16"/>
                <w:szCs w:val="16"/>
              </w:rPr>
            </w:pPr>
            <w:r w:rsidRPr="00C2061D">
              <w:rPr>
                <w:rFonts w:cs="Arial"/>
                <w:sz w:val="16"/>
                <w:szCs w:val="16"/>
              </w:rPr>
              <w:t>One patient discontinued dasiglucagon treatment due to hyperglycemia and ketosis.</w:t>
            </w:r>
          </w:p>
          <w:p w14:paraId="31FF8191" w14:textId="77777777" w:rsidR="009202FF" w:rsidRPr="00C2061D" w:rsidRDefault="009202FF" w:rsidP="00785C32">
            <w:pPr>
              <w:rPr>
                <w:rFonts w:cs="Arial"/>
                <w:sz w:val="16"/>
                <w:szCs w:val="16"/>
              </w:rPr>
            </w:pPr>
          </w:p>
          <w:p w14:paraId="321A78B6" w14:textId="3BD4180D" w:rsidR="009202FF" w:rsidRPr="00C2061D" w:rsidRDefault="009202FF" w:rsidP="00785C32">
            <w:pPr>
              <w:rPr>
                <w:rFonts w:cs="Arial"/>
                <w:sz w:val="16"/>
                <w:szCs w:val="16"/>
              </w:rPr>
            </w:pPr>
            <w:r w:rsidRPr="00C2061D">
              <w:rPr>
                <w:rFonts w:cs="Arial"/>
                <w:sz w:val="16"/>
                <w:szCs w:val="16"/>
              </w:rPr>
              <w:t>Most reported AEs were mild, particularly gastrointestinal issues, with vomiting being the most common side effect associated with glucagon treatments.</w:t>
            </w:r>
          </w:p>
          <w:p w14:paraId="3C959A36" w14:textId="77777777" w:rsidR="009202FF" w:rsidRPr="00C2061D" w:rsidRDefault="009202FF" w:rsidP="00785C32">
            <w:pPr>
              <w:rPr>
                <w:rFonts w:cs="Arial"/>
                <w:sz w:val="16"/>
                <w:szCs w:val="16"/>
              </w:rPr>
            </w:pPr>
          </w:p>
          <w:p w14:paraId="5249D704" w14:textId="77777777" w:rsidR="009202FF" w:rsidRPr="00C2061D" w:rsidRDefault="009202FF" w:rsidP="00785C32">
            <w:pPr>
              <w:rPr>
                <w:rFonts w:cs="Arial"/>
                <w:sz w:val="16"/>
                <w:szCs w:val="16"/>
              </w:rPr>
            </w:pPr>
            <w:r w:rsidRPr="00C2061D">
              <w:rPr>
                <w:rFonts w:cs="Arial"/>
                <w:sz w:val="16"/>
                <w:szCs w:val="16"/>
              </w:rPr>
              <w:t>There were reports of skin-related AEs, including two cases of necrolytic migratory erythema, which were assessed as possibly or probably related to dasiglucagon but were manageable without treatment discontinuation.</w:t>
            </w:r>
          </w:p>
          <w:p w14:paraId="75CAA6A4" w14:textId="77777777" w:rsidR="009202FF" w:rsidRPr="00C2061D" w:rsidRDefault="009202FF" w:rsidP="00785C32">
            <w:pPr>
              <w:rPr>
                <w:rFonts w:cs="Arial"/>
                <w:sz w:val="16"/>
                <w:szCs w:val="16"/>
              </w:rPr>
            </w:pPr>
          </w:p>
          <w:p w14:paraId="7A67DAE2" w14:textId="77777777" w:rsidR="009202FF" w:rsidRPr="00C2061D" w:rsidRDefault="009202FF" w:rsidP="00785C32">
            <w:pPr>
              <w:rPr>
                <w:rFonts w:cs="Arial"/>
                <w:sz w:val="16"/>
                <w:szCs w:val="16"/>
              </w:rPr>
            </w:pPr>
            <w:r w:rsidRPr="00C2061D">
              <w:rPr>
                <w:rFonts w:cs="Arial"/>
                <w:sz w:val="16"/>
                <w:szCs w:val="16"/>
              </w:rPr>
              <w:t xml:space="preserve">No significant abnormalities were observed in biochemical, hematological, or electrocardiographic assessments during the study period, indicating </w:t>
            </w:r>
            <w:r w:rsidRPr="00C2061D">
              <w:rPr>
                <w:rFonts w:cs="Arial"/>
                <w:sz w:val="16"/>
                <w:szCs w:val="16"/>
              </w:rPr>
              <w:lastRenderedPageBreak/>
              <w:t>that the infusion pump and dasiglucagon did not adversely affect patients’ overall health.</w:t>
            </w:r>
          </w:p>
        </w:tc>
        <w:tc>
          <w:tcPr>
            <w:tcW w:w="0" w:type="auto"/>
          </w:tcPr>
          <w:p w14:paraId="7D45134C" w14:textId="77777777" w:rsidR="009202FF" w:rsidRPr="00C2061D" w:rsidRDefault="009202FF" w:rsidP="00785C32">
            <w:pPr>
              <w:rPr>
                <w:rFonts w:cs="Arial"/>
                <w:sz w:val="16"/>
                <w:szCs w:val="16"/>
              </w:rPr>
            </w:pPr>
            <w:r w:rsidRPr="00C2061D">
              <w:rPr>
                <w:rFonts w:cs="Arial"/>
                <w:sz w:val="16"/>
                <w:szCs w:val="16"/>
              </w:rPr>
              <w:lastRenderedPageBreak/>
              <w:t>The Accu-Chek Spirit Combo infusion pump effectively delivered dasiglucagon while maintaining a good safety profile. The device facilitated improved monitoring of glucose levels, contributing to significant reductions in hypoglycemia episodes, demonstrating its utility in managing CHI in pediatric patients.</w:t>
            </w:r>
          </w:p>
        </w:tc>
      </w:tr>
      <w:tr w:rsidR="00240A4E" w:rsidRPr="00C2061D" w14:paraId="3702C6C5" w14:textId="77777777" w:rsidTr="00351CDA">
        <w:tc>
          <w:tcPr>
            <w:tcW w:w="0" w:type="auto"/>
          </w:tcPr>
          <w:p w14:paraId="194D5BB1" w14:textId="0A6A39AA" w:rsidR="009202FF" w:rsidRPr="00C2061D" w:rsidRDefault="009202FF" w:rsidP="00785C32">
            <w:pPr>
              <w:rPr>
                <w:rFonts w:cs="Arial"/>
                <w:sz w:val="16"/>
                <w:szCs w:val="16"/>
              </w:rPr>
            </w:pPr>
            <w:proofErr w:type="spellStart"/>
            <w:r w:rsidRPr="00C2061D">
              <w:rPr>
                <w:rFonts w:cs="Arial"/>
                <w:sz w:val="16"/>
                <w:szCs w:val="16"/>
              </w:rPr>
              <w:t>Boizel</w:t>
            </w:r>
            <w:proofErr w:type="spellEnd"/>
            <w:r w:rsidRPr="00C2061D">
              <w:rPr>
                <w:rFonts w:cs="Arial"/>
                <w:sz w:val="16"/>
                <w:szCs w:val="16"/>
              </w:rPr>
              <w:t xml:space="preserve"> et al. (2014) </w:t>
            </w:r>
            <w:r w:rsidRPr="00C2061D">
              <w:rPr>
                <w:rFonts w:cs="Arial"/>
                <w:sz w:val="16"/>
                <w:szCs w:val="16"/>
              </w:rPr>
              <w:fldChar w:fldCharType="begin">
                <w:fldData xml:space="preserve">PEVuZE5vdGU+PENpdGU+PEF1dGhvcj5Cb2l6ZWw8L0F1dGhvcj48WWVhcj4yMDE0PC9ZZWFyPjxS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PEVuZE5vdGU+PENpdGU+PEF1dGhvcj5Cb2l6ZWw8L0F1dGhvcj48WWVhcj4yMDE0PC9ZZWFyPjxS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(8)</w:t>
            </w:r>
            <w:r w:rsidRPr="00C2061D">
              <w:rPr>
                <w:rFonts w:cs="Arial"/>
                <w:sz w:val="16"/>
                <w:szCs w:val="16"/>
              </w:rPr>
              <w:fldChar w:fldCharType="end"/>
            </w:r>
          </w:p>
        </w:tc>
        <w:tc>
          <w:tcPr>
            <w:tcW w:w="0" w:type="auto"/>
          </w:tcPr>
          <w:p w14:paraId="47C34EFF" w14:textId="77777777" w:rsidR="009202FF" w:rsidRPr="00C2061D" w:rsidRDefault="009202FF" w:rsidP="00785C32">
            <w:pPr>
              <w:rPr>
                <w:rFonts w:cs="Arial"/>
                <w:sz w:val="16"/>
                <w:szCs w:val="16"/>
              </w:rPr>
            </w:pPr>
            <w:r w:rsidRPr="00C2061D">
              <w:rPr>
                <w:rFonts w:cs="Arial"/>
                <w:sz w:val="16"/>
                <w:szCs w:val="16"/>
              </w:rPr>
              <w:t>The</w:t>
            </w:r>
            <w:r w:rsidRPr="00C2061D">
              <w:rPr>
                <w:rFonts w:cs="Arial"/>
                <w:b/>
                <w:bCs/>
                <w:sz w:val="16"/>
                <w:szCs w:val="16"/>
              </w:rPr>
              <w:t xml:space="preserve"> Accu-Chek® Combo insulin pump system</w:t>
            </w:r>
            <w:r w:rsidRPr="00C2061D">
              <w:rPr>
                <w:rFonts w:cs="Arial"/>
                <w:sz w:val="16"/>
                <w:szCs w:val="16"/>
              </w:rPr>
              <w:t xml:space="preserve"> was used for insulin delivery via remote control including blood glucose monitoring (BGM), bolus delivery, basal rate adjustment, and data management.</w:t>
            </w:r>
          </w:p>
        </w:tc>
        <w:tc>
          <w:tcPr>
            <w:tcW w:w="0" w:type="auto"/>
          </w:tcPr>
          <w:p w14:paraId="2ABA613B" w14:textId="77777777" w:rsidR="009202FF" w:rsidRPr="00C2061D" w:rsidRDefault="009202FF" w:rsidP="00785C32">
            <w:pPr>
              <w:rPr>
                <w:rFonts w:cs="Arial"/>
                <w:sz w:val="16"/>
                <w:szCs w:val="16"/>
              </w:rPr>
            </w:pPr>
            <w:r w:rsidRPr="00C2061D">
              <w:rPr>
                <w:rFonts w:cs="Arial"/>
                <w:sz w:val="16"/>
                <w:szCs w:val="16"/>
              </w:rPr>
              <w:t>To evaluate the usefulness of the advanced features of the Accu-Chek® Combo insulin pump system in individuals with type 1 diabetes (T1D) during routine clinical practice.</w:t>
            </w:r>
          </w:p>
        </w:tc>
        <w:tc>
          <w:tcPr>
            <w:tcW w:w="0" w:type="auto"/>
          </w:tcPr>
          <w:p w14:paraId="4B30F10B" w14:textId="77777777" w:rsidR="009202FF" w:rsidRPr="00C2061D" w:rsidRDefault="009202FF" w:rsidP="00785C32">
            <w:pPr>
              <w:rPr>
                <w:rFonts w:cs="Arial"/>
                <w:sz w:val="16"/>
                <w:szCs w:val="16"/>
              </w:rPr>
            </w:pPr>
            <w:r w:rsidRPr="00C2061D">
              <w:rPr>
                <w:rFonts w:cs="Arial"/>
                <w:sz w:val="16"/>
                <w:szCs w:val="16"/>
              </w:rPr>
              <w:t>Prospective, observational, multicenter study.</w:t>
            </w:r>
          </w:p>
          <w:p w14:paraId="2F9C2051" w14:textId="77777777" w:rsidR="009202FF" w:rsidRPr="00C2061D" w:rsidRDefault="009202FF" w:rsidP="00785C32">
            <w:pPr>
              <w:rPr>
                <w:rFonts w:cs="Arial"/>
                <w:sz w:val="16"/>
                <w:szCs w:val="16"/>
              </w:rPr>
            </w:pPr>
          </w:p>
          <w:p w14:paraId="13909DCB" w14:textId="77777777" w:rsidR="009202FF" w:rsidRPr="00C2061D" w:rsidRDefault="009202FF" w:rsidP="00785C32">
            <w:pPr>
              <w:rPr>
                <w:rFonts w:cs="Arial"/>
                <w:sz w:val="16"/>
                <w:szCs w:val="16"/>
              </w:rPr>
            </w:pPr>
            <w:r w:rsidRPr="00C2061D">
              <w:rPr>
                <w:rFonts w:cs="Arial"/>
                <w:sz w:val="16"/>
                <w:szCs w:val="16"/>
              </w:rPr>
              <w:t>The study included 74 patients with T1D, recruited within 13 weeks of starting insulin pump therapy. Seventy-two patients completed the study.</w:t>
            </w:r>
          </w:p>
          <w:p w14:paraId="2E022A79" w14:textId="77777777" w:rsidR="009202FF" w:rsidRPr="00C2061D" w:rsidRDefault="009202FF" w:rsidP="00785C32">
            <w:pPr>
              <w:rPr>
                <w:rFonts w:cs="Arial"/>
                <w:sz w:val="16"/>
                <w:szCs w:val="16"/>
              </w:rPr>
            </w:pPr>
          </w:p>
        </w:tc>
        <w:tc>
          <w:tcPr>
            <w:tcW w:w="0" w:type="auto"/>
          </w:tcPr>
          <w:p w14:paraId="24242080" w14:textId="3FF9DC4E" w:rsidR="009202FF" w:rsidRPr="00C2061D" w:rsidRDefault="009202FF">
            <w:pPr>
              <w:pStyle w:val="ListParagraph"/>
              <w:numPr>
                <w:ilvl w:val="0"/>
                <w:numId w:val="11"/>
              </w:numPr>
              <w:ind w:left="137" w:hanging="157"/>
              <w:jc w:val="left"/>
              <w:rPr>
                <w:rFonts w:cs="Arial"/>
                <w:sz w:val="16"/>
                <w:szCs w:val="16"/>
              </w:rPr>
            </w:pPr>
            <w:r w:rsidRPr="00C2061D">
              <w:rPr>
                <w:rFonts w:cs="Arial"/>
                <w:sz w:val="16"/>
                <w:szCs w:val="16"/>
              </w:rPr>
              <w:t xml:space="preserve">Frequency </w:t>
            </w:r>
            <w:r w:rsidR="006A25C2">
              <w:rPr>
                <w:rFonts w:cs="Arial"/>
                <w:sz w:val="16"/>
                <w:szCs w:val="16"/>
              </w:rPr>
              <w:t xml:space="preserve">of </w:t>
            </w:r>
            <w:r w:rsidRPr="00C2061D">
              <w:rPr>
                <w:rFonts w:cs="Arial"/>
                <w:sz w:val="16"/>
                <w:szCs w:val="16"/>
              </w:rPr>
              <w:t>advanced functions use</w:t>
            </w:r>
          </w:p>
          <w:p w14:paraId="18FF9F5A" w14:textId="77777777" w:rsidR="009202FF" w:rsidRPr="00C2061D" w:rsidRDefault="009202FF">
            <w:pPr>
              <w:pStyle w:val="ListParagraph"/>
              <w:numPr>
                <w:ilvl w:val="0"/>
                <w:numId w:val="11"/>
              </w:numPr>
              <w:ind w:left="137" w:hanging="157"/>
              <w:jc w:val="left"/>
              <w:rPr>
                <w:rFonts w:cs="Arial"/>
                <w:sz w:val="16"/>
                <w:szCs w:val="16"/>
              </w:rPr>
            </w:pPr>
            <w:r w:rsidRPr="00C2061D">
              <w:rPr>
                <w:rFonts w:cs="Arial"/>
                <w:sz w:val="16"/>
                <w:szCs w:val="16"/>
              </w:rPr>
              <w:t>Patient usability perceptions (measured using a visual analog scale [VAS] ranging from</w:t>
            </w:r>
            <w:r w:rsidRPr="00C2061D">
              <w:t xml:space="preserve"> </w:t>
            </w:r>
            <w:r w:rsidRPr="00C2061D">
              <w:rPr>
                <w:rFonts w:cs="Arial"/>
                <w:sz w:val="16"/>
                <w:szCs w:val="16"/>
              </w:rPr>
              <w:t>0 [useless] to 100 [indispensable])</w:t>
            </w:r>
          </w:p>
          <w:p w14:paraId="2190F2CC" w14:textId="77777777" w:rsidR="009202FF" w:rsidRPr="00C2061D" w:rsidRDefault="009202FF">
            <w:pPr>
              <w:pStyle w:val="ListParagraph"/>
              <w:numPr>
                <w:ilvl w:val="0"/>
                <w:numId w:val="11"/>
              </w:numPr>
              <w:ind w:left="137" w:hanging="157"/>
              <w:jc w:val="left"/>
              <w:rPr>
                <w:rFonts w:cs="Arial"/>
                <w:sz w:val="16"/>
                <w:szCs w:val="16"/>
              </w:rPr>
            </w:pPr>
            <w:r w:rsidRPr="00C2061D">
              <w:rPr>
                <w:rFonts w:cs="Arial"/>
                <w:sz w:val="16"/>
                <w:szCs w:val="16"/>
              </w:rPr>
              <w:t>Device-related adverse events (AEs)</w:t>
            </w:r>
          </w:p>
        </w:tc>
        <w:tc>
          <w:tcPr>
            <w:tcW w:w="1850" w:type="dxa"/>
          </w:tcPr>
          <w:p w14:paraId="50BF514D" w14:textId="77777777" w:rsidR="009202FF" w:rsidRPr="00C2061D" w:rsidRDefault="009202FF" w:rsidP="00785C32">
            <w:pPr>
              <w:rPr>
                <w:rFonts w:cs="Arial"/>
                <w:sz w:val="16"/>
                <w:szCs w:val="16"/>
              </w:rPr>
            </w:pPr>
            <w:proofErr w:type="gramStart"/>
            <w:r w:rsidRPr="00C2061D">
              <w:rPr>
                <w:rFonts w:cs="Arial"/>
                <w:sz w:val="16"/>
                <w:szCs w:val="16"/>
              </w:rPr>
              <w:t>The majority of</w:t>
            </w:r>
            <w:proofErr w:type="gramEnd"/>
            <w:r w:rsidRPr="00C2061D">
              <w:rPr>
                <w:rFonts w:cs="Arial"/>
                <w:sz w:val="16"/>
                <w:szCs w:val="16"/>
              </w:rPr>
              <w:t xml:space="preserve"> patients (94.4%) used the BGM function. A total of 86.1% of patients used the remote control for more than half of bolus administrations, and 27.8% used the bolus advisor for more than half of all boluses. The temporary basal rate function was used by 25.0% of patients.</w:t>
            </w:r>
            <w:r w:rsidRPr="00C2061D">
              <w:t xml:space="preserve"> T</w:t>
            </w:r>
            <w:r w:rsidRPr="00C2061D">
              <w:rPr>
                <w:rFonts w:cs="Arial"/>
                <w:sz w:val="16"/>
                <w:szCs w:val="16"/>
              </w:rPr>
              <w:t>he ongoing basal rate function was used by 73.6%. The BGM reminder function was activated by 33.3%.</w:t>
            </w:r>
          </w:p>
          <w:p w14:paraId="569EE4F7" w14:textId="77777777" w:rsidR="009202FF" w:rsidRPr="00C2061D" w:rsidRDefault="009202FF" w:rsidP="00785C32">
            <w:pPr>
              <w:rPr>
                <w:rFonts w:cs="Arial"/>
                <w:sz w:val="16"/>
                <w:szCs w:val="16"/>
              </w:rPr>
            </w:pPr>
          </w:p>
          <w:p w14:paraId="28C2CA73" w14:textId="77777777" w:rsidR="009202FF" w:rsidRPr="00C2061D" w:rsidRDefault="009202FF" w:rsidP="00785C32">
            <w:pPr>
              <w:rPr>
                <w:rFonts w:cs="Arial"/>
                <w:sz w:val="16"/>
                <w:szCs w:val="16"/>
              </w:rPr>
            </w:pPr>
            <w:r w:rsidRPr="00C2061D">
              <w:rPr>
                <w:rFonts w:cs="Arial"/>
                <w:sz w:val="16"/>
                <w:szCs w:val="16"/>
              </w:rPr>
              <w:t xml:space="preserve">The advanced functions were widely perceived as easy to use, with median VAS usefulness ratings ranging from 72 to 85. </w:t>
            </w:r>
          </w:p>
        </w:tc>
        <w:tc>
          <w:tcPr>
            <w:tcW w:w="1946" w:type="dxa"/>
          </w:tcPr>
          <w:p w14:paraId="53DD54C6" w14:textId="77777777" w:rsidR="009202FF" w:rsidRPr="00C2061D" w:rsidRDefault="009202FF" w:rsidP="00785C32">
            <w:pPr>
              <w:rPr>
                <w:rFonts w:cs="Arial"/>
                <w:sz w:val="16"/>
                <w:szCs w:val="16"/>
              </w:rPr>
            </w:pPr>
            <w:r w:rsidRPr="00C2061D">
              <w:rPr>
                <w:rFonts w:cs="Arial"/>
                <w:sz w:val="16"/>
                <w:szCs w:val="16"/>
              </w:rPr>
              <w:t xml:space="preserve">No device-related adverse events or safety issues were reported during the study period. </w:t>
            </w:r>
          </w:p>
        </w:tc>
        <w:tc>
          <w:tcPr>
            <w:tcW w:w="0" w:type="auto"/>
          </w:tcPr>
          <w:p w14:paraId="6D0A1634" w14:textId="77777777" w:rsidR="009202FF" w:rsidRPr="00C2061D" w:rsidRDefault="009202FF" w:rsidP="00785C32">
            <w:pPr>
              <w:rPr>
                <w:rFonts w:cs="Arial"/>
                <w:sz w:val="16"/>
                <w:szCs w:val="16"/>
              </w:rPr>
            </w:pPr>
            <w:r w:rsidRPr="00C2061D">
              <w:rPr>
                <w:rFonts w:cs="Arial"/>
                <w:sz w:val="16"/>
                <w:szCs w:val="16"/>
              </w:rPr>
              <w:t xml:space="preserve">The study concludes that the Accu-Chek® Combo insulin pump system is practical, with its advanced features being extensively utilized and perceived as easy to use and beneficial by most patients. </w:t>
            </w:r>
          </w:p>
        </w:tc>
      </w:tr>
      <w:tr w:rsidR="00240A4E" w:rsidRPr="00C2061D" w14:paraId="7B95B43F" w14:textId="77777777" w:rsidTr="00351CDA">
        <w:tc>
          <w:tcPr>
            <w:tcW w:w="0" w:type="auto"/>
          </w:tcPr>
          <w:p w14:paraId="00905367" w14:textId="0E4DD2E1" w:rsidR="009202FF" w:rsidRPr="00C2061D" w:rsidRDefault="009202FF" w:rsidP="00785C32">
            <w:pPr>
              <w:rPr>
                <w:rFonts w:cs="Arial"/>
                <w:sz w:val="16"/>
                <w:szCs w:val="16"/>
              </w:rPr>
            </w:pPr>
            <w:r w:rsidRPr="00C2061D">
              <w:rPr>
                <w:rFonts w:cs="Arial"/>
                <w:sz w:val="16"/>
                <w:szCs w:val="16"/>
              </w:rPr>
              <w:t xml:space="preserve">Breton et al. (2017) </w:t>
            </w:r>
            <w:r w:rsidRPr="00C2061D">
              <w:rPr>
                <w:rFonts w:cs="Arial"/>
                <w:sz w:val="16"/>
                <w:szCs w:val="16"/>
              </w:rPr>
              <w:fldChar w:fldCharType="begin"/>
            </w:r>
            <w:r w:rsidR="004F3555">
              <w:rPr>
                <w:rFonts w:cs="Arial"/>
                <w:sz w:val="16"/>
                <w:szCs w:val="16"/>
              </w:rPr>
              <w:instrText xml:space="preserve"> ADDIN EN.CITE &lt;EndNote&gt;&lt;Cite&gt;&lt;Author&gt;Breton&lt;/Author&gt;&lt;Year&gt;2017&lt;/Year&gt;&lt;RecNum&gt;50&lt;/RecNum&gt;&lt;DisplayText&gt;(9)&lt;/DisplayText&gt;&lt;record&gt;&lt;rec-number&gt;50&lt;/rec-number&gt;&lt;foreign-keys&gt;&lt;key app="EN" db-id="vwrrttwz10fd9netdtjv5t0n2rea550ese5e" timestamp="1725520800"&gt;50&lt;/key&gt;&lt;/foreign-keys&gt;&lt;ref-type name="Journal Article"&gt;17&lt;/ref-type&gt;&lt;contributors&gt;&lt;authors&gt;&lt;author&gt;MD Breton&lt;/author&gt;&lt;author&gt;DR Cherñavvsky&lt;/author&gt;&lt;author&gt;GP Forlenza&lt;/author&gt;&lt;author&gt;MD DeBoer &lt;/author&gt;&lt;author&gt;J Robic &lt;/author&gt;&lt;author&gt;RP Wadwa &lt;/author&gt;&lt;author&gt;LH Messer &lt;/author&gt;&lt;author&gt;BP Kovatchev &lt;/author&gt;&lt;author&gt;DM Maahs&lt;/author&gt;&lt;/authors&gt;&lt;/contributors&gt;&lt;titles&gt;&lt;title&gt;Closed-loop control during intense prolonged outdoor exercise in adolescents with type 1 diabetes: the artificial pancreas ski study&lt;/title&gt;&lt;secondary-title&gt;Diabetes Care&lt;/secondary-title&gt;&lt;/titles&gt;&lt;periodical&gt;&lt;full-title&gt;Diabetes care&lt;/full-title&gt;&lt;/periodical&gt;&lt;pages&gt;1644-1650&lt;/pages&gt;&lt;volume&gt;40&lt;/volume&gt;&lt;number&gt;12&lt;/number&gt;&lt;dates&gt;&lt;year&gt;2017&lt;/year&gt;&lt;/dates&gt;&lt;urls&gt;&lt;related-urls&gt;&lt;url&gt;https://diabetesjournals.org/care/article-abstract/40/12/1644/36894&lt;/url&gt;&lt;/related-urls&gt;&lt;/urls&gt;&lt;custom1&gt;165 cites: https://scholar.google.com/scholar?cites=5110682570559537576&amp;amp;as_sdt=2005&amp;amp;sciodt=0,5&amp;amp;hl=en&amp;#xD;Query date: 2024-09-05 07:40:33&lt;/custom1&gt;&lt;/record&gt;&lt;/Cite&gt;&lt;/EndNote&gt;</w:instrText>
            </w:r>
            <w:r w:rsidRPr="00C2061D">
              <w:rPr>
                <w:rFonts w:cs="Arial"/>
                <w:sz w:val="16"/>
                <w:szCs w:val="16"/>
              </w:rPr>
              <w:fldChar w:fldCharType="separate"/>
            </w:r>
            <w:r w:rsidR="00B60AE6">
              <w:rPr>
                <w:rFonts w:cs="Arial"/>
                <w:noProof/>
                <w:sz w:val="16"/>
                <w:szCs w:val="16"/>
              </w:rPr>
              <w:t>(9)</w:t>
            </w:r>
            <w:r w:rsidRPr="00C2061D">
              <w:rPr>
                <w:rFonts w:cs="Arial"/>
                <w:sz w:val="16"/>
                <w:szCs w:val="16"/>
              </w:rPr>
              <w:fldChar w:fldCharType="end"/>
            </w:r>
          </w:p>
        </w:tc>
        <w:tc>
          <w:tcPr>
            <w:tcW w:w="0" w:type="auto"/>
          </w:tcPr>
          <w:p w14:paraId="5A437256" w14:textId="7DEDCCD1" w:rsidR="009202FF" w:rsidRPr="00C2061D" w:rsidRDefault="009202FF" w:rsidP="00785C32">
            <w:pPr>
              <w:rPr>
                <w:rFonts w:cs="Arial"/>
                <w:sz w:val="16"/>
                <w:szCs w:val="16"/>
              </w:rPr>
            </w:pPr>
            <w:r w:rsidRPr="00C2061D">
              <w:rPr>
                <w:rFonts w:cs="Arial"/>
                <w:sz w:val="16"/>
                <w:szCs w:val="16"/>
              </w:rPr>
              <w:t>Treatment subjects were fitted with a</w:t>
            </w:r>
            <w:r w:rsidR="00C15610">
              <w:rPr>
                <w:rFonts w:cs="Arial"/>
                <w:sz w:val="16"/>
                <w:szCs w:val="16"/>
              </w:rPr>
              <w:t xml:space="preserve"> </w:t>
            </w:r>
            <w:r w:rsidRPr="00C2061D">
              <w:rPr>
                <w:rFonts w:cs="Arial"/>
                <w:sz w:val="16"/>
                <w:szCs w:val="16"/>
              </w:rPr>
              <w:t>study-provided</w:t>
            </w:r>
            <w:r w:rsidR="00C15610">
              <w:rPr>
                <w:rFonts w:cs="Arial"/>
                <w:sz w:val="16"/>
                <w:szCs w:val="16"/>
              </w:rPr>
              <w:t xml:space="preserve"> </w:t>
            </w:r>
            <w:r w:rsidRPr="00C2061D">
              <w:rPr>
                <w:rFonts w:cs="Arial"/>
                <w:sz w:val="16"/>
                <w:szCs w:val="16"/>
              </w:rPr>
              <w:lastRenderedPageBreak/>
              <w:t>Tandem t:AP pump (used at the Virginia camp) or a</w:t>
            </w:r>
            <w:r w:rsidR="00C15610">
              <w:rPr>
                <w:rFonts w:cs="Arial"/>
                <w:sz w:val="16"/>
                <w:szCs w:val="16"/>
              </w:rPr>
              <w:t xml:space="preserve"> </w:t>
            </w:r>
            <w:r w:rsidRPr="00C2061D">
              <w:rPr>
                <w:rFonts w:cs="Arial"/>
                <w:b/>
                <w:bCs/>
                <w:sz w:val="16"/>
                <w:szCs w:val="16"/>
              </w:rPr>
              <w:t xml:space="preserve">Roche </w:t>
            </w:r>
            <w:proofErr w:type="spellStart"/>
            <w:r w:rsidRPr="00C2061D">
              <w:rPr>
                <w:rFonts w:cs="Arial"/>
                <w:b/>
                <w:bCs/>
                <w:sz w:val="16"/>
                <w:szCs w:val="16"/>
              </w:rPr>
              <w:t>Accu-CHEK</w:t>
            </w:r>
            <w:proofErr w:type="spellEnd"/>
            <w:r w:rsidRPr="00C2061D">
              <w:rPr>
                <w:rFonts w:cs="Arial"/>
                <w:b/>
                <w:bCs/>
                <w:sz w:val="16"/>
                <w:szCs w:val="16"/>
              </w:rPr>
              <w:t xml:space="preserve"> Spirit Combo pump</w:t>
            </w:r>
            <w:r w:rsidRPr="00C2061D">
              <w:rPr>
                <w:rFonts w:cs="Arial"/>
                <w:sz w:val="16"/>
                <w:szCs w:val="16"/>
              </w:rPr>
              <w:t xml:space="preserve"> (used at the</w:t>
            </w:r>
            <w:r w:rsidR="00C15610">
              <w:rPr>
                <w:rFonts w:cs="Arial"/>
                <w:sz w:val="16"/>
                <w:szCs w:val="16"/>
              </w:rPr>
              <w:t xml:space="preserve"> </w:t>
            </w:r>
            <w:r w:rsidRPr="00C2061D">
              <w:rPr>
                <w:rFonts w:cs="Arial"/>
                <w:sz w:val="16"/>
                <w:szCs w:val="16"/>
              </w:rPr>
              <w:t>Colorado camp).</w:t>
            </w:r>
          </w:p>
          <w:p w14:paraId="68863012" w14:textId="77777777" w:rsidR="009202FF" w:rsidRPr="00C2061D" w:rsidRDefault="009202FF" w:rsidP="00785C32">
            <w:pPr>
              <w:rPr>
                <w:rFonts w:cs="Arial"/>
                <w:sz w:val="16"/>
                <w:szCs w:val="16"/>
              </w:rPr>
            </w:pPr>
          </w:p>
          <w:p w14:paraId="7EEF12C7" w14:textId="77777777" w:rsidR="009202FF" w:rsidRPr="00C2061D" w:rsidRDefault="009202FF" w:rsidP="00785C32">
            <w:pPr>
              <w:rPr>
                <w:rFonts w:cs="Arial"/>
                <w:sz w:val="16"/>
                <w:szCs w:val="16"/>
              </w:rPr>
            </w:pPr>
            <w:r w:rsidRPr="00C2061D">
              <w:rPr>
                <w:rFonts w:cs="Arial"/>
                <w:sz w:val="16"/>
                <w:szCs w:val="16"/>
              </w:rPr>
              <w:t>These pumps were used to deliver insulin. The treatment subjects had their insulin delivery automatically controlled by the Diabetes</w:t>
            </w:r>
          </w:p>
          <w:p w14:paraId="34B0603E" w14:textId="77777777" w:rsidR="009202FF" w:rsidRPr="00C2061D" w:rsidRDefault="009202FF" w:rsidP="00785C32">
            <w:pPr>
              <w:rPr>
                <w:rFonts w:cs="Arial"/>
                <w:sz w:val="16"/>
                <w:szCs w:val="16"/>
              </w:rPr>
            </w:pPr>
            <w:r w:rsidRPr="00C2061D">
              <w:rPr>
                <w:rFonts w:cs="Arial"/>
                <w:sz w:val="16"/>
                <w:szCs w:val="16"/>
              </w:rPr>
              <w:t>Assistant’s (</w:t>
            </w:r>
            <w:proofErr w:type="spellStart"/>
            <w:r w:rsidRPr="00C2061D">
              <w:rPr>
                <w:rFonts w:cs="Arial"/>
                <w:sz w:val="16"/>
                <w:szCs w:val="16"/>
              </w:rPr>
              <w:t>DiAs</w:t>
            </w:r>
            <w:proofErr w:type="spellEnd"/>
            <w:r w:rsidRPr="00C2061D">
              <w:rPr>
                <w:rFonts w:cs="Arial"/>
                <w:sz w:val="16"/>
                <w:szCs w:val="16"/>
              </w:rPr>
              <w:t>) system.</w:t>
            </w:r>
          </w:p>
        </w:tc>
        <w:tc>
          <w:tcPr>
            <w:tcW w:w="0" w:type="auto"/>
          </w:tcPr>
          <w:p w14:paraId="6D68FF6A" w14:textId="77777777" w:rsidR="009202FF" w:rsidRPr="00C2061D" w:rsidRDefault="009202FF" w:rsidP="00785C32">
            <w:pPr>
              <w:rPr>
                <w:rFonts w:cs="Arial"/>
                <w:sz w:val="16"/>
                <w:szCs w:val="16"/>
              </w:rPr>
            </w:pPr>
            <w:r w:rsidRPr="00C2061D">
              <w:rPr>
                <w:rFonts w:cs="Arial"/>
                <w:sz w:val="16"/>
                <w:szCs w:val="16"/>
              </w:rPr>
              <w:lastRenderedPageBreak/>
              <w:t xml:space="preserve">To evaluate whether the University of </w:t>
            </w:r>
            <w:r w:rsidRPr="00C2061D">
              <w:rPr>
                <w:rFonts w:cs="Arial"/>
                <w:sz w:val="16"/>
                <w:szCs w:val="16"/>
              </w:rPr>
              <w:lastRenderedPageBreak/>
              <w:t>Virginia (UVA) closed-loop control (CLC) system can enhance glycemic control during and after demanding physical activity, specifically skiing, in adolescents and young adults with T1D.</w:t>
            </w:r>
          </w:p>
        </w:tc>
        <w:tc>
          <w:tcPr>
            <w:tcW w:w="0" w:type="auto"/>
          </w:tcPr>
          <w:p w14:paraId="701B7DFD" w14:textId="77777777" w:rsidR="009202FF" w:rsidRPr="00C2061D" w:rsidRDefault="009202FF" w:rsidP="00785C32">
            <w:pPr>
              <w:rPr>
                <w:rFonts w:cs="Arial"/>
                <w:sz w:val="16"/>
                <w:szCs w:val="16"/>
              </w:rPr>
            </w:pPr>
            <w:r w:rsidRPr="00C2061D">
              <w:rPr>
                <w:rFonts w:cs="Arial"/>
                <w:sz w:val="16"/>
                <w:szCs w:val="16"/>
              </w:rPr>
              <w:lastRenderedPageBreak/>
              <w:t xml:space="preserve">This was a multisite, randomized, </w:t>
            </w:r>
            <w:r w:rsidRPr="00C2061D">
              <w:rPr>
                <w:rFonts w:cs="Arial"/>
                <w:sz w:val="16"/>
                <w:szCs w:val="16"/>
              </w:rPr>
              <w:lastRenderedPageBreak/>
              <w:t>controlled clinical trial involving 33 adolescent participants (age: 10-25 years) with type 1 diabetes.</w:t>
            </w:r>
          </w:p>
          <w:p w14:paraId="69BD561B" w14:textId="77777777" w:rsidR="009202FF" w:rsidRPr="00C2061D" w:rsidRDefault="009202FF" w:rsidP="00785C32">
            <w:pPr>
              <w:rPr>
                <w:rFonts w:cs="Arial"/>
                <w:sz w:val="16"/>
                <w:szCs w:val="16"/>
              </w:rPr>
            </w:pPr>
          </w:p>
          <w:p w14:paraId="1F9D4C1C" w14:textId="77777777" w:rsidR="009202FF" w:rsidRPr="00C2061D" w:rsidRDefault="009202FF" w:rsidP="00785C32">
            <w:pPr>
              <w:rPr>
                <w:rFonts w:cs="Arial"/>
                <w:sz w:val="16"/>
                <w:szCs w:val="16"/>
              </w:rPr>
            </w:pPr>
            <w:r w:rsidRPr="00C2061D">
              <w:rPr>
                <w:rFonts w:cs="Arial"/>
                <w:sz w:val="16"/>
                <w:szCs w:val="16"/>
              </w:rPr>
              <w:t>Participants were randomly assigned to treatment with either the UVA CLC system or a remotely monitored sensor-augmented open loop pump (RM-SAP).</w:t>
            </w:r>
          </w:p>
          <w:p w14:paraId="707DA323" w14:textId="77777777" w:rsidR="009202FF" w:rsidRPr="00C2061D" w:rsidRDefault="009202FF" w:rsidP="00785C32">
            <w:pPr>
              <w:rPr>
                <w:rFonts w:cs="Arial"/>
                <w:sz w:val="16"/>
                <w:szCs w:val="16"/>
              </w:rPr>
            </w:pPr>
          </w:p>
          <w:p w14:paraId="1EE8752C" w14:textId="77777777" w:rsidR="009202FF" w:rsidRPr="00C2061D" w:rsidRDefault="009202FF" w:rsidP="00785C32">
            <w:pPr>
              <w:rPr>
                <w:rFonts w:cs="Arial"/>
                <w:sz w:val="16"/>
                <w:szCs w:val="16"/>
              </w:rPr>
            </w:pPr>
            <w:r w:rsidRPr="00C2061D">
              <w:rPr>
                <w:rFonts w:cs="Arial"/>
                <w:sz w:val="16"/>
                <w:szCs w:val="16"/>
              </w:rPr>
              <w:t xml:space="preserve">In the CLC group, the </w:t>
            </w:r>
            <w:proofErr w:type="spellStart"/>
            <w:r w:rsidRPr="00C2061D">
              <w:rPr>
                <w:rFonts w:cs="Arial"/>
                <w:sz w:val="16"/>
                <w:szCs w:val="16"/>
              </w:rPr>
              <w:t>DiAs</w:t>
            </w:r>
            <w:proofErr w:type="spellEnd"/>
            <w:r w:rsidRPr="00C2061D">
              <w:rPr>
                <w:rFonts w:cs="Arial"/>
                <w:sz w:val="16"/>
                <w:szCs w:val="16"/>
              </w:rPr>
              <w:t xml:space="preserve"> system was linked to the insulin pump and automatically controlled insulin delivery, adjusting it in real-time based on CGM data. In contrast, the RM-SAP participants had to manually adjust their basal rates and bolus insulin with guidance from the study team.</w:t>
            </w:r>
          </w:p>
        </w:tc>
        <w:tc>
          <w:tcPr>
            <w:tcW w:w="0" w:type="auto"/>
          </w:tcPr>
          <w:p w14:paraId="56E3CB69" w14:textId="77777777" w:rsidR="009202FF" w:rsidRPr="00C2061D" w:rsidRDefault="009202FF" w:rsidP="00785C32">
            <w:pPr>
              <w:rPr>
                <w:rFonts w:cs="Arial"/>
                <w:sz w:val="16"/>
                <w:szCs w:val="16"/>
              </w:rPr>
            </w:pPr>
            <w:r w:rsidRPr="00C2061D">
              <w:rPr>
                <w:rFonts w:cs="Arial"/>
                <w:sz w:val="16"/>
                <w:szCs w:val="16"/>
              </w:rPr>
              <w:lastRenderedPageBreak/>
              <w:t xml:space="preserve">The study compared the performance and </w:t>
            </w:r>
            <w:r w:rsidRPr="00C2061D">
              <w:rPr>
                <w:rFonts w:cs="Arial"/>
                <w:sz w:val="16"/>
                <w:szCs w:val="16"/>
              </w:rPr>
              <w:lastRenderedPageBreak/>
              <w:t>safety of the UVA CLC system versus RM-SAP (control group) in terms of glycemic control and response to physical activity in a challenging environment.</w:t>
            </w:r>
          </w:p>
          <w:p w14:paraId="7BFF5E59" w14:textId="77777777" w:rsidR="009202FF" w:rsidRPr="00C2061D" w:rsidRDefault="009202FF" w:rsidP="00785C32">
            <w:pPr>
              <w:rPr>
                <w:rFonts w:cs="Arial"/>
                <w:sz w:val="16"/>
                <w:szCs w:val="16"/>
              </w:rPr>
            </w:pPr>
          </w:p>
          <w:p w14:paraId="0ED3690E" w14:textId="77777777" w:rsidR="009202FF" w:rsidRPr="00C2061D" w:rsidRDefault="009202FF" w:rsidP="00785C32">
            <w:pPr>
              <w:rPr>
                <w:rFonts w:cs="Arial"/>
                <w:b/>
                <w:bCs/>
                <w:sz w:val="16"/>
                <w:szCs w:val="16"/>
              </w:rPr>
            </w:pPr>
            <w:r w:rsidRPr="00C2061D">
              <w:rPr>
                <w:rFonts w:cs="Arial"/>
                <w:b/>
                <w:bCs/>
                <w:sz w:val="16"/>
                <w:szCs w:val="16"/>
              </w:rPr>
              <w:t>Primary outcome:</w:t>
            </w:r>
          </w:p>
          <w:p w14:paraId="5F720724" w14:textId="212FED34" w:rsidR="009202FF" w:rsidRPr="00C2061D" w:rsidRDefault="00C869A5">
            <w:pPr>
              <w:pStyle w:val="ListParagraph"/>
              <w:numPr>
                <w:ilvl w:val="0"/>
                <w:numId w:val="12"/>
              </w:numPr>
              <w:ind w:left="122" w:hanging="142"/>
              <w:jc w:val="left"/>
              <w:rPr>
                <w:rFonts w:cs="Arial"/>
                <w:sz w:val="16"/>
                <w:szCs w:val="16"/>
              </w:rPr>
            </w:pPr>
            <w:r>
              <w:rPr>
                <w:rFonts w:cs="Arial"/>
                <w:sz w:val="16"/>
                <w:szCs w:val="16"/>
              </w:rPr>
              <w:t>%</w:t>
            </w:r>
            <w:r w:rsidR="009202FF" w:rsidRPr="00C2061D">
              <w:rPr>
                <w:rFonts w:cs="Arial"/>
                <w:sz w:val="16"/>
                <w:szCs w:val="16"/>
              </w:rPr>
              <w:t>TiR</w:t>
            </w:r>
            <w:r>
              <w:rPr>
                <w:rFonts w:cs="Arial"/>
                <w:sz w:val="16"/>
                <w:szCs w:val="16"/>
              </w:rPr>
              <w:t xml:space="preserve"> (</w:t>
            </w:r>
            <w:r w:rsidR="009202FF" w:rsidRPr="00C2061D">
              <w:rPr>
                <w:rFonts w:cs="Arial"/>
                <w:sz w:val="16"/>
                <w:szCs w:val="16"/>
              </w:rPr>
              <w:t>70–180 mg/dL).</w:t>
            </w:r>
          </w:p>
          <w:p w14:paraId="3488CDBD" w14:textId="77777777" w:rsidR="009202FF" w:rsidRPr="00C2061D" w:rsidRDefault="009202FF" w:rsidP="00785C32">
            <w:pPr>
              <w:rPr>
                <w:rFonts w:cs="Arial"/>
                <w:sz w:val="16"/>
                <w:szCs w:val="16"/>
              </w:rPr>
            </w:pPr>
          </w:p>
          <w:p w14:paraId="7F49A772" w14:textId="77777777" w:rsidR="009202FF" w:rsidRPr="00C2061D" w:rsidRDefault="009202FF" w:rsidP="00785C32">
            <w:pPr>
              <w:rPr>
                <w:rFonts w:cs="Arial"/>
                <w:b/>
                <w:bCs/>
                <w:sz w:val="16"/>
                <w:szCs w:val="16"/>
              </w:rPr>
            </w:pPr>
            <w:r w:rsidRPr="00C2061D">
              <w:rPr>
                <w:rFonts w:cs="Arial"/>
                <w:b/>
                <w:bCs/>
                <w:sz w:val="16"/>
                <w:szCs w:val="16"/>
              </w:rPr>
              <w:t xml:space="preserve">Secondary outcomes: </w:t>
            </w:r>
          </w:p>
          <w:p w14:paraId="47A9ADCF" w14:textId="46AB9BA3" w:rsidR="009202FF" w:rsidRPr="00C2061D" w:rsidRDefault="009202FF">
            <w:pPr>
              <w:pStyle w:val="ListParagraph"/>
              <w:numPr>
                <w:ilvl w:val="0"/>
                <w:numId w:val="12"/>
              </w:numPr>
              <w:ind w:left="122" w:hanging="142"/>
              <w:jc w:val="left"/>
              <w:rPr>
                <w:rFonts w:cs="Arial"/>
                <w:sz w:val="16"/>
                <w:szCs w:val="16"/>
              </w:rPr>
            </w:pPr>
            <w:r w:rsidRPr="00C2061D">
              <w:rPr>
                <w:rFonts w:cs="Arial"/>
                <w:sz w:val="16"/>
                <w:szCs w:val="16"/>
              </w:rPr>
              <w:t>Percentage of time spent in tighter ranges (</w:t>
            </w:r>
            <w:r w:rsidR="00C869A5">
              <w:rPr>
                <w:rFonts w:cs="Arial"/>
                <w:sz w:val="16"/>
                <w:szCs w:val="16"/>
              </w:rPr>
              <w:t>%</w:t>
            </w:r>
            <w:proofErr w:type="spellStart"/>
            <w:r w:rsidR="00C869A5">
              <w:rPr>
                <w:rFonts w:cs="Arial"/>
                <w:sz w:val="16"/>
                <w:szCs w:val="16"/>
              </w:rPr>
              <w:t>TiTR</w:t>
            </w:r>
            <w:proofErr w:type="spellEnd"/>
            <w:r w:rsidR="00C869A5">
              <w:rPr>
                <w:rFonts w:cs="Arial"/>
                <w:sz w:val="16"/>
                <w:szCs w:val="16"/>
              </w:rPr>
              <w:t xml:space="preserve">: </w:t>
            </w:r>
            <w:r w:rsidRPr="00C2061D">
              <w:rPr>
                <w:rFonts w:cs="Arial"/>
                <w:sz w:val="16"/>
                <w:szCs w:val="16"/>
              </w:rPr>
              <w:t>70–140 mg/dL)</w:t>
            </w:r>
          </w:p>
          <w:p w14:paraId="537DBF88" w14:textId="07070134" w:rsidR="009202FF" w:rsidRPr="00C2061D" w:rsidRDefault="00CB70A9">
            <w:pPr>
              <w:pStyle w:val="ListParagraph"/>
              <w:numPr>
                <w:ilvl w:val="0"/>
                <w:numId w:val="12"/>
              </w:numPr>
              <w:ind w:left="122" w:hanging="142"/>
              <w:jc w:val="left"/>
              <w:rPr>
                <w:rFonts w:cs="Arial"/>
                <w:sz w:val="16"/>
                <w:szCs w:val="16"/>
              </w:rPr>
            </w:pPr>
            <w:r>
              <w:rPr>
                <w:rFonts w:cs="Arial"/>
                <w:sz w:val="16"/>
                <w:szCs w:val="16"/>
              </w:rPr>
              <w:t>%TBR</w:t>
            </w:r>
            <w:r w:rsidR="009202FF" w:rsidRPr="00C2061D">
              <w:rPr>
                <w:rFonts w:cs="Arial"/>
                <w:sz w:val="16"/>
                <w:szCs w:val="16"/>
              </w:rPr>
              <w:t xml:space="preserve"> (&lt;70 mg/dL)</w:t>
            </w:r>
          </w:p>
          <w:p w14:paraId="1A299C60" w14:textId="64C83FCF" w:rsidR="009202FF" w:rsidRPr="00C2061D" w:rsidRDefault="00CB70A9">
            <w:pPr>
              <w:pStyle w:val="ListParagraph"/>
              <w:numPr>
                <w:ilvl w:val="0"/>
                <w:numId w:val="12"/>
              </w:numPr>
              <w:ind w:left="122" w:hanging="142"/>
              <w:jc w:val="left"/>
              <w:rPr>
                <w:rFonts w:cs="Arial"/>
                <w:sz w:val="16"/>
                <w:szCs w:val="16"/>
              </w:rPr>
            </w:pPr>
            <w:r>
              <w:rPr>
                <w:rFonts w:cs="Arial"/>
                <w:sz w:val="16"/>
                <w:szCs w:val="16"/>
              </w:rPr>
              <w:t>%TAR</w:t>
            </w:r>
            <w:r w:rsidR="009202FF" w:rsidRPr="00C2061D">
              <w:rPr>
                <w:rFonts w:cs="Arial"/>
                <w:sz w:val="16"/>
                <w:szCs w:val="16"/>
              </w:rPr>
              <w:t xml:space="preserve"> (&gt;250 mg/dL)</w:t>
            </w:r>
          </w:p>
          <w:p w14:paraId="4960CBCB" w14:textId="58197C73" w:rsidR="009202FF" w:rsidRPr="00C2061D" w:rsidRDefault="009202FF">
            <w:pPr>
              <w:pStyle w:val="ListParagraph"/>
              <w:numPr>
                <w:ilvl w:val="0"/>
                <w:numId w:val="12"/>
              </w:numPr>
              <w:ind w:left="122" w:hanging="142"/>
              <w:jc w:val="left"/>
              <w:rPr>
                <w:rFonts w:cs="Arial"/>
                <w:sz w:val="16"/>
                <w:szCs w:val="16"/>
              </w:rPr>
            </w:pPr>
            <w:r w:rsidRPr="00C2061D">
              <w:rPr>
                <w:rFonts w:cs="Arial"/>
                <w:sz w:val="16"/>
                <w:szCs w:val="16"/>
              </w:rPr>
              <w:t xml:space="preserve">Average glucose levels </w:t>
            </w:r>
          </w:p>
          <w:p w14:paraId="2176F813" w14:textId="77777777" w:rsidR="009202FF" w:rsidRPr="00C2061D" w:rsidRDefault="009202FF">
            <w:pPr>
              <w:pStyle w:val="ListParagraph"/>
              <w:numPr>
                <w:ilvl w:val="0"/>
                <w:numId w:val="12"/>
              </w:numPr>
              <w:ind w:left="122" w:hanging="142"/>
              <w:jc w:val="left"/>
              <w:rPr>
                <w:rFonts w:cs="Arial"/>
                <w:sz w:val="16"/>
                <w:szCs w:val="16"/>
              </w:rPr>
            </w:pPr>
            <w:r w:rsidRPr="00C2061D">
              <w:rPr>
                <w:rFonts w:cs="Arial"/>
                <w:sz w:val="16"/>
                <w:szCs w:val="16"/>
              </w:rPr>
              <w:t>Insulin usage</w:t>
            </w:r>
          </w:p>
          <w:p w14:paraId="6C17B5C2" w14:textId="77777777" w:rsidR="009202FF" w:rsidRPr="00C2061D" w:rsidRDefault="009202FF">
            <w:pPr>
              <w:pStyle w:val="ListParagraph"/>
              <w:numPr>
                <w:ilvl w:val="0"/>
                <w:numId w:val="12"/>
              </w:numPr>
              <w:ind w:left="122" w:hanging="142"/>
              <w:jc w:val="left"/>
              <w:rPr>
                <w:rFonts w:cs="Arial"/>
                <w:sz w:val="16"/>
                <w:szCs w:val="16"/>
              </w:rPr>
            </w:pPr>
            <w:r w:rsidRPr="00C2061D">
              <w:rPr>
                <w:rFonts w:cs="Arial"/>
                <w:sz w:val="16"/>
                <w:szCs w:val="16"/>
              </w:rPr>
              <w:t>Number of hypoglycemic events</w:t>
            </w:r>
          </w:p>
          <w:p w14:paraId="64A4D0E8" w14:textId="7144E7F3" w:rsidR="009202FF" w:rsidRPr="00C2061D" w:rsidRDefault="009202FF">
            <w:pPr>
              <w:pStyle w:val="ListParagraph"/>
              <w:numPr>
                <w:ilvl w:val="0"/>
                <w:numId w:val="12"/>
              </w:numPr>
              <w:ind w:left="122" w:hanging="142"/>
              <w:jc w:val="left"/>
              <w:rPr>
                <w:rFonts w:cs="Arial"/>
                <w:sz w:val="16"/>
                <w:szCs w:val="16"/>
              </w:rPr>
            </w:pPr>
            <w:r w:rsidRPr="00C2061D">
              <w:rPr>
                <w:rFonts w:cs="Arial"/>
                <w:sz w:val="16"/>
                <w:szCs w:val="16"/>
              </w:rPr>
              <w:t>Hypoglycemia treatments</w:t>
            </w:r>
          </w:p>
          <w:p w14:paraId="21EF30D2" w14:textId="77777777" w:rsidR="009202FF" w:rsidRPr="00C2061D" w:rsidRDefault="009202FF">
            <w:pPr>
              <w:pStyle w:val="ListParagraph"/>
              <w:numPr>
                <w:ilvl w:val="0"/>
                <w:numId w:val="12"/>
              </w:numPr>
              <w:ind w:left="122" w:hanging="142"/>
              <w:jc w:val="left"/>
              <w:rPr>
                <w:rFonts w:cs="Arial"/>
                <w:sz w:val="16"/>
                <w:szCs w:val="16"/>
              </w:rPr>
            </w:pPr>
            <w:r w:rsidRPr="00C2061D">
              <w:rPr>
                <w:rFonts w:cs="Arial"/>
                <w:sz w:val="16"/>
                <w:szCs w:val="16"/>
              </w:rPr>
              <w:t>Mean absolute relative deviation (MARD) of CGM</w:t>
            </w:r>
          </w:p>
        </w:tc>
        <w:tc>
          <w:tcPr>
            <w:tcW w:w="1850" w:type="dxa"/>
          </w:tcPr>
          <w:p w14:paraId="7030A846" w14:textId="77777777" w:rsidR="009202FF" w:rsidRPr="00C2061D" w:rsidRDefault="009202FF" w:rsidP="00785C32">
            <w:pPr>
              <w:rPr>
                <w:rFonts w:cs="Arial"/>
                <w:sz w:val="16"/>
                <w:szCs w:val="16"/>
              </w:rPr>
            </w:pPr>
            <w:r w:rsidRPr="00C2061D">
              <w:rPr>
                <w:rFonts w:cs="Arial"/>
                <w:sz w:val="16"/>
                <w:szCs w:val="16"/>
              </w:rPr>
              <w:lastRenderedPageBreak/>
              <w:t xml:space="preserve">The UVA CLC system demonstrated a 7% improvement in TiR </w:t>
            </w:r>
            <w:r w:rsidRPr="00C2061D">
              <w:rPr>
                <w:rFonts w:cs="Arial"/>
                <w:sz w:val="16"/>
                <w:szCs w:val="16"/>
              </w:rPr>
              <w:lastRenderedPageBreak/>
              <w:t xml:space="preserve">compared to the RM-SAP group (71.3% vs. 64.7%; p = 0.005). </w:t>
            </w:r>
          </w:p>
          <w:p w14:paraId="15B48A48" w14:textId="77777777" w:rsidR="009202FF" w:rsidRPr="00C2061D" w:rsidRDefault="009202FF" w:rsidP="00785C32">
            <w:pPr>
              <w:rPr>
                <w:rFonts w:cs="Arial"/>
                <w:sz w:val="16"/>
                <w:szCs w:val="16"/>
              </w:rPr>
            </w:pPr>
          </w:p>
          <w:p w14:paraId="4A29A194" w14:textId="3398B920" w:rsidR="009202FF" w:rsidRPr="00C2061D" w:rsidRDefault="009202FF" w:rsidP="00785C32">
            <w:pPr>
              <w:rPr>
                <w:rFonts w:cs="Arial"/>
                <w:sz w:val="16"/>
                <w:szCs w:val="16"/>
              </w:rPr>
            </w:pPr>
            <w:r w:rsidRPr="00C2061D">
              <w:rPr>
                <w:rFonts w:cs="Arial"/>
                <w:sz w:val="16"/>
                <w:szCs w:val="16"/>
              </w:rPr>
              <w:t xml:space="preserve">The CLC system almost halved </w:t>
            </w:r>
            <w:r w:rsidR="00CB70A9">
              <w:rPr>
                <w:rFonts w:cs="Arial"/>
                <w:sz w:val="16"/>
                <w:szCs w:val="16"/>
              </w:rPr>
              <w:t xml:space="preserve">%TBR </w:t>
            </w:r>
            <w:r w:rsidRPr="00C2061D">
              <w:rPr>
                <w:rFonts w:cs="Arial"/>
                <w:sz w:val="16"/>
                <w:szCs w:val="16"/>
              </w:rPr>
              <w:t>(1.8% vs. 3.2% with RM-SAP).</w:t>
            </w:r>
          </w:p>
          <w:p w14:paraId="3A289829" w14:textId="77777777" w:rsidR="009202FF" w:rsidRPr="00C2061D" w:rsidRDefault="009202FF" w:rsidP="00785C32">
            <w:pPr>
              <w:rPr>
                <w:rFonts w:cs="Arial"/>
                <w:sz w:val="16"/>
                <w:szCs w:val="16"/>
              </w:rPr>
            </w:pPr>
          </w:p>
          <w:p w14:paraId="42623E3A" w14:textId="77777777" w:rsidR="009202FF" w:rsidRPr="00C2061D" w:rsidRDefault="009202FF" w:rsidP="00785C32">
            <w:pPr>
              <w:rPr>
                <w:rFonts w:cs="Arial"/>
                <w:sz w:val="16"/>
                <w:szCs w:val="16"/>
              </w:rPr>
            </w:pPr>
            <w:r w:rsidRPr="00C2061D">
              <w:rPr>
                <w:rFonts w:cs="Arial"/>
                <w:sz w:val="16"/>
                <w:szCs w:val="16"/>
              </w:rPr>
              <w:t xml:space="preserve">The CLC system reduced insulin usage overall and during skiing. </w:t>
            </w:r>
          </w:p>
          <w:p w14:paraId="4DFA0F09" w14:textId="77777777" w:rsidR="009202FF" w:rsidRPr="00C2061D" w:rsidRDefault="009202FF" w:rsidP="00785C32">
            <w:pPr>
              <w:rPr>
                <w:rFonts w:cs="Arial"/>
                <w:sz w:val="16"/>
                <w:szCs w:val="16"/>
              </w:rPr>
            </w:pPr>
          </w:p>
          <w:p w14:paraId="0D1FAF8E" w14:textId="77777777" w:rsidR="009202FF" w:rsidRPr="00C2061D" w:rsidRDefault="009202FF" w:rsidP="00785C32">
            <w:pPr>
              <w:rPr>
                <w:rFonts w:cs="Arial"/>
                <w:sz w:val="16"/>
                <w:szCs w:val="16"/>
              </w:rPr>
            </w:pPr>
            <w:r w:rsidRPr="00C2061D">
              <w:rPr>
                <w:rFonts w:cs="Arial"/>
                <w:sz w:val="16"/>
                <w:szCs w:val="16"/>
              </w:rPr>
              <w:t>The system functioned 95% of the time, but the CGM performance was slightly reduced due to environmental factors such as cold and altitude. The accuracy of the CGM systems (Dexcom G4) was somewhat diminished due to cold temperatures, with a MARD of 18.9%.</w:t>
            </w:r>
          </w:p>
          <w:p w14:paraId="139E818D" w14:textId="77777777" w:rsidR="009202FF" w:rsidRPr="00C2061D" w:rsidRDefault="009202FF" w:rsidP="00785C32">
            <w:pPr>
              <w:rPr>
                <w:rFonts w:cs="Arial"/>
                <w:sz w:val="16"/>
                <w:szCs w:val="16"/>
              </w:rPr>
            </w:pPr>
          </w:p>
          <w:p w14:paraId="42DCC315" w14:textId="77777777" w:rsidR="009202FF" w:rsidRPr="00C2061D" w:rsidRDefault="009202FF" w:rsidP="00785C32">
            <w:pPr>
              <w:rPr>
                <w:rFonts w:cs="Arial"/>
                <w:sz w:val="16"/>
                <w:szCs w:val="16"/>
              </w:rPr>
            </w:pPr>
            <w:r w:rsidRPr="00C2061D">
              <w:rPr>
                <w:rFonts w:cs="Arial"/>
                <w:sz w:val="16"/>
                <w:szCs w:val="16"/>
              </w:rPr>
              <w:t>The CLC system was particularly beneficial for beginner skiers, reducing hypoglycemia risk and improving TiR.</w:t>
            </w:r>
          </w:p>
        </w:tc>
        <w:tc>
          <w:tcPr>
            <w:tcW w:w="1946" w:type="dxa"/>
          </w:tcPr>
          <w:p w14:paraId="2A34D3B2" w14:textId="77777777" w:rsidR="009202FF" w:rsidRPr="00C2061D" w:rsidRDefault="009202FF" w:rsidP="00785C32">
            <w:pPr>
              <w:rPr>
                <w:rFonts w:cs="Arial"/>
                <w:sz w:val="16"/>
                <w:szCs w:val="16"/>
              </w:rPr>
            </w:pPr>
            <w:r w:rsidRPr="00C2061D">
              <w:rPr>
                <w:rFonts w:cs="Arial"/>
                <w:sz w:val="16"/>
                <w:szCs w:val="16"/>
              </w:rPr>
              <w:lastRenderedPageBreak/>
              <w:t xml:space="preserve">Three adverse events were reported: a tibia fracture (unrelated to the </w:t>
            </w:r>
            <w:r w:rsidRPr="00C2061D">
              <w:rPr>
                <w:rFonts w:cs="Arial"/>
                <w:sz w:val="16"/>
                <w:szCs w:val="16"/>
              </w:rPr>
              <w:lastRenderedPageBreak/>
              <w:t>study), a wrist fracture, and a knee injury, both sustained during skiing. Additionally, one participant was excluded after experiencing repeated hypoglycemia.</w:t>
            </w:r>
          </w:p>
          <w:p w14:paraId="47AA300D" w14:textId="77777777" w:rsidR="009202FF" w:rsidRPr="00C2061D" w:rsidRDefault="009202FF" w:rsidP="00785C32">
            <w:pPr>
              <w:rPr>
                <w:rFonts w:cs="Arial"/>
                <w:sz w:val="16"/>
                <w:szCs w:val="16"/>
              </w:rPr>
            </w:pPr>
          </w:p>
          <w:p w14:paraId="67023B23" w14:textId="77777777" w:rsidR="009202FF" w:rsidRPr="00C2061D" w:rsidRDefault="009202FF" w:rsidP="00785C32">
            <w:pPr>
              <w:rPr>
                <w:rFonts w:cs="Arial"/>
                <w:sz w:val="16"/>
                <w:szCs w:val="16"/>
              </w:rPr>
            </w:pPr>
            <w:r w:rsidRPr="00C2061D">
              <w:rPr>
                <w:rFonts w:cs="Arial"/>
                <w:sz w:val="16"/>
                <w:szCs w:val="16"/>
              </w:rPr>
              <w:t xml:space="preserve">The reported AEs were not related to the infusion pumps or diabetes control. </w:t>
            </w:r>
          </w:p>
        </w:tc>
        <w:tc>
          <w:tcPr>
            <w:tcW w:w="0" w:type="auto"/>
          </w:tcPr>
          <w:p w14:paraId="5BA39471" w14:textId="77777777" w:rsidR="009202FF" w:rsidRPr="00C2061D" w:rsidRDefault="009202FF" w:rsidP="00785C32">
            <w:pPr>
              <w:rPr>
                <w:rFonts w:cs="Arial"/>
                <w:sz w:val="16"/>
                <w:szCs w:val="16"/>
              </w:rPr>
            </w:pPr>
            <w:r w:rsidRPr="00C2061D">
              <w:rPr>
                <w:rFonts w:cs="Arial"/>
                <w:sz w:val="16"/>
                <w:szCs w:val="16"/>
              </w:rPr>
              <w:lastRenderedPageBreak/>
              <w:t xml:space="preserve">The UVA CLC system effectively improved glycemic </w:t>
            </w:r>
            <w:r w:rsidRPr="00C2061D">
              <w:rPr>
                <w:rFonts w:cs="Arial"/>
                <w:sz w:val="16"/>
                <w:szCs w:val="16"/>
              </w:rPr>
              <w:lastRenderedPageBreak/>
              <w:t>control during and after physically demanding activities, reducing the risk of hypoglycemia and hyperglycemia.</w:t>
            </w:r>
          </w:p>
          <w:p w14:paraId="2D828E04" w14:textId="77777777" w:rsidR="009202FF" w:rsidRPr="00C2061D" w:rsidRDefault="009202FF" w:rsidP="00785C32">
            <w:pPr>
              <w:rPr>
                <w:rFonts w:cs="Arial"/>
                <w:sz w:val="16"/>
                <w:szCs w:val="16"/>
              </w:rPr>
            </w:pPr>
          </w:p>
          <w:p w14:paraId="048EF690" w14:textId="77777777" w:rsidR="009202FF" w:rsidRPr="00C2061D" w:rsidRDefault="009202FF" w:rsidP="00785C32">
            <w:pPr>
              <w:rPr>
                <w:rFonts w:cs="Arial"/>
                <w:sz w:val="16"/>
                <w:szCs w:val="16"/>
              </w:rPr>
            </w:pPr>
            <w:proofErr w:type="spellStart"/>
            <w:r w:rsidRPr="00C2061D">
              <w:rPr>
                <w:rFonts w:cs="Arial"/>
                <w:sz w:val="16"/>
                <w:szCs w:val="16"/>
              </w:rPr>
              <w:t>Limiration</w:t>
            </w:r>
            <w:proofErr w:type="spellEnd"/>
            <w:r w:rsidRPr="00C2061D">
              <w:rPr>
                <w:rFonts w:cs="Arial"/>
                <w:sz w:val="16"/>
                <w:szCs w:val="16"/>
              </w:rPr>
              <w:t xml:space="preserve">: Mixed data were provided for </w:t>
            </w:r>
            <w:r w:rsidRPr="00C2061D">
              <w:rPr>
                <w:rFonts w:cs="Arial"/>
                <w:b/>
                <w:bCs/>
                <w:sz w:val="16"/>
                <w:szCs w:val="16"/>
              </w:rPr>
              <w:t xml:space="preserve">ACCU-CHEK </w:t>
            </w:r>
            <w:r w:rsidRPr="00C2061D">
              <w:rPr>
                <w:rFonts w:cs="Arial"/>
                <w:sz w:val="16"/>
                <w:szCs w:val="16"/>
              </w:rPr>
              <w:t>and Tandem t:AP.</w:t>
            </w:r>
          </w:p>
        </w:tc>
      </w:tr>
      <w:tr w:rsidR="00240A4E" w:rsidRPr="00C2061D" w14:paraId="402071E0" w14:textId="77777777" w:rsidTr="00351CDA">
        <w:tc>
          <w:tcPr>
            <w:tcW w:w="0" w:type="auto"/>
          </w:tcPr>
          <w:p w14:paraId="3930CF18" w14:textId="0DCA05DD" w:rsidR="009202FF" w:rsidRPr="00C2061D" w:rsidRDefault="009202FF" w:rsidP="00785C32">
            <w:pPr>
              <w:rPr>
                <w:rFonts w:cs="Arial"/>
                <w:sz w:val="16"/>
                <w:szCs w:val="16"/>
              </w:rPr>
            </w:pPr>
            <w:r w:rsidRPr="00C2061D">
              <w:rPr>
                <w:rFonts w:cs="Arial"/>
                <w:sz w:val="16"/>
                <w:szCs w:val="16"/>
              </w:rPr>
              <w:lastRenderedPageBreak/>
              <w:t xml:space="preserve">Howsmon et al. (2018) </w:t>
            </w:r>
            <w:r w:rsidRPr="00C2061D">
              <w:rPr>
                <w:rFonts w:cs="Arial"/>
                <w:sz w:val="16"/>
                <w:szCs w:val="16"/>
              </w:rPr>
              <w:fldChar w:fldCharType="begin"/>
            </w:r>
            <w:r w:rsidR="004F3555">
              <w:rPr>
                <w:rFonts w:cs="Arial"/>
                <w:sz w:val="16"/>
                <w:szCs w:val="16"/>
              </w:rPr>
              <w:instrText xml:space="preserve"> ADDIN EN.CITE &lt;EndNote&gt;&lt;Cite&gt;&lt;Author&gt;Howsmon&lt;/Author&gt;&lt;Year&gt;2018&lt;/Year&gt;&lt;RecNum&gt;72&lt;/RecNum&gt;&lt;DisplayText&gt;(10)&lt;/DisplayText&gt;&lt;record&gt;&lt;rec-number&gt;72&lt;/rec-number&gt;&lt;foreign-keys&gt;&lt;key app="EN" db-id="vwrrttwz10fd9netdtjv5t0n2rea550ese5e" timestamp="1725520800"&gt;72&lt;/key&gt;&lt;/foreign-keys&gt;&lt;ref-type name="Journal Article"&gt;17&lt;/ref-type&gt;&lt;contributors&gt;&lt;authors&gt;&lt;author&gt;DP Howsmon&lt;/author&gt;&lt;author&gt;N Baysal&lt;/author&gt;&lt;author&gt;BA Buckingham &lt;/author&gt;&lt;author&gt;Gregory P Forlenza&lt;/author&gt;&lt;author&gt;Trang T Ly&lt;/author&gt;&lt;author&gt;David M Maahs&lt;/author&gt;&lt;author&gt;Tatiana Marcal&lt;/author&gt;&lt;author&gt;Lindsey Towers&lt;/author&gt;&lt;author&gt;Eric Mauritzen&lt;/author&gt;&lt;author&gt;Sunil Deshpande&lt;/author&gt;&lt;author&gt;Lauren M Huyett&lt;/author&gt;&lt;author&gt;Jordan E Pinsker&lt;/author&gt;&lt;author&gt;Ravi Gondhalekar&lt;/author&gt;&lt;author&gt;Francis J Doyle 3rd &lt;/author&gt;&lt;author&gt;Eyal Dassau&lt;/author&gt;&lt;author&gt;Juergen Hahn&lt;/author&gt;&lt;author&gt;Wayne Bequette&lt;/author&gt;&lt;/authors&gt;&lt;/contributors&gt;&lt;titles&gt;&lt;title&gt;Real-time detection of infusion site failures in a closed-loop artificial pancreas&lt;/title&gt;&lt;secondary-title&gt;J Diabetes Sci Technol&lt;/secondary-title&gt;&lt;/titles&gt;&lt;periodical&gt;&lt;full-title&gt;J Diabetes Sci Technol&lt;/full-title&gt;&lt;/periodical&gt;&lt;pages&gt;599-607&lt;/pages&gt;&lt;volume&gt;12&lt;/volume&gt;&lt;number&gt;3&lt;/number&gt;&lt;dates&gt;&lt;year&gt;2018&lt;/year&gt;&lt;/dates&gt;&lt;urls&gt;&lt;related-urls&gt;&lt;url&gt;https://journals.sagepub.com/doi/abs/10.1177/1932296818755173&lt;/url&gt;&lt;/related-urls&gt;&lt;/urls&gt;&lt;custom1&gt;22 cites: https://scholar.google.com/scholar?cites=3806473230862010387&amp;amp;as_sdt=2005&amp;amp;sciodt=0,5&amp;amp;hl=en&amp;#xD;Query date: 2024-09-05 07:40:33&lt;/custom1&gt;&lt;electronic-resource-num&gt;10.1177/1932296818755173&lt;/electronic-resource-num&gt;&lt;/record&gt;&lt;/Cite&gt;&lt;/EndNote&gt;</w:instrText>
            </w:r>
            <w:r w:rsidRPr="00C2061D">
              <w:rPr>
                <w:rFonts w:cs="Arial"/>
                <w:sz w:val="16"/>
                <w:szCs w:val="16"/>
              </w:rPr>
              <w:fldChar w:fldCharType="separate"/>
            </w:r>
            <w:r w:rsidR="00B60AE6">
              <w:rPr>
                <w:rFonts w:cs="Arial"/>
                <w:noProof/>
                <w:sz w:val="16"/>
                <w:szCs w:val="16"/>
              </w:rPr>
              <w:t>(10)</w:t>
            </w:r>
            <w:r w:rsidRPr="00C2061D">
              <w:rPr>
                <w:rFonts w:cs="Arial"/>
                <w:sz w:val="16"/>
                <w:szCs w:val="16"/>
              </w:rPr>
              <w:fldChar w:fldCharType="end"/>
            </w:r>
          </w:p>
        </w:tc>
        <w:tc>
          <w:tcPr>
            <w:tcW w:w="0" w:type="auto"/>
          </w:tcPr>
          <w:p w14:paraId="2085AF73" w14:textId="77777777" w:rsidR="009202FF" w:rsidRPr="00C2061D" w:rsidRDefault="009202FF" w:rsidP="00785C32">
            <w:pPr>
              <w:rPr>
                <w:rFonts w:cs="Arial"/>
                <w:sz w:val="16"/>
                <w:szCs w:val="16"/>
              </w:rPr>
            </w:pPr>
            <w:r w:rsidRPr="00C2061D">
              <w:rPr>
                <w:rFonts w:cs="Arial"/>
                <w:sz w:val="16"/>
                <w:szCs w:val="16"/>
              </w:rPr>
              <w:t xml:space="preserve">The </w:t>
            </w:r>
            <w:r w:rsidRPr="00C2061D">
              <w:rPr>
                <w:rFonts w:cs="Arial"/>
                <w:b/>
                <w:bCs/>
                <w:sz w:val="16"/>
                <w:szCs w:val="16"/>
              </w:rPr>
              <w:t>Roche Accu-Chek Spirit Combo</w:t>
            </w:r>
            <w:r w:rsidRPr="00C2061D">
              <w:rPr>
                <w:rFonts w:cs="Arial"/>
                <w:sz w:val="16"/>
                <w:szCs w:val="16"/>
              </w:rPr>
              <w:t xml:space="preserve"> pump was used to deliver insulin with zone model predictive control (MPC) and site failure (SF) detection. </w:t>
            </w:r>
          </w:p>
          <w:p w14:paraId="43A89F8D" w14:textId="77777777" w:rsidR="009202FF" w:rsidRPr="00C2061D" w:rsidRDefault="009202FF" w:rsidP="00785C32">
            <w:pPr>
              <w:rPr>
                <w:rFonts w:cs="Arial"/>
                <w:sz w:val="16"/>
                <w:szCs w:val="16"/>
              </w:rPr>
            </w:pPr>
          </w:p>
          <w:p w14:paraId="36FDB6B8" w14:textId="77777777" w:rsidR="009202FF" w:rsidRPr="00C2061D" w:rsidRDefault="009202FF" w:rsidP="00785C32">
            <w:pPr>
              <w:rPr>
                <w:rFonts w:cs="Arial"/>
                <w:sz w:val="16"/>
                <w:szCs w:val="16"/>
              </w:rPr>
            </w:pPr>
            <w:r w:rsidRPr="00C2061D">
              <w:rPr>
                <w:rFonts w:cs="Arial"/>
                <w:sz w:val="16"/>
                <w:szCs w:val="16"/>
              </w:rPr>
              <w:t>In the</w:t>
            </w:r>
            <w:r w:rsidRPr="00C2061D">
              <w:t xml:space="preserve"> </w:t>
            </w:r>
            <w:r w:rsidRPr="00C2061D">
              <w:rPr>
                <w:rFonts w:cs="Arial"/>
                <w:sz w:val="16"/>
                <w:szCs w:val="16"/>
              </w:rPr>
              <w:t xml:space="preserve">control group, the patients’ personal sensor-augmented </w:t>
            </w:r>
            <w:r w:rsidRPr="00C2061D">
              <w:rPr>
                <w:rFonts w:cs="Arial"/>
                <w:sz w:val="16"/>
                <w:szCs w:val="16"/>
              </w:rPr>
              <w:lastRenderedPageBreak/>
              <w:t xml:space="preserve">pump (SAP) was used to deliver insulin. </w:t>
            </w:r>
          </w:p>
        </w:tc>
        <w:tc>
          <w:tcPr>
            <w:tcW w:w="0" w:type="auto"/>
          </w:tcPr>
          <w:p w14:paraId="3E578A29" w14:textId="77777777" w:rsidR="009202FF" w:rsidRPr="00C2061D" w:rsidRDefault="009202FF" w:rsidP="00785C32">
            <w:pPr>
              <w:rPr>
                <w:rFonts w:cs="Arial"/>
                <w:sz w:val="16"/>
                <w:szCs w:val="16"/>
              </w:rPr>
            </w:pPr>
            <w:r w:rsidRPr="00C2061D">
              <w:rPr>
                <w:rFonts w:cs="Arial"/>
                <w:sz w:val="16"/>
                <w:szCs w:val="16"/>
              </w:rPr>
              <w:lastRenderedPageBreak/>
              <w:t xml:space="preserve">To evaluate the real-time detection of site failures (SF) in diabetes management using an artificial pancreas system equipped with a specialized SF detection algorithm. </w:t>
            </w:r>
          </w:p>
        </w:tc>
        <w:tc>
          <w:tcPr>
            <w:tcW w:w="0" w:type="auto"/>
          </w:tcPr>
          <w:p w14:paraId="3F5C0E27" w14:textId="77777777" w:rsidR="009202FF" w:rsidRPr="00C2061D" w:rsidRDefault="009202FF" w:rsidP="00785C32">
            <w:pPr>
              <w:rPr>
                <w:rFonts w:cs="Arial"/>
                <w:sz w:val="16"/>
                <w:szCs w:val="16"/>
              </w:rPr>
            </w:pPr>
            <w:r w:rsidRPr="00C2061D">
              <w:rPr>
                <w:rFonts w:cs="Arial"/>
                <w:sz w:val="16"/>
                <w:szCs w:val="16"/>
              </w:rPr>
              <w:t xml:space="preserve">The study was a 6-week, outpatient, randomized crossover clinical trial conducted at two centers. </w:t>
            </w:r>
          </w:p>
          <w:p w14:paraId="4997BE0B" w14:textId="77777777" w:rsidR="009202FF" w:rsidRPr="00C2061D" w:rsidRDefault="009202FF" w:rsidP="00785C32">
            <w:pPr>
              <w:rPr>
                <w:rFonts w:cs="Arial"/>
                <w:sz w:val="16"/>
                <w:szCs w:val="16"/>
              </w:rPr>
            </w:pPr>
          </w:p>
          <w:p w14:paraId="5D627799" w14:textId="77777777" w:rsidR="009202FF" w:rsidRPr="00C2061D" w:rsidRDefault="009202FF" w:rsidP="00785C32">
            <w:pPr>
              <w:rPr>
                <w:rFonts w:cs="Arial"/>
                <w:sz w:val="16"/>
                <w:szCs w:val="16"/>
              </w:rPr>
            </w:pPr>
            <w:r w:rsidRPr="00C2061D">
              <w:rPr>
                <w:rFonts w:cs="Arial"/>
                <w:sz w:val="16"/>
                <w:szCs w:val="16"/>
              </w:rPr>
              <w:t>The study included 20 adult participants with T1D, 19 of whom completed the trial.</w:t>
            </w:r>
          </w:p>
          <w:p w14:paraId="25930CFD" w14:textId="77777777" w:rsidR="009202FF" w:rsidRPr="00C2061D" w:rsidRDefault="009202FF" w:rsidP="00785C32">
            <w:pPr>
              <w:rPr>
                <w:rFonts w:cs="Arial"/>
                <w:sz w:val="16"/>
                <w:szCs w:val="16"/>
              </w:rPr>
            </w:pPr>
          </w:p>
          <w:p w14:paraId="156608AD" w14:textId="77777777" w:rsidR="009202FF" w:rsidRPr="00C2061D" w:rsidRDefault="009202FF" w:rsidP="00785C32">
            <w:pPr>
              <w:rPr>
                <w:rFonts w:cs="Arial"/>
                <w:sz w:val="16"/>
                <w:szCs w:val="16"/>
              </w:rPr>
            </w:pPr>
            <w:r w:rsidRPr="00C2061D">
              <w:rPr>
                <w:rFonts w:cs="Arial"/>
                <w:sz w:val="16"/>
                <w:szCs w:val="16"/>
              </w:rPr>
              <w:t>Each participant underwent two evaluation periods separated by a one-week washout, with follow-up during each week of infusion set wear.</w:t>
            </w:r>
          </w:p>
        </w:tc>
        <w:tc>
          <w:tcPr>
            <w:tcW w:w="0" w:type="auto"/>
          </w:tcPr>
          <w:p w14:paraId="06678242" w14:textId="77777777" w:rsidR="009202FF" w:rsidRPr="00C2061D" w:rsidRDefault="009202FF" w:rsidP="00785C32">
            <w:pPr>
              <w:rPr>
                <w:rFonts w:cs="Arial"/>
                <w:sz w:val="16"/>
                <w:szCs w:val="16"/>
              </w:rPr>
            </w:pPr>
            <w:r w:rsidRPr="00C2061D">
              <w:rPr>
                <w:rFonts w:cs="Arial"/>
                <w:sz w:val="16"/>
                <w:szCs w:val="16"/>
              </w:rPr>
              <w:lastRenderedPageBreak/>
              <w:t>The study did not directly compare the performance or safety of the infusion pumps but instead focused on the performance of the SF detection algorithm between the two study arms.</w:t>
            </w:r>
          </w:p>
          <w:p w14:paraId="4BFCD44D" w14:textId="77777777" w:rsidR="009202FF" w:rsidRPr="00C2061D" w:rsidRDefault="009202FF" w:rsidP="00785C32">
            <w:pPr>
              <w:rPr>
                <w:rFonts w:cs="Arial"/>
                <w:sz w:val="16"/>
                <w:szCs w:val="16"/>
              </w:rPr>
            </w:pPr>
          </w:p>
          <w:p w14:paraId="3D695BE6" w14:textId="77777777" w:rsidR="009202FF" w:rsidRPr="00C2061D" w:rsidRDefault="009202FF" w:rsidP="00785C32">
            <w:pPr>
              <w:rPr>
                <w:rFonts w:cs="Arial"/>
                <w:sz w:val="16"/>
                <w:szCs w:val="16"/>
              </w:rPr>
            </w:pPr>
            <w:r w:rsidRPr="00C2061D">
              <w:rPr>
                <w:rFonts w:cs="Arial"/>
                <w:sz w:val="16"/>
                <w:szCs w:val="16"/>
              </w:rPr>
              <w:t>Key endpoints:</w:t>
            </w:r>
          </w:p>
          <w:p w14:paraId="0DF75CCD" w14:textId="77777777" w:rsidR="009202FF" w:rsidRPr="00C2061D" w:rsidRDefault="009202FF">
            <w:pPr>
              <w:pStyle w:val="ListParagraph"/>
              <w:numPr>
                <w:ilvl w:val="0"/>
                <w:numId w:val="13"/>
              </w:numPr>
              <w:ind w:left="163" w:hanging="201"/>
              <w:jc w:val="left"/>
              <w:rPr>
                <w:rFonts w:cs="Arial"/>
                <w:sz w:val="16"/>
                <w:szCs w:val="16"/>
              </w:rPr>
            </w:pPr>
            <w:r w:rsidRPr="00C2061D">
              <w:rPr>
                <w:rFonts w:cs="Arial"/>
                <w:sz w:val="16"/>
                <w:szCs w:val="16"/>
              </w:rPr>
              <w:lastRenderedPageBreak/>
              <w:t>Sensitivity, false positives and false negatives of the SF detection algorithm</w:t>
            </w:r>
          </w:p>
          <w:p w14:paraId="65AFDA92" w14:textId="77777777" w:rsidR="009202FF" w:rsidRPr="00C2061D" w:rsidRDefault="009202FF">
            <w:pPr>
              <w:pStyle w:val="ListParagraph"/>
              <w:numPr>
                <w:ilvl w:val="0"/>
                <w:numId w:val="13"/>
              </w:numPr>
              <w:ind w:left="163" w:hanging="201"/>
              <w:jc w:val="left"/>
              <w:rPr>
                <w:rFonts w:cs="Arial"/>
                <w:sz w:val="16"/>
                <w:szCs w:val="16"/>
              </w:rPr>
            </w:pPr>
            <w:r w:rsidRPr="00C2061D">
              <w:rPr>
                <w:rFonts w:cs="Arial"/>
                <w:sz w:val="16"/>
                <w:szCs w:val="16"/>
              </w:rPr>
              <w:t>Infusion set survival</w:t>
            </w:r>
          </w:p>
          <w:p w14:paraId="2660F26D" w14:textId="2E026C8A" w:rsidR="009202FF" w:rsidRPr="00C2061D" w:rsidRDefault="00092A28">
            <w:pPr>
              <w:pStyle w:val="ListParagraph"/>
              <w:numPr>
                <w:ilvl w:val="0"/>
                <w:numId w:val="13"/>
              </w:numPr>
              <w:ind w:left="163" w:hanging="201"/>
              <w:jc w:val="left"/>
              <w:rPr>
                <w:rFonts w:cs="Arial"/>
                <w:sz w:val="16"/>
                <w:szCs w:val="16"/>
              </w:rPr>
            </w:pPr>
            <w:r>
              <w:rPr>
                <w:rFonts w:cs="Arial"/>
                <w:sz w:val="16"/>
                <w:szCs w:val="16"/>
              </w:rPr>
              <w:t>TAR</w:t>
            </w:r>
            <w:r w:rsidR="009202FF" w:rsidRPr="00C2061D">
              <w:rPr>
                <w:rFonts w:cs="Arial"/>
                <w:sz w:val="16"/>
                <w:szCs w:val="16"/>
              </w:rPr>
              <w:t xml:space="preserve"> (&gt;250 mg/dL)</w:t>
            </w:r>
          </w:p>
        </w:tc>
        <w:tc>
          <w:tcPr>
            <w:tcW w:w="1850" w:type="dxa"/>
          </w:tcPr>
          <w:p w14:paraId="7040FBD6" w14:textId="77777777" w:rsidR="009202FF" w:rsidRPr="00C2061D" w:rsidRDefault="009202FF" w:rsidP="00785C32">
            <w:pPr>
              <w:rPr>
                <w:rFonts w:cs="Arial"/>
                <w:sz w:val="16"/>
                <w:szCs w:val="16"/>
              </w:rPr>
            </w:pPr>
            <w:r w:rsidRPr="00C2061D">
              <w:rPr>
                <w:rFonts w:cs="Arial"/>
                <w:sz w:val="16"/>
                <w:szCs w:val="16"/>
              </w:rPr>
              <w:lastRenderedPageBreak/>
              <w:t xml:space="preserve">The most common cause of SFs was unexplained hyperglycemia that did not respond to correction doses. </w:t>
            </w:r>
          </w:p>
          <w:p w14:paraId="080A4272" w14:textId="77777777" w:rsidR="009202FF" w:rsidRPr="00C2061D" w:rsidRDefault="009202FF" w:rsidP="00785C32">
            <w:pPr>
              <w:rPr>
                <w:rFonts w:cs="Arial"/>
                <w:sz w:val="16"/>
                <w:szCs w:val="16"/>
              </w:rPr>
            </w:pPr>
          </w:p>
          <w:p w14:paraId="0CA3D314" w14:textId="77777777" w:rsidR="009202FF" w:rsidRPr="00C2061D" w:rsidRDefault="009202FF" w:rsidP="00785C32">
            <w:pPr>
              <w:rPr>
                <w:rFonts w:cs="Arial"/>
                <w:sz w:val="16"/>
                <w:szCs w:val="16"/>
              </w:rPr>
            </w:pPr>
            <w:r w:rsidRPr="00C2061D">
              <w:rPr>
                <w:rFonts w:cs="Arial"/>
                <w:sz w:val="16"/>
                <w:szCs w:val="16"/>
              </w:rPr>
              <w:t>In the ACCU-CHEK group, the SF detection algorithm showed a sensitivity of 88% with an average false-</w:t>
            </w:r>
            <w:r w:rsidRPr="00C2061D">
              <w:rPr>
                <w:rFonts w:cs="Arial"/>
                <w:sz w:val="16"/>
                <w:szCs w:val="16"/>
              </w:rPr>
              <w:lastRenderedPageBreak/>
              <w:t xml:space="preserve">positive rate of 0.22 per day. In the control group, the sensitivity was 73.3% with a false-positive rate of 0.27 per day. </w:t>
            </w:r>
          </w:p>
          <w:p w14:paraId="03E55A92" w14:textId="77777777" w:rsidR="009202FF" w:rsidRPr="00C2061D" w:rsidRDefault="009202FF" w:rsidP="00785C32">
            <w:pPr>
              <w:rPr>
                <w:rFonts w:cs="Arial"/>
                <w:sz w:val="16"/>
                <w:szCs w:val="16"/>
              </w:rPr>
            </w:pPr>
          </w:p>
          <w:p w14:paraId="10D03E47" w14:textId="28610B7C" w:rsidR="009202FF" w:rsidRPr="00C2061D" w:rsidRDefault="009202FF" w:rsidP="00785C32">
            <w:pPr>
              <w:rPr>
                <w:rFonts w:cs="Arial"/>
                <w:sz w:val="16"/>
                <w:szCs w:val="16"/>
              </w:rPr>
            </w:pPr>
            <w:r w:rsidRPr="00C2061D">
              <w:rPr>
                <w:rFonts w:cs="Arial"/>
                <w:sz w:val="16"/>
                <w:szCs w:val="16"/>
              </w:rPr>
              <w:t xml:space="preserve">When the SF detection algorithm was applied retrospectively in the control group, the </w:t>
            </w:r>
            <w:r w:rsidR="00092A28">
              <w:rPr>
                <w:rFonts w:cs="Arial"/>
                <w:sz w:val="16"/>
                <w:szCs w:val="16"/>
              </w:rPr>
              <w:t>TAR</w:t>
            </w:r>
            <w:r w:rsidRPr="00C2061D">
              <w:rPr>
                <w:rFonts w:cs="Arial"/>
                <w:sz w:val="16"/>
                <w:szCs w:val="16"/>
              </w:rPr>
              <w:t xml:space="preserve"> in the four hours preceding an SF was reduced from a median of 92 minutes to 63 minutes. In the ACCU-CHEK group, real-time SF detection further reduced this duration from 63 minutes to 30 minutes, demonstrating a significant improvement in hyperglycemic control when real-time SF alerts were used.</w:t>
            </w:r>
          </w:p>
        </w:tc>
        <w:tc>
          <w:tcPr>
            <w:tcW w:w="1946" w:type="dxa"/>
          </w:tcPr>
          <w:p w14:paraId="1FF1D5DA" w14:textId="77777777" w:rsidR="009202FF" w:rsidRPr="00C2061D" w:rsidRDefault="009202FF" w:rsidP="00785C32">
            <w:pPr>
              <w:rPr>
                <w:rFonts w:cs="Arial"/>
                <w:sz w:val="16"/>
                <w:szCs w:val="16"/>
              </w:rPr>
            </w:pPr>
            <w:r w:rsidRPr="00C2061D">
              <w:rPr>
                <w:rFonts w:cs="Arial"/>
                <w:sz w:val="16"/>
                <w:szCs w:val="16"/>
              </w:rPr>
              <w:lastRenderedPageBreak/>
              <w:t>The study did not report any AEs, complications, or side effects directly attributable to the infusion pumps.</w:t>
            </w:r>
          </w:p>
          <w:p w14:paraId="1BA5DE8B" w14:textId="77777777" w:rsidR="009202FF" w:rsidRPr="00C2061D" w:rsidRDefault="009202FF" w:rsidP="00785C32">
            <w:pPr>
              <w:rPr>
                <w:rFonts w:cs="Arial"/>
                <w:sz w:val="16"/>
                <w:szCs w:val="16"/>
              </w:rPr>
            </w:pPr>
            <w:r w:rsidRPr="00C2061D">
              <w:rPr>
                <w:rFonts w:cs="Arial"/>
                <w:sz w:val="16"/>
                <w:szCs w:val="16"/>
              </w:rPr>
              <w:t xml:space="preserve"> </w:t>
            </w:r>
          </w:p>
        </w:tc>
        <w:tc>
          <w:tcPr>
            <w:tcW w:w="0" w:type="auto"/>
          </w:tcPr>
          <w:p w14:paraId="455745E0" w14:textId="77777777" w:rsidR="009202FF" w:rsidRPr="00C2061D" w:rsidRDefault="009202FF" w:rsidP="00785C32">
            <w:pPr>
              <w:rPr>
                <w:rFonts w:cs="Arial"/>
                <w:sz w:val="16"/>
                <w:szCs w:val="16"/>
              </w:rPr>
            </w:pPr>
            <w:r w:rsidRPr="00C2061D">
              <w:rPr>
                <w:rFonts w:cs="Arial"/>
                <w:sz w:val="16"/>
                <w:szCs w:val="16"/>
              </w:rPr>
              <w:t>The study focused on SF detection rather than pump performance or safety.</w:t>
            </w:r>
          </w:p>
        </w:tc>
      </w:tr>
      <w:tr w:rsidR="00240A4E" w:rsidRPr="00C2061D" w14:paraId="0E4B93F0" w14:textId="77777777" w:rsidTr="00351CDA">
        <w:tc>
          <w:tcPr>
            <w:tcW w:w="0" w:type="auto"/>
          </w:tcPr>
          <w:p w14:paraId="37BD6D80" w14:textId="48C56DEF" w:rsidR="009202FF" w:rsidRPr="00C2061D" w:rsidRDefault="009202FF" w:rsidP="00785C32">
            <w:pPr>
              <w:rPr>
                <w:rFonts w:cs="Arial"/>
                <w:sz w:val="16"/>
                <w:szCs w:val="16"/>
              </w:rPr>
            </w:pPr>
            <w:proofErr w:type="spellStart"/>
            <w:r w:rsidRPr="00C2061D">
              <w:rPr>
                <w:rFonts w:cs="Arial"/>
                <w:sz w:val="16"/>
                <w:szCs w:val="16"/>
              </w:rPr>
              <w:t>Leelarathna</w:t>
            </w:r>
            <w:proofErr w:type="spellEnd"/>
            <w:r w:rsidRPr="00C2061D">
              <w:rPr>
                <w:rFonts w:cs="Arial"/>
                <w:sz w:val="16"/>
                <w:szCs w:val="16"/>
              </w:rPr>
              <w:t xml:space="preserve"> et al (2014) </w:t>
            </w:r>
            <w:r w:rsidRPr="00C2061D">
              <w:rPr>
                <w:rFonts w:cs="Arial"/>
                <w:sz w:val="16"/>
                <w:szCs w:val="16"/>
              </w:rPr>
              <w:fldChar w:fldCharType="begin">
                <w:fldData xml:space="preserve">PEVuZE5vdGU+PENpdGU+PEF1dGhvcj5MZWVsYXJhdGhuYTwvQXV0aG9yPjxZZWFyPjIwMTQ8L1ll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PEVuZE5vdGU+PENpdGU+PEF1dGhvcj5MZWVsYXJhdGhuYTwvQXV0aG9yPjxZZWFyPjIwMTQ8L1ll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(11)</w:t>
            </w:r>
            <w:r w:rsidRPr="00C2061D">
              <w:rPr>
                <w:rFonts w:cs="Arial"/>
                <w:sz w:val="16"/>
                <w:szCs w:val="16"/>
              </w:rPr>
              <w:fldChar w:fldCharType="end"/>
            </w:r>
          </w:p>
        </w:tc>
        <w:tc>
          <w:tcPr>
            <w:tcW w:w="0" w:type="auto"/>
          </w:tcPr>
          <w:p w14:paraId="791E9A25" w14:textId="77777777" w:rsidR="009202FF" w:rsidRPr="00C2061D" w:rsidRDefault="009202FF" w:rsidP="00785C32">
            <w:pPr>
              <w:rPr>
                <w:rFonts w:cs="Arial"/>
                <w:sz w:val="16"/>
                <w:szCs w:val="16"/>
              </w:rPr>
            </w:pPr>
            <w:r w:rsidRPr="00C2061D">
              <w:rPr>
                <w:rFonts w:cs="Arial"/>
                <w:sz w:val="16"/>
                <w:szCs w:val="16"/>
              </w:rPr>
              <w:t xml:space="preserve">The </w:t>
            </w:r>
            <w:r w:rsidRPr="00C2061D">
              <w:rPr>
                <w:rFonts w:cs="Arial"/>
                <w:b/>
                <w:bCs/>
                <w:sz w:val="16"/>
                <w:szCs w:val="16"/>
              </w:rPr>
              <w:t>Accu-Chek Spirit Combo insulin pump</w:t>
            </w:r>
            <w:r w:rsidRPr="00C2061D">
              <w:rPr>
                <w:rFonts w:cs="Arial"/>
                <w:sz w:val="16"/>
                <w:szCs w:val="16"/>
              </w:rPr>
              <w:t xml:space="preserve"> was used to deliver insulin. This pump was integrated with an automated closed-loop glucose control system, which was used to administer insulin according to the MPC algorithm's recommendations.</w:t>
            </w:r>
          </w:p>
        </w:tc>
        <w:tc>
          <w:tcPr>
            <w:tcW w:w="0" w:type="auto"/>
          </w:tcPr>
          <w:p w14:paraId="260C64B2" w14:textId="77777777" w:rsidR="009202FF" w:rsidRPr="00C2061D" w:rsidRDefault="009202FF" w:rsidP="00785C32">
            <w:pPr>
              <w:rPr>
                <w:rFonts w:cs="Arial"/>
                <w:sz w:val="16"/>
                <w:szCs w:val="16"/>
              </w:rPr>
            </w:pPr>
            <w:r w:rsidRPr="00C2061D">
              <w:rPr>
                <w:rFonts w:cs="Arial"/>
                <w:sz w:val="16"/>
                <w:szCs w:val="16"/>
              </w:rPr>
              <w:t>To assess the reliability of a CLC system. Secondary objectives included evaluating overnight glucose management and the accuracy of the Dexcom G4 CGM sensor.</w:t>
            </w:r>
          </w:p>
        </w:tc>
        <w:tc>
          <w:tcPr>
            <w:tcW w:w="0" w:type="auto"/>
          </w:tcPr>
          <w:p w14:paraId="447FBFD4" w14:textId="77777777" w:rsidR="009202FF" w:rsidRPr="00C2061D" w:rsidRDefault="009202FF" w:rsidP="00785C32">
            <w:pPr>
              <w:rPr>
                <w:rFonts w:cs="Arial"/>
                <w:sz w:val="16"/>
                <w:szCs w:val="16"/>
              </w:rPr>
            </w:pPr>
            <w:r w:rsidRPr="00C2061D">
              <w:rPr>
                <w:rFonts w:cs="Arial"/>
                <w:sz w:val="16"/>
                <w:szCs w:val="16"/>
              </w:rPr>
              <w:t xml:space="preserve">This was a single-center, single-arm, open-label feasibility study. </w:t>
            </w:r>
          </w:p>
          <w:p w14:paraId="73EF0693" w14:textId="77777777" w:rsidR="009202FF" w:rsidRPr="00C2061D" w:rsidRDefault="009202FF" w:rsidP="00785C32">
            <w:pPr>
              <w:rPr>
                <w:rFonts w:cs="Arial"/>
                <w:sz w:val="16"/>
                <w:szCs w:val="16"/>
              </w:rPr>
            </w:pPr>
          </w:p>
          <w:p w14:paraId="33DC1815" w14:textId="77777777" w:rsidR="009202FF" w:rsidRPr="00C2061D" w:rsidRDefault="009202FF" w:rsidP="00785C32">
            <w:pPr>
              <w:rPr>
                <w:rFonts w:cs="Arial"/>
                <w:sz w:val="16"/>
                <w:szCs w:val="16"/>
              </w:rPr>
            </w:pPr>
            <w:r w:rsidRPr="00C2061D">
              <w:rPr>
                <w:rFonts w:cs="Arial"/>
                <w:sz w:val="16"/>
                <w:szCs w:val="16"/>
              </w:rPr>
              <w:t>The study included 8 adult patients diagnosed with T1D for at least one year, all of whom were already using insulin pump therapy.</w:t>
            </w:r>
          </w:p>
          <w:p w14:paraId="1D94C003" w14:textId="77777777" w:rsidR="009202FF" w:rsidRPr="00C2061D" w:rsidRDefault="009202FF" w:rsidP="00785C32">
            <w:pPr>
              <w:rPr>
                <w:rFonts w:cs="Arial"/>
                <w:sz w:val="16"/>
                <w:szCs w:val="16"/>
              </w:rPr>
            </w:pPr>
          </w:p>
          <w:p w14:paraId="6E96F985" w14:textId="77777777" w:rsidR="009202FF" w:rsidRPr="00C2061D" w:rsidRDefault="009202FF" w:rsidP="00785C32">
            <w:pPr>
              <w:rPr>
                <w:rFonts w:cs="Arial"/>
                <w:sz w:val="16"/>
                <w:szCs w:val="16"/>
              </w:rPr>
            </w:pPr>
            <w:r w:rsidRPr="00C2061D">
              <w:rPr>
                <w:rFonts w:cs="Arial"/>
                <w:sz w:val="16"/>
                <w:szCs w:val="16"/>
              </w:rPr>
              <w:t xml:space="preserve">The study involved an overnight follow-up period from 19:00 to 07:00 hours, with glucose control monitored </w:t>
            </w:r>
            <w:r w:rsidRPr="00C2061D">
              <w:rPr>
                <w:rFonts w:cs="Arial"/>
                <w:sz w:val="16"/>
                <w:szCs w:val="16"/>
              </w:rPr>
              <w:lastRenderedPageBreak/>
              <w:t>for the entire duration.</w:t>
            </w:r>
          </w:p>
        </w:tc>
        <w:tc>
          <w:tcPr>
            <w:tcW w:w="0" w:type="auto"/>
          </w:tcPr>
          <w:p w14:paraId="30EF59A1" w14:textId="77777777" w:rsidR="009202FF" w:rsidRPr="00C2061D" w:rsidRDefault="009202FF" w:rsidP="00785C32">
            <w:pPr>
              <w:rPr>
                <w:rFonts w:cs="Arial"/>
                <w:sz w:val="16"/>
                <w:szCs w:val="16"/>
              </w:rPr>
            </w:pPr>
            <w:r w:rsidRPr="00C2061D">
              <w:rPr>
                <w:rFonts w:cs="Arial"/>
                <w:sz w:val="16"/>
                <w:szCs w:val="16"/>
              </w:rPr>
              <w:lastRenderedPageBreak/>
              <w:t>Primary outcome:</w:t>
            </w:r>
          </w:p>
          <w:p w14:paraId="694E4822" w14:textId="29173588" w:rsidR="009202FF" w:rsidRPr="00C2061D" w:rsidRDefault="009202FF">
            <w:pPr>
              <w:pStyle w:val="ListParagraph"/>
              <w:numPr>
                <w:ilvl w:val="0"/>
                <w:numId w:val="13"/>
              </w:numPr>
              <w:ind w:left="163" w:hanging="143"/>
              <w:jc w:val="left"/>
              <w:rPr>
                <w:rFonts w:cs="Arial"/>
                <w:sz w:val="16"/>
                <w:szCs w:val="16"/>
              </w:rPr>
            </w:pPr>
            <w:r w:rsidRPr="00C2061D">
              <w:rPr>
                <w:rFonts w:cs="Arial"/>
                <w:sz w:val="16"/>
                <w:szCs w:val="16"/>
              </w:rPr>
              <w:t xml:space="preserve">The percentage of time the </w:t>
            </w:r>
            <w:r w:rsidR="00092A28">
              <w:rPr>
                <w:rFonts w:cs="Arial"/>
                <w:sz w:val="16"/>
                <w:szCs w:val="16"/>
              </w:rPr>
              <w:t>CLC</w:t>
            </w:r>
            <w:r w:rsidRPr="00C2061D">
              <w:rPr>
                <w:rFonts w:cs="Arial"/>
                <w:sz w:val="16"/>
                <w:szCs w:val="16"/>
              </w:rPr>
              <w:t xml:space="preserve"> system functioned as intended.</w:t>
            </w:r>
          </w:p>
          <w:p w14:paraId="7B322799" w14:textId="77777777" w:rsidR="009202FF" w:rsidRPr="00C2061D" w:rsidRDefault="009202FF" w:rsidP="00785C32">
            <w:pPr>
              <w:rPr>
                <w:rFonts w:cs="Arial"/>
                <w:sz w:val="16"/>
                <w:szCs w:val="16"/>
              </w:rPr>
            </w:pPr>
          </w:p>
          <w:p w14:paraId="4E262453" w14:textId="77777777" w:rsidR="009202FF" w:rsidRPr="00C2061D" w:rsidRDefault="009202FF" w:rsidP="00785C32">
            <w:pPr>
              <w:rPr>
                <w:rFonts w:cs="Arial"/>
                <w:sz w:val="16"/>
                <w:szCs w:val="16"/>
              </w:rPr>
            </w:pPr>
            <w:r w:rsidRPr="00C2061D">
              <w:rPr>
                <w:rFonts w:cs="Arial"/>
                <w:sz w:val="16"/>
                <w:szCs w:val="16"/>
              </w:rPr>
              <w:t>Secondary outcomes:</w:t>
            </w:r>
          </w:p>
          <w:p w14:paraId="284C54DA"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 xml:space="preserve">Failure rates of various system components, </w:t>
            </w:r>
          </w:p>
          <w:p w14:paraId="135FFABA"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TiR (3.9–8.0 mmol/L)</w:t>
            </w:r>
          </w:p>
          <w:p w14:paraId="642268A4"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Time in expanded range (</w:t>
            </w:r>
            <w:proofErr w:type="spellStart"/>
            <w:r w:rsidRPr="00C2061D">
              <w:rPr>
                <w:rFonts w:cs="Arial"/>
                <w:sz w:val="16"/>
                <w:szCs w:val="16"/>
              </w:rPr>
              <w:t>TiER</w:t>
            </w:r>
            <w:proofErr w:type="spellEnd"/>
            <w:r w:rsidRPr="00C2061D">
              <w:rPr>
                <w:rFonts w:cs="Arial"/>
                <w:sz w:val="16"/>
                <w:szCs w:val="16"/>
              </w:rPr>
              <w:t xml:space="preserve">; 3.9–10.0 mmol/L) </w:t>
            </w:r>
          </w:p>
          <w:p w14:paraId="171548D4"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 xml:space="preserve">Mean glucose levels, </w:t>
            </w:r>
          </w:p>
          <w:p w14:paraId="26979A0D"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MARD of CGM.</w:t>
            </w:r>
          </w:p>
          <w:p w14:paraId="20FD9E92"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lastRenderedPageBreak/>
              <w:t>Number of hypoglycemic events</w:t>
            </w:r>
          </w:p>
          <w:p w14:paraId="3CB90335"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Occurrence of ketosis</w:t>
            </w:r>
          </w:p>
          <w:p w14:paraId="20BCDCA0"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Nature/severity of any other AEs.</w:t>
            </w:r>
          </w:p>
        </w:tc>
        <w:tc>
          <w:tcPr>
            <w:tcW w:w="1850" w:type="dxa"/>
          </w:tcPr>
          <w:p w14:paraId="0868ADD6" w14:textId="71F0CE6E" w:rsidR="009202FF" w:rsidRPr="00C2061D" w:rsidRDefault="009202FF" w:rsidP="00785C32">
            <w:pPr>
              <w:rPr>
                <w:rFonts w:cs="Arial"/>
                <w:sz w:val="16"/>
                <w:szCs w:val="16"/>
              </w:rPr>
            </w:pPr>
            <w:r w:rsidRPr="00C2061D">
              <w:rPr>
                <w:rFonts w:cs="Arial"/>
                <w:sz w:val="16"/>
                <w:szCs w:val="16"/>
              </w:rPr>
              <w:lastRenderedPageBreak/>
              <w:t xml:space="preserve">The </w:t>
            </w:r>
            <w:r w:rsidR="00092A28">
              <w:rPr>
                <w:rFonts w:cs="Arial"/>
                <w:sz w:val="16"/>
                <w:szCs w:val="16"/>
              </w:rPr>
              <w:t>CLC</w:t>
            </w:r>
            <w:r w:rsidRPr="00C2061D">
              <w:rPr>
                <w:rFonts w:cs="Arial"/>
                <w:sz w:val="16"/>
                <w:szCs w:val="16"/>
              </w:rPr>
              <w:t xml:space="preserve"> system performed as intended for 99.6% of the time during the study, with one brief interruption (20 minutes) caused by accidental detachment of the laptop power cable, which led to battery drainage. </w:t>
            </w:r>
          </w:p>
          <w:p w14:paraId="32E197B3" w14:textId="77777777" w:rsidR="009202FF" w:rsidRPr="00C2061D" w:rsidRDefault="009202FF" w:rsidP="00785C32">
            <w:pPr>
              <w:rPr>
                <w:rFonts w:cs="Arial"/>
                <w:sz w:val="16"/>
                <w:szCs w:val="16"/>
              </w:rPr>
            </w:pPr>
          </w:p>
          <w:p w14:paraId="13858745" w14:textId="77777777" w:rsidR="009202FF" w:rsidRPr="00C2061D" w:rsidRDefault="009202FF" w:rsidP="00785C32">
            <w:pPr>
              <w:rPr>
                <w:rFonts w:cs="Arial"/>
                <w:sz w:val="16"/>
                <w:szCs w:val="16"/>
              </w:rPr>
            </w:pPr>
            <w:r w:rsidRPr="00C2061D">
              <w:rPr>
                <w:rFonts w:cs="Arial"/>
                <w:sz w:val="16"/>
                <w:szCs w:val="16"/>
              </w:rPr>
              <w:t>Participants spent an average of 75.4% of the overnight period (22:00–07:00) within TiR.</w:t>
            </w:r>
            <w:r w:rsidRPr="00C2061D">
              <w:t xml:space="preserve"> </w:t>
            </w:r>
            <w:r w:rsidRPr="00C2061D">
              <w:rPr>
                <w:rFonts w:cs="Arial"/>
                <w:sz w:val="16"/>
                <w:szCs w:val="16"/>
              </w:rPr>
              <w:t xml:space="preserve">For the entire study period (19:00–07:00), participants spent 84.4% of the time within </w:t>
            </w:r>
            <w:proofErr w:type="spellStart"/>
            <w:r w:rsidRPr="00C2061D">
              <w:rPr>
                <w:rFonts w:cs="Arial"/>
                <w:sz w:val="16"/>
                <w:szCs w:val="16"/>
              </w:rPr>
              <w:t>TiER</w:t>
            </w:r>
            <w:proofErr w:type="spellEnd"/>
            <w:r w:rsidRPr="00C2061D">
              <w:rPr>
                <w:rFonts w:cs="Arial"/>
                <w:sz w:val="16"/>
                <w:szCs w:val="16"/>
              </w:rPr>
              <w:t xml:space="preserve">. </w:t>
            </w:r>
          </w:p>
          <w:p w14:paraId="04A3225C" w14:textId="77777777" w:rsidR="009202FF" w:rsidRPr="00C2061D" w:rsidRDefault="009202FF" w:rsidP="00785C32">
            <w:pPr>
              <w:rPr>
                <w:rFonts w:cs="Arial"/>
                <w:sz w:val="16"/>
                <w:szCs w:val="16"/>
              </w:rPr>
            </w:pPr>
          </w:p>
          <w:p w14:paraId="0169D10F" w14:textId="77777777" w:rsidR="009202FF" w:rsidRPr="00C2061D" w:rsidRDefault="009202FF" w:rsidP="00785C32">
            <w:pPr>
              <w:rPr>
                <w:rFonts w:cs="Arial"/>
                <w:sz w:val="16"/>
                <w:szCs w:val="16"/>
              </w:rPr>
            </w:pPr>
            <w:r w:rsidRPr="00C2061D">
              <w:rPr>
                <w:rFonts w:cs="Arial"/>
                <w:sz w:val="16"/>
                <w:szCs w:val="16"/>
              </w:rPr>
              <w:lastRenderedPageBreak/>
              <w:t>The MARD of CGM was 8.3% (range 4.0–14.5%), which is consistent with accurate glucose monitoring and within clinically acceptable standards.</w:t>
            </w:r>
          </w:p>
          <w:p w14:paraId="5385D150" w14:textId="77777777" w:rsidR="009202FF" w:rsidRPr="00C2061D" w:rsidRDefault="009202FF" w:rsidP="00785C32">
            <w:pPr>
              <w:rPr>
                <w:rFonts w:cs="Arial"/>
                <w:sz w:val="16"/>
                <w:szCs w:val="16"/>
              </w:rPr>
            </w:pPr>
          </w:p>
          <w:p w14:paraId="4FBBD1FD" w14:textId="77777777" w:rsidR="009202FF" w:rsidRPr="00C2061D" w:rsidRDefault="009202FF" w:rsidP="00785C32">
            <w:pPr>
              <w:rPr>
                <w:rFonts w:cs="Arial"/>
                <w:sz w:val="16"/>
                <w:szCs w:val="16"/>
              </w:rPr>
            </w:pPr>
            <w:r w:rsidRPr="00C2061D">
              <w:rPr>
                <w:rFonts w:cs="Arial"/>
                <w:sz w:val="16"/>
                <w:szCs w:val="16"/>
              </w:rPr>
              <w:t>No failures were reported in the insulin pump or any other system components.</w:t>
            </w:r>
          </w:p>
        </w:tc>
        <w:tc>
          <w:tcPr>
            <w:tcW w:w="1946" w:type="dxa"/>
          </w:tcPr>
          <w:p w14:paraId="7373B9BD" w14:textId="77777777" w:rsidR="009202FF" w:rsidRPr="00C2061D" w:rsidRDefault="009202FF" w:rsidP="00785C32">
            <w:pPr>
              <w:rPr>
                <w:rFonts w:cs="Arial"/>
                <w:sz w:val="16"/>
                <w:szCs w:val="16"/>
              </w:rPr>
            </w:pPr>
            <w:r w:rsidRPr="00C2061D">
              <w:rPr>
                <w:rFonts w:cs="Arial"/>
                <w:sz w:val="16"/>
                <w:szCs w:val="16"/>
              </w:rPr>
              <w:lastRenderedPageBreak/>
              <w:t>Two hypoglycemic events were reported. These events were related to insulin delivery following meal boluses rather than malfunctions of the infusion pump itself.</w:t>
            </w:r>
          </w:p>
          <w:p w14:paraId="39A977E7" w14:textId="77777777" w:rsidR="009202FF" w:rsidRPr="00C2061D" w:rsidRDefault="009202FF" w:rsidP="00785C32">
            <w:pPr>
              <w:rPr>
                <w:rFonts w:cs="Arial"/>
                <w:sz w:val="16"/>
                <w:szCs w:val="16"/>
              </w:rPr>
            </w:pPr>
          </w:p>
          <w:p w14:paraId="3569B6A7" w14:textId="77777777" w:rsidR="009202FF" w:rsidRPr="00C2061D" w:rsidRDefault="009202FF" w:rsidP="00785C32">
            <w:pPr>
              <w:rPr>
                <w:rFonts w:cs="Arial"/>
                <w:sz w:val="16"/>
                <w:szCs w:val="16"/>
              </w:rPr>
            </w:pPr>
          </w:p>
          <w:p w14:paraId="3391076D" w14:textId="77777777" w:rsidR="009202FF" w:rsidRPr="00C2061D" w:rsidRDefault="009202FF" w:rsidP="00785C32">
            <w:pPr>
              <w:rPr>
                <w:rFonts w:cs="Arial"/>
                <w:sz w:val="16"/>
                <w:szCs w:val="16"/>
              </w:rPr>
            </w:pPr>
            <w:r w:rsidRPr="00C2061D">
              <w:rPr>
                <w:rFonts w:cs="Arial"/>
                <w:sz w:val="16"/>
                <w:szCs w:val="16"/>
              </w:rPr>
              <w:t>No other AEs were noted.</w:t>
            </w:r>
          </w:p>
        </w:tc>
        <w:tc>
          <w:tcPr>
            <w:tcW w:w="0" w:type="auto"/>
          </w:tcPr>
          <w:p w14:paraId="5DD6A382" w14:textId="77777777" w:rsidR="009202FF" w:rsidRPr="00C2061D" w:rsidRDefault="009202FF" w:rsidP="00785C32">
            <w:pPr>
              <w:rPr>
                <w:rFonts w:cs="Arial"/>
                <w:sz w:val="16"/>
                <w:szCs w:val="16"/>
              </w:rPr>
            </w:pPr>
            <w:r w:rsidRPr="00C2061D">
              <w:rPr>
                <w:rFonts w:cs="Arial"/>
                <w:sz w:val="16"/>
                <w:szCs w:val="16"/>
              </w:rPr>
              <w:t>The study concluded that the closed-loop system, including the Accu-Chek Spirit Combo insulin pump, was highly reliable for automated insulin delivery, functioning as intended for nearly the entire study period without significant failures.</w:t>
            </w:r>
          </w:p>
        </w:tc>
      </w:tr>
      <w:tr w:rsidR="00240A4E" w:rsidRPr="00C2061D" w14:paraId="7BA34D4B" w14:textId="77777777" w:rsidTr="00351CDA">
        <w:tc>
          <w:tcPr>
            <w:tcW w:w="0" w:type="auto"/>
          </w:tcPr>
          <w:p w14:paraId="04770C46" w14:textId="78E48E8C" w:rsidR="009202FF" w:rsidRPr="00C2061D" w:rsidRDefault="009202FF" w:rsidP="00785C32">
            <w:pPr>
              <w:rPr>
                <w:rFonts w:cs="Arial"/>
                <w:sz w:val="16"/>
                <w:szCs w:val="16"/>
              </w:rPr>
            </w:pPr>
            <w:proofErr w:type="spellStart"/>
            <w:r w:rsidRPr="00C2061D">
              <w:rPr>
                <w:rFonts w:cs="Arial"/>
                <w:sz w:val="16"/>
                <w:szCs w:val="16"/>
              </w:rPr>
              <w:t>Regittnig</w:t>
            </w:r>
            <w:proofErr w:type="spellEnd"/>
            <w:r w:rsidRPr="00C2061D">
              <w:rPr>
                <w:rFonts w:cs="Arial"/>
                <w:sz w:val="16"/>
                <w:szCs w:val="16"/>
              </w:rPr>
              <w:t xml:space="preserve"> et al. 2021 </w:t>
            </w:r>
            <w:r w:rsidRPr="00C2061D">
              <w:rPr>
                <w:rFonts w:cs="Arial"/>
                <w:sz w:val="16"/>
                <w:szCs w:val="16"/>
              </w:rPr>
              <w:fldChar w:fldCharType="begin">
                <w:fldData xml:space="preserve">PEVuZE5vdGU+PENpdGU+PEF1dGhvcj5SZWdpdHRuaWc8L0F1dGhvcj48WWVhcj4yMDIyPC9ZZWFy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PEVuZE5vdGU+PENpdGU+PEF1dGhvcj5SZWdpdHRuaWc8L0F1dGhvcj48WWVhcj4yMDIyPC9ZZWFy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(12)</w:t>
            </w:r>
            <w:r w:rsidRPr="00C2061D">
              <w:rPr>
                <w:rFonts w:cs="Arial"/>
                <w:sz w:val="16"/>
                <w:szCs w:val="16"/>
              </w:rPr>
              <w:fldChar w:fldCharType="end"/>
            </w:r>
          </w:p>
        </w:tc>
        <w:tc>
          <w:tcPr>
            <w:tcW w:w="0" w:type="auto"/>
          </w:tcPr>
          <w:p w14:paraId="661E81BD" w14:textId="77777777" w:rsidR="009202FF" w:rsidRPr="00C2061D" w:rsidRDefault="009202FF" w:rsidP="00785C32">
            <w:pPr>
              <w:rPr>
                <w:rFonts w:cs="Arial"/>
                <w:sz w:val="16"/>
                <w:szCs w:val="16"/>
              </w:rPr>
            </w:pPr>
            <w:r w:rsidRPr="00C2061D">
              <w:rPr>
                <w:rFonts w:cs="Arial"/>
                <w:b/>
                <w:bCs/>
                <w:sz w:val="16"/>
                <w:szCs w:val="16"/>
              </w:rPr>
              <w:t>Accu-Chek® Spirit Combo insulin pumps</w:t>
            </w:r>
            <w:r w:rsidRPr="00C2061D">
              <w:rPr>
                <w:rFonts w:cs="Arial"/>
                <w:sz w:val="16"/>
                <w:szCs w:val="16"/>
              </w:rPr>
              <w:t xml:space="preserve"> were used for both insulin infusion and infusion of insulin-diluent medium (IDM) to compare the infusion pressures between insulin and the diluent.</w:t>
            </w:r>
          </w:p>
        </w:tc>
        <w:tc>
          <w:tcPr>
            <w:tcW w:w="0" w:type="auto"/>
          </w:tcPr>
          <w:p w14:paraId="3B642539" w14:textId="77777777" w:rsidR="009202FF" w:rsidRPr="00C2061D" w:rsidRDefault="009202FF" w:rsidP="00785C32">
            <w:pPr>
              <w:rPr>
                <w:rFonts w:cs="Arial"/>
                <w:sz w:val="16"/>
                <w:szCs w:val="16"/>
              </w:rPr>
            </w:pPr>
            <w:r w:rsidRPr="00C2061D">
              <w:rPr>
                <w:rFonts w:cs="Arial"/>
                <w:sz w:val="16"/>
                <w:szCs w:val="16"/>
              </w:rPr>
              <w:t>To determine the tissue flow resistance (TFR) at the site of continuous subcutaneous insulin infusion (CSII) in individuals with T1D and compare it to that at an infusion site where insulin-free diluent was used, to clarify whether differences exist between insulin-exposed and unexposed tissue sites.</w:t>
            </w:r>
          </w:p>
        </w:tc>
        <w:tc>
          <w:tcPr>
            <w:tcW w:w="0" w:type="auto"/>
          </w:tcPr>
          <w:p w14:paraId="0BF4D553" w14:textId="77777777" w:rsidR="009202FF" w:rsidRPr="00C2061D" w:rsidRDefault="009202FF" w:rsidP="00785C32">
            <w:pPr>
              <w:rPr>
                <w:rFonts w:cs="Arial"/>
                <w:sz w:val="16"/>
                <w:szCs w:val="16"/>
              </w:rPr>
            </w:pPr>
            <w:r w:rsidRPr="00C2061D">
              <w:rPr>
                <w:rFonts w:cs="Arial"/>
                <w:sz w:val="16"/>
                <w:szCs w:val="16"/>
              </w:rPr>
              <w:t>This was a 7-day crossover study.</w:t>
            </w:r>
          </w:p>
          <w:p w14:paraId="4AA88DEB" w14:textId="77777777" w:rsidR="009202FF" w:rsidRPr="00C2061D" w:rsidRDefault="009202FF" w:rsidP="00785C32">
            <w:pPr>
              <w:rPr>
                <w:rFonts w:cs="Arial"/>
                <w:sz w:val="16"/>
                <w:szCs w:val="16"/>
              </w:rPr>
            </w:pPr>
          </w:p>
          <w:p w14:paraId="3F595620" w14:textId="77777777" w:rsidR="009202FF" w:rsidRPr="00C2061D" w:rsidRDefault="009202FF" w:rsidP="00785C32">
            <w:pPr>
              <w:rPr>
                <w:rFonts w:cs="Arial"/>
                <w:sz w:val="16"/>
                <w:szCs w:val="16"/>
              </w:rPr>
            </w:pPr>
            <w:r w:rsidRPr="00C2061D">
              <w:rPr>
                <w:rFonts w:cs="Arial"/>
                <w:sz w:val="16"/>
                <w:szCs w:val="16"/>
              </w:rPr>
              <w:t>The study included 30 adult T1D patients, who were being treated with CSII therapy.</w:t>
            </w:r>
          </w:p>
          <w:p w14:paraId="6149D6B9" w14:textId="77777777" w:rsidR="009202FF" w:rsidRPr="00C2061D" w:rsidRDefault="009202FF" w:rsidP="00785C32">
            <w:pPr>
              <w:rPr>
                <w:rFonts w:cs="Arial"/>
                <w:sz w:val="16"/>
                <w:szCs w:val="16"/>
              </w:rPr>
            </w:pPr>
          </w:p>
          <w:p w14:paraId="68BF73E3" w14:textId="77777777" w:rsidR="009202FF" w:rsidRPr="00C2061D" w:rsidRDefault="009202FF" w:rsidP="00785C32">
            <w:pPr>
              <w:rPr>
                <w:rFonts w:cs="Arial"/>
                <w:sz w:val="16"/>
                <w:szCs w:val="16"/>
              </w:rPr>
            </w:pPr>
            <w:r w:rsidRPr="00C2061D">
              <w:rPr>
                <w:rFonts w:cs="Arial"/>
                <w:sz w:val="16"/>
                <w:szCs w:val="16"/>
              </w:rPr>
              <w:t>Each participant wore two identical insulin pumps: one for insulin infusion and the other for insulin-free diluent. Infusion pressures and flow resistances were measured at both sites over the course of 7 days</w:t>
            </w:r>
          </w:p>
        </w:tc>
        <w:tc>
          <w:tcPr>
            <w:tcW w:w="0" w:type="auto"/>
          </w:tcPr>
          <w:p w14:paraId="13CDAEE6"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TFR</w:t>
            </w:r>
          </w:p>
          <w:p w14:paraId="54BB6274"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Maximum pressure (Pmax) during bolus delivery</w:t>
            </w:r>
          </w:p>
          <w:p w14:paraId="33BCDF1F"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Mean pressure (</w:t>
            </w:r>
            <w:proofErr w:type="spellStart"/>
            <w:r w:rsidRPr="00C2061D">
              <w:rPr>
                <w:rFonts w:cs="Arial"/>
                <w:sz w:val="16"/>
                <w:szCs w:val="16"/>
              </w:rPr>
              <w:t>Pmean</w:t>
            </w:r>
            <w:proofErr w:type="spellEnd"/>
            <w:r w:rsidRPr="00C2061D">
              <w:rPr>
                <w:rFonts w:cs="Arial"/>
                <w:sz w:val="16"/>
                <w:szCs w:val="16"/>
              </w:rPr>
              <w:t>)</w:t>
            </w:r>
          </w:p>
          <w:p w14:paraId="6FC88013" w14:textId="77777777" w:rsidR="009202FF" w:rsidRPr="00C2061D" w:rsidRDefault="009202FF">
            <w:pPr>
              <w:pStyle w:val="ListParagraph"/>
              <w:numPr>
                <w:ilvl w:val="0"/>
                <w:numId w:val="13"/>
              </w:numPr>
              <w:ind w:left="177" w:hanging="142"/>
              <w:jc w:val="left"/>
              <w:rPr>
                <w:rFonts w:cs="Arial"/>
                <w:sz w:val="16"/>
                <w:szCs w:val="16"/>
              </w:rPr>
            </w:pPr>
            <w:r w:rsidRPr="00C2061D">
              <w:rPr>
                <w:rFonts w:cs="Arial"/>
                <w:sz w:val="16"/>
                <w:szCs w:val="16"/>
              </w:rPr>
              <w:t>Flow resistance through the infusion set (RS)</w:t>
            </w:r>
          </w:p>
          <w:p w14:paraId="79E6549B" w14:textId="77777777" w:rsidR="009202FF" w:rsidRPr="00C2061D" w:rsidRDefault="009202FF" w:rsidP="00785C32">
            <w:pPr>
              <w:rPr>
                <w:rFonts w:cs="Arial"/>
                <w:sz w:val="16"/>
                <w:szCs w:val="16"/>
              </w:rPr>
            </w:pPr>
          </w:p>
          <w:p w14:paraId="1448BA51" w14:textId="77777777" w:rsidR="009202FF" w:rsidRPr="00C2061D" w:rsidRDefault="009202FF" w:rsidP="00785C32">
            <w:pPr>
              <w:rPr>
                <w:rFonts w:cs="Arial"/>
                <w:sz w:val="16"/>
                <w:szCs w:val="16"/>
              </w:rPr>
            </w:pPr>
          </w:p>
        </w:tc>
        <w:tc>
          <w:tcPr>
            <w:tcW w:w="1850" w:type="dxa"/>
          </w:tcPr>
          <w:p w14:paraId="45208094" w14:textId="77777777" w:rsidR="009202FF" w:rsidRPr="00C2061D" w:rsidRDefault="009202FF" w:rsidP="00785C32">
            <w:pPr>
              <w:rPr>
                <w:rFonts w:cs="Arial"/>
                <w:sz w:val="16"/>
                <w:szCs w:val="16"/>
              </w:rPr>
            </w:pPr>
            <w:r w:rsidRPr="00C2061D">
              <w:rPr>
                <w:rFonts w:cs="Arial"/>
                <w:sz w:val="16"/>
                <w:szCs w:val="16"/>
              </w:rPr>
              <w:t>There were no device related performance results.</w:t>
            </w:r>
          </w:p>
          <w:p w14:paraId="0AF18EBA" w14:textId="77777777" w:rsidR="009202FF" w:rsidRPr="00C2061D" w:rsidRDefault="009202FF" w:rsidP="00785C32">
            <w:pPr>
              <w:rPr>
                <w:rFonts w:cs="Arial"/>
                <w:sz w:val="16"/>
                <w:szCs w:val="16"/>
              </w:rPr>
            </w:pPr>
          </w:p>
          <w:p w14:paraId="6FFD2AB1" w14:textId="77777777" w:rsidR="009202FF" w:rsidRPr="00C2061D" w:rsidRDefault="009202FF" w:rsidP="00785C32">
            <w:pPr>
              <w:rPr>
                <w:rFonts w:cs="Arial"/>
                <w:sz w:val="16"/>
                <w:szCs w:val="16"/>
              </w:rPr>
            </w:pPr>
          </w:p>
        </w:tc>
        <w:tc>
          <w:tcPr>
            <w:tcW w:w="1946" w:type="dxa"/>
          </w:tcPr>
          <w:p w14:paraId="5E5BC02F" w14:textId="77777777" w:rsidR="009202FF" w:rsidRPr="00C2061D" w:rsidRDefault="009202FF" w:rsidP="00785C32">
            <w:pPr>
              <w:rPr>
                <w:rFonts w:cs="Arial"/>
                <w:sz w:val="16"/>
                <w:szCs w:val="16"/>
              </w:rPr>
            </w:pPr>
            <w:r w:rsidRPr="00C2061D">
              <w:rPr>
                <w:rFonts w:cs="Arial"/>
                <w:sz w:val="16"/>
                <w:szCs w:val="16"/>
              </w:rPr>
              <w:t>No infusion pump-related AEs were reported during the study period. However, in 7 instances, the adhesive tape of the infusion set loosened, causing fluid leakage around the cannula, which was resolved by securing the adhesive with additional strips or tissue adhesive. There were also four cases of elevated infusion pressures (two for insulin and two for diluent), which were resolved by replacing the cannulas.</w:t>
            </w:r>
          </w:p>
        </w:tc>
        <w:tc>
          <w:tcPr>
            <w:tcW w:w="0" w:type="auto"/>
          </w:tcPr>
          <w:p w14:paraId="00E8BCE5" w14:textId="77777777" w:rsidR="009202FF" w:rsidRPr="00C2061D" w:rsidRDefault="009202FF" w:rsidP="00785C32">
            <w:pPr>
              <w:rPr>
                <w:rFonts w:cs="Arial"/>
                <w:sz w:val="16"/>
                <w:szCs w:val="16"/>
              </w:rPr>
            </w:pPr>
            <w:r w:rsidRPr="00C2061D">
              <w:rPr>
                <w:rFonts w:cs="Arial"/>
                <w:sz w:val="16"/>
                <w:szCs w:val="16"/>
              </w:rPr>
              <w:t>The study concludes that while the insulin pumps operated effectively and without malfunctions, tissue resistance increased significantly at insulin infusion sites compared to diluent sites over time. This suggests that while pumps reliably deliver insulin, tissue responses to insulin infusion may impact long-term infusion site viability.</w:t>
            </w:r>
          </w:p>
        </w:tc>
      </w:tr>
      <w:tr w:rsidR="00240A4E" w:rsidRPr="00C2061D" w14:paraId="5EFBD747" w14:textId="77777777" w:rsidTr="00351CDA">
        <w:tc>
          <w:tcPr>
            <w:tcW w:w="0" w:type="auto"/>
          </w:tcPr>
          <w:p w14:paraId="42D9279D" w14:textId="3A7505E8" w:rsidR="009202FF" w:rsidRPr="00C2061D" w:rsidRDefault="009202FF" w:rsidP="00785C32">
            <w:pPr>
              <w:rPr>
                <w:rFonts w:cs="Arial"/>
                <w:sz w:val="16"/>
                <w:szCs w:val="16"/>
              </w:rPr>
            </w:pPr>
            <w:r w:rsidRPr="00C2061D">
              <w:rPr>
                <w:rFonts w:cs="Arial"/>
                <w:sz w:val="16"/>
                <w:szCs w:val="16"/>
              </w:rPr>
              <w:t xml:space="preserve">Ziegler et al (2013) </w:t>
            </w:r>
            <w:r w:rsidRPr="00C2061D">
              <w:rPr>
                <w:rFonts w:cs="Arial"/>
                <w:sz w:val="16"/>
                <w:szCs w:val="16"/>
              </w:rPr>
              <w:fldChar w:fldCharType="begin">
                <w:fldData xml:space="preserve">PEVuZE5vdGU+PENpdGU+PEF1dGhvcj5aaWVnbGVyPC9BdXRob3I+PFllYXI+MjAxMzwvWWVhcj48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=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PEVuZE5vdGU+PENpdGU+PEF1dGhvcj5aaWVnbGVyPC9BdXRob3I+PFllYXI+MjAxMzwvWWVhcj48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=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(13)</w:t>
            </w:r>
            <w:r w:rsidRPr="00C2061D">
              <w:rPr>
                <w:rFonts w:cs="Arial"/>
                <w:sz w:val="16"/>
                <w:szCs w:val="16"/>
              </w:rPr>
              <w:fldChar w:fldCharType="end"/>
            </w:r>
          </w:p>
        </w:tc>
        <w:tc>
          <w:tcPr>
            <w:tcW w:w="0" w:type="auto"/>
          </w:tcPr>
          <w:p w14:paraId="1FD190AC" w14:textId="77777777" w:rsidR="009202FF" w:rsidRPr="00C2061D" w:rsidRDefault="009202FF" w:rsidP="00785C32">
            <w:pPr>
              <w:rPr>
                <w:rFonts w:cs="Arial"/>
                <w:sz w:val="16"/>
                <w:szCs w:val="16"/>
              </w:rPr>
            </w:pPr>
            <w:r w:rsidRPr="00C2061D">
              <w:rPr>
                <w:rFonts w:cs="Arial"/>
                <w:sz w:val="16"/>
                <w:szCs w:val="16"/>
              </w:rPr>
              <w:t xml:space="preserve">The </w:t>
            </w:r>
            <w:r w:rsidRPr="00C2061D">
              <w:rPr>
                <w:rFonts w:cs="Arial"/>
                <w:b/>
                <w:bCs/>
                <w:sz w:val="16"/>
                <w:szCs w:val="16"/>
              </w:rPr>
              <w:t>Accu-Chek Combo system</w:t>
            </w:r>
            <w:r w:rsidRPr="00C2061D">
              <w:rPr>
                <w:rFonts w:cs="Arial"/>
                <w:sz w:val="16"/>
                <w:szCs w:val="16"/>
              </w:rPr>
              <w:t xml:space="preserve"> was used for insulin administration and glucose monitoring.</w:t>
            </w:r>
          </w:p>
        </w:tc>
        <w:tc>
          <w:tcPr>
            <w:tcW w:w="0" w:type="auto"/>
          </w:tcPr>
          <w:p w14:paraId="45A7D9C5" w14:textId="77777777" w:rsidR="009202FF" w:rsidRPr="00C2061D" w:rsidRDefault="009202FF" w:rsidP="00785C32">
            <w:pPr>
              <w:rPr>
                <w:rFonts w:cs="Arial"/>
                <w:sz w:val="16"/>
                <w:szCs w:val="16"/>
              </w:rPr>
            </w:pPr>
            <w:r w:rsidRPr="00C2061D">
              <w:rPr>
                <w:rFonts w:cs="Arial"/>
                <w:sz w:val="16"/>
                <w:szCs w:val="16"/>
              </w:rPr>
              <w:t xml:space="preserve">To evaluate the impact of switching from older insulin pumps to the Accu-Chek Combo system on the efficacy of diabetes management and safety in patients with T1D over a 6-month period. The </w:t>
            </w:r>
            <w:r w:rsidRPr="00C2061D">
              <w:rPr>
                <w:rFonts w:cs="Arial"/>
                <w:sz w:val="16"/>
                <w:szCs w:val="16"/>
              </w:rPr>
              <w:lastRenderedPageBreak/>
              <w:t>study also examined the use and influence of the system's new features under routine clinical conditions.</w:t>
            </w:r>
          </w:p>
        </w:tc>
        <w:tc>
          <w:tcPr>
            <w:tcW w:w="0" w:type="auto"/>
          </w:tcPr>
          <w:p w14:paraId="535A38C0" w14:textId="77777777" w:rsidR="009202FF" w:rsidRPr="00C2061D" w:rsidRDefault="009202FF" w:rsidP="00785C32">
            <w:pPr>
              <w:rPr>
                <w:rFonts w:cs="Arial"/>
                <w:sz w:val="16"/>
                <w:szCs w:val="16"/>
              </w:rPr>
            </w:pPr>
            <w:r w:rsidRPr="00C2061D">
              <w:rPr>
                <w:rFonts w:cs="Arial"/>
                <w:sz w:val="16"/>
                <w:szCs w:val="16"/>
              </w:rPr>
              <w:lastRenderedPageBreak/>
              <w:t xml:space="preserve">This was an uncontrolled, prospective study conducted across five European countries (France, Germany, Italy, Spain, and Sweden). </w:t>
            </w:r>
          </w:p>
          <w:p w14:paraId="474003F4" w14:textId="77777777" w:rsidR="009202FF" w:rsidRPr="00C2061D" w:rsidRDefault="009202FF" w:rsidP="00785C32">
            <w:pPr>
              <w:rPr>
                <w:rFonts w:cs="Arial"/>
                <w:sz w:val="16"/>
                <w:szCs w:val="16"/>
              </w:rPr>
            </w:pPr>
          </w:p>
          <w:p w14:paraId="7DE4782F" w14:textId="77777777" w:rsidR="009202FF" w:rsidRPr="00C2061D" w:rsidRDefault="009202FF" w:rsidP="00785C32">
            <w:pPr>
              <w:rPr>
                <w:rFonts w:cs="Arial"/>
                <w:sz w:val="16"/>
                <w:szCs w:val="16"/>
              </w:rPr>
            </w:pPr>
            <w:r w:rsidRPr="00C2061D">
              <w:rPr>
                <w:rFonts w:cs="Arial"/>
                <w:sz w:val="16"/>
                <w:szCs w:val="16"/>
              </w:rPr>
              <w:t xml:space="preserve">The study included patients with T1D who had been </w:t>
            </w:r>
            <w:r w:rsidRPr="00C2061D">
              <w:rPr>
                <w:rFonts w:cs="Arial"/>
                <w:sz w:val="16"/>
                <w:szCs w:val="16"/>
              </w:rPr>
              <w:lastRenderedPageBreak/>
              <w:t>using insulin pump therapy for over 6 months. A total of 299 patients above 12 years of age were enrolled.</w:t>
            </w:r>
          </w:p>
          <w:p w14:paraId="40E3AD64" w14:textId="77777777" w:rsidR="009202FF" w:rsidRPr="00C2061D" w:rsidRDefault="009202FF" w:rsidP="00785C32">
            <w:pPr>
              <w:rPr>
                <w:rFonts w:cs="Arial"/>
                <w:sz w:val="16"/>
                <w:szCs w:val="16"/>
              </w:rPr>
            </w:pPr>
          </w:p>
          <w:p w14:paraId="797FBB27" w14:textId="77777777" w:rsidR="009202FF" w:rsidRPr="00C2061D" w:rsidRDefault="009202FF" w:rsidP="00785C32">
            <w:pPr>
              <w:rPr>
                <w:rFonts w:cs="Arial"/>
                <w:sz w:val="16"/>
                <w:szCs w:val="16"/>
              </w:rPr>
            </w:pPr>
            <w:r w:rsidRPr="00C2061D">
              <w:rPr>
                <w:rFonts w:cs="Arial"/>
                <w:sz w:val="16"/>
                <w:szCs w:val="16"/>
              </w:rPr>
              <w:t>Information was collected at baseline, 3 months, and 6 months after switching to the Accu-Chek Combo system.</w:t>
            </w:r>
          </w:p>
        </w:tc>
        <w:tc>
          <w:tcPr>
            <w:tcW w:w="0" w:type="auto"/>
          </w:tcPr>
          <w:p w14:paraId="343BC19A" w14:textId="77777777" w:rsidR="009202FF" w:rsidRPr="00C2061D" w:rsidRDefault="009202FF">
            <w:pPr>
              <w:pStyle w:val="ListParagraph"/>
              <w:numPr>
                <w:ilvl w:val="0"/>
                <w:numId w:val="13"/>
              </w:numPr>
              <w:ind w:left="215" w:hanging="215"/>
              <w:jc w:val="left"/>
              <w:rPr>
                <w:rFonts w:cs="Arial"/>
                <w:sz w:val="16"/>
                <w:szCs w:val="16"/>
              </w:rPr>
            </w:pPr>
            <w:r w:rsidRPr="00C2061D">
              <w:rPr>
                <w:rFonts w:cs="Arial"/>
                <w:sz w:val="16"/>
                <w:szCs w:val="16"/>
              </w:rPr>
              <w:lastRenderedPageBreak/>
              <w:t>Hemoglobin A1c (HbA1c) levels</w:t>
            </w:r>
          </w:p>
          <w:p w14:paraId="737F034A" w14:textId="77777777" w:rsidR="009202FF" w:rsidRPr="00C2061D" w:rsidRDefault="009202FF">
            <w:pPr>
              <w:pStyle w:val="ListParagraph"/>
              <w:numPr>
                <w:ilvl w:val="0"/>
                <w:numId w:val="13"/>
              </w:numPr>
              <w:ind w:left="215" w:hanging="215"/>
              <w:jc w:val="left"/>
              <w:rPr>
                <w:rFonts w:cs="Arial"/>
                <w:sz w:val="16"/>
                <w:szCs w:val="16"/>
              </w:rPr>
            </w:pPr>
            <w:r w:rsidRPr="00C2061D">
              <w:rPr>
                <w:rFonts w:cs="Arial"/>
                <w:sz w:val="16"/>
                <w:szCs w:val="16"/>
              </w:rPr>
              <w:t>TiR (blood glucose 70–140 mg/dL)</w:t>
            </w:r>
          </w:p>
          <w:p w14:paraId="6AAE1F9F" w14:textId="77777777" w:rsidR="009202FF" w:rsidRPr="00C2061D" w:rsidRDefault="009202FF">
            <w:pPr>
              <w:pStyle w:val="ListParagraph"/>
              <w:numPr>
                <w:ilvl w:val="0"/>
                <w:numId w:val="13"/>
              </w:numPr>
              <w:ind w:left="215" w:hanging="215"/>
              <w:jc w:val="left"/>
              <w:rPr>
                <w:rFonts w:cs="Arial"/>
                <w:sz w:val="16"/>
                <w:szCs w:val="16"/>
              </w:rPr>
            </w:pPr>
            <w:r w:rsidRPr="00C2061D">
              <w:rPr>
                <w:rFonts w:cs="Arial"/>
                <w:sz w:val="16"/>
                <w:szCs w:val="16"/>
              </w:rPr>
              <w:t>Frequency of hypoglycemia (blood glucose &lt; 70 mg/dL)</w:t>
            </w:r>
          </w:p>
          <w:p w14:paraId="35000CC6" w14:textId="77777777" w:rsidR="009202FF" w:rsidRPr="00C2061D" w:rsidRDefault="009202FF">
            <w:pPr>
              <w:pStyle w:val="ListParagraph"/>
              <w:numPr>
                <w:ilvl w:val="0"/>
                <w:numId w:val="13"/>
              </w:numPr>
              <w:ind w:left="215" w:hanging="215"/>
              <w:jc w:val="left"/>
              <w:rPr>
                <w:rFonts w:cs="Arial"/>
                <w:sz w:val="16"/>
                <w:szCs w:val="16"/>
              </w:rPr>
            </w:pPr>
            <w:r w:rsidRPr="00C2061D">
              <w:rPr>
                <w:rFonts w:cs="Arial"/>
                <w:sz w:val="16"/>
                <w:szCs w:val="16"/>
              </w:rPr>
              <w:t>Frequency of hyperglycemia (blood glucose &gt; 300 mg/dL)</w:t>
            </w:r>
          </w:p>
          <w:p w14:paraId="5DF6E4FD" w14:textId="77777777" w:rsidR="009202FF" w:rsidRPr="00C2061D" w:rsidRDefault="009202FF">
            <w:pPr>
              <w:pStyle w:val="ListParagraph"/>
              <w:numPr>
                <w:ilvl w:val="0"/>
                <w:numId w:val="13"/>
              </w:numPr>
              <w:ind w:left="215" w:hanging="215"/>
              <w:jc w:val="left"/>
              <w:rPr>
                <w:rFonts w:cs="Arial"/>
                <w:sz w:val="16"/>
                <w:szCs w:val="16"/>
              </w:rPr>
            </w:pPr>
            <w:r w:rsidRPr="00C2061D">
              <w:rPr>
                <w:rFonts w:cs="Arial"/>
                <w:sz w:val="16"/>
                <w:szCs w:val="16"/>
              </w:rPr>
              <w:lastRenderedPageBreak/>
              <w:t>Blood glucose levels</w:t>
            </w:r>
          </w:p>
          <w:p w14:paraId="63BBAEAD" w14:textId="77777777" w:rsidR="009202FF" w:rsidRPr="00C2061D" w:rsidRDefault="009202FF">
            <w:pPr>
              <w:pStyle w:val="ListParagraph"/>
              <w:numPr>
                <w:ilvl w:val="0"/>
                <w:numId w:val="13"/>
              </w:numPr>
              <w:ind w:left="215" w:hanging="215"/>
              <w:jc w:val="left"/>
              <w:rPr>
                <w:rFonts w:cs="Arial"/>
                <w:sz w:val="16"/>
                <w:szCs w:val="16"/>
              </w:rPr>
            </w:pPr>
            <w:r w:rsidRPr="00C2061D">
              <w:rPr>
                <w:rFonts w:cs="Arial"/>
                <w:sz w:val="16"/>
                <w:szCs w:val="16"/>
              </w:rPr>
              <w:t>Insulin bolus frequency</w:t>
            </w:r>
          </w:p>
          <w:p w14:paraId="32290AD9" w14:textId="77777777" w:rsidR="009202FF" w:rsidRPr="00C2061D" w:rsidRDefault="009202FF">
            <w:pPr>
              <w:pStyle w:val="ListParagraph"/>
              <w:numPr>
                <w:ilvl w:val="0"/>
                <w:numId w:val="13"/>
              </w:numPr>
              <w:ind w:left="215" w:hanging="215"/>
              <w:jc w:val="left"/>
              <w:rPr>
                <w:rFonts w:cs="Arial"/>
                <w:sz w:val="16"/>
                <w:szCs w:val="16"/>
              </w:rPr>
            </w:pPr>
            <w:r w:rsidRPr="00C2061D">
              <w:rPr>
                <w:rFonts w:cs="Arial"/>
                <w:sz w:val="16"/>
                <w:szCs w:val="16"/>
              </w:rPr>
              <w:t>Usage of new pump features (e.g., bolus advisor, remote control)</w:t>
            </w:r>
          </w:p>
          <w:p w14:paraId="6B92052A" w14:textId="77777777" w:rsidR="009202FF" w:rsidRPr="00C2061D" w:rsidRDefault="009202FF">
            <w:pPr>
              <w:pStyle w:val="ListParagraph"/>
              <w:numPr>
                <w:ilvl w:val="0"/>
                <w:numId w:val="13"/>
              </w:numPr>
              <w:ind w:left="215" w:hanging="215"/>
              <w:jc w:val="left"/>
              <w:rPr>
                <w:rFonts w:cs="Arial"/>
                <w:sz w:val="16"/>
                <w:szCs w:val="16"/>
              </w:rPr>
            </w:pPr>
            <w:r w:rsidRPr="00C2061D">
              <w:rPr>
                <w:rFonts w:cs="Arial"/>
                <w:sz w:val="16"/>
                <w:szCs w:val="16"/>
              </w:rPr>
              <w:t>Technical incidents and adverse events</w:t>
            </w:r>
          </w:p>
          <w:p w14:paraId="5BDD1065" w14:textId="77777777" w:rsidR="009202FF" w:rsidRPr="00C2061D" w:rsidRDefault="009202FF" w:rsidP="00785C32">
            <w:pPr>
              <w:rPr>
                <w:rFonts w:cs="Arial"/>
                <w:sz w:val="16"/>
                <w:szCs w:val="16"/>
              </w:rPr>
            </w:pPr>
          </w:p>
        </w:tc>
        <w:tc>
          <w:tcPr>
            <w:tcW w:w="1850" w:type="dxa"/>
          </w:tcPr>
          <w:p w14:paraId="4ACAE183" w14:textId="77777777" w:rsidR="009202FF" w:rsidRPr="00C2061D" w:rsidRDefault="009202FF" w:rsidP="00785C32">
            <w:pPr>
              <w:rPr>
                <w:rFonts w:cs="Arial"/>
                <w:sz w:val="16"/>
                <w:szCs w:val="16"/>
              </w:rPr>
            </w:pPr>
            <w:r w:rsidRPr="00C2061D">
              <w:rPr>
                <w:rFonts w:cs="Arial"/>
                <w:sz w:val="16"/>
                <w:szCs w:val="16"/>
              </w:rPr>
              <w:lastRenderedPageBreak/>
              <w:t xml:space="preserve">The Accu-Chek Combo system showed a non-significant improvement in glycemic control, with a decrease in HbA1c levels from 7.8% to 7.7%. Patients with poor glycemic control at baseline (HbA1c &gt; 8%) showed a significant </w:t>
            </w:r>
            <w:r w:rsidRPr="00C2061D">
              <w:rPr>
                <w:rFonts w:cs="Arial"/>
                <w:sz w:val="16"/>
                <w:szCs w:val="16"/>
              </w:rPr>
              <w:lastRenderedPageBreak/>
              <w:t>improvement in HbA1c, decreasing from 8.8% ± 0.8% to 8.4% ± 0.9% by the 6-month follow-up (P &lt; 0.001).</w:t>
            </w:r>
          </w:p>
          <w:p w14:paraId="643A2ADD" w14:textId="77777777" w:rsidR="009202FF" w:rsidRPr="00C2061D" w:rsidRDefault="009202FF" w:rsidP="00785C32">
            <w:pPr>
              <w:rPr>
                <w:rFonts w:cs="Arial"/>
                <w:sz w:val="16"/>
                <w:szCs w:val="16"/>
              </w:rPr>
            </w:pPr>
          </w:p>
          <w:p w14:paraId="268B5D0B" w14:textId="77777777" w:rsidR="009202FF" w:rsidRPr="00C2061D" w:rsidRDefault="009202FF" w:rsidP="00785C32">
            <w:pPr>
              <w:rPr>
                <w:rFonts w:cs="Arial"/>
                <w:sz w:val="16"/>
                <w:szCs w:val="16"/>
              </w:rPr>
            </w:pPr>
            <w:r w:rsidRPr="00C2061D">
              <w:rPr>
                <w:rFonts w:cs="Arial"/>
                <w:sz w:val="16"/>
                <w:szCs w:val="16"/>
              </w:rPr>
              <w:t>Short-term pump users had a larger reduction in HbA1c compared to long-term users.</w:t>
            </w:r>
          </w:p>
          <w:p w14:paraId="4B7D3308" w14:textId="77777777" w:rsidR="009202FF" w:rsidRPr="00C2061D" w:rsidRDefault="009202FF" w:rsidP="00785C32">
            <w:pPr>
              <w:rPr>
                <w:rFonts w:cs="Arial"/>
                <w:sz w:val="16"/>
                <w:szCs w:val="16"/>
              </w:rPr>
            </w:pPr>
          </w:p>
          <w:p w14:paraId="1D1B910D" w14:textId="77777777" w:rsidR="009202FF" w:rsidRPr="00C2061D" w:rsidRDefault="009202FF" w:rsidP="00785C32">
            <w:pPr>
              <w:rPr>
                <w:rFonts w:cs="Arial"/>
                <w:sz w:val="16"/>
                <w:szCs w:val="16"/>
              </w:rPr>
            </w:pPr>
            <w:r w:rsidRPr="00C2061D">
              <w:rPr>
                <w:rFonts w:cs="Arial"/>
                <w:sz w:val="16"/>
                <w:szCs w:val="16"/>
              </w:rPr>
              <w:t xml:space="preserve">The TiR increased slightly, from 51.7% at baseline to 53.8% at the 6-month endpoint. The frequencies of hypoglycemic and hyperglycemic episodes decreased non-significantly. </w:t>
            </w:r>
          </w:p>
          <w:p w14:paraId="45985CB7" w14:textId="77777777" w:rsidR="009202FF" w:rsidRPr="00C2061D" w:rsidRDefault="009202FF" w:rsidP="00785C32">
            <w:pPr>
              <w:rPr>
                <w:rFonts w:cs="Arial"/>
                <w:sz w:val="16"/>
                <w:szCs w:val="16"/>
              </w:rPr>
            </w:pPr>
          </w:p>
          <w:p w14:paraId="0129ACC7" w14:textId="77777777" w:rsidR="009202FF" w:rsidRPr="00C2061D" w:rsidRDefault="009202FF" w:rsidP="00785C32">
            <w:pPr>
              <w:rPr>
                <w:rFonts w:cs="Arial"/>
                <w:sz w:val="16"/>
                <w:szCs w:val="16"/>
              </w:rPr>
            </w:pPr>
            <w:r w:rsidRPr="00C2061D">
              <w:rPr>
                <w:rFonts w:cs="Arial"/>
                <w:sz w:val="16"/>
                <w:szCs w:val="16"/>
              </w:rPr>
              <w:t>A total of 28 technical incidents were reported by 12 patients. Common issues included Bluetooth disconnection (5 patients), unconfirmed alarms (4 patients), battery problems (4 patients), and disordered data views (3 patients). Most incidents (93%) were related to pump or blood glucose meter malfunctions.</w:t>
            </w:r>
          </w:p>
        </w:tc>
        <w:tc>
          <w:tcPr>
            <w:tcW w:w="1946" w:type="dxa"/>
          </w:tcPr>
          <w:p w14:paraId="36D60F08" w14:textId="77777777" w:rsidR="009202FF" w:rsidRPr="00C2061D" w:rsidRDefault="009202FF" w:rsidP="00785C32">
            <w:pPr>
              <w:rPr>
                <w:rFonts w:cs="Arial"/>
                <w:sz w:val="16"/>
                <w:szCs w:val="16"/>
              </w:rPr>
            </w:pPr>
            <w:r w:rsidRPr="00C2061D">
              <w:rPr>
                <w:rFonts w:cs="Arial"/>
                <w:sz w:val="16"/>
                <w:szCs w:val="16"/>
              </w:rPr>
              <w:lastRenderedPageBreak/>
              <w:t xml:space="preserve">Six AEs were reported, none of which were related to the therapy. </w:t>
            </w:r>
          </w:p>
          <w:p w14:paraId="4D0B7D59" w14:textId="77777777" w:rsidR="009202FF" w:rsidRPr="00C2061D" w:rsidRDefault="009202FF" w:rsidP="00785C32">
            <w:pPr>
              <w:rPr>
                <w:rFonts w:cs="Arial"/>
                <w:sz w:val="16"/>
                <w:szCs w:val="16"/>
              </w:rPr>
            </w:pPr>
          </w:p>
          <w:p w14:paraId="4CD4A3A9" w14:textId="77777777" w:rsidR="009202FF" w:rsidRPr="00C2061D" w:rsidRDefault="009202FF" w:rsidP="00785C32">
            <w:pPr>
              <w:rPr>
                <w:rFonts w:cs="Arial"/>
                <w:sz w:val="16"/>
                <w:szCs w:val="16"/>
              </w:rPr>
            </w:pPr>
            <w:r w:rsidRPr="00C2061D">
              <w:rPr>
                <w:rFonts w:cs="Arial"/>
                <w:sz w:val="16"/>
                <w:szCs w:val="16"/>
              </w:rPr>
              <w:t xml:space="preserve">The most serious event was a death due to a heart attack, deemed unrelated to the device. </w:t>
            </w:r>
          </w:p>
          <w:p w14:paraId="14976C8E" w14:textId="77777777" w:rsidR="009202FF" w:rsidRPr="00C2061D" w:rsidRDefault="009202FF" w:rsidP="00785C32">
            <w:pPr>
              <w:rPr>
                <w:rFonts w:cs="Arial"/>
                <w:sz w:val="16"/>
                <w:szCs w:val="16"/>
              </w:rPr>
            </w:pPr>
          </w:p>
          <w:p w14:paraId="102C351E" w14:textId="77777777" w:rsidR="009202FF" w:rsidRPr="00C2061D" w:rsidRDefault="009202FF" w:rsidP="00785C32">
            <w:pPr>
              <w:rPr>
                <w:rFonts w:cs="Arial"/>
                <w:sz w:val="16"/>
                <w:szCs w:val="16"/>
              </w:rPr>
            </w:pPr>
          </w:p>
        </w:tc>
        <w:tc>
          <w:tcPr>
            <w:tcW w:w="0" w:type="auto"/>
          </w:tcPr>
          <w:p w14:paraId="0AFE75DA" w14:textId="77777777" w:rsidR="009202FF" w:rsidRPr="00C2061D" w:rsidRDefault="009202FF" w:rsidP="00785C32">
            <w:pPr>
              <w:rPr>
                <w:rFonts w:cs="Arial"/>
                <w:sz w:val="16"/>
                <w:szCs w:val="16"/>
              </w:rPr>
            </w:pPr>
            <w:r w:rsidRPr="00C2061D">
              <w:rPr>
                <w:rFonts w:cs="Arial"/>
                <w:sz w:val="16"/>
                <w:szCs w:val="16"/>
              </w:rPr>
              <w:t xml:space="preserve">The Accu-Chek Combo system proved to be a useful tool in managing type 1 diabetes, with improvements in glycemic control and widespread adoption of its new features. The pump system showed a reliable safety </w:t>
            </w:r>
            <w:r w:rsidRPr="00C2061D">
              <w:rPr>
                <w:rFonts w:cs="Arial"/>
                <w:sz w:val="16"/>
                <w:szCs w:val="16"/>
              </w:rPr>
              <w:lastRenderedPageBreak/>
              <w:t>profile with only a few minor technical incidents and no significant safety concerns related to its use.</w:t>
            </w:r>
          </w:p>
        </w:tc>
      </w:tr>
      <w:tr w:rsidR="00240A4E" w:rsidRPr="00C2061D" w14:paraId="620309A5" w14:textId="77777777" w:rsidTr="00351CDA">
        <w:tc>
          <w:tcPr>
            <w:tcW w:w="0" w:type="auto"/>
          </w:tcPr>
          <w:p w14:paraId="7E7EA9A3" w14:textId="4263536E" w:rsidR="009202FF" w:rsidRPr="00C2061D" w:rsidRDefault="009202FF" w:rsidP="00785C32">
            <w:pPr>
              <w:rPr>
                <w:rFonts w:cs="Arial"/>
                <w:sz w:val="16"/>
                <w:szCs w:val="16"/>
              </w:rPr>
            </w:pPr>
            <w:r w:rsidRPr="00C2061D">
              <w:rPr>
                <w:rFonts w:cs="Arial"/>
                <w:sz w:val="16"/>
                <w:szCs w:val="16"/>
              </w:rPr>
              <w:lastRenderedPageBreak/>
              <w:t xml:space="preserve">Ziegler et al (2015) </w:t>
            </w:r>
            <w:r w:rsidRPr="00C2061D">
              <w:rPr>
                <w:rFonts w:cs="Arial"/>
                <w:sz w:val="16"/>
                <w:szCs w:val="16"/>
              </w:rPr>
              <w:fldChar w:fldCharType="begin">
                <w:fldData xml:space="preserve">PEVuZE5vdGU+PENpdGU+PEF1dGhvcj5aaWVnbGVyPC9BdXRob3I+PFllYXI+MjAxNjwvWWVhcj48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PEVuZE5vdGU+PENpdGU+PEF1dGhvcj5aaWVnbGVyPC9BdXRob3I+PFllYXI+MjAxNjwvWWVhcj48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(14)</w:t>
            </w:r>
            <w:r w:rsidRPr="00C2061D">
              <w:rPr>
                <w:rFonts w:cs="Arial"/>
                <w:sz w:val="16"/>
                <w:szCs w:val="16"/>
              </w:rPr>
              <w:fldChar w:fldCharType="end"/>
            </w:r>
          </w:p>
        </w:tc>
        <w:tc>
          <w:tcPr>
            <w:tcW w:w="0" w:type="auto"/>
          </w:tcPr>
          <w:p w14:paraId="5C3ED32A" w14:textId="77777777" w:rsidR="009202FF" w:rsidRPr="00C2061D" w:rsidRDefault="009202FF" w:rsidP="00785C32">
            <w:pPr>
              <w:rPr>
                <w:rFonts w:cs="Arial"/>
                <w:sz w:val="16"/>
                <w:szCs w:val="16"/>
              </w:rPr>
            </w:pPr>
            <w:r w:rsidRPr="00C2061D">
              <w:rPr>
                <w:rFonts w:cs="Arial"/>
                <w:sz w:val="16"/>
                <w:szCs w:val="16"/>
              </w:rPr>
              <w:t xml:space="preserve">The study used the </w:t>
            </w:r>
            <w:r w:rsidRPr="00C2061D">
              <w:rPr>
                <w:rFonts w:cs="Arial"/>
                <w:b/>
                <w:bCs/>
                <w:sz w:val="16"/>
                <w:szCs w:val="16"/>
              </w:rPr>
              <w:t>Accu-Chek Aviva Combo insulin pump</w:t>
            </w:r>
            <w:r w:rsidRPr="00C2061D">
              <w:rPr>
                <w:rFonts w:cs="Arial"/>
                <w:sz w:val="16"/>
                <w:szCs w:val="16"/>
              </w:rPr>
              <w:t xml:space="preserve"> </w:t>
            </w:r>
            <w:r w:rsidRPr="00C2061D">
              <w:rPr>
                <w:rFonts w:cs="Arial"/>
                <w:b/>
                <w:bCs/>
                <w:sz w:val="16"/>
                <w:szCs w:val="16"/>
              </w:rPr>
              <w:t>system</w:t>
            </w:r>
            <w:r w:rsidRPr="00C2061D">
              <w:rPr>
                <w:rFonts w:cs="Arial"/>
                <w:sz w:val="16"/>
                <w:szCs w:val="16"/>
              </w:rPr>
              <w:t xml:space="preserve">, which includes a remote-controlled insulin pump and a blood glucose meter with an integrated Bolus </w:t>
            </w:r>
            <w:r w:rsidRPr="00C2061D">
              <w:rPr>
                <w:rFonts w:cs="Arial"/>
                <w:sz w:val="16"/>
                <w:szCs w:val="16"/>
              </w:rPr>
              <w:lastRenderedPageBreak/>
              <w:t>Advisor (BA). The BA feature was designed to assist in making insulin dose recommendations based on carbohydrate intake and blood glucose levels.</w:t>
            </w:r>
          </w:p>
        </w:tc>
        <w:tc>
          <w:tcPr>
            <w:tcW w:w="0" w:type="auto"/>
          </w:tcPr>
          <w:p w14:paraId="7137E352" w14:textId="77777777" w:rsidR="009202FF" w:rsidRPr="00C2061D" w:rsidRDefault="009202FF" w:rsidP="00785C32">
            <w:pPr>
              <w:rPr>
                <w:rFonts w:cs="Arial"/>
                <w:sz w:val="16"/>
                <w:szCs w:val="16"/>
              </w:rPr>
            </w:pPr>
            <w:r w:rsidRPr="00C2061D">
              <w:rPr>
                <w:rFonts w:cs="Arial"/>
                <w:sz w:val="16"/>
                <w:szCs w:val="16"/>
              </w:rPr>
              <w:lastRenderedPageBreak/>
              <w:t xml:space="preserve">To evaluate the impact of frequent usage of the BA feature in the Accu-Chek Aviva Combo system on glycemic control in pediatric patients with T1D </w:t>
            </w:r>
            <w:r w:rsidRPr="00C2061D">
              <w:rPr>
                <w:rFonts w:cs="Arial"/>
                <w:sz w:val="16"/>
                <w:szCs w:val="16"/>
              </w:rPr>
              <w:lastRenderedPageBreak/>
              <w:t>who were using insulin pumps.</w:t>
            </w:r>
          </w:p>
        </w:tc>
        <w:tc>
          <w:tcPr>
            <w:tcW w:w="0" w:type="auto"/>
          </w:tcPr>
          <w:p w14:paraId="0818C4AB" w14:textId="77777777" w:rsidR="009202FF" w:rsidRPr="00C2061D" w:rsidRDefault="009202FF" w:rsidP="00785C32">
            <w:pPr>
              <w:rPr>
                <w:rFonts w:cs="Arial"/>
                <w:sz w:val="16"/>
                <w:szCs w:val="16"/>
              </w:rPr>
            </w:pPr>
            <w:r w:rsidRPr="00C2061D">
              <w:rPr>
                <w:rFonts w:cs="Arial"/>
                <w:sz w:val="16"/>
                <w:szCs w:val="16"/>
              </w:rPr>
              <w:lastRenderedPageBreak/>
              <w:t xml:space="preserve">This was a retrospective, non-interventional cohort study conducted at a single pediatric diabetology clinic. </w:t>
            </w:r>
          </w:p>
          <w:p w14:paraId="393D7B9C" w14:textId="77777777" w:rsidR="009202FF" w:rsidRPr="00C2061D" w:rsidRDefault="009202FF" w:rsidP="00785C32">
            <w:pPr>
              <w:rPr>
                <w:rFonts w:cs="Arial"/>
                <w:sz w:val="16"/>
                <w:szCs w:val="16"/>
              </w:rPr>
            </w:pPr>
          </w:p>
          <w:p w14:paraId="06BBDEF3" w14:textId="77777777" w:rsidR="009202FF" w:rsidRPr="00C2061D" w:rsidRDefault="009202FF" w:rsidP="00785C32">
            <w:pPr>
              <w:rPr>
                <w:rFonts w:cs="Arial"/>
                <w:sz w:val="16"/>
                <w:szCs w:val="16"/>
              </w:rPr>
            </w:pPr>
            <w:r w:rsidRPr="00C2061D">
              <w:rPr>
                <w:rFonts w:cs="Arial"/>
                <w:sz w:val="16"/>
                <w:szCs w:val="16"/>
              </w:rPr>
              <w:lastRenderedPageBreak/>
              <w:t>The study included children and adolescents (&lt;18 years) with T1D who were using the Accu-Chek Aviva Combo insulin pump as part of their routine care. A total of 158 patients were identified, 119 agreed to participate, and 104 patients were included in the full analysis set (FAS).</w:t>
            </w:r>
          </w:p>
          <w:p w14:paraId="7064CA7E" w14:textId="77777777" w:rsidR="009202FF" w:rsidRPr="00C2061D" w:rsidRDefault="009202FF" w:rsidP="00785C32">
            <w:pPr>
              <w:rPr>
                <w:rFonts w:cs="Arial"/>
                <w:sz w:val="16"/>
                <w:szCs w:val="16"/>
              </w:rPr>
            </w:pPr>
          </w:p>
          <w:p w14:paraId="65B94925" w14:textId="77777777" w:rsidR="009202FF" w:rsidRPr="00C2061D" w:rsidRDefault="009202FF" w:rsidP="00785C32">
            <w:pPr>
              <w:rPr>
                <w:rFonts w:cs="Arial"/>
                <w:sz w:val="16"/>
                <w:szCs w:val="16"/>
              </w:rPr>
            </w:pPr>
            <w:r w:rsidRPr="00C2061D">
              <w:rPr>
                <w:rFonts w:cs="Arial"/>
                <w:sz w:val="16"/>
                <w:szCs w:val="16"/>
              </w:rPr>
              <w:t xml:space="preserve">Data </w:t>
            </w:r>
            <w:proofErr w:type="gramStart"/>
            <w:r w:rsidRPr="00C2061D">
              <w:rPr>
                <w:rFonts w:cs="Arial"/>
                <w:sz w:val="16"/>
                <w:szCs w:val="16"/>
              </w:rPr>
              <w:t>were</w:t>
            </w:r>
            <w:proofErr w:type="gramEnd"/>
            <w:r w:rsidRPr="00C2061D">
              <w:rPr>
                <w:rFonts w:cs="Arial"/>
                <w:sz w:val="16"/>
                <w:szCs w:val="16"/>
              </w:rPr>
              <w:t xml:space="preserve"> collected for up to 24 months, with a primary focus on the first 6 months of insulin pump usage and BA feature adherence.</w:t>
            </w:r>
          </w:p>
        </w:tc>
        <w:tc>
          <w:tcPr>
            <w:tcW w:w="0" w:type="auto"/>
          </w:tcPr>
          <w:p w14:paraId="1037F692" w14:textId="77777777" w:rsidR="009202FF" w:rsidRPr="00C2061D" w:rsidRDefault="009202FF" w:rsidP="00785C32">
            <w:pPr>
              <w:rPr>
                <w:rFonts w:cs="Arial"/>
                <w:sz w:val="16"/>
                <w:szCs w:val="16"/>
              </w:rPr>
            </w:pPr>
            <w:r w:rsidRPr="00C2061D">
              <w:rPr>
                <w:rFonts w:cs="Arial"/>
                <w:sz w:val="16"/>
                <w:szCs w:val="16"/>
              </w:rPr>
              <w:lastRenderedPageBreak/>
              <w:t>The focus was on comparing high-frequency (HF) versus low-frequency (LF) users of the Bolus Advisor feature in the same pump system.</w:t>
            </w:r>
          </w:p>
          <w:p w14:paraId="4DFB089E" w14:textId="77777777" w:rsidR="009202FF" w:rsidRPr="00C2061D" w:rsidRDefault="009202FF" w:rsidP="00785C32">
            <w:pPr>
              <w:rPr>
                <w:rFonts w:cs="Arial"/>
                <w:sz w:val="16"/>
                <w:szCs w:val="16"/>
              </w:rPr>
            </w:pPr>
          </w:p>
          <w:p w14:paraId="32867D7A" w14:textId="77777777" w:rsidR="009202FF" w:rsidRPr="00C2061D" w:rsidRDefault="009202FF" w:rsidP="00785C32">
            <w:pPr>
              <w:rPr>
                <w:rFonts w:cs="Arial"/>
                <w:sz w:val="16"/>
                <w:szCs w:val="16"/>
              </w:rPr>
            </w:pPr>
            <w:r w:rsidRPr="00C2061D">
              <w:rPr>
                <w:rFonts w:cs="Arial"/>
                <w:sz w:val="16"/>
                <w:szCs w:val="16"/>
              </w:rPr>
              <w:t xml:space="preserve">The primary endpoint was the difference in HbA1c levels at 6 months between HF and LF users of the BA feature. </w:t>
            </w:r>
          </w:p>
          <w:p w14:paraId="6C887042" w14:textId="77777777" w:rsidR="009202FF" w:rsidRPr="00C2061D" w:rsidRDefault="009202FF" w:rsidP="00785C32">
            <w:pPr>
              <w:rPr>
                <w:rFonts w:cs="Arial"/>
                <w:sz w:val="16"/>
                <w:szCs w:val="16"/>
              </w:rPr>
            </w:pPr>
          </w:p>
          <w:p w14:paraId="494783FE" w14:textId="77777777" w:rsidR="009202FF" w:rsidRPr="00C2061D" w:rsidRDefault="009202FF" w:rsidP="00785C32">
            <w:pPr>
              <w:rPr>
                <w:rFonts w:cs="Arial"/>
                <w:sz w:val="16"/>
                <w:szCs w:val="16"/>
              </w:rPr>
            </w:pPr>
            <w:r w:rsidRPr="00C2061D">
              <w:rPr>
                <w:rFonts w:cs="Arial"/>
                <w:sz w:val="16"/>
                <w:szCs w:val="16"/>
              </w:rPr>
              <w:t>Secondary endpoints:</w:t>
            </w:r>
          </w:p>
          <w:p w14:paraId="579F9664" w14:textId="29E4EF63" w:rsidR="009202FF" w:rsidRPr="00C2061D" w:rsidRDefault="00092A28">
            <w:pPr>
              <w:pStyle w:val="ListParagraph"/>
              <w:numPr>
                <w:ilvl w:val="0"/>
                <w:numId w:val="13"/>
              </w:numPr>
              <w:ind w:left="140" w:hanging="140"/>
              <w:jc w:val="left"/>
              <w:rPr>
                <w:rFonts w:cs="Arial"/>
                <w:sz w:val="16"/>
                <w:szCs w:val="16"/>
              </w:rPr>
            </w:pPr>
            <w:r>
              <w:rPr>
                <w:rFonts w:cs="Arial"/>
                <w:sz w:val="16"/>
                <w:szCs w:val="16"/>
              </w:rPr>
              <w:t>%TBR</w:t>
            </w:r>
            <w:r w:rsidR="009202FF" w:rsidRPr="00C2061D">
              <w:rPr>
                <w:rFonts w:cs="Arial"/>
                <w:sz w:val="16"/>
                <w:szCs w:val="16"/>
              </w:rPr>
              <w:t xml:space="preserve"> (&lt; 70 mg/dL)</w:t>
            </w:r>
          </w:p>
          <w:p w14:paraId="2059627B" w14:textId="77777777" w:rsidR="009202FF" w:rsidRPr="00C2061D" w:rsidRDefault="009202FF">
            <w:pPr>
              <w:pStyle w:val="ListParagraph"/>
              <w:numPr>
                <w:ilvl w:val="0"/>
                <w:numId w:val="13"/>
              </w:numPr>
              <w:ind w:left="140" w:hanging="140"/>
              <w:jc w:val="left"/>
              <w:rPr>
                <w:rFonts w:cs="Arial"/>
                <w:sz w:val="16"/>
                <w:szCs w:val="16"/>
              </w:rPr>
            </w:pPr>
            <w:r w:rsidRPr="00C2061D">
              <w:rPr>
                <w:rFonts w:cs="Arial"/>
                <w:sz w:val="16"/>
                <w:szCs w:val="16"/>
              </w:rPr>
              <w:t xml:space="preserve">Mean blood glucose levels </w:t>
            </w:r>
          </w:p>
        </w:tc>
        <w:tc>
          <w:tcPr>
            <w:tcW w:w="1850" w:type="dxa"/>
          </w:tcPr>
          <w:p w14:paraId="7AEA11E2" w14:textId="33463020" w:rsidR="00A50451" w:rsidRDefault="00A50451" w:rsidP="00785C32">
            <w:pPr>
              <w:rPr>
                <w:rFonts w:cs="Arial"/>
                <w:sz w:val="16"/>
                <w:szCs w:val="16"/>
              </w:rPr>
            </w:pPr>
            <w:r>
              <w:rPr>
                <w:rFonts w:cs="Arial"/>
                <w:sz w:val="16"/>
                <w:szCs w:val="16"/>
              </w:rPr>
              <w:lastRenderedPageBreak/>
              <w:t xml:space="preserve">The %TBR increased from approx. 5.6% in both groups at baseline to 10.9% and 13.4% </w:t>
            </w:r>
            <w:proofErr w:type="gramStart"/>
            <w:r>
              <w:rPr>
                <w:rFonts w:cs="Arial"/>
                <w:sz w:val="16"/>
                <w:szCs w:val="16"/>
              </w:rPr>
              <w:t>at</w:t>
            </w:r>
            <w:proofErr w:type="gramEnd"/>
            <w:r>
              <w:rPr>
                <w:rFonts w:cs="Arial"/>
                <w:sz w:val="16"/>
                <w:szCs w:val="16"/>
              </w:rPr>
              <w:t xml:space="preserve"> 3 months for LF and HF users, respectively. The %TBR continued increasing to 12.5% </w:t>
            </w:r>
            <w:proofErr w:type="gramStart"/>
            <w:r>
              <w:rPr>
                <w:rFonts w:cs="Arial"/>
                <w:sz w:val="16"/>
                <w:szCs w:val="16"/>
              </w:rPr>
              <w:t>at</w:t>
            </w:r>
            <w:proofErr w:type="gramEnd"/>
            <w:r>
              <w:rPr>
                <w:rFonts w:cs="Arial"/>
                <w:sz w:val="16"/>
                <w:szCs w:val="16"/>
              </w:rPr>
              <w:t xml:space="preserve"> 24 months for the LF </w:t>
            </w:r>
            <w:r>
              <w:rPr>
                <w:rFonts w:cs="Arial"/>
                <w:sz w:val="16"/>
                <w:szCs w:val="16"/>
              </w:rPr>
              <w:lastRenderedPageBreak/>
              <w:t>users, whereas it decreased steadily to 7.1% for the HF users.</w:t>
            </w:r>
          </w:p>
          <w:p w14:paraId="6DA43576" w14:textId="77777777" w:rsidR="00A50451" w:rsidRDefault="00A50451" w:rsidP="00785C32">
            <w:pPr>
              <w:rPr>
                <w:rFonts w:cs="Arial"/>
                <w:sz w:val="16"/>
                <w:szCs w:val="16"/>
              </w:rPr>
            </w:pPr>
          </w:p>
          <w:p w14:paraId="2023CE98" w14:textId="00BCFF8B" w:rsidR="009202FF" w:rsidRPr="00C2061D" w:rsidRDefault="009202FF" w:rsidP="00785C32">
            <w:pPr>
              <w:rPr>
                <w:rFonts w:cs="Arial"/>
                <w:sz w:val="16"/>
                <w:szCs w:val="16"/>
              </w:rPr>
            </w:pPr>
            <w:r w:rsidRPr="00C2061D">
              <w:rPr>
                <w:rFonts w:cs="Arial"/>
                <w:sz w:val="16"/>
                <w:szCs w:val="16"/>
              </w:rPr>
              <w:t>At 6 months, significantly more HF users achieved the target HbA1c of ≤7.5% compared to LF users (66.2% vs. 27.3%, p = 0.0056). At 24 months, the difference between HF and LF users was no longer statistically significant due to a smaller sample size: HF users had an average HbA1c of 7.7% vs. 8.2% in LF users (p = 0.1487).</w:t>
            </w:r>
          </w:p>
          <w:p w14:paraId="18B962C1" w14:textId="77777777" w:rsidR="009202FF" w:rsidRPr="00C2061D" w:rsidRDefault="009202FF" w:rsidP="00785C32">
            <w:pPr>
              <w:rPr>
                <w:rFonts w:cs="Arial"/>
                <w:sz w:val="16"/>
                <w:szCs w:val="16"/>
              </w:rPr>
            </w:pPr>
          </w:p>
          <w:p w14:paraId="1B0E4F2C" w14:textId="77777777" w:rsidR="009202FF" w:rsidRDefault="009202FF" w:rsidP="00785C32">
            <w:pPr>
              <w:rPr>
                <w:rFonts w:cs="Arial"/>
                <w:sz w:val="16"/>
                <w:szCs w:val="16"/>
              </w:rPr>
            </w:pPr>
            <w:r w:rsidRPr="00C2061D">
              <w:rPr>
                <w:rFonts w:cs="Arial"/>
                <w:sz w:val="16"/>
                <w:szCs w:val="16"/>
              </w:rPr>
              <w:t xml:space="preserve">HF users also had lower blood glucose levels and less glycemic variability at 6 months as indicated by the standard deviation of blood glucose readings. </w:t>
            </w:r>
          </w:p>
          <w:p w14:paraId="0F000249" w14:textId="77777777" w:rsidR="009202FF" w:rsidRPr="00C2061D" w:rsidRDefault="009202FF" w:rsidP="00785C32">
            <w:pPr>
              <w:rPr>
                <w:rFonts w:cs="Arial"/>
                <w:sz w:val="16"/>
                <w:szCs w:val="16"/>
              </w:rPr>
            </w:pPr>
          </w:p>
          <w:p w14:paraId="0E645FF2" w14:textId="77777777" w:rsidR="009202FF" w:rsidRPr="00C2061D" w:rsidRDefault="009202FF" w:rsidP="00785C32">
            <w:pPr>
              <w:rPr>
                <w:rFonts w:cs="Arial"/>
                <w:sz w:val="16"/>
                <w:szCs w:val="16"/>
              </w:rPr>
            </w:pPr>
            <w:r w:rsidRPr="00C2061D">
              <w:rPr>
                <w:rFonts w:cs="Arial"/>
                <w:sz w:val="16"/>
                <w:szCs w:val="16"/>
              </w:rPr>
              <w:t xml:space="preserve">Furthermore, 66.2% of HF users reached the HbA1c target of ≤7.5% </w:t>
            </w:r>
            <w:proofErr w:type="gramStart"/>
            <w:r w:rsidRPr="00C2061D">
              <w:rPr>
                <w:rFonts w:cs="Arial"/>
                <w:sz w:val="16"/>
                <w:szCs w:val="16"/>
              </w:rPr>
              <w:t>at</w:t>
            </w:r>
            <w:proofErr w:type="gramEnd"/>
            <w:r w:rsidRPr="00C2061D">
              <w:rPr>
                <w:rFonts w:cs="Arial"/>
                <w:sz w:val="16"/>
                <w:szCs w:val="16"/>
              </w:rPr>
              <w:t xml:space="preserve"> 6 months, compared to only 27.3% of LF users.</w:t>
            </w:r>
          </w:p>
        </w:tc>
        <w:tc>
          <w:tcPr>
            <w:tcW w:w="1946" w:type="dxa"/>
          </w:tcPr>
          <w:p w14:paraId="3BC18DF2" w14:textId="77777777" w:rsidR="009202FF" w:rsidRPr="00C2061D" w:rsidRDefault="009202FF" w:rsidP="00785C32">
            <w:pPr>
              <w:rPr>
                <w:rFonts w:cs="Arial"/>
                <w:sz w:val="16"/>
                <w:szCs w:val="16"/>
              </w:rPr>
            </w:pPr>
            <w:r w:rsidRPr="00C2061D">
              <w:rPr>
                <w:rFonts w:cs="Arial"/>
                <w:sz w:val="16"/>
                <w:szCs w:val="16"/>
              </w:rPr>
              <w:lastRenderedPageBreak/>
              <w:t xml:space="preserve">The study reported on AEs such as hypoglycemia, diabetic ketoacidosis (DKA), and hospitalizations. </w:t>
            </w:r>
          </w:p>
          <w:p w14:paraId="0B6F5E40" w14:textId="77777777" w:rsidR="009202FF" w:rsidRPr="00C2061D" w:rsidRDefault="009202FF" w:rsidP="00785C32">
            <w:pPr>
              <w:rPr>
                <w:rFonts w:cs="Arial"/>
                <w:sz w:val="16"/>
                <w:szCs w:val="16"/>
              </w:rPr>
            </w:pPr>
          </w:p>
          <w:p w14:paraId="4A7F6EDA" w14:textId="77777777" w:rsidR="009202FF" w:rsidRPr="00C2061D" w:rsidRDefault="009202FF" w:rsidP="00785C32">
            <w:pPr>
              <w:rPr>
                <w:rFonts w:cs="Arial"/>
                <w:sz w:val="16"/>
                <w:szCs w:val="16"/>
              </w:rPr>
            </w:pPr>
            <w:r w:rsidRPr="00C2061D">
              <w:rPr>
                <w:rFonts w:cs="Arial"/>
                <w:sz w:val="16"/>
                <w:szCs w:val="16"/>
              </w:rPr>
              <w:t>No AEs were related to infusion pump or BA feature usage.</w:t>
            </w:r>
          </w:p>
        </w:tc>
        <w:tc>
          <w:tcPr>
            <w:tcW w:w="0" w:type="auto"/>
          </w:tcPr>
          <w:p w14:paraId="700A84FF" w14:textId="77777777" w:rsidR="009202FF" w:rsidRDefault="009202FF" w:rsidP="00785C32">
            <w:pPr>
              <w:rPr>
                <w:rFonts w:cs="Arial"/>
                <w:sz w:val="16"/>
                <w:szCs w:val="16"/>
              </w:rPr>
            </w:pPr>
            <w:r w:rsidRPr="00C2061D">
              <w:rPr>
                <w:rFonts w:cs="Arial"/>
                <w:sz w:val="16"/>
                <w:szCs w:val="16"/>
              </w:rPr>
              <w:t>The BA feature was found to be useful in achieving better diabetes management for pediatric patients with T1D.</w:t>
            </w:r>
          </w:p>
          <w:p w14:paraId="4F6A214D" w14:textId="77777777" w:rsidR="00A50451" w:rsidRDefault="00A50451" w:rsidP="00785C32">
            <w:pPr>
              <w:rPr>
                <w:rFonts w:cs="Arial"/>
                <w:sz w:val="16"/>
                <w:szCs w:val="16"/>
              </w:rPr>
            </w:pPr>
          </w:p>
          <w:p w14:paraId="15CC847A" w14:textId="5E4A1183" w:rsidR="00A50451" w:rsidRPr="00C2061D" w:rsidRDefault="00A50451" w:rsidP="00785C32">
            <w:pPr>
              <w:rPr>
                <w:rFonts w:cs="Arial"/>
                <w:sz w:val="16"/>
                <w:szCs w:val="16"/>
              </w:rPr>
            </w:pPr>
            <w:r>
              <w:rPr>
                <w:rFonts w:cs="Arial"/>
                <w:sz w:val="16"/>
                <w:szCs w:val="16"/>
              </w:rPr>
              <w:lastRenderedPageBreak/>
              <w:t>However, the time in hypoglycemia was higher after initiating treatment compared to baseline for both groups.</w:t>
            </w:r>
          </w:p>
        </w:tc>
      </w:tr>
      <w:tr w:rsidR="00240A4E" w:rsidRPr="00C2061D" w14:paraId="108526AB" w14:textId="77777777" w:rsidTr="00351CDA">
        <w:tc>
          <w:tcPr>
            <w:tcW w:w="0" w:type="auto"/>
          </w:tcPr>
          <w:p w14:paraId="1DDB6E75" w14:textId="31E461E5" w:rsidR="0049616E" w:rsidRPr="00C2061D" w:rsidRDefault="0049616E" w:rsidP="00785C32">
            <w:pPr>
              <w:rPr>
                <w:rFonts w:cs="Arial"/>
                <w:sz w:val="16"/>
                <w:szCs w:val="16"/>
              </w:rPr>
            </w:pPr>
            <w:r w:rsidRPr="0049616E">
              <w:rPr>
                <w:rFonts w:cs="Arial"/>
                <w:sz w:val="16"/>
                <w:szCs w:val="16"/>
              </w:rPr>
              <w:lastRenderedPageBreak/>
              <w:t>Kerr</w:t>
            </w:r>
            <w:r>
              <w:rPr>
                <w:rFonts w:cs="Arial"/>
                <w:sz w:val="16"/>
                <w:szCs w:val="16"/>
              </w:rPr>
              <w:t xml:space="preserve"> et al.</w:t>
            </w:r>
            <w:r w:rsidRPr="0049616E">
              <w:rPr>
                <w:rFonts w:cs="Arial"/>
                <w:sz w:val="16"/>
                <w:szCs w:val="16"/>
              </w:rPr>
              <w:t xml:space="preserve"> (2010) </w:t>
            </w:r>
            <w:r w:rsidRPr="0049616E">
              <w:rPr>
                <w:rFonts w:cs="Arial"/>
                <w:sz w:val="16"/>
                <w:szCs w:val="16"/>
              </w:rPr>
              <w:fldChar w:fldCharType="begin">
                <w:fldData xml:space="preserve">PEVuZE5vdGU+PENpdGU+PEF1dGhvcj5LZXJyPC9BdXRob3I+PFllYXI+MjAxMDwvWWVhcj48UmVj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PEVuZE5vdGU+PENpdGU+PEF1dGhvcj5LZXJyPC9BdXRob3I+PFllYXI+MjAxMDwvWWVhcj48UmVj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49616E">
              <w:rPr>
                <w:rFonts w:cs="Arial"/>
                <w:sz w:val="16"/>
                <w:szCs w:val="16"/>
              </w:rPr>
            </w:r>
            <w:r w:rsidRPr="0049616E">
              <w:rPr>
                <w:rFonts w:cs="Arial"/>
                <w:sz w:val="16"/>
                <w:szCs w:val="16"/>
              </w:rPr>
              <w:fldChar w:fldCharType="separate"/>
            </w:r>
            <w:r w:rsidR="00B60AE6">
              <w:rPr>
                <w:rFonts w:cs="Arial"/>
                <w:noProof/>
                <w:sz w:val="16"/>
                <w:szCs w:val="16"/>
              </w:rPr>
              <w:t>(15)</w:t>
            </w:r>
            <w:r w:rsidRPr="0049616E">
              <w:rPr>
                <w:rFonts w:cs="Arial"/>
                <w:sz w:val="16"/>
                <w:szCs w:val="16"/>
              </w:rPr>
              <w:fldChar w:fldCharType="end"/>
            </w:r>
          </w:p>
        </w:tc>
        <w:tc>
          <w:tcPr>
            <w:tcW w:w="0" w:type="auto"/>
          </w:tcPr>
          <w:p w14:paraId="7F7015F2" w14:textId="77777777" w:rsidR="009E7371" w:rsidRDefault="009E7371" w:rsidP="00785C32">
            <w:pPr>
              <w:rPr>
                <w:rFonts w:cs="Arial"/>
                <w:sz w:val="16"/>
                <w:szCs w:val="16"/>
              </w:rPr>
            </w:pPr>
            <w:r w:rsidRPr="009E7371">
              <w:rPr>
                <w:rFonts w:cs="Arial"/>
                <w:sz w:val="16"/>
                <w:szCs w:val="16"/>
              </w:rPr>
              <w:t>The study used the ACCU-CHEK Combo system, consisting of the ACCU-CHEK Spirit Combo insulin pump and either the ACCU-CHEK Aviva Combo or Performa Combo blood glucose meter.</w:t>
            </w:r>
          </w:p>
          <w:p w14:paraId="427FC507" w14:textId="77777777" w:rsidR="009E7371" w:rsidRDefault="009E7371" w:rsidP="00785C32">
            <w:pPr>
              <w:rPr>
                <w:rFonts w:cs="Arial"/>
                <w:sz w:val="16"/>
                <w:szCs w:val="16"/>
              </w:rPr>
            </w:pPr>
          </w:p>
          <w:p w14:paraId="06293E32" w14:textId="3AB66B05" w:rsidR="0049616E" w:rsidRPr="00C2061D" w:rsidRDefault="009E7371" w:rsidP="00785C32">
            <w:pPr>
              <w:rPr>
                <w:rFonts w:cs="Arial"/>
                <w:sz w:val="16"/>
                <w:szCs w:val="16"/>
              </w:rPr>
            </w:pPr>
            <w:r w:rsidRPr="009E7371">
              <w:rPr>
                <w:rFonts w:cs="Arial"/>
                <w:sz w:val="16"/>
                <w:szCs w:val="16"/>
              </w:rPr>
              <w:t xml:space="preserve">The pump was remotely controlled by </w:t>
            </w:r>
            <w:r w:rsidRPr="009E7371">
              <w:rPr>
                <w:rFonts w:cs="Arial"/>
                <w:sz w:val="16"/>
                <w:szCs w:val="16"/>
              </w:rPr>
              <w:lastRenderedPageBreak/>
              <w:t>the meter to facilitate bolus dosing and manage blood glucose levels.</w:t>
            </w:r>
          </w:p>
        </w:tc>
        <w:tc>
          <w:tcPr>
            <w:tcW w:w="0" w:type="auto"/>
          </w:tcPr>
          <w:p w14:paraId="7743C6C6" w14:textId="5FE58B2A" w:rsidR="0049616E" w:rsidRPr="00C2061D" w:rsidRDefault="00F46ED9" w:rsidP="00785C32">
            <w:pPr>
              <w:rPr>
                <w:rFonts w:cs="Arial"/>
                <w:sz w:val="16"/>
                <w:szCs w:val="16"/>
              </w:rPr>
            </w:pPr>
            <w:r>
              <w:rPr>
                <w:rFonts w:cs="Arial"/>
                <w:sz w:val="16"/>
                <w:szCs w:val="16"/>
              </w:rPr>
              <w:lastRenderedPageBreak/>
              <w:t>T</w:t>
            </w:r>
            <w:r w:rsidRPr="00F46ED9">
              <w:rPr>
                <w:rFonts w:cs="Arial"/>
                <w:sz w:val="16"/>
                <w:szCs w:val="16"/>
              </w:rPr>
              <w:t xml:space="preserve">o evaluate the performance and usability of the ACCU-CHEK Combo system in individuals with </w:t>
            </w:r>
            <w:r>
              <w:rPr>
                <w:rFonts w:cs="Arial"/>
                <w:sz w:val="16"/>
                <w:szCs w:val="16"/>
              </w:rPr>
              <w:t>T1D</w:t>
            </w:r>
            <w:r w:rsidRPr="00F46ED9">
              <w:rPr>
                <w:rFonts w:cs="Arial"/>
                <w:sz w:val="16"/>
                <w:szCs w:val="16"/>
              </w:rPr>
              <w:t xml:space="preserve"> and type 2 diabetes</w:t>
            </w:r>
            <w:r>
              <w:rPr>
                <w:rFonts w:cs="Arial"/>
                <w:sz w:val="16"/>
                <w:szCs w:val="16"/>
              </w:rPr>
              <w:t xml:space="preserve"> (T2D)</w:t>
            </w:r>
            <w:r w:rsidRPr="00F46ED9">
              <w:rPr>
                <w:rFonts w:cs="Arial"/>
                <w:sz w:val="16"/>
                <w:szCs w:val="16"/>
              </w:rPr>
              <w:t xml:space="preserve"> using CSI</w:t>
            </w:r>
            <w:r w:rsidR="00887E49">
              <w:rPr>
                <w:rFonts w:cs="Arial"/>
                <w:sz w:val="16"/>
                <w:szCs w:val="16"/>
              </w:rPr>
              <w:t>I</w:t>
            </w:r>
            <w:r w:rsidRPr="00F46ED9">
              <w:rPr>
                <w:rFonts w:cs="Arial"/>
                <w:sz w:val="16"/>
                <w:szCs w:val="16"/>
              </w:rPr>
              <w:t xml:space="preserve"> therapy.</w:t>
            </w:r>
          </w:p>
        </w:tc>
        <w:tc>
          <w:tcPr>
            <w:tcW w:w="0" w:type="auto"/>
          </w:tcPr>
          <w:p w14:paraId="6220D728" w14:textId="77777777" w:rsidR="0049616E" w:rsidRDefault="001A7EE6" w:rsidP="00785C32">
            <w:pPr>
              <w:rPr>
                <w:rFonts w:cs="Arial"/>
                <w:sz w:val="16"/>
                <w:szCs w:val="16"/>
              </w:rPr>
            </w:pPr>
            <w:r>
              <w:rPr>
                <w:rFonts w:cs="Arial"/>
                <w:sz w:val="16"/>
                <w:szCs w:val="16"/>
              </w:rPr>
              <w:t>M</w:t>
            </w:r>
            <w:r w:rsidRPr="001A7EE6">
              <w:rPr>
                <w:rFonts w:cs="Arial"/>
                <w:sz w:val="16"/>
                <w:szCs w:val="16"/>
              </w:rPr>
              <w:t>ulticenter, prospective, single-group study</w:t>
            </w:r>
            <w:r>
              <w:rPr>
                <w:rFonts w:cs="Arial"/>
                <w:sz w:val="16"/>
                <w:szCs w:val="16"/>
              </w:rPr>
              <w:t>.</w:t>
            </w:r>
          </w:p>
          <w:p w14:paraId="7178CA51" w14:textId="77777777" w:rsidR="001A7EE6" w:rsidRDefault="001A7EE6" w:rsidP="00785C32">
            <w:pPr>
              <w:rPr>
                <w:rFonts w:cs="Arial"/>
                <w:sz w:val="16"/>
                <w:szCs w:val="16"/>
              </w:rPr>
            </w:pPr>
          </w:p>
          <w:p w14:paraId="4269865C" w14:textId="3921D990" w:rsidR="001A7EE6" w:rsidRDefault="001A7EE6" w:rsidP="00785C32">
            <w:pPr>
              <w:rPr>
                <w:rFonts w:cs="Arial"/>
                <w:sz w:val="16"/>
                <w:szCs w:val="16"/>
              </w:rPr>
            </w:pPr>
            <w:r w:rsidRPr="001A7EE6">
              <w:rPr>
                <w:rFonts w:cs="Arial"/>
                <w:sz w:val="16"/>
                <w:szCs w:val="16"/>
              </w:rPr>
              <w:t xml:space="preserve">The study included 90 adult patients with </w:t>
            </w:r>
            <w:r>
              <w:rPr>
                <w:rFonts w:cs="Arial"/>
                <w:sz w:val="16"/>
                <w:szCs w:val="16"/>
              </w:rPr>
              <w:t>T1D or T2D</w:t>
            </w:r>
            <w:r w:rsidRPr="001A7EE6">
              <w:rPr>
                <w:rFonts w:cs="Arial"/>
                <w:sz w:val="16"/>
                <w:szCs w:val="16"/>
              </w:rPr>
              <w:t xml:space="preserve"> on CSII for at least 6 months, targeting a population with </w:t>
            </w:r>
            <w:proofErr w:type="gramStart"/>
            <w:r w:rsidRPr="001A7EE6">
              <w:rPr>
                <w:rFonts w:cs="Arial"/>
                <w:sz w:val="16"/>
                <w:szCs w:val="16"/>
              </w:rPr>
              <w:t>HbA1c ≤</w:t>
            </w:r>
            <w:r w:rsidR="009E7371">
              <w:rPr>
                <w:rFonts w:cs="Arial"/>
                <w:sz w:val="16"/>
                <w:szCs w:val="16"/>
              </w:rPr>
              <w:t xml:space="preserve"> </w:t>
            </w:r>
            <w:r w:rsidRPr="001A7EE6">
              <w:rPr>
                <w:rFonts w:cs="Arial"/>
                <w:sz w:val="16"/>
                <w:szCs w:val="16"/>
              </w:rPr>
              <w:t>10</w:t>
            </w:r>
            <w:proofErr w:type="gramEnd"/>
            <w:r w:rsidRPr="001A7EE6">
              <w:rPr>
                <w:rFonts w:cs="Arial"/>
                <w:sz w:val="16"/>
                <w:szCs w:val="16"/>
              </w:rPr>
              <w:t>%.</w:t>
            </w:r>
          </w:p>
          <w:p w14:paraId="6DC71422" w14:textId="77777777" w:rsidR="001A7EE6" w:rsidRDefault="001A7EE6" w:rsidP="00785C32">
            <w:pPr>
              <w:rPr>
                <w:rFonts w:cs="Arial"/>
                <w:sz w:val="16"/>
                <w:szCs w:val="16"/>
              </w:rPr>
            </w:pPr>
          </w:p>
          <w:p w14:paraId="7E2D861F" w14:textId="12BD6853" w:rsidR="001A7EE6" w:rsidRPr="00C2061D" w:rsidRDefault="00712261" w:rsidP="006026DC">
            <w:pPr>
              <w:rPr>
                <w:rFonts w:cs="Arial"/>
                <w:sz w:val="16"/>
                <w:szCs w:val="16"/>
              </w:rPr>
            </w:pPr>
            <w:r w:rsidRPr="00712261">
              <w:rPr>
                <w:rFonts w:cs="Arial"/>
                <w:sz w:val="16"/>
                <w:szCs w:val="16"/>
              </w:rPr>
              <w:lastRenderedPageBreak/>
              <w:t>Participants were followed over a 6-month period, with an initial 4-week observation period for device validation followed by a 22-week period assessing metabolic control and treatment satisfaction.</w:t>
            </w:r>
          </w:p>
        </w:tc>
        <w:tc>
          <w:tcPr>
            <w:tcW w:w="0" w:type="auto"/>
          </w:tcPr>
          <w:p w14:paraId="61D04F17" w14:textId="77777777" w:rsidR="0049616E" w:rsidRDefault="006026DC" w:rsidP="00785C32">
            <w:pPr>
              <w:rPr>
                <w:rFonts w:cs="Arial"/>
                <w:sz w:val="16"/>
                <w:szCs w:val="16"/>
              </w:rPr>
            </w:pPr>
            <w:r w:rsidRPr="006026DC">
              <w:rPr>
                <w:rFonts w:cs="Arial"/>
                <w:sz w:val="16"/>
                <w:szCs w:val="16"/>
              </w:rPr>
              <w:lastRenderedPageBreak/>
              <w:t>Primary Endpoint: Frequency of unexpected device errors, which are errors not described in product risk analysis.</w:t>
            </w:r>
          </w:p>
          <w:p w14:paraId="654B1A43" w14:textId="77777777" w:rsidR="006026DC" w:rsidRDefault="006026DC" w:rsidP="00785C32">
            <w:pPr>
              <w:rPr>
                <w:rFonts w:cs="Arial"/>
                <w:sz w:val="16"/>
                <w:szCs w:val="16"/>
              </w:rPr>
            </w:pPr>
          </w:p>
          <w:p w14:paraId="0D3B6C5C" w14:textId="77777777" w:rsidR="006026DC" w:rsidRPr="00C2061D" w:rsidRDefault="006026DC" w:rsidP="006026DC">
            <w:pPr>
              <w:rPr>
                <w:rFonts w:cs="Arial"/>
                <w:sz w:val="16"/>
                <w:szCs w:val="16"/>
              </w:rPr>
            </w:pPr>
            <w:r w:rsidRPr="00C2061D">
              <w:rPr>
                <w:rFonts w:cs="Arial"/>
                <w:sz w:val="16"/>
                <w:szCs w:val="16"/>
              </w:rPr>
              <w:t>Secondary endpoints:</w:t>
            </w:r>
          </w:p>
          <w:p w14:paraId="6CD38080" w14:textId="6B7B5321" w:rsidR="006026DC" w:rsidRDefault="006026DC">
            <w:pPr>
              <w:pStyle w:val="ListParagraph"/>
              <w:numPr>
                <w:ilvl w:val="0"/>
                <w:numId w:val="13"/>
              </w:numPr>
              <w:ind w:left="140" w:hanging="140"/>
              <w:jc w:val="left"/>
              <w:rPr>
                <w:rFonts w:cs="Arial"/>
                <w:sz w:val="16"/>
                <w:szCs w:val="16"/>
              </w:rPr>
            </w:pPr>
            <w:r w:rsidRPr="006026DC">
              <w:rPr>
                <w:rFonts w:cs="Arial"/>
                <w:sz w:val="16"/>
                <w:szCs w:val="16"/>
              </w:rPr>
              <w:t xml:space="preserve">Treatment satisfaction (using </w:t>
            </w:r>
            <w:r w:rsidRPr="006026DC">
              <w:rPr>
                <w:rFonts w:cs="Arial"/>
                <w:sz w:val="16"/>
                <w:szCs w:val="16"/>
              </w:rPr>
              <w:lastRenderedPageBreak/>
              <w:t xml:space="preserve">the DTSQs and </w:t>
            </w:r>
            <w:proofErr w:type="spellStart"/>
            <w:r w:rsidRPr="006026DC">
              <w:rPr>
                <w:rFonts w:cs="Arial"/>
                <w:sz w:val="16"/>
                <w:szCs w:val="16"/>
              </w:rPr>
              <w:t>DTSQc</w:t>
            </w:r>
            <w:proofErr w:type="spellEnd"/>
            <w:r w:rsidRPr="006026DC">
              <w:rPr>
                <w:rFonts w:cs="Arial"/>
                <w:sz w:val="16"/>
                <w:szCs w:val="16"/>
              </w:rPr>
              <w:t xml:space="preserve"> questionnaires)</w:t>
            </w:r>
          </w:p>
          <w:p w14:paraId="17050F78" w14:textId="0A9A31A0" w:rsidR="008978BA" w:rsidRDefault="008978BA">
            <w:pPr>
              <w:pStyle w:val="ListParagraph"/>
              <w:numPr>
                <w:ilvl w:val="0"/>
                <w:numId w:val="13"/>
              </w:numPr>
              <w:ind w:left="140" w:hanging="140"/>
              <w:jc w:val="left"/>
              <w:rPr>
                <w:rFonts w:cs="Arial"/>
                <w:sz w:val="16"/>
                <w:szCs w:val="16"/>
              </w:rPr>
            </w:pPr>
            <w:r>
              <w:rPr>
                <w:rFonts w:cs="Arial"/>
                <w:sz w:val="16"/>
                <w:szCs w:val="16"/>
              </w:rPr>
              <w:t>F</w:t>
            </w:r>
            <w:r w:rsidRPr="008978BA">
              <w:rPr>
                <w:rFonts w:cs="Arial"/>
                <w:sz w:val="16"/>
                <w:szCs w:val="16"/>
              </w:rPr>
              <w:t>requency of system errors</w:t>
            </w:r>
          </w:p>
          <w:p w14:paraId="11261C03" w14:textId="4A2FE764" w:rsidR="008978BA" w:rsidRDefault="008978BA">
            <w:pPr>
              <w:pStyle w:val="ListParagraph"/>
              <w:numPr>
                <w:ilvl w:val="0"/>
                <w:numId w:val="13"/>
              </w:numPr>
              <w:ind w:left="140" w:hanging="140"/>
              <w:jc w:val="left"/>
              <w:rPr>
                <w:rFonts w:cs="Arial"/>
                <w:sz w:val="16"/>
                <w:szCs w:val="16"/>
              </w:rPr>
            </w:pPr>
            <w:r>
              <w:rPr>
                <w:rFonts w:cs="Arial"/>
                <w:sz w:val="16"/>
                <w:szCs w:val="16"/>
              </w:rPr>
              <w:t>D</w:t>
            </w:r>
            <w:r w:rsidRPr="008978BA">
              <w:rPr>
                <w:rFonts w:cs="Arial"/>
                <w:sz w:val="16"/>
                <w:szCs w:val="16"/>
              </w:rPr>
              <w:t>evice usability</w:t>
            </w:r>
          </w:p>
          <w:p w14:paraId="01CBDF6B" w14:textId="5932E91E" w:rsidR="006026DC" w:rsidRDefault="006026DC">
            <w:pPr>
              <w:pStyle w:val="ListParagraph"/>
              <w:numPr>
                <w:ilvl w:val="0"/>
                <w:numId w:val="13"/>
              </w:numPr>
              <w:ind w:left="140" w:hanging="140"/>
              <w:jc w:val="left"/>
              <w:rPr>
                <w:rFonts w:cs="Arial"/>
                <w:sz w:val="16"/>
                <w:szCs w:val="16"/>
              </w:rPr>
            </w:pPr>
            <w:r>
              <w:rPr>
                <w:rFonts w:cs="Arial"/>
                <w:sz w:val="16"/>
                <w:szCs w:val="16"/>
              </w:rPr>
              <w:t>Hb1Ac levels</w:t>
            </w:r>
          </w:p>
          <w:p w14:paraId="36519837" w14:textId="2029E1E5" w:rsidR="006026DC" w:rsidRDefault="006026DC">
            <w:pPr>
              <w:pStyle w:val="ListParagraph"/>
              <w:numPr>
                <w:ilvl w:val="0"/>
                <w:numId w:val="13"/>
              </w:numPr>
              <w:ind w:left="140" w:hanging="140"/>
              <w:jc w:val="left"/>
              <w:rPr>
                <w:rFonts w:cs="Arial"/>
                <w:sz w:val="16"/>
                <w:szCs w:val="16"/>
              </w:rPr>
            </w:pPr>
            <w:r w:rsidRPr="00C2061D">
              <w:rPr>
                <w:rFonts w:cs="Arial"/>
                <w:sz w:val="16"/>
                <w:szCs w:val="16"/>
              </w:rPr>
              <w:t xml:space="preserve">Number of hypoglycemic events </w:t>
            </w:r>
          </w:p>
          <w:p w14:paraId="337F5E8E" w14:textId="400F25CC" w:rsidR="006026DC" w:rsidRPr="006026DC" w:rsidRDefault="006026DC">
            <w:pPr>
              <w:pStyle w:val="ListParagraph"/>
              <w:numPr>
                <w:ilvl w:val="0"/>
                <w:numId w:val="13"/>
              </w:numPr>
              <w:ind w:left="140" w:hanging="140"/>
              <w:jc w:val="left"/>
              <w:rPr>
                <w:rFonts w:cs="Arial"/>
                <w:sz w:val="16"/>
                <w:szCs w:val="16"/>
              </w:rPr>
            </w:pPr>
            <w:r w:rsidRPr="00C2061D">
              <w:rPr>
                <w:rFonts w:cs="Arial"/>
                <w:sz w:val="16"/>
                <w:szCs w:val="16"/>
              </w:rPr>
              <w:t>Number of hyp</w:t>
            </w:r>
            <w:r>
              <w:rPr>
                <w:rFonts w:cs="Arial"/>
                <w:sz w:val="16"/>
                <w:szCs w:val="16"/>
              </w:rPr>
              <w:t>er</w:t>
            </w:r>
            <w:r w:rsidRPr="00C2061D">
              <w:rPr>
                <w:rFonts w:cs="Arial"/>
                <w:sz w:val="16"/>
                <w:szCs w:val="16"/>
              </w:rPr>
              <w:t xml:space="preserve">glycemic events </w:t>
            </w:r>
          </w:p>
        </w:tc>
        <w:tc>
          <w:tcPr>
            <w:tcW w:w="1850" w:type="dxa"/>
          </w:tcPr>
          <w:p w14:paraId="16289F57" w14:textId="77777777" w:rsidR="006E03B2" w:rsidRDefault="006E03B2" w:rsidP="00785C32">
            <w:pPr>
              <w:rPr>
                <w:rFonts w:cs="Arial"/>
                <w:sz w:val="16"/>
                <w:szCs w:val="16"/>
              </w:rPr>
            </w:pPr>
            <w:r w:rsidRPr="006E03B2">
              <w:rPr>
                <w:rFonts w:cs="Arial"/>
                <w:sz w:val="16"/>
                <w:szCs w:val="16"/>
              </w:rPr>
              <w:lastRenderedPageBreak/>
              <w:t xml:space="preserve">No unexpected device errors occurred. </w:t>
            </w:r>
          </w:p>
          <w:p w14:paraId="4D1530E4" w14:textId="77777777" w:rsidR="006E03B2" w:rsidRDefault="006E03B2" w:rsidP="00785C32">
            <w:pPr>
              <w:rPr>
                <w:rFonts w:cs="Arial"/>
                <w:sz w:val="16"/>
                <w:szCs w:val="16"/>
              </w:rPr>
            </w:pPr>
          </w:p>
          <w:p w14:paraId="411B6354" w14:textId="759F56B8" w:rsidR="006E03B2" w:rsidRDefault="006E03B2" w:rsidP="00785C32">
            <w:pPr>
              <w:rPr>
                <w:rFonts w:cs="Arial"/>
                <w:sz w:val="16"/>
                <w:szCs w:val="16"/>
              </w:rPr>
            </w:pPr>
            <w:r w:rsidRPr="006E03B2">
              <w:rPr>
                <w:rFonts w:cs="Arial"/>
                <w:sz w:val="16"/>
                <w:szCs w:val="16"/>
              </w:rPr>
              <w:t>Treatment</w:t>
            </w:r>
            <w:r w:rsidR="00351CDA">
              <w:rPr>
                <w:rFonts w:cs="Arial"/>
                <w:sz w:val="16"/>
                <w:szCs w:val="16"/>
              </w:rPr>
              <w:t xml:space="preserve"> </w:t>
            </w:r>
            <w:r w:rsidRPr="006E03B2">
              <w:rPr>
                <w:rFonts w:cs="Arial"/>
                <w:sz w:val="16"/>
                <w:szCs w:val="16"/>
              </w:rPr>
              <w:t xml:space="preserve">satisfaction was </w:t>
            </w:r>
            <w:proofErr w:type="gramStart"/>
            <w:r w:rsidRPr="006E03B2">
              <w:rPr>
                <w:rFonts w:cs="Arial"/>
                <w:sz w:val="16"/>
                <w:szCs w:val="16"/>
              </w:rPr>
              <w:t xml:space="preserve">high, </w:t>
            </w:r>
            <w:r>
              <w:rPr>
                <w:rFonts w:cs="Arial"/>
                <w:sz w:val="16"/>
                <w:szCs w:val="16"/>
              </w:rPr>
              <w:t>and</w:t>
            </w:r>
            <w:proofErr w:type="gramEnd"/>
            <w:r>
              <w:rPr>
                <w:rFonts w:cs="Arial"/>
                <w:sz w:val="16"/>
                <w:szCs w:val="16"/>
              </w:rPr>
              <w:t xml:space="preserve"> </w:t>
            </w:r>
            <w:r w:rsidRPr="006E03B2">
              <w:rPr>
                <w:rFonts w:cs="Arial"/>
                <w:sz w:val="16"/>
                <w:szCs w:val="16"/>
              </w:rPr>
              <w:t xml:space="preserve">improved significantly by study end. </w:t>
            </w:r>
          </w:p>
          <w:p w14:paraId="6D11656B" w14:textId="77777777" w:rsidR="006E03B2" w:rsidRDefault="006E03B2" w:rsidP="00785C32">
            <w:pPr>
              <w:rPr>
                <w:rFonts w:cs="Arial"/>
                <w:sz w:val="16"/>
                <w:szCs w:val="16"/>
              </w:rPr>
            </w:pPr>
          </w:p>
          <w:p w14:paraId="17878F89" w14:textId="77777777" w:rsidR="006E03B2" w:rsidRDefault="006E03B2" w:rsidP="00785C32">
            <w:pPr>
              <w:rPr>
                <w:rFonts w:cs="Arial"/>
                <w:sz w:val="16"/>
                <w:szCs w:val="16"/>
              </w:rPr>
            </w:pPr>
            <w:r w:rsidRPr="006E03B2">
              <w:rPr>
                <w:rFonts w:cs="Arial"/>
                <w:sz w:val="16"/>
                <w:szCs w:val="16"/>
              </w:rPr>
              <w:t>Most participants (81%) reported that the system made diabetes management easier.</w:t>
            </w:r>
          </w:p>
          <w:p w14:paraId="23156243" w14:textId="77777777" w:rsidR="006E03B2" w:rsidRDefault="006E03B2" w:rsidP="00785C32">
            <w:pPr>
              <w:rPr>
                <w:rFonts w:cs="Arial"/>
                <w:sz w:val="16"/>
                <w:szCs w:val="16"/>
              </w:rPr>
            </w:pPr>
          </w:p>
          <w:p w14:paraId="790BCEBE" w14:textId="77777777" w:rsidR="0049616E" w:rsidRDefault="006E03B2" w:rsidP="00785C32">
            <w:pPr>
              <w:rPr>
                <w:rFonts w:cs="Arial"/>
                <w:sz w:val="16"/>
                <w:szCs w:val="16"/>
              </w:rPr>
            </w:pPr>
            <w:r w:rsidRPr="006E03B2">
              <w:rPr>
                <w:rFonts w:cs="Arial"/>
                <w:sz w:val="16"/>
                <w:szCs w:val="16"/>
              </w:rPr>
              <w:t xml:space="preserve">Glycemic control showed minor </w:t>
            </w:r>
            <w:r w:rsidR="0064723B">
              <w:rPr>
                <w:rFonts w:cs="Arial"/>
                <w:sz w:val="16"/>
                <w:szCs w:val="16"/>
              </w:rPr>
              <w:t xml:space="preserve">but </w:t>
            </w:r>
            <w:r w:rsidR="0064723B" w:rsidRPr="006E03B2">
              <w:rPr>
                <w:rFonts w:cs="Arial"/>
                <w:sz w:val="16"/>
                <w:szCs w:val="16"/>
              </w:rPr>
              <w:t xml:space="preserve">statistically significant </w:t>
            </w:r>
            <w:r w:rsidRPr="006E03B2">
              <w:rPr>
                <w:rFonts w:cs="Arial"/>
                <w:sz w:val="16"/>
                <w:szCs w:val="16"/>
              </w:rPr>
              <w:t>improvements</w:t>
            </w:r>
            <w:r>
              <w:rPr>
                <w:rFonts w:cs="Arial"/>
                <w:sz w:val="16"/>
                <w:szCs w:val="16"/>
              </w:rPr>
              <w:t xml:space="preserve"> </w:t>
            </w:r>
            <w:r w:rsidRPr="006E03B2">
              <w:rPr>
                <w:rFonts w:cs="Arial"/>
                <w:sz w:val="16"/>
                <w:szCs w:val="16"/>
              </w:rPr>
              <w:t>in HbA1c</w:t>
            </w:r>
            <w:r>
              <w:rPr>
                <w:rFonts w:cs="Arial"/>
                <w:sz w:val="16"/>
                <w:szCs w:val="16"/>
              </w:rPr>
              <w:t xml:space="preserve"> levels </w:t>
            </w:r>
            <w:r w:rsidRPr="006E03B2">
              <w:rPr>
                <w:rFonts w:cs="Arial"/>
                <w:sz w:val="16"/>
                <w:szCs w:val="16"/>
              </w:rPr>
              <w:t>from 7.9% to 7.6%.</w:t>
            </w:r>
          </w:p>
          <w:p w14:paraId="115DD984" w14:textId="77777777" w:rsidR="0064723B" w:rsidRDefault="0064723B" w:rsidP="00785C32">
            <w:pPr>
              <w:rPr>
                <w:rFonts w:cs="Arial"/>
                <w:sz w:val="16"/>
                <w:szCs w:val="16"/>
              </w:rPr>
            </w:pPr>
          </w:p>
          <w:p w14:paraId="385B3AD6" w14:textId="145F4ED0" w:rsidR="0064723B" w:rsidRPr="00C2061D" w:rsidRDefault="0064723B" w:rsidP="00785C32">
            <w:pPr>
              <w:rPr>
                <w:rFonts w:cs="Arial"/>
                <w:sz w:val="16"/>
                <w:szCs w:val="16"/>
              </w:rPr>
            </w:pPr>
            <w:r w:rsidRPr="0064723B">
              <w:rPr>
                <w:rFonts w:cs="Arial"/>
                <w:sz w:val="16"/>
                <w:szCs w:val="16"/>
              </w:rPr>
              <w:t>Minor Bluetooth communication issues were reported by 16 participants, and there were some occlusion alarms with an incidence of 15.3 per patient-year, 54% of which were triggered by a new detection algorithm.</w:t>
            </w:r>
          </w:p>
        </w:tc>
        <w:tc>
          <w:tcPr>
            <w:tcW w:w="1946" w:type="dxa"/>
          </w:tcPr>
          <w:p w14:paraId="7D3DD901" w14:textId="3F6AFE9E" w:rsidR="0049616E" w:rsidRDefault="000770FF" w:rsidP="00785C32">
            <w:pPr>
              <w:rPr>
                <w:rFonts w:cs="Arial"/>
                <w:sz w:val="16"/>
                <w:szCs w:val="16"/>
              </w:rPr>
            </w:pPr>
            <w:r w:rsidRPr="000770FF">
              <w:rPr>
                <w:rFonts w:cs="Arial"/>
                <w:sz w:val="16"/>
                <w:szCs w:val="16"/>
              </w:rPr>
              <w:lastRenderedPageBreak/>
              <w:t xml:space="preserve">There were </w:t>
            </w:r>
            <w:r w:rsidR="00820E39">
              <w:rPr>
                <w:rFonts w:cs="Arial"/>
                <w:sz w:val="16"/>
                <w:szCs w:val="16"/>
              </w:rPr>
              <w:t>3</w:t>
            </w:r>
            <w:r w:rsidRPr="000770FF">
              <w:rPr>
                <w:rFonts w:cs="Arial"/>
                <w:sz w:val="16"/>
                <w:szCs w:val="16"/>
              </w:rPr>
              <w:t xml:space="preserve"> severe hypoglycemia events and </w:t>
            </w:r>
            <w:r w:rsidR="00820E39">
              <w:rPr>
                <w:rFonts w:cs="Arial"/>
                <w:sz w:val="16"/>
                <w:szCs w:val="16"/>
              </w:rPr>
              <w:t>8</w:t>
            </w:r>
            <w:r w:rsidRPr="000770FF">
              <w:rPr>
                <w:rFonts w:cs="Arial"/>
                <w:sz w:val="16"/>
                <w:szCs w:val="16"/>
              </w:rPr>
              <w:t xml:space="preserve"> hyperglycemic events</w:t>
            </w:r>
            <w:r w:rsidR="00820E39">
              <w:rPr>
                <w:rFonts w:cs="Arial"/>
                <w:sz w:val="16"/>
                <w:szCs w:val="16"/>
              </w:rPr>
              <w:t>. The latter were</w:t>
            </w:r>
            <w:r w:rsidRPr="000770FF">
              <w:rPr>
                <w:rFonts w:cs="Arial"/>
                <w:sz w:val="16"/>
                <w:szCs w:val="16"/>
              </w:rPr>
              <w:t xml:space="preserve"> attributed to device issues (three occlusions, three infusion set dislodgements, one meter failure with alarm, and one pump failure with alarm).</w:t>
            </w:r>
            <w:r>
              <w:rPr>
                <w:rFonts w:cs="Arial"/>
                <w:sz w:val="16"/>
                <w:szCs w:val="16"/>
              </w:rPr>
              <w:t xml:space="preserve"> The </w:t>
            </w:r>
            <w:r w:rsidRPr="000770FF">
              <w:rPr>
                <w:rFonts w:cs="Arial"/>
                <w:sz w:val="16"/>
                <w:szCs w:val="16"/>
              </w:rPr>
              <w:t>hypoglycemia events</w:t>
            </w:r>
            <w:r w:rsidR="0046184C">
              <w:rPr>
                <w:rFonts w:cs="Arial"/>
                <w:sz w:val="16"/>
                <w:szCs w:val="16"/>
              </w:rPr>
              <w:t xml:space="preserve"> </w:t>
            </w:r>
            <w:r w:rsidR="0046184C">
              <w:rPr>
                <w:rFonts w:cs="Arial"/>
                <w:sz w:val="16"/>
                <w:szCs w:val="16"/>
              </w:rPr>
              <w:lastRenderedPageBreak/>
              <w:t>required third party assistance but</w:t>
            </w:r>
            <w:r>
              <w:rPr>
                <w:rFonts w:cs="Arial"/>
                <w:sz w:val="16"/>
                <w:szCs w:val="16"/>
              </w:rPr>
              <w:t xml:space="preserve"> were not attributed to device issues.</w:t>
            </w:r>
          </w:p>
          <w:p w14:paraId="451300DF" w14:textId="77777777" w:rsidR="0046184C" w:rsidRDefault="0046184C" w:rsidP="00785C32">
            <w:pPr>
              <w:rPr>
                <w:rFonts w:cs="Arial"/>
                <w:sz w:val="16"/>
                <w:szCs w:val="16"/>
              </w:rPr>
            </w:pPr>
          </w:p>
          <w:p w14:paraId="1EED0800" w14:textId="39F73A7C" w:rsidR="0046184C" w:rsidRPr="00C2061D" w:rsidRDefault="0046184C" w:rsidP="00785C32">
            <w:pPr>
              <w:rPr>
                <w:rFonts w:cs="Arial"/>
                <w:sz w:val="16"/>
                <w:szCs w:val="16"/>
              </w:rPr>
            </w:pPr>
            <w:r w:rsidRPr="0046184C">
              <w:rPr>
                <w:rFonts w:cs="Arial"/>
                <w:sz w:val="16"/>
                <w:szCs w:val="16"/>
              </w:rPr>
              <w:t>No cases of ketoacidosis occurred.</w:t>
            </w:r>
          </w:p>
        </w:tc>
        <w:tc>
          <w:tcPr>
            <w:tcW w:w="0" w:type="auto"/>
          </w:tcPr>
          <w:p w14:paraId="06589CD4" w14:textId="06CEB2A2" w:rsidR="0049616E" w:rsidRPr="00C2061D" w:rsidRDefault="00820E39" w:rsidP="00785C32">
            <w:pPr>
              <w:rPr>
                <w:rFonts w:cs="Arial"/>
                <w:sz w:val="16"/>
                <w:szCs w:val="16"/>
              </w:rPr>
            </w:pPr>
            <w:r w:rsidRPr="00820E39">
              <w:rPr>
                <w:rFonts w:cs="Arial"/>
                <w:sz w:val="16"/>
                <w:szCs w:val="16"/>
              </w:rPr>
              <w:lastRenderedPageBreak/>
              <w:t>The ACCU-CHEK Combo system was found to be effective and well-received, aiding in diabetes management and offering high levels of user satisfaction.</w:t>
            </w:r>
          </w:p>
        </w:tc>
      </w:tr>
      <w:tr w:rsidR="009202FF" w:rsidRPr="00C2061D" w14:paraId="4A73B18B" w14:textId="77777777" w:rsidTr="00785C32">
        <w:tc>
          <w:tcPr>
            <w:tcW w:w="0" w:type="auto"/>
            <w:gridSpan w:val="8"/>
          </w:tcPr>
          <w:p w14:paraId="7EF9A674" w14:textId="7B1849E6" w:rsidR="009202FF" w:rsidRPr="00C2061D" w:rsidRDefault="009202FF" w:rsidP="00785C32">
            <w:pPr>
              <w:rPr>
                <w:rFonts w:cs="Arial"/>
                <w:sz w:val="16"/>
                <w:szCs w:val="16"/>
              </w:rPr>
            </w:pPr>
            <w:r w:rsidRPr="00C2061D">
              <w:rPr>
                <w:rFonts w:cs="Arial"/>
                <w:b/>
                <w:bCs/>
                <w:sz w:val="16"/>
                <w:szCs w:val="16"/>
              </w:rPr>
              <w:t>Abbreviations</w:t>
            </w:r>
            <w:r w:rsidRPr="00C2061D">
              <w:rPr>
                <w:rFonts w:cs="Arial"/>
                <w:sz w:val="16"/>
                <w:szCs w:val="16"/>
              </w:rPr>
              <w:t xml:space="preserve">: AE: Adverse Event; BA: Bolus Advisor; BGM: Blood Glucose Monitoring; CGM: Continuous Glucose Monitoring; CHI: congenital hyperinsulinism; CLC: closed-loop control; CSII: continuous subcutaneous insulin infusion; </w:t>
            </w:r>
            <w:proofErr w:type="spellStart"/>
            <w:r w:rsidRPr="00C2061D">
              <w:rPr>
                <w:rFonts w:cs="Arial"/>
                <w:sz w:val="16"/>
                <w:szCs w:val="16"/>
              </w:rPr>
              <w:t>DiA</w:t>
            </w:r>
            <w:proofErr w:type="spellEnd"/>
            <w:r w:rsidRPr="00C2061D">
              <w:rPr>
                <w:rFonts w:cs="Arial"/>
                <w:sz w:val="16"/>
                <w:szCs w:val="16"/>
              </w:rPr>
              <w:t>: Diabetes Assistant; HbA1C: Hemoglobin A1c; IDM: insulin-diluent medium; MARD: mean absolute relative deviation; MPC: model predictive control; SoC = standard of care; SF: site failure; SMPG: self-measured plasma glucose; T1D: Type 1 Diabetes;</w:t>
            </w:r>
            <w:r w:rsidR="00F46ED9">
              <w:rPr>
                <w:rFonts w:cs="Arial"/>
                <w:sz w:val="16"/>
                <w:szCs w:val="16"/>
              </w:rPr>
              <w:t xml:space="preserve"> T2D: </w:t>
            </w:r>
            <w:r w:rsidR="00F46ED9" w:rsidRPr="00F46ED9">
              <w:rPr>
                <w:rFonts w:cs="Arial"/>
                <w:sz w:val="16"/>
                <w:szCs w:val="16"/>
              </w:rPr>
              <w:t>type 2 diabetes</w:t>
            </w:r>
            <w:r w:rsidR="00F46ED9">
              <w:rPr>
                <w:rFonts w:cs="Arial"/>
                <w:sz w:val="16"/>
                <w:szCs w:val="16"/>
              </w:rPr>
              <w:t>;</w:t>
            </w:r>
            <w:r w:rsidR="003B5464" w:rsidRPr="00C2061D">
              <w:rPr>
                <w:rFonts w:cs="Arial"/>
                <w:sz w:val="16"/>
                <w:szCs w:val="16"/>
              </w:rPr>
              <w:t xml:space="preserve"> TAR</w:t>
            </w:r>
            <w:r w:rsidR="00C869A5">
              <w:rPr>
                <w:rFonts w:cs="Arial"/>
                <w:sz w:val="16"/>
                <w:szCs w:val="16"/>
              </w:rPr>
              <w:t>:</w:t>
            </w:r>
            <w:r w:rsidR="003B5464" w:rsidRPr="00C2061D">
              <w:rPr>
                <w:rFonts w:cs="Arial"/>
                <w:sz w:val="16"/>
                <w:szCs w:val="16"/>
              </w:rPr>
              <w:t xml:space="preserve"> Time above range; TBR</w:t>
            </w:r>
            <w:r w:rsidR="00C869A5">
              <w:rPr>
                <w:rFonts w:cs="Arial"/>
                <w:sz w:val="16"/>
                <w:szCs w:val="16"/>
              </w:rPr>
              <w:t>:</w:t>
            </w:r>
            <w:r w:rsidR="003B5464" w:rsidRPr="00C2061D">
              <w:rPr>
                <w:rFonts w:cs="Arial"/>
                <w:sz w:val="16"/>
                <w:szCs w:val="16"/>
              </w:rPr>
              <w:t xml:space="preserve"> Time below range;</w:t>
            </w:r>
            <w:r w:rsidRPr="00C2061D">
              <w:rPr>
                <w:rFonts w:cs="Arial"/>
                <w:sz w:val="16"/>
                <w:szCs w:val="16"/>
              </w:rPr>
              <w:t xml:space="preserve"> TFR: tissue flow resistance; </w:t>
            </w:r>
            <w:proofErr w:type="spellStart"/>
            <w:r w:rsidRPr="00C2061D">
              <w:rPr>
                <w:rFonts w:cs="Arial"/>
                <w:sz w:val="16"/>
                <w:szCs w:val="16"/>
              </w:rPr>
              <w:t>TiER</w:t>
            </w:r>
            <w:proofErr w:type="spellEnd"/>
            <w:r w:rsidRPr="00C2061D">
              <w:rPr>
                <w:rFonts w:cs="Arial"/>
                <w:sz w:val="16"/>
                <w:szCs w:val="16"/>
              </w:rPr>
              <w:t>: Time in expanded range; TiR: Time in range;</w:t>
            </w:r>
            <w:r w:rsidR="00C869A5">
              <w:rPr>
                <w:rFonts w:cs="Arial"/>
                <w:sz w:val="16"/>
                <w:szCs w:val="16"/>
              </w:rPr>
              <w:t xml:space="preserve"> </w:t>
            </w:r>
            <w:proofErr w:type="spellStart"/>
            <w:r w:rsidR="00C869A5">
              <w:rPr>
                <w:rFonts w:cs="Arial"/>
                <w:sz w:val="16"/>
                <w:szCs w:val="16"/>
              </w:rPr>
              <w:t>TiTR</w:t>
            </w:r>
            <w:proofErr w:type="spellEnd"/>
            <w:r w:rsidR="00C869A5">
              <w:rPr>
                <w:rFonts w:cs="Arial"/>
                <w:sz w:val="16"/>
                <w:szCs w:val="16"/>
              </w:rPr>
              <w:t xml:space="preserve">: </w:t>
            </w:r>
            <w:r w:rsidR="00C869A5" w:rsidRPr="00C2061D">
              <w:rPr>
                <w:rFonts w:cs="Arial"/>
                <w:sz w:val="16"/>
                <w:szCs w:val="16"/>
              </w:rPr>
              <w:t>time spent in tighter ranges</w:t>
            </w:r>
            <w:r w:rsidR="00C869A5">
              <w:rPr>
                <w:rFonts w:cs="Arial"/>
                <w:sz w:val="16"/>
                <w:szCs w:val="16"/>
              </w:rPr>
              <w:t>;</w:t>
            </w:r>
            <w:r w:rsidRPr="00C2061D">
              <w:rPr>
                <w:rFonts w:cs="Arial"/>
                <w:sz w:val="16"/>
                <w:szCs w:val="16"/>
              </w:rPr>
              <w:t xml:space="preserve"> VAS: Visual Analog Scale</w:t>
            </w:r>
          </w:p>
        </w:tc>
      </w:tr>
    </w:tbl>
    <w:p w14:paraId="4F2C83C9" w14:textId="77777777" w:rsidR="006A706F" w:rsidRPr="00C2061D" w:rsidRDefault="006A706F" w:rsidP="006A706F">
      <w:pPr>
        <w:rPr>
          <w:i/>
          <w:iCs/>
          <w:color w:val="0070C0"/>
        </w:rPr>
      </w:pPr>
    </w:p>
    <w:p w14:paraId="24B712C5" w14:textId="1C6D3751" w:rsidR="00FB4BEC" w:rsidRPr="00C2061D" w:rsidRDefault="00FB4BEC" w:rsidP="000556C8">
      <w:pPr>
        <w:pStyle w:val="Heading3"/>
      </w:pPr>
      <w:bookmarkStart w:id="106" w:name="_Toc182295629"/>
      <w:proofErr w:type="spellStart"/>
      <w:r w:rsidRPr="00C2061D">
        <w:t>MiniMed</w:t>
      </w:r>
      <w:proofErr w:type="spellEnd"/>
      <w:r w:rsidRPr="00C2061D">
        <w:t xml:space="preserve"> 770G</w:t>
      </w:r>
      <w:bookmarkEnd w:id="106"/>
    </w:p>
    <w:p w14:paraId="7AA4860F" w14:textId="293E2C9C" w:rsidR="00413A18" w:rsidRPr="00C2061D" w:rsidRDefault="00413A18" w:rsidP="00413A18">
      <w:pPr>
        <w:pStyle w:val="Caption"/>
        <w:keepNext/>
      </w:pPr>
      <w:bookmarkStart w:id="107" w:name="_Ref181278181"/>
      <w:bookmarkStart w:id="108" w:name="_Toc182997811"/>
      <w:r w:rsidRPr="00C2061D">
        <w:t xml:space="preserve">Table </w:t>
      </w:r>
      <w:fldSimple w:instr=" SEQ Table \* ARABIC ">
        <w:r w:rsidR="00E344B5">
          <w:rPr>
            <w:noProof/>
          </w:rPr>
          <w:t>9</w:t>
        </w:r>
      </w:fldSimple>
      <w:bookmarkEnd w:id="107"/>
      <w:r w:rsidRPr="00C2061D">
        <w:t>.</w:t>
      </w:r>
      <w:r w:rsidRPr="00C2061D">
        <w:rPr>
          <w:rFonts w:cs="Arial"/>
        </w:rPr>
        <w:t xml:space="preserve"> Summary of clinical studies for </w:t>
      </w:r>
      <w:proofErr w:type="spellStart"/>
      <w:r w:rsidR="003D08C5" w:rsidRPr="00C2061D">
        <w:rPr>
          <w:rFonts w:cs="Arial"/>
        </w:rPr>
        <w:t>MiniMed</w:t>
      </w:r>
      <w:proofErr w:type="spellEnd"/>
      <w:r w:rsidR="003D08C5" w:rsidRPr="00C2061D">
        <w:rPr>
          <w:rFonts w:cs="Arial"/>
        </w:rPr>
        <w:t xml:space="preserve"> 770G</w:t>
      </w:r>
      <w:bookmarkEnd w:id="108"/>
    </w:p>
    <w:tbl>
      <w:tblPr>
        <w:tblStyle w:val="TableGrid"/>
        <w:tblW w:w="0" w:type="auto"/>
        <w:tblLook w:val="04A0" w:firstRow="1" w:lastRow="0" w:firstColumn="1" w:lastColumn="0" w:noHBand="0" w:noVBand="1"/>
      </w:tblPr>
      <w:tblGrid>
        <w:gridCol w:w="1012"/>
        <w:gridCol w:w="1759"/>
        <w:gridCol w:w="1673"/>
        <w:gridCol w:w="1608"/>
        <w:gridCol w:w="1652"/>
        <w:gridCol w:w="2102"/>
        <w:gridCol w:w="1684"/>
        <w:gridCol w:w="1550"/>
      </w:tblGrid>
      <w:tr w:rsidR="00197442" w:rsidRPr="00C2061D" w14:paraId="359EBB1C" w14:textId="77777777" w:rsidTr="00AB5090">
        <w:trPr>
          <w:tblHeader/>
        </w:trPr>
        <w:tc>
          <w:tcPr>
            <w:tcW w:w="0" w:type="auto"/>
            <w:shd w:val="clear" w:color="auto" w:fill="BFBFBF" w:themeFill="background1" w:themeFillShade="BF"/>
          </w:tcPr>
          <w:p w14:paraId="10DCEC9A" w14:textId="77777777" w:rsidR="00FB4BEC" w:rsidRPr="00C2061D" w:rsidRDefault="00FB4BEC" w:rsidP="00B917A1">
            <w:pPr>
              <w:rPr>
                <w:rFonts w:cs="Arial"/>
                <w:sz w:val="16"/>
                <w:szCs w:val="16"/>
              </w:rPr>
            </w:pPr>
            <w:r w:rsidRPr="00C2061D">
              <w:rPr>
                <w:rFonts w:cs="Arial"/>
                <w:b/>
                <w:bCs/>
                <w:sz w:val="16"/>
                <w:szCs w:val="16"/>
              </w:rPr>
              <w:t>Reference</w:t>
            </w:r>
          </w:p>
        </w:tc>
        <w:tc>
          <w:tcPr>
            <w:tcW w:w="0" w:type="auto"/>
            <w:shd w:val="clear" w:color="auto" w:fill="BFBFBF" w:themeFill="background1" w:themeFillShade="BF"/>
          </w:tcPr>
          <w:p w14:paraId="066D7EB4" w14:textId="77777777" w:rsidR="00FB4BEC" w:rsidRPr="00C2061D" w:rsidRDefault="00FB4BEC" w:rsidP="00B917A1">
            <w:pPr>
              <w:rPr>
                <w:rFonts w:cs="Arial"/>
                <w:sz w:val="16"/>
                <w:szCs w:val="16"/>
              </w:rPr>
            </w:pPr>
            <w:r w:rsidRPr="00C2061D">
              <w:rPr>
                <w:rFonts w:cs="Arial"/>
                <w:b/>
                <w:bCs/>
                <w:sz w:val="16"/>
                <w:szCs w:val="16"/>
              </w:rPr>
              <w:t>Infusion pump usage</w:t>
            </w:r>
          </w:p>
        </w:tc>
        <w:tc>
          <w:tcPr>
            <w:tcW w:w="0" w:type="auto"/>
            <w:shd w:val="clear" w:color="auto" w:fill="BFBFBF" w:themeFill="background1" w:themeFillShade="BF"/>
          </w:tcPr>
          <w:p w14:paraId="31A2800E" w14:textId="77777777" w:rsidR="00FB4BEC" w:rsidRPr="00C2061D" w:rsidRDefault="00FB4BEC" w:rsidP="00B917A1">
            <w:pPr>
              <w:rPr>
                <w:rFonts w:cs="Arial"/>
                <w:sz w:val="16"/>
                <w:szCs w:val="16"/>
              </w:rPr>
            </w:pPr>
            <w:r w:rsidRPr="00C2061D">
              <w:rPr>
                <w:rFonts w:cs="Arial"/>
                <w:b/>
                <w:bCs/>
                <w:sz w:val="16"/>
                <w:szCs w:val="16"/>
              </w:rPr>
              <w:t>Study objective</w:t>
            </w:r>
          </w:p>
        </w:tc>
        <w:tc>
          <w:tcPr>
            <w:tcW w:w="0" w:type="auto"/>
            <w:shd w:val="clear" w:color="auto" w:fill="BFBFBF" w:themeFill="background1" w:themeFillShade="BF"/>
          </w:tcPr>
          <w:p w14:paraId="4217698F" w14:textId="77777777" w:rsidR="00FB4BEC" w:rsidRPr="00C2061D" w:rsidRDefault="00FB4BEC" w:rsidP="00B917A1">
            <w:pPr>
              <w:rPr>
                <w:rFonts w:cs="Arial"/>
                <w:sz w:val="16"/>
                <w:szCs w:val="16"/>
              </w:rPr>
            </w:pPr>
            <w:r w:rsidRPr="00C2061D">
              <w:rPr>
                <w:rFonts w:cs="Arial"/>
                <w:b/>
                <w:bCs/>
                <w:sz w:val="16"/>
                <w:szCs w:val="16"/>
              </w:rPr>
              <w:t>Study design and Population</w:t>
            </w:r>
          </w:p>
        </w:tc>
        <w:tc>
          <w:tcPr>
            <w:tcW w:w="0" w:type="auto"/>
            <w:shd w:val="clear" w:color="auto" w:fill="BFBFBF" w:themeFill="background1" w:themeFillShade="BF"/>
          </w:tcPr>
          <w:p w14:paraId="17396FF0" w14:textId="77777777" w:rsidR="00FB4BEC" w:rsidRPr="00C2061D" w:rsidRDefault="00FB4BEC" w:rsidP="00B917A1">
            <w:pPr>
              <w:rPr>
                <w:rFonts w:cs="Arial"/>
                <w:sz w:val="16"/>
                <w:szCs w:val="16"/>
              </w:rPr>
            </w:pPr>
            <w:r w:rsidRPr="00C2061D">
              <w:rPr>
                <w:rFonts w:cs="Arial"/>
                <w:b/>
                <w:bCs/>
                <w:sz w:val="16"/>
                <w:szCs w:val="16"/>
              </w:rPr>
              <w:t>Measurable endpoints</w:t>
            </w:r>
          </w:p>
        </w:tc>
        <w:tc>
          <w:tcPr>
            <w:tcW w:w="0" w:type="auto"/>
            <w:shd w:val="clear" w:color="auto" w:fill="BFBFBF" w:themeFill="background1" w:themeFillShade="BF"/>
          </w:tcPr>
          <w:p w14:paraId="11880DA0" w14:textId="77777777" w:rsidR="00FB4BEC" w:rsidRPr="00C2061D" w:rsidRDefault="00FB4BEC" w:rsidP="00B917A1">
            <w:pPr>
              <w:rPr>
                <w:rFonts w:cs="Arial"/>
                <w:sz w:val="16"/>
                <w:szCs w:val="16"/>
              </w:rPr>
            </w:pPr>
            <w:r w:rsidRPr="00C2061D">
              <w:rPr>
                <w:rFonts w:cs="Arial"/>
                <w:b/>
                <w:bCs/>
                <w:sz w:val="16"/>
                <w:szCs w:val="16"/>
              </w:rPr>
              <w:t>Performance results</w:t>
            </w:r>
          </w:p>
        </w:tc>
        <w:tc>
          <w:tcPr>
            <w:tcW w:w="0" w:type="auto"/>
            <w:shd w:val="clear" w:color="auto" w:fill="BFBFBF" w:themeFill="background1" w:themeFillShade="BF"/>
          </w:tcPr>
          <w:p w14:paraId="2B7F78E3" w14:textId="77777777" w:rsidR="00FB4BEC" w:rsidRPr="00C2061D" w:rsidRDefault="00FB4BEC" w:rsidP="00B917A1">
            <w:pPr>
              <w:rPr>
                <w:rFonts w:cs="Arial"/>
                <w:sz w:val="16"/>
                <w:szCs w:val="16"/>
              </w:rPr>
            </w:pPr>
            <w:r w:rsidRPr="00C2061D">
              <w:rPr>
                <w:rFonts w:cs="Arial"/>
                <w:b/>
                <w:bCs/>
                <w:sz w:val="16"/>
                <w:szCs w:val="16"/>
              </w:rPr>
              <w:t>Safety issues</w:t>
            </w:r>
          </w:p>
        </w:tc>
        <w:tc>
          <w:tcPr>
            <w:tcW w:w="0" w:type="auto"/>
            <w:shd w:val="clear" w:color="auto" w:fill="BFBFBF" w:themeFill="background1" w:themeFillShade="BF"/>
          </w:tcPr>
          <w:p w14:paraId="544D5410" w14:textId="77777777" w:rsidR="00FB4BEC" w:rsidRPr="00C2061D" w:rsidRDefault="00FB4BEC" w:rsidP="00B917A1">
            <w:pPr>
              <w:rPr>
                <w:rFonts w:cs="Arial"/>
                <w:sz w:val="16"/>
                <w:szCs w:val="16"/>
              </w:rPr>
            </w:pPr>
            <w:r w:rsidRPr="00C2061D">
              <w:rPr>
                <w:rFonts w:cs="Arial"/>
                <w:b/>
                <w:bCs/>
                <w:sz w:val="16"/>
                <w:szCs w:val="16"/>
              </w:rPr>
              <w:t>Comment</w:t>
            </w:r>
          </w:p>
        </w:tc>
      </w:tr>
      <w:tr w:rsidR="000108DE" w:rsidRPr="00C2061D" w14:paraId="145F38B6" w14:textId="77777777" w:rsidTr="00AB5090">
        <w:tc>
          <w:tcPr>
            <w:tcW w:w="0" w:type="auto"/>
          </w:tcPr>
          <w:p w14:paraId="0F70F12E" w14:textId="68AAA53E" w:rsidR="00FB4BEC" w:rsidRPr="00C2061D" w:rsidRDefault="00461A85" w:rsidP="00B917A1">
            <w:pPr>
              <w:rPr>
                <w:rFonts w:cs="Arial"/>
                <w:sz w:val="16"/>
                <w:szCs w:val="16"/>
              </w:rPr>
            </w:pPr>
            <w:r w:rsidRPr="00C2061D">
              <w:rPr>
                <w:rFonts w:cs="Arial"/>
                <w:sz w:val="16"/>
                <w:szCs w:val="16"/>
              </w:rPr>
              <w:t xml:space="preserve">Thrasher et al (2024) </w:t>
            </w:r>
            <w:r w:rsidRPr="00C2061D">
              <w:rPr>
                <w:rFonts w:cs="Arial"/>
                <w:sz w:val="16"/>
                <w:szCs w:val="16"/>
              </w:rPr>
              <w:fldChar w:fldCharType="begin">
                <w:fldData xml:space="preserve">PEVuZE5vdGU+PENpdGU+PEF1dGhvcj5UaHJhc2hlcjwvQXV0aG9yPjxZZWFyPjIwMjQ8L1llYXI+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PEVuZE5vdGU+PENpdGU+PEF1dGhvcj5UaHJhc2hlcjwvQXV0aG9yPjxZZWFyPjIwMjQ8L1llYXI+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(16)</w:t>
            </w:r>
            <w:r w:rsidRPr="00C2061D">
              <w:rPr>
                <w:rFonts w:cs="Arial"/>
                <w:sz w:val="16"/>
                <w:szCs w:val="16"/>
              </w:rPr>
              <w:fldChar w:fldCharType="end"/>
            </w:r>
          </w:p>
        </w:tc>
        <w:tc>
          <w:tcPr>
            <w:tcW w:w="0" w:type="auto"/>
          </w:tcPr>
          <w:p w14:paraId="3F988360" w14:textId="77777777" w:rsidR="00B4431F" w:rsidRPr="00C2061D" w:rsidRDefault="00B4431F" w:rsidP="00B917A1">
            <w:pPr>
              <w:rPr>
                <w:rFonts w:cs="Arial"/>
                <w:sz w:val="16"/>
                <w:szCs w:val="16"/>
              </w:rPr>
            </w:pPr>
            <w:r w:rsidRPr="00C2061D">
              <w:rPr>
                <w:rFonts w:cs="Arial"/>
                <w:sz w:val="16"/>
                <w:szCs w:val="16"/>
              </w:rPr>
              <w:t xml:space="preserve">The </w:t>
            </w:r>
            <w:proofErr w:type="spellStart"/>
            <w:r w:rsidRPr="00C2061D">
              <w:rPr>
                <w:rFonts w:cs="Arial"/>
                <w:sz w:val="16"/>
                <w:szCs w:val="16"/>
              </w:rPr>
              <w:t>MiniMed</w:t>
            </w:r>
            <w:proofErr w:type="spellEnd"/>
            <w:r w:rsidRPr="00C2061D">
              <w:rPr>
                <w:rFonts w:cs="Arial"/>
                <w:sz w:val="16"/>
                <w:szCs w:val="16"/>
              </w:rPr>
              <w:t xml:space="preserve"> 780G (MM780G) infusion pump was used for automated insulin delivery, incorporating the Guardian 4 sensor (G4S) and Guardian Link 4 transmitter for continuous glucose monitoring (CGM). The system also utilized the Accu-Chek Guide Link blood glucose meter for manual blood </w:t>
            </w:r>
            <w:r w:rsidRPr="00C2061D">
              <w:rPr>
                <w:rFonts w:cs="Arial"/>
                <w:sz w:val="16"/>
                <w:szCs w:val="16"/>
              </w:rPr>
              <w:lastRenderedPageBreak/>
              <w:t>glucose measurements.</w:t>
            </w:r>
          </w:p>
          <w:p w14:paraId="42A1AE35" w14:textId="77777777" w:rsidR="00B4431F" w:rsidRPr="00C2061D" w:rsidRDefault="00B4431F" w:rsidP="00B917A1">
            <w:pPr>
              <w:rPr>
                <w:rFonts w:cs="Arial"/>
                <w:sz w:val="16"/>
                <w:szCs w:val="16"/>
              </w:rPr>
            </w:pPr>
          </w:p>
          <w:p w14:paraId="7AE13B10" w14:textId="6C5096DE" w:rsidR="00B4431F" w:rsidRPr="00C2061D" w:rsidRDefault="00B4431F" w:rsidP="00B917A1">
            <w:pPr>
              <w:rPr>
                <w:rFonts w:cs="Arial"/>
                <w:sz w:val="16"/>
                <w:szCs w:val="16"/>
              </w:rPr>
            </w:pPr>
            <w:r w:rsidRPr="00C2061D">
              <w:rPr>
                <w:rFonts w:cs="Arial"/>
                <w:sz w:val="16"/>
                <w:szCs w:val="16"/>
              </w:rPr>
              <w:t xml:space="preserve">A comparison was made between the MM780G and its predecessor, the </w:t>
            </w:r>
            <w:proofErr w:type="spellStart"/>
            <w:r w:rsidRPr="00C2061D">
              <w:rPr>
                <w:rFonts w:cs="Arial"/>
                <w:sz w:val="16"/>
                <w:szCs w:val="16"/>
              </w:rPr>
              <w:t>MiniMed</w:t>
            </w:r>
            <w:proofErr w:type="spellEnd"/>
            <w:r w:rsidRPr="00C2061D">
              <w:rPr>
                <w:rFonts w:cs="Arial"/>
                <w:sz w:val="16"/>
                <w:szCs w:val="16"/>
              </w:rPr>
              <w:t xml:space="preserve"> 770G (MM770G), focusing on glycemic metrics and system interactions.</w:t>
            </w:r>
          </w:p>
        </w:tc>
        <w:tc>
          <w:tcPr>
            <w:tcW w:w="0" w:type="auto"/>
          </w:tcPr>
          <w:p w14:paraId="2DA3CE59" w14:textId="559979CA" w:rsidR="00FB4BEC" w:rsidRPr="00C2061D" w:rsidRDefault="00B4431F" w:rsidP="00B917A1">
            <w:pPr>
              <w:rPr>
                <w:rFonts w:cs="Arial"/>
                <w:sz w:val="16"/>
                <w:szCs w:val="16"/>
              </w:rPr>
            </w:pPr>
            <w:r w:rsidRPr="00C2061D">
              <w:rPr>
                <w:rFonts w:cs="Arial"/>
                <w:sz w:val="16"/>
                <w:szCs w:val="16"/>
              </w:rPr>
              <w:lastRenderedPageBreak/>
              <w:t xml:space="preserve">To assess glycemic outcomes and the achievement of international consensus-recommended goals during the initial real-world use of the </w:t>
            </w:r>
            <w:proofErr w:type="spellStart"/>
            <w:r w:rsidRPr="00C2061D">
              <w:rPr>
                <w:rFonts w:cs="Arial"/>
                <w:sz w:val="16"/>
                <w:szCs w:val="16"/>
              </w:rPr>
              <w:t>MiniMed</w:t>
            </w:r>
            <w:proofErr w:type="spellEnd"/>
            <w:r w:rsidRPr="00C2061D">
              <w:rPr>
                <w:rFonts w:cs="Arial"/>
                <w:sz w:val="16"/>
                <w:szCs w:val="16"/>
              </w:rPr>
              <w:t xml:space="preserve"> 780G (MM780G) automated insulin delivery system among individuals with type 1 diabetes (T1D).</w:t>
            </w:r>
          </w:p>
        </w:tc>
        <w:tc>
          <w:tcPr>
            <w:tcW w:w="0" w:type="auto"/>
          </w:tcPr>
          <w:p w14:paraId="38EFF588" w14:textId="77777777" w:rsidR="003E148B" w:rsidRPr="00C2061D" w:rsidRDefault="00B4431F" w:rsidP="00B917A1">
            <w:pPr>
              <w:rPr>
                <w:rFonts w:cs="Arial"/>
                <w:sz w:val="16"/>
                <w:szCs w:val="16"/>
              </w:rPr>
            </w:pPr>
            <w:r w:rsidRPr="00C2061D">
              <w:rPr>
                <w:rFonts w:cs="Arial"/>
                <w:sz w:val="16"/>
                <w:szCs w:val="16"/>
              </w:rPr>
              <w:t xml:space="preserve">Retrospective real-world data analysis study. </w:t>
            </w:r>
          </w:p>
          <w:p w14:paraId="5E6043BE" w14:textId="19825B29" w:rsidR="00FB4BEC" w:rsidRPr="00C2061D" w:rsidRDefault="00B4431F" w:rsidP="00B917A1">
            <w:pPr>
              <w:rPr>
                <w:rFonts w:cs="Arial"/>
                <w:sz w:val="16"/>
                <w:szCs w:val="16"/>
              </w:rPr>
            </w:pPr>
            <w:r w:rsidRPr="00C2061D">
              <w:rPr>
                <w:rFonts w:cs="Arial"/>
                <w:sz w:val="16"/>
                <w:szCs w:val="16"/>
              </w:rPr>
              <w:t xml:space="preserve">Data was collected from the </w:t>
            </w:r>
            <w:proofErr w:type="spellStart"/>
            <w:r w:rsidRPr="00C2061D">
              <w:rPr>
                <w:rFonts w:cs="Arial"/>
                <w:sz w:val="16"/>
                <w:szCs w:val="16"/>
              </w:rPr>
              <w:t>CareLink</w:t>
            </w:r>
            <w:proofErr w:type="spellEnd"/>
            <w:r w:rsidRPr="00C2061D">
              <w:rPr>
                <w:rFonts w:cs="Arial"/>
                <w:sz w:val="16"/>
                <w:szCs w:val="16"/>
              </w:rPr>
              <w:t xml:space="preserve"> personal system since launched in the U.S. until August 22, 2023, with users averaging 28.0 ± 14.8 days of system usage.</w:t>
            </w:r>
          </w:p>
          <w:p w14:paraId="4473A8EE" w14:textId="77777777" w:rsidR="00B4431F" w:rsidRPr="00C2061D" w:rsidRDefault="00B4431F" w:rsidP="00B917A1">
            <w:pPr>
              <w:rPr>
                <w:rFonts w:cs="Arial"/>
                <w:sz w:val="16"/>
                <w:szCs w:val="16"/>
              </w:rPr>
            </w:pPr>
          </w:p>
          <w:p w14:paraId="002FF7CA" w14:textId="6451D166" w:rsidR="00B4431F" w:rsidRPr="00C2061D" w:rsidRDefault="00B4431F" w:rsidP="00B917A1">
            <w:pPr>
              <w:rPr>
                <w:rFonts w:cs="Arial"/>
                <w:sz w:val="16"/>
                <w:szCs w:val="16"/>
              </w:rPr>
            </w:pPr>
            <w:r w:rsidRPr="00C2061D">
              <w:rPr>
                <w:rFonts w:cs="Arial"/>
                <w:sz w:val="16"/>
                <w:szCs w:val="16"/>
              </w:rPr>
              <w:t xml:space="preserve">The study included 7,499 individuals </w:t>
            </w:r>
            <w:r w:rsidRPr="00C2061D">
              <w:rPr>
                <w:rFonts w:cs="Arial"/>
                <w:sz w:val="16"/>
                <w:szCs w:val="16"/>
              </w:rPr>
              <w:lastRenderedPageBreak/>
              <w:t xml:space="preserve">with type 1 diabetes who used the MM780G system and consented to data aggregation for analysis. Of these, 3851 individuals transitioned from </w:t>
            </w:r>
            <w:proofErr w:type="spellStart"/>
            <w:r w:rsidRPr="00C2061D">
              <w:rPr>
                <w:rFonts w:cs="Arial"/>
                <w:sz w:val="16"/>
                <w:szCs w:val="16"/>
              </w:rPr>
              <w:t>MiniMed</w:t>
            </w:r>
            <w:proofErr w:type="spellEnd"/>
            <w:r w:rsidRPr="00C2061D">
              <w:rPr>
                <w:rFonts w:cs="Arial"/>
                <w:sz w:val="16"/>
                <w:szCs w:val="16"/>
              </w:rPr>
              <w:t xml:space="preserve"> 770G to </w:t>
            </w:r>
            <w:proofErr w:type="spellStart"/>
            <w:r w:rsidRPr="00C2061D">
              <w:rPr>
                <w:rFonts w:cs="Arial"/>
                <w:sz w:val="16"/>
                <w:szCs w:val="16"/>
              </w:rPr>
              <w:t>MiniMed</w:t>
            </w:r>
            <w:proofErr w:type="spellEnd"/>
            <w:r w:rsidRPr="00C2061D">
              <w:rPr>
                <w:rFonts w:cs="Arial"/>
                <w:sz w:val="16"/>
                <w:szCs w:val="16"/>
              </w:rPr>
              <w:t xml:space="preserve"> 780G.</w:t>
            </w:r>
          </w:p>
        </w:tc>
        <w:tc>
          <w:tcPr>
            <w:tcW w:w="0" w:type="auto"/>
          </w:tcPr>
          <w:p w14:paraId="0A1298DE" w14:textId="4A23F6FA" w:rsidR="00B4431F" w:rsidRPr="00C2061D" w:rsidRDefault="00B4431F">
            <w:pPr>
              <w:pStyle w:val="ListParagraph"/>
              <w:numPr>
                <w:ilvl w:val="0"/>
                <w:numId w:val="12"/>
              </w:numPr>
              <w:ind w:left="122" w:hanging="142"/>
              <w:jc w:val="left"/>
              <w:rPr>
                <w:rFonts w:cs="Arial"/>
                <w:sz w:val="16"/>
                <w:szCs w:val="16"/>
              </w:rPr>
            </w:pPr>
            <w:r w:rsidRPr="00C2061D">
              <w:rPr>
                <w:rFonts w:cs="Arial"/>
                <w:sz w:val="16"/>
                <w:szCs w:val="16"/>
              </w:rPr>
              <w:lastRenderedPageBreak/>
              <w:t>Time in range (%TiR; 70–180 mg/dL)</w:t>
            </w:r>
          </w:p>
          <w:p w14:paraId="5B122E84" w14:textId="6A284AF1" w:rsidR="00B4431F" w:rsidRPr="00C2061D" w:rsidRDefault="00B4431F">
            <w:pPr>
              <w:pStyle w:val="ListParagraph"/>
              <w:numPr>
                <w:ilvl w:val="0"/>
                <w:numId w:val="12"/>
              </w:numPr>
              <w:ind w:left="122" w:hanging="142"/>
              <w:jc w:val="left"/>
              <w:rPr>
                <w:rFonts w:cs="Arial"/>
                <w:sz w:val="16"/>
                <w:szCs w:val="16"/>
              </w:rPr>
            </w:pPr>
            <w:r w:rsidRPr="00C2061D">
              <w:rPr>
                <w:rFonts w:cs="Arial"/>
                <w:sz w:val="16"/>
                <w:szCs w:val="16"/>
              </w:rPr>
              <w:t>Time in tight range (%TITR: 70–140 mg/dL)</w:t>
            </w:r>
          </w:p>
          <w:p w14:paraId="43DA7687" w14:textId="6D53E56D" w:rsidR="00B4431F" w:rsidRPr="00C2061D" w:rsidRDefault="00B4431F">
            <w:pPr>
              <w:pStyle w:val="ListParagraph"/>
              <w:numPr>
                <w:ilvl w:val="0"/>
                <w:numId w:val="12"/>
              </w:numPr>
              <w:ind w:left="122" w:hanging="142"/>
              <w:jc w:val="left"/>
              <w:rPr>
                <w:rFonts w:cs="Arial"/>
                <w:sz w:val="16"/>
                <w:szCs w:val="16"/>
              </w:rPr>
            </w:pPr>
            <w:r w:rsidRPr="00C2061D">
              <w:rPr>
                <w:rFonts w:cs="Arial"/>
                <w:sz w:val="16"/>
                <w:szCs w:val="16"/>
              </w:rPr>
              <w:t>Time above range (%TAR: &gt;180 mg/dL and &gt;250 mg/dL).</w:t>
            </w:r>
          </w:p>
          <w:p w14:paraId="638F67FA" w14:textId="3D7778A6" w:rsidR="00B4431F" w:rsidRPr="00C2061D" w:rsidRDefault="00B4431F">
            <w:pPr>
              <w:pStyle w:val="ListParagraph"/>
              <w:numPr>
                <w:ilvl w:val="0"/>
                <w:numId w:val="12"/>
              </w:numPr>
              <w:ind w:left="122" w:hanging="142"/>
              <w:jc w:val="left"/>
              <w:rPr>
                <w:rFonts w:cs="Arial"/>
                <w:sz w:val="16"/>
                <w:szCs w:val="16"/>
              </w:rPr>
            </w:pPr>
            <w:r w:rsidRPr="00C2061D">
              <w:rPr>
                <w:rFonts w:cs="Arial"/>
                <w:sz w:val="16"/>
                <w:szCs w:val="16"/>
              </w:rPr>
              <w:t>Time below range (</w:t>
            </w:r>
            <w:r w:rsidR="0029693C" w:rsidRPr="00C2061D">
              <w:rPr>
                <w:rFonts w:cs="Arial"/>
                <w:sz w:val="16"/>
                <w:szCs w:val="16"/>
              </w:rPr>
              <w:t xml:space="preserve">%TBR: </w:t>
            </w:r>
            <w:r w:rsidRPr="00C2061D">
              <w:rPr>
                <w:rFonts w:cs="Arial"/>
                <w:sz w:val="16"/>
                <w:szCs w:val="16"/>
              </w:rPr>
              <w:t>&lt;70 mg/dL and &lt;54 mg/dL)</w:t>
            </w:r>
          </w:p>
          <w:p w14:paraId="580FB2A5" w14:textId="50A24AFB" w:rsidR="00B4431F" w:rsidRPr="00C2061D" w:rsidRDefault="00B4431F">
            <w:pPr>
              <w:pStyle w:val="ListParagraph"/>
              <w:numPr>
                <w:ilvl w:val="0"/>
                <w:numId w:val="12"/>
              </w:numPr>
              <w:ind w:left="122" w:hanging="142"/>
              <w:jc w:val="left"/>
              <w:rPr>
                <w:rFonts w:cs="Arial"/>
                <w:sz w:val="16"/>
                <w:szCs w:val="16"/>
              </w:rPr>
            </w:pPr>
            <w:r w:rsidRPr="00C2061D">
              <w:rPr>
                <w:rFonts w:cs="Arial"/>
                <w:sz w:val="16"/>
                <w:szCs w:val="16"/>
              </w:rPr>
              <w:lastRenderedPageBreak/>
              <w:t>Average</w:t>
            </w:r>
            <w:r w:rsidR="00022F40" w:rsidRPr="00C2061D">
              <w:rPr>
                <w:rFonts w:cs="Arial"/>
                <w:sz w:val="16"/>
                <w:szCs w:val="16"/>
              </w:rPr>
              <w:t xml:space="preserve"> sensor</w:t>
            </w:r>
            <w:r w:rsidRPr="00C2061D">
              <w:rPr>
                <w:rFonts w:cs="Arial"/>
                <w:sz w:val="16"/>
                <w:szCs w:val="16"/>
              </w:rPr>
              <w:t xml:space="preserve"> glucose </w:t>
            </w:r>
            <w:r w:rsidR="00022F40" w:rsidRPr="00C2061D">
              <w:rPr>
                <w:rFonts w:cs="Arial"/>
                <w:sz w:val="16"/>
                <w:szCs w:val="16"/>
              </w:rPr>
              <w:t xml:space="preserve">(SG) </w:t>
            </w:r>
            <w:r w:rsidRPr="00C2061D">
              <w:rPr>
                <w:rFonts w:cs="Arial"/>
                <w:sz w:val="16"/>
                <w:szCs w:val="16"/>
              </w:rPr>
              <w:t xml:space="preserve">level, </w:t>
            </w:r>
          </w:p>
          <w:p w14:paraId="2075256A" w14:textId="36E0CA40" w:rsidR="00022F40" w:rsidRPr="00C2061D" w:rsidRDefault="00022F40">
            <w:pPr>
              <w:pStyle w:val="ListParagraph"/>
              <w:numPr>
                <w:ilvl w:val="0"/>
                <w:numId w:val="12"/>
              </w:numPr>
              <w:ind w:left="122" w:hanging="142"/>
              <w:jc w:val="left"/>
              <w:rPr>
                <w:rFonts w:cs="Arial"/>
                <w:sz w:val="16"/>
                <w:szCs w:val="16"/>
              </w:rPr>
            </w:pPr>
            <w:r w:rsidRPr="00C2061D">
              <w:rPr>
                <w:rFonts w:cs="Arial"/>
                <w:sz w:val="16"/>
                <w:szCs w:val="16"/>
              </w:rPr>
              <w:t>Glucose management indicator (GMI)</w:t>
            </w:r>
          </w:p>
          <w:p w14:paraId="4B41B07D" w14:textId="5D78E994" w:rsidR="00FB4BEC" w:rsidRPr="00C2061D" w:rsidRDefault="00022F40">
            <w:pPr>
              <w:pStyle w:val="ListParagraph"/>
              <w:numPr>
                <w:ilvl w:val="0"/>
                <w:numId w:val="12"/>
              </w:numPr>
              <w:ind w:left="122" w:hanging="142"/>
              <w:jc w:val="left"/>
              <w:rPr>
                <w:rFonts w:cs="Arial"/>
                <w:sz w:val="16"/>
                <w:szCs w:val="16"/>
              </w:rPr>
            </w:pPr>
            <w:proofErr w:type="gramStart"/>
            <w:r w:rsidRPr="00C2061D">
              <w:rPr>
                <w:rFonts w:cs="Arial"/>
                <w:sz w:val="16"/>
                <w:szCs w:val="16"/>
              </w:rPr>
              <w:t>System</w:t>
            </w:r>
            <w:proofErr w:type="gramEnd"/>
            <w:r w:rsidRPr="00C2061D">
              <w:rPr>
                <w:rFonts w:cs="Arial"/>
                <w:sz w:val="16"/>
                <w:szCs w:val="16"/>
              </w:rPr>
              <w:t xml:space="preserve"> use metrics incl. time spent in closed-loop (CL) mode, number of CL exits, and number of daily user-initiated boluses and blood glucose measurements.</w:t>
            </w:r>
          </w:p>
        </w:tc>
        <w:tc>
          <w:tcPr>
            <w:tcW w:w="0" w:type="auto"/>
          </w:tcPr>
          <w:p w14:paraId="59638CF1" w14:textId="77777777" w:rsidR="00BC41FB" w:rsidRPr="00C2061D" w:rsidRDefault="00AB5090" w:rsidP="00B917A1">
            <w:pPr>
              <w:rPr>
                <w:rFonts w:cs="Arial"/>
                <w:sz w:val="16"/>
                <w:szCs w:val="16"/>
              </w:rPr>
            </w:pPr>
            <w:r w:rsidRPr="00C2061D">
              <w:rPr>
                <w:rFonts w:cs="Arial"/>
                <w:sz w:val="16"/>
                <w:szCs w:val="16"/>
              </w:rPr>
              <w:lastRenderedPageBreak/>
              <w:t xml:space="preserve">For users transitioning from the MM770G to MM780G, significant improvements in glycemic control were observed. While using the MM770G, users achieved a %TIR of 73.2% on average. After transitioning to the MM780G, their %TIR increased by 5.1% to 78.3%, and %TITR improved from 45.8% to 52.6%. Additionally, %TAR&gt;180mg/dL decreased by 4.8% with </w:t>
            </w:r>
            <w:r w:rsidRPr="00C2061D">
              <w:rPr>
                <w:rFonts w:cs="Arial"/>
                <w:sz w:val="16"/>
                <w:szCs w:val="16"/>
              </w:rPr>
              <w:lastRenderedPageBreak/>
              <w:t xml:space="preserve">the MM780G, while %TAR&gt;250mg/dL decreased by 1.7%. </w:t>
            </w:r>
          </w:p>
          <w:p w14:paraId="6419DDB8" w14:textId="77777777" w:rsidR="00BC41FB" w:rsidRPr="00C2061D" w:rsidRDefault="00BC41FB" w:rsidP="00B917A1">
            <w:pPr>
              <w:rPr>
                <w:rFonts w:cs="Arial"/>
                <w:sz w:val="16"/>
                <w:szCs w:val="16"/>
              </w:rPr>
            </w:pPr>
          </w:p>
          <w:p w14:paraId="321C766B" w14:textId="100CF6C5" w:rsidR="00AB5090" w:rsidRPr="00C2061D" w:rsidRDefault="00AB5090" w:rsidP="00B917A1">
            <w:pPr>
              <w:rPr>
                <w:rFonts w:cs="Arial"/>
                <w:sz w:val="16"/>
                <w:szCs w:val="16"/>
              </w:rPr>
            </w:pPr>
            <w:r w:rsidRPr="00C2061D">
              <w:rPr>
                <w:rFonts w:cs="Arial"/>
                <w:sz w:val="16"/>
                <w:szCs w:val="16"/>
              </w:rPr>
              <w:t xml:space="preserve">During MM770G use, users experienced more frequent interruptions in </w:t>
            </w:r>
            <w:r w:rsidR="00BC41FB" w:rsidRPr="00C2061D">
              <w:rPr>
                <w:rFonts w:cs="Arial"/>
                <w:sz w:val="16"/>
                <w:szCs w:val="16"/>
              </w:rPr>
              <w:t>CL</w:t>
            </w:r>
            <w:r w:rsidRPr="00C2061D">
              <w:rPr>
                <w:rFonts w:cs="Arial"/>
                <w:sz w:val="16"/>
                <w:szCs w:val="16"/>
              </w:rPr>
              <w:t xml:space="preserve"> mode, with an average of 4.3 </w:t>
            </w:r>
            <w:r w:rsidR="00BC41FB" w:rsidRPr="00C2061D">
              <w:rPr>
                <w:rFonts w:cs="Arial"/>
                <w:sz w:val="16"/>
                <w:szCs w:val="16"/>
              </w:rPr>
              <w:t>CL</w:t>
            </w:r>
            <w:r w:rsidRPr="00C2061D">
              <w:rPr>
                <w:rFonts w:cs="Arial"/>
                <w:sz w:val="16"/>
                <w:szCs w:val="16"/>
              </w:rPr>
              <w:t xml:space="preserve"> exits per week. This number was significantly reduced when users transitioned to the MM780G, with only 0.8 exits per week.</w:t>
            </w:r>
          </w:p>
        </w:tc>
        <w:tc>
          <w:tcPr>
            <w:tcW w:w="0" w:type="auto"/>
          </w:tcPr>
          <w:p w14:paraId="08F7A1EB" w14:textId="0AB7F550" w:rsidR="00FB4BEC" w:rsidRPr="00C2061D" w:rsidRDefault="00AB5090" w:rsidP="00B917A1">
            <w:pPr>
              <w:rPr>
                <w:rFonts w:cs="Arial"/>
                <w:sz w:val="16"/>
                <w:szCs w:val="16"/>
              </w:rPr>
            </w:pPr>
            <w:r w:rsidRPr="00C2061D">
              <w:rPr>
                <w:rFonts w:cs="Arial"/>
                <w:sz w:val="16"/>
                <w:szCs w:val="16"/>
              </w:rPr>
              <w:lastRenderedPageBreak/>
              <w:t>No device-related adverse events or safety issues were reported during the study period.</w:t>
            </w:r>
          </w:p>
        </w:tc>
        <w:tc>
          <w:tcPr>
            <w:tcW w:w="0" w:type="auto"/>
          </w:tcPr>
          <w:p w14:paraId="1F0B6CF2" w14:textId="62B4F73C" w:rsidR="00FB4BEC" w:rsidRPr="00C2061D" w:rsidRDefault="00AB5090" w:rsidP="00B917A1">
            <w:pPr>
              <w:rPr>
                <w:rFonts w:cs="Arial"/>
                <w:sz w:val="16"/>
                <w:szCs w:val="16"/>
              </w:rPr>
            </w:pPr>
            <w:r w:rsidRPr="00C2061D">
              <w:rPr>
                <w:rFonts w:cs="Arial"/>
                <w:sz w:val="16"/>
                <w:szCs w:val="16"/>
              </w:rPr>
              <w:t>The study’s results suggest that while the MM770G was beneficial in managing glucose levels, the newer MM780G provided notable advancements in glycemic control, system stability, and reduced user management.</w:t>
            </w:r>
          </w:p>
        </w:tc>
      </w:tr>
      <w:tr w:rsidR="000108DE" w:rsidRPr="00C2061D" w14:paraId="65C5C53D" w14:textId="77777777" w:rsidTr="00AB5090">
        <w:tc>
          <w:tcPr>
            <w:tcW w:w="0" w:type="auto"/>
          </w:tcPr>
          <w:p w14:paraId="240F6BD2" w14:textId="24AA96B2" w:rsidR="00B32676" w:rsidRPr="00C2061D" w:rsidRDefault="00B32676" w:rsidP="00B32676">
            <w:pPr>
              <w:rPr>
                <w:rFonts w:cs="Arial"/>
                <w:sz w:val="16"/>
                <w:szCs w:val="16"/>
              </w:rPr>
            </w:pPr>
            <w:r w:rsidRPr="00C2061D">
              <w:rPr>
                <w:rFonts w:cs="Arial"/>
                <w:sz w:val="16"/>
                <w:szCs w:val="16"/>
              </w:rPr>
              <w:t xml:space="preserve">Akiyama et al. (2024) </w:t>
            </w:r>
            <w:r w:rsidRPr="00C2061D">
              <w:rPr>
                <w:rFonts w:cs="Arial"/>
                <w:sz w:val="16"/>
                <w:szCs w:val="16"/>
              </w:rPr>
              <w:fldChar w:fldCharType="begin">
                <w:fldData xml:space="preserve">PEVuZE5vdGU+PENpdGU+PEF1dGhvcj5Ba2l5YW1hPC9BdXRob3I+PFllYXI+MjAyNDwvWWVhcj48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PEVuZE5vdGU+PENpdGU+PEF1dGhvcj5Ba2l5YW1hPC9BdXRob3I+PFllYXI+MjAyNDwvWWVhcj48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(17)</w:t>
            </w:r>
            <w:r w:rsidRPr="00C2061D">
              <w:rPr>
                <w:rFonts w:cs="Arial"/>
                <w:sz w:val="16"/>
                <w:szCs w:val="16"/>
              </w:rPr>
              <w:fldChar w:fldCharType="end"/>
            </w:r>
          </w:p>
        </w:tc>
        <w:tc>
          <w:tcPr>
            <w:tcW w:w="0" w:type="auto"/>
          </w:tcPr>
          <w:p w14:paraId="55211DCB" w14:textId="77777777" w:rsidR="00B32676" w:rsidRPr="00C2061D" w:rsidRDefault="00781C19" w:rsidP="00B32676">
            <w:pPr>
              <w:rPr>
                <w:rFonts w:cs="Arial"/>
                <w:sz w:val="16"/>
                <w:szCs w:val="16"/>
              </w:rPr>
            </w:pPr>
            <w:r w:rsidRPr="00C2061D">
              <w:rPr>
                <w:rFonts w:cs="Arial"/>
                <w:sz w:val="16"/>
                <w:szCs w:val="16"/>
              </w:rPr>
              <w:t>The MM770G was used to improve glycemic control by automatically adjusting insulin delivery in T1D patients.</w:t>
            </w:r>
          </w:p>
          <w:p w14:paraId="51F54880" w14:textId="77777777" w:rsidR="00781C19" w:rsidRPr="00C2061D" w:rsidRDefault="00781C19" w:rsidP="00B32676">
            <w:pPr>
              <w:rPr>
                <w:rFonts w:cs="Arial"/>
                <w:sz w:val="16"/>
                <w:szCs w:val="16"/>
              </w:rPr>
            </w:pPr>
          </w:p>
          <w:p w14:paraId="7EA8189F" w14:textId="284FAB38" w:rsidR="00781C19" w:rsidRPr="00C2061D" w:rsidRDefault="00781C19" w:rsidP="00B32676">
            <w:pPr>
              <w:rPr>
                <w:rFonts w:cs="Arial"/>
                <w:sz w:val="16"/>
                <w:szCs w:val="16"/>
              </w:rPr>
            </w:pPr>
            <w:r w:rsidRPr="00C2061D">
              <w:rPr>
                <w:rFonts w:cs="Arial"/>
                <w:sz w:val="16"/>
                <w:szCs w:val="16"/>
              </w:rPr>
              <w:t xml:space="preserve">All participants switched from </w:t>
            </w:r>
            <w:proofErr w:type="spellStart"/>
            <w:r w:rsidRPr="00C2061D">
              <w:rPr>
                <w:rFonts w:cs="Arial"/>
                <w:sz w:val="16"/>
                <w:szCs w:val="16"/>
              </w:rPr>
              <w:t>MiniMed</w:t>
            </w:r>
            <w:proofErr w:type="spellEnd"/>
            <w:r w:rsidRPr="00C2061D">
              <w:rPr>
                <w:rFonts w:cs="Arial"/>
                <w:sz w:val="16"/>
                <w:szCs w:val="16"/>
              </w:rPr>
              <w:t xml:space="preserve"> 640G (MM640G) to MM770G, which use</w:t>
            </w:r>
            <w:r w:rsidR="007F419A" w:rsidRPr="00C2061D">
              <w:rPr>
                <w:rFonts w:cs="Arial"/>
                <w:sz w:val="16"/>
                <w:szCs w:val="16"/>
              </w:rPr>
              <w:t>d</w:t>
            </w:r>
            <w:r w:rsidRPr="00C2061D">
              <w:rPr>
                <w:rFonts w:cs="Arial"/>
                <w:sz w:val="16"/>
                <w:szCs w:val="16"/>
              </w:rPr>
              <w:t xml:space="preserve"> Auto Mode to maintain sensor glucose levels at around 120 mg/dL with the help of Guardian Sensor 3.</w:t>
            </w:r>
          </w:p>
        </w:tc>
        <w:tc>
          <w:tcPr>
            <w:tcW w:w="0" w:type="auto"/>
          </w:tcPr>
          <w:p w14:paraId="11C59AF4" w14:textId="2FB6892F" w:rsidR="00B32676" w:rsidRPr="00C2061D" w:rsidRDefault="003E148B" w:rsidP="00B32676">
            <w:pPr>
              <w:rPr>
                <w:rFonts w:cs="Arial"/>
                <w:sz w:val="16"/>
                <w:szCs w:val="16"/>
              </w:rPr>
            </w:pPr>
            <w:r w:rsidRPr="00C2061D">
              <w:rPr>
                <w:rFonts w:cs="Arial"/>
                <w:sz w:val="16"/>
                <w:szCs w:val="16"/>
              </w:rPr>
              <w:t>To evaluate the impact of MM770G on both glycemic management and psychological well-being in Japanese adults diagnosed with T1D.</w:t>
            </w:r>
          </w:p>
        </w:tc>
        <w:tc>
          <w:tcPr>
            <w:tcW w:w="0" w:type="auto"/>
          </w:tcPr>
          <w:p w14:paraId="76432EC7" w14:textId="77777777" w:rsidR="00B32676" w:rsidRPr="00C2061D" w:rsidRDefault="003E148B" w:rsidP="00B32676">
            <w:pPr>
              <w:rPr>
                <w:rFonts w:cs="Arial"/>
                <w:sz w:val="16"/>
                <w:szCs w:val="16"/>
              </w:rPr>
            </w:pPr>
            <w:r w:rsidRPr="00C2061D">
              <w:rPr>
                <w:rFonts w:cs="Arial"/>
                <w:sz w:val="16"/>
                <w:szCs w:val="16"/>
              </w:rPr>
              <w:t>Prospective, observational study.</w:t>
            </w:r>
          </w:p>
          <w:p w14:paraId="58C2D782" w14:textId="77777777" w:rsidR="00781C19" w:rsidRPr="00C2061D" w:rsidRDefault="00781C19" w:rsidP="00B32676">
            <w:pPr>
              <w:rPr>
                <w:rFonts w:cs="Arial"/>
                <w:sz w:val="16"/>
                <w:szCs w:val="16"/>
              </w:rPr>
            </w:pPr>
          </w:p>
          <w:p w14:paraId="16705146" w14:textId="525058EB" w:rsidR="003E148B" w:rsidRPr="00C2061D" w:rsidRDefault="00781C19" w:rsidP="00B32676">
            <w:pPr>
              <w:rPr>
                <w:rFonts w:cs="Arial"/>
                <w:sz w:val="16"/>
                <w:szCs w:val="16"/>
              </w:rPr>
            </w:pPr>
            <w:r w:rsidRPr="00C2061D">
              <w:rPr>
                <w:rFonts w:cs="Arial"/>
                <w:sz w:val="16"/>
                <w:szCs w:val="16"/>
              </w:rPr>
              <w:t>The study included 22 adult T1D patients.</w:t>
            </w:r>
          </w:p>
          <w:p w14:paraId="26B92BEB" w14:textId="77777777" w:rsidR="00781C19" w:rsidRPr="00C2061D" w:rsidRDefault="00781C19" w:rsidP="00B32676">
            <w:pPr>
              <w:rPr>
                <w:rFonts w:cs="Arial"/>
                <w:sz w:val="16"/>
                <w:szCs w:val="16"/>
              </w:rPr>
            </w:pPr>
          </w:p>
          <w:p w14:paraId="64D63A9C" w14:textId="7A3A4D58" w:rsidR="00DA1B7B" w:rsidRPr="00C2061D" w:rsidRDefault="003E148B" w:rsidP="007F419A">
            <w:pPr>
              <w:rPr>
                <w:rFonts w:cs="Arial"/>
                <w:sz w:val="16"/>
                <w:szCs w:val="16"/>
              </w:rPr>
            </w:pPr>
            <w:r w:rsidRPr="00C2061D">
              <w:rPr>
                <w:rFonts w:cs="Arial"/>
                <w:sz w:val="16"/>
                <w:szCs w:val="16"/>
              </w:rPr>
              <w:t xml:space="preserve">This 3-month study monitored participants who transitioned from the </w:t>
            </w:r>
            <w:r w:rsidR="007F419A" w:rsidRPr="00C2061D">
              <w:rPr>
                <w:rFonts w:cs="Arial"/>
                <w:sz w:val="16"/>
                <w:szCs w:val="16"/>
              </w:rPr>
              <w:t>MM</w:t>
            </w:r>
            <w:r w:rsidRPr="00C2061D">
              <w:rPr>
                <w:rFonts w:cs="Arial"/>
                <w:sz w:val="16"/>
                <w:szCs w:val="16"/>
              </w:rPr>
              <w:t>640G Predictive Low Glucose Suspend (PLGS) system to the MM770G hybrid closed-loop (HCL) system.</w:t>
            </w:r>
          </w:p>
        </w:tc>
        <w:tc>
          <w:tcPr>
            <w:tcW w:w="0" w:type="auto"/>
          </w:tcPr>
          <w:p w14:paraId="77590511" w14:textId="77777777" w:rsidR="00B32676" w:rsidRPr="00C2061D" w:rsidRDefault="007F419A" w:rsidP="00B32676">
            <w:pPr>
              <w:jc w:val="left"/>
              <w:rPr>
                <w:rFonts w:cs="Arial"/>
                <w:sz w:val="16"/>
                <w:szCs w:val="16"/>
              </w:rPr>
            </w:pPr>
            <w:r w:rsidRPr="00C2061D">
              <w:rPr>
                <w:rFonts w:cs="Arial"/>
                <w:sz w:val="16"/>
                <w:szCs w:val="16"/>
              </w:rPr>
              <w:t>The study assessed the improvements in glycemic metrics and evaluated safety parameters before and after the switch.</w:t>
            </w:r>
          </w:p>
          <w:p w14:paraId="6544D966" w14:textId="77777777" w:rsidR="007F419A" w:rsidRPr="00C2061D" w:rsidRDefault="007F419A" w:rsidP="00B32676">
            <w:pPr>
              <w:jc w:val="left"/>
              <w:rPr>
                <w:rFonts w:cs="Arial"/>
                <w:sz w:val="16"/>
                <w:szCs w:val="16"/>
              </w:rPr>
            </w:pPr>
          </w:p>
          <w:p w14:paraId="5FC91597" w14:textId="77777777" w:rsidR="007F419A" w:rsidRPr="00C2061D" w:rsidRDefault="007F419A" w:rsidP="00B32676">
            <w:pPr>
              <w:jc w:val="left"/>
              <w:rPr>
                <w:rFonts w:cs="Arial"/>
                <w:sz w:val="16"/>
                <w:szCs w:val="16"/>
              </w:rPr>
            </w:pPr>
            <w:r w:rsidRPr="00C2061D">
              <w:rPr>
                <w:rFonts w:cs="Arial"/>
                <w:sz w:val="16"/>
                <w:szCs w:val="16"/>
              </w:rPr>
              <w:t>Endpoints:</w:t>
            </w:r>
          </w:p>
          <w:p w14:paraId="75B5D710" w14:textId="5DAB5868" w:rsidR="007F419A" w:rsidRPr="00C2061D" w:rsidRDefault="007F419A">
            <w:pPr>
              <w:pStyle w:val="ListParagraph"/>
              <w:numPr>
                <w:ilvl w:val="0"/>
                <w:numId w:val="12"/>
              </w:numPr>
              <w:ind w:left="122" w:hanging="142"/>
              <w:jc w:val="left"/>
              <w:rPr>
                <w:rFonts w:cs="Arial"/>
                <w:sz w:val="16"/>
                <w:szCs w:val="16"/>
              </w:rPr>
            </w:pPr>
            <w:r w:rsidRPr="00C2061D">
              <w:rPr>
                <w:rFonts w:cs="Arial"/>
                <w:sz w:val="16"/>
                <w:szCs w:val="16"/>
              </w:rPr>
              <w:t>TiR; 70–180 mg/dL</w:t>
            </w:r>
          </w:p>
          <w:p w14:paraId="4A7BA888" w14:textId="45E4136D" w:rsidR="007F419A" w:rsidRPr="00C2061D" w:rsidRDefault="007F419A">
            <w:pPr>
              <w:pStyle w:val="ListParagraph"/>
              <w:numPr>
                <w:ilvl w:val="0"/>
                <w:numId w:val="12"/>
              </w:numPr>
              <w:ind w:left="122" w:hanging="142"/>
              <w:jc w:val="left"/>
              <w:rPr>
                <w:rFonts w:cs="Arial"/>
                <w:sz w:val="16"/>
                <w:szCs w:val="16"/>
              </w:rPr>
            </w:pPr>
            <w:r w:rsidRPr="00C2061D">
              <w:rPr>
                <w:rFonts w:cs="Arial"/>
                <w:sz w:val="16"/>
                <w:szCs w:val="16"/>
              </w:rPr>
              <w:t>TAR: 181-250 mg/dL and &gt;250 mg/dL.</w:t>
            </w:r>
          </w:p>
          <w:p w14:paraId="04FD4439" w14:textId="156A225D" w:rsidR="007F419A" w:rsidRPr="00C2061D" w:rsidRDefault="007F419A">
            <w:pPr>
              <w:pStyle w:val="ListParagraph"/>
              <w:numPr>
                <w:ilvl w:val="0"/>
                <w:numId w:val="12"/>
              </w:numPr>
              <w:ind w:left="122" w:hanging="142"/>
              <w:jc w:val="left"/>
              <w:rPr>
                <w:rFonts w:cs="Arial"/>
                <w:sz w:val="16"/>
                <w:szCs w:val="16"/>
              </w:rPr>
            </w:pPr>
            <w:r w:rsidRPr="00C2061D">
              <w:rPr>
                <w:rFonts w:cs="Arial"/>
                <w:sz w:val="16"/>
                <w:szCs w:val="16"/>
              </w:rPr>
              <w:t>TBR: 54-69 mg/dL and &lt;54 mg/dL)</w:t>
            </w:r>
          </w:p>
          <w:p w14:paraId="52559C56" w14:textId="071ADB67" w:rsidR="002C7C67" w:rsidRPr="00C2061D" w:rsidRDefault="002C7C67">
            <w:pPr>
              <w:pStyle w:val="ListParagraph"/>
              <w:numPr>
                <w:ilvl w:val="0"/>
                <w:numId w:val="12"/>
              </w:numPr>
              <w:ind w:left="122" w:hanging="142"/>
              <w:jc w:val="left"/>
              <w:rPr>
                <w:rFonts w:cs="Arial"/>
                <w:sz w:val="16"/>
                <w:szCs w:val="16"/>
              </w:rPr>
            </w:pPr>
            <w:r w:rsidRPr="00C2061D">
              <w:rPr>
                <w:rFonts w:cs="Arial"/>
                <w:sz w:val="16"/>
                <w:szCs w:val="16"/>
              </w:rPr>
              <w:t>Mean glucose levels</w:t>
            </w:r>
          </w:p>
          <w:p w14:paraId="6E88EC3D" w14:textId="3BC21BDC" w:rsidR="002C7C67" w:rsidRPr="00C2061D" w:rsidRDefault="002C7C67">
            <w:pPr>
              <w:pStyle w:val="ListParagraph"/>
              <w:numPr>
                <w:ilvl w:val="0"/>
                <w:numId w:val="12"/>
              </w:numPr>
              <w:ind w:left="122" w:hanging="142"/>
              <w:jc w:val="left"/>
              <w:rPr>
                <w:rFonts w:cs="Arial"/>
                <w:sz w:val="16"/>
                <w:szCs w:val="16"/>
              </w:rPr>
            </w:pPr>
            <w:r w:rsidRPr="00C2061D">
              <w:rPr>
                <w:rFonts w:cs="Arial"/>
                <w:sz w:val="16"/>
                <w:szCs w:val="16"/>
              </w:rPr>
              <w:t>GMI</w:t>
            </w:r>
          </w:p>
          <w:p w14:paraId="233FCC23" w14:textId="5A0ABE9F" w:rsidR="002C7C67" w:rsidRPr="00C2061D" w:rsidRDefault="002C7C67">
            <w:pPr>
              <w:pStyle w:val="ListParagraph"/>
              <w:numPr>
                <w:ilvl w:val="0"/>
                <w:numId w:val="12"/>
              </w:numPr>
              <w:ind w:left="122" w:hanging="142"/>
              <w:jc w:val="left"/>
              <w:rPr>
                <w:rFonts w:cs="Arial"/>
                <w:sz w:val="16"/>
                <w:szCs w:val="16"/>
              </w:rPr>
            </w:pPr>
            <w:r w:rsidRPr="00C2061D">
              <w:rPr>
                <w:rFonts w:cs="Arial"/>
                <w:sz w:val="16"/>
                <w:szCs w:val="16"/>
              </w:rPr>
              <w:t>Glycemic variability</w:t>
            </w:r>
          </w:p>
          <w:p w14:paraId="4BE56C19" w14:textId="1B9350A6" w:rsidR="002C7C67" w:rsidRPr="00C2061D" w:rsidRDefault="002C7C67">
            <w:pPr>
              <w:pStyle w:val="ListParagraph"/>
              <w:numPr>
                <w:ilvl w:val="0"/>
                <w:numId w:val="12"/>
              </w:numPr>
              <w:ind w:left="122" w:hanging="142"/>
              <w:jc w:val="left"/>
              <w:rPr>
                <w:rFonts w:cs="Arial"/>
                <w:sz w:val="16"/>
                <w:szCs w:val="16"/>
              </w:rPr>
            </w:pPr>
            <w:r w:rsidRPr="00C2061D">
              <w:rPr>
                <w:rFonts w:cs="Arial"/>
                <w:sz w:val="16"/>
                <w:szCs w:val="16"/>
              </w:rPr>
              <w:t>HbA1c levels</w:t>
            </w:r>
          </w:p>
          <w:p w14:paraId="61C4F232" w14:textId="624D86D2" w:rsidR="002C7C67" w:rsidRPr="00C2061D" w:rsidRDefault="002C7C67">
            <w:pPr>
              <w:pStyle w:val="ListParagraph"/>
              <w:numPr>
                <w:ilvl w:val="0"/>
                <w:numId w:val="12"/>
              </w:numPr>
              <w:ind w:left="122" w:hanging="142"/>
              <w:jc w:val="left"/>
              <w:rPr>
                <w:rFonts w:cs="Arial"/>
                <w:sz w:val="16"/>
                <w:szCs w:val="16"/>
              </w:rPr>
            </w:pPr>
            <w:r w:rsidRPr="00C2061D">
              <w:rPr>
                <w:rFonts w:cs="Arial"/>
                <w:sz w:val="16"/>
                <w:szCs w:val="16"/>
              </w:rPr>
              <w:t>Treatment satisfaction (DTSQ)</w:t>
            </w:r>
          </w:p>
          <w:p w14:paraId="7881C5D7" w14:textId="67C2EFC2" w:rsidR="002C7C67" w:rsidRPr="00C2061D" w:rsidRDefault="002C7C67">
            <w:pPr>
              <w:pStyle w:val="ListParagraph"/>
              <w:numPr>
                <w:ilvl w:val="0"/>
                <w:numId w:val="12"/>
              </w:numPr>
              <w:ind w:left="122" w:hanging="142"/>
              <w:jc w:val="left"/>
              <w:rPr>
                <w:rFonts w:cs="Arial"/>
                <w:sz w:val="16"/>
                <w:szCs w:val="16"/>
              </w:rPr>
            </w:pPr>
            <w:r w:rsidRPr="00C2061D">
              <w:rPr>
                <w:rFonts w:cs="Arial"/>
                <w:sz w:val="16"/>
                <w:szCs w:val="16"/>
              </w:rPr>
              <w:t>Emotional distress (PAID)</w:t>
            </w:r>
          </w:p>
          <w:p w14:paraId="099366D0" w14:textId="568FBC96" w:rsidR="007F419A" w:rsidRPr="00C2061D" w:rsidRDefault="002C7C67">
            <w:pPr>
              <w:pStyle w:val="ListParagraph"/>
              <w:numPr>
                <w:ilvl w:val="0"/>
                <w:numId w:val="12"/>
              </w:numPr>
              <w:ind w:left="122" w:hanging="142"/>
              <w:jc w:val="left"/>
              <w:rPr>
                <w:rFonts w:cs="Arial"/>
                <w:sz w:val="16"/>
                <w:szCs w:val="16"/>
              </w:rPr>
            </w:pPr>
            <w:r w:rsidRPr="00C2061D">
              <w:rPr>
                <w:rFonts w:cs="Arial"/>
                <w:sz w:val="16"/>
                <w:szCs w:val="16"/>
              </w:rPr>
              <w:t>Quality of life (QoL)</w:t>
            </w:r>
          </w:p>
        </w:tc>
        <w:tc>
          <w:tcPr>
            <w:tcW w:w="0" w:type="auto"/>
          </w:tcPr>
          <w:p w14:paraId="5A7CDD18" w14:textId="5D4ADA23" w:rsidR="00E156E2" w:rsidRPr="00C2061D" w:rsidRDefault="00E156E2" w:rsidP="00B32676">
            <w:pPr>
              <w:rPr>
                <w:rFonts w:cs="Arial"/>
                <w:sz w:val="16"/>
                <w:szCs w:val="16"/>
              </w:rPr>
            </w:pPr>
            <w:r w:rsidRPr="00C2061D">
              <w:rPr>
                <w:rFonts w:cs="Arial"/>
                <w:sz w:val="16"/>
                <w:szCs w:val="16"/>
              </w:rPr>
              <w:t xml:space="preserve">After 3 months of using the </w:t>
            </w:r>
            <w:proofErr w:type="spellStart"/>
            <w:r w:rsidRPr="00C2061D">
              <w:rPr>
                <w:rFonts w:cs="Arial"/>
                <w:sz w:val="16"/>
                <w:szCs w:val="16"/>
              </w:rPr>
              <w:t>MiniMed</w:t>
            </w:r>
            <w:proofErr w:type="spellEnd"/>
            <w:r w:rsidRPr="00C2061D">
              <w:rPr>
                <w:rFonts w:cs="Arial"/>
                <w:sz w:val="16"/>
                <w:szCs w:val="16"/>
              </w:rPr>
              <w:t xml:space="preserve"> 770G, participants experienced significant improvements in glycemic control. The average TIR increased from 63.5% to 73.0% (P = 0.0010), while TAR (181–250 mg/dL) significantly decreased from 26.9% to 19.6% (P &lt; 0.0005). </w:t>
            </w:r>
            <w:r w:rsidR="00DA1B7B" w:rsidRPr="00C2061D">
              <w:rPr>
                <w:rFonts w:cs="Arial"/>
                <w:sz w:val="16"/>
                <w:szCs w:val="16"/>
              </w:rPr>
              <w:t xml:space="preserve">There was no statistically significant overall change in TBR 54–69 mg/dL after using the </w:t>
            </w:r>
            <w:proofErr w:type="spellStart"/>
            <w:r w:rsidR="00DA1B7B" w:rsidRPr="00C2061D">
              <w:rPr>
                <w:rFonts w:cs="Arial"/>
                <w:sz w:val="16"/>
                <w:szCs w:val="16"/>
              </w:rPr>
              <w:t>MiniMed</w:t>
            </w:r>
            <w:proofErr w:type="spellEnd"/>
            <w:r w:rsidR="00DA1B7B" w:rsidRPr="00C2061D">
              <w:rPr>
                <w:rFonts w:cs="Arial"/>
                <w:sz w:val="16"/>
                <w:szCs w:val="16"/>
              </w:rPr>
              <w:t xml:space="preserve"> 770G. </w:t>
            </w:r>
          </w:p>
          <w:p w14:paraId="03D79979" w14:textId="77777777" w:rsidR="00E156E2" w:rsidRPr="00C2061D" w:rsidRDefault="00E156E2" w:rsidP="00B32676">
            <w:pPr>
              <w:rPr>
                <w:rFonts w:cs="Arial"/>
                <w:sz w:val="16"/>
                <w:szCs w:val="16"/>
              </w:rPr>
            </w:pPr>
          </w:p>
          <w:p w14:paraId="7F0421E8" w14:textId="033ADA5B" w:rsidR="00E156E2" w:rsidRPr="00C2061D" w:rsidRDefault="00E156E2" w:rsidP="00B32676">
            <w:pPr>
              <w:rPr>
                <w:rFonts w:cs="Arial"/>
                <w:sz w:val="16"/>
                <w:szCs w:val="16"/>
              </w:rPr>
            </w:pPr>
            <w:r w:rsidRPr="00C2061D">
              <w:rPr>
                <w:rFonts w:cs="Arial"/>
                <w:sz w:val="16"/>
                <w:szCs w:val="16"/>
              </w:rPr>
              <w:t xml:space="preserve">The average glucose </w:t>
            </w:r>
            <w:proofErr w:type="gramStart"/>
            <w:r w:rsidRPr="00C2061D">
              <w:rPr>
                <w:rFonts w:cs="Arial"/>
                <w:sz w:val="16"/>
                <w:szCs w:val="16"/>
              </w:rPr>
              <w:t>levels</w:t>
            </w:r>
            <w:proofErr w:type="gramEnd"/>
            <w:r w:rsidRPr="00C2061D">
              <w:rPr>
                <w:rFonts w:cs="Arial"/>
                <w:sz w:val="16"/>
                <w:szCs w:val="16"/>
              </w:rPr>
              <w:t xml:space="preserve"> decreased from 164.5 mg/dL to 151.4 mg/dL (P = 0.0030), and the glucose management indicator dropped from 7.2% to 6.9% (P = 0.0072). Additionally, HbA1c levels improved from 7.7% to 7.2% (P = 0.0021). </w:t>
            </w:r>
          </w:p>
          <w:p w14:paraId="774C4DE1" w14:textId="77777777" w:rsidR="00E156E2" w:rsidRPr="00C2061D" w:rsidRDefault="00E156E2" w:rsidP="00B32676">
            <w:pPr>
              <w:rPr>
                <w:rFonts w:cs="Arial"/>
                <w:sz w:val="16"/>
                <w:szCs w:val="16"/>
              </w:rPr>
            </w:pPr>
          </w:p>
          <w:p w14:paraId="5F3C77B9" w14:textId="77777777" w:rsidR="00B32676" w:rsidRPr="00C2061D" w:rsidRDefault="00E156E2" w:rsidP="00B32676">
            <w:pPr>
              <w:rPr>
                <w:rFonts w:cs="Arial"/>
                <w:sz w:val="16"/>
                <w:szCs w:val="16"/>
              </w:rPr>
            </w:pPr>
            <w:r w:rsidRPr="00C2061D">
              <w:rPr>
                <w:rFonts w:cs="Arial"/>
                <w:sz w:val="16"/>
                <w:szCs w:val="16"/>
              </w:rPr>
              <w:t>The basal and bolus insulin doses remained unchanged, but the frequency of sensor calibrations increased.</w:t>
            </w:r>
          </w:p>
          <w:p w14:paraId="3380419C" w14:textId="77777777" w:rsidR="00E156E2" w:rsidRPr="00C2061D" w:rsidRDefault="00E156E2" w:rsidP="00B32676">
            <w:pPr>
              <w:rPr>
                <w:rFonts w:cs="Arial"/>
                <w:sz w:val="16"/>
                <w:szCs w:val="16"/>
              </w:rPr>
            </w:pPr>
          </w:p>
          <w:p w14:paraId="25C70E7C" w14:textId="77777777" w:rsidR="00E156E2" w:rsidRPr="00C2061D" w:rsidRDefault="00E156E2" w:rsidP="00B32676">
            <w:pPr>
              <w:rPr>
                <w:rFonts w:cs="Arial"/>
                <w:sz w:val="16"/>
                <w:szCs w:val="16"/>
              </w:rPr>
            </w:pPr>
            <w:r w:rsidRPr="00C2061D">
              <w:rPr>
                <w:rFonts w:cs="Arial"/>
                <w:sz w:val="16"/>
                <w:szCs w:val="16"/>
              </w:rPr>
              <w:t>There was an increase in the frequency of alarms, from 7.5 to 10.5 alarms per day (P &lt; 0.0005).</w:t>
            </w:r>
          </w:p>
          <w:p w14:paraId="2EC1DED5" w14:textId="77777777" w:rsidR="0040632A" w:rsidRPr="00C2061D" w:rsidRDefault="0040632A" w:rsidP="00B32676">
            <w:pPr>
              <w:rPr>
                <w:rFonts w:cs="Arial"/>
                <w:sz w:val="16"/>
                <w:szCs w:val="16"/>
              </w:rPr>
            </w:pPr>
          </w:p>
          <w:p w14:paraId="76DC01DE" w14:textId="449D2B1A" w:rsidR="0040632A" w:rsidRPr="00C2061D" w:rsidRDefault="0040632A" w:rsidP="00B32676">
            <w:pPr>
              <w:rPr>
                <w:rFonts w:cs="Arial"/>
                <w:sz w:val="16"/>
                <w:szCs w:val="16"/>
              </w:rPr>
            </w:pPr>
            <w:r w:rsidRPr="00C2061D">
              <w:rPr>
                <w:rFonts w:cs="Arial"/>
                <w:sz w:val="16"/>
                <w:szCs w:val="16"/>
              </w:rPr>
              <w:t xml:space="preserve">The DTSQ, PAID and QoL scores were not </w:t>
            </w:r>
            <w:proofErr w:type="spellStart"/>
            <w:r w:rsidRPr="00C2061D">
              <w:rPr>
                <w:rFonts w:cs="Arial"/>
                <w:sz w:val="16"/>
                <w:szCs w:val="16"/>
              </w:rPr>
              <w:t>signitificantly</w:t>
            </w:r>
            <w:proofErr w:type="spellEnd"/>
            <w:r w:rsidRPr="00C2061D">
              <w:rPr>
                <w:rFonts w:cs="Arial"/>
                <w:sz w:val="16"/>
                <w:szCs w:val="16"/>
              </w:rPr>
              <w:t xml:space="preserve"> affected by the switch to MM770G.</w:t>
            </w:r>
          </w:p>
        </w:tc>
        <w:tc>
          <w:tcPr>
            <w:tcW w:w="0" w:type="auto"/>
          </w:tcPr>
          <w:p w14:paraId="126C9574" w14:textId="421640CC" w:rsidR="00A32B99" w:rsidRPr="00C2061D" w:rsidRDefault="00A32B99" w:rsidP="00A32B99">
            <w:pPr>
              <w:rPr>
                <w:rFonts w:cs="Arial"/>
                <w:sz w:val="16"/>
                <w:szCs w:val="16"/>
              </w:rPr>
            </w:pPr>
            <w:r w:rsidRPr="00C2061D">
              <w:rPr>
                <w:rFonts w:cs="Arial"/>
                <w:sz w:val="16"/>
                <w:szCs w:val="16"/>
              </w:rPr>
              <w:lastRenderedPageBreak/>
              <w:t>There were</w:t>
            </w:r>
          </w:p>
          <w:p w14:paraId="6AAE49DF" w14:textId="08CAC4CE" w:rsidR="00A32B99" w:rsidRPr="00C2061D" w:rsidRDefault="00A32B99" w:rsidP="00A32B99">
            <w:pPr>
              <w:rPr>
                <w:rFonts w:cs="Arial"/>
                <w:sz w:val="16"/>
                <w:szCs w:val="16"/>
              </w:rPr>
            </w:pPr>
            <w:r w:rsidRPr="00C2061D">
              <w:rPr>
                <w:rFonts w:cs="Arial"/>
                <w:sz w:val="16"/>
                <w:szCs w:val="16"/>
              </w:rPr>
              <w:t>no episodes of diabetic ketoacidosis</w:t>
            </w:r>
            <w:r w:rsidR="004A27E4" w:rsidRPr="00C2061D">
              <w:rPr>
                <w:rFonts w:cs="Arial"/>
                <w:sz w:val="16"/>
                <w:szCs w:val="16"/>
              </w:rPr>
              <w:t xml:space="preserve"> (DKA)</w:t>
            </w:r>
            <w:r w:rsidRPr="00C2061D">
              <w:rPr>
                <w:rFonts w:cs="Arial"/>
                <w:sz w:val="16"/>
                <w:szCs w:val="16"/>
              </w:rPr>
              <w:t xml:space="preserve"> and severe hypoglycemia</w:t>
            </w:r>
          </w:p>
          <w:p w14:paraId="71408659" w14:textId="2B2B1084" w:rsidR="00B32676" w:rsidRPr="00C2061D" w:rsidRDefault="00A32B99" w:rsidP="00A32B99">
            <w:pPr>
              <w:rPr>
                <w:rFonts w:cs="Arial"/>
                <w:sz w:val="16"/>
                <w:szCs w:val="16"/>
              </w:rPr>
            </w:pPr>
            <w:r w:rsidRPr="00C2061D">
              <w:rPr>
                <w:rFonts w:cs="Arial"/>
                <w:sz w:val="16"/>
                <w:szCs w:val="16"/>
              </w:rPr>
              <w:t>with the MM770G system.</w:t>
            </w:r>
          </w:p>
        </w:tc>
        <w:tc>
          <w:tcPr>
            <w:tcW w:w="0" w:type="auto"/>
          </w:tcPr>
          <w:p w14:paraId="536F0954" w14:textId="7C46127F" w:rsidR="00B32676" w:rsidRPr="00C2061D" w:rsidRDefault="00526DD3" w:rsidP="00B32676">
            <w:pPr>
              <w:rPr>
                <w:rFonts w:cs="Arial"/>
                <w:sz w:val="16"/>
                <w:szCs w:val="16"/>
              </w:rPr>
            </w:pPr>
            <w:r w:rsidRPr="00C2061D">
              <w:rPr>
                <w:rFonts w:cs="Arial"/>
                <w:sz w:val="16"/>
                <w:szCs w:val="16"/>
              </w:rPr>
              <w:t xml:space="preserve">There were no reported episodes of severe hypoglycemia during the 3-month follow-up with the </w:t>
            </w:r>
            <w:proofErr w:type="spellStart"/>
            <w:r w:rsidRPr="00C2061D">
              <w:rPr>
                <w:rFonts w:cs="Arial"/>
                <w:sz w:val="16"/>
                <w:szCs w:val="16"/>
              </w:rPr>
              <w:t>MiniMed</w:t>
            </w:r>
            <w:proofErr w:type="spellEnd"/>
            <w:r w:rsidRPr="00C2061D">
              <w:rPr>
                <w:rFonts w:cs="Arial"/>
                <w:sz w:val="16"/>
                <w:szCs w:val="16"/>
              </w:rPr>
              <w:t xml:space="preserve"> 770G, which suggests effective prevention of dangerous low blood glucose events.</w:t>
            </w:r>
          </w:p>
        </w:tc>
      </w:tr>
      <w:tr w:rsidR="000108DE" w:rsidRPr="00C2061D" w14:paraId="7B2CD5DF" w14:textId="77777777" w:rsidTr="00AB5090">
        <w:tc>
          <w:tcPr>
            <w:tcW w:w="0" w:type="auto"/>
          </w:tcPr>
          <w:p w14:paraId="2DEA938B" w14:textId="059B4DA7" w:rsidR="00B32676" w:rsidRPr="00C2061D" w:rsidRDefault="00277334" w:rsidP="00B32676">
            <w:pPr>
              <w:rPr>
                <w:rFonts w:cs="Arial"/>
                <w:sz w:val="16"/>
                <w:szCs w:val="16"/>
              </w:rPr>
            </w:pPr>
            <w:r w:rsidRPr="00C2061D">
              <w:rPr>
                <w:rFonts w:cs="Arial"/>
                <w:sz w:val="16"/>
                <w:szCs w:val="16"/>
              </w:rPr>
              <w:t xml:space="preserve">Kubota et al. (2024) </w:t>
            </w:r>
            <w:r w:rsidRPr="00C2061D">
              <w:rPr>
                <w:rFonts w:cs="Arial"/>
                <w:sz w:val="16"/>
                <w:szCs w:val="16"/>
              </w:rPr>
              <w:fldChar w:fldCharType="begin"/>
            </w:r>
            <w:r w:rsidR="00B60AE6">
              <w:rPr>
                <w:rFonts w:cs="Arial"/>
                <w:sz w:val="16"/>
                <w:szCs w:val="16"/>
              </w:rPr>
              <w:instrText xml:space="preserve"> ADDIN EN.CITE &lt;EndNote&gt;&lt;Cite&gt;&lt;Author&gt;Kubota&lt;/Author&gt;&lt;Year&gt;2024&lt;/Year&gt;&lt;RecNum&gt;224&lt;/RecNum&gt;&lt;DisplayText&gt;(18)&lt;/DisplayText&gt;&lt;record&gt;&lt;rec-number&gt;224&lt;/rec-number&gt;&lt;foreign-keys&gt;&lt;key app="EN" db-id="vwrrttwz10fd9netdtjv5t0n2rea550ese5e" timestamp="1725520904"&gt;224&lt;/key&gt;&lt;/foreign-keys&gt;&lt;ref-type name="Journal Article"&gt;17&lt;/ref-type&gt;&lt;contributors&gt;&lt;authors&gt;&lt;author&gt;Kubota, S.&lt;/author&gt;&lt;author&gt;Sato, A.&lt;/author&gt;&lt;author&gt;Hosokawa, M.&lt;/author&gt;&lt;author&gt;Okubo, Y.&lt;/author&gt;&lt;author&gt;Takayama, S.&lt;/author&gt;&lt;author&gt;Kaneko, A.&lt;/author&gt;&lt;author&gt;Shimada, Y.&lt;/author&gt;&lt;author&gt;Asano, Y.&lt;/author&gt;&lt;author&gt;Sato, Y.&lt;/author&gt;&lt;author&gt;Yamazaki, M.&lt;/author&gt;&lt;author&gt;Komatsu, M.&lt;/author&gt;&lt;/authors&gt;&lt;/contributors&gt;&lt;auth-address&gt;Department of Diabetes, Endocrinology and Metabolism, Division of Internal Medicine, Shinshu University School of Medicine, Matsumoto 390-8621, Japan.&amp;#xD;Center of Diabetes, Okaya City Hospital, Okaya 394-8512, Japan.&amp;#xD;Internal of Medicine, Matsumoto City Hospital, Matsumoto 390-1401, Japan.&lt;/auth-address&gt;&lt;titles&gt;&lt;title&gt;Improving glycemic control by transitioning from the MiniMed(TM) 640G to 770G in Japanese adults with type 1 diabetes mellitus: a prospective, single-center, observational study&lt;/title&gt;&lt;secondary-title&gt;Endocr J&lt;/secondary-title&gt;&lt;/titles&gt;&lt;periodical&gt;&lt;full-title&gt;Endocr J&lt;/full-title&gt;&lt;/periodical&gt;&lt;edition&gt;20240620&lt;/edition&gt;&lt;keywords&gt;&lt;keyword&gt;Blood glucose&lt;/keyword&gt;&lt;keyword&gt;Insulin infusion system&lt;/keyword&gt;&lt;keyword&gt;Type 1 diabetes mellitus&lt;/keyword&gt;&lt;/keywords&gt;&lt;dates&gt;&lt;year&gt;2024&lt;/year&gt;&lt;pub-dates&gt;&lt;date&gt;Jun 20&lt;/date&gt;&lt;/pub-dates&gt;&lt;/dates&gt;&lt;isbn&gt;0918-8959&lt;/isbn&gt;&lt;accession-num&gt;38897943&lt;/accession-num&gt;&lt;urls&gt;&lt;/urls&gt;&lt;electronic-resource-num&gt;10.1507/endocrj.EJ24-0136&lt;/electronic-resource-num&gt;&lt;remote-database-provider&gt;NLM&lt;/remote-database-provider&gt;&lt;language&gt;eng&lt;/language&gt;&lt;/record&gt;&lt;/Cite&gt;&lt;/EndNote&gt;</w:instrText>
            </w:r>
            <w:r w:rsidRPr="00C2061D">
              <w:rPr>
                <w:rFonts w:cs="Arial"/>
                <w:sz w:val="16"/>
                <w:szCs w:val="16"/>
              </w:rPr>
              <w:fldChar w:fldCharType="separate"/>
            </w:r>
            <w:r w:rsidR="00B60AE6">
              <w:rPr>
                <w:rFonts w:cs="Arial"/>
                <w:noProof/>
                <w:sz w:val="16"/>
                <w:szCs w:val="16"/>
              </w:rPr>
              <w:t>(18)</w:t>
            </w:r>
            <w:r w:rsidRPr="00C2061D">
              <w:rPr>
                <w:rFonts w:cs="Arial"/>
                <w:sz w:val="16"/>
                <w:szCs w:val="16"/>
              </w:rPr>
              <w:fldChar w:fldCharType="end"/>
            </w:r>
          </w:p>
        </w:tc>
        <w:tc>
          <w:tcPr>
            <w:tcW w:w="0" w:type="auto"/>
          </w:tcPr>
          <w:p w14:paraId="12B28148" w14:textId="4A780357" w:rsidR="009E5436" w:rsidRPr="00C2061D" w:rsidRDefault="009E5436" w:rsidP="009E5436">
            <w:pPr>
              <w:rPr>
                <w:rFonts w:cs="Arial"/>
                <w:sz w:val="16"/>
                <w:szCs w:val="16"/>
              </w:rPr>
            </w:pPr>
            <w:r w:rsidRPr="00C2061D">
              <w:rPr>
                <w:rFonts w:cs="Arial"/>
                <w:sz w:val="16"/>
                <w:szCs w:val="16"/>
              </w:rPr>
              <w:t xml:space="preserve">The </w:t>
            </w:r>
            <w:r w:rsidR="004409F8" w:rsidRPr="00C2061D">
              <w:rPr>
                <w:rFonts w:cs="Arial"/>
                <w:sz w:val="16"/>
                <w:szCs w:val="16"/>
              </w:rPr>
              <w:t>MM</w:t>
            </w:r>
            <w:r w:rsidRPr="00C2061D">
              <w:rPr>
                <w:rFonts w:cs="Arial"/>
                <w:sz w:val="16"/>
                <w:szCs w:val="16"/>
              </w:rPr>
              <w:t>640G was the initial pump used by participants for sensor-augmented pump (SAP) therapy.</w:t>
            </w:r>
          </w:p>
          <w:p w14:paraId="1B6B5BAC" w14:textId="77777777" w:rsidR="009E5436" w:rsidRPr="00C2061D" w:rsidRDefault="009E5436" w:rsidP="009E5436">
            <w:pPr>
              <w:rPr>
                <w:rFonts w:cs="Arial"/>
                <w:sz w:val="16"/>
                <w:szCs w:val="16"/>
              </w:rPr>
            </w:pPr>
          </w:p>
          <w:p w14:paraId="1B2B1A5C" w14:textId="7952C090" w:rsidR="00B32676" w:rsidRPr="00C2061D" w:rsidRDefault="009E5436" w:rsidP="009E5436">
            <w:pPr>
              <w:rPr>
                <w:rFonts w:cs="Arial"/>
                <w:sz w:val="16"/>
                <w:szCs w:val="16"/>
              </w:rPr>
            </w:pPr>
            <w:r w:rsidRPr="00C2061D">
              <w:rPr>
                <w:rFonts w:cs="Arial"/>
                <w:sz w:val="16"/>
                <w:szCs w:val="16"/>
              </w:rPr>
              <w:t xml:space="preserve">The study transitioned participants to the </w:t>
            </w:r>
            <w:r w:rsidR="004409F8" w:rsidRPr="00C2061D">
              <w:rPr>
                <w:rFonts w:cs="Arial"/>
                <w:sz w:val="16"/>
                <w:szCs w:val="16"/>
              </w:rPr>
              <w:t>MM</w:t>
            </w:r>
            <w:r w:rsidRPr="00C2061D">
              <w:rPr>
                <w:rFonts w:cs="Arial"/>
                <w:sz w:val="16"/>
                <w:szCs w:val="16"/>
              </w:rPr>
              <w:t>770G pump to introduce HCL technology for improved insulin delivery and glycemic management.</w:t>
            </w:r>
          </w:p>
        </w:tc>
        <w:tc>
          <w:tcPr>
            <w:tcW w:w="0" w:type="auto"/>
          </w:tcPr>
          <w:p w14:paraId="5F9EED3F" w14:textId="77808DB0" w:rsidR="00B32676" w:rsidRPr="00C2061D" w:rsidRDefault="00277334" w:rsidP="00B32676">
            <w:pPr>
              <w:rPr>
                <w:rFonts w:cs="Arial"/>
                <w:sz w:val="16"/>
                <w:szCs w:val="16"/>
              </w:rPr>
            </w:pPr>
            <w:r w:rsidRPr="00C2061D">
              <w:rPr>
                <w:rFonts w:cs="Arial"/>
                <w:sz w:val="16"/>
                <w:szCs w:val="16"/>
              </w:rPr>
              <w:t>To evaluate the impact of introducing HCL technology via the MM770G system on glycemic control, treatment satisfaction, burden, and QoL in Japanese adults with T1D.</w:t>
            </w:r>
          </w:p>
        </w:tc>
        <w:tc>
          <w:tcPr>
            <w:tcW w:w="0" w:type="auto"/>
          </w:tcPr>
          <w:p w14:paraId="7F7043A2" w14:textId="77777777" w:rsidR="00B32676" w:rsidRPr="00C2061D" w:rsidRDefault="00E4095B" w:rsidP="00B32676">
            <w:pPr>
              <w:rPr>
                <w:rFonts w:cs="Arial"/>
                <w:sz w:val="16"/>
                <w:szCs w:val="16"/>
              </w:rPr>
            </w:pPr>
            <w:r w:rsidRPr="00C2061D">
              <w:rPr>
                <w:rFonts w:cs="Arial"/>
                <w:sz w:val="16"/>
                <w:szCs w:val="16"/>
              </w:rPr>
              <w:t>Single-center, prospective, interventional study.</w:t>
            </w:r>
          </w:p>
          <w:p w14:paraId="6E380B66" w14:textId="77777777" w:rsidR="00E4095B" w:rsidRPr="00C2061D" w:rsidRDefault="00E4095B" w:rsidP="00B32676">
            <w:pPr>
              <w:rPr>
                <w:rFonts w:cs="Arial"/>
                <w:sz w:val="16"/>
                <w:szCs w:val="16"/>
              </w:rPr>
            </w:pPr>
          </w:p>
          <w:p w14:paraId="31E7DAF1" w14:textId="77777777" w:rsidR="00E4095B" w:rsidRPr="00C2061D" w:rsidRDefault="00E4095B" w:rsidP="00B32676">
            <w:pPr>
              <w:rPr>
                <w:rFonts w:cs="Arial"/>
                <w:sz w:val="16"/>
                <w:szCs w:val="16"/>
              </w:rPr>
            </w:pPr>
            <w:r w:rsidRPr="00C2061D">
              <w:rPr>
                <w:rFonts w:cs="Arial"/>
                <w:sz w:val="16"/>
                <w:szCs w:val="16"/>
              </w:rPr>
              <w:t>The study included 23 adults with T1D who were already using the MM640G system.</w:t>
            </w:r>
          </w:p>
          <w:p w14:paraId="3FF9451B" w14:textId="77777777" w:rsidR="00BA799E" w:rsidRPr="00C2061D" w:rsidRDefault="00BA799E" w:rsidP="00B32676">
            <w:pPr>
              <w:rPr>
                <w:rFonts w:cs="Arial"/>
                <w:sz w:val="16"/>
                <w:szCs w:val="16"/>
              </w:rPr>
            </w:pPr>
          </w:p>
          <w:p w14:paraId="4CBD59C1" w14:textId="172927FE" w:rsidR="00BA799E" w:rsidRPr="00C2061D" w:rsidRDefault="00BA799E" w:rsidP="00BA799E">
            <w:pPr>
              <w:rPr>
                <w:rFonts w:cs="Arial"/>
                <w:sz w:val="16"/>
                <w:szCs w:val="16"/>
              </w:rPr>
            </w:pPr>
            <w:r w:rsidRPr="00C2061D">
              <w:rPr>
                <w:rFonts w:cs="Arial"/>
                <w:sz w:val="16"/>
                <w:szCs w:val="16"/>
              </w:rPr>
              <w:t>The follow-up time was 24 weeks.</w:t>
            </w:r>
          </w:p>
          <w:p w14:paraId="6F008212" w14:textId="1729988A" w:rsidR="00BA799E" w:rsidRPr="00C2061D" w:rsidRDefault="00BA799E" w:rsidP="00B32676">
            <w:pPr>
              <w:rPr>
                <w:rFonts w:cs="Arial"/>
                <w:sz w:val="16"/>
                <w:szCs w:val="16"/>
              </w:rPr>
            </w:pPr>
          </w:p>
        </w:tc>
        <w:tc>
          <w:tcPr>
            <w:tcW w:w="0" w:type="auto"/>
          </w:tcPr>
          <w:p w14:paraId="5F77C46E" w14:textId="45FCCEFA" w:rsidR="007D6AED" w:rsidRPr="00C2061D" w:rsidRDefault="007D6AED" w:rsidP="007D6AED">
            <w:pPr>
              <w:jc w:val="left"/>
              <w:rPr>
                <w:rFonts w:cs="Arial"/>
                <w:sz w:val="16"/>
                <w:szCs w:val="16"/>
              </w:rPr>
            </w:pPr>
            <w:r w:rsidRPr="00C2061D">
              <w:rPr>
                <w:rFonts w:cs="Arial"/>
                <w:sz w:val="16"/>
                <w:szCs w:val="16"/>
              </w:rPr>
              <w:t>Primary endpoint:</w:t>
            </w:r>
          </w:p>
          <w:p w14:paraId="10B79CC3" w14:textId="77777777" w:rsidR="007D6AED" w:rsidRPr="00C2061D" w:rsidRDefault="007D6AED">
            <w:pPr>
              <w:pStyle w:val="ListParagraph"/>
              <w:numPr>
                <w:ilvl w:val="0"/>
                <w:numId w:val="12"/>
              </w:numPr>
              <w:ind w:left="122" w:hanging="142"/>
              <w:jc w:val="left"/>
              <w:rPr>
                <w:rFonts w:cs="Arial"/>
                <w:sz w:val="16"/>
                <w:szCs w:val="16"/>
              </w:rPr>
            </w:pPr>
            <w:r w:rsidRPr="00C2061D">
              <w:rPr>
                <w:rFonts w:cs="Arial"/>
                <w:sz w:val="16"/>
                <w:szCs w:val="16"/>
              </w:rPr>
              <w:t>TiR; 70–180 mg/dL</w:t>
            </w:r>
          </w:p>
          <w:p w14:paraId="3C098847" w14:textId="77777777" w:rsidR="007D6AED" w:rsidRPr="00C2061D" w:rsidRDefault="007D6AED" w:rsidP="007D6AED">
            <w:pPr>
              <w:jc w:val="left"/>
              <w:rPr>
                <w:rFonts w:cs="Arial"/>
                <w:sz w:val="16"/>
                <w:szCs w:val="16"/>
              </w:rPr>
            </w:pPr>
          </w:p>
          <w:p w14:paraId="70028F3A" w14:textId="55B0320E" w:rsidR="007D6AED" w:rsidRPr="00C2061D" w:rsidRDefault="007D6AED" w:rsidP="007D6AED">
            <w:pPr>
              <w:jc w:val="left"/>
              <w:rPr>
                <w:rFonts w:cs="Arial"/>
                <w:sz w:val="16"/>
                <w:szCs w:val="16"/>
              </w:rPr>
            </w:pPr>
            <w:r w:rsidRPr="00C2061D">
              <w:rPr>
                <w:rFonts w:cs="Arial"/>
                <w:sz w:val="16"/>
                <w:szCs w:val="16"/>
              </w:rPr>
              <w:t>Secondary endpoints:</w:t>
            </w:r>
          </w:p>
          <w:p w14:paraId="6F058E6C" w14:textId="53862DDA" w:rsidR="007D6AED" w:rsidRPr="00C2061D" w:rsidRDefault="007D6AED">
            <w:pPr>
              <w:pStyle w:val="ListParagraph"/>
              <w:numPr>
                <w:ilvl w:val="0"/>
                <w:numId w:val="12"/>
              </w:numPr>
              <w:ind w:left="122" w:hanging="142"/>
              <w:jc w:val="left"/>
              <w:rPr>
                <w:rFonts w:cs="Arial"/>
                <w:sz w:val="16"/>
                <w:szCs w:val="16"/>
              </w:rPr>
            </w:pPr>
            <w:r w:rsidRPr="00C2061D">
              <w:rPr>
                <w:rFonts w:cs="Arial"/>
                <w:sz w:val="16"/>
                <w:szCs w:val="16"/>
              </w:rPr>
              <w:t>TAR:</w:t>
            </w:r>
          </w:p>
          <w:p w14:paraId="75773374" w14:textId="782AE31E" w:rsidR="007D6AED" w:rsidRPr="00C2061D" w:rsidRDefault="007D6AED">
            <w:pPr>
              <w:pStyle w:val="ListParagraph"/>
              <w:numPr>
                <w:ilvl w:val="0"/>
                <w:numId w:val="12"/>
              </w:numPr>
              <w:ind w:left="122" w:hanging="142"/>
              <w:jc w:val="left"/>
              <w:rPr>
                <w:rFonts w:cs="Arial"/>
                <w:sz w:val="16"/>
                <w:szCs w:val="16"/>
              </w:rPr>
            </w:pPr>
            <w:r w:rsidRPr="00C2061D">
              <w:rPr>
                <w:rFonts w:cs="Arial"/>
                <w:sz w:val="16"/>
                <w:szCs w:val="16"/>
              </w:rPr>
              <w:t>TBR</w:t>
            </w:r>
          </w:p>
          <w:p w14:paraId="690BC46A" w14:textId="2DD408D6" w:rsidR="007D6AED" w:rsidRPr="00C2061D" w:rsidRDefault="007D6AED">
            <w:pPr>
              <w:pStyle w:val="ListParagraph"/>
              <w:numPr>
                <w:ilvl w:val="0"/>
                <w:numId w:val="12"/>
              </w:numPr>
              <w:ind w:left="122" w:hanging="142"/>
              <w:jc w:val="left"/>
              <w:rPr>
                <w:rFonts w:cs="Arial"/>
                <w:sz w:val="16"/>
                <w:szCs w:val="16"/>
              </w:rPr>
            </w:pPr>
            <w:r w:rsidRPr="00C2061D">
              <w:rPr>
                <w:rFonts w:cs="Arial"/>
                <w:sz w:val="16"/>
                <w:szCs w:val="16"/>
              </w:rPr>
              <w:t>HbA1c changes</w:t>
            </w:r>
          </w:p>
          <w:p w14:paraId="6AFBE46F" w14:textId="2B49FC53" w:rsidR="007D6AED" w:rsidRPr="00C2061D" w:rsidRDefault="007D6AED">
            <w:pPr>
              <w:pStyle w:val="ListParagraph"/>
              <w:numPr>
                <w:ilvl w:val="0"/>
                <w:numId w:val="12"/>
              </w:numPr>
              <w:ind w:left="122" w:hanging="142"/>
              <w:jc w:val="left"/>
              <w:rPr>
                <w:rFonts w:cs="Arial"/>
                <w:sz w:val="16"/>
                <w:szCs w:val="16"/>
              </w:rPr>
            </w:pPr>
            <w:r w:rsidRPr="00C2061D">
              <w:rPr>
                <w:rFonts w:cs="Arial"/>
                <w:sz w:val="16"/>
                <w:szCs w:val="16"/>
              </w:rPr>
              <w:t>DTSQ score</w:t>
            </w:r>
          </w:p>
          <w:p w14:paraId="52D45488" w14:textId="5A4DF1CD" w:rsidR="007D6AED" w:rsidRPr="00C2061D" w:rsidRDefault="007D6AED">
            <w:pPr>
              <w:pStyle w:val="ListParagraph"/>
              <w:numPr>
                <w:ilvl w:val="0"/>
                <w:numId w:val="12"/>
              </w:numPr>
              <w:ind w:left="122" w:hanging="142"/>
              <w:jc w:val="left"/>
              <w:rPr>
                <w:rFonts w:cs="Arial"/>
                <w:sz w:val="16"/>
                <w:szCs w:val="16"/>
              </w:rPr>
            </w:pPr>
            <w:r w:rsidRPr="00C2061D">
              <w:rPr>
                <w:rFonts w:cs="Arial"/>
                <w:sz w:val="16"/>
                <w:szCs w:val="16"/>
              </w:rPr>
              <w:t>PAID score</w:t>
            </w:r>
          </w:p>
          <w:p w14:paraId="3721CA60" w14:textId="5A922DB5" w:rsidR="007D6AED" w:rsidRPr="00C2061D" w:rsidRDefault="007D6AED">
            <w:pPr>
              <w:pStyle w:val="ListParagraph"/>
              <w:numPr>
                <w:ilvl w:val="0"/>
                <w:numId w:val="12"/>
              </w:numPr>
              <w:ind w:left="122" w:hanging="142"/>
              <w:jc w:val="left"/>
              <w:rPr>
                <w:rFonts w:cs="Arial"/>
                <w:sz w:val="16"/>
                <w:szCs w:val="16"/>
              </w:rPr>
            </w:pPr>
            <w:r w:rsidRPr="00C2061D">
              <w:rPr>
                <w:rFonts w:cs="Arial"/>
                <w:sz w:val="16"/>
                <w:szCs w:val="16"/>
              </w:rPr>
              <w:t>QoL score</w:t>
            </w:r>
          </w:p>
          <w:p w14:paraId="018AD3DF" w14:textId="77777777" w:rsidR="00B32676" w:rsidRPr="00C2061D" w:rsidRDefault="00B32676" w:rsidP="00B32676">
            <w:pPr>
              <w:jc w:val="left"/>
              <w:rPr>
                <w:rFonts w:cs="Arial"/>
                <w:sz w:val="16"/>
                <w:szCs w:val="16"/>
              </w:rPr>
            </w:pPr>
          </w:p>
        </w:tc>
        <w:tc>
          <w:tcPr>
            <w:tcW w:w="0" w:type="auto"/>
          </w:tcPr>
          <w:p w14:paraId="212609DC" w14:textId="454E22D8" w:rsidR="007D6AED" w:rsidRPr="00C2061D" w:rsidRDefault="007D6AED" w:rsidP="007D6AED">
            <w:pPr>
              <w:rPr>
                <w:rFonts w:cs="Arial"/>
                <w:sz w:val="16"/>
                <w:szCs w:val="16"/>
              </w:rPr>
            </w:pPr>
            <w:r w:rsidRPr="00C2061D">
              <w:rPr>
                <w:rFonts w:cs="Arial"/>
                <w:sz w:val="16"/>
                <w:szCs w:val="16"/>
              </w:rPr>
              <w:t xml:space="preserve">The median TIR significantly improved from 64.1% to 70.9% over 24 weeks (p &lt; 0.001). TAR decreased from 35.0% to 26.6% (p &lt; 0.001), while TBR </w:t>
            </w:r>
            <w:r w:rsidR="00AB363B" w:rsidRPr="00C2061D">
              <w:rPr>
                <w:rFonts w:cs="Arial"/>
                <w:sz w:val="16"/>
                <w:szCs w:val="16"/>
              </w:rPr>
              <w:t>was unchanged</w:t>
            </w:r>
            <w:r w:rsidRPr="00C2061D">
              <w:rPr>
                <w:rFonts w:cs="Arial"/>
                <w:sz w:val="16"/>
                <w:szCs w:val="16"/>
              </w:rPr>
              <w:t xml:space="preserve"> (p = 0.059). </w:t>
            </w:r>
          </w:p>
          <w:p w14:paraId="15214486" w14:textId="77777777" w:rsidR="007D6AED" w:rsidRPr="00C2061D" w:rsidRDefault="007D6AED" w:rsidP="007D6AED">
            <w:pPr>
              <w:rPr>
                <w:rFonts w:cs="Arial"/>
                <w:sz w:val="16"/>
                <w:szCs w:val="16"/>
              </w:rPr>
            </w:pPr>
          </w:p>
          <w:p w14:paraId="441C0D74" w14:textId="6E3D99AA" w:rsidR="007D6AED" w:rsidRPr="00C2061D" w:rsidRDefault="007D6AED" w:rsidP="007D6AED">
            <w:pPr>
              <w:rPr>
                <w:rFonts w:cs="Arial"/>
                <w:sz w:val="16"/>
                <w:szCs w:val="16"/>
              </w:rPr>
            </w:pPr>
            <w:r w:rsidRPr="00C2061D">
              <w:rPr>
                <w:rFonts w:cs="Arial"/>
                <w:sz w:val="16"/>
                <w:szCs w:val="16"/>
              </w:rPr>
              <w:t>An analysis over the 24-week period</w:t>
            </w:r>
            <w:r w:rsidR="00AB363B" w:rsidRPr="00C2061D">
              <w:rPr>
                <w:rFonts w:cs="Arial"/>
                <w:sz w:val="16"/>
                <w:szCs w:val="16"/>
              </w:rPr>
              <w:t xml:space="preserve"> after the transition</w:t>
            </w:r>
            <w:r w:rsidRPr="00C2061D">
              <w:rPr>
                <w:rFonts w:cs="Arial"/>
                <w:sz w:val="16"/>
                <w:szCs w:val="16"/>
              </w:rPr>
              <w:t xml:space="preserve"> showed that TIR increased significantly </w:t>
            </w:r>
            <w:proofErr w:type="gramStart"/>
            <w:r w:rsidRPr="00C2061D">
              <w:rPr>
                <w:rFonts w:cs="Arial"/>
                <w:sz w:val="16"/>
                <w:szCs w:val="16"/>
              </w:rPr>
              <w:t>until</w:t>
            </w:r>
            <w:proofErr w:type="gramEnd"/>
            <w:r w:rsidRPr="00C2061D">
              <w:rPr>
                <w:rFonts w:cs="Arial"/>
                <w:sz w:val="16"/>
                <w:szCs w:val="16"/>
              </w:rPr>
              <w:t xml:space="preserve"> the 12-week mark and remained stable thereafter</w:t>
            </w:r>
            <w:r w:rsidR="009F2778" w:rsidRPr="00C2061D">
              <w:rPr>
                <w:rFonts w:cs="Arial"/>
                <w:sz w:val="16"/>
                <w:szCs w:val="16"/>
              </w:rPr>
              <w:t>. TAR decreased significantly initially and maintained</w:t>
            </w:r>
            <w:r w:rsidR="00C064B6" w:rsidRPr="00C2061D">
              <w:rPr>
                <w:rFonts w:cs="Arial"/>
                <w:sz w:val="16"/>
                <w:szCs w:val="16"/>
              </w:rPr>
              <w:t xml:space="preserve"> the</w:t>
            </w:r>
            <w:r w:rsidR="009F2778" w:rsidRPr="00C2061D">
              <w:rPr>
                <w:rFonts w:cs="Arial"/>
                <w:sz w:val="16"/>
                <w:szCs w:val="16"/>
              </w:rPr>
              <w:t xml:space="preserve"> improvement over time.</w:t>
            </w:r>
            <w:r w:rsidR="006560C1" w:rsidRPr="00C2061D">
              <w:rPr>
                <w:rFonts w:cs="Arial"/>
                <w:sz w:val="16"/>
                <w:szCs w:val="16"/>
              </w:rPr>
              <w:t xml:space="preserve"> TBR increased significantly from 1.9% at baseline to 2.9% </w:t>
            </w:r>
            <w:proofErr w:type="gramStart"/>
            <w:r w:rsidR="006560C1" w:rsidRPr="00C2061D">
              <w:rPr>
                <w:rFonts w:cs="Arial"/>
                <w:sz w:val="16"/>
                <w:szCs w:val="16"/>
              </w:rPr>
              <w:t>at</w:t>
            </w:r>
            <w:proofErr w:type="gramEnd"/>
            <w:r w:rsidR="006560C1" w:rsidRPr="00C2061D">
              <w:rPr>
                <w:rFonts w:cs="Arial"/>
                <w:sz w:val="16"/>
                <w:szCs w:val="16"/>
              </w:rPr>
              <w:t xml:space="preserve"> 12 weeks (p = 0.001), but then decreased again to 2.6% at 24 weeks (p = 0.001).</w:t>
            </w:r>
            <w:r w:rsidR="00D222BC" w:rsidRPr="00C2061D">
              <w:rPr>
                <w:rFonts w:cs="Arial"/>
                <w:sz w:val="16"/>
                <w:szCs w:val="16"/>
              </w:rPr>
              <w:t xml:space="preserve"> Overall, the TBR change over the 24 weeks was non-significant (p = 0.061).</w:t>
            </w:r>
          </w:p>
          <w:p w14:paraId="7D8E3712" w14:textId="77777777" w:rsidR="007D6AED" w:rsidRPr="00C2061D" w:rsidRDefault="007D6AED" w:rsidP="007D6AED">
            <w:pPr>
              <w:rPr>
                <w:rFonts w:cs="Arial"/>
                <w:sz w:val="16"/>
                <w:szCs w:val="16"/>
              </w:rPr>
            </w:pPr>
          </w:p>
          <w:p w14:paraId="45EEB1B5" w14:textId="5BFA027A" w:rsidR="00B32676" w:rsidRPr="00C2061D" w:rsidRDefault="007D6AED" w:rsidP="00A646A2">
            <w:pPr>
              <w:rPr>
                <w:rFonts w:cs="Arial"/>
                <w:sz w:val="16"/>
                <w:szCs w:val="16"/>
              </w:rPr>
            </w:pPr>
            <w:r w:rsidRPr="00C2061D">
              <w:rPr>
                <w:rFonts w:cs="Arial"/>
                <w:sz w:val="16"/>
                <w:szCs w:val="16"/>
              </w:rPr>
              <w:t>HbA1c levels decreased significantly from 7.4% to 7.1% (p = 0.003).</w:t>
            </w:r>
          </w:p>
        </w:tc>
        <w:tc>
          <w:tcPr>
            <w:tcW w:w="0" w:type="auto"/>
          </w:tcPr>
          <w:p w14:paraId="71244039" w14:textId="2441EBD2" w:rsidR="00B32676" w:rsidRPr="00C2061D" w:rsidRDefault="005A089D" w:rsidP="00B32676">
            <w:pPr>
              <w:rPr>
                <w:rFonts w:cs="Arial"/>
                <w:sz w:val="16"/>
                <w:szCs w:val="16"/>
              </w:rPr>
            </w:pPr>
            <w:r w:rsidRPr="00C2061D">
              <w:rPr>
                <w:rFonts w:cs="Arial"/>
                <w:sz w:val="16"/>
                <w:szCs w:val="16"/>
              </w:rPr>
              <w:t>No device-related adverse events or safety issues were reported during the study period</w:t>
            </w:r>
          </w:p>
        </w:tc>
        <w:tc>
          <w:tcPr>
            <w:tcW w:w="0" w:type="auto"/>
          </w:tcPr>
          <w:p w14:paraId="16C0BD5A" w14:textId="7E8963A3" w:rsidR="00B32676" w:rsidRPr="00C2061D" w:rsidRDefault="009E57E3" w:rsidP="00B32676">
            <w:pPr>
              <w:rPr>
                <w:rFonts w:cs="Arial"/>
                <w:sz w:val="16"/>
                <w:szCs w:val="16"/>
              </w:rPr>
            </w:pPr>
            <w:r w:rsidRPr="00C2061D">
              <w:rPr>
                <w:rFonts w:cs="Arial"/>
                <w:sz w:val="16"/>
                <w:szCs w:val="16"/>
              </w:rPr>
              <w:t>The MM770G system was effective in enhancing glycemic control, as indicated by a significant increase in TIR and a reduction in TAR, without significantly worsening TBR.</w:t>
            </w:r>
          </w:p>
        </w:tc>
      </w:tr>
      <w:tr w:rsidR="000108DE" w:rsidRPr="00C2061D" w14:paraId="029BDEED" w14:textId="77777777" w:rsidTr="00AB5090">
        <w:tc>
          <w:tcPr>
            <w:tcW w:w="0" w:type="auto"/>
          </w:tcPr>
          <w:p w14:paraId="6F2C9A50" w14:textId="4C01B8D4" w:rsidR="00B32676" w:rsidRPr="00C2061D" w:rsidRDefault="000C7C2B" w:rsidP="00B32676">
            <w:pPr>
              <w:rPr>
                <w:rFonts w:cs="Arial"/>
                <w:sz w:val="16"/>
                <w:szCs w:val="16"/>
              </w:rPr>
            </w:pPr>
            <w:r w:rsidRPr="00C2061D">
              <w:rPr>
                <w:rFonts w:cs="Arial"/>
                <w:sz w:val="16"/>
                <w:szCs w:val="16"/>
              </w:rPr>
              <w:t xml:space="preserve">Pei (2023) </w:t>
            </w:r>
            <w:r w:rsidRPr="00C2061D">
              <w:rPr>
                <w:rFonts w:cs="Arial"/>
                <w:sz w:val="16"/>
                <w:szCs w:val="16"/>
              </w:rPr>
              <w:fldChar w:fldCharType="begin">
                <w:fldData xml:space="preserve">PEVuZE5vdGU+PENpdGU+PEF1dGhvcj5QZWk8L0F1dGhvcj48WWVhcj4yMDIzPC9ZZWFyPjxSZWNO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PEVuZE5vdGU+PENpdGU+PEF1dGhvcj5QZWk8L0F1dGhvcj48WWVhcj4yMDIzPC9ZZWFyPjxSZWNO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(19)</w:t>
            </w:r>
            <w:r w:rsidRPr="00C2061D">
              <w:rPr>
                <w:rFonts w:cs="Arial"/>
                <w:sz w:val="16"/>
                <w:szCs w:val="16"/>
              </w:rPr>
              <w:fldChar w:fldCharType="end"/>
            </w:r>
          </w:p>
        </w:tc>
        <w:tc>
          <w:tcPr>
            <w:tcW w:w="0" w:type="auto"/>
          </w:tcPr>
          <w:p w14:paraId="2C978FAB" w14:textId="77777777" w:rsidR="00113BE8" w:rsidRPr="00C2061D" w:rsidRDefault="00113BE8" w:rsidP="00B32676">
            <w:pPr>
              <w:rPr>
                <w:rFonts w:cs="Arial"/>
                <w:sz w:val="16"/>
                <w:szCs w:val="16"/>
              </w:rPr>
            </w:pPr>
            <w:r w:rsidRPr="00C2061D">
              <w:rPr>
                <w:rFonts w:cs="Arial"/>
                <w:sz w:val="16"/>
                <w:szCs w:val="16"/>
              </w:rPr>
              <w:t xml:space="preserve">The MM770G system, with Guardian Sensor 3 and Guardian Link 3 transmitter, was used </w:t>
            </w:r>
            <w:r w:rsidRPr="00C2061D">
              <w:rPr>
                <w:rFonts w:cs="Arial"/>
                <w:sz w:val="16"/>
                <w:szCs w:val="16"/>
              </w:rPr>
              <w:lastRenderedPageBreak/>
              <w:t>to manage insulin delivery in Auto Mode.</w:t>
            </w:r>
          </w:p>
          <w:p w14:paraId="458BD85C" w14:textId="77777777" w:rsidR="00113BE8" w:rsidRPr="00C2061D" w:rsidRDefault="00113BE8" w:rsidP="00B32676">
            <w:pPr>
              <w:rPr>
                <w:rFonts w:cs="Arial"/>
                <w:sz w:val="16"/>
                <w:szCs w:val="16"/>
              </w:rPr>
            </w:pPr>
          </w:p>
          <w:p w14:paraId="1D28D125" w14:textId="1759D804" w:rsidR="00B32676" w:rsidRPr="00C2061D" w:rsidRDefault="00113BE8" w:rsidP="00B32676">
            <w:pPr>
              <w:rPr>
                <w:rFonts w:cs="Arial"/>
                <w:sz w:val="16"/>
                <w:szCs w:val="16"/>
              </w:rPr>
            </w:pPr>
            <w:r w:rsidRPr="00C2061D">
              <w:rPr>
                <w:rFonts w:cs="Arial"/>
                <w:sz w:val="16"/>
                <w:szCs w:val="16"/>
              </w:rPr>
              <w:t>The Accu-Chek Guide Link BG meter was used for checking blood glucose levels.</w:t>
            </w:r>
          </w:p>
        </w:tc>
        <w:tc>
          <w:tcPr>
            <w:tcW w:w="0" w:type="auto"/>
          </w:tcPr>
          <w:p w14:paraId="41EC4970" w14:textId="55A1435E" w:rsidR="00B32676" w:rsidRPr="00C2061D" w:rsidRDefault="00E626AE" w:rsidP="00B32676">
            <w:pPr>
              <w:rPr>
                <w:rFonts w:cs="Arial"/>
                <w:sz w:val="16"/>
                <w:szCs w:val="16"/>
              </w:rPr>
            </w:pPr>
            <w:r w:rsidRPr="00C2061D">
              <w:rPr>
                <w:rFonts w:cs="Arial"/>
                <w:sz w:val="16"/>
                <w:szCs w:val="16"/>
              </w:rPr>
              <w:lastRenderedPageBreak/>
              <w:t xml:space="preserve">To assess the safety and performance outcomes of the MM770G system in Chinese </w:t>
            </w:r>
            <w:r w:rsidRPr="00C2061D">
              <w:rPr>
                <w:rFonts w:cs="Arial"/>
                <w:sz w:val="16"/>
                <w:szCs w:val="16"/>
              </w:rPr>
              <w:lastRenderedPageBreak/>
              <w:t>adolescents and adults with T1D to meet the China Food and Drug Administration's (CFDA) requirements for device registration.</w:t>
            </w:r>
          </w:p>
        </w:tc>
        <w:tc>
          <w:tcPr>
            <w:tcW w:w="0" w:type="auto"/>
          </w:tcPr>
          <w:p w14:paraId="63645415" w14:textId="426BF7A9" w:rsidR="00B32676" w:rsidRPr="00C2061D" w:rsidRDefault="00C806CC" w:rsidP="00B32676">
            <w:pPr>
              <w:rPr>
                <w:rFonts w:cs="Arial"/>
                <w:sz w:val="16"/>
                <w:szCs w:val="16"/>
              </w:rPr>
            </w:pPr>
            <w:r w:rsidRPr="00C2061D">
              <w:rPr>
                <w:rFonts w:cs="Arial"/>
                <w:sz w:val="16"/>
                <w:szCs w:val="16"/>
              </w:rPr>
              <w:lastRenderedPageBreak/>
              <w:t>Prospective, single-arm, multicenter, nonrandomized trial.</w:t>
            </w:r>
          </w:p>
          <w:p w14:paraId="190DD333" w14:textId="77777777" w:rsidR="0026797D" w:rsidRPr="00C2061D" w:rsidRDefault="0026797D" w:rsidP="00B32676">
            <w:pPr>
              <w:rPr>
                <w:rFonts w:cs="Arial"/>
                <w:sz w:val="16"/>
                <w:szCs w:val="16"/>
              </w:rPr>
            </w:pPr>
          </w:p>
          <w:p w14:paraId="47ADF860" w14:textId="031DAE44" w:rsidR="0026797D" w:rsidRPr="00C2061D" w:rsidRDefault="0026797D" w:rsidP="00B32676">
            <w:pPr>
              <w:rPr>
                <w:rFonts w:cs="Arial"/>
                <w:sz w:val="16"/>
                <w:szCs w:val="16"/>
              </w:rPr>
            </w:pPr>
            <w:r w:rsidRPr="00C2061D">
              <w:rPr>
                <w:rFonts w:cs="Arial"/>
                <w:sz w:val="16"/>
                <w:szCs w:val="16"/>
              </w:rPr>
              <w:lastRenderedPageBreak/>
              <w:t xml:space="preserve">The study included 60 </w:t>
            </w:r>
            <w:r w:rsidR="00113BE8" w:rsidRPr="00C2061D">
              <w:rPr>
                <w:rFonts w:cs="Arial"/>
                <w:sz w:val="16"/>
                <w:szCs w:val="16"/>
              </w:rPr>
              <w:t xml:space="preserve">T1D </w:t>
            </w:r>
            <w:r w:rsidRPr="00C2061D">
              <w:rPr>
                <w:rFonts w:cs="Arial"/>
                <w:sz w:val="16"/>
                <w:szCs w:val="16"/>
              </w:rPr>
              <w:t>patients aged 14 to 75 years.</w:t>
            </w:r>
          </w:p>
          <w:p w14:paraId="3D26735A" w14:textId="77777777" w:rsidR="0026797D" w:rsidRPr="00C2061D" w:rsidRDefault="0026797D" w:rsidP="00B32676">
            <w:pPr>
              <w:rPr>
                <w:rFonts w:cs="Arial"/>
                <w:sz w:val="16"/>
                <w:szCs w:val="16"/>
              </w:rPr>
            </w:pPr>
          </w:p>
          <w:p w14:paraId="20CA3517" w14:textId="4D045906" w:rsidR="0026797D" w:rsidRPr="00C2061D" w:rsidRDefault="0026797D" w:rsidP="00B32676">
            <w:pPr>
              <w:rPr>
                <w:rFonts w:cs="Arial"/>
                <w:sz w:val="16"/>
                <w:szCs w:val="16"/>
              </w:rPr>
            </w:pPr>
            <w:r w:rsidRPr="00C2061D">
              <w:rPr>
                <w:rFonts w:cs="Arial"/>
                <w:sz w:val="16"/>
                <w:szCs w:val="16"/>
              </w:rPr>
              <w:t>The study was conducted over a period from October 2020 to June 2021, with a follow-up duration of approximately 4 weeks after the initial 2-week baseline run-in period.</w:t>
            </w:r>
          </w:p>
        </w:tc>
        <w:tc>
          <w:tcPr>
            <w:tcW w:w="0" w:type="auto"/>
          </w:tcPr>
          <w:p w14:paraId="3B737991" w14:textId="77777777" w:rsidR="00433D19" w:rsidRPr="00C2061D" w:rsidRDefault="00433D19" w:rsidP="00433D19">
            <w:pPr>
              <w:jc w:val="left"/>
              <w:rPr>
                <w:rFonts w:cs="Arial"/>
                <w:sz w:val="16"/>
                <w:szCs w:val="16"/>
              </w:rPr>
            </w:pPr>
            <w:r w:rsidRPr="00C2061D">
              <w:rPr>
                <w:rFonts w:cs="Arial"/>
                <w:sz w:val="16"/>
                <w:szCs w:val="16"/>
              </w:rPr>
              <w:lastRenderedPageBreak/>
              <w:t>Primary endpoint:</w:t>
            </w:r>
          </w:p>
          <w:p w14:paraId="580B914E" w14:textId="0CFEC2F2" w:rsidR="00433D19" w:rsidRPr="00C2061D" w:rsidRDefault="00433D19">
            <w:pPr>
              <w:pStyle w:val="ListParagraph"/>
              <w:numPr>
                <w:ilvl w:val="0"/>
                <w:numId w:val="12"/>
              </w:numPr>
              <w:ind w:left="122" w:hanging="142"/>
              <w:jc w:val="left"/>
              <w:rPr>
                <w:rFonts w:cs="Arial"/>
                <w:sz w:val="16"/>
                <w:szCs w:val="16"/>
              </w:rPr>
            </w:pPr>
            <w:r w:rsidRPr="00C2061D">
              <w:rPr>
                <w:rFonts w:cs="Arial"/>
                <w:sz w:val="16"/>
                <w:szCs w:val="16"/>
              </w:rPr>
              <w:t>%TiR; 70–180 mg/dL</w:t>
            </w:r>
          </w:p>
          <w:p w14:paraId="4ED2512D" w14:textId="77777777" w:rsidR="00433D19" w:rsidRPr="00C2061D" w:rsidRDefault="00433D19" w:rsidP="00433D19">
            <w:pPr>
              <w:jc w:val="left"/>
              <w:rPr>
                <w:rFonts w:cs="Arial"/>
                <w:sz w:val="16"/>
                <w:szCs w:val="16"/>
              </w:rPr>
            </w:pPr>
          </w:p>
          <w:p w14:paraId="7580FE24" w14:textId="77777777" w:rsidR="00433D19" w:rsidRPr="00C2061D" w:rsidRDefault="00433D19" w:rsidP="00433D19">
            <w:pPr>
              <w:jc w:val="left"/>
              <w:rPr>
                <w:rFonts w:cs="Arial"/>
                <w:sz w:val="16"/>
                <w:szCs w:val="16"/>
              </w:rPr>
            </w:pPr>
            <w:r w:rsidRPr="00C2061D">
              <w:rPr>
                <w:rFonts w:cs="Arial"/>
                <w:sz w:val="16"/>
                <w:szCs w:val="16"/>
              </w:rPr>
              <w:lastRenderedPageBreak/>
              <w:t>Secondary endpoints:</w:t>
            </w:r>
          </w:p>
          <w:p w14:paraId="70A2A043" w14:textId="70B744D9" w:rsidR="00433D19" w:rsidRPr="00C2061D" w:rsidRDefault="00433D19">
            <w:pPr>
              <w:pStyle w:val="ListParagraph"/>
              <w:numPr>
                <w:ilvl w:val="0"/>
                <w:numId w:val="12"/>
              </w:numPr>
              <w:ind w:left="122" w:hanging="142"/>
              <w:jc w:val="left"/>
              <w:rPr>
                <w:rFonts w:cs="Arial"/>
                <w:sz w:val="16"/>
                <w:szCs w:val="16"/>
              </w:rPr>
            </w:pPr>
            <w:r w:rsidRPr="00C2061D">
              <w:rPr>
                <w:rFonts w:cs="Arial"/>
                <w:sz w:val="16"/>
                <w:szCs w:val="16"/>
              </w:rPr>
              <w:t>TAR (&gt;180</w:t>
            </w:r>
            <w:r w:rsidR="00C45F6A" w:rsidRPr="00C2061D">
              <w:rPr>
                <w:rFonts w:cs="Arial"/>
                <w:sz w:val="16"/>
                <w:szCs w:val="16"/>
              </w:rPr>
              <w:t>,</w:t>
            </w:r>
            <w:r w:rsidRPr="00C2061D">
              <w:rPr>
                <w:rFonts w:cs="Arial"/>
                <w:sz w:val="16"/>
                <w:szCs w:val="16"/>
              </w:rPr>
              <w:t xml:space="preserve"> &gt;250 </w:t>
            </w:r>
            <w:r w:rsidR="00C45F6A" w:rsidRPr="00C2061D">
              <w:rPr>
                <w:rFonts w:cs="Arial"/>
                <w:sz w:val="16"/>
                <w:szCs w:val="16"/>
              </w:rPr>
              <w:t xml:space="preserve">and &gt;350 </w:t>
            </w:r>
            <w:r w:rsidRPr="00C2061D">
              <w:rPr>
                <w:rFonts w:cs="Arial"/>
                <w:sz w:val="16"/>
                <w:szCs w:val="16"/>
              </w:rPr>
              <w:t>mg/dL)</w:t>
            </w:r>
          </w:p>
          <w:p w14:paraId="29EB2DD7" w14:textId="51645205" w:rsidR="00433D19" w:rsidRPr="00C2061D" w:rsidRDefault="00433D19">
            <w:pPr>
              <w:pStyle w:val="ListParagraph"/>
              <w:numPr>
                <w:ilvl w:val="0"/>
                <w:numId w:val="12"/>
              </w:numPr>
              <w:ind w:left="122" w:hanging="142"/>
              <w:jc w:val="left"/>
              <w:rPr>
                <w:rFonts w:cs="Arial"/>
                <w:sz w:val="16"/>
                <w:szCs w:val="16"/>
              </w:rPr>
            </w:pPr>
            <w:r w:rsidRPr="00C2061D">
              <w:rPr>
                <w:rFonts w:cs="Arial"/>
                <w:sz w:val="16"/>
                <w:szCs w:val="16"/>
              </w:rPr>
              <w:t>TBR (&lt;54, &lt;60 and &lt;60 mg/dL)</w:t>
            </w:r>
          </w:p>
          <w:p w14:paraId="462E776D" w14:textId="148106BB" w:rsidR="00C45F6A" w:rsidRPr="00C2061D" w:rsidRDefault="00C45F6A">
            <w:pPr>
              <w:pStyle w:val="ListParagraph"/>
              <w:numPr>
                <w:ilvl w:val="0"/>
                <w:numId w:val="12"/>
              </w:numPr>
              <w:ind w:left="122" w:hanging="142"/>
              <w:jc w:val="left"/>
              <w:rPr>
                <w:rFonts w:cs="Arial"/>
                <w:sz w:val="16"/>
                <w:szCs w:val="16"/>
              </w:rPr>
            </w:pPr>
            <w:r w:rsidRPr="00C2061D">
              <w:rPr>
                <w:rFonts w:cs="Arial"/>
                <w:sz w:val="16"/>
                <w:szCs w:val="16"/>
              </w:rPr>
              <w:t>Standard deviation (SD) of SG</w:t>
            </w:r>
          </w:p>
          <w:p w14:paraId="7550556E" w14:textId="7D821CF1" w:rsidR="00C45F6A" w:rsidRPr="00C2061D" w:rsidRDefault="00C45F6A">
            <w:pPr>
              <w:pStyle w:val="ListParagraph"/>
              <w:numPr>
                <w:ilvl w:val="0"/>
                <w:numId w:val="12"/>
              </w:numPr>
              <w:ind w:left="122" w:hanging="142"/>
              <w:jc w:val="left"/>
              <w:rPr>
                <w:rFonts w:cs="Arial"/>
                <w:sz w:val="16"/>
                <w:szCs w:val="16"/>
              </w:rPr>
            </w:pPr>
            <w:proofErr w:type="spellStart"/>
            <w:r w:rsidRPr="00C2061D">
              <w:rPr>
                <w:rFonts w:cs="Arial"/>
                <w:sz w:val="16"/>
                <w:szCs w:val="16"/>
              </w:rPr>
              <w:t>Cefficient</w:t>
            </w:r>
            <w:proofErr w:type="spellEnd"/>
            <w:r w:rsidRPr="00C2061D">
              <w:rPr>
                <w:rFonts w:cs="Arial"/>
                <w:sz w:val="16"/>
                <w:szCs w:val="16"/>
              </w:rPr>
              <w:t xml:space="preserve"> of variation (CV) of SG</w:t>
            </w:r>
          </w:p>
          <w:p w14:paraId="06CCE917" w14:textId="77777777" w:rsidR="00B32676" w:rsidRPr="00C2061D" w:rsidRDefault="009D762B">
            <w:pPr>
              <w:pStyle w:val="ListParagraph"/>
              <w:numPr>
                <w:ilvl w:val="0"/>
                <w:numId w:val="12"/>
              </w:numPr>
              <w:ind w:left="122" w:hanging="142"/>
              <w:jc w:val="left"/>
              <w:rPr>
                <w:rFonts w:cs="Arial"/>
                <w:sz w:val="16"/>
                <w:szCs w:val="16"/>
              </w:rPr>
            </w:pPr>
            <w:r w:rsidRPr="00C2061D">
              <w:rPr>
                <w:rFonts w:cs="Arial"/>
                <w:sz w:val="16"/>
                <w:szCs w:val="16"/>
              </w:rPr>
              <w:t>Total daily dose (TDD) of insulin</w:t>
            </w:r>
          </w:p>
          <w:p w14:paraId="0863804F" w14:textId="30FE2D2F" w:rsidR="005D7B18" w:rsidRPr="00C2061D" w:rsidRDefault="00197442">
            <w:pPr>
              <w:pStyle w:val="ListParagraph"/>
              <w:numPr>
                <w:ilvl w:val="0"/>
                <w:numId w:val="12"/>
              </w:numPr>
              <w:ind w:left="122" w:hanging="142"/>
              <w:jc w:val="left"/>
              <w:rPr>
                <w:rFonts w:cs="Arial"/>
                <w:sz w:val="16"/>
                <w:szCs w:val="16"/>
              </w:rPr>
            </w:pPr>
            <w:r w:rsidRPr="00C2061D">
              <w:rPr>
                <w:rFonts w:cs="Arial"/>
                <w:sz w:val="16"/>
                <w:szCs w:val="16"/>
              </w:rPr>
              <w:t>Body w</w:t>
            </w:r>
            <w:r w:rsidR="005D7B18" w:rsidRPr="00C2061D">
              <w:rPr>
                <w:rFonts w:cs="Arial"/>
                <w:sz w:val="16"/>
                <w:szCs w:val="16"/>
              </w:rPr>
              <w:t>eight</w:t>
            </w:r>
          </w:p>
        </w:tc>
        <w:tc>
          <w:tcPr>
            <w:tcW w:w="0" w:type="auto"/>
          </w:tcPr>
          <w:p w14:paraId="26374DA7" w14:textId="77777777" w:rsidR="00197442" w:rsidRPr="00C2061D" w:rsidRDefault="00197442" w:rsidP="00B32676">
            <w:pPr>
              <w:rPr>
                <w:rFonts w:cs="Arial"/>
                <w:sz w:val="16"/>
                <w:szCs w:val="16"/>
              </w:rPr>
            </w:pPr>
            <w:r w:rsidRPr="00C2061D">
              <w:rPr>
                <w:rFonts w:cs="Arial"/>
                <w:sz w:val="16"/>
                <w:szCs w:val="16"/>
              </w:rPr>
              <w:lastRenderedPageBreak/>
              <w:t>The mean TIR increased from 75.3% to 80.9%, with a statistically significant change of 5.6% (p &lt; 0.001).</w:t>
            </w:r>
          </w:p>
          <w:p w14:paraId="59CFA24D" w14:textId="77777777" w:rsidR="00197442" w:rsidRPr="00C2061D" w:rsidRDefault="00197442" w:rsidP="00B32676">
            <w:pPr>
              <w:rPr>
                <w:rFonts w:cs="Arial"/>
                <w:sz w:val="16"/>
                <w:szCs w:val="16"/>
              </w:rPr>
            </w:pPr>
          </w:p>
          <w:p w14:paraId="77B03A11" w14:textId="77777777" w:rsidR="00197442" w:rsidRPr="00C2061D" w:rsidRDefault="00197442" w:rsidP="00B32676">
            <w:pPr>
              <w:rPr>
                <w:rFonts w:cs="Arial"/>
                <w:sz w:val="16"/>
                <w:szCs w:val="16"/>
              </w:rPr>
            </w:pPr>
            <w:r w:rsidRPr="00C2061D">
              <w:rPr>
                <w:rFonts w:cs="Arial"/>
                <w:sz w:val="16"/>
                <w:szCs w:val="16"/>
              </w:rPr>
              <w:t>The time spent in hypoglycemia decreased substantially, with a mean TBR &lt;70 mg/dL reduction of 2.5% (p &lt; 0.001).</w:t>
            </w:r>
          </w:p>
          <w:p w14:paraId="19681906" w14:textId="77777777" w:rsidR="00197442" w:rsidRPr="00C2061D" w:rsidRDefault="00197442" w:rsidP="00B32676">
            <w:pPr>
              <w:rPr>
                <w:rFonts w:cs="Arial"/>
                <w:sz w:val="16"/>
                <w:szCs w:val="16"/>
              </w:rPr>
            </w:pPr>
          </w:p>
          <w:p w14:paraId="6C3E1F14" w14:textId="4994BF5D" w:rsidR="00B32676" w:rsidRPr="00C2061D" w:rsidRDefault="00197442" w:rsidP="00B32676">
            <w:pPr>
              <w:rPr>
                <w:rFonts w:cs="Arial"/>
                <w:sz w:val="16"/>
                <w:szCs w:val="16"/>
              </w:rPr>
            </w:pPr>
            <w:r w:rsidRPr="00C2061D">
              <w:rPr>
                <w:rFonts w:cs="Arial"/>
                <w:sz w:val="16"/>
                <w:szCs w:val="16"/>
              </w:rPr>
              <w:t>Other improvements included decreased glucose variability, with reductions in the SD of SG and CV of SG, and a reduced TDD of insulin without weight gain.</w:t>
            </w:r>
          </w:p>
        </w:tc>
        <w:tc>
          <w:tcPr>
            <w:tcW w:w="0" w:type="auto"/>
          </w:tcPr>
          <w:p w14:paraId="3309AF5B" w14:textId="77777777" w:rsidR="00B32676" w:rsidRPr="00C2061D" w:rsidRDefault="00197442" w:rsidP="00B32676">
            <w:pPr>
              <w:rPr>
                <w:rFonts w:cs="Arial"/>
                <w:sz w:val="16"/>
                <w:szCs w:val="16"/>
              </w:rPr>
            </w:pPr>
            <w:r w:rsidRPr="00C2061D">
              <w:rPr>
                <w:rFonts w:cs="Arial"/>
                <w:sz w:val="16"/>
                <w:szCs w:val="16"/>
              </w:rPr>
              <w:lastRenderedPageBreak/>
              <w:t xml:space="preserve">There were three episodes of severe hyperglycemia. Two of these were associated with </w:t>
            </w:r>
            <w:r w:rsidRPr="00C2061D">
              <w:rPr>
                <w:rFonts w:cs="Arial"/>
                <w:sz w:val="16"/>
                <w:szCs w:val="16"/>
              </w:rPr>
              <w:lastRenderedPageBreak/>
              <w:t>device malfunctions. One incident was due to an infusion set cannula disconnection during the run-in phase, and another was potentially caused by an infusion set occlusion during the study period.</w:t>
            </w:r>
          </w:p>
          <w:p w14:paraId="2AFB4820" w14:textId="77777777" w:rsidR="004A27E4" w:rsidRPr="00C2061D" w:rsidRDefault="004A27E4" w:rsidP="00B32676">
            <w:pPr>
              <w:rPr>
                <w:rFonts w:cs="Arial"/>
                <w:sz w:val="16"/>
                <w:szCs w:val="16"/>
              </w:rPr>
            </w:pPr>
          </w:p>
          <w:p w14:paraId="263B2DF1" w14:textId="7ED7CEE2" w:rsidR="004A27E4" w:rsidRPr="00C2061D" w:rsidRDefault="004A27E4" w:rsidP="00B32676">
            <w:pPr>
              <w:rPr>
                <w:rFonts w:cs="Arial"/>
                <w:sz w:val="16"/>
                <w:szCs w:val="16"/>
              </w:rPr>
            </w:pPr>
            <w:r w:rsidRPr="00C2061D">
              <w:rPr>
                <w:rFonts w:cs="Arial"/>
                <w:sz w:val="16"/>
                <w:szCs w:val="16"/>
              </w:rPr>
              <w:t>No incidents of DKA, severe hypoglycemia, serious adverse events (SAEs), or unanticipated adverse device effects (UADEs) were reported.</w:t>
            </w:r>
          </w:p>
        </w:tc>
        <w:tc>
          <w:tcPr>
            <w:tcW w:w="0" w:type="auto"/>
          </w:tcPr>
          <w:p w14:paraId="543A6905" w14:textId="77777777" w:rsidR="000108DE" w:rsidRPr="00C2061D" w:rsidRDefault="000108DE" w:rsidP="00B32676">
            <w:pPr>
              <w:rPr>
                <w:rFonts w:cs="Arial"/>
                <w:sz w:val="16"/>
                <w:szCs w:val="16"/>
              </w:rPr>
            </w:pPr>
            <w:r w:rsidRPr="00C2061D">
              <w:rPr>
                <w:rFonts w:cs="Arial"/>
                <w:sz w:val="16"/>
                <w:szCs w:val="16"/>
              </w:rPr>
              <w:lastRenderedPageBreak/>
              <w:t xml:space="preserve">The MM770G system effectively minimized hypoglycemia risks, as </w:t>
            </w:r>
            <w:r w:rsidRPr="00C2061D">
              <w:rPr>
                <w:rFonts w:cs="Arial"/>
                <w:sz w:val="16"/>
                <w:szCs w:val="16"/>
              </w:rPr>
              <w:lastRenderedPageBreak/>
              <w:t xml:space="preserve">evidenced by the significant decrease in the time spent below 70 mg/dL and no reported severe hypoglycemia events. </w:t>
            </w:r>
          </w:p>
          <w:p w14:paraId="0CB23EC2" w14:textId="77777777" w:rsidR="000108DE" w:rsidRPr="00C2061D" w:rsidRDefault="000108DE" w:rsidP="00B32676">
            <w:pPr>
              <w:rPr>
                <w:rFonts w:cs="Arial"/>
                <w:sz w:val="16"/>
                <w:szCs w:val="16"/>
              </w:rPr>
            </w:pPr>
          </w:p>
          <w:p w14:paraId="475E2AC7" w14:textId="5FDBC21A" w:rsidR="00B32676" w:rsidRPr="00C2061D" w:rsidRDefault="000108DE" w:rsidP="00B32676">
            <w:pPr>
              <w:rPr>
                <w:rFonts w:cs="Arial"/>
                <w:sz w:val="16"/>
                <w:szCs w:val="16"/>
              </w:rPr>
            </w:pPr>
            <w:r w:rsidRPr="00C2061D">
              <w:rPr>
                <w:rFonts w:cs="Arial"/>
                <w:sz w:val="16"/>
                <w:szCs w:val="16"/>
              </w:rPr>
              <w:t>This suggests that the system is proficient in reducing the frequency of low glucose episodes, providing enhanced safety in hypoglycemia prevention.</w:t>
            </w:r>
          </w:p>
        </w:tc>
      </w:tr>
      <w:tr w:rsidR="00B32676" w:rsidRPr="00C2061D" w14:paraId="7EE13F7F" w14:textId="77777777" w:rsidTr="00B917A1">
        <w:tc>
          <w:tcPr>
            <w:tcW w:w="0" w:type="auto"/>
            <w:gridSpan w:val="8"/>
          </w:tcPr>
          <w:p w14:paraId="033E0F65" w14:textId="176D2043" w:rsidR="00B32676" w:rsidRPr="00C2061D" w:rsidRDefault="00B32676" w:rsidP="00B32676">
            <w:pPr>
              <w:rPr>
                <w:rFonts w:cs="Arial"/>
                <w:sz w:val="16"/>
                <w:szCs w:val="16"/>
              </w:rPr>
            </w:pPr>
            <w:r w:rsidRPr="00C2061D">
              <w:rPr>
                <w:rFonts w:cs="Arial"/>
                <w:b/>
                <w:bCs/>
                <w:sz w:val="16"/>
                <w:szCs w:val="16"/>
              </w:rPr>
              <w:lastRenderedPageBreak/>
              <w:t>Abbreviations</w:t>
            </w:r>
            <w:r w:rsidRPr="00C2061D">
              <w:rPr>
                <w:rFonts w:cs="Arial"/>
                <w:sz w:val="16"/>
                <w:szCs w:val="16"/>
              </w:rPr>
              <w:t xml:space="preserve">: </w:t>
            </w:r>
            <w:r w:rsidR="008C117C" w:rsidRPr="00C2061D">
              <w:rPr>
                <w:rFonts w:cs="Arial"/>
                <w:sz w:val="16"/>
                <w:szCs w:val="16"/>
              </w:rPr>
              <w:t xml:space="preserve">CFDA = China Food and Drug Administration; </w:t>
            </w:r>
            <w:r w:rsidRPr="00C2061D">
              <w:rPr>
                <w:rFonts w:cs="Arial"/>
                <w:sz w:val="16"/>
                <w:szCs w:val="16"/>
              </w:rPr>
              <w:t>CL = Closed loop;</w:t>
            </w:r>
            <w:r w:rsidR="00947EC1" w:rsidRPr="00C2061D">
              <w:rPr>
                <w:rFonts w:cs="Arial"/>
                <w:sz w:val="16"/>
                <w:szCs w:val="16"/>
              </w:rPr>
              <w:t xml:space="preserve"> </w:t>
            </w:r>
            <w:r w:rsidR="00C45F6A" w:rsidRPr="00C2061D">
              <w:rPr>
                <w:rFonts w:cs="Arial"/>
                <w:sz w:val="16"/>
                <w:szCs w:val="16"/>
              </w:rPr>
              <w:t>CV = coefficient of variation;</w:t>
            </w:r>
            <w:r w:rsidR="004A27E4" w:rsidRPr="00C2061D">
              <w:rPr>
                <w:rFonts w:cs="Arial"/>
                <w:sz w:val="16"/>
                <w:szCs w:val="16"/>
              </w:rPr>
              <w:t xml:space="preserve"> DKA = diabetic ketoacidosis;</w:t>
            </w:r>
            <w:r w:rsidR="00C45F6A" w:rsidRPr="00C2061D">
              <w:rPr>
                <w:rFonts w:cs="Arial"/>
                <w:sz w:val="16"/>
                <w:szCs w:val="16"/>
              </w:rPr>
              <w:t xml:space="preserve"> </w:t>
            </w:r>
            <w:r w:rsidR="00947EC1" w:rsidRPr="00C2061D">
              <w:rPr>
                <w:rFonts w:cs="Arial"/>
                <w:sz w:val="16"/>
                <w:szCs w:val="16"/>
              </w:rPr>
              <w:t>DTSQ = Diabetes Treatment Satisfaction Questionnaire;</w:t>
            </w:r>
            <w:r w:rsidRPr="00C2061D">
              <w:rPr>
                <w:rFonts w:cs="Arial"/>
                <w:sz w:val="16"/>
                <w:szCs w:val="16"/>
              </w:rPr>
              <w:t xml:space="preserve"> GMI = Glucose management indicator;</w:t>
            </w:r>
            <w:r w:rsidR="002C7C67" w:rsidRPr="00C2061D">
              <w:rPr>
                <w:rFonts w:cs="Arial"/>
                <w:sz w:val="16"/>
                <w:szCs w:val="16"/>
              </w:rPr>
              <w:t xml:space="preserve"> HbA1c = Glycated hemoglobin;</w:t>
            </w:r>
            <w:r w:rsidR="003E148B" w:rsidRPr="00C2061D">
              <w:rPr>
                <w:rFonts w:cs="Arial"/>
                <w:sz w:val="16"/>
                <w:szCs w:val="16"/>
              </w:rPr>
              <w:t xml:space="preserve"> HCL = hybrid closed-loop;</w:t>
            </w:r>
            <w:r w:rsidR="00E4095B" w:rsidRPr="00C2061D">
              <w:rPr>
                <w:rFonts w:cs="Arial"/>
                <w:sz w:val="16"/>
                <w:szCs w:val="16"/>
              </w:rPr>
              <w:t xml:space="preserve"> MM = </w:t>
            </w:r>
            <w:proofErr w:type="spellStart"/>
            <w:r w:rsidR="00E4095B" w:rsidRPr="00C2061D">
              <w:rPr>
                <w:rFonts w:cs="Arial"/>
                <w:sz w:val="16"/>
                <w:szCs w:val="16"/>
              </w:rPr>
              <w:t>MiniMed</w:t>
            </w:r>
            <w:proofErr w:type="spellEnd"/>
            <w:r w:rsidR="00E4095B" w:rsidRPr="00C2061D">
              <w:rPr>
                <w:rFonts w:cs="Arial"/>
                <w:sz w:val="16"/>
                <w:szCs w:val="16"/>
              </w:rPr>
              <w:t>;</w:t>
            </w:r>
            <w:r w:rsidRPr="00C2061D">
              <w:rPr>
                <w:rFonts w:cs="Arial"/>
                <w:sz w:val="16"/>
                <w:szCs w:val="16"/>
              </w:rPr>
              <w:t xml:space="preserve"> </w:t>
            </w:r>
            <w:r w:rsidR="00947EC1" w:rsidRPr="00C2061D">
              <w:rPr>
                <w:rFonts w:cs="Arial"/>
                <w:sz w:val="16"/>
                <w:szCs w:val="16"/>
              </w:rPr>
              <w:t>PAID = Problem Area in Diabetes;</w:t>
            </w:r>
            <w:r w:rsidR="00766F24" w:rsidRPr="00C2061D">
              <w:rPr>
                <w:rFonts w:cs="Arial"/>
                <w:sz w:val="16"/>
                <w:szCs w:val="16"/>
              </w:rPr>
              <w:t xml:space="preserve"> PLGS = Predictive Low Glucose Suspend;</w:t>
            </w:r>
            <w:r w:rsidRPr="00C2061D">
              <w:rPr>
                <w:rFonts w:cs="Arial"/>
                <w:sz w:val="16"/>
                <w:szCs w:val="16"/>
              </w:rPr>
              <w:t xml:space="preserve"> </w:t>
            </w:r>
            <w:r w:rsidR="002C7C67" w:rsidRPr="00C2061D">
              <w:rPr>
                <w:rFonts w:cs="Arial"/>
                <w:sz w:val="16"/>
                <w:szCs w:val="16"/>
              </w:rPr>
              <w:t>QoL = Quality of life;</w:t>
            </w:r>
            <w:r w:rsidR="004A27E4" w:rsidRPr="00C2061D">
              <w:rPr>
                <w:rFonts w:cs="Arial"/>
                <w:sz w:val="16"/>
                <w:szCs w:val="16"/>
              </w:rPr>
              <w:t xml:space="preserve"> SAE = serious adverse event;</w:t>
            </w:r>
            <w:r w:rsidR="009E5436" w:rsidRPr="00C2061D">
              <w:rPr>
                <w:rFonts w:cs="Arial"/>
                <w:sz w:val="16"/>
                <w:szCs w:val="16"/>
              </w:rPr>
              <w:t xml:space="preserve"> SAP = sensor-augmented pump;</w:t>
            </w:r>
            <w:r w:rsidR="00C45F6A" w:rsidRPr="00C2061D">
              <w:rPr>
                <w:rFonts w:cs="Arial"/>
                <w:sz w:val="16"/>
                <w:szCs w:val="16"/>
              </w:rPr>
              <w:t xml:space="preserve"> SD = standard deviation;</w:t>
            </w:r>
            <w:r w:rsidR="002C7C67" w:rsidRPr="00C2061D">
              <w:rPr>
                <w:rFonts w:cs="Arial"/>
                <w:sz w:val="16"/>
                <w:szCs w:val="16"/>
              </w:rPr>
              <w:t xml:space="preserve"> </w:t>
            </w:r>
            <w:r w:rsidRPr="00C2061D">
              <w:rPr>
                <w:rFonts w:cs="Arial"/>
                <w:sz w:val="16"/>
                <w:szCs w:val="16"/>
              </w:rPr>
              <w:t>SG = sensor glucose; T1D: Type 1 Diabetes; TAR = Time above range; TBR = Time below range;</w:t>
            </w:r>
            <w:r w:rsidR="009D762B" w:rsidRPr="00C2061D">
              <w:rPr>
                <w:rFonts w:cs="Arial"/>
                <w:sz w:val="16"/>
                <w:szCs w:val="16"/>
              </w:rPr>
              <w:t xml:space="preserve"> TDD = total daily dose;</w:t>
            </w:r>
            <w:r w:rsidRPr="00C2061D">
              <w:rPr>
                <w:rFonts w:cs="Arial"/>
                <w:sz w:val="16"/>
                <w:szCs w:val="16"/>
              </w:rPr>
              <w:t xml:space="preserve"> TiR = Time in range; TITR = Time in tight range</w:t>
            </w:r>
            <w:r w:rsidR="004A27E4" w:rsidRPr="00C2061D">
              <w:rPr>
                <w:rFonts w:cs="Arial"/>
                <w:sz w:val="16"/>
                <w:szCs w:val="16"/>
              </w:rPr>
              <w:t>; UADE = unanticipated adverse device effect</w:t>
            </w:r>
          </w:p>
        </w:tc>
      </w:tr>
    </w:tbl>
    <w:p w14:paraId="1FC197AD" w14:textId="77777777" w:rsidR="00FB4BEC" w:rsidRPr="00C2061D" w:rsidRDefault="00FB4BEC" w:rsidP="00FB4BEC"/>
    <w:p w14:paraId="6ECEB4C5" w14:textId="53E21E73" w:rsidR="000556C8" w:rsidRPr="00C2061D" w:rsidRDefault="000556C8" w:rsidP="000556C8">
      <w:pPr>
        <w:pStyle w:val="Heading3"/>
      </w:pPr>
      <w:bookmarkStart w:id="109" w:name="_Toc182295630"/>
      <w:proofErr w:type="spellStart"/>
      <w:r w:rsidRPr="00C2061D">
        <w:t>MiniMed</w:t>
      </w:r>
      <w:proofErr w:type="spellEnd"/>
      <w:r w:rsidRPr="00C2061D">
        <w:t xml:space="preserve"> 630G &amp; t:slim X2</w:t>
      </w:r>
      <w:bookmarkEnd w:id="109"/>
    </w:p>
    <w:p w14:paraId="65C1935C" w14:textId="2A972F6F" w:rsidR="00413A18" w:rsidRPr="00C2061D" w:rsidRDefault="00413A18" w:rsidP="00413A18">
      <w:pPr>
        <w:pStyle w:val="Caption"/>
        <w:keepNext/>
      </w:pPr>
      <w:bookmarkStart w:id="110" w:name="_Ref181278183"/>
      <w:bookmarkStart w:id="111" w:name="_Toc182997812"/>
      <w:r w:rsidRPr="00C2061D">
        <w:t xml:space="preserve">Table </w:t>
      </w:r>
      <w:fldSimple w:instr=" SEQ Table \* ARABIC ">
        <w:r w:rsidR="00E344B5">
          <w:rPr>
            <w:noProof/>
          </w:rPr>
          <w:t>10</w:t>
        </w:r>
      </w:fldSimple>
      <w:bookmarkEnd w:id="110"/>
      <w:r w:rsidRPr="00C2061D">
        <w:t>.</w:t>
      </w:r>
      <w:r w:rsidRPr="00C2061D">
        <w:rPr>
          <w:rFonts w:cs="Arial"/>
        </w:rPr>
        <w:t xml:space="preserve"> Summary of </w:t>
      </w:r>
      <w:r w:rsidR="003D08C5" w:rsidRPr="00C2061D">
        <w:rPr>
          <w:rFonts w:cs="Arial"/>
        </w:rPr>
        <w:t xml:space="preserve">a </w:t>
      </w:r>
      <w:r w:rsidRPr="00C2061D">
        <w:rPr>
          <w:rFonts w:cs="Arial"/>
        </w:rPr>
        <w:t>clinical stud</w:t>
      </w:r>
      <w:r w:rsidR="003D08C5" w:rsidRPr="00C2061D">
        <w:rPr>
          <w:rFonts w:cs="Arial"/>
        </w:rPr>
        <w:t>y</w:t>
      </w:r>
      <w:r w:rsidRPr="00C2061D">
        <w:rPr>
          <w:rFonts w:cs="Arial"/>
        </w:rPr>
        <w:t xml:space="preserve"> </w:t>
      </w:r>
      <w:r w:rsidR="003D08C5" w:rsidRPr="00C2061D">
        <w:rPr>
          <w:rFonts w:cs="Arial"/>
        </w:rPr>
        <w:t xml:space="preserve">that involved both </w:t>
      </w:r>
      <w:proofErr w:type="spellStart"/>
      <w:r w:rsidR="003D08C5" w:rsidRPr="00C2061D">
        <w:rPr>
          <w:rFonts w:cs="Arial"/>
        </w:rPr>
        <w:t>MiniMed</w:t>
      </w:r>
      <w:proofErr w:type="spellEnd"/>
      <w:r w:rsidR="003D08C5" w:rsidRPr="00C2061D">
        <w:rPr>
          <w:rFonts w:cs="Arial"/>
        </w:rPr>
        <w:t xml:space="preserve"> 630G and t:slim X2</w:t>
      </w:r>
      <w:bookmarkEnd w:id="111"/>
    </w:p>
    <w:tbl>
      <w:tblPr>
        <w:tblStyle w:val="TableGrid"/>
        <w:tblW w:w="0" w:type="auto"/>
        <w:tblLook w:val="04A0" w:firstRow="1" w:lastRow="0" w:firstColumn="1" w:lastColumn="0" w:noHBand="0" w:noVBand="1"/>
      </w:tblPr>
      <w:tblGrid>
        <w:gridCol w:w="1022"/>
        <w:gridCol w:w="1483"/>
        <w:gridCol w:w="1370"/>
        <w:gridCol w:w="2030"/>
        <w:gridCol w:w="1454"/>
        <w:gridCol w:w="1268"/>
        <w:gridCol w:w="2610"/>
        <w:gridCol w:w="1803"/>
      </w:tblGrid>
      <w:tr w:rsidR="00A37E66" w:rsidRPr="00C2061D" w14:paraId="7D023ED8" w14:textId="77777777" w:rsidTr="00B917A1">
        <w:trPr>
          <w:tblHeader/>
        </w:trPr>
        <w:tc>
          <w:tcPr>
            <w:tcW w:w="0" w:type="auto"/>
            <w:shd w:val="clear" w:color="auto" w:fill="BFBFBF" w:themeFill="background1" w:themeFillShade="BF"/>
          </w:tcPr>
          <w:p w14:paraId="6B0FD582" w14:textId="77777777" w:rsidR="000556C8" w:rsidRPr="00C2061D" w:rsidRDefault="000556C8" w:rsidP="00B917A1">
            <w:pPr>
              <w:rPr>
                <w:rFonts w:cs="Arial"/>
                <w:sz w:val="16"/>
                <w:szCs w:val="16"/>
              </w:rPr>
            </w:pPr>
            <w:r w:rsidRPr="00C2061D">
              <w:rPr>
                <w:rFonts w:cs="Arial"/>
                <w:b/>
                <w:bCs/>
                <w:sz w:val="16"/>
                <w:szCs w:val="16"/>
              </w:rPr>
              <w:t>Reference</w:t>
            </w:r>
          </w:p>
        </w:tc>
        <w:tc>
          <w:tcPr>
            <w:tcW w:w="0" w:type="auto"/>
            <w:shd w:val="clear" w:color="auto" w:fill="BFBFBF" w:themeFill="background1" w:themeFillShade="BF"/>
          </w:tcPr>
          <w:p w14:paraId="597EBAA3" w14:textId="77777777" w:rsidR="000556C8" w:rsidRPr="00C2061D" w:rsidRDefault="000556C8" w:rsidP="00B917A1">
            <w:pPr>
              <w:rPr>
                <w:rFonts w:cs="Arial"/>
                <w:sz w:val="16"/>
                <w:szCs w:val="16"/>
              </w:rPr>
            </w:pPr>
            <w:r w:rsidRPr="00C2061D">
              <w:rPr>
                <w:rFonts w:cs="Arial"/>
                <w:b/>
                <w:bCs/>
                <w:sz w:val="16"/>
                <w:szCs w:val="16"/>
              </w:rPr>
              <w:t>Infusion pump usage</w:t>
            </w:r>
          </w:p>
        </w:tc>
        <w:tc>
          <w:tcPr>
            <w:tcW w:w="0" w:type="auto"/>
            <w:shd w:val="clear" w:color="auto" w:fill="BFBFBF" w:themeFill="background1" w:themeFillShade="BF"/>
          </w:tcPr>
          <w:p w14:paraId="6DCAD3F5" w14:textId="77777777" w:rsidR="000556C8" w:rsidRPr="00C2061D" w:rsidRDefault="000556C8" w:rsidP="00B917A1">
            <w:pPr>
              <w:rPr>
                <w:rFonts w:cs="Arial"/>
                <w:sz w:val="16"/>
                <w:szCs w:val="16"/>
              </w:rPr>
            </w:pPr>
            <w:r w:rsidRPr="00C2061D">
              <w:rPr>
                <w:rFonts w:cs="Arial"/>
                <w:b/>
                <w:bCs/>
                <w:sz w:val="16"/>
                <w:szCs w:val="16"/>
              </w:rPr>
              <w:t>Study objective</w:t>
            </w:r>
          </w:p>
        </w:tc>
        <w:tc>
          <w:tcPr>
            <w:tcW w:w="0" w:type="auto"/>
            <w:shd w:val="clear" w:color="auto" w:fill="BFBFBF" w:themeFill="background1" w:themeFillShade="BF"/>
          </w:tcPr>
          <w:p w14:paraId="1932488E" w14:textId="77777777" w:rsidR="000556C8" w:rsidRPr="00C2061D" w:rsidRDefault="000556C8" w:rsidP="00B917A1">
            <w:pPr>
              <w:rPr>
                <w:rFonts w:cs="Arial"/>
                <w:sz w:val="16"/>
                <w:szCs w:val="16"/>
              </w:rPr>
            </w:pPr>
            <w:r w:rsidRPr="00C2061D">
              <w:rPr>
                <w:rFonts w:cs="Arial"/>
                <w:b/>
                <w:bCs/>
                <w:sz w:val="16"/>
                <w:szCs w:val="16"/>
              </w:rPr>
              <w:t>Study design and Population</w:t>
            </w:r>
          </w:p>
        </w:tc>
        <w:tc>
          <w:tcPr>
            <w:tcW w:w="0" w:type="auto"/>
            <w:shd w:val="clear" w:color="auto" w:fill="BFBFBF" w:themeFill="background1" w:themeFillShade="BF"/>
          </w:tcPr>
          <w:p w14:paraId="39162E74" w14:textId="77777777" w:rsidR="000556C8" w:rsidRPr="00C2061D" w:rsidRDefault="000556C8" w:rsidP="00B917A1">
            <w:pPr>
              <w:rPr>
                <w:rFonts w:cs="Arial"/>
                <w:sz w:val="16"/>
                <w:szCs w:val="16"/>
              </w:rPr>
            </w:pPr>
            <w:r w:rsidRPr="00C2061D">
              <w:rPr>
                <w:rFonts w:cs="Arial"/>
                <w:b/>
                <w:bCs/>
                <w:sz w:val="16"/>
                <w:szCs w:val="16"/>
              </w:rPr>
              <w:t>Measurable endpoints</w:t>
            </w:r>
          </w:p>
        </w:tc>
        <w:tc>
          <w:tcPr>
            <w:tcW w:w="0" w:type="auto"/>
            <w:shd w:val="clear" w:color="auto" w:fill="BFBFBF" w:themeFill="background1" w:themeFillShade="BF"/>
          </w:tcPr>
          <w:p w14:paraId="2300DAD4" w14:textId="77777777" w:rsidR="000556C8" w:rsidRPr="00C2061D" w:rsidRDefault="000556C8" w:rsidP="00B917A1">
            <w:pPr>
              <w:rPr>
                <w:rFonts w:cs="Arial"/>
                <w:sz w:val="16"/>
                <w:szCs w:val="16"/>
              </w:rPr>
            </w:pPr>
            <w:r w:rsidRPr="00C2061D">
              <w:rPr>
                <w:rFonts w:cs="Arial"/>
                <w:b/>
                <w:bCs/>
                <w:sz w:val="16"/>
                <w:szCs w:val="16"/>
              </w:rPr>
              <w:t>Performance results</w:t>
            </w:r>
          </w:p>
        </w:tc>
        <w:tc>
          <w:tcPr>
            <w:tcW w:w="0" w:type="auto"/>
            <w:shd w:val="clear" w:color="auto" w:fill="BFBFBF" w:themeFill="background1" w:themeFillShade="BF"/>
          </w:tcPr>
          <w:p w14:paraId="72D7C3D0" w14:textId="77777777" w:rsidR="000556C8" w:rsidRPr="00C2061D" w:rsidRDefault="000556C8" w:rsidP="00B917A1">
            <w:pPr>
              <w:rPr>
                <w:rFonts w:cs="Arial"/>
                <w:sz w:val="16"/>
                <w:szCs w:val="16"/>
              </w:rPr>
            </w:pPr>
            <w:r w:rsidRPr="00C2061D">
              <w:rPr>
                <w:rFonts w:cs="Arial"/>
                <w:b/>
                <w:bCs/>
                <w:sz w:val="16"/>
                <w:szCs w:val="16"/>
              </w:rPr>
              <w:t>Safety issues</w:t>
            </w:r>
          </w:p>
        </w:tc>
        <w:tc>
          <w:tcPr>
            <w:tcW w:w="0" w:type="auto"/>
            <w:shd w:val="clear" w:color="auto" w:fill="BFBFBF" w:themeFill="background1" w:themeFillShade="BF"/>
          </w:tcPr>
          <w:p w14:paraId="5A8009BB" w14:textId="77777777" w:rsidR="000556C8" w:rsidRPr="00C2061D" w:rsidRDefault="000556C8" w:rsidP="00B917A1">
            <w:pPr>
              <w:rPr>
                <w:rFonts w:cs="Arial"/>
                <w:sz w:val="16"/>
                <w:szCs w:val="16"/>
              </w:rPr>
            </w:pPr>
            <w:r w:rsidRPr="00C2061D">
              <w:rPr>
                <w:rFonts w:cs="Arial"/>
                <w:b/>
                <w:bCs/>
                <w:sz w:val="16"/>
                <w:szCs w:val="16"/>
              </w:rPr>
              <w:t>Comment</w:t>
            </w:r>
          </w:p>
        </w:tc>
      </w:tr>
      <w:tr w:rsidR="00A37E66" w:rsidRPr="00C2061D" w14:paraId="74BCA545" w14:textId="77777777" w:rsidTr="00B917A1">
        <w:tc>
          <w:tcPr>
            <w:tcW w:w="0" w:type="auto"/>
          </w:tcPr>
          <w:p w14:paraId="325978EE" w14:textId="18D764B7" w:rsidR="000556C8" w:rsidRPr="00C2061D" w:rsidRDefault="000556C8" w:rsidP="00B917A1">
            <w:pPr>
              <w:rPr>
                <w:rFonts w:cs="Arial"/>
                <w:sz w:val="16"/>
                <w:szCs w:val="16"/>
              </w:rPr>
            </w:pPr>
            <w:r w:rsidRPr="00C2061D">
              <w:rPr>
                <w:rFonts w:cs="Arial"/>
                <w:sz w:val="16"/>
                <w:szCs w:val="16"/>
              </w:rPr>
              <w:t xml:space="preserve">Orbell et al. (2024) </w:t>
            </w:r>
            <w:r w:rsidRPr="00C2061D">
              <w:rPr>
                <w:rFonts w:cs="Arial"/>
                <w:sz w:val="16"/>
                <w:szCs w:val="16"/>
              </w:rPr>
              <w:fldChar w:fldCharType="begin"/>
            </w:r>
            <w:r w:rsidR="00B60AE6">
              <w:rPr>
                <w:rFonts w:cs="Arial"/>
                <w:sz w:val="16"/>
                <w:szCs w:val="16"/>
              </w:rPr>
              <w:instrText xml:space="preserve"> ADDIN EN.CITE &lt;EndNote&gt;&lt;Cite&gt;&lt;Author&gt;Orbell&lt;/Author&gt;&lt;Year&gt;2024&lt;/Year&gt;&lt;RecNum&gt;114&lt;/RecNum&gt;&lt;DisplayText&gt;(20)&lt;/DisplayText&gt;&lt;record&gt;&lt;rec-number&gt;114&lt;/rec-number&gt;&lt;foreign-keys&gt;&lt;key app="EN" db-id="vwrrttwz10fd9netdtjv5t0n2rea550ese5e" timestamp="1725520840"&gt;114&lt;/key&gt;&lt;/foreign-keys&gt;&lt;ref-type name="Journal Article"&gt;17&lt;/ref-type&gt;&lt;contributors&gt;&lt;authors&gt;&lt;author&gt;SL Orbell&lt;/author&gt;&lt;author&gt;RA Codario&lt;/author&gt;&lt;author&gt;MF Zupa&lt;/author&gt;&lt;author&gt;JL Estock&lt;/author&gt;&lt;/authors&gt;&lt;/contributors&gt;&lt;titles&gt;&lt;title&gt;Severe Insulin Pump-Related Adverse Events: Potential Root Causes and Impact of the COVID-19 Pandemic&lt;/title&gt;&lt;secondary-title&gt;Journal of Diabetes Science and Technology&lt;/secondary-title&gt;&lt;/titles&gt;&lt;periodical&gt;&lt;full-title&gt;Journal of Diabetes Science and Technology&lt;/full-title&gt;&lt;/periodical&gt;&lt;pages&gt;19322968241254521&lt;/pages&gt;&lt;dates&gt;&lt;year&gt;2024&lt;/year&gt;&lt;/dates&gt;&lt;urls&gt;&lt;related-urls&gt;&lt;url&gt;https://journals.sagepub.com/doi/abs/10.1177/19322968241254521&lt;/url&gt;&lt;/related-urls&gt;&lt;/urls&gt;&lt;custom1&gt;Query date: 2024-09-05 07:43:19&lt;/custom1&gt;&lt;electronic-resource-num&gt;10.1177/19322968241254521&lt;/electronic-resource-num&gt;&lt;/record&gt;&lt;/Cite&gt;&lt;/EndNote&gt;</w:instrText>
            </w:r>
            <w:r w:rsidRPr="00C2061D">
              <w:rPr>
                <w:rFonts w:cs="Arial"/>
                <w:sz w:val="16"/>
                <w:szCs w:val="16"/>
              </w:rPr>
              <w:fldChar w:fldCharType="separate"/>
            </w:r>
            <w:r w:rsidR="00B60AE6">
              <w:rPr>
                <w:rFonts w:cs="Arial"/>
                <w:noProof/>
                <w:sz w:val="16"/>
                <w:szCs w:val="16"/>
              </w:rPr>
              <w:t>(20)</w:t>
            </w:r>
            <w:r w:rsidRPr="00C2061D">
              <w:rPr>
                <w:rFonts w:cs="Arial"/>
                <w:sz w:val="16"/>
                <w:szCs w:val="16"/>
              </w:rPr>
              <w:fldChar w:fldCharType="end"/>
            </w:r>
          </w:p>
        </w:tc>
        <w:tc>
          <w:tcPr>
            <w:tcW w:w="0" w:type="auto"/>
          </w:tcPr>
          <w:p w14:paraId="2D810C91" w14:textId="77777777" w:rsidR="000556C8" w:rsidRPr="00C2061D" w:rsidRDefault="000556C8" w:rsidP="00B917A1">
            <w:pPr>
              <w:rPr>
                <w:rFonts w:cs="Arial"/>
                <w:sz w:val="16"/>
                <w:szCs w:val="16"/>
              </w:rPr>
            </w:pPr>
            <w:r w:rsidRPr="00C2061D">
              <w:rPr>
                <w:rFonts w:cs="Arial"/>
                <w:sz w:val="16"/>
                <w:szCs w:val="16"/>
              </w:rPr>
              <w:t>The study analyzed data for five insulin pump models:</w:t>
            </w:r>
          </w:p>
          <w:p w14:paraId="4ACBE2CD" w14:textId="77777777" w:rsidR="000556C8" w:rsidRPr="00C2061D" w:rsidRDefault="000556C8">
            <w:pPr>
              <w:pStyle w:val="ListParagraph"/>
              <w:numPr>
                <w:ilvl w:val="0"/>
                <w:numId w:val="14"/>
              </w:numPr>
              <w:jc w:val="left"/>
              <w:rPr>
                <w:rFonts w:cs="Arial"/>
                <w:sz w:val="16"/>
                <w:szCs w:val="16"/>
              </w:rPr>
            </w:pPr>
            <w:proofErr w:type="spellStart"/>
            <w:r w:rsidRPr="00C2061D">
              <w:rPr>
                <w:rFonts w:cs="Arial"/>
                <w:sz w:val="16"/>
                <w:szCs w:val="16"/>
              </w:rPr>
              <w:t>MiniMed</w:t>
            </w:r>
            <w:proofErr w:type="spellEnd"/>
            <w:r w:rsidRPr="00C2061D">
              <w:rPr>
                <w:rFonts w:cs="Arial"/>
                <w:sz w:val="16"/>
                <w:szCs w:val="16"/>
              </w:rPr>
              <w:t xml:space="preserve"> 670G (Medtronic)</w:t>
            </w:r>
          </w:p>
          <w:p w14:paraId="0AC8C14C" w14:textId="77777777" w:rsidR="000556C8" w:rsidRPr="00C2061D" w:rsidRDefault="000556C8">
            <w:pPr>
              <w:pStyle w:val="ListParagraph"/>
              <w:numPr>
                <w:ilvl w:val="0"/>
                <w:numId w:val="14"/>
              </w:numPr>
              <w:jc w:val="left"/>
              <w:rPr>
                <w:rFonts w:cs="Arial"/>
                <w:b/>
                <w:bCs/>
                <w:sz w:val="16"/>
                <w:szCs w:val="16"/>
              </w:rPr>
            </w:pPr>
            <w:proofErr w:type="spellStart"/>
            <w:r w:rsidRPr="00C2061D">
              <w:rPr>
                <w:rFonts w:cs="Arial"/>
                <w:b/>
                <w:bCs/>
                <w:sz w:val="16"/>
                <w:szCs w:val="16"/>
              </w:rPr>
              <w:t>MiniMed</w:t>
            </w:r>
            <w:proofErr w:type="spellEnd"/>
            <w:r w:rsidRPr="00C2061D">
              <w:rPr>
                <w:rFonts w:cs="Arial"/>
                <w:b/>
                <w:bCs/>
                <w:sz w:val="16"/>
                <w:szCs w:val="16"/>
              </w:rPr>
              <w:t xml:space="preserve"> 630G </w:t>
            </w:r>
            <w:r w:rsidRPr="00C2061D">
              <w:rPr>
                <w:rFonts w:cs="Arial"/>
                <w:sz w:val="16"/>
                <w:szCs w:val="16"/>
              </w:rPr>
              <w:t>(Medtronic</w:t>
            </w:r>
            <w:r w:rsidRPr="00C2061D">
              <w:rPr>
                <w:rFonts w:cs="Arial"/>
                <w:b/>
                <w:bCs/>
                <w:sz w:val="16"/>
                <w:szCs w:val="16"/>
              </w:rPr>
              <w:t>)</w:t>
            </w:r>
          </w:p>
          <w:p w14:paraId="52AC2686" w14:textId="77777777" w:rsidR="000556C8" w:rsidRPr="00C2061D" w:rsidRDefault="000556C8">
            <w:pPr>
              <w:pStyle w:val="ListParagraph"/>
              <w:numPr>
                <w:ilvl w:val="0"/>
                <w:numId w:val="14"/>
              </w:numPr>
              <w:jc w:val="left"/>
              <w:rPr>
                <w:rFonts w:cs="Arial"/>
                <w:sz w:val="16"/>
                <w:szCs w:val="16"/>
              </w:rPr>
            </w:pPr>
            <w:proofErr w:type="spellStart"/>
            <w:r w:rsidRPr="00C2061D">
              <w:rPr>
                <w:rFonts w:cs="Arial"/>
                <w:sz w:val="16"/>
                <w:szCs w:val="16"/>
              </w:rPr>
              <w:t>Omnipod</w:t>
            </w:r>
            <w:proofErr w:type="spellEnd"/>
            <w:r w:rsidRPr="00C2061D">
              <w:rPr>
                <w:rFonts w:cs="Arial"/>
                <w:sz w:val="16"/>
                <w:szCs w:val="16"/>
              </w:rPr>
              <w:t xml:space="preserve"> OP (</w:t>
            </w:r>
            <w:proofErr w:type="spellStart"/>
            <w:r w:rsidRPr="00C2061D">
              <w:rPr>
                <w:rFonts w:cs="Arial"/>
                <w:sz w:val="16"/>
                <w:szCs w:val="16"/>
              </w:rPr>
              <w:t>Insulet</w:t>
            </w:r>
            <w:proofErr w:type="spellEnd"/>
            <w:r w:rsidRPr="00C2061D">
              <w:rPr>
                <w:rFonts w:cs="Arial"/>
                <w:sz w:val="16"/>
                <w:szCs w:val="16"/>
              </w:rPr>
              <w:t xml:space="preserve"> Corp.)</w:t>
            </w:r>
          </w:p>
          <w:p w14:paraId="314EB913" w14:textId="77777777" w:rsidR="000556C8" w:rsidRPr="00C2061D" w:rsidRDefault="000556C8">
            <w:pPr>
              <w:pStyle w:val="ListParagraph"/>
              <w:numPr>
                <w:ilvl w:val="0"/>
                <w:numId w:val="14"/>
              </w:numPr>
              <w:jc w:val="left"/>
              <w:rPr>
                <w:rFonts w:cs="Arial"/>
                <w:sz w:val="16"/>
                <w:szCs w:val="16"/>
              </w:rPr>
            </w:pPr>
            <w:proofErr w:type="spellStart"/>
            <w:r w:rsidRPr="00C2061D">
              <w:rPr>
                <w:rFonts w:cs="Arial"/>
                <w:sz w:val="16"/>
                <w:szCs w:val="16"/>
              </w:rPr>
              <w:lastRenderedPageBreak/>
              <w:t>Omnipod</w:t>
            </w:r>
            <w:proofErr w:type="spellEnd"/>
            <w:r w:rsidRPr="00C2061D">
              <w:rPr>
                <w:rFonts w:cs="Arial"/>
                <w:sz w:val="16"/>
                <w:szCs w:val="16"/>
              </w:rPr>
              <w:t xml:space="preserve"> DASH (</w:t>
            </w:r>
            <w:proofErr w:type="spellStart"/>
            <w:r w:rsidRPr="00C2061D">
              <w:rPr>
                <w:rFonts w:cs="Arial"/>
                <w:sz w:val="16"/>
                <w:szCs w:val="16"/>
              </w:rPr>
              <w:t>Insulet</w:t>
            </w:r>
            <w:proofErr w:type="spellEnd"/>
            <w:r w:rsidRPr="00C2061D">
              <w:rPr>
                <w:rFonts w:cs="Arial"/>
                <w:sz w:val="16"/>
                <w:szCs w:val="16"/>
              </w:rPr>
              <w:t xml:space="preserve"> Corp.)</w:t>
            </w:r>
          </w:p>
          <w:p w14:paraId="341ED1F0" w14:textId="77777777" w:rsidR="000556C8" w:rsidRPr="00C2061D" w:rsidRDefault="000556C8">
            <w:pPr>
              <w:pStyle w:val="ListParagraph"/>
              <w:numPr>
                <w:ilvl w:val="0"/>
                <w:numId w:val="14"/>
              </w:numPr>
              <w:jc w:val="left"/>
              <w:rPr>
                <w:rFonts w:cs="Arial"/>
                <w:sz w:val="16"/>
                <w:szCs w:val="16"/>
              </w:rPr>
            </w:pPr>
            <w:r w:rsidRPr="00C2061D">
              <w:rPr>
                <w:rFonts w:cs="Arial"/>
                <w:b/>
                <w:bCs/>
                <w:sz w:val="16"/>
                <w:szCs w:val="16"/>
              </w:rPr>
              <w:t>T:slim X2</w:t>
            </w:r>
            <w:r w:rsidRPr="00C2061D">
              <w:rPr>
                <w:rFonts w:cs="Arial"/>
                <w:sz w:val="16"/>
                <w:szCs w:val="16"/>
              </w:rPr>
              <w:t xml:space="preserve"> (Tandem Diabetes Care).</w:t>
            </w:r>
          </w:p>
        </w:tc>
        <w:tc>
          <w:tcPr>
            <w:tcW w:w="0" w:type="auto"/>
          </w:tcPr>
          <w:p w14:paraId="1D68BB55" w14:textId="329A24F6" w:rsidR="000556C8" w:rsidRPr="00C2061D" w:rsidRDefault="000556C8" w:rsidP="00B917A1">
            <w:pPr>
              <w:rPr>
                <w:rFonts w:cs="Arial"/>
                <w:sz w:val="16"/>
                <w:szCs w:val="16"/>
              </w:rPr>
            </w:pPr>
            <w:r w:rsidRPr="00C2061D">
              <w:rPr>
                <w:rFonts w:cs="Arial"/>
                <w:sz w:val="16"/>
                <w:szCs w:val="16"/>
              </w:rPr>
              <w:lastRenderedPageBreak/>
              <w:t>To investigate serious adverse events (SAEs) related to insulin pumps, specifically those resulting in intensive care unit (ICU) admissions or deaths.</w:t>
            </w:r>
          </w:p>
        </w:tc>
        <w:tc>
          <w:tcPr>
            <w:tcW w:w="0" w:type="auto"/>
          </w:tcPr>
          <w:p w14:paraId="55E768DF" w14:textId="263DB95E" w:rsidR="000556C8" w:rsidRPr="00C2061D" w:rsidRDefault="000556C8" w:rsidP="00B917A1">
            <w:pPr>
              <w:rPr>
                <w:rFonts w:cs="Arial"/>
                <w:sz w:val="16"/>
                <w:szCs w:val="16"/>
              </w:rPr>
            </w:pPr>
            <w:r w:rsidRPr="00C2061D">
              <w:rPr>
                <w:rFonts w:cs="Arial"/>
                <w:sz w:val="16"/>
                <w:szCs w:val="16"/>
              </w:rPr>
              <w:t>This was a retrospective qualitative analysis using narrative data from adverse event reports</w:t>
            </w:r>
            <w:r w:rsidR="00A37E66">
              <w:rPr>
                <w:rFonts w:cs="Arial"/>
                <w:sz w:val="16"/>
                <w:szCs w:val="16"/>
              </w:rPr>
              <w:t xml:space="preserve"> in the FDA MAUDE database</w:t>
            </w:r>
            <w:r w:rsidRPr="00C2061D">
              <w:rPr>
                <w:rFonts w:cs="Arial"/>
                <w:sz w:val="16"/>
                <w:szCs w:val="16"/>
              </w:rPr>
              <w:t xml:space="preserve"> associated with insulin pumps. The study covered SAEs occurring between May 1, 2019, and January 31, 2021. Additional reports up to December 31, 2021, were included to account for delayed reporting of </w:t>
            </w:r>
            <w:r w:rsidRPr="00C2061D">
              <w:rPr>
                <w:rFonts w:cs="Arial"/>
                <w:sz w:val="16"/>
                <w:szCs w:val="16"/>
              </w:rPr>
              <w:lastRenderedPageBreak/>
              <w:t>SAEs during the study period.</w:t>
            </w:r>
          </w:p>
        </w:tc>
        <w:tc>
          <w:tcPr>
            <w:tcW w:w="0" w:type="auto"/>
          </w:tcPr>
          <w:p w14:paraId="29AF074F" w14:textId="77777777" w:rsidR="000556C8" w:rsidRPr="00C2061D" w:rsidRDefault="000556C8">
            <w:pPr>
              <w:pStyle w:val="ListParagraph"/>
              <w:numPr>
                <w:ilvl w:val="0"/>
                <w:numId w:val="13"/>
              </w:numPr>
              <w:jc w:val="left"/>
              <w:rPr>
                <w:rFonts w:cs="Arial"/>
                <w:sz w:val="16"/>
                <w:szCs w:val="16"/>
              </w:rPr>
            </w:pPr>
            <w:r w:rsidRPr="00C2061D">
              <w:rPr>
                <w:rFonts w:cs="Arial"/>
                <w:sz w:val="16"/>
                <w:szCs w:val="16"/>
              </w:rPr>
              <w:lastRenderedPageBreak/>
              <w:t>SAE occurrence</w:t>
            </w:r>
          </w:p>
          <w:p w14:paraId="3AB82270" w14:textId="77777777" w:rsidR="000556C8" w:rsidRPr="00C2061D" w:rsidRDefault="000556C8">
            <w:pPr>
              <w:pStyle w:val="ListParagraph"/>
              <w:numPr>
                <w:ilvl w:val="0"/>
                <w:numId w:val="13"/>
              </w:numPr>
              <w:jc w:val="left"/>
              <w:rPr>
                <w:rFonts w:cs="Arial"/>
                <w:sz w:val="16"/>
                <w:szCs w:val="16"/>
              </w:rPr>
            </w:pPr>
            <w:r w:rsidRPr="00C2061D">
              <w:rPr>
                <w:rFonts w:cs="Arial"/>
                <w:sz w:val="16"/>
                <w:szCs w:val="16"/>
              </w:rPr>
              <w:t xml:space="preserve">Blood glucose levels at the time of the event </w:t>
            </w:r>
          </w:p>
          <w:p w14:paraId="450DFA21" w14:textId="77777777" w:rsidR="000556C8" w:rsidRPr="00C2061D" w:rsidRDefault="000556C8">
            <w:pPr>
              <w:pStyle w:val="ListParagraph"/>
              <w:numPr>
                <w:ilvl w:val="0"/>
                <w:numId w:val="13"/>
              </w:numPr>
              <w:jc w:val="left"/>
              <w:rPr>
                <w:rFonts w:cs="Arial"/>
                <w:sz w:val="16"/>
                <w:szCs w:val="16"/>
              </w:rPr>
            </w:pPr>
            <w:r w:rsidRPr="00C2061D">
              <w:rPr>
                <w:rFonts w:cs="Arial"/>
                <w:sz w:val="16"/>
                <w:szCs w:val="16"/>
              </w:rPr>
              <w:t xml:space="preserve">Device-related issues </w:t>
            </w:r>
          </w:p>
          <w:p w14:paraId="44419CDA" w14:textId="77777777" w:rsidR="000556C8" w:rsidRPr="00C2061D" w:rsidRDefault="000556C8">
            <w:pPr>
              <w:pStyle w:val="ListParagraph"/>
              <w:numPr>
                <w:ilvl w:val="0"/>
                <w:numId w:val="13"/>
              </w:numPr>
              <w:jc w:val="left"/>
              <w:rPr>
                <w:rFonts w:cs="Arial"/>
                <w:sz w:val="16"/>
                <w:szCs w:val="16"/>
              </w:rPr>
            </w:pPr>
            <w:r w:rsidRPr="00C2061D">
              <w:rPr>
                <w:rFonts w:cs="Arial"/>
                <w:sz w:val="16"/>
                <w:szCs w:val="16"/>
              </w:rPr>
              <w:t>Potential root causes</w:t>
            </w:r>
          </w:p>
        </w:tc>
        <w:tc>
          <w:tcPr>
            <w:tcW w:w="0" w:type="auto"/>
          </w:tcPr>
          <w:p w14:paraId="242B415F" w14:textId="77777777" w:rsidR="000556C8" w:rsidRPr="00C2061D" w:rsidRDefault="000556C8" w:rsidP="00B917A1">
            <w:pPr>
              <w:rPr>
                <w:rFonts w:cs="Arial"/>
                <w:sz w:val="16"/>
                <w:szCs w:val="16"/>
              </w:rPr>
            </w:pPr>
            <w:r w:rsidRPr="00C2061D">
              <w:rPr>
                <w:rFonts w:cs="Arial"/>
                <w:sz w:val="16"/>
                <w:szCs w:val="16"/>
              </w:rPr>
              <w:t>Device performance was not investigated.</w:t>
            </w:r>
          </w:p>
        </w:tc>
        <w:tc>
          <w:tcPr>
            <w:tcW w:w="0" w:type="auto"/>
          </w:tcPr>
          <w:p w14:paraId="2A779BC0" w14:textId="77777777" w:rsidR="000556C8" w:rsidRPr="00C2061D" w:rsidRDefault="000556C8" w:rsidP="00B917A1">
            <w:pPr>
              <w:rPr>
                <w:rFonts w:cs="Arial"/>
                <w:sz w:val="16"/>
                <w:szCs w:val="16"/>
              </w:rPr>
            </w:pPr>
            <w:r w:rsidRPr="00C2061D">
              <w:rPr>
                <w:rFonts w:cs="Arial"/>
                <w:sz w:val="16"/>
                <w:szCs w:val="16"/>
              </w:rPr>
              <w:t>A total of 745 events were included in the analysis. Of these, 460 were related to ICU admissions and 288 involved a death event.</w:t>
            </w:r>
          </w:p>
          <w:p w14:paraId="499EDE1B" w14:textId="77777777" w:rsidR="000556C8" w:rsidRPr="00C2061D" w:rsidRDefault="000556C8" w:rsidP="00B917A1">
            <w:pPr>
              <w:rPr>
                <w:rFonts w:cs="Arial"/>
                <w:sz w:val="16"/>
                <w:szCs w:val="16"/>
              </w:rPr>
            </w:pPr>
          </w:p>
          <w:p w14:paraId="6EBB84FA" w14:textId="77777777" w:rsidR="000556C8" w:rsidRPr="00C2061D" w:rsidRDefault="000556C8" w:rsidP="00B917A1">
            <w:pPr>
              <w:rPr>
                <w:rFonts w:cs="Arial"/>
                <w:sz w:val="16"/>
                <w:szCs w:val="16"/>
              </w:rPr>
            </w:pPr>
            <w:r w:rsidRPr="00C2061D">
              <w:rPr>
                <w:rFonts w:cs="Arial"/>
                <w:sz w:val="16"/>
                <w:szCs w:val="16"/>
              </w:rPr>
              <w:t xml:space="preserve">Among the reported SAEs involving ICU admissions, the </w:t>
            </w:r>
            <w:proofErr w:type="spellStart"/>
            <w:r w:rsidRPr="00C2061D">
              <w:rPr>
                <w:rFonts w:cs="Arial"/>
                <w:sz w:val="16"/>
                <w:szCs w:val="16"/>
              </w:rPr>
              <w:t>MiniMed</w:t>
            </w:r>
            <w:proofErr w:type="spellEnd"/>
            <w:r w:rsidRPr="00C2061D">
              <w:rPr>
                <w:rFonts w:cs="Arial"/>
                <w:sz w:val="16"/>
                <w:szCs w:val="16"/>
              </w:rPr>
              <w:t xml:space="preserve"> 670G accounted for the highest proportion (33.7%), followed by the </w:t>
            </w:r>
            <w:proofErr w:type="spellStart"/>
            <w:r w:rsidRPr="00C2061D">
              <w:rPr>
                <w:rFonts w:cs="Arial"/>
                <w:sz w:val="16"/>
                <w:szCs w:val="16"/>
              </w:rPr>
              <w:t>Omnipod</w:t>
            </w:r>
            <w:proofErr w:type="spellEnd"/>
            <w:r w:rsidRPr="00C2061D">
              <w:rPr>
                <w:rFonts w:cs="Arial"/>
                <w:sz w:val="16"/>
                <w:szCs w:val="16"/>
              </w:rPr>
              <w:t xml:space="preserve"> OP (29.1%), </w:t>
            </w:r>
            <w:proofErr w:type="spellStart"/>
            <w:r w:rsidRPr="00C2061D">
              <w:rPr>
                <w:rFonts w:cs="Arial"/>
                <w:sz w:val="16"/>
                <w:szCs w:val="16"/>
              </w:rPr>
              <w:t>MiniMed</w:t>
            </w:r>
            <w:proofErr w:type="spellEnd"/>
            <w:r w:rsidRPr="00C2061D">
              <w:rPr>
                <w:rFonts w:cs="Arial"/>
                <w:sz w:val="16"/>
                <w:szCs w:val="16"/>
              </w:rPr>
              <w:t xml:space="preserve"> 630G (15.4%), t:slim X2 (12.4%), and </w:t>
            </w:r>
            <w:proofErr w:type="spellStart"/>
            <w:r w:rsidRPr="00C2061D">
              <w:rPr>
                <w:rFonts w:cs="Arial"/>
                <w:sz w:val="16"/>
                <w:szCs w:val="16"/>
              </w:rPr>
              <w:t>Omnipod</w:t>
            </w:r>
            <w:proofErr w:type="spellEnd"/>
            <w:r w:rsidRPr="00C2061D">
              <w:rPr>
                <w:rFonts w:cs="Arial"/>
                <w:sz w:val="16"/>
                <w:szCs w:val="16"/>
              </w:rPr>
              <w:t xml:space="preserve"> DASH (9.3%). The ICU </w:t>
            </w:r>
            <w:r w:rsidRPr="00C2061D">
              <w:rPr>
                <w:rFonts w:cs="Arial"/>
                <w:sz w:val="16"/>
                <w:szCs w:val="16"/>
              </w:rPr>
              <w:lastRenderedPageBreak/>
              <w:t xml:space="preserve">admissions were most frequently caused by issues with infusion sets/sites (10.2%), problems with the pump or pod reservoir/cartridge (7%), and battery or power problems (7%).  </w:t>
            </w:r>
          </w:p>
          <w:p w14:paraId="2AE95C7D" w14:textId="77777777" w:rsidR="000556C8" w:rsidRPr="00C2061D" w:rsidRDefault="000556C8" w:rsidP="00B917A1">
            <w:pPr>
              <w:rPr>
                <w:rFonts w:cs="Arial"/>
                <w:sz w:val="16"/>
                <w:szCs w:val="16"/>
              </w:rPr>
            </w:pPr>
          </w:p>
          <w:p w14:paraId="558DF004" w14:textId="77777777" w:rsidR="000556C8" w:rsidRPr="00C2061D" w:rsidRDefault="000556C8" w:rsidP="00B917A1">
            <w:pPr>
              <w:rPr>
                <w:rFonts w:cs="Arial"/>
                <w:sz w:val="16"/>
                <w:szCs w:val="16"/>
              </w:rPr>
            </w:pPr>
            <w:r w:rsidRPr="00C2061D">
              <w:rPr>
                <w:rFonts w:cs="Arial"/>
                <w:sz w:val="16"/>
                <w:szCs w:val="16"/>
              </w:rPr>
              <w:t xml:space="preserve">In cases of death, the </w:t>
            </w:r>
            <w:proofErr w:type="spellStart"/>
            <w:r w:rsidRPr="00C2061D">
              <w:rPr>
                <w:rFonts w:cs="Arial"/>
                <w:sz w:val="16"/>
                <w:szCs w:val="16"/>
              </w:rPr>
              <w:t>MiniMed</w:t>
            </w:r>
            <w:proofErr w:type="spellEnd"/>
            <w:r w:rsidRPr="00C2061D">
              <w:rPr>
                <w:rFonts w:cs="Arial"/>
                <w:sz w:val="16"/>
                <w:szCs w:val="16"/>
              </w:rPr>
              <w:t xml:space="preserve"> 630G (37.5%) and 670G (37.2%) were associated with the most reported events, followed by the </w:t>
            </w:r>
            <w:proofErr w:type="spellStart"/>
            <w:r w:rsidRPr="00C2061D">
              <w:rPr>
                <w:rFonts w:cs="Arial"/>
                <w:sz w:val="16"/>
                <w:szCs w:val="16"/>
              </w:rPr>
              <w:t>Omnipod</w:t>
            </w:r>
            <w:proofErr w:type="spellEnd"/>
            <w:r w:rsidRPr="00C2061D">
              <w:rPr>
                <w:rFonts w:cs="Arial"/>
                <w:sz w:val="16"/>
                <w:szCs w:val="16"/>
              </w:rPr>
              <w:t xml:space="preserve"> OP (14.9%), t:slim X2 (5.6%), and </w:t>
            </w:r>
            <w:proofErr w:type="spellStart"/>
            <w:r w:rsidRPr="00C2061D">
              <w:rPr>
                <w:rFonts w:cs="Arial"/>
                <w:sz w:val="16"/>
                <w:szCs w:val="16"/>
              </w:rPr>
              <w:t>Omnipod</w:t>
            </w:r>
            <w:proofErr w:type="spellEnd"/>
            <w:r w:rsidRPr="00C2061D">
              <w:rPr>
                <w:rFonts w:cs="Arial"/>
                <w:sz w:val="16"/>
                <w:szCs w:val="16"/>
              </w:rPr>
              <w:t xml:space="preserve"> DASH (4.9%). The death events were most frequently associated with medical, physical or dietary issues of the patient, but were also frequently associated with problems with device components (10.4%) such as malfunctions of the pump or pod reservoir/cartridge (7.3%).</w:t>
            </w:r>
          </w:p>
        </w:tc>
        <w:tc>
          <w:tcPr>
            <w:tcW w:w="0" w:type="auto"/>
          </w:tcPr>
          <w:p w14:paraId="413DA3AB" w14:textId="77777777" w:rsidR="000556C8" w:rsidRPr="00C2061D" w:rsidRDefault="000556C8" w:rsidP="00B917A1">
            <w:pPr>
              <w:rPr>
                <w:rFonts w:cs="Arial"/>
                <w:sz w:val="16"/>
                <w:szCs w:val="16"/>
              </w:rPr>
            </w:pPr>
            <w:r w:rsidRPr="00C2061D">
              <w:rPr>
                <w:rFonts w:cs="Arial"/>
                <w:sz w:val="16"/>
                <w:szCs w:val="16"/>
              </w:rPr>
              <w:lastRenderedPageBreak/>
              <w:t>The study highlighted that while insulin pumps provide essential diabetes management, device malfunctions and user-related issues can lead to SAEs, emphasizing the need for better understanding and mitigation of pump-related risks.</w:t>
            </w:r>
          </w:p>
        </w:tc>
      </w:tr>
      <w:tr w:rsidR="000556C8" w:rsidRPr="00C2061D" w14:paraId="6BE7A579" w14:textId="77777777" w:rsidTr="00B917A1">
        <w:tc>
          <w:tcPr>
            <w:tcW w:w="0" w:type="auto"/>
            <w:gridSpan w:val="8"/>
          </w:tcPr>
          <w:p w14:paraId="13EC50E2" w14:textId="2EE05541" w:rsidR="000556C8" w:rsidRPr="00C2061D" w:rsidRDefault="000556C8" w:rsidP="00B917A1">
            <w:pPr>
              <w:rPr>
                <w:rFonts w:cs="Arial"/>
                <w:sz w:val="16"/>
                <w:szCs w:val="16"/>
              </w:rPr>
            </w:pPr>
            <w:r w:rsidRPr="00C2061D">
              <w:rPr>
                <w:rFonts w:cs="Arial"/>
                <w:b/>
                <w:bCs/>
                <w:sz w:val="16"/>
                <w:szCs w:val="16"/>
              </w:rPr>
              <w:t>Abbreviations</w:t>
            </w:r>
            <w:r w:rsidRPr="00C2061D">
              <w:rPr>
                <w:rFonts w:cs="Arial"/>
                <w:sz w:val="16"/>
                <w:szCs w:val="16"/>
              </w:rPr>
              <w:t>: ICU: intensive care unit; SAE: serious adverse event</w:t>
            </w:r>
          </w:p>
        </w:tc>
      </w:tr>
    </w:tbl>
    <w:p w14:paraId="245579BF" w14:textId="77777777" w:rsidR="000556C8" w:rsidRPr="00C2061D" w:rsidRDefault="000556C8" w:rsidP="000556C8"/>
    <w:p w14:paraId="04F5CDA4" w14:textId="5C696196" w:rsidR="00FB4BEC" w:rsidRPr="00C2061D" w:rsidRDefault="00FB4BEC" w:rsidP="00FB4BEC">
      <w:pPr>
        <w:pStyle w:val="Heading3"/>
      </w:pPr>
      <w:bookmarkStart w:id="112" w:name="_Toc182295631"/>
      <w:r w:rsidRPr="00C2061D">
        <w:t>t:slim X2</w:t>
      </w:r>
      <w:bookmarkEnd w:id="112"/>
    </w:p>
    <w:p w14:paraId="62E68C46" w14:textId="4132E9B5" w:rsidR="00413A18" w:rsidRPr="00C2061D" w:rsidRDefault="00413A18" w:rsidP="00413A18">
      <w:pPr>
        <w:pStyle w:val="Caption"/>
        <w:keepNext/>
      </w:pPr>
      <w:bookmarkStart w:id="113" w:name="_Ref181278185"/>
      <w:bookmarkStart w:id="114" w:name="_Toc182997813"/>
      <w:r w:rsidRPr="00C2061D">
        <w:t xml:space="preserve">Table </w:t>
      </w:r>
      <w:fldSimple w:instr=" SEQ Table \* ARABIC ">
        <w:r w:rsidR="00E344B5">
          <w:rPr>
            <w:noProof/>
          </w:rPr>
          <w:t>11</w:t>
        </w:r>
      </w:fldSimple>
      <w:bookmarkEnd w:id="113"/>
      <w:r w:rsidRPr="00C2061D">
        <w:t>.</w:t>
      </w:r>
      <w:r w:rsidRPr="00C2061D">
        <w:rPr>
          <w:rFonts w:cs="Arial"/>
        </w:rPr>
        <w:t xml:space="preserve"> Summary of clinical studies for </w:t>
      </w:r>
      <w:r w:rsidR="00ED28F3" w:rsidRPr="00C2061D">
        <w:rPr>
          <w:rFonts w:cs="Arial"/>
        </w:rPr>
        <w:t>t:slim X2</w:t>
      </w:r>
      <w:bookmarkEnd w:id="114"/>
    </w:p>
    <w:tbl>
      <w:tblPr>
        <w:tblStyle w:val="TableGrid"/>
        <w:tblW w:w="0" w:type="auto"/>
        <w:tblLook w:val="04A0" w:firstRow="1" w:lastRow="0" w:firstColumn="1" w:lastColumn="0" w:noHBand="0" w:noVBand="1"/>
      </w:tblPr>
      <w:tblGrid>
        <w:gridCol w:w="1048"/>
        <w:gridCol w:w="1764"/>
        <w:gridCol w:w="1959"/>
        <w:gridCol w:w="1764"/>
        <w:gridCol w:w="1566"/>
        <w:gridCol w:w="1724"/>
        <w:gridCol w:w="1612"/>
        <w:gridCol w:w="1603"/>
      </w:tblGrid>
      <w:tr w:rsidR="004F6C35" w:rsidRPr="00C2061D" w14:paraId="65010437" w14:textId="77777777" w:rsidTr="00B917A1">
        <w:trPr>
          <w:tblHeader/>
        </w:trPr>
        <w:tc>
          <w:tcPr>
            <w:tcW w:w="0" w:type="auto"/>
            <w:shd w:val="clear" w:color="auto" w:fill="BFBFBF" w:themeFill="background1" w:themeFillShade="BF"/>
          </w:tcPr>
          <w:p w14:paraId="2E81F606" w14:textId="77777777" w:rsidR="00FB4BEC" w:rsidRPr="00C2061D" w:rsidRDefault="00FB4BEC" w:rsidP="00B917A1">
            <w:pPr>
              <w:rPr>
                <w:rFonts w:cs="Arial"/>
                <w:sz w:val="16"/>
                <w:szCs w:val="16"/>
              </w:rPr>
            </w:pPr>
            <w:r w:rsidRPr="00C2061D">
              <w:rPr>
                <w:rFonts w:cs="Arial"/>
                <w:b/>
                <w:bCs/>
                <w:sz w:val="16"/>
                <w:szCs w:val="16"/>
              </w:rPr>
              <w:t>Reference</w:t>
            </w:r>
          </w:p>
        </w:tc>
        <w:tc>
          <w:tcPr>
            <w:tcW w:w="0" w:type="auto"/>
            <w:shd w:val="clear" w:color="auto" w:fill="BFBFBF" w:themeFill="background1" w:themeFillShade="BF"/>
          </w:tcPr>
          <w:p w14:paraId="4AC8042B" w14:textId="77777777" w:rsidR="00FB4BEC" w:rsidRPr="00C2061D" w:rsidRDefault="00FB4BEC" w:rsidP="00B917A1">
            <w:pPr>
              <w:rPr>
                <w:rFonts w:cs="Arial"/>
                <w:sz w:val="16"/>
                <w:szCs w:val="16"/>
              </w:rPr>
            </w:pPr>
            <w:r w:rsidRPr="00C2061D">
              <w:rPr>
                <w:rFonts w:cs="Arial"/>
                <w:b/>
                <w:bCs/>
                <w:sz w:val="16"/>
                <w:szCs w:val="16"/>
              </w:rPr>
              <w:t>Infusion pump usage</w:t>
            </w:r>
          </w:p>
        </w:tc>
        <w:tc>
          <w:tcPr>
            <w:tcW w:w="0" w:type="auto"/>
            <w:shd w:val="clear" w:color="auto" w:fill="BFBFBF" w:themeFill="background1" w:themeFillShade="BF"/>
          </w:tcPr>
          <w:p w14:paraId="7654C41A" w14:textId="77777777" w:rsidR="00FB4BEC" w:rsidRPr="00C2061D" w:rsidRDefault="00FB4BEC" w:rsidP="00B917A1">
            <w:pPr>
              <w:rPr>
                <w:rFonts w:cs="Arial"/>
                <w:sz w:val="16"/>
                <w:szCs w:val="16"/>
              </w:rPr>
            </w:pPr>
            <w:r w:rsidRPr="00C2061D">
              <w:rPr>
                <w:rFonts w:cs="Arial"/>
                <w:b/>
                <w:bCs/>
                <w:sz w:val="16"/>
                <w:szCs w:val="16"/>
              </w:rPr>
              <w:t>Study objective</w:t>
            </w:r>
          </w:p>
        </w:tc>
        <w:tc>
          <w:tcPr>
            <w:tcW w:w="0" w:type="auto"/>
            <w:shd w:val="clear" w:color="auto" w:fill="BFBFBF" w:themeFill="background1" w:themeFillShade="BF"/>
          </w:tcPr>
          <w:p w14:paraId="2CF41B86" w14:textId="77777777" w:rsidR="00FB4BEC" w:rsidRPr="00C2061D" w:rsidRDefault="00FB4BEC" w:rsidP="00B917A1">
            <w:pPr>
              <w:rPr>
                <w:rFonts w:cs="Arial"/>
                <w:sz w:val="16"/>
                <w:szCs w:val="16"/>
              </w:rPr>
            </w:pPr>
            <w:r w:rsidRPr="00C2061D">
              <w:rPr>
                <w:rFonts w:cs="Arial"/>
                <w:b/>
                <w:bCs/>
                <w:sz w:val="16"/>
                <w:szCs w:val="16"/>
              </w:rPr>
              <w:t>Study design and Population</w:t>
            </w:r>
          </w:p>
        </w:tc>
        <w:tc>
          <w:tcPr>
            <w:tcW w:w="0" w:type="auto"/>
            <w:shd w:val="clear" w:color="auto" w:fill="BFBFBF" w:themeFill="background1" w:themeFillShade="BF"/>
          </w:tcPr>
          <w:p w14:paraId="2BD0A3BF" w14:textId="77777777" w:rsidR="00FB4BEC" w:rsidRPr="00C2061D" w:rsidRDefault="00FB4BEC" w:rsidP="00B917A1">
            <w:pPr>
              <w:rPr>
                <w:rFonts w:cs="Arial"/>
                <w:sz w:val="16"/>
                <w:szCs w:val="16"/>
              </w:rPr>
            </w:pPr>
            <w:r w:rsidRPr="00C2061D">
              <w:rPr>
                <w:rFonts w:cs="Arial"/>
                <w:b/>
                <w:bCs/>
                <w:sz w:val="16"/>
                <w:szCs w:val="16"/>
              </w:rPr>
              <w:t>Measurable endpoints</w:t>
            </w:r>
          </w:p>
        </w:tc>
        <w:tc>
          <w:tcPr>
            <w:tcW w:w="0" w:type="auto"/>
            <w:shd w:val="clear" w:color="auto" w:fill="BFBFBF" w:themeFill="background1" w:themeFillShade="BF"/>
          </w:tcPr>
          <w:p w14:paraId="7E269579" w14:textId="77777777" w:rsidR="00FB4BEC" w:rsidRPr="00C2061D" w:rsidRDefault="00FB4BEC" w:rsidP="00B917A1">
            <w:pPr>
              <w:rPr>
                <w:rFonts w:cs="Arial"/>
                <w:sz w:val="16"/>
                <w:szCs w:val="16"/>
              </w:rPr>
            </w:pPr>
            <w:r w:rsidRPr="00C2061D">
              <w:rPr>
                <w:rFonts w:cs="Arial"/>
                <w:b/>
                <w:bCs/>
                <w:sz w:val="16"/>
                <w:szCs w:val="16"/>
              </w:rPr>
              <w:t>Performance results</w:t>
            </w:r>
          </w:p>
        </w:tc>
        <w:tc>
          <w:tcPr>
            <w:tcW w:w="0" w:type="auto"/>
            <w:shd w:val="clear" w:color="auto" w:fill="BFBFBF" w:themeFill="background1" w:themeFillShade="BF"/>
          </w:tcPr>
          <w:p w14:paraId="294140EA" w14:textId="77777777" w:rsidR="00FB4BEC" w:rsidRPr="00C2061D" w:rsidRDefault="00FB4BEC" w:rsidP="00B917A1">
            <w:pPr>
              <w:rPr>
                <w:rFonts w:cs="Arial"/>
                <w:sz w:val="16"/>
                <w:szCs w:val="16"/>
              </w:rPr>
            </w:pPr>
            <w:r w:rsidRPr="00C2061D">
              <w:rPr>
                <w:rFonts w:cs="Arial"/>
                <w:b/>
                <w:bCs/>
                <w:sz w:val="16"/>
                <w:szCs w:val="16"/>
              </w:rPr>
              <w:t>Safety issues</w:t>
            </w:r>
          </w:p>
        </w:tc>
        <w:tc>
          <w:tcPr>
            <w:tcW w:w="0" w:type="auto"/>
            <w:shd w:val="clear" w:color="auto" w:fill="BFBFBF" w:themeFill="background1" w:themeFillShade="BF"/>
          </w:tcPr>
          <w:p w14:paraId="47641185" w14:textId="77777777" w:rsidR="00FB4BEC" w:rsidRPr="00C2061D" w:rsidRDefault="00FB4BEC" w:rsidP="00B917A1">
            <w:pPr>
              <w:rPr>
                <w:rFonts w:cs="Arial"/>
                <w:sz w:val="16"/>
                <w:szCs w:val="16"/>
              </w:rPr>
            </w:pPr>
            <w:r w:rsidRPr="00C2061D">
              <w:rPr>
                <w:rFonts w:cs="Arial"/>
                <w:b/>
                <w:bCs/>
                <w:sz w:val="16"/>
                <w:szCs w:val="16"/>
              </w:rPr>
              <w:t>Comment</w:t>
            </w:r>
          </w:p>
        </w:tc>
      </w:tr>
      <w:tr w:rsidR="004D4B1D" w:rsidRPr="00C2061D" w14:paraId="013056D3" w14:textId="77777777" w:rsidTr="00B917A1">
        <w:tc>
          <w:tcPr>
            <w:tcW w:w="0" w:type="auto"/>
          </w:tcPr>
          <w:p w14:paraId="750D32F5" w14:textId="68F889CE" w:rsidR="00FB4BEC" w:rsidRPr="00C2061D" w:rsidRDefault="00D4049B" w:rsidP="00B917A1">
            <w:pPr>
              <w:rPr>
                <w:rFonts w:cs="Arial"/>
                <w:sz w:val="16"/>
                <w:szCs w:val="16"/>
              </w:rPr>
            </w:pPr>
            <w:r w:rsidRPr="00C2061D">
              <w:rPr>
                <w:rFonts w:cs="Arial"/>
                <w:bCs/>
                <w:sz w:val="16"/>
                <w:szCs w:val="16"/>
              </w:rPr>
              <w:t xml:space="preserve">Reynolds et al. (2024) </w:t>
            </w:r>
            <w:r w:rsidRPr="00C2061D">
              <w:rPr>
                <w:rFonts w:cs="Arial"/>
                <w:bCs/>
                <w:sz w:val="16"/>
                <w:szCs w:val="16"/>
              </w:rPr>
              <w:fldChar w:fldCharType="begin"/>
            </w:r>
            <w:r w:rsidR="00B60AE6">
              <w:rPr>
                <w:rFonts w:cs="Arial"/>
                <w:bCs/>
                <w:sz w:val="16"/>
                <w:szCs w:val="16"/>
              </w:rPr>
              <w:instrText xml:space="preserve"> ADDIN EN.CITE &lt;EndNote&gt;&lt;Cite&gt;&lt;Author&gt;Reynolds&lt;/Author&gt;&lt;Year&gt;2024&lt;/Year&gt;&lt;RecNum&gt;208&lt;/RecNum&gt;&lt;DisplayText&gt;(21)&lt;/DisplayText&gt;&lt;record&gt;&lt;rec-number&gt;208&lt;/rec-number&gt;&lt;foreign-keys&gt;&lt;key app="EN" db-id="vwrrttwz10fd9netdtjv5t0n2rea550ese5e" timestamp="1725520858"&gt;208&lt;/key&gt;&lt;/foreign-keys&gt;&lt;ref-type name="Journal Article"&gt;17&lt;/ref-type&gt;&lt;contributors&gt;&lt;authors&gt;&lt;author&gt;D Reynolds&lt;/author&gt;&lt;author&gt;LM Mitteer&lt;/author&gt;&lt;author&gt;W Sigal&lt;/author&gt;&lt;author&gt;L Boyajian&lt;/author&gt;&lt;author&gt;H McKnight &lt;/author&gt;&lt;author&gt;T Bhatti &lt;/author&gt;&lt;author&gt;L States &lt;/author&gt;&lt;author&gt;S Becker &lt;/author&gt;&lt;author&gt;NS Adzick &lt;/author&gt;&lt;author&gt;K Lord &lt;/author&gt;&lt;author&gt;DD De Leon &lt;/author&gt;&lt;/authors&gt;&lt;/contributors&gt;&lt;titles&gt;&lt;title&gt;Novel Use of Dasiglucagon, a Soluble Glucagon Analog, for the Treatment of Hyperinsulinemic Hypoglycemia Secondary to Suspected Insulinoma: A Case Report&lt;/title&gt;&lt;secondary-title&gt;Horm Res Paediatr.&lt;/secondary-title&gt;&lt;/titles&gt;&lt;periodical&gt;&lt;full-title&gt;Horm Res Paediatr.&lt;/full-title&gt;&lt;/periodical&gt;&lt;pages&gt;187-194&lt;/pages&gt;&lt;volume&gt;97&lt;/volume&gt;&lt;number&gt;2&lt;/number&gt;&lt;dates&gt;&lt;year&gt;2024&lt;/year&gt;&lt;/dates&gt;&lt;urls&gt;&lt;related-urls&gt;&lt;url&gt;https://karger.com/hrp/article/97/2/187/855520&lt;/url&gt;&lt;/related-urls&gt;&lt;/urls&gt;&lt;custom1&gt;Query date: 2024-09-05 07:44:29&lt;/custom1&gt;&lt;electronic-resource-num&gt;10.1159/000531251&lt;/electronic-resource-num&gt;&lt;/record&gt;&lt;/Cite&gt;&lt;/EndNote&gt;</w:instrText>
            </w:r>
            <w:r w:rsidRPr="00C2061D">
              <w:rPr>
                <w:rFonts w:cs="Arial"/>
                <w:bCs/>
                <w:sz w:val="16"/>
                <w:szCs w:val="16"/>
              </w:rPr>
              <w:fldChar w:fldCharType="separate"/>
            </w:r>
            <w:r w:rsidR="00B60AE6">
              <w:rPr>
                <w:rFonts w:cs="Arial"/>
                <w:bCs/>
                <w:noProof/>
                <w:sz w:val="16"/>
                <w:szCs w:val="16"/>
              </w:rPr>
              <w:t>(21)</w:t>
            </w:r>
            <w:r w:rsidRPr="00C2061D">
              <w:rPr>
                <w:rFonts w:cs="Arial"/>
                <w:bCs/>
                <w:sz w:val="16"/>
                <w:szCs w:val="16"/>
              </w:rPr>
              <w:fldChar w:fldCharType="end"/>
            </w:r>
          </w:p>
        </w:tc>
        <w:tc>
          <w:tcPr>
            <w:tcW w:w="0" w:type="auto"/>
          </w:tcPr>
          <w:p w14:paraId="2E7DF573" w14:textId="77777777" w:rsidR="00C26D29" w:rsidRPr="00C2061D" w:rsidRDefault="00C26D29" w:rsidP="00C26D29">
            <w:pPr>
              <w:rPr>
                <w:rFonts w:cs="Arial"/>
                <w:sz w:val="16"/>
                <w:szCs w:val="16"/>
              </w:rPr>
            </w:pPr>
            <w:r w:rsidRPr="00C2061D">
              <w:rPr>
                <w:rFonts w:cs="Arial"/>
                <w:sz w:val="16"/>
                <w:szCs w:val="16"/>
              </w:rPr>
              <w:t>Two infusion pumps were employed:</w:t>
            </w:r>
          </w:p>
          <w:p w14:paraId="313E0CF4" w14:textId="77777777" w:rsidR="00C26D29" w:rsidRPr="00C2061D" w:rsidRDefault="00C26D29" w:rsidP="00C26D29">
            <w:pPr>
              <w:rPr>
                <w:rFonts w:cs="Arial"/>
                <w:sz w:val="16"/>
                <w:szCs w:val="16"/>
              </w:rPr>
            </w:pPr>
          </w:p>
          <w:p w14:paraId="3483ADC1" w14:textId="77777777" w:rsidR="00C26D29" w:rsidRPr="00C2061D" w:rsidRDefault="00C26D29" w:rsidP="00C26D29">
            <w:pPr>
              <w:rPr>
                <w:rFonts w:cs="Arial"/>
                <w:sz w:val="16"/>
                <w:szCs w:val="16"/>
              </w:rPr>
            </w:pPr>
            <w:r w:rsidRPr="00C2061D">
              <w:rPr>
                <w:rFonts w:cs="Arial"/>
                <w:sz w:val="16"/>
                <w:szCs w:val="16"/>
              </w:rPr>
              <w:t xml:space="preserve">The </w:t>
            </w:r>
            <w:proofErr w:type="spellStart"/>
            <w:r w:rsidRPr="00C2061D">
              <w:rPr>
                <w:rFonts w:cs="Arial"/>
                <w:sz w:val="16"/>
                <w:szCs w:val="16"/>
              </w:rPr>
              <w:t>Omnipod</w:t>
            </w:r>
            <w:proofErr w:type="spellEnd"/>
            <w:r w:rsidRPr="00C2061D">
              <w:rPr>
                <w:rFonts w:cs="Arial"/>
                <w:sz w:val="16"/>
                <w:szCs w:val="16"/>
              </w:rPr>
              <w:t>® pump (</w:t>
            </w:r>
            <w:proofErr w:type="spellStart"/>
            <w:r w:rsidRPr="00C2061D">
              <w:rPr>
                <w:rFonts w:cs="Arial"/>
                <w:sz w:val="16"/>
                <w:szCs w:val="16"/>
              </w:rPr>
              <w:t>Insulet</w:t>
            </w:r>
            <w:proofErr w:type="spellEnd"/>
            <w:r w:rsidRPr="00C2061D">
              <w:rPr>
                <w:rFonts w:cs="Arial"/>
                <w:sz w:val="16"/>
                <w:szCs w:val="16"/>
              </w:rPr>
              <w:t xml:space="preserve"> Corporation) was initially used to administer subcutaneous glucagon. However, issues with glucagon stability and pump site occlusions were encountered.</w:t>
            </w:r>
          </w:p>
          <w:p w14:paraId="4247F145" w14:textId="77777777" w:rsidR="00C26D29" w:rsidRPr="00C2061D" w:rsidRDefault="00C26D29" w:rsidP="00C26D29">
            <w:pPr>
              <w:rPr>
                <w:rFonts w:cs="Arial"/>
                <w:sz w:val="16"/>
                <w:szCs w:val="16"/>
              </w:rPr>
            </w:pPr>
          </w:p>
          <w:p w14:paraId="1668C6FC" w14:textId="5A5EBC5E" w:rsidR="00FB4BEC" w:rsidRPr="00C2061D" w:rsidRDefault="00C26D29" w:rsidP="00C26D29">
            <w:pPr>
              <w:rPr>
                <w:rFonts w:cs="Arial"/>
                <w:sz w:val="16"/>
                <w:szCs w:val="16"/>
              </w:rPr>
            </w:pPr>
            <w:r w:rsidRPr="00C2061D">
              <w:rPr>
                <w:rFonts w:cs="Arial"/>
                <w:sz w:val="16"/>
                <w:szCs w:val="16"/>
              </w:rPr>
              <w:t xml:space="preserve">The </w:t>
            </w:r>
            <w:r w:rsidRPr="00C2061D">
              <w:rPr>
                <w:rFonts w:cs="Arial"/>
                <w:b/>
                <w:bCs/>
                <w:sz w:val="16"/>
                <w:szCs w:val="16"/>
              </w:rPr>
              <w:t>Tandem t:slim X2</w:t>
            </w:r>
            <w:r w:rsidRPr="00C2061D">
              <w:rPr>
                <w:rFonts w:cs="Arial"/>
                <w:sz w:val="16"/>
                <w:szCs w:val="16"/>
              </w:rPr>
              <w:t xml:space="preserve"> pump was used for </w:t>
            </w:r>
            <w:r w:rsidRPr="00C2061D">
              <w:rPr>
                <w:rFonts w:cs="Arial"/>
                <w:sz w:val="16"/>
                <w:szCs w:val="16"/>
              </w:rPr>
              <w:lastRenderedPageBreak/>
              <w:t>the continuous administration of dasiglucagon, to manage hypoglycemia.</w:t>
            </w:r>
          </w:p>
        </w:tc>
        <w:tc>
          <w:tcPr>
            <w:tcW w:w="0" w:type="auto"/>
          </w:tcPr>
          <w:p w14:paraId="4CA66D44" w14:textId="0F4DFF37" w:rsidR="00FB4BEC" w:rsidRPr="00C2061D" w:rsidRDefault="0046252C" w:rsidP="00B917A1">
            <w:pPr>
              <w:rPr>
                <w:rFonts w:cs="Arial"/>
                <w:sz w:val="16"/>
                <w:szCs w:val="16"/>
              </w:rPr>
            </w:pPr>
            <w:r w:rsidRPr="00C2061D">
              <w:rPr>
                <w:rFonts w:cs="Arial"/>
                <w:sz w:val="16"/>
                <w:szCs w:val="16"/>
              </w:rPr>
              <w:lastRenderedPageBreak/>
              <w:t xml:space="preserve">To evaluate the effectiveness of dasiglucagon administered via a continuous subcutaneous infusion pump in managing severe </w:t>
            </w:r>
            <w:proofErr w:type="spellStart"/>
            <w:r w:rsidRPr="00C2061D">
              <w:rPr>
                <w:rFonts w:cs="Arial"/>
                <w:sz w:val="16"/>
                <w:szCs w:val="16"/>
              </w:rPr>
              <w:t>hyperinsulinemic</w:t>
            </w:r>
            <w:proofErr w:type="spellEnd"/>
            <w:r w:rsidRPr="00C2061D">
              <w:rPr>
                <w:rFonts w:cs="Arial"/>
                <w:sz w:val="16"/>
                <w:szCs w:val="16"/>
              </w:rPr>
              <w:t xml:space="preserve"> hypoglycemia unresponsive to conventional medical therapies.</w:t>
            </w:r>
          </w:p>
        </w:tc>
        <w:tc>
          <w:tcPr>
            <w:tcW w:w="0" w:type="auto"/>
          </w:tcPr>
          <w:p w14:paraId="45491264" w14:textId="625E2AC1" w:rsidR="00FB4BEC" w:rsidRPr="00C2061D" w:rsidRDefault="00240775" w:rsidP="00B917A1">
            <w:pPr>
              <w:rPr>
                <w:rFonts w:cs="Arial"/>
                <w:sz w:val="16"/>
                <w:szCs w:val="16"/>
              </w:rPr>
            </w:pPr>
            <w:r w:rsidRPr="00C2061D">
              <w:rPr>
                <w:rFonts w:cs="Arial"/>
                <w:sz w:val="16"/>
                <w:szCs w:val="16"/>
              </w:rPr>
              <w:t>Case report</w:t>
            </w:r>
          </w:p>
          <w:p w14:paraId="5B4432D0" w14:textId="77777777" w:rsidR="00240775" w:rsidRPr="00C2061D" w:rsidRDefault="00240775" w:rsidP="00B917A1">
            <w:pPr>
              <w:rPr>
                <w:rFonts w:cs="Arial"/>
                <w:sz w:val="16"/>
                <w:szCs w:val="16"/>
              </w:rPr>
            </w:pPr>
          </w:p>
          <w:p w14:paraId="1BB77530" w14:textId="77777777" w:rsidR="00240775" w:rsidRPr="00C2061D" w:rsidRDefault="00240775" w:rsidP="00B917A1">
            <w:pPr>
              <w:rPr>
                <w:rFonts w:cs="Arial"/>
                <w:sz w:val="16"/>
                <w:szCs w:val="16"/>
              </w:rPr>
            </w:pPr>
            <w:r w:rsidRPr="00C2061D">
              <w:rPr>
                <w:rFonts w:cs="Arial"/>
                <w:sz w:val="16"/>
                <w:szCs w:val="16"/>
              </w:rPr>
              <w:t xml:space="preserve">The study involved a 17-year-old adolescent male presenting with persistent </w:t>
            </w:r>
            <w:proofErr w:type="spellStart"/>
            <w:r w:rsidRPr="00C2061D">
              <w:rPr>
                <w:rFonts w:cs="Arial"/>
                <w:sz w:val="16"/>
                <w:szCs w:val="16"/>
              </w:rPr>
              <w:t>hyperinsulinemic</w:t>
            </w:r>
            <w:proofErr w:type="spellEnd"/>
            <w:r w:rsidRPr="00C2061D">
              <w:rPr>
                <w:rFonts w:cs="Arial"/>
                <w:sz w:val="16"/>
                <w:szCs w:val="16"/>
              </w:rPr>
              <w:t xml:space="preserve"> hypoglycemia, refractory to standard medical management. </w:t>
            </w:r>
          </w:p>
          <w:p w14:paraId="69425EEA" w14:textId="77777777" w:rsidR="00C26D29" w:rsidRPr="00C2061D" w:rsidRDefault="00C26D29" w:rsidP="00B917A1">
            <w:pPr>
              <w:rPr>
                <w:rFonts w:cs="Arial"/>
                <w:sz w:val="16"/>
                <w:szCs w:val="16"/>
              </w:rPr>
            </w:pPr>
          </w:p>
          <w:p w14:paraId="27BA9AA1" w14:textId="7851CA69" w:rsidR="00C26D29" w:rsidRPr="00C2061D" w:rsidRDefault="00C26D29" w:rsidP="00B917A1">
            <w:pPr>
              <w:rPr>
                <w:rFonts w:cs="Arial"/>
                <w:sz w:val="16"/>
                <w:szCs w:val="16"/>
              </w:rPr>
            </w:pPr>
            <w:r w:rsidRPr="00C2061D">
              <w:rPr>
                <w:rFonts w:cs="Arial"/>
                <w:sz w:val="16"/>
                <w:szCs w:val="16"/>
              </w:rPr>
              <w:t xml:space="preserve">The data collection occurred during a six-month hospital stay, </w:t>
            </w:r>
            <w:r w:rsidRPr="00C2061D">
              <w:rPr>
                <w:rFonts w:cs="Arial"/>
                <w:sz w:val="16"/>
                <w:szCs w:val="16"/>
              </w:rPr>
              <w:lastRenderedPageBreak/>
              <w:t>followed by continued monitoring for 12 months after discharge.</w:t>
            </w:r>
          </w:p>
        </w:tc>
        <w:tc>
          <w:tcPr>
            <w:tcW w:w="0" w:type="auto"/>
          </w:tcPr>
          <w:p w14:paraId="083020F2" w14:textId="1288F857" w:rsidR="00C26D29" w:rsidRPr="00C2061D" w:rsidRDefault="00C26D29">
            <w:pPr>
              <w:pStyle w:val="ListParagraph"/>
              <w:numPr>
                <w:ilvl w:val="0"/>
                <w:numId w:val="16"/>
              </w:numPr>
              <w:ind w:left="76" w:hanging="113"/>
              <w:jc w:val="left"/>
              <w:rPr>
                <w:rFonts w:cs="Arial"/>
                <w:sz w:val="16"/>
                <w:szCs w:val="16"/>
              </w:rPr>
            </w:pPr>
            <w:r w:rsidRPr="00C2061D">
              <w:rPr>
                <w:rFonts w:cs="Arial"/>
                <w:sz w:val="16"/>
                <w:szCs w:val="16"/>
              </w:rPr>
              <w:lastRenderedPageBreak/>
              <w:t>Plasma glucose Levels</w:t>
            </w:r>
          </w:p>
          <w:p w14:paraId="6B324AE4" w14:textId="7A42967D" w:rsidR="00C26D29" w:rsidRPr="00C2061D" w:rsidRDefault="00C26D29">
            <w:pPr>
              <w:pStyle w:val="ListParagraph"/>
              <w:numPr>
                <w:ilvl w:val="0"/>
                <w:numId w:val="16"/>
              </w:numPr>
              <w:ind w:left="76" w:hanging="113"/>
              <w:jc w:val="left"/>
              <w:rPr>
                <w:rFonts w:cs="Arial"/>
                <w:sz w:val="16"/>
                <w:szCs w:val="16"/>
              </w:rPr>
            </w:pPr>
            <w:r w:rsidRPr="00C2061D">
              <w:rPr>
                <w:rFonts w:cs="Arial"/>
                <w:sz w:val="16"/>
                <w:szCs w:val="16"/>
              </w:rPr>
              <w:t>Frequency of hypoglycemia episodes</w:t>
            </w:r>
          </w:p>
          <w:p w14:paraId="12287EA6" w14:textId="5F735812" w:rsidR="00C26D29" w:rsidRPr="00C2061D" w:rsidRDefault="00C26D29">
            <w:pPr>
              <w:pStyle w:val="ListParagraph"/>
              <w:numPr>
                <w:ilvl w:val="0"/>
                <w:numId w:val="16"/>
              </w:numPr>
              <w:ind w:left="76" w:hanging="113"/>
              <w:jc w:val="left"/>
              <w:rPr>
                <w:rFonts w:cs="Arial"/>
                <w:sz w:val="16"/>
                <w:szCs w:val="16"/>
              </w:rPr>
            </w:pPr>
            <w:r w:rsidRPr="00C2061D">
              <w:rPr>
                <w:rFonts w:cs="Arial"/>
                <w:sz w:val="16"/>
                <w:szCs w:val="16"/>
              </w:rPr>
              <w:t xml:space="preserve">Stability of glucose control </w:t>
            </w:r>
          </w:p>
          <w:p w14:paraId="3CCACC8F" w14:textId="7EC94F4A" w:rsidR="00FB4BEC" w:rsidRPr="00C2061D" w:rsidRDefault="00C26D29">
            <w:pPr>
              <w:pStyle w:val="ListParagraph"/>
              <w:numPr>
                <w:ilvl w:val="0"/>
                <w:numId w:val="16"/>
              </w:numPr>
              <w:ind w:left="76" w:hanging="113"/>
              <w:jc w:val="left"/>
              <w:rPr>
                <w:rFonts w:cs="Arial"/>
                <w:sz w:val="16"/>
                <w:szCs w:val="16"/>
              </w:rPr>
            </w:pPr>
            <w:r w:rsidRPr="00C2061D">
              <w:rPr>
                <w:rFonts w:cs="Arial"/>
                <w:sz w:val="16"/>
                <w:szCs w:val="16"/>
              </w:rPr>
              <w:t>Adverse effects (AEs) related to the treatment.</w:t>
            </w:r>
          </w:p>
        </w:tc>
        <w:tc>
          <w:tcPr>
            <w:tcW w:w="0" w:type="auto"/>
          </w:tcPr>
          <w:p w14:paraId="4A0F5FEF" w14:textId="77777777" w:rsidR="00EB286B" w:rsidRPr="00C2061D" w:rsidRDefault="00EB286B" w:rsidP="00EB286B">
            <w:pPr>
              <w:rPr>
                <w:rFonts w:cs="Arial"/>
                <w:sz w:val="16"/>
                <w:szCs w:val="16"/>
              </w:rPr>
            </w:pPr>
            <w:r w:rsidRPr="00C2061D">
              <w:rPr>
                <w:rFonts w:cs="Arial"/>
                <w:sz w:val="16"/>
                <w:szCs w:val="16"/>
              </w:rPr>
              <w:t xml:space="preserve">The use of the </w:t>
            </w:r>
            <w:proofErr w:type="spellStart"/>
            <w:r w:rsidRPr="00C2061D">
              <w:rPr>
                <w:rFonts w:cs="Arial"/>
                <w:sz w:val="16"/>
                <w:szCs w:val="16"/>
              </w:rPr>
              <w:t>Omnipod</w:t>
            </w:r>
            <w:proofErr w:type="spellEnd"/>
            <w:r w:rsidRPr="00C2061D">
              <w:rPr>
                <w:rFonts w:cs="Arial"/>
                <w:sz w:val="16"/>
                <w:szCs w:val="16"/>
              </w:rPr>
              <w:t>® pump to deliver subcutaneous glucagon was associated with frequent pump site occlusions due to glucagon's limited stability and fibril formation.</w:t>
            </w:r>
          </w:p>
          <w:p w14:paraId="17472D48" w14:textId="77777777" w:rsidR="00EB286B" w:rsidRPr="00C2061D" w:rsidRDefault="00EB286B" w:rsidP="00EB286B">
            <w:pPr>
              <w:rPr>
                <w:rFonts w:cs="Arial"/>
                <w:sz w:val="16"/>
                <w:szCs w:val="16"/>
              </w:rPr>
            </w:pPr>
          </w:p>
          <w:p w14:paraId="4942E990" w14:textId="77777777" w:rsidR="00EB286B" w:rsidRPr="00C2061D" w:rsidRDefault="00EB286B" w:rsidP="00EB286B">
            <w:pPr>
              <w:rPr>
                <w:rFonts w:cs="Arial"/>
                <w:sz w:val="16"/>
                <w:szCs w:val="16"/>
              </w:rPr>
            </w:pPr>
            <w:r w:rsidRPr="00C2061D">
              <w:rPr>
                <w:rFonts w:cs="Arial"/>
                <w:sz w:val="16"/>
                <w:szCs w:val="16"/>
              </w:rPr>
              <w:t xml:space="preserve">Transitioning to the t:slim X2 pump for dasiglucagon administration </w:t>
            </w:r>
            <w:r w:rsidRPr="00C2061D">
              <w:rPr>
                <w:rFonts w:cs="Arial"/>
                <w:sz w:val="16"/>
                <w:szCs w:val="16"/>
              </w:rPr>
              <w:lastRenderedPageBreak/>
              <w:t xml:space="preserve">allowed for better glucose control. </w:t>
            </w:r>
          </w:p>
          <w:p w14:paraId="537F8779" w14:textId="77777777" w:rsidR="00EB286B" w:rsidRPr="00C2061D" w:rsidRDefault="00EB286B" w:rsidP="00EB286B">
            <w:pPr>
              <w:rPr>
                <w:rFonts w:cs="Arial"/>
                <w:sz w:val="16"/>
                <w:szCs w:val="16"/>
              </w:rPr>
            </w:pPr>
          </w:p>
          <w:p w14:paraId="4B18044E" w14:textId="77777777" w:rsidR="00FB4BEC" w:rsidRPr="00C2061D" w:rsidRDefault="00EB286B" w:rsidP="00EB286B">
            <w:pPr>
              <w:rPr>
                <w:rFonts w:cs="Arial"/>
                <w:sz w:val="16"/>
                <w:szCs w:val="16"/>
              </w:rPr>
            </w:pPr>
            <w:r w:rsidRPr="00C2061D">
              <w:rPr>
                <w:rFonts w:cs="Arial"/>
                <w:sz w:val="16"/>
                <w:szCs w:val="16"/>
              </w:rPr>
              <w:t xml:space="preserve">The continuous dasiglucagon </w:t>
            </w:r>
            <w:proofErr w:type="gramStart"/>
            <w:r w:rsidRPr="00C2061D">
              <w:rPr>
                <w:rFonts w:cs="Arial"/>
                <w:sz w:val="16"/>
                <w:szCs w:val="16"/>
              </w:rPr>
              <w:t>infusion maintained</w:t>
            </w:r>
            <w:proofErr w:type="gramEnd"/>
            <w:r w:rsidRPr="00C2061D">
              <w:rPr>
                <w:rFonts w:cs="Arial"/>
                <w:sz w:val="16"/>
                <w:szCs w:val="16"/>
              </w:rPr>
              <w:t xml:space="preserve"> plasma glucose levels above 3.6 mmol/L (65 mg/dL), enabling the discontinuation of intravenous dextrose support.</w:t>
            </w:r>
          </w:p>
          <w:p w14:paraId="4684DC49" w14:textId="77777777" w:rsidR="005968C3" w:rsidRPr="00C2061D" w:rsidRDefault="005968C3" w:rsidP="00EB286B">
            <w:pPr>
              <w:rPr>
                <w:rFonts w:cs="Arial"/>
                <w:sz w:val="16"/>
                <w:szCs w:val="16"/>
              </w:rPr>
            </w:pPr>
          </w:p>
          <w:p w14:paraId="4B165B05" w14:textId="2F801405" w:rsidR="005968C3" w:rsidRPr="00C2061D" w:rsidRDefault="005968C3" w:rsidP="005968C3">
            <w:pPr>
              <w:rPr>
                <w:rFonts w:cs="Arial"/>
                <w:sz w:val="16"/>
                <w:szCs w:val="16"/>
              </w:rPr>
            </w:pPr>
            <w:r w:rsidRPr="00C2061D">
              <w:rPr>
                <w:rFonts w:cs="Arial"/>
                <w:sz w:val="16"/>
                <w:szCs w:val="16"/>
              </w:rPr>
              <w:t>The dasiglucagon therapy successfully minimized hypoglycemia episodes, with plasma glucose levels dropping below 3.9 mmol/L (70 mg/dL) only 10% of the time and rarely falling below 3 mmol/L (54 mg/dL) (2% of the time).</w:t>
            </w:r>
          </w:p>
        </w:tc>
        <w:tc>
          <w:tcPr>
            <w:tcW w:w="0" w:type="auto"/>
          </w:tcPr>
          <w:p w14:paraId="33AEBD30" w14:textId="62899CF6" w:rsidR="00FB4BEC" w:rsidRPr="00C2061D" w:rsidRDefault="00EB286B" w:rsidP="00B917A1">
            <w:pPr>
              <w:rPr>
                <w:rFonts w:cs="Arial"/>
                <w:sz w:val="16"/>
                <w:szCs w:val="16"/>
              </w:rPr>
            </w:pPr>
            <w:r w:rsidRPr="00C2061D">
              <w:rPr>
                <w:rFonts w:cs="Arial"/>
                <w:sz w:val="16"/>
                <w:szCs w:val="16"/>
              </w:rPr>
              <w:lastRenderedPageBreak/>
              <w:t xml:space="preserve">The only reported AE </w:t>
            </w:r>
            <w:r w:rsidR="005968C3" w:rsidRPr="00C2061D">
              <w:rPr>
                <w:rFonts w:cs="Arial"/>
                <w:sz w:val="16"/>
                <w:szCs w:val="16"/>
              </w:rPr>
              <w:t xml:space="preserve">with the dasiglucagon therapy </w:t>
            </w:r>
            <w:r w:rsidRPr="00C2061D">
              <w:rPr>
                <w:rFonts w:cs="Arial"/>
                <w:sz w:val="16"/>
                <w:szCs w:val="16"/>
              </w:rPr>
              <w:t xml:space="preserve">was a local reaction at the pump insertion site. </w:t>
            </w:r>
          </w:p>
        </w:tc>
        <w:tc>
          <w:tcPr>
            <w:tcW w:w="0" w:type="auto"/>
          </w:tcPr>
          <w:p w14:paraId="55DFC549" w14:textId="77777777" w:rsidR="00FB4BEC" w:rsidRPr="00C2061D" w:rsidRDefault="008C021E" w:rsidP="008C021E">
            <w:pPr>
              <w:rPr>
                <w:rFonts w:cs="Arial"/>
                <w:sz w:val="16"/>
                <w:szCs w:val="16"/>
              </w:rPr>
            </w:pPr>
            <w:r w:rsidRPr="00C2061D">
              <w:rPr>
                <w:rFonts w:cs="Arial"/>
                <w:sz w:val="16"/>
                <w:szCs w:val="16"/>
              </w:rPr>
              <w:t>The t:slim X2 pump was effective in delivering dasiglucagon continuously, achieving stable glycemic control and reducing the frequency of hypoglycemia episodes. This approach allowed the patient to discontinue intravenous dextrose.</w:t>
            </w:r>
          </w:p>
          <w:p w14:paraId="18C6541C" w14:textId="77777777" w:rsidR="00F44134" w:rsidRPr="00C2061D" w:rsidRDefault="00F44134" w:rsidP="008C021E">
            <w:pPr>
              <w:rPr>
                <w:rFonts w:cs="Arial"/>
                <w:sz w:val="16"/>
                <w:szCs w:val="16"/>
              </w:rPr>
            </w:pPr>
          </w:p>
          <w:p w14:paraId="519CA344" w14:textId="3C64A108" w:rsidR="00F44134" w:rsidRPr="00C2061D" w:rsidRDefault="00F44134" w:rsidP="008C021E">
            <w:pPr>
              <w:rPr>
                <w:rFonts w:cs="Arial"/>
                <w:sz w:val="16"/>
                <w:szCs w:val="16"/>
              </w:rPr>
            </w:pPr>
            <w:r w:rsidRPr="00C2061D">
              <w:rPr>
                <w:rFonts w:cs="Arial"/>
                <w:sz w:val="16"/>
                <w:szCs w:val="16"/>
              </w:rPr>
              <w:t>The patient was pleased with the treatment and was able to return to school and resume physical activities.</w:t>
            </w:r>
          </w:p>
        </w:tc>
      </w:tr>
      <w:tr w:rsidR="004D4B1D" w:rsidRPr="00C2061D" w14:paraId="099C5FFB" w14:textId="77777777" w:rsidTr="00B917A1">
        <w:tc>
          <w:tcPr>
            <w:tcW w:w="0" w:type="auto"/>
          </w:tcPr>
          <w:p w14:paraId="367F9E71" w14:textId="369BE39D" w:rsidR="00FB4BEC" w:rsidRPr="00C2061D" w:rsidRDefault="0066716E" w:rsidP="00B917A1">
            <w:pPr>
              <w:rPr>
                <w:rFonts w:cs="Arial"/>
                <w:sz w:val="16"/>
                <w:szCs w:val="16"/>
              </w:rPr>
            </w:pPr>
            <w:proofErr w:type="spellStart"/>
            <w:r w:rsidRPr="00C2061D">
              <w:rPr>
                <w:rFonts w:cs="Arial"/>
                <w:bCs/>
                <w:sz w:val="16"/>
                <w:szCs w:val="16"/>
              </w:rPr>
              <w:lastRenderedPageBreak/>
              <w:t>Ekhlaspour</w:t>
            </w:r>
            <w:proofErr w:type="spellEnd"/>
            <w:r w:rsidRPr="00C2061D">
              <w:rPr>
                <w:rFonts w:cs="Arial"/>
                <w:bCs/>
                <w:sz w:val="16"/>
                <w:szCs w:val="16"/>
              </w:rPr>
              <w:t xml:space="preserve"> et al. (2019) </w:t>
            </w:r>
            <w:r w:rsidRPr="00C2061D">
              <w:rPr>
                <w:rFonts w:cs="Arial"/>
                <w:bCs/>
                <w:sz w:val="16"/>
                <w:szCs w:val="16"/>
              </w:rPr>
              <w:fldChar w:fldCharType="begin"/>
            </w:r>
            <w:r w:rsidR="004F3555">
              <w:rPr>
                <w:rFonts w:cs="Arial"/>
                <w:bCs/>
                <w:sz w:val="16"/>
                <w:szCs w:val="16"/>
              </w:rPr>
              <w:instrText xml:space="preserve"> ADDIN EN.CITE &lt;EndNote&gt;&lt;Cite&gt;&lt;Author&gt;Ekhlaspour&lt;/Author&gt;&lt;Year&gt;2019&lt;/Year&gt;&lt;RecNum&gt;183&lt;/RecNum&gt;&lt;DisplayText&gt;(22)&lt;/DisplayText&gt;&lt;record&gt;&lt;rec-number&gt;183&lt;/rec-number&gt;&lt;foreign-keys&gt;&lt;key app="EN" db-id="vwrrttwz10fd9netdtjv5t0n2rea550ese5e" timestamp="1725520858"&gt;183&lt;/key&gt;&lt;/foreign-keys&gt;&lt;ref-type name="Journal Article"&gt;17&lt;/ref-type&gt;&lt;contributors&gt;&lt;authors&gt;&lt;author&gt;L Ekhlaspour&lt;/author&gt;&lt;author&gt;GP Forlenza&lt;/author&gt;&lt;author&gt;D Chernavvsky&lt;/author&gt;&lt;author&gt;David M Maahs&lt;/author&gt;&lt;author&gt;R Paul Wadwa&lt;/author&gt;&lt;author&gt;Mark D Deboer&lt;/author&gt;&lt;author&gt;Laurel H Messer&lt;/author&gt;&lt;author&gt;Marissa Town&lt;/author&gt;&lt;author&gt;Jennifer Pinnata&lt;/author&gt;&lt;author&gt;Geoff Kruse&lt;/author&gt;&lt;author&gt;Boris P Kovatchev&lt;/author&gt;&lt;author&gt;Bruce A Buckingham&lt;/author&gt;&lt;author&gt;Marc D Breton&lt;/author&gt;&lt;/authors&gt;&lt;/contributors&gt;&lt;titles&gt;&lt;title&gt;Closed loop control in adolescents and children during winter sports: use of the tandem control</w:instrText>
            </w:r>
            <w:r w:rsidR="004F3555">
              <w:rPr>
                <w:rFonts w:ascii="Cambria Math" w:hAnsi="Cambria Math" w:cs="Cambria Math"/>
                <w:bCs/>
                <w:sz w:val="16"/>
                <w:szCs w:val="16"/>
              </w:rPr>
              <w:instrText>‐</w:instrText>
            </w:r>
            <w:r w:rsidR="004F3555">
              <w:rPr>
                <w:rFonts w:cs="Arial"/>
                <w:bCs/>
                <w:sz w:val="16"/>
                <w:szCs w:val="16"/>
              </w:rPr>
              <w:instrText>IQ AP system&lt;/title&gt;&lt;secondary-title&gt;Pediatric Diabetes&lt;/secondary-title&gt;&lt;/titles&gt;&lt;periodical&gt;&lt;full-title&gt;Pediatric Diabetes&lt;/full-title&gt;&lt;/periodical&gt;&lt;pages&gt;759-768&lt;/pages&gt;&lt;volume&gt;20&lt;/volume&gt;&lt;number&gt;6&lt;/number&gt;&lt;dates&gt;&lt;year&gt;2019&lt;/year&gt;&lt;/dates&gt;&lt;urls&gt;&lt;related-urls&gt;&lt;url&gt;https://onlinelibrary.wiley.com/doi/abs/10.1111/PEDI.12867&lt;/url&gt;&lt;/related-urls&gt;&lt;/urls&gt;&lt;custom1&gt;89 cites: https://scholar.google.com/scholar?cites=10980792615608375855&amp;amp;as_sdt=2005&amp;amp;sciodt=0,5&amp;amp;hl=en&amp;#xD;Query date: 2024-09-05 07:44:29&lt;/custom1&gt;&lt;electronic-resource-num&gt;10.1111/pedi.12867&lt;/electronic-resource-num&gt;&lt;/record&gt;&lt;/Cite&gt;&lt;/EndNote&gt;</w:instrText>
            </w:r>
            <w:r w:rsidRPr="00C2061D">
              <w:rPr>
                <w:rFonts w:cs="Arial"/>
                <w:bCs/>
                <w:sz w:val="16"/>
                <w:szCs w:val="16"/>
              </w:rPr>
              <w:fldChar w:fldCharType="separate"/>
            </w:r>
            <w:r w:rsidR="00B60AE6">
              <w:rPr>
                <w:rFonts w:cs="Arial"/>
                <w:bCs/>
                <w:noProof/>
                <w:sz w:val="16"/>
                <w:szCs w:val="16"/>
              </w:rPr>
              <w:t>(22)</w:t>
            </w:r>
            <w:r w:rsidRPr="00C2061D">
              <w:rPr>
                <w:rFonts w:cs="Arial"/>
                <w:bCs/>
                <w:sz w:val="16"/>
                <w:szCs w:val="16"/>
              </w:rPr>
              <w:fldChar w:fldCharType="end"/>
            </w:r>
          </w:p>
        </w:tc>
        <w:tc>
          <w:tcPr>
            <w:tcW w:w="0" w:type="auto"/>
          </w:tcPr>
          <w:p w14:paraId="2820075E" w14:textId="5DBE9FCE" w:rsidR="00DC02C7" w:rsidRPr="00C2061D" w:rsidRDefault="00DC02C7" w:rsidP="00DC02C7">
            <w:pPr>
              <w:rPr>
                <w:rFonts w:cs="Arial"/>
                <w:sz w:val="16"/>
                <w:szCs w:val="16"/>
              </w:rPr>
            </w:pPr>
            <w:r w:rsidRPr="00C2061D">
              <w:rPr>
                <w:rFonts w:cs="Arial"/>
                <w:sz w:val="16"/>
                <w:szCs w:val="16"/>
                <w:u w:val="single"/>
              </w:rPr>
              <w:t>Experimental Group</w:t>
            </w:r>
            <w:r w:rsidRPr="00C2061D">
              <w:rPr>
                <w:rFonts w:cs="Arial"/>
                <w:sz w:val="16"/>
                <w:szCs w:val="16"/>
              </w:rPr>
              <w:t xml:space="preserve">: Used the </w:t>
            </w:r>
            <w:r w:rsidRPr="00C2061D">
              <w:rPr>
                <w:rFonts w:cs="Arial"/>
                <w:b/>
                <w:bCs/>
                <w:sz w:val="16"/>
                <w:szCs w:val="16"/>
              </w:rPr>
              <w:t>Tandem t-slim X2</w:t>
            </w:r>
            <w:r w:rsidRPr="00C2061D">
              <w:rPr>
                <w:rFonts w:cs="Arial"/>
                <w:sz w:val="16"/>
                <w:szCs w:val="16"/>
              </w:rPr>
              <w:t xml:space="preserve"> pump with Control-IQ</w:t>
            </w:r>
            <w:r w:rsidR="00C04D8A" w:rsidRPr="00C2061D">
              <w:rPr>
                <w:rFonts w:cs="Arial"/>
                <w:sz w:val="16"/>
                <w:szCs w:val="16"/>
              </w:rPr>
              <w:t>*</w:t>
            </w:r>
            <w:r w:rsidRPr="00C2061D">
              <w:rPr>
                <w:rFonts w:cs="Arial"/>
                <w:sz w:val="16"/>
                <w:szCs w:val="16"/>
              </w:rPr>
              <w:t xml:space="preserve"> Technology integrated with the Dexcom G6 CGM. This system operated in closed-loop mode to manage insulin delivery automatically.</w:t>
            </w:r>
          </w:p>
          <w:p w14:paraId="5067CAC9" w14:textId="77777777" w:rsidR="00DC02C7" w:rsidRPr="00C2061D" w:rsidRDefault="00DC02C7" w:rsidP="00DC02C7">
            <w:pPr>
              <w:rPr>
                <w:rFonts w:cs="Arial"/>
                <w:sz w:val="16"/>
                <w:szCs w:val="16"/>
              </w:rPr>
            </w:pPr>
          </w:p>
          <w:p w14:paraId="58EE1AF5" w14:textId="6DB34F8A" w:rsidR="00FB4BEC" w:rsidRPr="00C2061D" w:rsidRDefault="00DC02C7" w:rsidP="00DC02C7">
            <w:pPr>
              <w:rPr>
                <w:rFonts w:cs="Arial"/>
                <w:sz w:val="16"/>
                <w:szCs w:val="16"/>
              </w:rPr>
            </w:pPr>
            <w:r w:rsidRPr="00C2061D">
              <w:rPr>
                <w:rFonts w:cs="Arial"/>
                <w:sz w:val="16"/>
                <w:szCs w:val="16"/>
                <w:u w:val="single"/>
              </w:rPr>
              <w:t>Control Group</w:t>
            </w:r>
            <w:r w:rsidRPr="00C2061D">
              <w:rPr>
                <w:rFonts w:cs="Arial"/>
                <w:sz w:val="16"/>
                <w:szCs w:val="16"/>
              </w:rPr>
              <w:t xml:space="preserve">: Used their personal SAPs, including Tandem t-slim, </w:t>
            </w:r>
            <w:proofErr w:type="spellStart"/>
            <w:r w:rsidRPr="00C2061D">
              <w:rPr>
                <w:rFonts w:cs="Arial"/>
                <w:sz w:val="16"/>
                <w:szCs w:val="16"/>
              </w:rPr>
              <w:t>Insulet</w:t>
            </w:r>
            <w:proofErr w:type="spellEnd"/>
            <w:r w:rsidRPr="00C2061D">
              <w:rPr>
                <w:rFonts w:cs="Arial"/>
                <w:sz w:val="16"/>
                <w:szCs w:val="16"/>
              </w:rPr>
              <w:t xml:space="preserve"> </w:t>
            </w:r>
            <w:proofErr w:type="spellStart"/>
            <w:r w:rsidRPr="00C2061D">
              <w:rPr>
                <w:rFonts w:cs="Arial"/>
                <w:sz w:val="16"/>
                <w:szCs w:val="16"/>
              </w:rPr>
              <w:t>Omnipod</w:t>
            </w:r>
            <w:proofErr w:type="spellEnd"/>
            <w:r w:rsidRPr="00C2061D">
              <w:rPr>
                <w:rFonts w:cs="Arial"/>
                <w:sz w:val="16"/>
                <w:szCs w:val="16"/>
              </w:rPr>
              <w:t xml:space="preserve">, various Medtronic pumps (670G, 530G, Revel, Paradigm, 751), and </w:t>
            </w:r>
            <w:r w:rsidRPr="00C2061D">
              <w:rPr>
                <w:rFonts w:cs="Arial"/>
                <w:sz w:val="16"/>
                <w:szCs w:val="16"/>
              </w:rPr>
              <w:lastRenderedPageBreak/>
              <w:t>Animas Ping. Automated insulin modes were deactivated, and continuous glucose monitor (CGM) data was collected using the Dexcom G5.</w:t>
            </w:r>
          </w:p>
        </w:tc>
        <w:tc>
          <w:tcPr>
            <w:tcW w:w="0" w:type="auto"/>
          </w:tcPr>
          <w:p w14:paraId="418D205D" w14:textId="0B526E8E" w:rsidR="00FB4BEC" w:rsidRPr="00C2061D" w:rsidRDefault="007C71B0" w:rsidP="00B917A1">
            <w:pPr>
              <w:rPr>
                <w:rFonts w:cs="Arial"/>
                <w:sz w:val="16"/>
                <w:szCs w:val="16"/>
              </w:rPr>
            </w:pPr>
            <w:r w:rsidRPr="00C2061D">
              <w:rPr>
                <w:rFonts w:cs="Arial"/>
                <w:sz w:val="16"/>
                <w:szCs w:val="16"/>
              </w:rPr>
              <w:lastRenderedPageBreak/>
              <w:t xml:space="preserve">To evaluate the effectiveness and usability of the t-slim X2 insulin pump integrated with Control-IQ Technology, compared to standard Sensor-Augmented Pump (SAP) therapy, in improving glycemic control during a supervised winter sports camp for young patients with type 1 diabetes (T1D). </w:t>
            </w:r>
          </w:p>
        </w:tc>
        <w:tc>
          <w:tcPr>
            <w:tcW w:w="0" w:type="auto"/>
          </w:tcPr>
          <w:p w14:paraId="61158639" w14:textId="04600D1B" w:rsidR="00FB4BEC" w:rsidRPr="00C2061D" w:rsidRDefault="007C71B0" w:rsidP="00B917A1">
            <w:pPr>
              <w:rPr>
                <w:rFonts w:cs="Arial"/>
                <w:sz w:val="16"/>
                <w:szCs w:val="16"/>
              </w:rPr>
            </w:pPr>
            <w:r w:rsidRPr="00C2061D">
              <w:rPr>
                <w:rFonts w:cs="Arial"/>
                <w:sz w:val="16"/>
                <w:szCs w:val="16"/>
              </w:rPr>
              <w:t>Multicenter, randomized controlled trial</w:t>
            </w:r>
            <w:r w:rsidR="001225C2" w:rsidRPr="00C2061D">
              <w:rPr>
                <w:rFonts w:cs="Arial"/>
                <w:sz w:val="16"/>
                <w:szCs w:val="16"/>
              </w:rPr>
              <w:t>.</w:t>
            </w:r>
          </w:p>
          <w:p w14:paraId="37960AE5" w14:textId="77777777" w:rsidR="00DC02C7" w:rsidRPr="00C2061D" w:rsidRDefault="00DC02C7" w:rsidP="00B917A1">
            <w:pPr>
              <w:rPr>
                <w:rFonts w:cs="Arial"/>
                <w:sz w:val="16"/>
                <w:szCs w:val="16"/>
              </w:rPr>
            </w:pPr>
          </w:p>
          <w:p w14:paraId="6988B054" w14:textId="5B08EA5A" w:rsidR="00DC02C7" w:rsidRPr="00C2061D" w:rsidRDefault="00DC02C7" w:rsidP="00B917A1">
            <w:pPr>
              <w:rPr>
                <w:rFonts w:cs="Arial"/>
                <w:sz w:val="16"/>
                <w:szCs w:val="16"/>
              </w:rPr>
            </w:pPr>
            <w:r w:rsidRPr="00C2061D">
              <w:rPr>
                <w:rFonts w:cs="Arial"/>
                <w:sz w:val="16"/>
                <w:szCs w:val="16"/>
              </w:rPr>
              <w:t xml:space="preserve">The study involved </w:t>
            </w:r>
            <w:r w:rsidR="001225C2" w:rsidRPr="00C2061D">
              <w:rPr>
                <w:rFonts w:cs="Arial"/>
                <w:sz w:val="16"/>
                <w:szCs w:val="16"/>
              </w:rPr>
              <w:t>24</w:t>
            </w:r>
            <w:r w:rsidRPr="00C2061D">
              <w:rPr>
                <w:rFonts w:cs="Arial"/>
                <w:sz w:val="16"/>
                <w:szCs w:val="16"/>
              </w:rPr>
              <w:t xml:space="preserve"> children</w:t>
            </w:r>
            <w:r w:rsidR="001225C2" w:rsidRPr="00C2061D">
              <w:rPr>
                <w:rFonts w:cs="Arial"/>
                <w:sz w:val="16"/>
                <w:szCs w:val="16"/>
              </w:rPr>
              <w:t xml:space="preserve"> (6–12 years)</w:t>
            </w:r>
            <w:r w:rsidRPr="00C2061D">
              <w:rPr>
                <w:rFonts w:cs="Arial"/>
                <w:sz w:val="16"/>
                <w:szCs w:val="16"/>
              </w:rPr>
              <w:t xml:space="preserve"> and</w:t>
            </w:r>
            <w:r w:rsidR="001225C2" w:rsidRPr="00C2061D">
              <w:rPr>
                <w:rFonts w:cs="Arial"/>
                <w:sz w:val="16"/>
                <w:szCs w:val="16"/>
              </w:rPr>
              <w:t xml:space="preserve"> 24</w:t>
            </w:r>
            <w:r w:rsidRPr="00C2061D">
              <w:rPr>
                <w:rFonts w:cs="Arial"/>
                <w:sz w:val="16"/>
                <w:szCs w:val="16"/>
              </w:rPr>
              <w:t xml:space="preserve"> adolescents</w:t>
            </w:r>
            <w:r w:rsidR="001225C2" w:rsidRPr="00C2061D">
              <w:rPr>
                <w:rFonts w:cs="Arial"/>
                <w:sz w:val="16"/>
                <w:szCs w:val="16"/>
              </w:rPr>
              <w:t xml:space="preserve"> (13–18 years)</w:t>
            </w:r>
            <w:r w:rsidRPr="00C2061D">
              <w:rPr>
                <w:rFonts w:cs="Arial"/>
                <w:sz w:val="16"/>
                <w:szCs w:val="16"/>
              </w:rPr>
              <w:t xml:space="preserve"> with T1D, who were experienced with insulin pump therapy.</w:t>
            </w:r>
          </w:p>
          <w:p w14:paraId="776814E8" w14:textId="77777777" w:rsidR="001225C2" w:rsidRPr="00C2061D" w:rsidRDefault="001225C2" w:rsidP="00B917A1">
            <w:pPr>
              <w:rPr>
                <w:rFonts w:cs="Arial"/>
                <w:sz w:val="16"/>
                <w:szCs w:val="16"/>
              </w:rPr>
            </w:pPr>
          </w:p>
          <w:p w14:paraId="7D93187C" w14:textId="77777777" w:rsidR="00DC02C7" w:rsidRPr="00C2061D" w:rsidRDefault="00BC4DC0" w:rsidP="003B3B65">
            <w:pPr>
              <w:rPr>
                <w:rFonts w:cs="Arial"/>
                <w:sz w:val="16"/>
                <w:szCs w:val="16"/>
              </w:rPr>
            </w:pPr>
            <w:r w:rsidRPr="00C2061D">
              <w:rPr>
                <w:rFonts w:cs="Arial"/>
                <w:sz w:val="16"/>
                <w:szCs w:val="16"/>
              </w:rPr>
              <w:t>The study compared the performance and safety of the Control-IQ system</w:t>
            </w:r>
            <w:r w:rsidR="003B3B65" w:rsidRPr="00C2061D">
              <w:rPr>
                <w:rFonts w:cs="Arial"/>
                <w:sz w:val="16"/>
                <w:szCs w:val="16"/>
              </w:rPr>
              <w:t xml:space="preserve"> (experimental group)</w:t>
            </w:r>
            <w:r w:rsidRPr="00C2061D">
              <w:rPr>
                <w:rFonts w:cs="Arial"/>
                <w:sz w:val="16"/>
                <w:szCs w:val="16"/>
              </w:rPr>
              <w:t xml:space="preserve"> against SAP therapy</w:t>
            </w:r>
            <w:r w:rsidR="003B3B65" w:rsidRPr="00C2061D">
              <w:rPr>
                <w:rFonts w:cs="Arial"/>
                <w:sz w:val="16"/>
                <w:szCs w:val="16"/>
              </w:rPr>
              <w:t xml:space="preserve"> (control group).</w:t>
            </w:r>
          </w:p>
          <w:p w14:paraId="3F1CDF69" w14:textId="77777777" w:rsidR="00CD56C3" w:rsidRPr="00C2061D" w:rsidRDefault="00CD56C3" w:rsidP="003B3B65">
            <w:pPr>
              <w:rPr>
                <w:rFonts w:cs="Arial"/>
                <w:sz w:val="16"/>
                <w:szCs w:val="16"/>
              </w:rPr>
            </w:pPr>
          </w:p>
          <w:p w14:paraId="4DC56807" w14:textId="2C190434" w:rsidR="00CD56C3" w:rsidRPr="00C2061D" w:rsidRDefault="00CD56C3" w:rsidP="00CD56C3">
            <w:pPr>
              <w:rPr>
                <w:rFonts w:cs="Arial"/>
                <w:sz w:val="16"/>
                <w:szCs w:val="16"/>
              </w:rPr>
            </w:pPr>
            <w:r w:rsidRPr="00C2061D">
              <w:rPr>
                <w:rFonts w:cs="Arial"/>
                <w:sz w:val="16"/>
                <w:szCs w:val="16"/>
              </w:rPr>
              <w:lastRenderedPageBreak/>
              <w:t>Participants were monitored for 48 hours during the ski camp at three skiing sites.</w:t>
            </w:r>
            <w:r w:rsidRPr="00C2061D">
              <w:t xml:space="preserve"> </w:t>
            </w:r>
            <w:r w:rsidRPr="00C2061D">
              <w:rPr>
                <w:rFonts w:cs="Arial"/>
                <w:sz w:val="16"/>
                <w:szCs w:val="16"/>
              </w:rPr>
              <w:t>For participants from two sites, the study extended to an additional 72 hours of home monitoring.</w:t>
            </w:r>
          </w:p>
          <w:p w14:paraId="637D77E5" w14:textId="77777777" w:rsidR="00CD56C3" w:rsidRPr="00C2061D" w:rsidRDefault="00CD56C3" w:rsidP="00CD56C3">
            <w:pPr>
              <w:rPr>
                <w:rFonts w:cs="Arial"/>
                <w:sz w:val="16"/>
                <w:szCs w:val="16"/>
              </w:rPr>
            </w:pPr>
          </w:p>
          <w:p w14:paraId="5E1F772F" w14:textId="126B1435" w:rsidR="00CD56C3" w:rsidRPr="00C2061D" w:rsidRDefault="00CD56C3" w:rsidP="00CD56C3">
            <w:pPr>
              <w:rPr>
                <w:rFonts w:cs="Arial"/>
                <w:sz w:val="16"/>
                <w:szCs w:val="16"/>
              </w:rPr>
            </w:pPr>
            <w:r w:rsidRPr="00C2061D">
              <w:rPr>
                <w:rFonts w:cs="Arial"/>
                <w:sz w:val="16"/>
                <w:szCs w:val="16"/>
              </w:rPr>
              <w:t>Participants were randomized at each site with a total of 24 participants in the experimental group and 24 in the control group.</w:t>
            </w:r>
          </w:p>
        </w:tc>
        <w:tc>
          <w:tcPr>
            <w:tcW w:w="0" w:type="auto"/>
          </w:tcPr>
          <w:p w14:paraId="33E7B733" w14:textId="2FA090BE" w:rsidR="00CD56C3" w:rsidRPr="00C2061D" w:rsidRDefault="00CD56C3" w:rsidP="00CD56C3">
            <w:pPr>
              <w:jc w:val="left"/>
              <w:rPr>
                <w:rFonts w:cs="Arial"/>
                <w:sz w:val="16"/>
                <w:szCs w:val="16"/>
              </w:rPr>
            </w:pPr>
            <w:r w:rsidRPr="00C2061D">
              <w:rPr>
                <w:rFonts w:cs="Arial"/>
                <w:sz w:val="16"/>
                <w:szCs w:val="16"/>
              </w:rPr>
              <w:lastRenderedPageBreak/>
              <w:t>Primary endpoint:</w:t>
            </w:r>
          </w:p>
          <w:p w14:paraId="02BEC083" w14:textId="5E95CD09" w:rsidR="00CD56C3" w:rsidRPr="00C2061D" w:rsidRDefault="00CD56C3">
            <w:pPr>
              <w:pStyle w:val="ListParagraph"/>
              <w:numPr>
                <w:ilvl w:val="0"/>
                <w:numId w:val="12"/>
              </w:numPr>
              <w:ind w:left="122" w:hanging="142"/>
              <w:jc w:val="left"/>
              <w:rPr>
                <w:rFonts w:cs="Arial"/>
                <w:sz w:val="16"/>
                <w:szCs w:val="16"/>
              </w:rPr>
            </w:pPr>
            <w:r w:rsidRPr="00C2061D">
              <w:rPr>
                <w:rFonts w:cs="Arial"/>
                <w:sz w:val="16"/>
                <w:szCs w:val="16"/>
              </w:rPr>
              <w:t>Time in range (%TiR; 70–180 mg/dL)</w:t>
            </w:r>
          </w:p>
          <w:p w14:paraId="7B5BE2D7" w14:textId="77777777" w:rsidR="00CD56C3" w:rsidRPr="00C2061D" w:rsidRDefault="00CD56C3" w:rsidP="00CD56C3">
            <w:pPr>
              <w:jc w:val="left"/>
              <w:rPr>
                <w:rFonts w:cs="Arial"/>
                <w:sz w:val="16"/>
                <w:szCs w:val="16"/>
              </w:rPr>
            </w:pPr>
          </w:p>
          <w:p w14:paraId="03C1078A" w14:textId="5230F731" w:rsidR="00CD56C3" w:rsidRPr="00C2061D" w:rsidRDefault="00CD56C3" w:rsidP="00CD56C3">
            <w:pPr>
              <w:jc w:val="left"/>
              <w:rPr>
                <w:rFonts w:cs="Arial"/>
                <w:sz w:val="16"/>
                <w:szCs w:val="16"/>
              </w:rPr>
            </w:pPr>
            <w:r w:rsidRPr="00C2061D">
              <w:rPr>
                <w:rFonts w:cs="Arial"/>
                <w:sz w:val="16"/>
                <w:szCs w:val="16"/>
              </w:rPr>
              <w:t>Secondary endpoints:</w:t>
            </w:r>
          </w:p>
          <w:p w14:paraId="7D614550" w14:textId="0887A05E" w:rsidR="00CD56C3" w:rsidRPr="00C2061D" w:rsidRDefault="00CD56C3">
            <w:pPr>
              <w:pStyle w:val="ListParagraph"/>
              <w:numPr>
                <w:ilvl w:val="0"/>
                <w:numId w:val="12"/>
              </w:numPr>
              <w:ind w:left="122" w:hanging="142"/>
              <w:jc w:val="left"/>
              <w:rPr>
                <w:rFonts w:cs="Arial"/>
                <w:sz w:val="16"/>
                <w:szCs w:val="16"/>
              </w:rPr>
            </w:pPr>
            <w:r w:rsidRPr="00C2061D">
              <w:rPr>
                <w:rFonts w:cs="Arial"/>
                <w:sz w:val="16"/>
                <w:szCs w:val="16"/>
              </w:rPr>
              <w:t>Time above range (%TAR: &gt;180 and &gt;250 mg/dL).</w:t>
            </w:r>
          </w:p>
          <w:p w14:paraId="17AD0CC5" w14:textId="561FF889" w:rsidR="00CD56C3" w:rsidRPr="00C2061D" w:rsidRDefault="00CD56C3">
            <w:pPr>
              <w:pStyle w:val="ListParagraph"/>
              <w:numPr>
                <w:ilvl w:val="0"/>
                <w:numId w:val="12"/>
              </w:numPr>
              <w:ind w:left="122" w:hanging="142"/>
              <w:jc w:val="left"/>
              <w:rPr>
                <w:rFonts w:cs="Arial"/>
                <w:sz w:val="16"/>
                <w:szCs w:val="16"/>
              </w:rPr>
            </w:pPr>
            <w:r w:rsidRPr="00C2061D">
              <w:rPr>
                <w:rFonts w:cs="Arial"/>
                <w:sz w:val="16"/>
                <w:szCs w:val="16"/>
              </w:rPr>
              <w:t>Time below range (%TBR: &lt;70, &lt;60, and &lt;54 mg/dL)</w:t>
            </w:r>
          </w:p>
          <w:p w14:paraId="64CF9B09" w14:textId="2E2E8DF5" w:rsidR="00CD56C3" w:rsidRPr="00C2061D" w:rsidRDefault="00CD56C3">
            <w:pPr>
              <w:pStyle w:val="ListParagraph"/>
              <w:numPr>
                <w:ilvl w:val="0"/>
                <w:numId w:val="12"/>
              </w:numPr>
              <w:ind w:left="122" w:hanging="142"/>
              <w:jc w:val="left"/>
              <w:rPr>
                <w:rFonts w:cs="Arial"/>
                <w:sz w:val="16"/>
                <w:szCs w:val="16"/>
              </w:rPr>
            </w:pPr>
            <w:r w:rsidRPr="00C2061D">
              <w:rPr>
                <w:rFonts w:cs="Arial"/>
                <w:sz w:val="16"/>
                <w:szCs w:val="16"/>
              </w:rPr>
              <w:t xml:space="preserve">Total number and amount of carbohydrate treatments for hypoglycemia </w:t>
            </w:r>
          </w:p>
          <w:p w14:paraId="782C3963" w14:textId="77777777" w:rsidR="00FB4BEC" w:rsidRPr="00C2061D" w:rsidRDefault="00FB4BEC" w:rsidP="00B917A1">
            <w:pPr>
              <w:jc w:val="left"/>
              <w:rPr>
                <w:rFonts w:cs="Arial"/>
                <w:sz w:val="16"/>
                <w:szCs w:val="16"/>
              </w:rPr>
            </w:pPr>
          </w:p>
        </w:tc>
        <w:tc>
          <w:tcPr>
            <w:tcW w:w="0" w:type="auto"/>
          </w:tcPr>
          <w:p w14:paraId="6C006A11" w14:textId="1E3244F4" w:rsidR="00C944E2" w:rsidRPr="00C2061D" w:rsidRDefault="00C944E2" w:rsidP="00C944E2">
            <w:pPr>
              <w:rPr>
                <w:rFonts w:cs="Arial"/>
                <w:sz w:val="16"/>
                <w:szCs w:val="16"/>
              </w:rPr>
            </w:pPr>
            <w:r w:rsidRPr="00C2061D">
              <w:rPr>
                <w:rFonts w:cs="Arial"/>
                <w:sz w:val="16"/>
                <w:szCs w:val="16"/>
              </w:rPr>
              <w:t>The Control-IQ system resulted in a significant 12% increase (approximately 3 hours) in %TIR compared to SAP therapy over the entire ski camp (66.4% vs. 53.9%, p = .010).</w:t>
            </w:r>
          </w:p>
          <w:p w14:paraId="43A60436" w14:textId="77777777" w:rsidR="00C944E2" w:rsidRPr="00C2061D" w:rsidRDefault="00C944E2" w:rsidP="00C944E2">
            <w:pPr>
              <w:rPr>
                <w:rFonts w:cs="Arial"/>
                <w:sz w:val="16"/>
                <w:szCs w:val="16"/>
              </w:rPr>
            </w:pPr>
          </w:p>
          <w:p w14:paraId="66F1F1C1" w14:textId="77777777" w:rsidR="00C944E2" w:rsidRPr="00C2061D" w:rsidRDefault="00C944E2" w:rsidP="00C944E2">
            <w:pPr>
              <w:rPr>
                <w:rFonts w:cs="Arial"/>
                <w:sz w:val="16"/>
                <w:szCs w:val="16"/>
              </w:rPr>
            </w:pPr>
            <w:r w:rsidRPr="00C2061D">
              <w:rPr>
                <w:rFonts w:cs="Arial"/>
                <w:sz w:val="16"/>
                <w:szCs w:val="16"/>
              </w:rPr>
              <w:t>Overnight improvements were particularly notable, with a 28% increase in TIR for the Control-IQ group (78.6% vs. 50.9%, p = .001).</w:t>
            </w:r>
          </w:p>
          <w:p w14:paraId="5A7AFFE7" w14:textId="77777777" w:rsidR="00C944E2" w:rsidRPr="00C2061D" w:rsidRDefault="00C944E2" w:rsidP="00C944E2">
            <w:pPr>
              <w:rPr>
                <w:rFonts w:cs="Arial"/>
                <w:sz w:val="16"/>
                <w:szCs w:val="16"/>
              </w:rPr>
            </w:pPr>
          </w:p>
          <w:p w14:paraId="2A3A25C6" w14:textId="77777777" w:rsidR="00FB4BEC" w:rsidRPr="00C2061D" w:rsidRDefault="00C944E2" w:rsidP="00C944E2">
            <w:pPr>
              <w:rPr>
                <w:rFonts w:cs="Arial"/>
                <w:sz w:val="16"/>
                <w:szCs w:val="16"/>
              </w:rPr>
            </w:pPr>
            <w:r w:rsidRPr="00C2061D">
              <w:rPr>
                <w:rFonts w:cs="Arial"/>
                <w:sz w:val="16"/>
                <w:szCs w:val="16"/>
              </w:rPr>
              <w:lastRenderedPageBreak/>
              <w:t>TAR&gt;180 was reduced by 15% in the Control-IQ group (31.4% vs. 43%, p = .015), with an even more substantial reduction overnight (18.2% vs. 44.5%, p = .001).</w:t>
            </w:r>
          </w:p>
          <w:p w14:paraId="1E091B1F" w14:textId="77777777" w:rsidR="00B65A2E" w:rsidRPr="00C2061D" w:rsidRDefault="00B65A2E" w:rsidP="00C944E2">
            <w:pPr>
              <w:rPr>
                <w:rFonts w:cs="Arial"/>
                <w:sz w:val="16"/>
                <w:szCs w:val="16"/>
              </w:rPr>
            </w:pPr>
          </w:p>
          <w:p w14:paraId="777005C2" w14:textId="421A9BB3" w:rsidR="00B65A2E" w:rsidRPr="00C2061D" w:rsidRDefault="00B65A2E" w:rsidP="00C944E2">
            <w:pPr>
              <w:rPr>
                <w:rFonts w:cs="Arial"/>
                <w:sz w:val="16"/>
                <w:szCs w:val="16"/>
              </w:rPr>
            </w:pPr>
            <w:r w:rsidRPr="00C2061D">
              <w:rPr>
                <w:rFonts w:cs="Arial"/>
                <w:sz w:val="16"/>
                <w:szCs w:val="16"/>
              </w:rPr>
              <w:t>The difference in the %TBR between groups was not statistically significant. The Control-IQ group reported an average of 2% TBR&lt;70 compared to 0.8% for the SAP group.</w:t>
            </w:r>
          </w:p>
          <w:p w14:paraId="790AD878" w14:textId="77777777" w:rsidR="00C944E2" w:rsidRPr="00C2061D" w:rsidRDefault="00C944E2" w:rsidP="00C944E2">
            <w:pPr>
              <w:rPr>
                <w:rFonts w:cs="Arial"/>
                <w:sz w:val="16"/>
                <w:szCs w:val="16"/>
              </w:rPr>
            </w:pPr>
          </w:p>
          <w:p w14:paraId="53A279B5" w14:textId="349C9BE5" w:rsidR="00C944E2" w:rsidRPr="00C2061D" w:rsidRDefault="00C944E2" w:rsidP="00C944E2">
            <w:pPr>
              <w:rPr>
                <w:rFonts w:cs="Arial"/>
                <w:sz w:val="16"/>
                <w:szCs w:val="16"/>
              </w:rPr>
            </w:pPr>
            <w:r w:rsidRPr="00C2061D">
              <w:rPr>
                <w:rFonts w:cs="Arial"/>
                <w:sz w:val="16"/>
                <w:szCs w:val="16"/>
              </w:rPr>
              <w:t>Specific malfunctions included software errors, CGM connectivity issues, and repeated pump occlusions. One subject experienced a software error causing prolonged system downtime, and another had multiple occlusions, both without significant adverse glycemic events.</w:t>
            </w:r>
          </w:p>
        </w:tc>
        <w:tc>
          <w:tcPr>
            <w:tcW w:w="0" w:type="auto"/>
          </w:tcPr>
          <w:p w14:paraId="1B240094" w14:textId="164511EF" w:rsidR="00FB4BEC" w:rsidRPr="00C2061D" w:rsidRDefault="00B65A2E" w:rsidP="00B917A1">
            <w:pPr>
              <w:rPr>
                <w:rFonts w:cs="Arial"/>
                <w:sz w:val="16"/>
                <w:szCs w:val="16"/>
              </w:rPr>
            </w:pPr>
            <w:r w:rsidRPr="00C2061D">
              <w:rPr>
                <w:rFonts w:cs="Arial"/>
                <w:sz w:val="16"/>
                <w:szCs w:val="16"/>
              </w:rPr>
              <w:lastRenderedPageBreak/>
              <w:t>Glycemic adverse events were minimal, and no participant experienced serious side effects or complications related to the infusion pumps.</w:t>
            </w:r>
          </w:p>
        </w:tc>
        <w:tc>
          <w:tcPr>
            <w:tcW w:w="0" w:type="auto"/>
          </w:tcPr>
          <w:p w14:paraId="6CB3EA1F" w14:textId="77777777" w:rsidR="00FB4BEC" w:rsidRPr="00C2061D" w:rsidRDefault="00B65A2E" w:rsidP="00B917A1">
            <w:pPr>
              <w:rPr>
                <w:rFonts w:cs="Arial"/>
                <w:sz w:val="16"/>
                <w:szCs w:val="16"/>
              </w:rPr>
            </w:pPr>
            <w:r w:rsidRPr="00C2061D">
              <w:rPr>
                <w:rFonts w:cs="Arial"/>
                <w:sz w:val="16"/>
                <w:szCs w:val="16"/>
              </w:rPr>
              <w:t>The t-slim X2 pump with Control-IQ Technology was effective in significantly improving glycemic control compared to SAP.</w:t>
            </w:r>
          </w:p>
          <w:p w14:paraId="4DE5A1C6" w14:textId="77777777" w:rsidR="00200ED1" w:rsidRPr="00C2061D" w:rsidRDefault="00200ED1" w:rsidP="00B917A1">
            <w:pPr>
              <w:rPr>
                <w:rFonts w:cs="Arial"/>
                <w:sz w:val="16"/>
                <w:szCs w:val="16"/>
              </w:rPr>
            </w:pPr>
          </w:p>
          <w:p w14:paraId="4F36EFDA" w14:textId="65BE0486" w:rsidR="00200ED1" w:rsidRPr="00C2061D" w:rsidRDefault="00200ED1" w:rsidP="00B917A1">
            <w:pPr>
              <w:rPr>
                <w:rFonts w:cs="Arial"/>
                <w:sz w:val="16"/>
                <w:szCs w:val="16"/>
              </w:rPr>
            </w:pPr>
            <w:r w:rsidRPr="00C2061D">
              <w:rPr>
                <w:rFonts w:cs="Arial"/>
                <w:sz w:val="16"/>
                <w:szCs w:val="16"/>
              </w:rPr>
              <w:t>The use of the t-slim X2 pump with Control-IQ Technology was associated with a similar rate of hypoglycemia as the SAP system.</w:t>
            </w:r>
          </w:p>
        </w:tc>
      </w:tr>
      <w:tr w:rsidR="004D4B1D" w:rsidRPr="00C2061D" w14:paraId="5CE06A77" w14:textId="77777777" w:rsidTr="00B917A1">
        <w:tc>
          <w:tcPr>
            <w:tcW w:w="0" w:type="auto"/>
          </w:tcPr>
          <w:p w14:paraId="4F1AD53B" w14:textId="58C1E6B5" w:rsidR="00FB4BEC" w:rsidRPr="00C2061D" w:rsidRDefault="00C74A63" w:rsidP="00B917A1">
            <w:pPr>
              <w:rPr>
                <w:rFonts w:cs="Arial"/>
                <w:sz w:val="16"/>
                <w:szCs w:val="16"/>
              </w:rPr>
            </w:pPr>
            <w:proofErr w:type="spellStart"/>
            <w:r w:rsidRPr="00C2061D">
              <w:rPr>
                <w:rFonts w:cs="Arial"/>
                <w:bCs/>
                <w:sz w:val="16"/>
                <w:szCs w:val="16"/>
              </w:rPr>
              <w:t>Usoh</w:t>
            </w:r>
            <w:proofErr w:type="spellEnd"/>
            <w:r w:rsidRPr="00C2061D">
              <w:rPr>
                <w:rFonts w:cs="Arial"/>
                <w:bCs/>
                <w:sz w:val="16"/>
                <w:szCs w:val="16"/>
              </w:rPr>
              <w:t xml:space="preserve"> et al. (2023) </w:t>
            </w:r>
            <w:r w:rsidRPr="00C2061D">
              <w:rPr>
                <w:rFonts w:cs="Arial"/>
                <w:bCs/>
                <w:sz w:val="16"/>
                <w:szCs w:val="16"/>
              </w:rPr>
              <w:fldChar w:fldCharType="begin"/>
            </w:r>
            <w:r w:rsidR="00D963EB">
              <w:rPr>
                <w:rFonts w:cs="Arial"/>
                <w:bCs/>
                <w:sz w:val="16"/>
                <w:szCs w:val="16"/>
              </w:rPr>
              <w:instrText xml:space="preserve"> ADDIN EN.CITE &lt;EndNote&gt;&lt;Cite&gt;&lt;Author&gt;Usoh&lt;/Author&gt;&lt;Year&gt;2023&lt;/Year&gt;&lt;RecNum&gt;194&lt;/RecNum&gt;&lt;DisplayText&gt;(23)&lt;/DisplayText&gt;&lt;record&gt;&lt;rec-number&gt;194&lt;/rec-number&gt;&lt;foreign-keys&gt;&lt;key app="EN" db-id="vwrrttwz10fd9netdtjv5t0n2rea550ese5e" timestamp="1725520858"&gt;194&lt;/key&gt;&lt;/foreign-keys&gt;&lt;ref-type name="Journal Article"&gt;17&lt;/ref-type&gt;&lt;contributors&gt;&lt;authors&gt;&lt;author&gt;CO Usoh&lt;/author&gt;&lt;author&gt;C Price&lt;/author&gt;&lt;author&gt;CP Johnson&lt;/author&gt;&lt;author&gt;JL Speiser&lt;/author&gt;&lt;author&gt;JA Aloi&lt;/author&gt;&lt;/authors&gt;&lt;/contributors&gt;&lt;titles&gt;&lt;title&gt;Efficacy of Control-IQ Technology in a General Endocrine Clinic&lt;/title&gt;&lt;secondary-title&gt;Endocrine Practice&lt;/secondary-title&gt;&lt;/titles&gt;&lt;periodical&gt;&lt;full-title&gt;Endocrine Practice&lt;/full-title&gt;&lt;/periodical&gt;&lt;pages&gt;29-32&lt;/pages&gt;&lt;volume&gt;29&lt;/volume&gt;&lt;number&gt;1&lt;/number&gt;&lt;dates&gt;&lt;year&gt;2023&lt;/year&gt;&lt;/dates&gt;&lt;urls&gt;&lt;related-urls&gt;&lt;url&gt;https://www.sciencedirect.com/science/article/pii/S1530891X22006516&lt;/url&gt;&lt;/related-urls&gt;&lt;/urls&gt;&lt;custom1&gt;2 cites: https://scholar.google.com/scholar?cites=4659019114748800087&amp;amp;as_sdt=2005&amp;amp;sciodt=0,5&amp;amp;hl=en&amp;#xD;Query date: 2024-09-05 07:44:29&lt;/custom1&gt;&lt;/record&gt;&lt;/Cite&gt;&lt;/EndNote&gt;</w:instrText>
            </w:r>
            <w:r w:rsidRPr="00C2061D">
              <w:rPr>
                <w:rFonts w:cs="Arial"/>
                <w:bCs/>
                <w:sz w:val="16"/>
                <w:szCs w:val="16"/>
              </w:rPr>
              <w:fldChar w:fldCharType="separate"/>
            </w:r>
            <w:r w:rsidR="00B60AE6">
              <w:rPr>
                <w:rFonts w:cs="Arial"/>
                <w:bCs/>
                <w:noProof/>
                <w:sz w:val="16"/>
                <w:szCs w:val="16"/>
              </w:rPr>
              <w:t>(23)</w:t>
            </w:r>
            <w:r w:rsidRPr="00C2061D">
              <w:rPr>
                <w:rFonts w:cs="Arial"/>
                <w:bCs/>
                <w:sz w:val="16"/>
                <w:szCs w:val="16"/>
              </w:rPr>
              <w:fldChar w:fldCharType="end"/>
            </w:r>
          </w:p>
        </w:tc>
        <w:tc>
          <w:tcPr>
            <w:tcW w:w="0" w:type="auto"/>
          </w:tcPr>
          <w:p w14:paraId="5373295A" w14:textId="0012B6D5" w:rsidR="00FB4BEC" w:rsidRPr="00C2061D" w:rsidRDefault="00C04D8A" w:rsidP="00B917A1">
            <w:pPr>
              <w:rPr>
                <w:rFonts w:cs="Arial"/>
                <w:sz w:val="16"/>
                <w:szCs w:val="16"/>
              </w:rPr>
            </w:pPr>
            <w:r w:rsidRPr="00C2061D">
              <w:rPr>
                <w:rFonts w:cs="Arial"/>
                <w:sz w:val="16"/>
                <w:szCs w:val="16"/>
              </w:rPr>
              <w:t>The study utilized the t-slim X2 insulin pump in conjunction with the Dexcom G6 CGM. These were used to administer insulin with Control-IQ* technology.</w:t>
            </w:r>
          </w:p>
        </w:tc>
        <w:tc>
          <w:tcPr>
            <w:tcW w:w="0" w:type="auto"/>
          </w:tcPr>
          <w:p w14:paraId="04063146" w14:textId="77C511B5" w:rsidR="00FB4BEC" w:rsidRPr="00C2061D" w:rsidRDefault="00C74A63" w:rsidP="00B917A1">
            <w:pPr>
              <w:rPr>
                <w:rFonts w:cs="Arial"/>
                <w:sz w:val="16"/>
                <w:szCs w:val="16"/>
              </w:rPr>
            </w:pPr>
            <w:r w:rsidRPr="00C2061D">
              <w:rPr>
                <w:rFonts w:cs="Arial"/>
                <w:sz w:val="16"/>
                <w:szCs w:val="16"/>
              </w:rPr>
              <w:t>To evaluate the effectiveness and safety of t-slim X2 with Control-IQ technology in a diverse patient population at a general outpatient endocrine clinic, under real-world conditions.</w:t>
            </w:r>
          </w:p>
        </w:tc>
        <w:tc>
          <w:tcPr>
            <w:tcW w:w="0" w:type="auto"/>
          </w:tcPr>
          <w:p w14:paraId="13CF3449" w14:textId="77777777" w:rsidR="00FB4BEC" w:rsidRPr="00C2061D" w:rsidRDefault="00C74A63" w:rsidP="00B917A1">
            <w:pPr>
              <w:rPr>
                <w:rFonts w:cs="Arial"/>
                <w:sz w:val="16"/>
                <w:szCs w:val="16"/>
              </w:rPr>
            </w:pPr>
            <w:r w:rsidRPr="00C2061D">
              <w:rPr>
                <w:rFonts w:cs="Arial"/>
                <w:sz w:val="16"/>
                <w:szCs w:val="16"/>
              </w:rPr>
              <w:t>Retrospective study.</w:t>
            </w:r>
          </w:p>
          <w:p w14:paraId="4B05F12B" w14:textId="77777777" w:rsidR="00C74A63" w:rsidRPr="00C2061D" w:rsidRDefault="00C74A63" w:rsidP="00B917A1">
            <w:pPr>
              <w:rPr>
                <w:rFonts w:cs="Arial"/>
                <w:sz w:val="16"/>
                <w:szCs w:val="16"/>
              </w:rPr>
            </w:pPr>
          </w:p>
          <w:p w14:paraId="3F0179D5" w14:textId="77777777" w:rsidR="00C74A63" w:rsidRPr="00C2061D" w:rsidRDefault="00C74A63" w:rsidP="00C74A63">
            <w:pPr>
              <w:rPr>
                <w:rFonts w:cs="Arial"/>
                <w:sz w:val="16"/>
                <w:szCs w:val="16"/>
              </w:rPr>
            </w:pPr>
            <w:r w:rsidRPr="00C2061D">
              <w:rPr>
                <w:rFonts w:cs="Arial"/>
                <w:sz w:val="16"/>
                <w:szCs w:val="16"/>
              </w:rPr>
              <w:t>The study included 66 patients diagnosed with diabetes mellitus (DM): 92% (n=61) had T1D and 8% (n=5) had type 2 diabetes (T2D).</w:t>
            </w:r>
            <w:r w:rsidR="00C04D8A" w:rsidRPr="00C2061D">
              <w:rPr>
                <w:rFonts w:cs="Arial"/>
                <w:sz w:val="16"/>
                <w:szCs w:val="16"/>
              </w:rPr>
              <w:t xml:space="preserve"> The average age of the participants was </w:t>
            </w:r>
            <w:r w:rsidR="00C04D8A" w:rsidRPr="00C2061D">
              <w:rPr>
                <w:rFonts w:cs="Arial"/>
                <w:sz w:val="16"/>
                <w:szCs w:val="16"/>
              </w:rPr>
              <w:lastRenderedPageBreak/>
              <w:t>reported as 42 ± 18 years.</w:t>
            </w:r>
          </w:p>
          <w:p w14:paraId="5C093007" w14:textId="77777777" w:rsidR="007F6BE8" w:rsidRPr="00C2061D" w:rsidRDefault="007F6BE8" w:rsidP="00C74A63">
            <w:pPr>
              <w:rPr>
                <w:rFonts w:cs="Arial"/>
                <w:sz w:val="16"/>
                <w:szCs w:val="16"/>
              </w:rPr>
            </w:pPr>
          </w:p>
          <w:p w14:paraId="24002E87" w14:textId="04C9FDF6" w:rsidR="00C04D8A" w:rsidRPr="00C2061D" w:rsidRDefault="007F6BE8" w:rsidP="007F6BE8">
            <w:pPr>
              <w:rPr>
                <w:rFonts w:cs="Arial"/>
                <w:sz w:val="16"/>
                <w:szCs w:val="16"/>
              </w:rPr>
            </w:pPr>
            <w:r w:rsidRPr="00C2061D">
              <w:rPr>
                <w:rFonts w:cs="Arial"/>
                <w:sz w:val="16"/>
                <w:szCs w:val="16"/>
              </w:rPr>
              <w:t xml:space="preserve">The study compared blood glucose control metrics before and after </w:t>
            </w:r>
            <w:r w:rsidR="00D52671" w:rsidRPr="00C2061D">
              <w:rPr>
                <w:rFonts w:cs="Arial"/>
                <w:sz w:val="16"/>
                <w:szCs w:val="16"/>
              </w:rPr>
              <w:t>introducing</w:t>
            </w:r>
            <w:r w:rsidRPr="00C2061D">
              <w:rPr>
                <w:rFonts w:cs="Arial"/>
                <w:sz w:val="16"/>
                <w:szCs w:val="16"/>
              </w:rPr>
              <w:t xml:space="preserve"> the Control-IQ technology*.</w:t>
            </w:r>
          </w:p>
          <w:p w14:paraId="15BB437E" w14:textId="77777777" w:rsidR="007F6BE8" w:rsidRPr="00C2061D" w:rsidRDefault="007F6BE8" w:rsidP="007F6BE8">
            <w:pPr>
              <w:rPr>
                <w:rFonts w:cs="Arial"/>
                <w:sz w:val="16"/>
                <w:szCs w:val="16"/>
              </w:rPr>
            </w:pPr>
          </w:p>
          <w:p w14:paraId="7C9CFA28" w14:textId="320DE975" w:rsidR="007F6BE8" w:rsidRPr="00C2061D" w:rsidRDefault="007F6BE8" w:rsidP="007F6BE8">
            <w:pPr>
              <w:rPr>
                <w:rFonts w:cs="Arial"/>
                <w:sz w:val="16"/>
                <w:szCs w:val="16"/>
              </w:rPr>
            </w:pPr>
            <w:r w:rsidRPr="00C2061D">
              <w:rPr>
                <w:rFonts w:cs="Arial"/>
                <w:sz w:val="16"/>
                <w:szCs w:val="16"/>
              </w:rPr>
              <w:t>The data collection period spanned from January 2020 to June 2021. Participants were followed consistently over the data collection period.</w:t>
            </w:r>
          </w:p>
        </w:tc>
        <w:tc>
          <w:tcPr>
            <w:tcW w:w="0" w:type="auto"/>
          </w:tcPr>
          <w:p w14:paraId="2FD7DCC1" w14:textId="0F18EC6A" w:rsidR="007F6BE8" w:rsidRPr="00C2061D" w:rsidRDefault="007F6BE8">
            <w:pPr>
              <w:pStyle w:val="ListParagraph"/>
              <w:numPr>
                <w:ilvl w:val="0"/>
                <w:numId w:val="12"/>
              </w:numPr>
              <w:ind w:left="122" w:hanging="142"/>
              <w:jc w:val="left"/>
              <w:rPr>
                <w:rFonts w:cs="Arial"/>
                <w:sz w:val="16"/>
                <w:szCs w:val="16"/>
              </w:rPr>
            </w:pPr>
            <w:r w:rsidRPr="00C2061D">
              <w:rPr>
                <w:rFonts w:cs="Arial"/>
                <w:sz w:val="16"/>
                <w:szCs w:val="16"/>
              </w:rPr>
              <w:lastRenderedPageBreak/>
              <w:t>%TiR; (70–180 mg/dL)</w:t>
            </w:r>
          </w:p>
          <w:p w14:paraId="0504298D" w14:textId="40E6372F" w:rsidR="007F6BE8" w:rsidRPr="00C2061D" w:rsidRDefault="007F6BE8">
            <w:pPr>
              <w:pStyle w:val="ListParagraph"/>
              <w:numPr>
                <w:ilvl w:val="0"/>
                <w:numId w:val="12"/>
              </w:numPr>
              <w:ind w:left="122" w:hanging="142"/>
              <w:jc w:val="left"/>
              <w:rPr>
                <w:rFonts w:cs="Arial"/>
                <w:sz w:val="16"/>
                <w:szCs w:val="16"/>
              </w:rPr>
            </w:pPr>
            <w:r w:rsidRPr="00C2061D">
              <w:rPr>
                <w:rFonts w:cs="Arial"/>
                <w:sz w:val="16"/>
                <w:szCs w:val="16"/>
              </w:rPr>
              <w:t>%TAR: (&gt;180 mg/dL).</w:t>
            </w:r>
          </w:p>
          <w:p w14:paraId="0BBAB74E" w14:textId="101D443E" w:rsidR="007F6BE8" w:rsidRPr="00C2061D" w:rsidRDefault="007F6BE8">
            <w:pPr>
              <w:pStyle w:val="ListParagraph"/>
              <w:numPr>
                <w:ilvl w:val="0"/>
                <w:numId w:val="12"/>
              </w:numPr>
              <w:ind w:left="122" w:hanging="142"/>
              <w:jc w:val="left"/>
              <w:rPr>
                <w:rFonts w:cs="Arial"/>
                <w:sz w:val="16"/>
                <w:szCs w:val="16"/>
              </w:rPr>
            </w:pPr>
            <w:r w:rsidRPr="00C2061D">
              <w:rPr>
                <w:rFonts w:cs="Arial"/>
                <w:sz w:val="16"/>
                <w:szCs w:val="16"/>
              </w:rPr>
              <w:t>%TBR: (&lt;70 mg/dL)</w:t>
            </w:r>
          </w:p>
          <w:p w14:paraId="3567EA9A" w14:textId="4A37B0E3" w:rsidR="007F6BE8" w:rsidRPr="00C2061D" w:rsidRDefault="007F6BE8">
            <w:pPr>
              <w:pStyle w:val="ListParagraph"/>
              <w:numPr>
                <w:ilvl w:val="0"/>
                <w:numId w:val="12"/>
              </w:numPr>
              <w:ind w:left="122" w:hanging="142"/>
              <w:jc w:val="left"/>
              <w:rPr>
                <w:rFonts w:cs="Arial"/>
                <w:sz w:val="16"/>
                <w:szCs w:val="16"/>
              </w:rPr>
            </w:pPr>
            <w:r w:rsidRPr="00C2061D">
              <w:rPr>
                <w:rFonts w:cs="Arial"/>
                <w:sz w:val="16"/>
                <w:szCs w:val="16"/>
              </w:rPr>
              <w:t>Hb1Ac changes</w:t>
            </w:r>
          </w:p>
          <w:p w14:paraId="22C217C0" w14:textId="26C48FA0" w:rsidR="007F6BE8" w:rsidRPr="00C2061D" w:rsidRDefault="007F6BE8">
            <w:pPr>
              <w:pStyle w:val="ListParagraph"/>
              <w:numPr>
                <w:ilvl w:val="0"/>
                <w:numId w:val="12"/>
              </w:numPr>
              <w:ind w:left="122" w:hanging="142"/>
              <w:jc w:val="left"/>
              <w:rPr>
                <w:rFonts w:cs="Arial"/>
                <w:sz w:val="16"/>
                <w:szCs w:val="16"/>
              </w:rPr>
            </w:pPr>
            <w:r w:rsidRPr="00C2061D">
              <w:rPr>
                <w:rFonts w:cs="Arial"/>
                <w:sz w:val="16"/>
                <w:szCs w:val="16"/>
              </w:rPr>
              <w:t>Participant adherence</w:t>
            </w:r>
          </w:p>
          <w:p w14:paraId="1AB382BB" w14:textId="77777777" w:rsidR="007F6BE8" w:rsidRPr="00C2061D" w:rsidRDefault="007F6BE8">
            <w:pPr>
              <w:pStyle w:val="ListParagraph"/>
              <w:numPr>
                <w:ilvl w:val="0"/>
                <w:numId w:val="12"/>
              </w:numPr>
              <w:ind w:left="122" w:hanging="142"/>
              <w:jc w:val="left"/>
              <w:rPr>
                <w:rFonts w:cs="Arial"/>
                <w:sz w:val="16"/>
                <w:szCs w:val="16"/>
              </w:rPr>
            </w:pPr>
            <w:r w:rsidRPr="00C2061D">
              <w:rPr>
                <w:rFonts w:cs="Arial"/>
                <w:sz w:val="16"/>
                <w:szCs w:val="16"/>
              </w:rPr>
              <w:t>Total daily dose (TDD) of insulin</w:t>
            </w:r>
          </w:p>
          <w:p w14:paraId="2D35C56C" w14:textId="73AAFD4C" w:rsidR="00FB4BEC" w:rsidRPr="00C2061D" w:rsidRDefault="007F6BE8">
            <w:pPr>
              <w:pStyle w:val="ListParagraph"/>
              <w:numPr>
                <w:ilvl w:val="0"/>
                <w:numId w:val="12"/>
              </w:numPr>
              <w:ind w:left="122" w:hanging="142"/>
              <w:jc w:val="left"/>
              <w:rPr>
                <w:rFonts w:cs="Arial"/>
                <w:sz w:val="16"/>
                <w:szCs w:val="16"/>
              </w:rPr>
            </w:pPr>
            <w:r w:rsidRPr="00C2061D">
              <w:rPr>
                <w:rFonts w:cs="Arial"/>
                <w:sz w:val="16"/>
                <w:szCs w:val="16"/>
              </w:rPr>
              <w:t>Body weight</w:t>
            </w:r>
          </w:p>
        </w:tc>
        <w:tc>
          <w:tcPr>
            <w:tcW w:w="0" w:type="auto"/>
          </w:tcPr>
          <w:p w14:paraId="4B9829C1" w14:textId="77777777" w:rsidR="00D52671" w:rsidRPr="00C2061D" w:rsidRDefault="00D52671" w:rsidP="00D52671">
            <w:pPr>
              <w:rPr>
                <w:rFonts w:cs="Arial"/>
                <w:sz w:val="16"/>
                <w:szCs w:val="16"/>
              </w:rPr>
            </w:pPr>
            <w:r w:rsidRPr="00C2061D">
              <w:rPr>
                <w:rFonts w:cs="Arial"/>
                <w:sz w:val="16"/>
                <w:szCs w:val="16"/>
              </w:rPr>
              <w:t>The average TIR increased by 27.9% after transitioning to Control-IQ, from 49.5% to 63.3% (P &lt; .0003).</w:t>
            </w:r>
          </w:p>
          <w:p w14:paraId="2E850F35" w14:textId="77777777" w:rsidR="00D52671" w:rsidRPr="00C2061D" w:rsidRDefault="00D52671" w:rsidP="00D52671">
            <w:pPr>
              <w:rPr>
                <w:rFonts w:cs="Arial"/>
                <w:sz w:val="16"/>
                <w:szCs w:val="16"/>
              </w:rPr>
            </w:pPr>
          </w:p>
          <w:p w14:paraId="27869D18" w14:textId="3D776995" w:rsidR="00D52671" w:rsidRPr="00C2061D" w:rsidRDefault="00D52671" w:rsidP="00D52671">
            <w:pPr>
              <w:rPr>
                <w:rFonts w:cs="Arial"/>
                <w:sz w:val="16"/>
                <w:szCs w:val="16"/>
              </w:rPr>
            </w:pPr>
            <w:r w:rsidRPr="00C2061D">
              <w:rPr>
                <w:rFonts w:cs="Arial"/>
                <w:sz w:val="16"/>
                <w:szCs w:val="16"/>
              </w:rPr>
              <w:t xml:space="preserve">There was a 25.4% reduction in </w:t>
            </w:r>
            <w:r w:rsidR="000B71EC">
              <w:rPr>
                <w:rFonts w:cs="Arial"/>
                <w:sz w:val="16"/>
                <w:szCs w:val="16"/>
              </w:rPr>
              <w:t>TAR</w:t>
            </w:r>
            <w:r w:rsidRPr="00C2061D">
              <w:rPr>
                <w:rFonts w:cs="Arial"/>
                <w:sz w:val="16"/>
                <w:szCs w:val="16"/>
              </w:rPr>
              <w:t>, from 46.8% to 34.9% (P &lt; .0013).</w:t>
            </w:r>
          </w:p>
          <w:p w14:paraId="559BDDCA" w14:textId="77777777" w:rsidR="00D52671" w:rsidRPr="00C2061D" w:rsidRDefault="00D52671" w:rsidP="00D52671">
            <w:pPr>
              <w:rPr>
                <w:rFonts w:cs="Arial"/>
                <w:sz w:val="16"/>
                <w:szCs w:val="16"/>
              </w:rPr>
            </w:pPr>
          </w:p>
          <w:p w14:paraId="72455C3C" w14:textId="77777777" w:rsidR="00D52671" w:rsidRPr="00C2061D" w:rsidRDefault="00D52671" w:rsidP="00D52671">
            <w:pPr>
              <w:rPr>
                <w:rFonts w:cs="Arial"/>
                <w:sz w:val="16"/>
                <w:szCs w:val="16"/>
              </w:rPr>
            </w:pPr>
            <w:r w:rsidRPr="00C2061D">
              <w:rPr>
                <w:rFonts w:cs="Arial"/>
                <w:sz w:val="16"/>
                <w:szCs w:val="16"/>
              </w:rPr>
              <w:lastRenderedPageBreak/>
              <w:t>The TBR decreased by 57%, from 4.0% to 1.7% (P = .017).</w:t>
            </w:r>
          </w:p>
          <w:p w14:paraId="722CEB30" w14:textId="77777777" w:rsidR="00F2018A" w:rsidRPr="00C2061D" w:rsidRDefault="00F2018A" w:rsidP="00D52671">
            <w:pPr>
              <w:rPr>
                <w:rFonts w:cs="Arial"/>
                <w:sz w:val="16"/>
                <w:szCs w:val="16"/>
              </w:rPr>
            </w:pPr>
          </w:p>
          <w:p w14:paraId="69F064AD" w14:textId="77777777" w:rsidR="00D52671" w:rsidRPr="00C2061D" w:rsidRDefault="00D52671" w:rsidP="00D52671">
            <w:pPr>
              <w:rPr>
                <w:rFonts w:cs="Arial"/>
                <w:sz w:val="16"/>
                <w:szCs w:val="16"/>
              </w:rPr>
            </w:pPr>
            <w:r w:rsidRPr="00C2061D">
              <w:rPr>
                <w:rFonts w:cs="Arial"/>
                <w:sz w:val="16"/>
                <w:szCs w:val="16"/>
              </w:rPr>
              <w:t>A significant decrease in HbA1c was observed, from 7.7% (61 mmol/mol) to 7.1% (54 mmol/mol) (P &lt; .017).</w:t>
            </w:r>
          </w:p>
          <w:p w14:paraId="129D7B36" w14:textId="77777777" w:rsidR="00F2018A" w:rsidRPr="00C2061D" w:rsidRDefault="00F2018A" w:rsidP="00D52671">
            <w:pPr>
              <w:rPr>
                <w:rFonts w:cs="Arial"/>
                <w:sz w:val="16"/>
                <w:szCs w:val="16"/>
              </w:rPr>
            </w:pPr>
          </w:p>
          <w:p w14:paraId="7DB7FBFC" w14:textId="77777777" w:rsidR="00FB4BEC" w:rsidRPr="00C2061D" w:rsidRDefault="00D52671" w:rsidP="00D52671">
            <w:pPr>
              <w:rPr>
                <w:rFonts w:cs="Arial"/>
                <w:sz w:val="16"/>
                <w:szCs w:val="16"/>
              </w:rPr>
            </w:pPr>
            <w:r w:rsidRPr="00C2061D">
              <w:rPr>
                <w:rFonts w:cs="Arial"/>
                <w:sz w:val="16"/>
                <w:szCs w:val="16"/>
              </w:rPr>
              <w:t xml:space="preserve">Weight and </w:t>
            </w:r>
            <w:r w:rsidR="00F2018A" w:rsidRPr="00C2061D">
              <w:rPr>
                <w:rFonts w:cs="Arial"/>
                <w:sz w:val="16"/>
                <w:szCs w:val="16"/>
              </w:rPr>
              <w:t>TDD of</w:t>
            </w:r>
            <w:r w:rsidRPr="00C2061D">
              <w:rPr>
                <w:rFonts w:cs="Arial"/>
                <w:sz w:val="16"/>
                <w:szCs w:val="16"/>
              </w:rPr>
              <w:t xml:space="preserve"> insulin showed no significant changes (P = .4 and P = .98, respectively).</w:t>
            </w:r>
          </w:p>
          <w:p w14:paraId="51B77F4C" w14:textId="77777777" w:rsidR="00C01327" w:rsidRPr="00C2061D" w:rsidRDefault="00C01327" w:rsidP="00D52671">
            <w:pPr>
              <w:rPr>
                <w:rFonts w:cs="Arial"/>
                <w:sz w:val="16"/>
                <w:szCs w:val="16"/>
              </w:rPr>
            </w:pPr>
          </w:p>
          <w:p w14:paraId="02E38180" w14:textId="1BBD3FE7" w:rsidR="00C01327" w:rsidRPr="00C2061D" w:rsidRDefault="00C01327" w:rsidP="00C01327">
            <w:pPr>
              <w:rPr>
                <w:rFonts w:cs="Arial"/>
                <w:sz w:val="16"/>
                <w:szCs w:val="16"/>
              </w:rPr>
            </w:pPr>
            <w:r w:rsidRPr="00C2061D">
              <w:rPr>
                <w:rFonts w:cs="Arial"/>
                <w:sz w:val="16"/>
                <w:szCs w:val="16"/>
              </w:rPr>
              <w:t xml:space="preserve">Four </w:t>
            </w:r>
            <w:proofErr w:type="gramStart"/>
            <w:r w:rsidRPr="00C2061D">
              <w:rPr>
                <w:rFonts w:cs="Arial"/>
                <w:sz w:val="16"/>
                <w:szCs w:val="16"/>
              </w:rPr>
              <w:t>persons</w:t>
            </w:r>
            <w:proofErr w:type="gramEnd"/>
            <w:r w:rsidRPr="00C2061D">
              <w:rPr>
                <w:rFonts w:cs="Arial"/>
                <w:sz w:val="16"/>
                <w:szCs w:val="16"/>
              </w:rPr>
              <w:t xml:space="preserve"> dropped out due to CGM malfunction (n=1), pump malfunction (n=1), insertion site malfunction (n=1) or changing to a</w:t>
            </w:r>
            <w:r w:rsidR="00C96866" w:rsidRPr="00C2061D">
              <w:rPr>
                <w:rFonts w:cs="Arial"/>
                <w:sz w:val="16"/>
                <w:szCs w:val="16"/>
              </w:rPr>
              <w:t xml:space="preserve"> DIY</w:t>
            </w:r>
            <w:r w:rsidRPr="00C2061D">
              <w:rPr>
                <w:rFonts w:cs="Arial"/>
                <w:sz w:val="16"/>
                <w:szCs w:val="16"/>
              </w:rPr>
              <w:t xml:space="preserve"> </w:t>
            </w:r>
            <w:r w:rsidR="00C96866" w:rsidRPr="00C2061D">
              <w:rPr>
                <w:rFonts w:cs="Arial"/>
                <w:sz w:val="16"/>
                <w:szCs w:val="16"/>
              </w:rPr>
              <w:t>Loop</w:t>
            </w:r>
            <w:r w:rsidRPr="00C2061D">
              <w:rPr>
                <w:rFonts w:cs="Arial"/>
                <w:sz w:val="16"/>
                <w:szCs w:val="16"/>
              </w:rPr>
              <w:t xml:space="preserve"> (n=1).</w:t>
            </w:r>
          </w:p>
        </w:tc>
        <w:tc>
          <w:tcPr>
            <w:tcW w:w="0" w:type="auto"/>
          </w:tcPr>
          <w:p w14:paraId="6CEBC6FE" w14:textId="7DC03CDC" w:rsidR="00FB4BEC" w:rsidRPr="00C2061D" w:rsidRDefault="00BA5175" w:rsidP="00B917A1">
            <w:pPr>
              <w:rPr>
                <w:rFonts w:cs="Arial"/>
                <w:sz w:val="16"/>
                <w:szCs w:val="16"/>
              </w:rPr>
            </w:pPr>
            <w:r w:rsidRPr="00C2061D">
              <w:rPr>
                <w:rFonts w:cs="Arial"/>
                <w:sz w:val="16"/>
                <w:szCs w:val="16"/>
              </w:rPr>
              <w:lastRenderedPageBreak/>
              <w:t xml:space="preserve">No device-related </w:t>
            </w:r>
            <w:r w:rsidR="00720B5E" w:rsidRPr="00C2061D">
              <w:rPr>
                <w:rFonts w:cs="Arial"/>
                <w:sz w:val="16"/>
                <w:szCs w:val="16"/>
              </w:rPr>
              <w:t>AEs</w:t>
            </w:r>
            <w:r w:rsidRPr="00C2061D">
              <w:rPr>
                <w:rFonts w:cs="Arial"/>
                <w:sz w:val="16"/>
                <w:szCs w:val="16"/>
              </w:rPr>
              <w:t xml:space="preserve"> or safety issues were reported during the study period.</w:t>
            </w:r>
          </w:p>
        </w:tc>
        <w:tc>
          <w:tcPr>
            <w:tcW w:w="0" w:type="auto"/>
          </w:tcPr>
          <w:p w14:paraId="2C3DE0A8" w14:textId="3248BC13" w:rsidR="00FB4BEC" w:rsidRPr="00C2061D" w:rsidRDefault="00682316" w:rsidP="00B917A1">
            <w:pPr>
              <w:rPr>
                <w:rFonts w:cs="Arial"/>
                <w:sz w:val="16"/>
                <w:szCs w:val="16"/>
              </w:rPr>
            </w:pPr>
            <w:r w:rsidRPr="00C2061D">
              <w:rPr>
                <w:rFonts w:cs="Arial"/>
                <w:sz w:val="16"/>
                <w:szCs w:val="16"/>
              </w:rPr>
              <w:t>The t-slim X2 with Control-IQ technology showed a notable 57% decrease in time spent in hypoglycemia, indicating that the system is effective in minimizing low blood sugar events.</w:t>
            </w:r>
          </w:p>
        </w:tc>
      </w:tr>
      <w:tr w:rsidR="004D4B1D" w:rsidRPr="00C2061D" w14:paraId="37D04E75" w14:textId="77777777" w:rsidTr="00B917A1">
        <w:tc>
          <w:tcPr>
            <w:tcW w:w="0" w:type="auto"/>
          </w:tcPr>
          <w:p w14:paraId="2861447A" w14:textId="097F32FE" w:rsidR="006F1284" w:rsidRPr="00C2061D" w:rsidRDefault="006F1284" w:rsidP="006F1284">
            <w:pPr>
              <w:rPr>
                <w:rFonts w:cs="Arial"/>
                <w:sz w:val="16"/>
                <w:szCs w:val="16"/>
              </w:rPr>
            </w:pPr>
            <w:r w:rsidRPr="00C2061D">
              <w:rPr>
                <w:rFonts w:cs="Arial"/>
                <w:bCs/>
                <w:sz w:val="16"/>
                <w:szCs w:val="16"/>
              </w:rPr>
              <w:t xml:space="preserve">Breton </w:t>
            </w:r>
            <w:r w:rsidR="00AD18E6" w:rsidRPr="00C2061D">
              <w:rPr>
                <w:rFonts w:cs="Arial"/>
                <w:bCs/>
                <w:sz w:val="16"/>
                <w:szCs w:val="16"/>
              </w:rPr>
              <w:t xml:space="preserve"> and Kovatchev</w:t>
            </w:r>
            <w:r w:rsidRPr="00C2061D">
              <w:rPr>
                <w:rFonts w:cs="Arial"/>
                <w:bCs/>
                <w:sz w:val="16"/>
                <w:szCs w:val="16"/>
              </w:rPr>
              <w:t xml:space="preserve"> (2021) </w:t>
            </w:r>
            <w:r w:rsidRPr="00C2061D">
              <w:rPr>
                <w:rFonts w:cs="Arial"/>
                <w:bCs/>
                <w:sz w:val="16"/>
                <w:szCs w:val="16"/>
              </w:rPr>
              <w:fldChar w:fldCharType="begin"/>
            </w:r>
            <w:r w:rsidR="00B60AE6">
              <w:rPr>
                <w:rFonts w:cs="Arial"/>
                <w:bCs/>
                <w:sz w:val="16"/>
                <w:szCs w:val="16"/>
              </w:rPr>
              <w:instrText xml:space="preserve"> ADDIN EN.CITE &lt;EndNote&gt;&lt;Cite&gt;&lt;Author&gt;Breton&lt;/Author&gt;&lt;Year&gt;2021&lt;/Year&gt;&lt;RecNum&gt;36&lt;/RecNum&gt;&lt;DisplayText&gt;(24)&lt;/DisplayText&gt;&lt;record&gt;&lt;rec-number&gt;36&lt;/rec-number&gt;&lt;foreign-keys&gt;&lt;key app="EN" db-id="vwrrttwz10fd9netdtjv5t0n2rea550ese5e" timestamp="1725520786"&gt;36&lt;/key&gt;&lt;/foreign-keys&gt;&lt;ref-type name="Journal Article"&gt;17&lt;/ref-type&gt;&lt;contributors&gt;&lt;authors&gt;&lt;author&gt;Breton, M. D.&lt;/author&gt;&lt;author&gt;Kovatchev, B. P.&lt;/author&gt;&lt;/authors&gt;&lt;/contributors&gt;&lt;titles&gt;&lt;title&gt;One Year Real-World Use of the Control-IQ Advanced Hybrid Closed-Loop Technology&lt;/title&gt;&lt;secondary-title&gt;Diabetes technology &amp;amp; therapeutics&lt;/secondary-title&gt;&lt;/titles&gt;&lt;periodical&gt;&lt;full-title&gt;Diabetes technology &amp;amp; therapeutics&lt;/full-title&gt;&lt;/periodical&gt;&lt;pages&gt;601</w:instrText>
            </w:r>
            <w:r w:rsidR="00B60AE6">
              <w:rPr>
                <w:rFonts w:ascii="Cambria Math" w:hAnsi="Cambria Math" w:cs="Cambria Math"/>
                <w:bCs/>
                <w:sz w:val="16"/>
                <w:szCs w:val="16"/>
              </w:rPr>
              <w:instrText>‐</w:instrText>
            </w:r>
            <w:r w:rsidR="00B60AE6">
              <w:rPr>
                <w:rFonts w:cs="Arial"/>
                <w:bCs/>
                <w:sz w:val="16"/>
                <w:szCs w:val="16"/>
              </w:rPr>
              <w:instrText>608&lt;/pages&gt;&lt;volume&gt;23&lt;/volume&gt;&lt;number&gt;9&lt;/number&gt;&lt;keywords&gt;&lt;keyword&gt;*blood glucose monitoring&lt;/keyword&gt;&lt;keyword&gt;Adolescent&lt;/keyword&gt;&lt;keyword&gt;Adult&lt;/keyword&gt;&lt;keyword&gt;Article&lt;/keyword&gt;&lt;keyword&gt;Automation&lt;/keyword&gt;&lt;keyword&gt;Blood Glucose&lt;/keyword&gt;&lt;keyword&gt;Blood Glucose Self</w:instrText>
            </w:r>
            <w:r w:rsidR="00B60AE6">
              <w:rPr>
                <w:rFonts w:ascii="Cambria Math" w:hAnsi="Cambria Math" w:cs="Cambria Math"/>
                <w:bCs/>
                <w:sz w:val="16"/>
                <w:szCs w:val="16"/>
              </w:rPr>
              <w:instrText>‐</w:instrText>
            </w:r>
            <w:r w:rsidR="00B60AE6">
              <w:rPr>
                <w:rFonts w:cs="Arial"/>
                <w:bCs/>
                <w:sz w:val="16"/>
                <w:szCs w:val="16"/>
              </w:rPr>
              <w:instrText>Monitoring [methods]&lt;/keyword&gt;&lt;keyword&gt;Child&lt;/keyword&gt;&lt;keyword&gt;Diabetes Mellitus, Type 1 [drug therapy]&lt;/keyword&gt;&lt;keyword&gt;Female&lt;/keyword&gt;&lt;keyword&gt;Human&lt;/keyword&gt;&lt;keyword&gt;Humans&lt;/keyword&gt;&lt;keyword&gt;Hypoglycemic Agents [therapeutic use]&lt;/keyword&gt;&lt;keyword&gt;Insulin Infusion Systems&lt;/keyword&gt;&lt;keyword&gt;Insulin [therapeutic use]&lt;/keyword&gt;&lt;keyword&gt;Insulin dependent diabetes mellitus&lt;/keyword&gt;&lt;keyword&gt;Major clinical study&lt;/keyword&gt;&lt;keyword&gt;Male&lt;/keyword&gt;&lt;keyword&gt;Middle Aged&lt;/keyword&gt;&lt;keyword&gt;Non insulin dependent diabetes mellitus&lt;/keyword&gt;&lt;keyword&gt;Retrospective Studies&lt;/keyword&gt;&lt;keyword&gt;Retrospective study&lt;/keyword&gt;&lt;keyword&gt;Technology&lt;/keyword&gt;&lt;keyword&gt;Young Adult&lt;/keyword&gt;&lt;/keywords&gt;&lt;dates&gt;&lt;year&gt;2021&lt;/year&gt;&lt;/dates&gt;&lt;accession-num&gt;CN-02322921&lt;/accession-num&gt;&lt;work-type&gt;Journal article&lt;/work-type&gt;&lt;urls&gt;&lt;related-urls&gt;&lt;url&gt;https://www.cochranelibrary.com/central/doi/10.1002/central/CN-02322921/full&lt;/url&gt;&lt;/related-urls&gt;&lt;/urls&gt;&lt;custom3&gt;PUBMED 33784196,EMBASE 635931376&lt;/custom3&gt;&lt;electronic-resource-num&gt;10.1089/dia.2021.0097&lt;/electronic-resource-num&gt;&lt;/record&gt;&lt;/Cite&gt;&lt;/EndNote&gt;</w:instrText>
            </w:r>
            <w:r w:rsidRPr="00C2061D">
              <w:rPr>
                <w:rFonts w:cs="Arial"/>
                <w:bCs/>
                <w:sz w:val="16"/>
                <w:szCs w:val="16"/>
              </w:rPr>
              <w:fldChar w:fldCharType="separate"/>
            </w:r>
            <w:r w:rsidR="00B60AE6">
              <w:rPr>
                <w:rFonts w:cs="Arial"/>
                <w:bCs/>
                <w:noProof/>
                <w:sz w:val="16"/>
                <w:szCs w:val="16"/>
              </w:rPr>
              <w:t>(24)</w:t>
            </w:r>
            <w:r w:rsidRPr="00C2061D">
              <w:rPr>
                <w:rFonts w:cs="Arial"/>
                <w:bCs/>
                <w:sz w:val="16"/>
                <w:szCs w:val="16"/>
              </w:rPr>
              <w:fldChar w:fldCharType="end"/>
            </w:r>
          </w:p>
        </w:tc>
        <w:tc>
          <w:tcPr>
            <w:tcW w:w="0" w:type="auto"/>
          </w:tcPr>
          <w:p w14:paraId="368CCFB7" w14:textId="0704329D" w:rsidR="006F1284" w:rsidRPr="00C2061D" w:rsidRDefault="006F1284" w:rsidP="006F1284">
            <w:pPr>
              <w:rPr>
                <w:rFonts w:cs="Arial"/>
                <w:sz w:val="16"/>
                <w:szCs w:val="16"/>
              </w:rPr>
            </w:pPr>
            <w:r w:rsidRPr="00C2061D">
              <w:rPr>
                <w:rFonts w:cs="Arial"/>
                <w:sz w:val="16"/>
                <w:szCs w:val="16"/>
              </w:rPr>
              <w:t>The t-slim X2 insulin pump was used in conjunction with the Dexcom G6 CGM and Control IQ technology.</w:t>
            </w:r>
          </w:p>
        </w:tc>
        <w:tc>
          <w:tcPr>
            <w:tcW w:w="0" w:type="auto"/>
          </w:tcPr>
          <w:p w14:paraId="53097FB0" w14:textId="074CDD9C" w:rsidR="006F1284" w:rsidRPr="00C2061D" w:rsidRDefault="006F1284" w:rsidP="006F1284">
            <w:pPr>
              <w:rPr>
                <w:rFonts w:cs="Arial"/>
                <w:sz w:val="16"/>
                <w:szCs w:val="16"/>
              </w:rPr>
            </w:pPr>
            <w:r w:rsidRPr="00C2061D">
              <w:rPr>
                <w:rFonts w:cs="Arial"/>
                <w:sz w:val="16"/>
                <w:szCs w:val="16"/>
              </w:rPr>
              <w:t>To analyze the real-world performance, safety, and glycemic outcomes associated with 12 months of continuous use of t-slim X2 with Control-IQ* technology.</w:t>
            </w:r>
          </w:p>
        </w:tc>
        <w:tc>
          <w:tcPr>
            <w:tcW w:w="0" w:type="auto"/>
          </w:tcPr>
          <w:p w14:paraId="09083750" w14:textId="77777777" w:rsidR="006F1284" w:rsidRPr="00C2061D" w:rsidRDefault="006F1284" w:rsidP="006F1284">
            <w:pPr>
              <w:rPr>
                <w:rFonts w:cs="Arial"/>
                <w:sz w:val="16"/>
                <w:szCs w:val="16"/>
              </w:rPr>
            </w:pPr>
            <w:r w:rsidRPr="00C2061D">
              <w:rPr>
                <w:rFonts w:cs="Arial"/>
                <w:sz w:val="16"/>
                <w:szCs w:val="16"/>
              </w:rPr>
              <w:t>Retrospective study.</w:t>
            </w:r>
          </w:p>
          <w:p w14:paraId="4D2DEB7A" w14:textId="77777777" w:rsidR="006F1284" w:rsidRPr="00C2061D" w:rsidRDefault="006F1284" w:rsidP="006F1284">
            <w:pPr>
              <w:rPr>
                <w:rFonts w:cs="Arial"/>
                <w:sz w:val="16"/>
                <w:szCs w:val="16"/>
              </w:rPr>
            </w:pPr>
          </w:p>
          <w:p w14:paraId="4DC7EE7A" w14:textId="4B730E25" w:rsidR="006F1284" w:rsidRPr="00C2061D" w:rsidRDefault="006F1284" w:rsidP="006F1284">
            <w:pPr>
              <w:rPr>
                <w:rFonts w:cs="Arial"/>
                <w:sz w:val="16"/>
                <w:szCs w:val="16"/>
              </w:rPr>
            </w:pPr>
            <w:commentRangeStart w:id="115"/>
            <w:r w:rsidRPr="00C2061D">
              <w:rPr>
                <w:rFonts w:cs="Arial"/>
                <w:sz w:val="16"/>
                <w:szCs w:val="16"/>
              </w:rPr>
              <w:t>The analysis included 9451 Control-IQ* users, who uploaded their glycemic data to a database over a 12-month period.</w:t>
            </w:r>
            <w:commentRangeEnd w:id="115"/>
            <w:r w:rsidR="00827A46" w:rsidRPr="00C2061D">
              <w:rPr>
                <w:rStyle w:val="CommentReference"/>
              </w:rPr>
              <w:commentReference w:id="115"/>
            </w:r>
          </w:p>
          <w:p w14:paraId="55B91090" w14:textId="77777777" w:rsidR="006F1284" w:rsidRPr="00C2061D" w:rsidRDefault="006F1284" w:rsidP="006F1284">
            <w:pPr>
              <w:rPr>
                <w:rFonts w:cs="Arial"/>
                <w:sz w:val="16"/>
                <w:szCs w:val="16"/>
              </w:rPr>
            </w:pPr>
          </w:p>
          <w:p w14:paraId="5A1531A1" w14:textId="31C860B4" w:rsidR="006F1284" w:rsidRPr="00C2061D" w:rsidRDefault="006F1284" w:rsidP="006F1284">
            <w:pPr>
              <w:rPr>
                <w:rFonts w:cs="Arial"/>
                <w:sz w:val="16"/>
                <w:szCs w:val="16"/>
              </w:rPr>
            </w:pPr>
            <w:r w:rsidRPr="00C2061D">
              <w:rPr>
                <w:rFonts w:cs="Arial"/>
                <w:sz w:val="16"/>
                <w:szCs w:val="16"/>
              </w:rPr>
              <w:t>83% of participants had T1D, while the rest had T2D or another form of diabetes. The study included children, adolescents and adults; mean age: 41.9 ± 20.8 years.</w:t>
            </w:r>
          </w:p>
          <w:p w14:paraId="662F33C2" w14:textId="77777777" w:rsidR="006F1284" w:rsidRPr="00C2061D" w:rsidRDefault="006F1284" w:rsidP="006F1284">
            <w:pPr>
              <w:rPr>
                <w:rFonts w:cs="Arial"/>
                <w:sz w:val="16"/>
                <w:szCs w:val="16"/>
              </w:rPr>
            </w:pPr>
          </w:p>
          <w:p w14:paraId="2E746578" w14:textId="6B119613" w:rsidR="006F1284" w:rsidRPr="00C2061D" w:rsidRDefault="006F1284" w:rsidP="006F1284">
            <w:pPr>
              <w:rPr>
                <w:rFonts w:cs="Arial"/>
                <w:sz w:val="16"/>
                <w:szCs w:val="16"/>
              </w:rPr>
            </w:pPr>
            <w:r w:rsidRPr="00C2061D">
              <w:rPr>
                <w:rFonts w:cs="Arial"/>
                <w:sz w:val="16"/>
                <w:szCs w:val="16"/>
              </w:rPr>
              <w:lastRenderedPageBreak/>
              <w:t>Data was collected from January 2020 until February 2021.</w:t>
            </w:r>
          </w:p>
        </w:tc>
        <w:tc>
          <w:tcPr>
            <w:tcW w:w="0" w:type="auto"/>
          </w:tcPr>
          <w:p w14:paraId="6905067E" w14:textId="77777777" w:rsidR="006F1284" w:rsidRPr="00C2061D" w:rsidRDefault="006F1284">
            <w:pPr>
              <w:pStyle w:val="ListParagraph"/>
              <w:numPr>
                <w:ilvl w:val="0"/>
                <w:numId w:val="12"/>
              </w:numPr>
              <w:ind w:left="122" w:hanging="142"/>
              <w:jc w:val="left"/>
              <w:rPr>
                <w:rFonts w:cs="Arial"/>
                <w:sz w:val="16"/>
                <w:szCs w:val="16"/>
              </w:rPr>
            </w:pPr>
            <w:r w:rsidRPr="00C2061D">
              <w:rPr>
                <w:rFonts w:cs="Arial"/>
                <w:sz w:val="16"/>
                <w:szCs w:val="16"/>
              </w:rPr>
              <w:lastRenderedPageBreak/>
              <w:t>%TiR; (70–180 mg/dL)</w:t>
            </w:r>
          </w:p>
          <w:p w14:paraId="52708AC7" w14:textId="60511F50" w:rsidR="006F1284" w:rsidRPr="00C2061D" w:rsidRDefault="006F1284">
            <w:pPr>
              <w:pStyle w:val="ListParagraph"/>
              <w:numPr>
                <w:ilvl w:val="0"/>
                <w:numId w:val="12"/>
              </w:numPr>
              <w:ind w:left="122" w:hanging="142"/>
              <w:jc w:val="left"/>
              <w:rPr>
                <w:rFonts w:cs="Arial"/>
                <w:sz w:val="16"/>
                <w:szCs w:val="16"/>
              </w:rPr>
            </w:pPr>
            <w:r w:rsidRPr="00C2061D">
              <w:rPr>
                <w:rFonts w:cs="Arial"/>
                <w:sz w:val="16"/>
                <w:szCs w:val="16"/>
              </w:rPr>
              <w:t>%TBR: (&lt;70 and &lt;54 mg/dL)</w:t>
            </w:r>
          </w:p>
          <w:p w14:paraId="367E1125" w14:textId="77777777" w:rsidR="006F1284" w:rsidRPr="00C2061D" w:rsidRDefault="003A1028">
            <w:pPr>
              <w:pStyle w:val="ListParagraph"/>
              <w:numPr>
                <w:ilvl w:val="0"/>
                <w:numId w:val="12"/>
              </w:numPr>
              <w:ind w:left="122" w:hanging="142"/>
              <w:jc w:val="left"/>
              <w:rPr>
                <w:rFonts w:cs="Arial"/>
                <w:sz w:val="16"/>
                <w:szCs w:val="16"/>
              </w:rPr>
            </w:pPr>
            <w:r w:rsidRPr="00C2061D">
              <w:rPr>
                <w:rFonts w:cs="Arial"/>
                <w:sz w:val="16"/>
                <w:szCs w:val="16"/>
              </w:rPr>
              <w:t>Mean glucose levels</w:t>
            </w:r>
          </w:p>
          <w:p w14:paraId="426580F7" w14:textId="586DCF64" w:rsidR="003A1028" w:rsidRPr="00C2061D" w:rsidRDefault="003A1028">
            <w:pPr>
              <w:pStyle w:val="ListParagraph"/>
              <w:numPr>
                <w:ilvl w:val="0"/>
                <w:numId w:val="12"/>
              </w:numPr>
              <w:ind w:left="122" w:hanging="142"/>
              <w:jc w:val="left"/>
              <w:rPr>
                <w:rFonts w:cs="Arial"/>
                <w:sz w:val="16"/>
                <w:szCs w:val="16"/>
              </w:rPr>
            </w:pPr>
            <w:r w:rsidRPr="00C2061D">
              <w:rPr>
                <w:rFonts w:cs="Arial"/>
                <w:sz w:val="16"/>
                <w:szCs w:val="16"/>
              </w:rPr>
              <w:t>Percent time spent in closed-loop (CL) automation</w:t>
            </w:r>
          </w:p>
        </w:tc>
        <w:tc>
          <w:tcPr>
            <w:tcW w:w="0" w:type="auto"/>
          </w:tcPr>
          <w:p w14:paraId="3BBAD612" w14:textId="483C94E6" w:rsidR="00ED166C" w:rsidRPr="00C2061D" w:rsidRDefault="00ED166C" w:rsidP="00ED166C">
            <w:pPr>
              <w:rPr>
                <w:rFonts w:cs="Arial"/>
                <w:sz w:val="16"/>
                <w:szCs w:val="16"/>
              </w:rPr>
            </w:pPr>
            <w:r w:rsidRPr="00C2061D">
              <w:rPr>
                <w:rFonts w:cs="Arial"/>
                <w:sz w:val="16"/>
                <w:szCs w:val="16"/>
              </w:rPr>
              <w:t>The median TIR increased from 63.6% at baseline to 73.6% after 12 months of using Control-IQ (P &lt; 0.001), with sustained improvements over the entire year.</w:t>
            </w:r>
          </w:p>
          <w:p w14:paraId="702B36B3" w14:textId="77777777" w:rsidR="00ED166C" w:rsidRPr="00C2061D" w:rsidRDefault="00ED166C" w:rsidP="00ED166C">
            <w:pPr>
              <w:rPr>
                <w:rFonts w:cs="Arial"/>
                <w:sz w:val="16"/>
                <w:szCs w:val="16"/>
              </w:rPr>
            </w:pPr>
          </w:p>
          <w:p w14:paraId="71AB53E0" w14:textId="601B7BCF" w:rsidR="003A720C" w:rsidRPr="00C2061D" w:rsidRDefault="00ED166C" w:rsidP="00ED166C">
            <w:pPr>
              <w:rPr>
                <w:rFonts w:cs="Arial"/>
                <w:sz w:val="16"/>
                <w:szCs w:val="16"/>
              </w:rPr>
            </w:pPr>
            <w:r w:rsidRPr="00C2061D">
              <w:rPr>
                <w:rFonts w:cs="Arial"/>
                <w:sz w:val="16"/>
                <w:szCs w:val="16"/>
              </w:rPr>
              <w:t>%TBR</w:t>
            </w:r>
            <w:r w:rsidR="003A720C" w:rsidRPr="00C2061D">
              <w:rPr>
                <w:rFonts w:cs="Arial"/>
                <w:sz w:val="16"/>
                <w:szCs w:val="16"/>
              </w:rPr>
              <w:t>&lt;70</w:t>
            </w:r>
            <w:r w:rsidRPr="00C2061D">
              <w:rPr>
                <w:rFonts w:cs="Arial"/>
                <w:sz w:val="16"/>
                <w:szCs w:val="16"/>
              </w:rPr>
              <w:t xml:space="preserve"> </w:t>
            </w:r>
            <w:r w:rsidR="003A720C" w:rsidRPr="00C2061D">
              <w:rPr>
                <w:rFonts w:cs="Arial"/>
                <w:sz w:val="16"/>
                <w:szCs w:val="16"/>
              </w:rPr>
              <w:t>increased non-significantly from 0.8% at baseline to 0.9% after 12 months (p = 0.053)</w:t>
            </w:r>
            <w:r w:rsidRPr="00C2061D">
              <w:rPr>
                <w:rFonts w:cs="Arial"/>
                <w:sz w:val="16"/>
                <w:szCs w:val="16"/>
              </w:rPr>
              <w:t>.</w:t>
            </w:r>
            <w:r w:rsidR="003A720C" w:rsidRPr="00C2061D">
              <w:rPr>
                <w:rFonts w:cs="Arial"/>
                <w:sz w:val="16"/>
                <w:szCs w:val="16"/>
              </w:rPr>
              <w:t xml:space="preserve"> %TBR&lt;54 saw a slight increase from 0.1% to 0.15%</w:t>
            </w:r>
            <w:r w:rsidR="00744E51" w:rsidRPr="00C2061D">
              <w:rPr>
                <w:rFonts w:cs="Arial"/>
                <w:sz w:val="16"/>
                <w:szCs w:val="16"/>
              </w:rPr>
              <w:t xml:space="preserve"> (p &lt; 0.001)</w:t>
            </w:r>
            <w:r w:rsidR="003A720C" w:rsidRPr="00C2061D">
              <w:rPr>
                <w:rFonts w:cs="Arial"/>
                <w:sz w:val="16"/>
                <w:szCs w:val="16"/>
              </w:rPr>
              <w:t>.</w:t>
            </w:r>
          </w:p>
          <w:p w14:paraId="5D12AD3E" w14:textId="77777777" w:rsidR="00ED166C" w:rsidRPr="00C2061D" w:rsidRDefault="00ED166C" w:rsidP="00ED166C">
            <w:pPr>
              <w:rPr>
                <w:rFonts w:cs="Arial"/>
                <w:sz w:val="16"/>
                <w:szCs w:val="16"/>
              </w:rPr>
            </w:pPr>
          </w:p>
          <w:p w14:paraId="09B33E8B" w14:textId="308D00E3" w:rsidR="00ED166C" w:rsidRPr="00C2061D" w:rsidRDefault="00ED166C" w:rsidP="00ED166C">
            <w:pPr>
              <w:rPr>
                <w:rFonts w:cs="Arial"/>
                <w:sz w:val="16"/>
                <w:szCs w:val="16"/>
              </w:rPr>
            </w:pPr>
            <w:r w:rsidRPr="00C2061D">
              <w:rPr>
                <w:rFonts w:cs="Arial"/>
                <w:sz w:val="16"/>
                <w:szCs w:val="16"/>
              </w:rPr>
              <w:lastRenderedPageBreak/>
              <w:t>Average glucose levels decreased from 167.5 mg/dL to 154.3 mg/dL.</w:t>
            </w:r>
          </w:p>
          <w:p w14:paraId="23E594C2" w14:textId="77777777" w:rsidR="00ED166C" w:rsidRPr="00C2061D" w:rsidRDefault="00ED166C" w:rsidP="00ED166C">
            <w:pPr>
              <w:rPr>
                <w:rFonts w:cs="Arial"/>
                <w:sz w:val="16"/>
                <w:szCs w:val="16"/>
              </w:rPr>
            </w:pPr>
          </w:p>
          <w:p w14:paraId="4B114B70" w14:textId="2DB4B2B0" w:rsidR="006F1284" w:rsidRPr="00C2061D" w:rsidRDefault="00ED166C" w:rsidP="002E62FC">
            <w:pPr>
              <w:rPr>
                <w:rFonts w:cs="Arial"/>
                <w:sz w:val="16"/>
                <w:szCs w:val="16"/>
              </w:rPr>
            </w:pPr>
            <w:r w:rsidRPr="00C2061D">
              <w:rPr>
                <w:rFonts w:cs="Arial"/>
                <w:sz w:val="16"/>
                <w:szCs w:val="16"/>
              </w:rPr>
              <w:t>Users maintained a median 94.2% time in CL automation throughout the 12 months.</w:t>
            </w:r>
          </w:p>
        </w:tc>
        <w:tc>
          <w:tcPr>
            <w:tcW w:w="0" w:type="auto"/>
          </w:tcPr>
          <w:p w14:paraId="7187DB01" w14:textId="016B925F" w:rsidR="006F1284" w:rsidRPr="00C2061D" w:rsidRDefault="007F3ED9" w:rsidP="006F1284">
            <w:pPr>
              <w:rPr>
                <w:rFonts w:cs="Arial"/>
                <w:sz w:val="16"/>
                <w:szCs w:val="16"/>
              </w:rPr>
            </w:pPr>
            <w:r w:rsidRPr="00C2061D">
              <w:rPr>
                <w:rFonts w:cs="Arial"/>
                <w:sz w:val="16"/>
                <w:szCs w:val="16"/>
              </w:rPr>
              <w:lastRenderedPageBreak/>
              <w:t>No device-related AEs or safety issues were reported during the study period.</w:t>
            </w:r>
          </w:p>
        </w:tc>
        <w:tc>
          <w:tcPr>
            <w:tcW w:w="0" w:type="auto"/>
          </w:tcPr>
          <w:p w14:paraId="1C0B088C" w14:textId="77777777" w:rsidR="00AD18E6" w:rsidRPr="00C2061D" w:rsidRDefault="007F3ED9" w:rsidP="006F1284">
            <w:pPr>
              <w:rPr>
                <w:rFonts w:cs="Arial"/>
                <w:sz w:val="16"/>
                <w:szCs w:val="16"/>
              </w:rPr>
            </w:pPr>
            <w:r w:rsidRPr="00C2061D">
              <w:rPr>
                <w:rFonts w:cs="Arial"/>
                <w:sz w:val="16"/>
                <w:szCs w:val="16"/>
              </w:rPr>
              <w:t xml:space="preserve">The t-slim X2 with Control-IQ technology effectively maintained low rates of hypoglycemia, with median time &lt;70 mg/dL consistently around 1%. </w:t>
            </w:r>
          </w:p>
          <w:p w14:paraId="18D7C61D" w14:textId="77777777" w:rsidR="00AD18E6" w:rsidRPr="00C2061D" w:rsidRDefault="00AD18E6" w:rsidP="006F1284">
            <w:pPr>
              <w:rPr>
                <w:rFonts w:cs="Arial"/>
                <w:sz w:val="16"/>
                <w:szCs w:val="16"/>
              </w:rPr>
            </w:pPr>
          </w:p>
          <w:p w14:paraId="03E9B4F8" w14:textId="6E539DC0" w:rsidR="006F1284" w:rsidRPr="00C2061D" w:rsidRDefault="007F3ED9" w:rsidP="006F1284">
            <w:pPr>
              <w:rPr>
                <w:rFonts w:cs="Arial"/>
                <w:sz w:val="16"/>
                <w:szCs w:val="16"/>
              </w:rPr>
            </w:pPr>
            <w:r w:rsidRPr="00C2061D">
              <w:rPr>
                <w:rFonts w:cs="Arial"/>
                <w:sz w:val="16"/>
                <w:szCs w:val="16"/>
              </w:rPr>
              <w:t>The slight increase in severe hypoglycemia episodes (&lt;54 mg/dL) is equivalent to less than 1 min/day.</w:t>
            </w:r>
          </w:p>
        </w:tc>
      </w:tr>
      <w:tr w:rsidR="004D4B1D" w:rsidRPr="00C2061D" w14:paraId="2E306ABD" w14:textId="77777777" w:rsidTr="00B917A1">
        <w:tc>
          <w:tcPr>
            <w:tcW w:w="0" w:type="auto"/>
          </w:tcPr>
          <w:p w14:paraId="4D5EB977" w14:textId="774C0B26" w:rsidR="006F1284" w:rsidRPr="00C2061D" w:rsidRDefault="007F788A" w:rsidP="006F1284">
            <w:pPr>
              <w:rPr>
                <w:rFonts w:cs="Arial"/>
                <w:sz w:val="16"/>
                <w:szCs w:val="16"/>
              </w:rPr>
            </w:pPr>
            <w:r w:rsidRPr="00C2061D">
              <w:rPr>
                <w:rFonts w:cs="Arial"/>
                <w:sz w:val="16"/>
                <w:szCs w:val="16"/>
              </w:rPr>
              <w:t xml:space="preserve">Forlenza et al (2018) </w:t>
            </w:r>
            <w:r w:rsidRPr="00C2061D">
              <w:rPr>
                <w:rFonts w:cs="Arial"/>
                <w:sz w:val="16"/>
                <w:szCs w:val="16"/>
              </w:rPr>
              <w:fldChar w:fldCharType="begin">
                <w:fldData xml:space="preserve">PEVuZE5vdGU+PENpdGU+PEF1dGhvcj5Gb3JsZW56YTwvQXV0aG9yPjxZZWFyPjIwMTg8L1llYXI+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PEVuZE5vdGU+PENpdGU+PEF1dGhvcj5Gb3JsZW56YTwvQXV0aG9yPjxZZWFyPjIwMTg8L1llYXI+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(25)</w:t>
            </w:r>
            <w:r w:rsidRPr="00C2061D">
              <w:rPr>
                <w:rFonts w:cs="Arial"/>
                <w:sz w:val="16"/>
                <w:szCs w:val="16"/>
              </w:rPr>
              <w:fldChar w:fldCharType="end"/>
            </w:r>
          </w:p>
        </w:tc>
        <w:tc>
          <w:tcPr>
            <w:tcW w:w="0" w:type="auto"/>
          </w:tcPr>
          <w:p w14:paraId="45FDF7B3" w14:textId="30A87812" w:rsidR="007F788A" w:rsidRPr="00C2061D" w:rsidRDefault="007F788A" w:rsidP="007F788A">
            <w:pPr>
              <w:rPr>
                <w:rFonts w:cs="Arial"/>
                <w:sz w:val="16"/>
                <w:szCs w:val="16"/>
              </w:rPr>
            </w:pPr>
            <w:r w:rsidRPr="00C2061D">
              <w:rPr>
                <w:rFonts w:cs="Arial"/>
                <w:sz w:val="16"/>
                <w:szCs w:val="16"/>
              </w:rPr>
              <w:t>The Tandem Diabetes Care t-slim X2 insulin pump with Basal-IQ Predictive Low-Glucose Suspension (PLGS) technology</w:t>
            </w:r>
            <w:r w:rsidR="002B2BF3" w:rsidRPr="00C2061D">
              <w:rPr>
                <w:rFonts w:cs="Arial"/>
                <w:sz w:val="16"/>
                <w:szCs w:val="16"/>
              </w:rPr>
              <w:t xml:space="preserve"> and Dexcom G5 CGM</w:t>
            </w:r>
            <w:r w:rsidRPr="00C2061D">
              <w:rPr>
                <w:rFonts w:cs="Arial"/>
                <w:sz w:val="16"/>
                <w:szCs w:val="16"/>
              </w:rPr>
              <w:t xml:space="preserve"> was used to automatically suspend insulin delivery when low glucose levels were predicted and resume</w:t>
            </w:r>
            <w:r w:rsidR="008162D5" w:rsidRPr="00C2061D">
              <w:rPr>
                <w:rFonts w:cs="Arial"/>
                <w:sz w:val="16"/>
                <w:szCs w:val="16"/>
              </w:rPr>
              <w:t xml:space="preserve"> delivery</w:t>
            </w:r>
            <w:r w:rsidRPr="00C2061D">
              <w:rPr>
                <w:rFonts w:cs="Arial"/>
                <w:sz w:val="16"/>
                <w:szCs w:val="16"/>
              </w:rPr>
              <w:t xml:space="preserve"> when glucose levels stabilized.</w:t>
            </w:r>
          </w:p>
        </w:tc>
        <w:tc>
          <w:tcPr>
            <w:tcW w:w="0" w:type="auto"/>
          </w:tcPr>
          <w:p w14:paraId="3B147654" w14:textId="3A142490" w:rsidR="006F1284" w:rsidRPr="00C2061D" w:rsidRDefault="007F788A" w:rsidP="006F1284">
            <w:pPr>
              <w:rPr>
                <w:rFonts w:cs="Arial"/>
                <w:sz w:val="16"/>
                <w:szCs w:val="16"/>
              </w:rPr>
            </w:pPr>
            <w:r w:rsidRPr="00C2061D">
              <w:rPr>
                <w:rFonts w:cs="Arial"/>
                <w:sz w:val="16"/>
                <w:szCs w:val="16"/>
              </w:rPr>
              <w:t>To evaluate the effectiveness and safety of the t-slim X2 pump in reducing hypoglycemia compared to SAP therapy in individuals with T1D.</w:t>
            </w:r>
          </w:p>
        </w:tc>
        <w:tc>
          <w:tcPr>
            <w:tcW w:w="0" w:type="auto"/>
          </w:tcPr>
          <w:p w14:paraId="7D71D608" w14:textId="77777777" w:rsidR="006F1284" w:rsidRPr="00C2061D" w:rsidRDefault="007F788A" w:rsidP="006F1284">
            <w:pPr>
              <w:rPr>
                <w:rFonts w:cs="Arial"/>
                <w:sz w:val="16"/>
                <w:szCs w:val="16"/>
              </w:rPr>
            </w:pPr>
            <w:r w:rsidRPr="00C2061D">
              <w:rPr>
                <w:rFonts w:cs="Arial"/>
                <w:sz w:val="16"/>
                <w:szCs w:val="16"/>
              </w:rPr>
              <w:t>Multicenter, randomized, controlled, crossover outpatient pivotal trial.</w:t>
            </w:r>
          </w:p>
          <w:p w14:paraId="3D4D3AF4" w14:textId="77777777" w:rsidR="007F788A" w:rsidRPr="00C2061D" w:rsidRDefault="007F788A" w:rsidP="006F1284">
            <w:pPr>
              <w:rPr>
                <w:rFonts w:cs="Arial"/>
                <w:sz w:val="16"/>
                <w:szCs w:val="16"/>
              </w:rPr>
            </w:pPr>
          </w:p>
          <w:p w14:paraId="1ADCFB1A" w14:textId="77777777" w:rsidR="007F788A" w:rsidRPr="00C2061D" w:rsidRDefault="007F788A" w:rsidP="006F1284">
            <w:pPr>
              <w:rPr>
                <w:rFonts w:cs="Arial"/>
                <w:sz w:val="16"/>
                <w:szCs w:val="16"/>
              </w:rPr>
            </w:pPr>
            <w:r w:rsidRPr="00C2061D">
              <w:rPr>
                <w:rFonts w:cs="Arial"/>
                <w:sz w:val="16"/>
                <w:szCs w:val="16"/>
              </w:rPr>
              <w:t>The study included 103 T1D patients. Sixty of these (58%) were under 18 years old, with 16 participants aged 6 to under 12 years, and 44 participants aged 12 to under 18 years.</w:t>
            </w:r>
          </w:p>
          <w:p w14:paraId="2EAF0126" w14:textId="77777777" w:rsidR="009D7EAC" w:rsidRPr="00C2061D" w:rsidRDefault="009D7EAC" w:rsidP="006F1284">
            <w:pPr>
              <w:rPr>
                <w:rFonts w:cs="Arial"/>
                <w:sz w:val="16"/>
                <w:szCs w:val="16"/>
              </w:rPr>
            </w:pPr>
          </w:p>
          <w:p w14:paraId="0945B2A2" w14:textId="77777777" w:rsidR="007F788A" w:rsidRPr="00C2061D" w:rsidRDefault="009D7EAC" w:rsidP="009D7EAC">
            <w:pPr>
              <w:rPr>
                <w:rFonts w:cs="Arial"/>
                <w:sz w:val="16"/>
                <w:szCs w:val="16"/>
              </w:rPr>
            </w:pPr>
            <w:r w:rsidRPr="00C2061D">
              <w:rPr>
                <w:rFonts w:cs="Arial"/>
                <w:sz w:val="16"/>
                <w:szCs w:val="16"/>
              </w:rPr>
              <w:t>The study compared the performance and safety of the Basal-IQ PLGS system with the non-PLGS SAP therapy using the same pump and CGM setup.</w:t>
            </w:r>
          </w:p>
          <w:p w14:paraId="7EF4FA1D" w14:textId="77777777" w:rsidR="0065159A" w:rsidRPr="00C2061D" w:rsidRDefault="0065159A" w:rsidP="009D7EAC">
            <w:pPr>
              <w:rPr>
                <w:rFonts w:cs="Arial"/>
                <w:sz w:val="16"/>
                <w:szCs w:val="16"/>
              </w:rPr>
            </w:pPr>
          </w:p>
          <w:p w14:paraId="1B0C485D" w14:textId="1FE5AF4F" w:rsidR="0065159A" w:rsidRPr="00C2061D" w:rsidRDefault="0065159A" w:rsidP="009D7EAC">
            <w:pPr>
              <w:rPr>
                <w:rFonts w:cs="Arial"/>
                <w:sz w:val="16"/>
                <w:szCs w:val="16"/>
              </w:rPr>
            </w:pPr>
            <w:r w:rsidRPr="00C2061D">
              <w:rPr>
                <w:rFonts w:cs="Arial"/>
                <w:sz w:val="16"/>
                <w:szCs w:val="16"/>
              </w:rPr>
              <w:t>The study involved two 3-week intervention periods following a run-in phase.</w:t>
            </w:r>
          </w:p>
        </w:tc>
        <w:tc>
          <w:tcPr>
            <w:tcW w:w="0" w:type="auto"/>
          </w:tcPr>
          <w:p w14:paraId="69D50065" w14:textId="09D04A0D" w:rsidR="0065159A" w:rsidRPr="00C2061D" w:rsidRDefault="0065159A" w:rsidP="0065159A">
            <w:pPr>
              <w:jc w:val="left"/>
              <w:rPr>
                <w:rFonts w:cs="Arial"/>
                <w:sz w:val="16"/>
                <w:szCs w:val="16"/>
              </w:rPr>
            </w:pPr>
            <w:r w:rsidRPr="00C2061D">
              <w:rPr>
                <w:rFonts w:cs="Arial"/>
                <w:sz w:val="16"/>
                <w:szCs w:val="16"/>
              </w:rPr>
              <w:t xml:space="preserve">Primary endpoint: </w:t>
            </w:r>
          </w:p>
          <w:p w14:paraId="3E7D57B0" w14:textId="6999D560" w:rsidR="0065159A" w:rsidRPr="00C2061D" w:rsidRDefault="0065159A">
            <w:pPr>
              <w:pStyle w:val="ListParagraph"/>
              <w:numPr>
                <w:ilvl w:val="0"/>
                <w:numId w:val="12"/>
              </w:numPr>
              <w:ind w:left="122" w:hanging="142"/>
              <w:jc w:val="left"/>
              <w:rPr>
                <w:rFonts w:cs="Arial"/>
                <w:sz w:val="16"/>
                <w:szCs w:val="16"/>
              </w:rPr>
            </w:pPr>
            <w:r w:rsidRPr="00C2061D">
              <w:rPr>
                <w:rFonts w:cs="Arial"/>
                <w:sz w:val="16"/>
                <w:szCs w:val="16"/>
              </w:rPr>
              <w:t>%TBR: (&lt;70 mg/dL)</w:t>
            </w:r>
          </w:p>
          <w:p w14:paraId="3398A321" w14:textId="77777777" w:rsidR="0065159A" w:rsidRPr="00C2061D" w:rsidRDefault="0065159A" w:rsidP="0065159A">
            <w:pPr>
              <w:jc w:val="left"/>
              <w:rPr>
                <w:rFonts w:cs="Arial"/>
                <w:sz w:val="16"/>
                <w:szCs w:val="16"/>
              </w:rPr>
            </w:pPr>
          </w:p>
          <w:p w14:paraId="675FD73E" w14:textId="1E607FB6" w:rsidR="0065159A" w:rsidRPr="00C2061D" w:rsidRDefault="0065159A" w:rsidP="0065159A">
            <w:pPr>
              <w:jc w:val="left"/>
              <w:rPr>
                <w:rFonts w:cs="Arial"/>
                <w:sz w:val="16"/>
                <w:szCs w:val="16"/>
              </w:rPr>
            </w:pPr>
            <w:r w:rsidRPr="00C2061D">
              <w:rPr>
                <w:rFonts w:cs="Arial"/>
                <w:sz w:val="16"/>
                <w:szCs w:val="16"/>
              </w:rPr>
              <w:t>Secondary endpoints:</w:t>
            </w:r>
          </w:p>
          <w:p w14:paraId="3066B655" w14:textId="089F9AAE" w:rsidR="0065159A" w:rsidRPr="00C2061D" w:rsidRDefault="0065159A">
            <w:pPr>
              <w:pStyle w:val="ListParagraph"/>
              <w:numPr>
                <w:ilvl w:val="0"/>
                <w:numId w:val="12"/>
              </w:numPr>
              <w:ind w:left="122" w:hanging="142"/>
              <w:jc w:val="left"/>
              <w:rPr>
                <w:rFonts w:cs="Arial"/>
                <w:sz w:val="16"/>
                <w:szCs w:val="16"/>
              </w:rPr>
            </w:pPr>
            <w:r w:rsidRPr="00C2061D">
              <w:rPr>
                <w:rFonts w:cs="Arial"/>
                <w:sz w:val="16"/>
                <w:szCs w:val="16"/>
              </w:rPr>
              <w:t>%TBR: (&lt;60, &lt;54 &amp; &lt;50 mg/dL)</w:t>
            </w:r>
          </w:p>
          <w:p w14:paraId="2A2C2DA5" w14:textId="42369512" w:rsidR="0065159A" w:rsidRPr="00C2061D" w:rsidRDefault="0065159A">
            <w:pPr>
              <w:pStyle w:val="ListParagraph"/>
              <w:numPr>
                <w:ilvl w:val="0"/>
                <w:numId w:val="12"/>
              </w:numPr>
              <w:ind w:left="122" w:hanging="142"/>
              <w:jc w:val="left"/>
              <w:rPr>
                <w:rFonts w:cs="Arial"/>
                <w:sz w:val="16"/>
                <w:szCs w:val="16"/>
              </w:rPr>
            </w:pPr>
            <w:r w:rsidRPr="00C2061D">
              <w:rPr>
                <w:rFonts w:cs="Arial"/>
                <w:sz w:val="16"/>
                <w:szCs w:val="16"/>
              </w:rPr>
              <w:t>Frequency of hypoglycemic events</w:t>
            </w:r>
          </w:p>
          <w:p w14:paraId="75840F14" w14:textId="18F6E5E8" w:rsidR="0065159A" w:rsidRPr="00C2061D" w:rsidRDefault="0065159A">
            <w:pPr>
              <w:pStyle w:val="ListParagraph"/>
              <w:numPr>
                <w:ilvl w:val="0"/>
                <w:numId w:val="12"/>
              </w:numPr>
              <w:ind w:left="122" w:hanging="142"/>
              <w:jc w:val="left"/>
              <w:rPr>
                <w:rFonts w:cs="Arial"/>
                <w:sz w:val="16"/>
                <w:szCs w:val="16"/>
              </w:rPr>
            </w:pPr>
            <w:r w:rsidRPr="00C2061D">
              <w:rPr>
                <w:rFonts w:cs="Arial"/>
                <w:sz w:val="16"/>
                <w:szCs w:val="16"/>
              </w:rPr>
              <w:t>Area over the curve below 70 mg/dL</w:t>
            </w:r>
          </w:p>
          <w:p w14:paraId="12DF62DA" w14:textId="560500A7" w:rsidR="0065159A" w:rsidRPr="00C2061D" w:rsidRDefault="0065159A">
            <w:pPr>
              <w:pStyle w:val="ListParagraph"/>
              <w:numPr>
                <w:ilvl w:val="0"/>
                <w:numId w:val="12"/>
              </w:numPr>
              <w:ind w:left="122" w:hanging="142"/>
              <w:jc w:val="left"/>
              <w:rPr>
                <w:rFonts w:cs="Arial"/>
                <w:sz w:val="16"/>
                <w:szCs w:val="16"/>
              </w:rPr>
            </w:pPr>
            <w:r w:rsidRPr="00C2061D">
              <w:rPr>
                <w:rFonts w:cs="Arial"/>
                <w:sz w:val="16"/>
                <w:szCs w:val="16"/>
              </w:rPr>
              <w:t>Low blood glucose index</w:t>
            </w:r>
          </w:p>
          <w:p w14:paraId="5866FCE5" w14:textId="0ED48099" w:rsidR="0065159A" w:rsidRPr="00C2061D" w:rsidRDefault="0065159A">
            <w:pPr>
              <w:pStyle w:val="ListParagraph"/>
              <w:numPr>
                <w:ilvl w:val="0"/>
                <w:numId w:val="12"/>
              </w:numPr>
              <w:ind w:left="122" w:hanging="142"/>
              <w:jc w:val="left"/>
              <w:rPr>
                <w:rFonts w:cs="Arial"/>
                <w:sz w:val="16"/>
                <w:szCs w:val="16"/>
              </w:rPr>
            </w:pPr>
            <w:r w:rsidRPr="00C2061D">
              <w:rPr>
                <w:rFonts w:cs="Arial"/>
                <w:sz w:val="16"/>
                <w:szCs w:val="16"/>
              </w:rPr>
              <w:t>Glucose coefficient of variation</w:t>
            </w:r>
            <w:r w:rsidR="00186E01" w:rsidRPr="00C2061D">
              <w:rPr>
                <w:rFonts w:cs="Arial"/>
                <w:sz w:val="16"/>
                <w:szCs w:val="16"/>
              </w:rPr>
              <w:t xml:space="preserve"> (CV)</w:t>
            </w:r>
          </w:p>
          <w:p w14:paraId="15FA0999" w14:textId="390D9056" w:rsidR="0065159A" w:rsidRPr="00C2061D" w:rsidRDefault="0065159A">
            <w:pPr>
              <w:pStyle w:val="ListParagraph"/>
              <w:numPr>
                <w:ilvl w:val="0"/>
                <w:numId w:val="12"/>
              </w:numPr>
              <w:ind w:left="122" w:hanging="142"/>
              <w:jc w:val="left"/>
              <w:rPr>
                <w:rFonts w:cs="Arial"/>
                <w:sz w:val="16"/>
                <w:szCs w:val="16"/>
              </w:rPr>
            </w:pPr>
            <w:r w:rsidRPr="00C2061D">
              <w:rPr>
                <w:rFonts w:cs="Arial"/>
                <w:sz w:val="16"/>
                <w:szCs w:val="16"/>
              </w:rPr>
              <w:t>%TiR; (70–180 mg/dL)</w:t>
            </w:r>
          </w:p>
          <w:p w14:paraId="6A6F6220" w14:textId="093E7013" w:rsidR="0065159A" w:rsidRPr="00C2061D" w:rsidRDefault="0065159A">
            <w:pPr>
              <w:pStyle w:val="ListParagraph"/>
              <w:numPr>
                <w:ilvl w:val="0"/>
                <w:numId w:val="12"/>
              </w:numPr>
              <w:ind w:left="122" w:hanging="142"/>
              <w:jc w:val="left"/>
              <w:rPr>
                <w:rFonts w:cs="Arial"/>
                <w:sz w:val="16"/>
                <w:szCs w:val="16"/>
              </w:rPr>
            </w:pPr>
            <w:r w:rsidRPr="00C2061D">
              <w:rPr>
                <w:rFonts w:cs="Arial"/>
                <w:sz w:val="16"/>
                <w:szCs w:val="16"/>
              </w:rPr>
              <w:t>Hyperglycemia metrics</w:t>
            </w:r>
          </w:p>
          <w:p w14:paraId="4140D514" w14:textId="3797D5F2" w:rsidR="006F1284" w:rsidRPr="00C2061D" w:rsidRDefault="0065159A">
            <w:pPr>
              <w:pStyle w:val="ListParagraph"/>
              <w:numPr>
                <w:ilvl w:val="0"/>
                <w:numId w:val="12"/>
              </w:numPr>
              <w:ind w:left="122" w:hanging="142"/>
              <w:jc w:val="left"/>
              <w:rPr>
                <w:rFonts w:cs="Arial"/>
                <w:sz w:val="16"/>
                <w:szCs w:val="16"/>
              </w:rPr>
            </w:pPr>
            <w:r w:rsidRPr="00C2061D">
              <w:rPr>
                <w:rFonts w:cs="Arial"/>
                <w:sz w:val="16"/>
                <w:szCs w:val="16"/>
              </w:rPr>
              <w:t>Daily insulin delivery details</w:t>
            </w:r>
          </w:p>
        </w:tc>
        <w:tc>
          <w:tcPr>
            <w:tcW w:w="0" w:type="auto"/>
          </w:tcPr>
          <w:p w14:paraId="1C95345F" w14:textId="7641375F" w:rsidR="0065159A" w:rsidRPr="00C2061D" w:rsidRDefault="0065159A" w:rsidP="006F1284">
            <w:pPr>
              <w:rPr>
                <w:rFonts w:cs="Arial"/>
                <w:sz w:val="16"/>
                <w:szCs w:val="16"/>
              </w:rPr>
            </w:pPr>
            <w:r w:rsidRPr="00C2061D">
              <w:rPr>
                <w:rFonts w:cs="Arial"/>
                <w:sz w:val="16"/>
                <w:szCs w:val="16"/>
              </w:rPr>
              <w:t xml:space="preserve">The Basal-IQ PLGS system reduced median TBR&lt;70 mg/dL from 3.6% at baseline to 2.6%, compared to 3.2% with SAP therapy. This represents a 31% reduction in hypoglycemia with the PLGS system (P&lt;0.001). </w:t>
            </w:r>
          </w:p>
          <w:p w14:paraId="59C2AE47" w14:textId="77777777" w:rsidR="0065159A" w:rsidRPr="00C2061D" w:rsidRDefault="0065159A" w:rsidP="006F1284">
            <w:pPr>
              <w:rPr>
                <w:rFonts w:cs="Arial"/>
                <w:sz w:val="16"/>
                <w:szCs w:val="16"/>
              </w:rPr>
            </w:pPr>
          </w:p>
          <w:p w14:paraId="7D02CEE3" w14:textId="77777777" w:rsidR="0065159A" w:rsidRPr="00C2061D" w:rsidRDefault="0065159A" w:rsidP="006F1284">
            <w:pPr>
              <w:rPr>
                <w:rFonts w:cs="Arial"/>
                <w:sz w:val="16"/>
                <w:szCs w:val="16"/>
              </w:rPr>
            </w:pPr>
            <w:r w:rsidRPr="00C2061D">
              <w:rPr>
                <w:rFonts w:cs="Arial"/>
                <w:sz w:val="16"/>
                <w:szCs w:val="16"/>
              </w:rPr>
              <w:t xml:space="preserve">Secondary outcomes also showed significant hypoglycemia reductions: TBR&lt;60 mg/dL, TBR&lt;54 mg/dL, and TBR&lt;50 mg/dL all decreased. </w:t>
            </w:r>
          </w:p>
          <w:p w14:paraId="5F2B5A51" w14:textId="77777777" w:rsidR="0065159A" w:rsidRPr="00C2061D" w:rsidRDefault="0065159A" w:rsidP="006F1284">
            <w:pPr>
              <w:rPr>
                <w:rFonts w:cs="Arial"/>
                <w:sz w:val="16"/>
                <w:szCs w:val="16"/>
              </w:rPr>
            </w:pPr>
          </w:p>
          <w:p w14:paraId="6F3B2A11" w14:textId="6FC7CDB4" w:rsidR="006F1284" w:rsidRPr="00C2061D" w:rsidRDefault="0065159A" w:rsidP="006F1284">
            <w:pPr>
              <w:rPr>
                <w:rFonts w:cs="Arial"/>
                <w:sz w:val="16"/>
                <w:szCs w:val="16"/>
              </w:rPr>
            </w:pPr>
            <w:r w:rsidRPr="00C2061D">
              <w:rPr>
                <w:rFonts w:cs="Arial"/>
                <w:sz w:val="16"/>
                <w:szCs w:val="16"/>
              </w:rPr>
              <w:t>The PLGS system resulted in better hypoglycemia control, with consistent performance during both daytime and nighttime.</w:t>
            </w:r>
          </w:p>
        </w:tc>
        <w:tc>
          <w:tcPr>
            <w:tcW w:w="0" w:type="auto"/>
          </w:tcPr>
          <w:p w14:paraId="365CA165" w14:textId="77777777" w:rsidR="006F1284" w:rsidRPr="00C2061D" w:rsidRDefault="0065159A" w:rsidP="006F1284">
            <w:pPr>
              <w:rPr>
                <w:rFonts w:cs="Arial"/>
                <w:sz w:val="16"/>
                <w:szCs w:val="16"/>
              </w:rPr>
            </w:pPr>
            <w:r w:rsidRPr="00C2061D">
              <w:rPr>
                <w:rFonts w:cs="Arial"/>
                <w:sz w:val="16"/>
                <w:szCs w:val="16"/>
              </w:rPr>
              <w:t>There was one severe hypoglycemic event in the SAP therapy arm and none in the PLGS arm.</w:t>
            </w:r>
          </w:p>
          <w:p w14:paraId="4D4AFC91" w14:textId="77777777" w:rsidR="0065159A" w:rsidRPr="00C2061D" w:rsidRDefault="0065159A" w:rsidP="006F1284">
            <w:pPr>
              <w:rPr>
                <w:rFonts w:cs="Arial"/>
                <w:sz w:val="16"/>
                <w:szCs w:val="16"/>
              </w:rPr>
            </w:pPr>
          </w:p>
          <w:p w14:paraId="2F83E8B1" w14:textId="77777777" w:rsidR="0065159A" w:rsidRPr="00C2061D" w:rsidRDefault="0065159A" w:rsidP="006F1284">
            <w:pPr>
              <w:rPr>
                <w:rFonts w:cs="Arial"/>
                <w:sz w:val="16"/>
                <w:szCs w:val="16"/>
              </w:rPr>
            </w:pPr>
            <w:r w:rsidRPr="00C2061D">
              <w:rPr>
                <w:rFonts w:cs="Arial"/>
                <w:sz w:val="16"/>
                <w:szCs w:val="16"/>
              </w:rPr>
              <w:t>One serious adverse event (bowel obstruction) occurred during the SAP arm.</w:t>
            </w:r>
          </w:p>
          <w:p w14:paraId="192022C3" w14:textId="77777777" w:rsidR="0065159A" w:rsidRPr="00C2061D" w:rsidRDefault="0065159A" w:rsidP="006F1284">
            <w:pPr>
              <w:rPr>
                <w:rFonts w:cs="Arial"/>
                <w:sz w:val="16"/>
                <w:szCs w:val="16"/>
              </w:rPr>
            </w:pPr>
          </w:p>
          <w:p w14:paraId="4BC9CB28" w14:textId="05D7DFE4" w:rsidR="0065159A" w:rsidRPr="00C2061D" w:rsidRDefault="0065159A" w:rsidP="006F1284">
            <w:pPr>
              <w:rPr>
                <w:rFonts w:cs="Arial"/>
                <w:sz w:val="16"/>
                <w:szCs w:val="16"/>
              </w:rPr>
            </w:pPr>
            <w:r w:rsidRPr="00C2061D">
              <w:rPr>
                <w:rFonts w:cs="Arial"/>
                <w:sz w:val="16"/>
                <w:szCs w:val="16"/>
              </w:rPr>
              <w:t>No safety issues were directly related to the t-slim X2 infusion pump.</w:t>
            </w:r>
          </w:p>
        </w:tc>
        <w:tc>
          <w:tcPr>
            <w:tcW w:w="0" w:type="auto"/>
          </w:tcPr>
          <w:p w14:paraId="17839679" w14:textId="789758AC" w:rsidR="006F1284" w:rsidRPr="00C2061D" w:rsidRDefault="0065159A" w:rsidP="006F1284">
            <w:pPr>
              <w:rPr>
                <w:rFonts w:cs="Arial"/>
                <w:sz w:val="16"/>
                <w:szCs w:val="16"/>
              </w:rPr>
            </w:pPr>
            <w:r w:rsidRPr="00C2061D">
              <w:rPr>
                <w:rFonts w:cs="Arial"/>
                <w:sz w:val="16"/>
                <w:szCs w:val="16"/>
              </w:rPr>
              <w:t xml:space="preserve">The t-slim X2 insulin pump with Basal-IQ technology effectively reduces hypoglycemia without compromising overall glycemic control. </w:t>
            </w:r>
          </w:p>
        </w:tc>
      </w:tr>
      <w:tr w:rsidR="004D4B1D" w:rsidRPr="00C2061D" w14:paraId="4F35E81C" w14:textId="77777777" w:rsidTr="00B917A1">
        <w:tc>
          <w:tcPr>
            <w:tcW w:w="0" w:type="auto"/>
          </w:tcPr>
          <w:p w14:paraId="788003D3" w14:textId="717461B5" w:rsidR="006F1284" w:rsidRPr="00C2061D" w:rsidRDefault="00823E72" w:rsidP="006F1284">
            <w:pPr>
              <w:rPr>
                <w:rFonts w:cs="Arial"/>
                <w:sz w:val="16"/>
                <w:szCs w:val="16"/>
              </w:rPr>
            </w:pPr>
            <w:r w:rsidRPr="00C2061D">
              <w:rPr>
                <w:rFonts w:cs="Arial"/>
                <w:sz w:val="16"/>
                <w:szCs w:val="16"/>
              </w:rPr>
              <w:t xml:space="preserve">Wang et al (2023) </w:t>
            </w:r>
            <w:r w:rsidRPr="00C2061D">
              <w:rPr>
                <w:rFonts w:cs="Arial"/>
                <w:sz w:val="16"/>
                <w:szCs w:val="16"/>
              </w:rPr>
              <w:fldChar w:fldCharType="begin"/>
            </w:r>
            <w:r w:rsidR="004F3555">
              <w:rPr>
                <w:rFonts w:cs="Arial"/>
                <w:sz w:val="16"/>
                <w:szCs w:val="16"/>
              </w:rPr>
              <w:instrText xml:space="preserve"> ADDIN EN.CITE &lt;EndNote&gt;&lt;Cite&gt;&lt;Author&gt;Wang&lt;/Author&gt;&lt;Year&gt;2023&lt;/Year&gt;&lt;RecNum&gt;212&lt;/RecNum&gt;&lt;DisplayText&gt;(26)&lt;/DisplayText&gt;&lt;record&gt;&lt;rec-number&gt;212&lt;/rec-number&gt;&lt;foreign-keys&gt;&lt;key app="EN" db-id="vwrrttwz10fd9netdtjv5t0n2rea550ese5e" timestamp="1725520858"&gt;212&lt;/key&gt;&lt;/foreign-keys&gt;&lt;ref-type name="Journal Article"&gt;17&lt;/ref-type&gt;&lt;contributors&gt;&lt;authors&gt;&lt;author&gt;XS Wang&lt;/author&gt;&lt;author&gt;AD Dunlop&lt;/author&gt;&lt;author&gt;JA McKeen&lt;/author&gt;&lt;author&gt;DS Feig&lt;/author&gt;&lt;author&gt;LE Donovan&lt;/author&gt;&lt;/authors&gt;&lt;/contributors&gt;&lt;titles&gt;&lt;title&gt;Real</w:instrText>
            </w:r>
            <w:r w:rsidR="004F3555">
              <w:rPr>
                <w:rFonts w:ascii="Cambria Math" w:hAnsi="Cambria Math" w:cs="Cambria Math"/>
                <w:sz w:val="16"/>
                <w:szCs w:val="16"/>
              </w:rPr>
              <w:instrText>‐</w:instrText>
            </w:r>
            <w:r w:rsidR="004F3555">
              <w:rPr>
                <w:rFonts w:cs="Arial"/>
                <w:sz w:val="16"/>
                <w:szCs w:val="16"/>
              </w:rPr>
              <w:instrText>world use of control</w:instrText>
            </w:r>
            <w:r w:rsidR="004F3555">
              <w:rPr>
                <w:rFonts w:ascii="Cambria Math" w:hAnsi="Cambria Math" w:cs="Cambria Math"/>
                <w:sz w:val="16"/>
                <w:szCs w:val="16"/>
              </w:rPr>
              <w:instrText>‐</w:instrText>
            </w:r>
            <w:r w:rsidR="004F3555">
              <w:rPr>
                <w:rFonts w:cs="Arial"/>
                <w:sz w:val="16"/>
                <w:szCs w:val="16"/>
              </w:rPr>
              <w:instrText>IQ™ technology automated insulin delivery in pregnancy: a case series with qualitative interviews&lt;/title&gt;&lt;secondary-title&gt;Diabetic Med.&lt;/secondary-title&gt;&lt;/titles&gt;&lt;periodical&gt;&lt;full-title&gt;Diabetic Med.&lt;/full-title&gt;&lt;/periodical&gt;&lt;pages&gt;e15086&lt;/pages&gt;&lt;volume&gt;40&lt;/volume&gt;&lt;number&gt;6&lt;/number&gt;&lt;dates&gt;&lt;year&gt;2023&lt;/year&gt;&lt;/dates&gt;&lt;urls&gt;&lt;related-urls&gt;&lt;url&gt;https://onlinelibrary.wiley.com/doi/abs/10.1111/dme.15086&lt;/url&gt;&lt;/related-urls&gt;&lt;/urls&gt;&lt;custom1&gt;18 cites: https://scholar.google.com/scholar?cites=5842740323200674008&amp;amp;as_sdt=2005&amp;amp;sciodt=0,5&amp;amp;hl=en&amp;#xD;Query date: 2024-09-05 07:44:29&lt;/custom1&gt;&lt;electronic-resource-num&gt;10.1111/dme.15086&lt;/electronic-resource-num&gt;&lt;/record&gt;&lt;/Cite&gt;&lt;/EndNote&gt;</w:instrText>
            </w:r>
            <w:r w:rsidRPr="00C2061D">
              <w:rPr>
                <w:rFonts w:cs="Arial"/>
                <w:sz w:val="16"/>
                <w:szCs w:val="16"/>
              </w:rPr>
              <w:fldChar w:fldCharType="separate"/>
            </w:r>
            <w:r w:rsidR="00B60AE6">
              <w:rPr>
                <w:rFonts w:cs="Arial"/>
                <w:noProof/>
                <w:sz w:val="16"/>
                <w:szCs w:val="16"/>
              </w:rPr>
              <w:t>(26)</w:t>
            </w:r>
            <w:r w:rsidRPr="00C2061D">
              <w:rPr>
                <w:rFonts w:cs="Arial"/>
                <w:sz w:val="16"/>
                <w:szCs w:val="16"/>
              </w:rPr>
              <w:fldChar w:fldCharType="end"/>
            </w:r>
          </w:p>
        </w:tc>
        <w:tc>
          <w:tcPr>
            <w:tcW w:w="0" w:type="auto"/>
          </w:tcPr>
          <w:p w14:paraId="46C8F703" w14:textId="7FC1C733" w:rsidR="00A715D7" w:rsidRPr="00C2061D" w:rsidRDefault="00A715D7" w:rsidP="00A715D7">
            <w:pPr>
              <w:rPr>
                <w:rFonts w:cs="Arial"/>
                <w:sz w:val="16"/>
                <w:szCs w:val="16"/>
              </w:rPr>
            </w:pPr>
            <w:r w:rsidRPr="00C2061D">
              <w:rPr>
                <w:rFonts w:cs="Arial"/>
                <w:sz w:val="16"/>
                <w:szCs w:val="16"/>
              </w:rPr>
              <w:t>The t-slim X2 insulin pump with Control-IQ</w:t>
            </w:r>
            <w:r w:rsidR="00A75416" w:rsidRPr="00C2061D">
              <w:rPr>
                <w:rFonts w:cs="Arial"/>
                <w:sz w:val="16"/>
                <w:szCs w:val="16"/>
              </w:rPr>
              <w:t>*</w:t>
            </w:r>
            <w:r w:rsidRPr="00C2061D">
              <w:rPr>
                <w:rFonts w:cs="Arial"/>
                <w:sz w:val="16"/>
                <w:szCs w:val="16"/>
              </w:rPr>
              <w:t xml:space="preserve"> technology was used to manage the participants’ glucose levels during pregnancy and the postpartum period </w:t>
            </w:r>
            <w:r w:rsidRPr="00C2061D">
              <w:rPr>
                <w:rFonts w:cs="Arial"/>
                <w:sz w:val="16"/>
                <w:szCs w:val="16"/>
              </w:rPr>
              <w:lastRenderedPageBreak/>
              <w:t>through automated insulin delivery (AID), including features like Sleep and Exercise modes, bolus calculations, and insulin modulation.</w:t>
            </w:r>
          </w:p>
          <w:p w14:paraId="621FB913" w14:textId="77777777" w:rsidR="006F1284" w:rsidRPr="00C2061D" w:rsidRDefault="006F1284" w:rsidP="006F1284">
            <w:pPr>
              <w:rPr>
                <w:rFonts w:cs="Arial"/>
                <w:sz w:val="16"/>
                <w:szCs w:val="16"/>
              </w:rPr>
            </w:pPr>
          </w:p>
        </w:tc>
        <w:tc>
          <w:tcPr>
            <w:tcW w:w="0" w:type="auto"/>
          </w:tcPr>
          <w:p w14:paraId="760BFED1" w14:textId="4803F44D" w:rsidR="006F1284" w:rsidRPr="00C2061D" w:rsidRDefault="00823E72" w:rsidP="006F1284">
            <w:pPr>
              <w:rPr>
                <w:rFonts w:cs="Arial"/>
                <w:sz w:val="16"/>
                <w:szCs w:val="16"/>
              </w:rPr>
            </w:pPr>
            <w:r w:rsidRPr="00C2061D">
              <w:rPr>
                <w:rFonts w:cs="Arial"/>
                <w:sz w:val="16"/>
                <w:szCs w:val="16"/>
              </w:rPr>
              <w:lastRenderedPageBreak/>
              <w:t xml:space="preserve">To assess the glycemic control and qualitative experiences of pregnant women with T1D who </w:t>
            </w:r>
            <w:proofErr w:type="gramStart"/>
            <w:r w:rsidRPr="00C2061D">
              <w:rPr>
                <w:rFonts w:cs="Arial"/>
                <w:sz w:val="16"/>
                <w:szCs w:val="16"/>
              </w:rPr>
              <w:t>were early adopters of Control-IQ</w:t>
            </w:r>
            <w:proofErr w:type="gramEnd"/>
            <w:r w:rsidR="00A75416" w:rsidRPr="00C2061D">
              <w:rPr>
                <w:rFonts w:cs="Arial"/>
                <w:sz w:val="16"/>
                <w:szCs w:val="16"/>
              </w:rPr>
              <w:t>*</w:t>
            </w:r>
            <w:r w:rsidRPr="00C2061D">
              <w:rPr>
                <w:rFonts w:cs="Arial"/>
                <w:sz w:val="16"/>
                <w:szCs w:val="16"/>
              </w:rPr>
              <w:t xml:space="preserve"> technology.</w:t>
            </w:r>
          </w:p>
        </w:tc>
        <w:tc>
          <w:tcPr>
            <w:tcW w:w="0" w:type="auto"/>
          </w:tcPr>
          <w:p w14:paraId="3EB3D607" w14:textId="77777777" w:rsidR="006F1284" w:rsidRPr="00C2061D" w:rsidRDefault="00823E72" w:rsidP="006F1284">
            <w:pPr>
              <w:rPr>
                <w:rFonts w:cs="Arial"/>
                <w:sz w:val="16"/>
                <w:szCs w:val="16"/>
              </w:rPr>
            </w:pPr>
            <w:r w:rsidRPr="00C2061D">
              <w:rPr>
                <w:rFonts w:cs="Arial"/>
                <w:sz w:val="16"/>
                <w:szCs w:val="16"/>
              </w:rPr>
              <w:t>Case series.</w:t>
            </w:r>
          </w:p>
          <w:p w14:paraId="2BA4FC72" w14:textId="77777777" w:rsidR="00823E72" w:rsidRPr="00C2061D" w:rsidRDefault="00823E72" w:rsidP="006F1284">
            <w:pPr>
              <w:rPr>
                <w:rFonts w:cs="Arial"/>
                <w:sz w:val="16"/>
                <w:szCs w:val="16"/>
              </w:rPr>
            </w:pPr>
          </w:p>
          <w:p w14:paraId="6ECFFDC0" w14:textId="67F6B645" w:rsidR="00823E72" w:rsidRPr="00C2061D" w:rsidRDefault="00823E72" w:rsidP="006F1284">
            <w:pPr>
              <w:rPr>
                <w:rFonts w:cs="Arial"/>
                <w:sz w:val="16"/>
                <w:szCs w:val="16"/>
              </w:rPr>
            </w:pPr>
            <w:r w:rsidRPr="00C2061D">
              <w:rPr>
                <w:rFonts w:cs="Arial"/>
                <w:sz w:val="16"/>
                <w:szCs w:val="16"/>
              </w:rPr>
              <w:t>The study included 4 pregnant women diagnosed with T1D during pregnancy and postpartum.</w:t>
            </w:r>
          </w:p>
          <w:p w14:paraId="7D3449A9" w14:textId="77777777" w:rsidR="00823E72" w:rsidRPr="00C2061D" w:rsidRDefault="00823E72" w:rsidP="006F1284">
            <w:pPr>
              <w:rPr>
                <w:rFonts w:cs="Arial"/>
                <w:sz w:val="16"/>
                <w:szCs w:val="16"/>
              </w:rPr>
            </w:pPr>
          </w:p>
          <w:p w14:paraId="05406F55" w14:textId="77777777" w:rsidR="00823E72" w:rsidRPr="00C2061D" w:rsidRDefault="00823E72" w:rsidP="006F1284">
            <w:pPr>
              <w:rPr>
                <w:rFonts w:cs="Arial"/>
                <w:sz w:val="16"/>
                <w:szCs w:val="16"/>
              </w:rPr>
            </w:pPr>
          </w:p>
          <w:p w14:paraId="08411C38" w14:textId="77777777" w:rsidR="00A715D7" w:rsidRPr="00C2061D" w:rsidRDefault="00823E72" w:rsidP="006F1284">
            <w:pPr>
              <w:rPr>
                <w:rFonts w:cs="Arial"/>
                <w:sz w:val="16"/>
                <w:szCs w:val="16"/>
              </w:rPr>
            </w:pPr>
            <w:r w:rsidRPr="00C2061D">
              <w:rPr>
                <w:rFonts w:cs="Arial"/>
                <w:sz w:val="16"/>
                <w:szCs w:val="16"/>
              </w:rPr>
              <w:t>Glycemic data were collected and assessed, alongside participant-reported experiences obtained through semi-structured interviews.</w:t>
            </w:r>
          </w:p>
          <w:p w14:paraId="066645CE" w14:textId="77777777" w:rsidR="00A715D7" w:rsidRPr="00C2061D" w:rsidRDefault="00A715D7" w:rsidP="006F1284">
            <w:pPr>
              <w:rPr>
                <w:rFonts w:cs="Arial"/>
                <w:sz w:val="16"/>
                <w:szCs w:val="16"/>
              </w:rPr>
            </w:pPr>
          </w:p>
          <w:p w14:paraId="453B8DDD" w14:textId="1C90B3CC" w:rsidR="00823E72" w:rsidRPr="00C2061D" w:rsidRDefault="00A715D7" w:rsidP="006F1284">
            <w:pPr>
              <w:rPr>
                <w:rFonts w:cs="Arial"/>
                <w:sz w:val="16"/>
                <w:szCs w:val="16"/>
              </w:rPr>
            </w:pPr>
            <w:r w:rsidRPr="00C2061D">
              <w:rPr>
                <w:rFonts w:cs="Arial"/>
                <w:sz w:val="16"/>
                <w:szCs w:val="16"/>
              </w:rPr>
              <w:t>Participants were followed throughout their pregnancy and up to six weeks postpartum.</w:t>
            </w:r>
          </w:p>
        </w:tc>
        <w:tc>
          <w:tcPr>
            <w:tcW w:w="0" w:type="auto"/>
          </w:tcPr>
          <w:p w14:paraId="5C556D3D" w14:textId="3661C7A7" w:rsidR="00A715D7" w:rsidRPr="00C2061D" w:rsidRDefault="00A715D7">
            <w:pPr>
              <w:pStyle w:val="ListParagraph"/>
              <w:numPr>
                <w:ilvl w:val="0"/>
                <w:numId w:val="12"/>
              </w:numPr>
              <w:ind w:left="122" w:hanging="142"/>
              <w:jc w:val="left"/>
              <w:rPr>
                <w:rFonts w:cs="Arial"/>
                <w:sz w:val="16"/>
                <w:szCs w:val="16"/>
              </w:rPr>
            </w:pPr>
            <w:r w:rsidRPr="00C2061D">
              <w:rPr>
                <w:rFonts w:cs="Arial"/>
                <w:sz w:val="16"/>
                <w:szCs w:val="16"/>
              </w:rPr>
              <w:lastRenderedPageBreak/>
              <w:t>%TiR; (3.5–7.8 mM)</w:t>
            </w:r>
          </w:p>
          <w:p w14:paraId="544CB592" w14:textId="1DE6AC15" w:rsidR="00A715D7" w:rsidRPr="00C2061D" w:rsidRDefault="00A715D7">
            <w:pPr>
              <w:pStyle w:val="ListParagraph"/>
              <w:numPr>
                <w:ilvl w:val="0"/>
                <w:numId w:val="12"/>
              </w:numPr>
              <w:ind w:left="122" w:hanging="142"/>
              <w:jc w:val="left"/>
              <w:rPr>
                <w:rFonts w:cs="Arial"/>
                <w:sz w:val="16"/>
                <w:szCs w:val="16"/>
              </w:rPr>
            </w:pPr>
            <w:r w:rsidRPr="00C2061D">
              <w:rPr>
                <w:rFonts w:cs="Arial"/>
                <w:sz w:val="16"/>
                <w:szCs w:val="16"/>
              </w:rPr>
              <w:t>%TBR: (&lt;3.5 mM)</w:t>
            </w:r>
          </w:p>
          <w:p w14:paraId="1185A73D" w14:textId="785D1128" w:rsidR="00A715D7" w:rsidRPr="00C2061D" w:rsidRDefault="00A715D7">
            <w:pPr>
              <w:pStyle w:val="ListParagraph"/>
              <w:numPr>
                <w:ilvl w:val="0"/>
                <w:numId w:val="12"/>
              </w:numPr>
              <w:ind w:left="122" w:hanging="142"/>
              <w:jc w:val="left"/>
              <w:rPr>
                <w:rFonts w:cs="Arial"/>
                <w:sz w:val="16"/>
                <w:szCs w:val="16"/>
              </w:rPr>
            </w:pPr>
            <w:r w:rsidRPr="00C2061D">
              <w:rPr>
                <w:rFonts w:cs="Arial"/>
                <w:sz w:val="16"/>
                <w:szCs w:val="16"/>
              </w:rPr>
              <w:t>%TAR: (&gt;7.8 mM)</w:t>
            </w:r>
          </w:p>
          <w:p w14:paraId="7AA9480D" w14:textId="5E7CE30E" w:rsidR="00A715D7" w:rsidRPr="00C2061D" w:rsidRDefault="00A715D7">
            <w:pPr>
              <w:pStyle w:val="ListParagraph"/>
              <w:numPr>
                <w:ilvl w:val="0"/>
                <w:numId w:val="12"/>
              </w:numPr>
              <w:ind w:left="122" w:hanging="142"/>
              <w:jc w:val="left"/>
              <w:rPr>
                <w:rFonts w:cs="Arial"/>
                <w:sz w:val="16"/>
                <w:szCs w:val="16"/>
              </w:rPr>
            </w:pPr>
            <w:r w:rsidRPr="00C2061D">
              <w:rPr>
                <w:rFonts w:cs="Arial"/>
                <w:sz w:val="16"/>
                <w:szCs w:val="16"/>
              </w:rPr>
              <w:t>Mean sensor glucose levels</w:t>
            </w:r>
          </w:p>
          <w:p w14:paraId="7A375BE8" w14:textId="43E9F47F" w:rsidR="00A715D7" w:rsidRPr="00C2061D" w:rsidRDefault="00A715D7">
            <w:pPr>
              <w:pStyle w:val="ListParagraph"/>
              <w:numPr>
                <w:ilvl w:val="0"/>
                <w:numId w:val="12"/>
              </w:numPr>
              <w:ind w:left="122" w:hanging="142"/>
              <w:jc w:val="left"/>
              <w:rPr>
                <w:rFonts w:cs="Arial"/>
                <w:sz w:val="16"/>
                <w:szCs w:val="16"/>
              </w:rPr>
            </w:pPr>
            <w:r w:rsidRPr="00C2061D">
              <w:rPr>
                <w:rFonts w:cs="Arial"/>
                <w:sz w:val="16"/>
                <w:szCs w:val="16"/>
              </w:rPr>
              <w:lastRenderedPageBreak/>
              <w:t>Hb1Ac levels</w:t>
            </w:r>
          </w:p>
          <w:p w14:paraId="32E7AF86" w14:textId="77777777" w:rsidR="006F1284" w:rsidRPr="00C2061D" w:rsidRDefault="00A715D7">
            <w:pPr>
              <w:pStyle w:val="ListParagraph"/>
              <w:numPr>
                <w:ilvl w:val="0"/>
                <w:numId w:val="12"/>
              </w:numPr>
              <w:ind w:left="122" w:hanging="142"/>
              <w:jc w:val="left"/>
              <w:rPr>
                <w:rFonts w:cs="Arial"/>
                <w:sz w:val="16"/>
                <w:szCs w:val="16"/>
              </w:rPr>
            </w:pPr>
            <w:r w:rsidRPr="00C2061D">
              <w:rPr>
                <w:rFonts w:cs="Arial"/>
                <w:sz w:val="16"/>
                <w:szCs w:val="16"/>
              </w:rPr>
              <w:t>Insulin delivery metrics</w:t>
            </w:r>
          </w:p>
          <w:p w14:paraId="5FE60B95" w14:textId="77777777" w:rsidR="00A715D7" w:rsidRPr="00C2061D" w:rsidRDefault="00A715D7">
            <w:pPr>
              <w:pStyle w:val="ListParagraph"/>
              <w:numPr>
                <w:ilvl w:val="0"/>
                <w:numId w:val="12"/>
              </w:numPr>
              <w:ind w:left="122" w:hanging="142"/>
              <w:jc w:val="left"/>
              <w:rPr>
                <w:rFonts w:cs="Arial"/>
                <w:sz w:val="16"/>
                <w:szCs w:val="16"/>
              </w:rPr>
            </w:pPr>
            <w:r w:rsidRPr="00C2061D">
              <w:rPr>
                <w:rFonts w:cs="Arial"/>
                <w:sz w:val="16"/>
                <w:szCs w:val="16"/>
              </w:rPr>
              <w:t>Neonatal hypoglycemia</w:t>
            </w:r>
          </w:p>
          <w:p w14:paraId="6E645B8B" w14:textId="77777777" w:rsidR="00A715D7" w:rsidRPr="00C2061D" w:rsidRDefault="00A715D7">
            <w:pPr>
              <w:pStyle w:val="ListParagraph"/>
              <w:numPr>
                <w:ilvl w:val="0"/>
                <w:numId w:val="12"/>
              </w:numPr>
              <w:ind w:left="122" w:hanging="142"/>
              <w:jc w:val="left"/>
              <w:rPr>
                <w:rFonts w:cs="Arial"/>
                <w:sz w:val="16"/>
                <w:szCs w:val="16"/>
              </w:rPr>
            </w:pPr>
            <w:r w:rsidRPr="00C2061D">
              <w:rPr>
                <w:rFonts w:cs="Arial"/>
                <w:sz w:val="16"/>
                <w:szCs w:val="16"/>
              </w:rPr>
              <w:t>Birth outcomes</w:t>
            </w:r>
          </w:p>
          <w:p w14:paraId="18BE2D88" w14:textId="117AF888" w:rsidR="00A715D7" w:rsidRPr="00C2061D" w:rsidRDefault="00A715D7">
            <w:pPr>
              <w:pStyle w:val="ListParagraph"/>
              <w:numPr>
                <w:ilvl w:val="0"/>
                <w:numId w:val="12"/>
              </w:numPr>
              <w:ind w:left="122" w:hanging="142"/>
              <w:jc w:val="left"/>
              <w:rPr>
                <w:rFonts w:cs="Arial"/>
                <w:sz w:val="16"/>
                <w:szCs w:val="16"/>
              </w:rPr>
            </w:pPr>
            <w:r w:rsidRPr="00C2061D">
              <w:rPr>
                <w:rFonts w:cs="Arial"/>
                <w:sz w:val="16"/>
                <w:szCs w:val="16"/>
              </w:rPr>
              <w:t>Subjective experiences</w:t>
            </w:r>
          </w:p>
        </w:tc>
        <w:tc>
          <w:tcPr>
            <w:tcW w:w="0" w:type="auto"/>
          </w:tcPr>
          <w:p w14:paraId="216B0DB8" w14:textId="77777777" w:rsidR="00A715D7" w:rsidRPr="00C2061D" w:rsidRDefault="00A715D7" w:rsidP="00A715D7">
            <w:pPr>
              <w:rPr>
                <w:rFonts w:cs="Arial"/>
                <w:sz w:val="16"/>
                <w:szCs w:val="16"/>
              </w:rPr>
            </w:pPr>
            <w:r w:rsidRPr="00C2061D">
              <w:rPr>
                <w:rFonts w:cs="Arial"/>
                <w:sz w:val="16"/>
                <w:szCs w:val="16"/>
              </w:rPr>
              <w:lastRenderedPageBreak/>
              <w:t>All participants achieved over 70% TiR by the third trimester.</w:t>
            </w:r>
          </w:p>
          <w:p w14:paraId="4C098D96" w14:textId="77777777" w:rsidR="00B345E3" w:rsidRPr="00C2061D" w:rsidRDefault="00B345E3" w:rsidP="00A715D7">
            <w:pPr>
              <w:rPr>
                <w:rFonts w:cs="Arial"/>
                <w:sz w:val="16"/>
                <w:szCs w:val="16"/>
              </w:rPr>
            </w:pPr>
          </w:p>
          <w:p w14:paraId="2A8F610A" w14:textId="5F708EA1" w:rsidR="00B345E3" w:rsidRPr="00C2061D" w:rsidRDefault="00B345E3" w:rsidP="00A715D7">
            <w:pPr>
              <w:rPr>
                <w:rFonts w:cs="Arial"/>
                <w:sz w:val="16"/>
                <w:szCs w:val="16"/>
              </w:rPr>
            </w:pPr>
            <w:r w:rsidRPr="00C2061D">
              <w:rPr>
                <w:rFonts w:cs="Arial"/>
                <w:sz w:val="16"/>
                <w:szCs w:val="16"/>
              </w:rPr>
              <w:t xml:space="preserve">Participants maintained a minimal TBR (below 1.9% </w:t>
            </w:r>
            <w:r w:rsidRPr="00C2061D">
              <w:rPr>
                <w:rFonts w:cs="Arial"/>
                <w:sz w:val="16"/>
                <w:szCs w:val="16"/>
              </w:rPr>
              <w:lastRenderedPageBreak/>
              <w:t>throughout pregnancy), and there were no severe hypoglycemic events.</w:t>
            </w:r>
          </w:p>
          <w:p w14:paraId="6DFB04FB" w14:textId="77777777" w:rsidR="00A715D7" w:rsidRPr="00C2061D" w:rsidRDefault="00A715D7" w:rsidP="00A715D7">
            <w:pPr>
              <w:rPr>
                <w:rFonts w:cs="Arial"/>
                <w:sz w:val="16"/>
                <w:szCs w:val="16"/>
              </w:rPr>
            </w:pPr>
          </w:p>
          <w:p w14:paraId="195DFC8A" w14:textId="77777777" w:rsidR="00B345E3" w:rsidRPr="00C2061D" w:rsidRDefault="00A715D7" w:rsidP="00A715D7">
            <w:pPr>
              <w:rPr>
                <w:rFonts w:cs="Arial"/>
                <w:sz w:val="16"/>
                <w:szCs w:val="16"/>
              </w:rPr>
            </w:pPr>
            <w:r w:rsidRPr="00C2061D">
              <w:rPr>
                <w:rFonts w:cs="Arial"/>
                <w:sz w:val="16"/>
                <w:szCs w:val="16"/>
              </w:rPr>
              <w:t>Glycemic control improved significantly, with reductions in HbA1c and mean sensor glucose levels for most participants.</w:t>
            </w:r>
          </w:p>
          <w:p w14:paraId="3F2D6C91" w14:textId="77777777" w:rsidR="00B345E3" w:rsidRPr="00C2061D" w:rsidRDefault="00B345E3" w:rsidP="00A715D7">
            <w:pPr>
              <w:rPr>
                <w:rFonts w:cs="Arial"/>
                <w:sz w:val="16"/>
                <w:szCs w:val="16"/>
              </w:rPr>
            </w:pPr>
          </w:p>
          <w:p w14:paraId="7B52A042" w14:textId="4CBB4FE8" w:rsidR="00A715D7" w:rsidRPr="00C2061D" w:rsidRDefault="00A715D7" w:rsidP="00A715D7">
            <w:pPr>
              <w:rPr>
                <w:rFonts w:cs="Arial"/>
                <w:sz w:val="16"/>
                <w:szCs w:val="16"/>
              </w:rPr>
            </w:pPr>
            <w:r w:rsidRPr="00C2061D">
              <w:rPr>
                <w:rFonts w:cs="Arial"/>
                <w:sz w:val="16"/>
                <w:szCs w:val="16"/>
              </w:rPr>
              <w:t xml:space="preserve">Participants experienced improved sleep quality, reduced stress, and greater confidence in diabetes management. </w:t>
            </w:r>
          </w:p>
          <w:p w14:paraId="2A7839F7" w14:textId="77777777" w:rsidR="006F1284" w:rsidRPr="00C2061D" w:rsidRDefault="006F1284" w:rsidP="00A715D7">
            <w:pPr>
              <w:rPr>
                <w:rFonts w:cs="Arial"/>
                <w:sz w:val="16"/>
                <w:szCs w:val="16"/>
              </w:rPr>
            </w:pPr>
          </w:p>
          <w:p w14:paraId="52E57081" w14:textId="20A33497" w:rsidR="00B345E3" w:rsidRPr="00C2061D" w:rsidRDefault="00B345E3" w:rsidP="00A715D7">
            <w:pPr>
              <w:rPr>
                <w:rFonts w:cs="Arial"/>
                <w:sz w:val="16"/>
                <w:szCs w:val="16"/>
              </w:rPr>
            </w:pPr>
            <w:r w:rsidRPr="00C2061D">
              <w:rPr>
                <w:rFonts w:cs="Arial"/>
                <w:sz w:val="16"/>
                <w:szCs w:val="16"/>
              </w:rPr>
              <w:t>A CGM transmitter failure occurred in one case, and issues arose from exceeding the pump’s maximum bolus limit of 25 units, which required a workaround until resolved.</w:t>
            </w:r>
          </w:p>
        </w:tc>
        <w:tc>
          <w:tcPr>
            <w:tcW w:w="0" w:type="auto"/>
          </w:tcPr>
          <w:p w14:paraId="203977AE" w14:textId="4DFA6823" w:rsidR="006F1284" w:rsidRPr="00C2061D" w:rsidRDefault="00B345E3" w:rsidP="006F1284">
            <w:pPr>
              <w:rPr>
                <w:rFonts w:cs="Arial"/>
                <w:sz w:val="16"/>
                <w:szCs w:val="16"/>
              </w:rPr>
            </w:pPr>
            <w:r w:rsidRPr="00C2061D">
              <w:rPr>
                <w:rFonts w:cs="Arial"/>
                <w:sz w:val="16"/>
                <w:szCs w:val="16"/>
              </w:rPr>
              <w:lastRenderedPageBreak/>
              <w:t xml:space="preserve">Case #1: An insulin infusion set kink and an incident where the participant fell asleep without the pump led to </w:t>
            </w:r>
            <w:r w:rsidRPr="00C2061D">
              <w:rPr>
                <w:rFonts w:cs="Arial"/>
                <w:sz w:val="16"/>
                <w:szCs w:val="16"/>
              </w:rPr>
              <w:lastRenderedPageBreak/>
              <w:t>transient drops in TiR.</w:t>
            </w:r>
          </w:p>
          <w:p w14:paraId="4040C494" w14:textId="77777777" w:rsidR="00B345E3" w:rsidRPr="00C2061D" w:rsidRDefault="00B345E3" w:rsidP="006F1284">
            <w:pPr>
              <w:rPr>
                <w:rFonts w:cs="Arial"/>
                <w:sz w:val="16"/>
                <w:szCs w:val="16"/>
              </w:rPr>
            </w:pPr>
          </w:p>
          <w:p w14:paraId="4F7D86B5" w14:textId="77777777" w:rsidR="00B345E3" w:rsidRPr="00C2061D" w:rsidRDefault="00B345E3" w:rsidP="006F1284">
            <w:pPr>
              <w:rPr>
                <w:rFonts w:cs="Arial"/>
                <w:sz w:val="16"/>
                <w:szCs w:val="16"/>
              </w:rPr>
            </w:pPr>
            <w:r w:rsidRPr="00C2061D">
              <w:rPr>
                <w:rFonts w:cs="Arial"/>
                <w:sz w:val="16"/>
                <w:szCs w:val="16"/>
              </w:rPr>
              <w:t>Neonatal hypoglycemia was reported for three cases, but only one neonate required minimal oral feeding intervention.</w:t>
            </w:r>
          </w:p>
          <w:p w14:paraId="7806F948" w14:textId="77777777" w:rsidR="00B345E3" w:rsidRPr="00C2061D" w:rsidRDefault="00B345E3" w:rsidP="006F1284">
            <w:pPr>
              <w:rPr>
                <w:rFonts w:cs="Arial"/>
                <w:sz w:val="16"/>
                <w:szCs w:val="16"/>
              </w:rPr>
            </w:pPr>
          </w:p>
          <w:p w14:paraId="000F307A" w14:textId="77777777" w:rsidR="00B345E3" w:rsidRPr="00C2061D" w:rsidRDefault="00B345E3" w:rsidP="006F1284">
            <w:pPr>
              <w:rPr>
                <w:rFonts w:cs="Arial"/>
                <w:sz w:val="16"/>
                <w:szCs w:val="16"/>
              </w:rPr>
            </w:pPr>
            <w:r w:rsidRPr="00C2061D">
              <w:rPr>
                <w:rFonts w:cs="Arial"/>
                <w:sz w:val="16"/>
                <w:szCs w:val="16"/>
              </w:rPr>
              <w:t>One neonate was born prematurely and required brief NICU support due to preeclampsia complications.</w:t>
            </w:r>
          </w:p>
          <w:p w14:paraId="20C08626" w14:textId="77777777" w:rsidR="00B345E3" w:rsidRPr="00C2061D" w:rsidRDefault="00B345E3" w:rsidP="006F1284">
            <w:pPr>
              <w:rPr>
                <w:rFonts w:cs="Arial"/>
                <w:sz w:val="16"/>
                <w:szCs w:val="16"/>
              </w:rPr>
            </w:pPr>
          </w:p>
          <w:p w14:paraId="4719E43F" w14:textId="4A8593CF" w:rsidR="00B345E3" w:rsidRPr="00C2061D" w:rsidRDefault="00B345E3" w:rsidP="006F1284">
            <w:pPr>
              <w:rPr>
                <w:rFonts w:cs="Arial"/>
                <w:sz w:val="16"/>
                <w:szCs w:val="16"/>
              </w:rPr>
            </w:pPr>
            <w:r w:rsidRPr="00C2061D">
              <w:rPr>
                <w:rFonts w:cs="Arial"/>
                <w:sz w:val="16"/>
                <w:szCs w:val="16"/>
              </w:rPr>
              <w:t>The safety issues were not attributed to the infusion pump.</w:t>
            </w:r>
          </w:p>
        </w:tc>
        <w:tc>
          <w:tcPr>
            <w:tcW w:w="0" w:type="auto"/>
          </w:tcPr>
          <w:p w14:paraId="4756277E" w14:textId="21C7FA77" w:rsidR="006F1284" w:rsidRPr="00C2061D" w:rsidRDefault="00F90371" w:rsidP="00847B3E">
            <w:pPr>
              <w:rPr>
                <w:rFonts w:cs="Arial"/>
                <w:sz w:val="16"/>
                <w:szCs w:val="16"/>
              </w:rPr>
            </w:pPr>
            <w:r w:rsidRPr="00C2061D">
              <w:rPr>
                <w:rFonts w:cs="Arial"/>
                <w:sz w:val="16"/>
                <w:szCs w:val="16"/>
              </w:rPr>
              <w:lastRenderedPageBreak/>
              <w:t xml:space="preserve">The study concluded that </w:t>
            </w:r>
            <w:r w:rsidR="00EB55B2" w:rsidRPr="00C2061D">
              <w:rPr>
                <w:rFonts w:cs="Arial"/>
                <w:sz w:val="16"/>
                <w:szCs w:val="16"/>
              </w:rPr>
              <w:t>”</w:t>
            </w:r>
            <w:r w:rsidR="00EB55B2" w:rsidRPr="00C2061D">
              <w:rPr>
                <w:rFonts w:cs="Arial"/>
                <w:i/>
                <w:iCs/>
                <w:sz w:val="16"/>
                <w:szCs w:val="16"/>
              </w:rPr>
              <w:t>Participants</w:t>
            </w:r>
            <w:r w:rsidR="00847B3E" w:rsidRPr="00C2061D">
              <w:rPr>
                <w:rFonts w:cs="Arial"/>
                <w:i/>
                <w:iCs/>
                <w:sz w:val="16"/>
                <w:szCs w:val="16"/>
              </w:rPr>
              <w:t xml:space="preserve"> </w:t>
            </w:r>
            <w:r w:rsidR="00EB55B2" w:rsidRPr="00C2061D">
              <w:rPr>
                <w:rFonts w:cs="Arial"/>
                <w:i/>
                <w:iCs/>
                <w:sz w:val="16"/>
                <w:szCs w:val="16"/>
              </w:rPr>
              <w:t>with low pregnancy glucose time-in-range</w:t>
            </w:r>
            <w:r w:rsidR="00847B3E" w:rsidRPr="00C2061D">
              <w:rPr>
                <w:rFonts w:cs="Arial"/>
                <w:i/>
                <w:iCs/>
                <w:sz w:val="16"/>
                <w:szCs w:val="16"/>
              </w:rPr>
              <w:t xml:space="preserve"> </w:t>
            </w:r>
            <w:r w:rsidR="00EB55B2" w:rsidRPr="00C2061D">
              <w:rPr>
                <w:rFonts w:cs="Arial"/>
                <w:i/>
                <w:iCs/>
                <w:sz w:val="16"/>
                <w:szCs w:val="16"/>
              </w:rPr>
              <w:t>increased</w:t>
            </w:r>
            <w:r w:rsidR="00847B3E" w:rsidRPr="00C2061D">
              <w:rPr>
                <w:rFonts w:cs="Arial"/>
                <w:i/>
                <w:iCs/>
                <w:sz w:val="16"/>
                <w:szCs w:val="16"/>
              </w:rPr>
              <w:t xml:space="preserve"> </w:t>
            </w:r>
            <w:r w:rsidR="00EB55B2" w:rsidRPr="00C2061D">
              <w:rPr>
                <w:rFonts w:cs="Arial"/>
                <w:i/>
                <w:iCs/>
                <w:sz w:val="16"/>
                <w:szCs w:val="16"/>
              </w:rPr>
              <w:t>their time-in-range</w:t>
            </w:r>
            <w:r w:rsidR="00847B3E" w:rsidRPr="00C2061D">
              <w:rPr>
                <w:rFonts w:cs="Arial"/>
                <w:i/>
                <w:iCs/>
                <w:sz w:val="16"/>
                <w:szCs w:val="16"/>
              </w:rPr>
              <w:t xml:space="preserve"> </w:t>
            </w:r>
            <w:r w:rsidR="00EB55B2" w:rsidRPr="00C2061D">
              <w:rPr>
                <w:rFonts w:cs="Arial"/>
                <w:i/>
                <w:iCs/>
                <w:sz w:val="16"/>
                <w:szCs w:val="16"/>
              </w:rPr>
              <w:t>with Control-IQ</w:t>
            </w:r>
            <w:r w:rsidR="00847B3E" w:rsidRPr="00C2061D">
              <w:rPr>
                <w:rFonts w:cs="Arial"/>
                <w:i/>
                <w:iCs/>
                <w:sz w:val="16"/>
                <w:szCs w:val="16"/>
              </w:rPr>
              <w:t xml:space="preserve"> </w:t>
            </w:r>
            <w:r w:rsidR="00EB55B2" w:rsidRPr="00C2061D">
              <w:rPr>
                <w:rFonts w:cs="Arial"/>
                <w:i/>
                <w:iCs/>
                <w:sz w:val="16"/>
                <w:szCs w:val="16"/>
              </w:rPr>
              <w:lastRenderedPageBreak/>
              <w:t>technology use and</w:t>
            </w:r>
            <w:r w:rsidR="00847B3E" w:rsidRPr="00C2061D">
              <w:rPr>
                <w:rFonts w:cs="Arial"/>
                <w:i/>
                <w:iCs/>
                <w:sz w:val="16"/>
                <w:szCs w:val="16"/>
              </w:rPr>
              <w:t xml:space="preserve"> </w:t>
            </w:r>
            <w:r w:rsidR="00EB55B2" w:rsidRPr="00C2061D">
              <w:rPr>
                <w:rFonts w:cs="Arial"/>
                <w:i/>
                <w:iCs/>
                <w:sz w:val="16"/>
                <w:szCs w:val="16"/>
              </w:rPr>
              <w:t>participants with high pregnancy glucose time-in-range</w:t>
            </w:r>
            <w:r w:rsidR="00847B3E" w:rsidRPr="00C2061D">
              <w:rPr>
                <w:rFonts w:cs="Arial"/>
                <w:i/>
                <w:iCs/>
                <w:sz w:val="16"/>
                <w:szCs w:val="16"/>
              </w:rPr>
              <w:t xml:space="preserve"> </w:t>
            </w:r>
            <w:r w:rsidR="00EB55B2" w:rsidRPr="00C2061D">
              <w:rPr>
                <w:rFonts w:cs="Arial"/>
                <w:i/>
                <w:iCs/>
                <w:sz w:val="16"/>
                <w:szCs w:val="16"/>
              </w:rPr>
              <w:t>maintained and increased their time-in-range</w:t>
            </w:r>
            <w:r w:rsidR="00847B3E" w:rsidRPr="00C2061D">
              <w:rPr>
                <w:rFonts w:cs="Arial"/>
                <w:i/>
                <w:iCs/>
                <w:sz w:val="16"/>
                <w:szCs w:val="16"/>
              </w:rPr>
              <w:t xml:space="preserve"> </w:t>
            </w:r>
            <w:r w:rsidR="00EB55B2" w:rsidRPr="00C2061D">
              <w:rPr>
                <w:rFonts w:cs="Arial"/>
                <w:i/>
                <w:iCs/>
                <w:sz w:val="16"/>
                <w:szCs w:val="16"/>
              </w:rPr>
              <w:t>with less</w:t>
            </w:r>
            <w:r w:rsidR="00847B3E" w:rsidRPr="00C2061D">
              <w:rPr>
                <w:rFonts w:cs="Arial"/>
                <w:i/>
                <w:iCs/>
                <w:sz w:val="16"/>
                <w:szCs w:val="16"/>
              </w:rPr>
              <w:t xml:space="preserve"> </w:t>
            </w:r>
            <w:r w:rsidR="00EB55B2" w:rsidRPr="00C2061D">
              <w:rPr>
                <w:rFonts w:cs="Arial"/>
                <w:i/>
                <w:iCs/>
                <w:sz w:val="16"/>
                <w:szCs w:val="16"/>
              </w:rPr>
              <w:t>diabetes</w:t>
            </w:r>
            <w:r w:rsidR="00847B3E" w:rsidRPr="00C2061D">
              <w:rPr>
                <w:rFonts w:cs="Arial"/>
                <w:i/>
                <w:iCs/>
                <w:sz w:val="16"/>
                <w:szCs w:val="16"/>
              </w:rPr>
              <w:t xml:space="preserve"> </w:t>
            </w:r>
            <w:r w:rsidR="00EB55B2" w:rsidRPr="00C2061D">
              <w:rPr>
                <w:rFonts w:cs="Arial"/>
                <w:i/>
                <w:iCs/>
                <w:sz w:val="16"/>
                <w:szCs w:val="16"/>
              </w:rPr>
              <w:t>management</w:t>
            </w:r>
            <w:r w:rsidR="00847B3E" w:rsidRPr="00C2061D">
              <w:rPr>
                <w:rFonts w:cs="Arial"/>
                <w:i/>
                <w:iCs/>
                <w:sz w:val="16"/>
                <w:szCs w:val="16"/>
              </w:rPr>
              <w:t xml:space="preserve"> </w:t>
            </w:r>
            <w:r w:rsidR="00EB55B2" w:rsidRPr="00C2061D">
              <w:rPr>
                <w:rFonts w:cs="Arial"/>
                <w:i/>
                <w:iCs/>
                <w:sz w:val="16"/>
                <w:szCs w:val="16"/>
              </w:rPr>
              <w:t>burden</w:t>
            </w:r>
            <w:r w:rsidR="00EB55B2" w:rsidRPr="00C2061D">
              <w:rPr>
                <w:rFonts w:cs="Arial"/>
                <w:sz w:val="16"/>
                <w:szCs w:val="16"/>
              </w:rPr>
              <w:t>”.</w:t>
            </w:r>
            <w:r w:rsidRPr="00C2061D">
              <w:rPr>
                <w:rFonts w:cs="Arial"/>
                <w:sz w:val="16"/>
                <w:szCs w:val="16"/>
              </w:rPr>
              <w:t xml:space="preserve"> </w:t>
            </w:r>
          </w:p>
        </w:tc>
      </w:tr>
      <w:tr w:rsidR="004D4B1D" w:rsidRPr="00C2061D" w14:paraId="7D0820D7" w14:textId="77777777" w:rsidTr="00B917A1">
        <w:tc>
          <w:tcPr>
            <w:tcW w:w="0" w:type="auto"/>
          </w:tcPr>
          <w:p w14:paraId="6216641E" w14:textId="2FEA2181" w:rsidR="006F1284" w:rsidRPr="00C2061D" w:rsidRDefault="00A457C4" w:rsidP="006F1284">
            <w:pPr>
              <w:rPr>
                <w:rFonts w:cs="Arial"/>
                <w:sz w:val="16"/>
                <w:szCs w:val="16"/>
              </w:rPr>
            </w:pPr>
            <w:r w:rsidRPr="00C2061D">
              <w:rPr>
                <w:rFonts w:cs="Arial"/>
                <w:sz w:val="16"/>
                <w:szCs w:val="16"/>
              </w:rPr>
              <w:lastRenderedPageBreak/>
              <w:t xml:space="preserve">Carlson et al (2024) </w:t>
            </w:r>
            <w:r w:rsidRPr="00C2061D">
              <w:rPr>
                <w:rFonts w:cs="Arial"/>
                <w:sz w:val="16"/>
                <w:szCs w:val="16"/>
              </w:rPr>
              <w:fldChar w:fldCharType="begin">
                <w:fldData xml:space="preserve">PEVuZE5vdGU+PENpdGU+PEF1dGhvcj5DYXJsc29uPC9BdXRob3I+PFllYXI+MjAyNDwvWWVhcj48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PEVuZE5vdGU+PENpdGU+PEF1dGhvcj5DYXJsc29uPC9BdXRob3I+PFllYXI+MjAyNDwvWWVhcj48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(27)</w:t>
            </w:r>
            <w:r w:rsidRPr="00C2061D">
              <w:rPr>
                <w:rFonts w:cs="Arial"/>
                <w:sz w:val="16"/>
                <w:szCs w:val="16"/>
              </w:rPr>
              <w:fldChar w:fldCharType="end"/>
            </w:r>
          </w:p>
        </w:tc>
        <w:tc>
          <w:tcPr>
            <w:tcW w:w="0" w:type="auto"/>
          </w:tcPr>
          <w:p w14:paraId="100BCCF6" w14:textId="31A771B4" w:rsidR="006F1284" w:rsidRPr="00C2061D" w:rsidRDefault="00A75416" w:rsidP="006F1284">
            <w:pPr>
              <w:rPr>
                <w:rFonts w:cs="Arial"/>
                <w:sz w:val="16"/>
                <w:szCs w:val="16"/>
              </w:rPr>
            </w:pPr>
            <w:r w:rsidRPr="00C2061D">
              <w:rPr>
                <w:rFonts w:cs="Arial"/>
                <w:sz w:val="16"/>
                <w:szCs w:val="16"/>
              </w:rPr>
              <w:t>The Tandem t-slim X2 pump equipped with Control-IQ* v1.5 was used. It was paired with the Dexcom G6 continuous glucose monitor (CGM). The pump managed insulin delivery through an advanced algorithm, aiming to optimize glycemic control in individuals with high insulin requirements.</w:t>
            </w:r>
          </w:p>
        </w:tc>
        <w:tc>
          <w:tcPr>
            <w:tcW w:w="0" w:type="auto"/>
          </w:tcPr>
          <w:p w14:paraId="2FC2A8B9" w14:textId="5AC002B7" w:rsidR="006F1284" w:rsidRPr="00C2061D" w:rsidRDefault="00A457C4" w:rsidP="006F1284">
            <w:pPr>
              <w:rPr>
                <w:rFonts w:cs="Arial"/>
                <w:sz w:val="16"/>
                <w:szCs w:val="16"/>
              </w:rPr>
            </w:pPr>
            <w:r w:rsidRPr="00C2061D">
              <w:rPr>
                <w:rFonts w:cs="Arial"/>
                <w:sz w:val="16"/>
                <w:szCs w:val="16"/>
              </w:rPr>
              <w:t>To assess the safety and performance of the updated version 1.5 of the Control-IQ</w:t>
            </w:r>
            <w:r w:rsidR="00A75416" w:rsidRPr="00C2061D">
              <w:rPr>
                <w:rFonts w:cs="Arial"/>
                <w:sz w:val="16"/>
                <w:szCs w:val="16"/>
              </w:rPr>
              <w:t>*</w:t>
            </w:r>
            <w:r w:rsidRPr="00C2061D">
              <w:rPr>
                <w:rFonts w:cs="Arial"/>
                <w:sz w:val="16"/>
                <w:szCs w:val="16"/>
              </w:rPr>
              <w:t xml:space="preserve"> algorithm, used with the t-slim X2 pump, in adults with T1D who require high basal insulin rates exceeding 3 units per hour.</w:t>
            </w:r>
          </w:p>
        </w:tc>
        <w:tc>
          <w:tcPr>
            <w:tcW w:w="0" w:type="auto"/>
          </w:tcPr>
          <w:p w14:paraId="1D845950" w14:textId="77777777" w:rsidR="006F1284" w:rsidRPr="00C2061D" w:rsidRDefault="00A457C4" w:rsidP="006F1284">
            <w:pPr>
              <w:rPr>
                <w:rFonts w:cs="Arial"/>
                <w:sz w:val="16"/>
                <w:szCs w:val="16"/>
              </w:rPr>
            </w:pPr>
            <w:r w:rsidRPr="00C2061D">
              <w:rPr>
                <w:rFonts w:cs="Arial"/>
                <w:sz w:val="16"/>
                <w:szCs w:val="16"/>
              </w:rPr>
              <w:t>Multicenter, single-arm, prospective study.</w:t>
            </w:r>
          </w:p>
          <w:p w14:paraId="68D519E9" w14:textId="77777777" w:rsidR="00A457C4" w:rsidRPr="00C2061D" w:rsidRDefault="00A457C4" w:rsidP="006F1284">
            <w:pPr>
              <w:rPr>
                <w:rFonts w:cs="Arial"/>
                <w:sz w:val="16"/>
                <w:szCs w:val="16"/>
              </w:rPr>
            </w:pPr>
          </w:p>
          <w:p w14:paraId="3153F89F" w14:textId="77777777" w:rsidR="00A457C4" w:rsidRPr="00C2061D" w:rsidRDefault="00A457C4" w:rsidP="006F1284">
            <w:pPr>
              <w:rPr>
                <w:rFonts w:cs="Arial"/>
                <w:sz w:val="16"/>
                <w:szCs w:val="16"/>
              </w:rPr>
            </w:pPr>
            <w:r w:rsidRPr="00C2061D">
              <w:rPr>
                <w:rFonts w:cs="Arial"/>
                <w:sz w:val="16"/>
                <w:szCs w:val="16"/>
              </w:rPr>
              <w:t>The study included 34 adult T1D</w:t>
            </w:r>
            <w:r w:rsidR="00A75416" w:rsidRPr="00C2061D">
              <w:rPr>
                <w:rFonts w:cs="Arial"/>
                <w:sz w:val="16"/>
                <w:szCs w:val="16"/>
              </w:rPr>
              <w:t xml:space="preserve"> patients</w:t>
            </w:r>
            <w:r w:rsidRPr="00C2061D">
              <w:rPr>
                <w:rFonts w:cs="Arial"/>
                <w:sz w:val="16"/>
                <w:szCs w:val="16"/>
              </w:rPr>
              <w:t>, who required at least one programmed basal insulin rate of over 3 units per hour.</w:t>
            </w:r>
          </w:p>
          <w:p w14:paraId="277E5566" w14:textId="77777777" w:rsidR="00A75416" w:rsidRPr="00C2061D" w:rsidRDefault="00A75416" w:rsidP="006F1284">
            <w:pPr>
              <w:rPr>
                <w:rFonts w:cs="Arial"/>
                <w:sz w:val="16"/>
                <w:szCs w:val="16"/>
              </w:rPr>
            </w:pPr>
          </w:p>
          <w:p w14:paraId="59CF9341" w14:textId="092B0499" w:rsidR="00A75416" w:rsidRPr="00C2061D" w:rsidRDefault="00A75416" w:rsidP="006F1284">
            <w:pPr>
              <w:rPr>
                <w:rFonts w:cs="Arial"/>
                <w:sz w:val="16"/>
                <w:szCs w:val="16"/>
              </w:rPr>
            </w:pPr>
            <w:r w:rsidRPr="00C2061D">
              <w:rPr>
                <w:rFonts w:cs="Arial"/>
                <w:sz w:val="16"/>
                <w:szCs w:val="16"/>
              </w:rPr>
              <w:t xml:space="preserve">The participants used the study device over a period of 13 weeks, with data collection </w:t>
            </w:r>
            <w:r w:rsidRPr="00C2061D">
              <w:rPr>
                <w:rFonts w:cs="Arial"/>
                <w:sz w:val="16"/>
                <w:szCs w:val="16"/>
              </w:rPr>
              <w:lastRenderedPageBreak/>
              <w:t>and monitoring conducted throughout this timeframe.</w:t>
            </w:r>
          </w:p>
        </w:tc>
        <w:tc>
          <w:tcPr>
            <w:tcW w:w="0" w:type="auto"/>
          </w:tcPr>
          <w:p w14:paraId="04334905" w14:textId="27D2721A" w:rsidR="00A75416" w:rsidRPr="00C2061D" w:rsidRDefault="00A75416">
            <w:pPr>
              <w:pStyle w:val="ListParagraph"/>
              <w:numPr>
                <w:ilvl w:val="0"/>
                <w:numId w:val="12"/>
              </w:numPr>
              <w:ind w:left="122" w:hanging="142"/>
              <w:jc w:val="left"/>
              <w:rPr>
                <w:rFonts w:cs="Arial"/>
                <w:sz w:val="16"/>
                <w:szCs w:val="16"/>
              </w:rPr>
            </w:pPr>
            <w:r w:rsidRPr="00C2061D">
              <w:rPr>
                <w:rFonts w:cs="Arial"/>
                <w:sz w:val="16"/>
                <w:szCs w:val="16"/>
              </w:rPr>
              <w:lastRenderedPageBreak/>
              <w:t>Safety events</w:t>
            </w:r>
          </w:p>
          <w:p w14:paraId="112C93A7" w14:textId="77777777" w:rsidR="00A75416" w:rsidRPr="00C2061D" w:rsidRDefault="00A75416">
            <w:pPr>
              <w:pStyle w:val="ListParagraph"/>
              <w:numPr>
                <w:ilvl w:val="0"/>
                <w:numId w:val="12"/>
              </w:numPr>
              <w:ind w:left="122" w:hanging="142"/>
              <w:jc w:val="left"/>
              <w:rPr>
                <w:rFonts w:cs="Arial"/>
                <w:sz w:val="16"/>
                <w:szCs w:val="16"/>
              </w:rPr>
            </w:pPr>
            <w:r w:rsidRPr="00C2061D">
              <w:rPr>
                <w:rFonts w:cs="Arial"/>
                <w:sz w:val="16"/>
                <w:szCs w:val="16"/>
              </w:rPr>
              <w:t>%TiR; (70–180 mg/dL)</w:t>
            </w:r>
          </w:p>
          <w:p w14:paraId="76291D3F" w14:textId="77777777" w:rsidR="00A75416" w:rsidRPr="00C2061D" w:rsidRDefault="00A75416">
            <w:pPr>
              <w:pStyle w:val="ListParagraph"/>
              <w:numPr>
                <w:ilvl w:val="0"/>
                <w:numId w:val="12"/>
              </w:numPr>
              <w:ind w:left="122" w:hanging="142"/>
              <w:jc w:val="left"/>
              <w:rPr>
                <w:rFonts w:cs="Arial"/>
                <w:sz w:val="16"/>
                <w:szCs w:val="16"/>
              </w:rPr>
            </w:pPr>
            <w:r w:rsidRPr="00C2061D">
              <w:rPr>
                <w:rFonts w:cs="Arial"/>
                <w:sz w:val="16"/>
                <w:szCs w:val="16"/>
              </w:rPr>
              <w:t>%TBR: (&lt;70 and &lt;54 mg/dL)</w:t>
            </w:r>
          </w:p>
          <w:p w14:paraId="02228F01" w14:textId="47E7787A" w:rsidR="00A75416" w:rsidRPr="00C2061D" w:rsidRDefault="00A75416">
            <w:pPr>
              <w:pStyle w:val="ListParagraph"/>
              <w:numPr>
                <w:ilvl w:val="0"/>
                <w:numId w:val="12"/>
              </w:numPr>
              <w:ind w:left="122" w:hanging="142"/>
              <w:jc w:val="left"/>
              <w:rPr>
                <w:rFonts w:cs="Arial"/>
                <w:sz w:val="16"/>
                <w:szCs w:val="16"/>
              </w:rPr>
            </w:pPr>
            <w:r w:rsidRPr="00C2061D">
              <w:rPr>
                <w:rFonts w:cs="Arial"/>
                <w:sz w:val="16"/>
                <w:szCs w:val="16"/>
              </w:rPr>
              <w:t>%TAR: (&gt;180 &amp; &gt;250 mg/dL)</w:t>
            </w:r>
          </w:p>
          <w:p w14:paraId="13177EBD" w14:textId="4EF386DF" w:rsidR="00A75416" w:rsidRPr="00C2061D" w:rsidRDefault="00A75416">
            <w:pPr>
              <w:pStyle w:val="ListParagraph"/>
              <w:numPr>
                <w:ilvl w:val="0"/>
                <w:numId w:val="12"/>
              </w:numPr>
              <w:ind w:left="122" w:hanging="142"/>
              <w:jc w:val="left"/>
              <w:rPr>
                <w:rFonts w:cs="Arial"/>
                <w:sz w:val="16"/>
                <w:szCs w:val="16"/>
              </w:rPr>
            </w:pPr>
            <w:r w:rsidRPr="00C2061D">
              <w:rPr>
                <w:rFonts w:cs="Arial"/>
                <w:sz w:val="16"/>
                <w:szCs w:val="16"/>
              </w:rPr>
              <w:t>Time in tight range (%TITR: 70–140 mg/dL)</w:t>
            </w:r>
          </w:p>
          <w:p w14:paraId="496720CD" w14:textId="15C0DDC8" w:rsidR="00186E01" w:rsidRPr="00C2061D" w:rsidRDefault="00186E01">
            <w:pPr>
              <w:pStyle w:val="ListParagraph"/>
              <w:numPr>
                <w:ilvl w:val="0"/>
                <w:numId w:val="12"/>
              </w:numPr>
              <w:ind w:left="122" w:hanging="142"/>
              <w:jc w:val="left"/>
              <w:rPr>
                <w:rFonts w:cs="Arial"/>
                <w:sz w:val="16"/>
                <w:szCs w:val="16"/>
              </w:rPr>
            </w:pPr>
            <w:r w:rsidRPr="00C2061D">
              <w:rPr>
                <w:rFonts w:cs="Arial"/>
                <w:sz w:val="16"/>
                <w:szCs w:val="16"/>
              </w:rPr>
              <w:t>CV</w:t>
            </w:r>
          </w:p>
          <w:p w14:paraId="02D4C8F2" w14:textId="2308FBF4" w:rsidR="00A75416" w:rsidRPr="00C2061D" w:rsidRDefault="00A75416">
            <w:pPr>
              <w:pStyle w:val="ListParagraph"/>
              <w:numPr>
                <w:ilvl w:val="0"/>
                <w:numId w:val="12"/>
              </w:numPr>
              <w:ind w:left="122" w:hanging="142"/>
              <w:jc w:val="left"/>
              <w:rPr>
                <w:rFonts w:cs="Arial"/>
                <w:sz w:val="16"/>
                <w:szCs w:val="16"/>
              </w:rPr>
            </w:pPr>
            <w:r w:rsidRPr="00C2061D">
              <w:rPr>
                <w:rFonts w:cs="Arial"/>
                <w:sz w:val="16"/>
                <w:szCs w:val="16"/>
              </w:rPr>
              <w:t>Mean glucose levels</w:t>
            </w:r>
          </w:p>
          <w:p w14:paraId="382DAC81" w14:textId="2EE43F33" w:rsidR="00A75416" w:rsidRPr="00C2061D" w:rsidRDefault="00A75416">
            <w:pPr>
              <w:pStyle w:val="ListParagraph"/>
              <w:numPr>
                <w:ilvl w:val="0"/>
                <w:numId w:val="12"/>
              </w:numPr>
              <w:ind w:left="122" w:hanging="142"/>
              <w:jc w:val="left"/>
              <w:rPr>
                <w:rFonts w:cs="Arial"/>
                <w:sz w:val="16"/>
                <w:szCs w:val="16"/>
              </w:rPr>
            </w:pPr>
            <w:r w:rsidRPr="00C2061D">
              <w:rPr>
                <w:rFonts w:cs="Arial"/>
                <w:sz w:val="16"/>
                <w:szCs w:val="16"/>
              </w:rPr>
              <w:t xml:space="preserve">Hb1Ac </w:t>
            </w:r>
            <w:r w:rsidR="00186E01" w:rsidRPr="00C2061D">
              <w:rPr>
                <w:rFonts w:cs="Arial"/>
                <w:sz w:val="16"/>
                <w:szCs w:val="16"/>
              </w:rPr>
              <w:t>change</w:t>
            </w:r>
          </w:p>
          <w:p w14:paraId="4B3FB15E" w14:textId="72F85185" w:rsidR="00A75416" w:rsidRPr="00C2061D" w:rsidRDefault="00186E01">
            <w:pPr>
              <w:pStyle w:val="ListParagraph"/>
              <w:numPr>
                <w:ilvl w:val="0"/>
                <w:numId w:val="12"/>
              </w:numPr>
              <w:ind w:left="122" w:hanging="142"/>
              <w:jc w:val="left"/>
              <w:rPr>
                <w:rFonts w:cs="Arial"/>
                <w:sz w:val="16"/>
                <w:szCs w:val="16"/>
              </w:rPr>
            </w:pPr>
            <w:r w:rsidRPr="00C2061D">
              <w:rPr>
                <w:rFonts w:cs="Arial"/>
                <w:sz w:val="16"/>
                <w:szCs w:val="16"/>
              </w:rPr>
              <w:lastRenderedPageBreak/>
              <w:t>Total daily i</w:t>
            </w:r>
            <w:r w:rsidR="00A75416" w:rsidRPr="00C2061D">
              <w:rPr>
                <w:rFonts w:cs="Arial"/>
                <w:sz w:val="16"/>
                <w:szCs w:val="16"/>
              </w:rPr>
              <w:t xml:space="preserve">nsulin </w:t>
            </w:r>
            <w:r w:rsidRPr="00C2061D">
              <w:rPr>
                <w:rFonts w:cs="Arial"/>
                <w:sz w:val="16"/>
                <w:szCs w:val="16"/>
              </w:rPr>
              <w:t>usage</w:t>
            </w:r>
          </w:p>
          <w:p w14:paraId="0B50FA7C" w14:textId="225F9AFF" w:rsidR="006F1284" w:rsidRPr="00C2061D" w:rsidRDefault="006F1284" w:rsidP="00A75416">
            <w:pPr>
              <w:jc w:val="left"/>
              <w:rPr>
                <w:rFonts w:cs="Arial"/>
                <w:sz w:val="16"/>
                <w:szCs w:val="16"/>
              </w:rPr>
            </w:pPr>
          </w:p>
        </w:tc>
        <w:tc>
          <w:tcPr>
            <w:tcW w:w="0" w:type="auto"/>
          </w:tcPr>
          <w:p w14:paraId="7B8E36B0" w14:textId="77777777" w:rsidR="00CB20D3" w:rsidRPr="00C2061D" w:rsidRDefault="00CB20D3" w:rsidP="006F1284">
            <w:pPr>
              <w:rPr>
                <w:rFonts w:cs="Arial"/>
                <w:sz w:val="16"/>
                <w:szCs w:val="16"/>
              </w:rPr>
            </w:pPr>
            <w:r w:rsidRPr="00C2061D">
              <w:rPr>
                <w:rFonts w:cs="Arial"/>
                <w:sz w:val="16"/>
                <w:szCs w:val="16"/>
              </w:rPr>
              <w:lastRenderedPageBreak/>
              <w:t xml:space="preserve">Over the study period, the mean HbA1c significantly decreased from 7.69% at baseline to 6.87% (P &lt;0.001). </w:t>
            </w:r>
          </w:p>
          <w:p w14:paraId="1A9C8309" w14:textId="77777777" w:rsidR="00CB20D3" w:rsidRPr="00C2061D" w:rsidRDefault="00CB20D3" w:rsidP="006F1284">
            <w:pPr>
              <w:rPr>
                <w:rFonts w:cs="Arial"/>
                <w:sz w:val="16"/>
                <w:szCs w:val="16"/>
              </w:rPr>
            </w:pPr>
          </w:p>
          <w:p w14:paraId="6ED8E085" w14:textId="77777777" w:rsidR="00364652" w:rsidRPr="00C2061D" w:rsidRDefault="00CB20D3" w:rsidP="006F1284">
            <w:pPr>
              <w:rPr>
                <w:rFonts w:cs="Arial"/>
                <w:sz w:val="16"/>
                <w:szCs w:val="16"/>
              </w:rPr>
            </w:pPr>
            <w:r w:rsidRPr="00C2061D">
              <w:rPr>
                <w:rFonts w:cs="Arial"/>
                <w:sz w:val="16"/>
                <w:szCs w:val="16"/>
              </w:rPr>
              <w:t xml:space="preserve">Participants achieved an average TiR of 64.8% ± 10.8%, with only 1.0% ± 1.0% </w:t>
            </w:r>
            <w:r w:rsidR="00364652" w:rsidRPr="00C2061D">
              <w:rPr>
                <w:rFonts w:cs="Arial"/>
                <w:sz w:val="16"/>
                <w:szCs w:val="16"/>
              </w:rPr>
              <w:t>in</w:t>
            </w:r>
            <w:r w:rsidRPr="00C2061D">
              <w:rPr>
                <w:rFonts w:cs="Arial"/>
                <w:sz w:val="16"/>
                <w:szCs w:val="16"/>
              </w:rPr>
              <w:t xml:space="preserve"> TBR&lt;70. This stability in glycemic control was </w:t>
            </w:r>
            <w:r w:rsidRPr="00C2061D">
              <w:rPr>
                <w:rFonts w:cs="Arial"/>
                <w:sz w:val="16"/>
                <w:szCs w:val="16"/>
              </w:rPr>
              <w:lastRenderedPageBreak/>
              <w:t>maintained through</w:t>
            </w:r>
            <w:r w:rsidR="00364652" w:rsidRPr="00C2061D">
              <w:rPr>
                <w:rFonts w:cs="Arial"/>
                <w:sz w:val="16"/>
                <w:szCs w:val="16"/>
              </w:rPr>
              <w:t>out</w:t>
            </w:r>
            <w:r w:rsidRPr="00C2061D">
              <w:rPr>
                <w:rFonts w:cs="Arial"/>
                <w:sz w:val="16"/>
                <w:szCs w:val="16"/>
              </w:rPr>
              <w:t xml:space="preserve"> the study.</w:t>
            </w:r>
          </w:p>
          <w:p w14:paraId="1FD3AD7A" w14:textId="77777777" w:rsidR="00364652" w:rsidRPr="00C2061D" w:rsidRDefault="00364652" w:rsidP="006F1284">
            <w:pPr>
              <w:rPr>
                <w:rFonts w:cs="Arial"/>
                <w:sz w:val="16"/>
                <w:szCs w:val="16"/>
              </w:rPr>
            </w:pPr>
          </w:p>
          <w:p w14:paraId="3CA620AB" w14:textId="667D7D90" w:rsidR="006F1284" w:rsidRPr="00C2061D" w:rsidRDefault="00CB20D3" w:rsidP="006F1284">
            <w:pPr>
              <w:rPr>
                <w:rFonts w:cs="Arial"/>
                <w:sz w:val="16"/>
                <w:szCs w:val="16"/>
              </w:rPr>
            </w:pPr>
            <w:r w:rsidRPr="00C2061D">
              <w:rPr>
                <w:rFonts w:cs="Arial"/>
                <w:sz w:val="16"/>
                <w:szCs w:val="16"/>
              </w:rPr>
              <w:t>Mean total daily insulin increased by 17.0 units/day, from 138.6 ± 51.4 units/day to 155.5 ± 59.7 units/day, reflecting adjustments in insulin needs over the trial.</w:t>
            </w:r>
          </w:p>
        </w:tc>
        <w:tc>
          <w:tcPr>
            <w:tcW w:w="0" w:type="auto"/>
          </w:tcPr>
          <w:p w14:paraId="4C400DBF" w14:textId="6F6FA3DC" w:rsidR="006F1284" w:rsidRPr="00C2061D" w:rsidRDefault="00364652" w:rsidP="006F1284">
            <w:pPr>
              <w:rPr>
                <w:rFonts w:cs="Arial"/>
                <w:sz w:val="16"/>
                <w:szCs w:val="16"/>
              </w:rPr>
            </w:pPr>
            <w:r w:rsidRPr="00C2061D">
              <w:rPr>
                <w:rFonts w:cs="Arial"/>
                <w:sz w:val="16"/>
                <w:szCs w:val="16"/>
              </w:rPr>
              <w:lastRenderedPageBreak/>
              <w:t>One severe adverse event (SAE) was reported: new onset atrial fibrillation</w:t>
            </w:r>
            <w:r w:rsidR="000878A4" w:rsidRPr="00C2061D">
              <w:rPr>
                <w:rFonts w:cs="Arial"/>
                <w:sz w:val="16"/>
                <w:szCs w:val="16"/>
              </w:rPr>
              <w:t xml:space="preserve">, which was </w:t>
            </w:r>
            <w:r w:rsidRPr="00C2061D">
              <w:rPr>
                <w:rFonts w:cs="Arial"/>
                <w:sz w:val="16"/>
                <w:szCs w:val="16"/>
              </w:rPr>
              <w:t>unrelated to the use of the study device.</w:t>
            </w:r>
          </w:p>
        </w:tc>
        <w:tc>
          <w:tcPr>
            <w:tcW w:w="0" w:type="auto"/>
          </w:tcPr>
          <w:p w14:paraId="651F604A" w14:textId="77777777" w:rsidR="007D2C9D" w:rsidRPr="00C2061D" w:rsidRDefault="007A59CA" w:rsidP="006F1284">
            <w:pPr>
              <w:rPr>
                <w:rFonts w:cs="Arial"/>
                <w:sz w:val="16"/>
                <w:szCs w:val="16"/>
              </w:rPr>
            </w:pPr>
            <w:r w:rsidRPr="00C2061D">
              <w:rPr>
                <w:rFonts w:cs="Arial"/>
                <w:sz w:val="16"/>
                <w:szCs w:val="16"/>
              </w:rPr>
              <w:t xml:space="preserve">The updated Control-IQ algorithm on the Tandem t-slim X2 pump proved to be effective and safe for individuals with T1D who have high insulin demands. </w:t>
            </w:r>
          </w:p>
          <w:p w14:paraId="32643F34" w14:textId="77777777" w:rsidR="007D2C9D" w:rsidRPr="00C2061D" w:rsidRDefault="007D2C9D" w:rsidP="006F1284">
            <w:pPr>
              <w:rPr>
                <w:rFonts w:cs="Arial"/>
                <w:sz w:val="16"/>
                <w:szCs w:val="16"/>
              </w:rPr>
            </w:pPr>
          </w:p>
          <w:p w14:paraId="505C391E" w14:textId="4AD987BB" w:rsidR="006F1284" w:rsidRPr="00C2061D" w:rsidRDefault="007D2C9D" w:rsidP="006F1284">
            <w:pPr>
              <w:rPr>
                <w:rFonts w:cs="Arial"/>
                <w:sz w:val="16"/>
                <w:szCs w:val="16"/>
              </w:rPr>
            </w:pPr>
            <w:r w:rsidRPr="00C2061D">
              <w:rPr>
                <w:rFonts w:cs="Arial"/>
                <w:sz w:val="16"/>
                <w:szCs w:val="16"/>
              </w:rPr>
              <w:t xml:space="preserve">The infusion pump's Control-IQ technology effectively </w:t>
            </w:r>
            <w:r w:rsidRPr="00C2061D">
              <w:rPr>
                <w:rFonts w:cs="Arial"/>
                <w:sz w:val="16"/>
                <w:szCs w:val="16"/>
              </w:rPr>
              <w:lastRenderedPageBreak/>
              <w:t>minimized hypoglycemia risk.</w:t>
            </w:r>
          </w:p>
        </w:tc>
      </w:tr>
      <w:tr w:rsidR="004D4B1D" w:rsidRPr="00C2061D" w14:paraId="6E5B0600" w14:textId="77777777" w:rsidTr="00B917A1">
        <w:tc>
          <w:tcPr>
            <w:tcW w:w="0" w:type="auto"/>
          </w:tcPr>
          <w:p w14:paraId="3BE0DC5B" w14:textId="1C252913" w:rsidR="006F1284" w:rsidRPr="00C2061D" w:rsidRDefault="00EA76D7" w:rsidP="006F1284">
            <w:pPr>
              <w:rPr>
                <w:rFonts w:cs="Arial"/>
                <w:sz w:val="16"/>
                <w:szCs w:val="16"/>
              </w:rPr>
            </w:pPr>
            <w:r w:rsidRPr="00C2061D">
              <w:rPr>
                <w:rFonts w:cs="Arial"/>
                <w:sz w:val="16"/>
                <w:szCs w:val="16"/>
              </w:rPr>
              <w:lastRenderedPageBreak/>
              <w:t xml:space="preserve">Shah et al (2024) </w:t>
            </w:r>
            <w:r w:rsidRPr="00C2061D">
              <w:rPr>
                <w:rFonts w:cs="Arial"/>
                <w:sz w:val="16"/>
                <w:szCs w:val="16"/>
              </w:rPr>
              <w:fldChar w:fldCharType="begin">
                <w:fldData xml:space="preserve">PEVuZE5vdGU+PENpdGU+PEF1dGhvcj5TaGFoPC9BdXRob3I+PFllYXI+MjAyNDwvWWVhcj48UmVj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PEVuZE5vdGU+PENpdGU+PEF1dGhvcj5TaGFoPC9BdXRob3I+PFllYXI+MjAyNDwvWWVhcj48UmVj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(28)</w:t>
            </w:r>
            <w:r w:rsidRPr="00C2061D">
              <w:rPr>
                <w:rFonts w:cs="Arial"/>
                <w:sz w:val="16"/>
                <w:szCs w:val="16"/>
              </w:rPr>
              <w:fldChar w:fldCharType="end"/>
            </w:r>
          </w:p>
        </w:tc>
        <w:tc>
          <w:tcPr>
            <w:tcW w:w="0" w:type="auto"/>
          </w:tcPr>
          <w:p w14:paraId="3C725977" w14:textId="5D1F9E1A" w:rsidR="006F1284" w:rsidRPr="00C2061D" w:rsidRDefault="005C4178" w:rsidP="006F1284">
            <w:pPr>
              <w:rPr>
                <w:rFonts w:cs="Arial"/>
                <w:sz w:val="16"/>
                <w:szCs w:val="16"/>
              </w:rPr>
            </w:pPr>
            <w:r w:rsidRPr="00C2061D">
              <w:rPr>
                <w:rFonts w:cs="Arial"/>
                <w:sz w:val="16"/>
                <w:szCs w:val="16"/>
              </w:rPr>
              <w:t>The t-slim X2 pump with Control-IQ* technology was used in the study. It was utilized as an AID system to manage and optimize insulin therapy, improve glycemic outcomes, and adjust basal rates (BR), insulin-to-carbohydrate ratio (ICR), and correction factor (CF).</w:t>
            </w:r>
          </w:p>
        </w:tc>
        <w:tc>
          <w:tcPr>
            <w:tcW w:w="0" w:type="auto"/>
          </w:tcPr>
          <w:p w14:paraId="09DEEBDF" w14:textId="275448BD" w:rsidR="006F1284" w:rsidRPr="00C2061D" w:rsidRDefault="00EA76D7" w:rsidP="006F1284">
            <w:pPr>
              <w:rPr>
                <w:rFonts w:cs="Arial"/>
                <w:sz w:val="16"/>
                <w:szCs w:val="16"/>
              </w:rPr>
            </w:pPr>
            <w:r w:rsidRPr="00C2061D">
              <w:rPr>
                <w:rFonts w:cs="Arial"/>
                <w:sz w:val="16"/>
                <w:szCs w:val="16"/>
              </w:rPr>
              <w:t>To evaluate the safety, feasibility, and effectiveness of an automated decision support tool designed to provide initial and ongoing personalized insulin pump settings adjustments to improve glycemic control in adults with T1D transitioning from multiple daily injections (MDI) to the t-slim X2 insulin pump with Control-IQ* technology.</w:t>
            </w:r>
          </w:p>
        </w:tc>
        <w:tc>
          <w:tcPr>
            <w:tcW w:w="0" w:type="auto"/>
          </w:tcPr>
          <w:p w14:paraId="638EEFD1" w14:textId="77777777" w:rsidR="006F1284" w:rsidRPr="00C2061D" w:rsidRDefault="00F55BAF" w:rsidP="006F1284">
            <w:pPr>
              <w:rPr>
                <w:rFonts w:cs="Arial"/>
                <w:sz w:val="16"/>
                <w:szCs w:val="16"/>
              </w:rPr>
            </w:pPr>
            <w:r w:rsidRPr="00C2061D">
              <w:rPr>
                <w:rFonts w:cs="Arial"/>
                <w:sz w:val="16"/>
                <w:szCs w:val="16"/>
              </w:rPr>
              <w:t>Single-center, prospective, single-arm clinical trial</w:t>
            </w:r>
            <w:r w:rsidR="00827A46" w:rsidRPr="00C2061D">
              <w:rPr>
                <w:rFonts w:cs="Arial"/>
                <w:sz w:val="16"/>
                <w:szCs w:val="16"/>
              </w:rPr>
              <w:t>.</w:t>
            </w:r>
          </w:p>
          <w:p w14:paraId="0F32899D" w14:textId="77777777" w:rsidR="00827A46" w:rsidRPr="00C2061D" w:rsidRDefault="00827A46" w:rsidP="006F1284">
            <w:pPr>
              <w:rPr>
                <w:rFonts w:cs="Arial"/>
                <w:sz w:val="16"/>
                <w:szCs w:val="16"/>
              </w:rPr>
            </w:pPr>
          </w:p>
          <w:p w14:paraId="0E7AE956" w14:textId="77777777" w:rsidR="00827A46" w:rsidRPr="00C2061D" w:rsidRDefault="00827A46" w:rsidP="006F1284">
            <w:pPr>
              <w:rPr>
                <w:rFonts w:cs="Arial"/>
                <w:sz w:val="16"/>
                <w:szCs w:val="16"/>
              </w:rPr>
            </w:pPr>
            <w:r w:rsidRPr="00C2061D">
              <w:rPr>
                <w:rFonts w:cs="Arial"/>
                <w:sz w:val="16"/>
                <w:szCs w:val="16"/>
              </w:rPr>
              <w:t xml:space="preserve">The study included 29 adults with </w:t>
            </w:r>
            <w:r w:rsidR="00695153" w:rsidRPr="00C2061D">
              <w:rPr>
                <w:rFonts w:cs="Arial"/>
                <w:sz w:val="16"/>
                <w:szCs w:val="16"/>
              </w:rPr>
              <w:t>T1D</w:t>
            </w:r>
            <w:r w:rsidRPr="00C2061D">
              <w:rPr>
                <w:rFonts w:cs="Arial"/>
                <w:sz w:val="16"/>
                <w:szCs w:val="16"/>
              </w:rPr>
              <w:t xml:space="preserve"> who were using MDI therapy.</w:t>
            </w:r>
          </w:p>
          <w:p w14:paraId="3451C71A" w14:textId="77777777" w:rsidR="00F04BF7" w:rsidRPr="00C2061D" w:rsidRDefault="00F04BF7" w:rsidP="006F1284">
            <w:pPr>
              <w:rPr>
                <w:rFonts w:cs="Arial"/>
                <w:sz w:val="16"/>
                <w:szCs w:val="16"/>
              </w:rPr>
            </w:pPr>
          </w:p>
          <w:p w14:paraId="480B81FC" w14:textId="52DCCD2C" w:rsidR="00F04BF7" w:rsidRPr="00C2061D" w:rsidRDefault="00F04BF7" w:rsidP="006F1284">
            <w:pPr>
              <w:rPr>
                <w:rFonts w:cs="Arial"/>
                <w:sz w:val="16"/>
                <w:szCs w:val="16"/>
              </w:rPr>
            </w:pPr>
            <w:r w:rsidRPr="00C2061D">
              <w:rPr>
                <w:rFonts w:cs="Arial"/>
                <w:sz w:val="16"/>
                <w:szCs w:val="16"/>
              </w:rPr>
              <w:t>The participants used the t-slim X2 pump for a period of 13 weeks, with data collected throughout this duration.</w:t>
            </w:r>
          </w:p>
        </w:tc>
        <w:tc>
          <w:tcPr>
            <w:tcW w:w="0" w:type="auto"/>
          </w:tcPr>
          <w:p w14:paraId="3966F821" w14:textId="77777777" w:rsidR="00830F56" w:rsidRPr="00C2061D" w:rsidRDefault="00830F56">
            <w:pPr>
              <w:pStyle w:val="ListParagraph"/>
              <w:numPr>
                <w:ilvl w:val="0"/>
                <w:numId w:val="12"/>
              </w:numPr>
              <w:ind w:left="122" w:hanging="142"/>
              <w:jc w:val="left"/>
              <w:rPr>
                <w:rFonts w:cs="Arial"/>
                <w:sz w:val="16"/>
                <w:szCs w:val="16"/>
              </w:rPr>
            </w:pPr>
            <w:r w:rsidRPr="00C2061D">
              <w:rPr>
                <w:rFonts w:cs="Arial"/>
                <w:sz w:val="16"/>
                <w:szCs w:val="16"/>
              </w:rPr>
              <w:t>%TiR; (70–180 mg/dL)</w:t>
            </w:r>
          </w:p>
          <w:p w14:paraId="3E49E22E" w14:textId="77777777" w:rsidR="00830F56" w:rsidRPr="00C2061D" w:rsidRDefault="00830F56">
            <w:pPr>
              <w:pStyle w:val="ListParagraph"/>
              <w:numPr>
                <w:ilvl w:val="0"/>
                <w:numId w:val="12"/>
              </w:numPr>
              <w:ind w:left="122" w:hanging="142"/>
              <w:jc w:val="left"/>
              <w:rPr>
                <w:rFonts w:cs="Arial"/>
                <w:sz w:val="16"/>
                <w:szCs w:val="16"/>
              </w:rPr>
            </w:pPr>
            <w:r w:rsidRPr="00C2061D">
              <w:rPr>
                <w:rFonts w:cs="Arial"/>
                <w:sz w:val="16"/>
                <w:szCs w:val="16"/>
              </w:rPr>
              <w:t>%TBR: (&lt;70 and &lt;54 mg/dL)</w:t>
            </w:r>
          </w:p>
          <w:p w14:paraId="3376D089" w14:textId="77777777" w:rsidR="00830F56" w:rsidRPr="00C2061D" w:rsidRDefault="00830F56">
            <w:pPr>
              <w:pStyle w:val="ListParagraph"/>
              <w:numPr>
                <w:ilvl w:val="0"/>
                <w:numId w:val="12"/>
              </w:numPr>
              <w:ind w:left="122" w:hanging="142"/>
              <w:jc w:val="left"/>
              <w:rPr>
                <w:rFonts w:cs="Arial"/>
                <w:sz w:val="16"/>
                <w:szCs w:val="16"/>
              </w:rPr>
            </w:pPr>
            <w:r w:rsidRPr="00C2061D">
              <w:rPr>
                <w:rFonts w:cs="Arial"/>
                <w:sz w:val="16"/>
                <w:szCs w:val="16"/>
              </w:rPr>
              <w:t>%TAR: (&gt;180 &amp; &gt;250 mg/dL)</w:t>
            </w:r>
          </w:p>
          <w:p w14:paraId="56B9DFC8" w14:textId="77777777" w:rsidR="00835737" w:rsidRPr="00C2061D" w:rsidRDefault="00835737">
            <w:pPr>
              <w:pStyle w:val="ListParagraph"/>
              <w:numPr>
                <w:ilvl w:val="0"/>
                <w:numId w:val="12"/>
              </w:numPr>
              <w:ind w:left="122" w:hanging="142"/>
              <w:jc w:val="left"/>
              <w:rPr>
                <w:rFonts w:cs="Arial"/>
                <w:sz w:val="16"/>
                <w:szCs w:val="16"/>
              </w:rPr>
            </w:pPr>
            <w:r w:rsidRPr="00C2061D">
              <w:rPr>
                <w:rFonts w:cs="Arial"/>
                <w:sz w:val="16"/>
                <w:szCs w:val="16"/>
              </w:rPr>
              <w:t>Time in tight range (%TITR: 70–140 mg/dL)</w:t>
            </w:r>
          </w:p>
          <w:p w14:paraId="67FF18CE" w14:textId="77777777" w:rsidR="00830F56" w:rsidRPr="00C2061D" w:rsidRDefault="00830F56">
            <w:pPr>
              <w:pStyle w:val="ListParagraph"/>
              <w:numPr>
                <w:ilvl w:val="0"/>
                <w:numId w:val="12"/>
              </w:numPr>
              <w:ind w:left="122" w:hanging="142"/>
              <w:jc w:val="left"/>
              <w:rPr>
                <w:rFonts w:cs="Arial"/>
                <w:sz w:val="16"/>
                <w:szCs w:val="16"/>
              </w:rPr>
            </w:pPr>
            <w:r w:rsidRPr="00C2061D">
              <w:rPr>
                <w:rFonts w:cs="Arial"/>
                <w:sz w:val="16"/>
                <w:szCs w:val="16"/>
              </w:rPr>
              <w:t>Mean glucose levels</w:t>
            </w:r>
          </w:p>
          <w:p w14:paraId="40679012" w14:textId="77777777" w:rsidR="00830F56" w:rsidRPr="00C2061D" w:rsidRDefault="00830F56">
            <w:pPr>
              <w:pStyle w:val="ListParagraph"/>
              <w:numPr>
                <w:ilvl w:val="0"/>
                <w:numId w:val="12"/>
              </w:numPr>
              <w:ind w:left="122" w:hanging="142"/>
              <w:jc w:val="left"/>
              <w:rPr>
                <w:rFonts w:cs="Arial"/>
                <w:sz w:val="16"/>
                <w:szCs w:val="16"/>
              </w:rPr>
            </w:pPr>
            <w:r w:rsidRPr="00C2061D">
              <w:rPr>
                <w:rFonts w:cs="Arial"/>
                <w:sz w:val="16"/>
                <w:szCs w:val="16"/>
              </w:rPr>
              <w:t>Hb1Ac change</w:t>
            </w:r>
          </w:p>
          <w:p w14:paraId="4A9E180E" w14:textId="7C2498E8" w:rsidR="00830F56" w:rsidRPr="00C2061D" w:rsidRDefault="00830F56">
            <w:pPr>
              <w:pStyle w:val="ListParagraph"/>
              <w:numPr>
                <w:ilvl w:val="0"/>
                <w:numId w:val="12"/>
              </w:numPr>
              <w:ind w:left="122" w:hanging="142"/>
              <w:jc w:val="left"/>
              <w:rPr>
                <w:rFonts w:cs="Arial"/>
                <w:sz w:val="16"/>
                <w:szCs w:val="16"/>
              </w:rPr>
            </w:pPr>
            <w:r w:rsidRPr="00C2061D">
              <w:rPr>
                <w:rFonts w:cs="Arial"/>
                <w:sz w:val="16"/>
                <w:szCs w:val="16"/>
              </w:rPr>
              <w:t>Safety outcomes</w:t>
            </w:r>
          </w:p>
          <w:p w14:paraId="600ED855" w14:textId="0027A3C6" w:rsidR="00830F56" w:rsidRPr="00C2061D" w:rsidRDefault="00376725">
            <w:pPr>
              <w:pStyle w:val="ListParagraph"/>
              <w:numPr>
                <w:ilvl w:val="0"/>
                <w:numId w:val="12"/>
              </w:numPr>
              <w:ind w:left="122" w:hanging="142"/>
              <w:jc w:val="left"/>
              <w:rPr>
                <w:rFonts w:cs="Arial"/>
                <w:sz w:val="16"/>
                <w:szCs w:val="16"/>
              </w:rPr>
            </w:pPr>
            <w:r w:rsidRPr="00C2061D">
              <w:rPr>
                <w:rFonts w:cs="Arial"/>
                <w:sz w:val="16"/>
                <w:szCs w:val="16"/>
              </w:rPr>
              <w:t>Frequency of manual overrides</w:t>
            </w:r>
          </w:p>
          <w:p w14:paraId="280D5376" w14:textId="473E1211" w:rsidR="003B1819" w:rsidRPr="00C2061D" w:rsidRDefault="003B1819">
            <w:pPr>
              <w:pStyle w:val="ListParagraph"/>
              <w:numPr>
                <w:ilvl w:val="0"/>
                <w:numId w:val="12"/>
              </w:numPr>
              <w:ind w:left="122" w:hanging="142"/>
              <w:jc w:val="left"/>
              <w:rPr>
                <w:rFonts w:cs="Arial"/>
                <w:sz w:val="16"/>
                <w:szCs w:val="16"/>
              </w:rPr>
            </w:pPr>
            <w:r w:rsidRPr="00C2061D">
              <w:rPr>
                <w:rFonts w:cs="Arial"/>
                <w:sz w:val="16"/>
                <w:szCs w:val="16"/>
              </w:rPr>
              <w:t>Patient satisfaction</w:t>
            </w:r>
          </w:p>
          <w:p w14:paraId="7C866E52" w14:textId="77777777" w:rsidR="006F1284" w:rsidRPr="00C2061D" w:rsidRDefault="006F1284" w:rsidP="006F1284">
            <w:pPr>
              <w:jc w:val="left"/>
              <w:rPr>
                <w:rFonts w:cs="Arial"/>
                <w:sz w:val="16"/>
                <w:szCs w:val="16"/>
              </w:rPr>
            </w:pPr>
          </w:p>
        </w:tc>
        <w:tc>
          <w:tcPr>
            <w:tcW w:w="0" w:type="auto"/>
          </w:tcPr>
          <w:p w14:paraId="484799C4" w14:textId="7C08FA5A" w:rsidR="003B1819" w:rsidRPr="00C2061D" w:rsidRDefault="00AD1D2B" w:rsidP="003B1819">
            <w:pPr>
              <w:rPr>
                <w:rFonts w:cs="Arial"/>
                <w:sz w:val="16"/>
                <w:szCs w:val="16"/>
              </w:rPr>
            </w:pPr>
            <w:r w:rsidRPr="00C2061D">
              <w:rPr>
                <w:rFonts w:cs="Arial"/>
                <w:sz w:val="16"/>
                <w:szCs w:val="16"/>
              </w:rPr>
              <w:t xml:space="preserve">Median </w:t>
            </w:r>
            <w:r w:rsidR="003B1819" w:rsidRPr="00C2061D">
              <w:rPr>
                <w:rFonts w:cs="Arial"/>
                <w:sz w:val="16"/>
                <w:szCs w:val="16"/>
              </w:rPr>
              <w:t xml:space="preserve">TIR improved significantly, from 45.7% to 69.1%, with </w:t>
            </w:r>
            <w:proofErr w:type="gramStart"/>
            <w:r w:rsidR="003B1819" w:rsidRPr="00C2061D">
              <w:rPr>
                <w:rFonts w:cs="Arial"/>
                <w:sz w:val="16"/>
                <w:szCs w:val="16"/>
              </w:rPr>
              <w:t>the majority of</w:t>
            </w:r>
            <w:proofErr w:type="gramEnd"/>
            <w:r w:rsidR="003B1819" w:rsidRPr="00C2061D">
              <w:rPr>
                <w:rFonts w:cs="Arial"/>
                <w:sz w:val="16"/>
                <w:szCs w:val="16"/>
              </w:rPr>
              <w:t xml:space="preserve"> improvements seen early and sustained over the 13 weeks.</w:t>
            </w:r>
          </w:p>
          <w:p w14:paraId="4FB9C9A8" w14:textId="77777777" w:rsidR="00FD1291" w:rsidRPr="00C2061D" w:rsidRDefault="00FD1291" w:rsidP="003B1819">
            <w:pPr>
              <w:rPr>
                <w:rFonts w:cs="Arial"/>
                <w:sz w:val="16"/>
                <w:szCs w:val="16"/>
              </w:rPr>
            </w:pPr>
          </w:p>
          <w:p w14:paraId="55238752" w14:textId="736DF3E9" w:rsidR="00FD1291" w:rsidRPr="00C2061D" w:rsidRDefault="00FD1291" w:rsidP="003B1819">
            <w:pPr>
              <w:rPr>
                <w:rFonts w:cs="Arial"/>
                <w:sz w:val="16"/>
                <w:szCs w:val="16"/>
              </w:rPr>
            </w:pPr>
            <w:r w:rsidRPr="00C2061D">
              <w:rPr>
                <w:rFonts w:cs="Arial"/>
                <w:sz w:val="16"/>
                <w:szCs w:val="16"/>
              </w:rPr>
              <w:t>The</w:t>
            </w:r>
            <w:r w:rsidR="00835737" w:rsidRPr="00C2061D">
              <w:rPr>
                <w:rFonts w:cs="Arial"/>
                <w:sz w:val="16"/>
                <w:szCs w:val="16"/>
              </w:rPr>
              <w:t xml:space="preserve"> %TBR&lt;70 mg/dL decreased from 1.8% at baseline to 1.0% at Day90 (p = 0.03)</w:t>
            </w:r>
            <w:r w:rsidRPr="00C2061D">
              <w:rPr>
                <w:rFonts w:cs="Arial"/>
                <w:sz w:val="16"/>
                <w:szCs w:val="16"/>
              </w:rPr>
              <w:t>.</w:t>
            </w:r>
            <w:r w:rsidR="001338D3" w:rsidRPr="00C2061D">
              <w:rPr>
                <w:rFonts w:cs="Arial"/>
                <w:sz w:val="16"/>
                <w:szCs w:val="16"/>
              </w:rPr>
              <w:t xml:space="preserve"> This was not significant after adjusting for multiple comparisons.</w:t>
            </w:r>
          </w:p>
          <w:p w14:paraId="6F287B73" w14:textId="77777777" w:rsidR="003B1819" w:rsidRPr="00C2061D" w:rsidRDefault="003B1819" w:rsidP="003B1819">
            <w:pPr>
              <w:rPr>
                <w:rFonts w:cs="Arial"/>
                <w:sz w:val="16"/>
                <w:szCs w:val="16"/>
              </w:rPr>
            </w:pPr>
          </w:p>
          <w:p w14:paraId="02D8F8B9" w14:textId="62BB394A" w:rsidR="003B1819" w:rsidRPr="00C2061D" w:rsidRDefault="003B1819" w:rsidP="003B1819">
            <w:pPr>
              <w:rPr>
                <w:rFonts w:cs="Arial"/>
                <w:sz w:val="16"/>
                <w:szCs w:val="16"/>
              </w:rPr>
            </w:pPr>
            <w:r w:rsidRPr="00C2061D">
              <w:rPr>
                <w:rFonts w:cs="Arial"/>
                <w:sz w:val="16"/>
                <w:szCs w:val="16"/>
              </w:rPr>
              <w:t>Only 1.9% of settings changes were manually overridden by study physicians, indicating high reliability of the automated system.</w:t>
            </w:r>
          </w:p>
          <w:p w14:paraId="4A7D631B" w14:textId="77777777" w:rsidR="003B1819" w:rsidRPr="00C2061D" w:rsidRDefault="003B1819" w:rsidP="003B1819">
            <w:pPr>
              <w:rPr>
                <w:rFonts w:cs="Arial"/>
                <w:sz w:val="16"/>
                <w:szCs w:val="16"/>
              </w:rPr>
            </w:pPr>
          </w:p>
          <w:p w14:paraId="4C432E75" w14:textId="1CB38C59" w:rsidR="006F1284" w:rsidRPr="00C2061D" w:rsidRDefault="003B1819" w:rsidP="003B1819">
            <w:pPr>
              <w:rPr>
                <w:rFonts w:cs="Arial"/>
                <w:sz w:val="16"/>
                <w:szCs w:val="16"/>
              </w:rPr>
            </w:pPr>
            <w:r w:rsidRPr="00C2061D">
              <w:rPr>
                <w:rFonts w:cs="Arial"/>
                <w:sz w:val="16"/>
                <w:szCs w:val="16"/>
              </w:rPr>
              <w:t>Patient satisfaction was high, with reduced diabetes management burden and better quality of life</w:t>
            </w:r>
            <w:r w:rsidR="009504DC" w:rsidRPr="00C2061D">
              <w:rPr>
                <w:rFonts w:cs="Arial"/>
                <w:sz w:val="16"/>
                <w:szCs w:val="16"/>
              </w:rPr>
              <w:t xml:space="preserve"> (QoL)</w:t>
            </w:r>
            <w:r w:rsidRPr="00C2061D">
              <w:rPr>
                <w:rFonts w:cs="Arial"/>
                <w:sz w:val="16"/>
                <w:szCs w:val="16"/>
              </w:rPr>
              <w:t xml:space="preserve"> reported.</w:t>
            </w:r>
          </w:p>
        </w:tc>
        <w:tc>
          <w:tcPr>
            <w:tcW w:w="0" w:type="auto"/>
          </w:tcPr>
          <w:p w14:paraId="1251520A" w14:textId="77777777" w:rsidR="006F1284" w:rsidRPr="00C2061D" w:rsidRDefault="00FD1291" w:rsidP="006F1284">
            <w:pPr>
              <w:rPr>
                <w:rFonts w:cs="Arial"/>
                <w:sz w:val="16"/>
                <w:szCs w:val="16"/>
              </w:rPr>
            </w:pPr>
            <w:r w:rsidRPr="00C2061D">
              <w:rPr>
                <w:rFonts w:cs="Arial"/>
                <w:sz w:val="16"/>
                <w:szCs w:val="16"/>
              </w:rPr>
              <w:t xml:space="preserve">One participant experienced severe hypoglycemia twice, both following breakfast meals and associated with increased physical activity. This participant was hospitalized for pancreatitis and was subsequently withdrawn from the study. </w:t>
            </w:r>
          </w:p>
          <w:p w14:paraId="26E68D8C" w14:textId="77777777" w:rsidR="00FD1291" w:rsidRPr="00C2061D" w:rsidRDefault="00FD1291" w:rsidP="006F1284">
            <w:pPr>
              <w:rPr>
                <w:rFonts w:cs="Arial"/>
                <w:sz w:val="16"/>
                <w:szCs w:val="16"/>
              </w:rPr>
            </w:pPr>
          </w:p>
          <w:p w14:paraId="485A2348" w14:textId="35640D16" w:rsidR="00FD1291" w:rsidRPr="00C2061D" w:rsidRDefault="00FD1291" w:rsidP="006F1284">
            <w:pPr>
              <w:rPr>
                <w:rFonts w:cs="Arial"/>
                <w:sz w:val="16"/>
                <w:szCs w:val="16"/>
              </w:rPr>
            </w:pPr>
            <w:r w:rsidRPr="00C2061D">
              <w:rPr>
                <w:rFonts w:cs="Arial"/>
                <w:sz w:val="16"/>
                <w:szCs w:val="16"/>
              </w:rPr>
              <w:t>No safety issues were attributed to the t-slim X2 pump.</w:t>
            </w:r>
          </w:p>
        </w:tc>
        <w:tc>
          <w:tcPr>
            <w:tcW w:w="0" w:type="auto"/>
          </w:tcPr>
          <w:p w14:paraId="450866C2" w14:textId="5499994F" w:rsidR="006F1284" w:rsidRPr="00C2061D" w:rsidRDefault="00FD1291" w:rsidP="006F1284">
            <w:pPr>
              <w:rPr>
                <w:rFonts w:cs="Arial"/>
                <w:sz w:val="16"/>
                <w:szCs w:val="16"/>
              </w:rPr>
            </w:pPr>
            <w:r w:rsidRPr="00C2061D">
              <w:rPr>
                <w:rFonts w:cs="Arial"/>
                <w:sz w:val="16"/>
                <w:szCs w:val="16"/>
              </w:rPr>
              <w:t>The pump was successful in maintaining safe glucose levels and minimizing hypoglycemia, with high TiR outcomes and minimal adverse hypoglycemic events.</w:t>
            </w:r>
          </w:p>
        </w:tc>
      </w:tr>
      <w:tr w:rsidR="004D4B1D" w:rsidRPr="00C2061D" w14:paraId="349E1A81" w14:textId="77777777" w:rsidTr="00B917A1">
        <w:tc>
          <w:tcPr>
            <w:tcW w:w="0" w:type="auto"/>
          </w:tcPr>
          <w:p w14:paraId="30CD068E" w14:textId="70EB9F3F" w:rsidR="006F1284" w:rsidRPr="00C2061D" w:rsidRDefault="004C77CD" w:rsidP="006F1284">
            <w:pPr>
              <w:rPr>
                <w:rFonts w:cs="Arial"/>
                <w:sz w:val="16"/>
                <w:szCs w:val="16"/>
              </w:rPr>
            </w:pPr>
            <w:r w:rsidRPr="00C2061D">
              <w:rPr>
                <w:rFonts w:cs="Arial"/>
                <w:sz w:val="16"/>
                <w:szCs w:val="16"/>
              </w:rPr>
              <w:t xml:space="preserve">Brown et al (2018) </w:t>
            </w:r>
            <w:r w:rsidRPr="00C2061D">
              <w:rPr>
                <w:rFonts w:cs="Arial"/>
                <w:sz w:val="16"/>
                <w:szCs w:val="16"/>
              </w:rPr>
              <w:fldChar w:fldCharType="begin">
                <w:fldData xml:space="preserve">PEVuZE5vdGU+PENpdGU+PEF1dGhvcj5Ccm93bjwvQXV0aG9yPjxZZWFyPjIwMjI8L1llYXI+PFJl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=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PEVuZE5vdGU+PENpdGU+PEF1dGhvcj5Ccm93bjwvQXV0aG9yPjxZZWFyPjIwMjI8L1llYXI+PFJl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=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(29, 30)</w:t>
            </w:r>
            <w:r w:rsidRPr="00C2061D">
              <w:rPr>
                <w:rFonts w:cs="Arial"/>
                <w:sz w:val="16"/>
                <w:szCs w:val="16"/>
              </w:rPr>
              <w:fldChar w:fldCharType="end"/>
            </w:r>
          </w:p>
        </w:tc>
        <w:tc>
          <w:tcPr>
            <w:tcW w:w="0" w:type="auto"/>
          </w:tcPr>
          <w:p w14:paraId="4481532C" w14:textId="1845BC08" w:rsidR="006F1284" w:rsidRPr="00C2061D" w:rsidRDefault="00E23D22" w:rsidP="006F1284">
            <w:pPr>
              <w:rPr>
                <w:rFonts w:cs="Arial"/>
                <w:sz w:val="16"/>
                <w:szCs w:val="16"/>
              </w:rPr>
            </w:pPr>
            <w:r w:rsidRPr="00C2061D">
              <w:rPr>
                <w:rFonts w:cs="Arial"/>
                <w:sz w:val="16"/>
                <w:szCs w:val="16"/>
              </w:rPr>
              <w:t>The Tandem t-slim X2 insulin pump with Control-IQ</w:t>
            </w:r>
            <w:r w:rsidR="00D42B3C" w:rsidRPr="00C2061D">
              <w:rPr>
                <w:rFonts w:cs="Arial"/>
                <w:sz w:val="16"/>
                <w:szCs w:val="16"/>
              </w:rPr>
              <w:t>*</w:t>
            </w:r>
            <w:r w:rsidRPr="00C2061D">
              <w:rPr>
                <w:rFonts w:cs="Arial"/>
                <w:sz w:val="16"/>
                <w:szCs w:val="16"/>
              </w:rPr>
              <w:t xml:space="preserve"> technology was </w:t>
            </w:r>
            <w:r w:rsidRPr="00C2061D">
              <w:rPr>
                <w:rFonts w:cs="Arial"/>
                <w:sz w:val="16"/>
                <w:szCs w:val="16"/>
              </w:rPr>
              <w:lastRenderedPageBreak/>
              <w:t>employed. It was used to deliver insulin in an automated manner based on CGM data.</w:t>
            </w:r>
          </w:p>
        </w:tc>
        <w:tc>
          <w:tcPr>
            <w:tcW w:w="0" w:type="auto"/>
          </w:tcPr>
          <w:p w14:paraId="306093CE" w14:textId="6C8F2763" w:rsidR="006F1284" w:rsidRPr="00C2061D" w:rsidRDefault="00F036FE" w:rsidP="006F1284">
            <w:pPr>
              <w:rPr>
                <w:rFonts w:cs="Arial"/>
                <w:sz w:val="16"/>
                <w:szCs w:val="16"/>
              </w:rPr>
            </w:pPr>
            <w:r w:rsidRPr="00C2061D">
              <w:rPr>
                <w:rFonts w:cs="Arial"/>
                <w:sz w:val="16"/>
                <w:szCs w:val="16"/>
              </w:rPr>
              <w:lastRenderedPageBreak/>
              <w:t xml:space="preserve">To evaluate the feasibility and effectiveness of a new artificial pancreas (AP) </w:t>
            </w:r>
            <w:r w:rsidRPr="00C2061D">
              <w:rPr>
                <w:rFonts w:cs="Arial"/>
                <w:sz w:val="16"/>
                <w:szCs w:val="16"/>
              </w:rPr>
              <w:lastRenderedPageBreak/>
              <w:t>system, using a well-established control algorithm integrated into a novel platform.</w:t>
            </w:r>
          </w:p>
        </w:tc>
        <w:tc>
          <w:tcPr>
            <w:tcW w:w="0" w:type="auto"/>
          </w:tcPr>
          <w:p w14:paraId="34FB34C4" w14:textId="77777777" w:rsidR="006F1284" w:rsidRPr="00C2061D" w:rsidRDefault="00F036FE" w:rsidP="006F1284">
            <w:pPr>
              <w:rPr>
                <w:rFonts w:cs="Arial"/>
                <w:sz w:val="16"/>
                <w:szCs w:val="16"/>
              </w:rPr>
            </w:pPr>
            <w:r w:rsidRPr="00C2061D">
              <w:rPr>
                <w:rFonts w:cs="Arial"/>
                <w:sz w:val="16"/>
                <w:szCs w:val="16"/>
              </w:rPr>
              <w:lastRenderedPageBreak/>
              <w:t>Single-center, pilot trial.</w:t>
            </w:r>
          </w:p>
          <w:p w14:paraId="1897BF61" w14:textId="77777777" w:rsidR="00F036FE" w:rsidRPr="00C2061D" w:rsidRDefault="00F036FE" w:rsidP="006F1284">
            <w:pPr>
              <w:rPr>
                <w:rFonts w:cs="Arial"/>
                <w:sz w:val="16"/>
                <w:szCs w:val="16"/>
              </w:rPr>
            </w:pPr>
          </w:p>
          <w:p w14:paraId="51052DCC" w14:textId="77777777" w:rsidR="00F036FE" w:rsidRPr="00C2061D" w:rsidRDefault="00F036FE" w:rsidP="006F1284">
            <w:pPr>
              <w:rPr>
                <w:rFonts w:cs="Arial"/>
                <w:sz w:val="16"/>
                <w:szCs w:val="16"/>
              </w:rPr>
            </w:pPr>
            <w:r w:rsidRPr="00C2061D">
              <w:rPr>
                <w:rFonts w:cs="Arial"/>
                <w:sz w:val="16"/>
                <w:szCs w:val="16"/>
              </w:rPr>
              <w:lastRenderedPageBreak/>
              <w:t xml:space="preserve">The study involved 5 adult participants with T1D who had been on insulin therapy for at least one year and used insulin pumps for at least </w:t>
            </w:r>
            <w:r w:rsidR="00910AB4" w:rsidRPr="00C2061D">
              <w:rPr>
                <w:rFonts w:cs="Arial"/>
                <w:sz w:val="16"/>
                <w:szCs w:val="16"/>
              </w:rPr>
              <w:t>6</w:t>
            </w:r>
            <w:r w:rsidRPr="00C2061D">
              <w:rPr>
                <w:rFonts w:cs="Arial"/>
                <w:sz w:val="16"/>
                <w:szCs w:val="16"/>
              </w:rPr>
              <w:t xml:space="preserve"> months</w:t>
            </w:r>
            <w:r w:rsidR="00BA43C7" w:rsidRPr="00C2061D">
              <w:rPr>
                <w:rFonts w:cs="Arial"/>
                <w:sz w:val="16"/>
                <w:szCs w:val="16"/>
              </w:rPr>
              <w:t>.</w:t>
            </w:r>
          </w:p>
          <w:p w14:paraId="714FEB59" w14:textId="77777777" w:rsidR="00BA43C7" w:rsidRPr="00C2061D" w:rsidRDefault="00BA43C7" w:rsidP="006F1284">
            <w:pPr>
              <w:rPr>
                <w:rFonts w:cs="Arial"/>
                <w:sz w:val="16"/>
                <w:szCs w:val="16"/>
              </w:rPr>
            </w:pPr>
          </w:p>
          <w:p w14:paraId="041310FE" w14:textId="11EA971E" w:rsidR="00BA43C7" w:rsidRPr="00C2061D" w:rsidRDefault="00BA43C7" w:rsidP="006F1284">
            <w:pPr>
              <w:rPr>
                <w:rFonts w:cs="Arial"/>
                <w:sz w:val="16"/>
                <w:szCs w:val="16"/>
              </w:rPr>
            </w:pPr>
            <w:r w:rsidRPr="00C2061D">
              <w:rPr>
                <w:rFonts w:cs="Arial"/>
                <w:sz w:val="16"/>
                <w:szCs w:val="16"/>
              </w:rPr>
              <w:t xml:space="preserve">Data was collected over a single weekend. </w:t>
            </w:r>
          </w:p>
        </w:tc>
        <w:tc>
          <w:tcPr>
            <w:tcW w:w="0" w:type="auto"/>
          </w:tcPr>
          <w:p w14:paraId="370B5C00" w14:textId="77777777" w:rsidR="00C328C9" w:rsidRPr="00C2061D" w:rsidRDefault="00C328C9">
            <w:pPr>
              <w:pStyle w:val="ListParagraph"/>
              <w:numPr>
                <w:ilvl w:val="0"/>
                <w:numId w:val="12"/>
              </w:numPr>
              <w:ind w:left="122" w:hanging="142"/>
              <w:jc w:val="left"/>
              <w:rPr>
                <w:rFonts w:cs="Arial"/>
                <w:sz w:val="16"/>
                <w:szCs w:val="16"/>
              </w:rPr>
            </w:pPr>
            <w:r w:rsidRPr="00C2061D">
              <w:rPr>
                <w:rFonts w:cs="Arial"/>
                <w:sz w:val="16"/>
                <w:szCs w:val="16"/>
              </w:rPr>
              <w:lastRenderedPageBreak/>
              <w:t>%TiR; (70–180 mg/dL)</w:t>
            </w:r>
          </w:p>
          <w:p w14:paraId="49D5367B" w14:textId="5F383382" w:rsidR="00C328C9" w:rsidRPr="00C2061D" w:rsidRDefault="00C328C9">
            <w:pPr>
              <w:pStyle w:val="ListParagraph"/>
              <w:numPr>
                <w:ilvl w:val="0"/>
                <w:numId w:val="12"/>
              </w:numPr>
              <w:ind w:left="122" w:hanging="142"/>
              <w:jc w:val="left"/>
              <w:rPr>
                <w:rFonts w:cs="Arial"/>
                <w:sz w:val="16"/>
                <w:szCs w:val="16"/>
              </w:rPr>
            </w:pPr>
            <w:r w:rsidRPr="00C2061D">
              <w:rPr>
                <w:rFonts w:cs="Arial"/>
                <w:sz w:val="16"/>
                <w:szCs w:val="16"/>
              </w:rPr>
              <w:lastRenderedPageBreak/>
              <w:t>%TBR: (&lt;70, &lt;60 and &lt;54 mg/dL)</w:t>
            </w:r>
          </w:p>
          <w:p w14:paraId="1D9AED22" w14:textId="45FB1717" w:rsidR="00C328C9" w:rsidRPr="00C2061D" w:rsidRDefault="00C328C9">
            <w:pPr>
              <w:pStyle w:val="ListParagraph"/>
              <w:numPr>
                <w:ilvl w:val="0"/>
                <w:numId w:val="12"/>
              </w:numPr>
              <w:ind w:left="122" w:hanging="142"/>
              <w:jc w:val="left"/>
              <w:rPr>
                <w:rFonts w:cs="Arial"/>
                <w:sz w:val="16"/>
                <w:szCs w:val="16"/>
              </w:rPr>
            </w:pPr>
            <w:r w:rsidRPr="00C2061D">
              <w:rPr>
                <w:rFonts w:cs="Arial"/>
                <w:sz w:val="16"/>
                <w:szCs w:val="16"/>
              </w:rPr>
              <w:t>%TAR: (&gt;180,  &gt;250 and &gt;300 mg/dL)</w:t>
            </w:r>
          </w:p>
          <w:p w14:paraId="55CD22F4" w14:textId="77777777" w:rsidR="006F1284" w:rsidRPr="00C2061D" w:rsidRDefault="00D42B3C">
            <w:pPr>
              <w:pStyle w:val="ListParagraph"/>
              <w:numPr>
                <w:ilvl w:val="0"/>
                <w:numId w:val="12"/>
              </w:numPr>
              <w:ind w:left="122" w:hanging="142"/>
              <w:jc w:val="left"/>
              <w:rPr>
                <w:rFonts w:cs="Arial"/>
                <w:sz w:val="16"/>
                <w:szCs w:val="16"/>
              </w:rPr>
            </w:pPr>
            <w:r w:rsidRPr="00C2061D">
              <w:rPr>
                <w:rFonts w:cs="Arial"/>
                <w:sz w:val="16"/>
                <w:szCs w:val="16"/>
              </w:rPr>
              <w:t>Percent time spent in C</w:t>
            </w:r>
            <w:r w:rsidR="00A67181" w:rsidRPr="00C2061D">
              <w:rPr>
                <w:rFonts w:cs="Arial"/>
                <w:sz w:val="16"/>
                <w:szCs w:val="16"/>
              </w:rPr>
              <w:t>L</w:t>
            </w:r>
          </w:p>
          <w:p w14:paraId="4C9C1BEC" w14:textId="77777777" w:rsidR="00A67181" w:rsidRPr="00C2061D" w:rsidRDefault="00A67181">
            <w:pPr>
              <w:pStyle w:val="ListParagraph"/>
              <w:numPr>
                <w:ilvl w:val="0"/>
                <w:numId w:val="12"/>
              </w:numPr>
              <w:ind w:left="122" w:hanging="142"/>
              <w:jc w:val="left"/>
              <w:rPr>
                <w:rFonts w:cs="Arial"/>
                <w:sz w:val="16"/>
                <w:szCs w:val="16"/>
              </w:rPr>
            </w:pPr>
            <w:r w:rsidRPr="00C2061D">
              <w:rPr>
                <w:rFonts w:cs="Arial"/>
                <w:sz w:val="16"/>
                <w:szCs w:val="16"/>
              </w:rPr>
              <w:t>System connectivity</w:t>
            </w:r>
          </w:p>
          <w:p w14:paraId="6A7F9ADD" w14:textId="35697A59" w:rsidR="00AF1E68" w:rsidRPr="00C2061D" w:rsidRDefault="00AF1E68">
            <w:pPr>
              <w:pStyle w:val="ListParagraph"/>
              <w:numPr>
                <w:ilvl w:val="0"/>
                <w:numId w:val="12"/>
              </w:numPr>
              <w:ind w:left="122" w:hanging="142"/>
              <w:jc w:val="left"/>
              <w:rPr>
                <w:rFonts w:cs="Arial"/>
                <w:sz w:val="16"/>
                <w:szCs w:val="16"/>
              </w:rPr>
            </w:pPr>
            <w:r w:rsidRPr="00C2061D">
              <w:rPr>
                <w:rFonts w:cs="Arial"/>
                <w:sz w:val="16"/>
                <w:szCs w:val="16"/>
              </w:rPr>
              <w:t>Usability</w:t>
            </w:r>
          </w:p>
        </w:tc>
        <w:tc>
          <w:tcPr>
            <w:tcW w:w="0" w:type="auto"/>
          </w:tcPr>
          <w:p w14:paraId="4E5037A7" w14:textId="311E26CA" w:rsidR="00D42B3C" w:rsidRPr="00C2061D" w:rsidRDefault="00D42B3C" w:rsidP="006F1284">
            <w:pPr>
              <w:rPr>
                <w:rFonts w:cs="Arial"/>
                <w:sz w:val="16"/>
                <w:szCs w:val="16"/>
              </w:rPr>
            </w:pPr>
            <w:r w:rsidRPr="00C2061D">
              <w:rPr>
                <w:rFonts w:cs="Arial"/>
                <w:sz w:val="16"/>
                <w:szCs w:val="16"/>
              </w:rPr>
              <w:lastRenderedPageBreak/>
              <w:t xml:space="preserve">The Control-IQ </w:t>
            </w:r>
            <w:proofErr w:type="gramStart"/>
            <w:r w:rsidRPr="00C2061D">
              <w:rPr>
                <w:rFonts w:cs="Arial"/>
                <w:sz w:val="16"/>
                <w:szCs w:val="16"/>
              </w:rPr>
              <w:t>system maintained</w:t>
            </w:r>
            <w:proofErr w:type="gramEnd"/>
            <w:r w:rsidRPr="00C2061D">
              <w:rPr>
                <w:rFonts w:cs="Arial"/>
                <w:sz w:val="16"/>
                <w:szCs w:val="16"/>
              </w:rPr>
              <w:t xml:space="preserve"> CL operation 98.4% of the time, with a </w:t>
            </w:r>
            <w:r w:rsidRPr="00C2061D">
              <w:rPr>
                <w:rFonts w:cs="Arial"/>
                <w:sz w:val="16"/>
                <w:szCs w:val="16"/>
              </w:rPr>
              <w:lastRenderedPageBreak/>
              <w:t xml:space="preserve">CGM signal available 94.4% of the time. </w:t>
            </w:r>
          </w:p>
          <w:p w14:paraId="53F59034" w14:textId="77777777" w:rsidR="00D42B3C" w:rsidRPr="00C2061D" w:rsidRDefault="00D42B3C" w:rsidP="006F1284">
            <w:pPr>
              <w:rPr>
                <w:rFonts w:cs="Arial"/>
                <w:sz w:val="16"/>
                <w:szCs w:val="16"/>
              </w:rPr>
            </w:pPr>
          </w:p>
          <w:p w14:paraId="1202EBEC" w14:textId="77777777" w:rsidR="00A67181" w:rsidRPr="00C2061D" w:rsidRDefault="00D42B3C" w:rsidP="006F1284">
            <w:pPr>
              <w:rPr>
                <w:rFonts w:cs="Arial"/>
                <w:sz w:val="16"/>
                <w:szCs w:val="16"/>
              </w:rPr>
            </w:pPr>
            <w:r w:rsidRPr="00C2061D">
              <w:rPr>
                <w:rFonts w:cs="Arial"/>
                <w:sz w:val="16"/>
                <w:szCs w:val="16"/>
              </w:rPr>
              <w:t>Average TIR was 82% during the day and 94% overnight</w:t>
            </w:r>
            <w:r w:rsidR="00A67181" w:rsidRPr="00C2061D">
              <w:rPr>
                <w:rFonts w:cs="Arial"/>
                <w:sz w:val="16"/>
                <w:szCs w:val="16"/>
              </w:rPr>
              <w:t>.</w:t>
            </w:r>
          </w:p>
          <w:p w14:paraId="1A441819" w14:textId="77777777" w:rsidR="00A67181" w:rsidRPr="00C2061D" w:rsidRDefault="00A67181" w:rsidP="006F1284">
            <w:pPr>
              <w:rPr>
                <w:rFonts w:cs="Arial"/>
                <w:sz w:val="16"/>
                <w:szCs w:val="16"/>
              </w:rPr>
            </w:pPr>
            <w:r w:rsidRPr="00C2061D">
              <w:rPr>
                <w:rFonts w:cs="Arial"/>
                <w:sz w:val="16"/>
                <w:szCs w:val="16"/>
              </w:rPr>
              <w:t>The time in hypoglycemia was low</w:t>
            </w:r>
            <w:r w:rsidR="00D42B3C" w:rsidRPr="00C2061D">
              <w:rPr>
                <w:rFonts w:cs="Arial"/>
                <w:sz w:val="16"/>
                <w:szCs w:val="16"/>
              </w:rPr>
              <w:t xml:space="preserve"> with</w:t>
            </w:r>
            <w:r w:rsidRPr="00C2061D">
              <w:rPr>
                <w:rFonts w:cs="Arial"/>
                <w:sz w:val="16"/>
                <w:szCs w:val="16"/>
              </w:rPr>
              <w:t xml:space="preserve"> 2.9% spent in TBR&lt;70 mg/dL and</w:t>
            </w:r>
            <w:r w:rsidR="00D42B3C" w:rsidRPr="00C2061D">
              <w:rPr>
                <w:rFonts w:cs="Arial"/>
                <w:sz w:val="16"/>
                <w:szCs w:val="16"/>
              </w:rPr>
              <w:t xml:space="preserve"> </w:t>
            </w:r>
            <w:r w:rsidRPr="00C2061D">
              <w:rPr>
                <w:rFonts w:cs="Arial"/>
                <w:sz w:val="16"/>
                <w:szCs w:val="16"/>
              </w:rPr>
              <w:t>0.7%</w:t>
            </w:r>
            <w:r w:rsidR="00D42B3C" w:rsidRPr="00C2061D">
              <w:rPr>
                <w:rFonts w:cs="Arial"/>
                <w:sz w:val="16"/>
                <w:szCs w:val="16"/>
              </w:rPr>
              <w:t xml:space="preserve"> spent </w:t>
            </w:r>
            <w:r w:rsidRPr="00C2061D">
              <w:rPr>
                <w:rFonts w:cs="Arial"/>
                <w:sz w:val="16"/>
                <w:szCs w:val="16"/>
              </w:rPr>
              <w:t>in TBR&lt;</w:t>
            </w:r>
            <w:r w:rsidR="00D42B3C" w:rsidRPr="00C2061D">
              <w:rPr>
                <w:rFonts w:cs="Arial"/>
                <w:sz w:val="16"/>
                <w:szCs w:val="16"/>
              </w:rPr>
              <w:t>54 mg/dL.</w:t>
            </w:r>
          </w:p>
          <w:p w14:paraId="2E89DDDF" w14:textId="77777777" w:rsidR="00A67181" w:rsidRPr="00C2061D" w:rsidRDefault="00A67181" w:rsidP="006F1284">
            <w:pPr>
              <w:rPr>
                <w:rFonts w:cs="Arial"/>
                <w:sz w:val="16"/>
                <w:szCs w:val="16"/>
              </w:rPr>
            </w:pPr>
          </w:p>
          <w:p w14:paraId="3C651223" w14:textId="3B1BFC38" w:rsidR="006F1284" w:rsidRPr="00C2061D" w:rsidRDefault="00A67181" w:rsidP="006F1284">
            <w:pPr>
              <w:rPr>
                <w:rFonts w:cs="Arial"/>
                <w:sz w:val="16"/>
                <w:szCs w:val="16"/>
              </w:rPr>
            </w:pPr>
            <w:r w:rsidRPr="00C2061D">
              <w:rPr>
                <w:rFonts w:cs="Arial"/>
                <w:sz w:val="16"/>
                <w:szCs w:val="16"/>
              </w:rPr>
              <w:t>A</w:t>
            </w:r>
            <w:r w:rsidR="00D42B3C" w:rsidRPr="00C2061D">
              <w:rPr>
                <w:rFonts w:cs="Arial"/>
                <w:sz w:val="16"/>
                <w:szCs w:val="16"/>
              </w:rPr>
              <w:t>ll participants achieved at least 75% TIR.</w:t>
            </w:r>
          </w:p>
        </w:tc>
        <w:tc>
          <w:tcPr>
            <w:tcW w:w="0" w:type="auto"/>
          </w:tcPr>
          <w:p w14:paraId="0C759A3E" w14:textId="5FAF0BA5" w:rsidR="006F1284" w:rsidRPr="00C2061D" w:rsidRDefault="00A67181" w:rsidP="006F1284">
            <w:pPr>
              <w:rPr>
                <w:rFonts w:cs="Arial"/>
                <w:sz w:val="16"/>
                <w:szCs w:val="16"/>
              </w:rPr>
            </w:pPr>
            <w:r w:rsidRPr="00C2061D">
              <w:rPr>
                <w:rFonts w:cs="Arial"/>
                <w:sz w:val="16"/>
                <w:szCs w:val="16"/>
              </w:rPr>
              <w:lastRenderedPageBreak/>
              <w:t>No safety issues or adverse events were reported.</w:t>
            </w:r>
          </w:p>
        </w:tc>
        <w:tc>
          <w:tcPr>
            <w:tcW w:w="0" w:type="auto"/>
          </w:tcPr>
          <w:p w14:paraId="16AAE19E" w14:textId="39144F64" w:rsidR="006F1284" w:rsidRPr="00C2061D" w:rsidRDefault="00A67181" w:rsidP="006F1284">
            <w:pPr>
              <w:rPr>
                <w:rFonts w:cs="Arial"/>
                <w:sz w:val="16"/>
                <w:szCs w:val="16"/>
              </w:rPr>
            </w:pPr>
            <w:r w:rsidRPr="00C2061D">
              <w:rPr>
                <w:rFonts w:cs="Arial"/>
                <w:sz w:val="16"/>
                <w:szCs w:val="16"/>
              </w:rPr>
              <w:t xml:space="preserve">The Control-IQ system demonstrated promising and </w:t>
            </w:r>
            <w:r w:rsidRPr="00C2061D">
              <w:rPr>
                <w:rFonts w:cs="Arial"/>
                <w:sz w:val="16"/>
                <w:szCs w:val="16"/>
              </w:rPr>
              <w:lastRenderedPageBreak/>
              <w:t>reliable glycemic control, achieving high levels of TIR and minimal hypoglycemia.</w:t>
            </w:r>
          </w:p>
        </w:tc>
      </w:tr>
      <w:tr w:rsidR="004D4B1D" w:rsidRPr="00C2061D" w14:paraId="1DA5B9C3" w14:textId="77777777" w:rsidTr="00B917A1">
        <w:tc>
          <w:tcPr>
            <w:tcW w:w="0" w:type="auto"/>
          </w:tcPr>
          <w:p w14:paraId="6FD0B7D9" w14:textId="4EF51ACC" w:rsidR="006F1284" w:rsidRPr="00C2061D" w:rsidRDefault="00B1155E" w:rsidP="006F1284">
            <w:pPr>
              <w:rPr>
                <w:rFonts w:cs="Arial"/>
                <w:sz w:val="16"/>
                <w:szCs w:val="16"/>
              </w:rPr>
            </w:pPr>
            <w:r w:rsidRPr="00C2061D">
              <w:rPr>
                <w:rFonts w:cs="Arial"/>
                <w:sz w:val="16"/>
                <w:szCs w:val="16"/>
              </w:rPr>
              <w:lastRenderedPageBreak/>
              <w:t xml:space="preserve">Breton et al (2020) </w:t>
            </w:r>
            <w:r w:rsidRPr="00C2061D">
              <w:rPr>
                <w:rFonts w:cs="Arial"/>
                <w:sz w:val="16"/>
                <w:szCs w:val="16"/>
              </w:rPr>
              <w:fldChar w:fldCharType="begin">
                <w:fldData xml:space="preserve">PEVuZE5vdGU+PENpdGU+PEF1dGhvcj5CcmV0b248L0F1dGhvcj48WWVhcj4yMDIwPC9ZZWFyPjxS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=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ZWNOdW0+NjI3PC9SZWNOdW0+PERpc3BsYXlUZXh0PigzMSwgMzIpPC9EaXNwbGF5VGV4dD48cmVj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=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(31, 32)</w:t>
            </w:r>
            <w:r w:rsidRPr="00C2061D">
              <w:rPr>
                <w:rFonts w:cs="Arial"/>
                <w:sz w:val="16"/>
                <w:szCs w:val="16"/>
              </w:rPr>
              <w:fldChar w:fldCharType="end"/>
            </w:r>
          </w:p>
        </w:tc>
        <w:tc>
          <w:tcPr>
            <w:tcW w:w="0" w:type="auto"/>
          </w:tcPr>
          <w:p w14:paraId="2F593E00" w14:textId="5E5A488C" w:rsidR="00F42D94" w:rsidRPr="00C2061D" w:rsidRDefault="00F42D94" w:rsidP="00F42D94">
            <w:pPr>
              <w:rPr>
                <w:rFonts w:cs="Arial"/>
                <w:sz w:val="16"/>
                <w:szCs w:val="16"/>
              </w:rPr>
            </w:pPr>
            <w:r w:rsidRPr="00C2061D">
              <w:rPr>
                <w:rFonts w:cs="Arial"/>
                <w:sz w:val="16"/>
                <w:szCs w:val="16"/>
              </w:rPr>
              <w:t>The t-slim X2 pump with Control-IQ Technology was used in the CL group to automate insulin delivery based on CGM data.</w:t>
            </w:r>
          </w:p>
          <w:p w14:paraId="29A5668A" w14:textId="77777777" w:rsidR="00F42D94" w:rsidRPr="00C2061D" w:rsidRDefault="00F42D94" w:rsidP="00F42D94">
            <w:pPr>
              <w:rPr>
                <w:rFonts w:cs="Arial"/>
                <w:sz w:val="16"/>
                <w:szCs w:val="16"/>
              </w:rPr>
            </w:pPr>
          </w:p>
          <w:p w14:paraId="0DAC5427" w14:textId="0DE17682" w:rsidR="00F42D94" w:rsidRPr="00C2061D" w:rsidRDefault="00F42D94" w:rsidP="00F42D94">
            <w:pPr>
              <w:rPr>
                <w:rFonts w:cs="Arial"/>
                <w:sz w:val="16"/>
                <w:szCs w:val="16"/>
              </w:rPr>
            </w:pPr>
            <w:r w:rsidRPr="00C2061D">
              <w:rPr>
                <w:rFonts w:cs="Arial"/>
                <w:sz w:val="16"/>
                <w:szCs w:val="16"/>
              </w:rPr>
              <w:t>The t-slim X2 pump with a PLGS feature was provided to the control group patients who previously used insulin injections.</w:t>
            </w:r>
          </w:p>
          <w:p w14:paraId="6710D1E4" w14:textId="77777777" w:rsidR="00F42D94" w:rsidRPr="00C2061D" w:rsidRDefault="00F42D94" w:rsidP="00F42D94">
            <w:pPr>
              <w:rPr>
                <w:rFonts w:cs="Arial"/>
                <w:sz w:val="16"/>
                <w:szCs w:val="16"/>
              </w:rPr>
            </w:pPr>
          </w:p>
          <w:p w14:paraId="3529F6F8" w14:textId="5D6EC451" w:rsidR="006F1284" w:rsidRPr="00C2061D" w:rsidRDefault="00F42D94" w:rsidP="00F42D94">
            <w:pPr>
              <w:rPr>
                <w:rFonts w:cs="Arial"/>
                <w:sz w:val="16"/>
                <w:szCs w:val="16"/>
              </w:rPr>
            </w:pPr>
            <w:r w:rsidRPr="00C2061D">
              <w:rPr>
                <w:rFonts w:cs="Arial"/>
                <w:sz w:val="16"/>
                <w:szCs w:val="16"/>
              </w:rPr>
              <w:t>The Dexcom G6 Continuous Glucose Monitor was used to monitor glucose levels and transmit data to the insulin pumps.</w:t>
            </w:r>
          </w:p>
        </w:tc>
        <w:tc>
          <w:tcPr>
            <w:tcW w:w="0" w:type="auto"/>
          </w:tcPr>
          <w:p w14:paraId="25F45ABE" w14:textId="3DC03741" w:rsidR="006F1284" w:rsidRPr="00C2061D" w:rsidRDefault="00B1155E" w:rsidP="006F1284">
            <w:pPr>
              <w:rPr>
                <w:rFonts w:cs="Arial"/>
                <w:sz w:val="16"/>
                <w:szCs w:val="16"/>
              </w:rPr>
            </w:pPr>
            <w:r w:rsidRPr="00C2061D">
              <w:rPr>
                <w:rFonts w:cs="Arial"/>
                <w:sz w:val="16"/>
                <w:szCs w:val="16"/>
              </w:rPr>
              <w:t>To evaluate the effectiveness and safety of a CL insulin delivery system, using a t-slim X2 insulin pump with Control-IQ* Technology, in managing glucose levels among children with T1D.</w:t>
            </w:r>
          </w:p>
        </w:tc>
        <w:tc>
          <w:tcPr>
            <w:tcW w:w="0" w:type="auto"/>
          </w:tcPr>
          <w:p w14:paraId="71E12BDF" w14:textId="77777777" w:rsidR="00855A6C" w:rsidRPr="00C2061D" w:rsidRDefault="00F97618" w:rsidP="006F1284">
            <w:pPr>
              <w:rPr>
                <w:rFonts w:cs="Arial"/>
                <w:sz w:val="16"/>
                <w:szCs w:val="16"/>
              </w:rPr>
            </w:pPr>
            <w:r w:rsidRPr="00C2061D">
              <w:rPr>
                <w:rFonts w:cs="Arial"/>
                <w:sz w:val="16"/>
                <w:szCs w:val="16"/>
              </w:rPr>
              <w:t>Multicenter, randomized, open-label, parallel-group trial</w:t>
            </w:r>
            <w:r w:rsidR="00855A6C" w:rsidRPr="00C2061D">
              <w:rPr>
                <w:rFonts w:cs="Arial"/>
                <w:sz w:val="16"/>
                <w:szCs w:val="16"/>
              </w:rPr>
              <w:t>.</w:t>
            </w:r>
          </w:p>
          <w:p w14:paraId="6495D2E0" w14:textId="77777777" w:rsidR="00855A6C" w:rsidRPr="00C2061D" w:rsidRDefault="00855A6C" w:rsidP="006F1284">
            <w:pPr>
              <w:rPr>
                <w:rFonts w:cs="Arial"/>
                <w:sz w:val="16"/>
                <w:szCs w:val="16"/>
              </w:rPr>
            </w:pPr>
          </w:p>
          <w:p w14:paraId="64EA7251" w14:textId="3673D8A5" w:rsidR="00855A6C" w:rsidRPr="00C2061D" w:rsidRDefault="00855A6C" w:rsidP="00855A6C">
            <w:pPr>
              <w:rPr>
                <w:rFonts w:cs="Arial"/>
                <w:sz w:val="16"/>
                <w:szCs w:val="16"/>
              </w:rPr>
            </w:pPr>
            <w:r w:rsidRPr="00C2061D">
              <w:rPr>
                <w:rFonts w:cs="Arial"/>
                <w:sz w:val="16"/>
                <w:szCs w:val="16"/>
              </w:rPr>
              <w:t xml:space="preserve">The trial included 101 children </w:t>
            </w:r>
            <w:r w:rsidR="00F657D2" w:rsidRPr="00C2061D">
              <w:rPr>
                <w:rFonts w:cs="Arial"/>
                <w:sz w:val="16"/>
                <w:szCs w:val="16"/>
              </w:rPr>
              <w:t xml:space="preserve">(ages: 6-13 years), who </w:t>
            </w:r>
            <w:r w:rsidRPr="00C2061D">
              <w:rPr>
                <w:rFonts w:cs="Arial"/>
                <w:sz w:val="16"/>
                <w:szCs w:val="16"/>
              </w:rPr>
              <w:t xml:space="preserve">had </w:t>
            </w:r>
            <w:r w:rsidR="00F657D2" w:rsidRPr="00C2061D">
              <w:rPr>
                <w:rFonts w:cs="Arial"/>
                <w:sz w:val="16"/>
                <w:szCs w:val="16"/>
              </w:rPr>
              <w:t>T1D</w:t>
            </w:r>
            <w:r w:rsidRPr="00C2061D">
              <w:rPr>
                <w:rFonts w:cs="Arial"/>
                <w:sz w:val="16"/>
                <w:szCs w:val="16"/>
              </w:rPr>
              <w:t xml:space="preserve"> for at least one year, and had been treated with insulin for a minimum of 6 months prior to </w:t>
            </w:r>
            <w:r w:rsidR="00F657D2" w:rsidRPr="00C2061D">
              <w:rPr>
                <w:rFonts w:cs="Arial"/>
                <w:sz w:val="16"/>
                <w:szCs w:val="16"/>
              </w:rPr>
              <w:t>enrolment.</w:t>
            </w:r>
          </w:p>
          <w:p w14:paraId="525DED36" w14:textId="77777777" w:rsidR="00F657D2" w:rsidRPr="00C2061D" w:rsidRDefault="00F657D2" w:rsidP="00855A6C">
            <w:pPr>
              <w:rPr>
                <w:rFonts w:cs="Arial"/>
                <w:sz w:val="16"/>
                <w:szCs w:val="16"/>
              </w:rPr>
            </w:pPr>
          </w:p>
          <w:p w14:paraId="1EFBECAF" w14:textId="360DCB0D" w:rsidR="005F1A45" w:rsidRPr="00C2061D" w:rsidRDefault="00AC102F" w:rsidP="00132638">
            <w:pPr>
              <w:rPr>
                <w:rFonts w:cs="Arial"/>
                <w:sz w:val="16"/>
                <w:szCs w:val="16"/>
              </w:rPr>
            </w:pPr>
            <w:r w:rsidRPr="00C2061D">
              <w:rPr>
                <w:rFonts w:cs="Arial"/>
                <w:sz w:val="16"/>
                <w:szCs w:val="16"/>
              </w:rPr>
              <w:t>The patients were randomized</w:t>
            </w:r>
            <w:r w:rsidR="008F1C36" w:rsidRPr="00C2061D">
              <w:rPr>
                <w:rFonts w:cs="Arial"/>
                <w:sz w:val="16"/>
                <w:szCs w:val="16"/>
              </w:rPr>
              <w:t xml:space="preserve"> 3:1</w:t>
            </w:r>
            <w:r w:rsidRPr="00C2061D">
              <w:rPr>
                <w:rFonts w:cs="Arial"/>
                <w:sz w:val="16"/>
                <w:szCs w:val="16"/>
              </w:rPr>
              <w:t xml:space="preserve"> for treatment with either the </w:t>
            </w:r>
            <w:r w:rsidR="00EB72BA" w:rsidRPr="00C2061D">
              <w:rPr>
                <w:rFonts w:cs="Arial"/>
                <w:sz w:val="16"/>
                <w:szCs w:val="16"/>
              </w:rPr>
              <w:t>CL</w:t>
            </w:r>
            <w:r w:rsidRPr="00C2061D">
              <w:rPr>
                <w:rFonts w:cs="Arial"/>
                <w:sz w:val="16"/>
                <w:szCs w:val="16"/>
              </w:rPr>
              <w:t xml:space="preserve"> system </w:t>
            </w:r>
            <w:r w:rsidR="00EB72BA" w:rsidRPr="00C2061D">
              <w:rPr>
                <w:rFonts w:cs="Arial"/>
                <w:sz w:val="16"/>
                <w:szCs w:val="16"/>
              </w:rPr>
              <w:t>(n=78)</w:t>
            </w:r>
            <w:r w:rsidRPr="00C2061D">
              <w:rPr>
                <w:rFonts w:cs="Arial"/>
                <w:sz w:val="16"/>
                <w:szCs w:val="16"/>
              </w:rPr>
              <w:t xml:space="preserve"> or the control setup</w:t>
            </w:r>
            <w:r w:rsidR="00EB72BA" w:rsidRPr="00C2061D">
              <w:rPr>
                <w:rFonts w:cs="Arial"/>
                <w:sz w:val="16"/>
                <w:szCs w:val="16"/>
              </w:rPr>
              <w:t xml:space="preserve"> (n=23)</w:t>
            </w:r>
            <w:r w:rsidRPr="00C2061D">
              <w:rPr>
                <w:rFonts w:cs="Arial"/>
                <w:sz w:val="16"/>
                <w:szCs w:val="16"/>
              </w:rPr>
              <w:t>.</w:t>
            </w:r>
          </w:p>
          <w:p w14:paraId="641DB00F" w14:textId="77777777" w:rsidR="005F1A45" w:rsidRPr="00C2061D" w:rsidRDefault="005F1A45" w:rsidP="00132638">
            <w:pPr>
              <w:rPr>
                <w:rFonts w:cs="Arial"/>
                <w:sz w:val="16"/>
                <w:szCs w:val="16"/>
              </w:rPr>
            </w:pPr>
          </w:p>
          <w:p w14:paraId="2A49EBEA" w14:textId="0AE9137B" w:rsidR="00855A6C" w:rsidRPr="00C2061D" w:rsidRDefault="005F1A45" w:rsidP="00132638">
            <w:pPr>
              <w:rPr>
                <w:rFonts w:cs="Arial"/>
                <w:sz w:val="16"/>
                <w:szCs w:val="16"/>
              </w:rPr>
            </w:pPr>
            <w:r w:rsidRPr="00C2061D">
              <w:rPr>
                <w:rFonts w:cs="Arial"/>
                <w:sz w:val="16"/>
                <w:szCs w:val="16"/>
              </w:rPr>
              <w:t xml:space="preserve">The </w:t>
            </w:r>
            <w:r w:rsidR="00EB563F" w:rsidRPr="00C2061D">
              <w:rPr>
                <w:rFonts w:cs="Arial"/>
                <w:sz w:val="16"/>
                <w:szCs w:val="16"/>
              </w:rPr>
              <w:t>study</w:t>
            </w:r>
            <w:r w:rsidRPr="00C2061D">
              <w:rPr>
                <w:rFonts w:cs="Arial"/>
                <w:sz w:val="16"/>
                <w:szCs w:val="16"/>
              </w:rPr>
              <w:t xml:space="preserve"> duration was 16 weeks.</w:t>
            </w:r>
          </w:p>
        </w:tc>
        <w:tc>
          <w:tcPr>
            <w:tcW w:w="0" w:type="auto"/>
          </w:tcPr>
          <w:p w14:paraId="3653B146" w14:textId="77777777" w:rsidR="005F1A45" w:rsidRPr="00C2061D" w:rsidRDefault="005F1A45">
            <w:pPr>
              <w:pStyle w:val="ListParagraph"/>
              <w:numPr>
                <w:ilvl w:val="0"/>
                <w:numId w:val="12"/>
              </w:numPr>
              <w:ind w:left="122" w:hanging="142"/>
              <w:jc w:val="left"/>
              <w:rPr>
                <w:rFonts w:cs="Arial"/>
                <w:sz w:val="16"/>
                <w:szCs w:val="16"/>
              </w:rPr>
            </w:pPr>
            <w:r w:rsidRPr="00C2061D">
              <w:rPr>
                <w:rFonts w:cs="Arial"/>
                <w:sz w:val="16"/>
                <w:szCs w:val="16"/>
              </w:rPr>
              <w:t>%TiR; (70–180 mg/dL)</w:t>
            </w:r>
          </w:p>
          <w:p w14:paraId="43C4ACBC" w14:textId="429CB65B" w:rsidR="005F1A45" w:rsidRPr="00C2061D" w:rsidRDefault="005F1A45">
            <w:pPr>
              <w:pStyle w:val="ListParagraph"/>
              <w:numPr>
                <w:ilvl w:val="0"/>
                <w:numId w:val="12"/>
              </w:numPr>
              <w:ind w:left="122" w:hanging="142"/>
              <w:jc w:val="left"/>
              <w:rPr>
                <w:rFonts w:cs="Arial"/>
                <w:sz w:val="16"/>
                <w:szCs w:val="16"/>
              </w:rPr>
            </w:pPr>
            <w:r w:rsidRPr="00C2061D">
              <w:rPr>
                <w:rFonts w:cs="Arial"/>
                <w:sz w:val="16"/>
                <w:szCs w:val="16"/>
              </w:rPr>
              <w:t>%TBR: (&lt;70</w:t>
            </w:r>
            <w:r w:rsidR="00543ED3" w:rsidRPr="00C2061D">
              <w:rPr>
                <w:rFonts w:cs="Arial"/>
                <w:sz w:val="16"/>
                <w:szCs w:val="16"/>
              </w:rPr>
              <w:t xml:space="preserve"> </w:t>
            </w:r>
            <w:r w:rsidRPr="00C2061D">
              <w:rPr>
                <w:rFonts w:cs="Arial"/>
                <w:sz w:val="16"/>
                <w:szCs w:val="16"/>
              </w:rPr>
              <w:t>and &lt;54 mg/dL)</w:t>
            </w:r>
          </w:p>
          <w:p w14:paraId="6B238E1F" w14:textId="21F4D624" w:rsidR="005F1A45" w:rsidRPr="00C2061D" w:rsidRDefault="005F1A45">
            <w:pPr>
              <w:pStyle w:val="ListParagraph"/>
              <w:numPr>
                <w:ilvl w:val="0"/>
                <w:numId w:val="12"/>
              </w:numPr>
              <w:ind w:left="122" w:hanging="142"/>
              <w:jc w:val="left"/>
              <w:rPr>
                <w:rFonts w:cs="Arial"/>
                <w:sz w:val="16"/>
                <w:szCs w:val="16"/>
              </w:rPr>
            </w:pPr>
            <w:r w:rsidRPr="00C2061D">
              <w:rPr>
                <w:rFonts w:cs="Arial"/>
                <w:sz w:val="16"/>
                <w:szCs w:val="16"/>
              </w:rPr>
              <w:t>%TAR: (&gt;</w:t>
            </w:r>
            <w:r w:rsidR="009C62FE" w:rsidRPr="00C2061D">
              <w:rPr>
                <w:rFonts w:cs="Arial"/>
                <w:sz w:val="16"/>
                <w:szCs w:val="16"/>
              </w:rPr>
              <w:t>180 and &gt;</w:t>
            </w:r>
            <w:r w:rsidRPr="00C2061D">
              <w:rPr>
                <w:rFonts w:cs="Arial"/>
                <w:sz w:val="16"/>
                <w:szCs w:val="16"/>
              </w:rPr>
              <w:t>250 mg/dL)</w:t>
            </w:r>
          </w:p>
          <w:p w14:paraId="701B0ADA" w14:textId="74886A4E" w:rsidR="005F1A45" w:rsidRPr="00C2061D" w:rsidRDefault="005F1A45">
            <w:pPr>
              <w:pStyle w:val="ListParagraph"/>
              <w:numPr>
                <w:ilvl w:val="0"/>
                <w:numId w:val="12"/>
              </w:numPr>
              <w:ind w:left="122" w:hanging="142"/>
              <w:jc w:val="left"/>
              <w:rPr>
                <w:rFonts w:cs="Arial"/>
                <w:sz w:val="16"/>
                <w:szCs w:val="16"/>
              </w:rPr>
            </w:pPr>
            <w:r w:rsidRPr="00C2061D">
              <w:rPr>
                <w:rFonts w:cs="Arial"/>
                <w:sz w:val="16"/>
                <w:szCs w:val="16"/>
              </w:rPr>
              <w:t>Mean glucose levels</w:t>
            </w:r>
          </w:p>
          <w:p w14:paraId="031B58E2" w14:textId="77777777" w:rsidR="006F1284" w:rsidRPr="00C2061D" w:rsidRDefault="006821B5">
            <w:pPr>
              <w:pStyle w:val="ListParagraph"/>
              <w:numPr>
                <w:ilvl w:val="0"/>
                <w:numId w:val="12"/>
              </w:numPr>
              <w:ind w:left="122" w:hanging="142"/>
              <w:jc w:val="left"/>
              <w:rPr>
                <w:rFonts w:cs="Arial"/>
                <w:sz w:val="16"/>
                <w:szCs w:val="16"/>
              </w:rPr>
            </w:pPr>
            <w:r w:rsidRPr="00C2061D">
              <w:rPr>
                <w:rFonts w:cs="Arial"/>
                <w:sz w:val="16"/>
                <w:szCs w:val="16"/>
              </w:rPr>
              <w:t>HbA1c levels</w:t>
            </w:r>
          </w:p>
          <w:p w14:paraId="70EC2F05" w14:textId="2563B52C" w:rsidR="006821B5" w:rsidRPr="00C2061D" w:rsidRDefault="006821B5">
            <w:pPr>
              <w:pStyle w:val="ListParagraph"/>
              <w:numPr>
                <w:ilvl w:val="0"/>
                <w:numId w:val="12"/>
              </w:numPr>
              <w:ind w:left="122" w:hanging="142"/>
              <w:jc w:val="left"/>
              <w:rPr>
                <w:rFonts w:cs="Arial"/>
                <w:sz w:val="16"/>
                <w:szCs w:val="16"/>
              </w:rPr>
            </w:pPr>
            <w:r w:rsidRPr="00C2061D">
              <w:rPr>
                <w:rFonts w:cs="Arial"/>
                <w:sz w:val="16"/>
                <w:szCs w:val="16"/>
              </w:rPr>
              <w:t>Safety outcomes</w:t>
            </w:r>
          </w:p>
        </w:tc>
        <w:tc>
          <w:tcPr>
            <w:tcW w:w="0" w:type="auto"/>
          </w:tcPr>
          <w:p w14:paraId="57456C7E" w14:textId="77777777" w:rsidR="003F528E" w:rsidRPr="00C2061D" w:rsidRDefault="003F528E" w:rsidP="003F528E">
            <w:pPr>
              <w:rPr>
                <w:rFonts w:cs="Arial"/>
                <w:sz w:val="16"/>
                <w:szCs w:val="16"/>
              </w:rPr>
            </w:pPr>
            <w:r w:rsidRPr="00C2061D">
              <w:rPr>
                <w:rFonts w:cs="Arial"/>
                <w:sz w:val="16"/>
                <w:szCs w:val="16"/>
              </w:rPr>
              <w:t xml:space="preserve">The CL group showed a significant increase in the %TiR, improving from 53% to 67%, while the control group had a minor increase from 51% to 55%. The adjusted difference between the groups was 11 percentage points, favoring the CL system (95% CI: 7-14, P&lt;0.001). </w:t>
            </w:r>
          </w:p>
          <w:p w14:paraId="5605C7FE" w14:textId="77777777" w:rsidR="003F528E" w:rsidRPr="00C2061D" w:rsidRDefault="003F528E" w:rsidP="003F528E">
            <w:pPr>
              <w:rPr>
                <w:rFonts w:cs="Arial"/>
                <w:sz w:val="16"/>
                <w:szCs w:val="16"/>
              </w:rPr>
            </w:pPr>
          </w:p>
          <w:p w14:paraId="2F99CEDD" w14:textId="1CFF2A0B" w:rsidR="003F528E" w:rsidRPr="00C2061D" w:rsidRDefault="003F528E" w:rsidP="003F528E">
            <w:pPr>
              <w:rPr>
                <w:rFonts w:cs="Arial"/>
                <w:sz w:val="16"/>
                <w:szCs w:val="16"/>
              </w:rPr>
            </w:pPr>
            <w:r w:rsidRPr="00C2061D">
              <w:rPr>
                <w:rFonts w:cs="Arial"/>
                <w:sz w:val="16"/>
                <w:szCs w:val="16"/>
              </w:rPr>
              <w:t>The CL group had better glucose control during both daytime (TiR: 63% vs. 56%) and nighttime (TiR: 80% vs. 54%).</w:t>
            </w:r>
          </w:p>
          <w:p w14:paraId="35E4E006" w14:textId="77777777" w:rsidR="006F1284" w:rsidRPr="00C2061D" w:rsidRDefault="006F1284" w:rsidP="006F1284">
            <w:pPr>
              <w:rPr>
                <w:rFonts w:cs="Arial"/>
                <w:sz w:val="16"/>
                <w:szCs w:val="16"/>
              </w:rPr>
            </w:pPr>
          </w:p>
          <w:p w14:paraId="2FD4C9CE" w14:textId="4080FA50" w:rsidR="00B62A7F" w:rsidRPr="00C2061D" w:rsidRDefault="00B62A7F" w:rsidP="006F1284">
            <w:pPr>
              <w:rPr>
                <w:rFonts w:cs="Arial"/>
                <w:sz w:val="16"/>
                <w:szCs w:val="16"/>
              </w:rPr>
            </w:pPr>
            <w:r w:rsidRPr="00C2061D">
              <w:rPr>
                <w:rFonts w:cs="Arial"/>
                <w:sz w:val="16"/>
                <w:szCs w:val="16"/>
              </w:rPr>
              <w:t>Although being statistically non-</w:t>
            </w:r>
            <w:proofErr w:type="spellStart"/>
            <w:r w:rsidRPr="00C2061D">
              <w:rPr>
                <w:rFonts w:cs="Arial"/>
                <w:sz w:val="16"/>
                <w:szCs w:val="16"/>
              </w:rPr>
              <w:t>signitficant</w:t>
            </w:r>
            <w:proofErr w:type="spellEnd"/>
            <w:r w:rsidRPr="00C2061D">
              <w:rPr>
                <w:rFonts w:cs="Arial"/>
                <w:sz w:val="16"/>
                <w:szCs w:val="16"/>
              </w:rPr>
              <w:t>, the %TBR&lt;70 increased slightly from 1.2% at baseline to 1.6% in the CL group and from 1.0% to 1.8% in the control group.</w:t>
            </w:r>
          </w:p>
        </w:tc>
        <w:tc>
          <w:tcPr>
            <w:tcW w:w="0" w:type="auto"/>
          </w:tcPr>
          <w:p w14:paraId="08655294" w14:textId="77777777" w:rsidR="006F1284" w:rsidRPr="00C2061D" w:rsidRDefault="00BE7925" w:rsidP="006F1284">
            <w:pPr>
              <w:rPr>
                <w:rFonts w:cs="Arial"/>
                <w:sz w:val="16"/>
                <w:szCs w:val="16"/>
              </w:rPr>
            </w:pPr>
            <w:r w:rsidRPr="00C2061D">
              <w:rPr>
                <w:rFonts w:cs="Arial"/>
                <w:sz w:val="16"/>
                <w:szCs w:val="16"/>
              </w:rPr>
              <w:t>The study reported 16 AEs in 15 patients (19%) in the CL group and 3 AEs in 2 patients (9%) in the control group.</w:t>
            </w:r>
          </w:p>
          <w:p w14:paraId="370C67B2" w14:textId="77777777" w:rsidR="00357EF8" w:rsidRPr="00C2061D" w:rsidRDefault="00357EF8" w:rsidP="006F1284">
            <w:pPr>
              <w:rPr>
                <w:rFonts w:cs="Arial"/>
                <w:sz w:val="16"/>
                <w:szCs w:val="16"/>
              </w:rPr>
            </w:pPr>
          </w:p>
          <w:p w14:paraId="1F7F1FCA" w14:textId="6B377F71" w:rsidR="00566E34" w:rsidRPr="00C2061D" w:rsidRDefault="00357EF8" w:rsidP="00566E34">
            <w:pPr>
              <w:rPr>
                <w:rFonts w:cs="Arial"/>
                <w:sz w:val="16"/>
                <w:szCs w:val="16"/>
              </w:rPr>
            </w:pPr>
            <w:r w:rsidRPr="00C2061D">
              <w:rPr>
                <w:rFonts w:cs="Arial"/>
                <w:sz w:val="16"/>
                <w:szCs w:val="16"/>
              </w:rPr>
              <w:t xml:space="preserve">The AEs </w:t>
            </w:r>
            <w:r w:rsidR="00566E34" w:rsidRPr="00C2061D">
              <w:rPr>
                <w:rFonts w:cs="Arial"/>
                <w:sz w:val="16"/>
                <w:szCs w:val="16"/>
              </w:rPr>
              <w:t>included</w:t>
            </w:r>
            <w:r w:rsidRPr="00C2061D">
              <w:rPr>
                <w:rFonts w:cs="Arial"/>
                <w:sz w:val="16"/>
                <w:szCs w:val="16"/>
              </w:rPr>
              <w:t xml:space="preserve"> 1</w:t>
            </w:r>
            <w:r w:rsidR="00793431" w:rsidRPr="00C2061D">
              <w:rPr>
                <w:rFonts w:cs="Arial"/>
                <w:sz w:val="16"/>
                <w:szCs w:val="16"/>
              </w:rPr>
              <w:t>3</w:t>
            </w:r>
            <w:r w:rsidRPr="00C2061D">
              <w:rPr>
                <w:rFonts w:cs="Arial"/>
                <w:sz w:val="16"/>
                <w:szCs w:val="16"/>
              </w:rPr>
              <w:t xml:space="preserve"> cases of hyperglycemia or </w:t>
            </w:r>
            <w:proofErr w:type="spellStart"/>
            <w:r w:rsidRPr="00C2061D">
              <w:rPr>
                <w:rFonts w:cs="Arial"/>
                <w:sz w:val="16"/>
                <w:szCs w:val="16"/>
              </w:rPr>
              <w:t>hyperketosis</w:t>
            </w:r>
            <w:proofErr w:type="spellEnd"/>
            <w:r w:rsidR="00566E34" w:rsidRPr="00C2061D">
              <w:rPr>
                <w:rFonts w:cs="Arial"/>
                <w:sz w:val="16"/>
                <w:szCs w:val="16"/>
              </w:rPr>
              <w:t>,</w:t>
            </w:r>
            <w:r w:rsidR="00793431" w:rsidRPr="00C2061D">
              <w:rPr>
                <w:rFonts w:cs="Arial"/>
                <w:sz w:val="16"/>
                <w:szCs w:val="16"/>
              </w:rPr>
              <w:t xml:space="preserve"> 2 cases of infection at the site of sensor insertion,</w:t>
            </w:r>
            <w:r w:rsidR="00566E34" w:rsidRPr="00C2061D">
              <w:rPr>
                <w:rFonts w:cs="Arial"/>
                <w:sz w:val="16"/>
                <w:szCs w:val="16"/>
              </w:rPr>
              <w:t xml:space="preserve"> 1 hospitalization for gastroenteritis leading to ketosis, 1 viral illness, 1 hypoglycemic event and 1 accidental </w:t>
            </w:r>
            <w:proofErr w:type="spellStart"/>
            <w:r w:rsidR="00566E34" w:rsidRPr="00C2061D">
              <w:rPr>
                <w:rFonts w:cs="Arial"/>
                <w:sz w:val="16"/>
                <w:szCs w:val="16"/>
              </w:rPr>
              <w:t>overdelivery</w:t>
            </w:r>
            <w:proofErr w:type="spellEnd"/>
            <w:r w:rsidR="00566E34" w:rsidRPr="00C2061D">
              <w:rPr>
                <w:rFonts w:cs="Arial"/>
                <w:sz w:val="16"/>
                <w:szCs w:val="16"/>
              </w:rPr>
              <w:t xml:space="preserve"> of insulin.</w:t>
            </w:r>
          </w:p>
          <w:p w14:paraId="43695727" w14:textId="77777777" w:rsidR="00357EF8" w:rsidRPr="00C2061D" w:rsidRDefault="00357EF8" w:rsidP="006F1284">
            <w:pPr>
              <w:rPr>
                <w:rFonts w:cs="Arial"/>
                <w:sz w:val="16"/>
                <w:szCs w:val="16"/>
              </w:rPr>
            </w:pPr>
          </w:p>
          <w:p w14:paraId="114EA866" w14:textId="3B4F3EA9" w:rsidR="00357EF8" w:rsidRPr="00C2061D" w:rsidRDefault="00357EF8" w:rsidP="006F1284">
            <w:pPr>
              <w:rPr>
                <w:rFonts w:cs="Arial"/>
                <w:sz w:val="16"/>
                <w:szCs w:val="16"/>
              </w:rPr>
            </w:pPr>
            <w:r w:rsidRPr="00C2061D">
              <w:rPr>
                <w:rFonts w:cs="Arial"/>
                <w:sz w:val="16"/>
                <w:szCs w:val="16"/>
              </w:rPr>
              <w:t xml:space="preserve">The hyperglycemia or </w:t>
            </w:r>
            <w:proofErr w:type="spellStart"/>
            <w:r w:rsidRPr="00C2061D">
              <w:rPr>
                <w:rFonts w:cs="Arial"/>
                <w:sz w:val="16"/>
                <w:szCs w:val="16"/>
              </w:rPr>
              <w:t>hyperketosis</w:t>
            </w:r>
            <w:proofErr w:type="spellEnd"/>
            <w:r w:rsidRPr="00C2061D">
              <w:rPr>
                <w:rFonts w:cs="Arial"/>
                <w:sz w:val="16"/>
                <w:szCs w:val="16"/>
              </w:rPr>
              <w:t xml:space="preserve"> AEs were all related to problems with the pump infusion set, except for one that was related to </w:t>
            </w:r>
            <w:r w:rsidRPr="00C2061D">
              <w:rPr>
                <w:rFonts w:cs="Arial"/>
                <w:sz w:val="16"/>
                <w:szCs w:val="16"/>
              </w:rPr>
              <w:lastRenderedPageBreak/>
              <w:t>an issue involving the pump battery.</w:t>
            </w:r>
          </w:p>
        </w:tc>
        <w:tc>
          <w:tcPr>
            <w:tcW w:w="0" w:type="auto"/>
          </w:tcPr>
          <w:p w14:paraId="119F0C40" w14:textId="3D87E7CB" w:rsidR="006F1284" w:rsidRPr="00C2061D" w:rsidRDefault="00793431" w:rsidP="006F1284">
            <w:pPr>
              <w:rPr>
                <w:rFonts w:cs="Arial"/>
                <w:sz w:val="16"/>
                <w:szCs w:val="16"/>
              </w:rPr>
            </w:pPr>
            <w:r w:rsidRPr="00C2061D">
              <w:rPr>
                <w:rFonts w:cs="Arial"/>
                <w:sz w:val="16"/>
                <w:szCs w:val="16"/>
              </w:rPr>
              <w:lastRenderedPageBreak/>
              <w:t xml:space="preserve">The </w:t>
            </w:r>
            <w:r w:rsidR="00336BAC" w:rsidRPr="00C2061D">
              <w:rPr>
                <w:rFonts w:cs="Arial"/>
                <w:sz w:val="16"/>
                <w:szCs w:val="16"/>
              </w:rPr>
              <w:t xml:space="preserve">closed-loop insulin delivery system </w:t>
            </w:r>
            <w:r w:rsidRPr="00C2061D">
              <w:rPr>
                <w:rFonts w:cs="Arial"/>
                <w:sz w:val="16"/>
                <w:szCs w:val="16"/>
              </w:rPr>
              <w:t xml:space="preserve">improved TiR but did not improve TBR. </w:t>
            </w:r>
            <w:r w:rsidR="00336BAC" w:rsidRPr="00C2061D">
              <w:rPr>
                <w:rFonts w:cs="Arial"/>
                <w:sz w:val="16"/>
                <w:szCs w:val="16"/>
              </w:rPr>
              <w:t xml:space="preserve"> </w:t>
            </w:r>
          </w:p>
        </w:tc>
      </w:tr>
      <w:tr w:rsidR="004D4B1D" w:rsidRPr="00C2061D" w14:paraId="31A6CE68" w14:textId="77777777" w:rsidTr="00B917A1">
        <w:tc>
          <w:tcPr>
            <w:tcW w:w="0" w:type="auto"/>
          </w:tcPr>
          <w:p w14:paraId="79D41E64" w14:textId="5C51FBE0" w:rsidR="006F1284" w:rsidRPr="00C2061D" w:rsidRDefault="000B037F" w:rsidP="006F1284">
            <w:pPr>
              <w:rPr>
                <w:rFonts w:cs="Arial"/>
                <w:sz w:val="16"/>
                <w:szCs w:val="16"/>
              </w:rPr>
            </w:pPr>
            <w:proofErr w:type="spellStart"/>
            <w:r w:rsidRPr="00C2061D">
              <w:rPr>
                <w:rFonts w:cs="Arial"/>
                <w:bCs/>
                <w:sz w:val="16"/>
                <w:szCs w:val="16"/>
              </w:rPr>
              <w:t>Kanapka</w:t>
            </w:r>
            <w:proofErr w:type="spellEnd"/>
            <w:r w:rsidRPr="00C2061D">
              <w:rPr>
                <w:rFonts w:cs="Arial"/>
                <w:bCs/>
                <w:sz w:val="16"/>
                <w:szCs w:val="16"/>
              </w:rPr>
              <w:t xml:space="preserve"> (2021) </w:t>
            </w:r>
            <w:r w:rsidRPr="00C2061D">
              <w:rPr>
                <w:rFonts w:cs="Arial"/>
                <w:bCs/>
                <w:sz w:val="16"/>
                <w:szCs w:val="16"/>
              </w:rPr>
              <w:fldChar w:fldCharType="begin">
                <w:fldData xml:space="preserve">PEVuZE5vdGU+PENpdGU+PEF1dGhvcj5LYW5hcGthPC9BdXRob3I+PFllYXI+MjAyMTwvWWVhcj48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=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PEVuZE5vdGU+PENpdGU+PEF1dGhvcj5LYW5hcGthPC9BdXRob3I+PFllYXI+MjAyMTwvWWVhcj48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=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(32, 33)</w:t>
            </w:r>
            <w:r w:rsidRPr="00C2061D">
              <w:rPr>
                <w:rFonts w:cs="Arial"/>
                <w:bCs/>
                <w:sz w:val="16"/>
                <w:szCs w:val="16"/>
              </w:rPr>
              <w:fldChar w:fldCharType="end"/>
            </w:r>
          </w:p>
        </w:tc>
        <w:tc>
          <w:tcPr>
            <w:tcW w:w="0" w:type="auto"/>
          </w:tcPr>
          <w:p w14:paraId="2081B165" w14:textId="77777777" w:rsidR="006F1284" w:rsidRPr="00C2061D" w:rsidRDefault="000B408C" w:rsidP="006F1284">
            <w:pPr>
              <w:rPr>
                <w:rFonts w:cs="Arial"/>
                <w:sz w:val="16"/>
                <w:szCs w:val="16"/>
              </w:rPr>
            </w:pPr>
            <w:r w:rsidRPr="00C2061D">
              <w:rPr>
                <w:rFonts w:cs="Arial"/>
                <w:sz w:val="16"/>
                <w:szCs w:val="16"/>
              </w:rPr>
              <w:t>The t-slim X2 insulin pump with Control-IQ* Technology was used in combination with the Dexcom G6 CGM for automated insulin delivery.</w:t>
            </w:r>
          </w:p>
          <w:p w14:paraId="2B1F9879" w14:textId="77777777" w:rsidR="00C27701" w:rsidRPr="00C2061D" w:rsidRDefault="00C27701" w:rsidP="006F1284">
            <w:pPr>
              <w:rPr>
                <w:rFonts w:cs="Arial"/>
                <w:sz w:val="16"/>
                <w:szCs w:val="16"/>
              </w:rPr>
            </w:pPr>
          </w:p>
          <w:p w14:paraId="599ED724" w14:textId="766AB050" w:rsidR="00C27701" w:rsidRPr="00C2061D" w:rsidRDefault="00C27701" w:rsidP="006F1284">
            <w:pPr>
              <w:rPr>
                <w:rFonts w:cs="Arial"/>
                <w:sz w:val="16"/>
                <w:szCs w:val="16"/>
              </w:rPr>
            </w:pPr>
          </w:p>
        </w:tc>
        <w:tc>
          <w:tcPr>
            <w:tcW w:w="0" w:type="auto"/>
          </w:tcPr>
          <w:p w14:paraId="3DB060D0" w14:textId="648FCA91" w:rsidR="006F1284" w:rsidRPr="00C2061D" w:rsidRDefault="000E4748" w:rsidP="006F1284">
            <w:pPr>
              <w:rPr>
                <w:rFonts w:cs="Arial"/>
                <w:sz w:val="16"/>
                <w:szCs w:val="16"/>
              </w:rPr>
            </w:pPr>
            <w:r w:rsidRPr="00C2061D">
              <w:rPr>
                <w:rFonts w:cs="Arial"/>
                <w:sz w:val="16"/>
                <w:szCs w:val="16"/>
              </w:rPr>
              <w:t>To evaluate the safety and efficacy of the Control-IQ* CL insulin delivery system in children aged 6-13 years with T1D, through an extended 12-week follow-up phase following a previous 16-week randomized controlled trial</w:t>
            </w:r>
            <w:r w:rsidR="00043D2B" w:rsidRPr="00C2061D">
              <w:rPr>
                <w:rFonts w:cs="Arial"/>
                <w:sz w:val="16"/>
                <w:szCs w:val="16"/>
              </w:rPr>
              <w:t xml:space="preserve"> (RCT)</w:t>
            </w:r>
            <w:r w:rsidRPr="00C2061D">
              <w:rPr>
                <w:rFonts w:cs="Arial"/>
                <w:sz w:val="16"/>
                <w:szCs w:val="16"/>
              </w:rPr>
              <w:t>.</w:t>
            </w:r>
          </w:p>
        </w:tc>
        <w:tc>
          <w:tcPr>
            <w:tcW w:w="0" w:type="auto"/>
          </w:tcPr>
          <w:p w14:paraId="1D2BCD57" w14:textId="45E5C849" w:rsidR="006F1284" w:rsidRPr="00C2061D" w:rsidRDefault="00EE37A2" w:rsidP="006F1284">
            <w:pPr>
              <w:rPr>
                <w:rFonts w:cs="Arial"/>
                <w:sz w:val="16"/>
                <w:szCs w:val="16"/>
              </w:rPr>
            </w:pPr>
            <w:r w:rsidRPr="00C2061D">
              <w:rPr>
                <w:rFonts w:cs="Arial"/>
                <w:sz w:val="16"/>
                <w:szCs w:val="16"/>
              </w:rPr>
              <w:t xml:space="preserve">RCT (follow-up of </w:t>
            </w:r>
            <w:r w:rsidRPr="00C2061D">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w:t>
            </w:r>
            <w:r w:rsidRPr="00C2061D">
              <w:rPr>
                <w:rFonts w:cs="Arial"/>
                <w:sz w:val="16"/>
                <w:szCs w:val="16"/>
              </w:rPr>
              <w:fldChar w:fldCharType="end"/>
            </w:r>
            <w:r w:rsidRPr="00C2061D">
              <w:rPr>
                <w:rFonts w:cs="Arial"/>
                <w:sz w:val="16"/>
                <w:szCs w:val="16"/>
              </w:rPr>
              <w:t>)</w:t>
            </w:r>
          </w:p>
          <w:p w14:paraId="1A076769" w14:textId="77777777" w:rsidR="00EE37A2" w:rsidRPr="00C2061D" w:rsidRDefault="00EE37A2" w:rsidP="006F1284">
            <w:pPr>
              <w:rPr>
                <w:rFonts w:cs="Arial"/>
                <w:sz w:val="16"/>
                <w:szCs w:val="16"/>
              </w:rPr>
            </w:pPr>
          </w:p>
          <w:p w14:paraId="385ECAB2" w14:textId="7D0B0DDA" w:rsidR="00EE37A2" w:rsidRPr="00C2061D" w:rsidRDefault="00EE37A2" w:rsidP="006F1284">
            <w:pPr>
              <w:rPr>
                <w:rFonts w:cs="Arial"/>
                <w:sz w:val="16"/>
                <w:szCs w:val="16"/>
              </w:rPr>
            </w:pPr>
            <w:r w:rsidRPr="00C2061D">
              <w:rPr>
                <w:rFonts w:cs="Arial"/>
                <w:sz w:val="16"/>
                <w:szCs w:val="16"/>
              </w:rPr>
              <w:t xml:space="preserve">The study included the same 101 pediatric patients as in </w:t>
            </w:r>
            <w:r w:rsidRPr="00C2061D">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w:t>
            </w:r>
            <w:r w:rsidRPr="00C2061D">
              <w:rPr>
                <w:rFonts w:cs="Arial"/>
                <w:sz w:val="16"/>
                <w:szCs w:val="16"/>
              </w:rPr>
              <w:fldChar w:fldCharType="end"/>
            </w:r>
            <w:r w:rsidRPr="00C2061D">
              <w:rPr>
                <w:rFonts w:cs="Arial"/>
                <w:sz w:val="16"/>
                <w:szCs w:val="16"/>
              </w:rPr>
              <w:t>. Of these, 100 completed the study.</w:t>
            </w:r>
          </w:p>
          <w:p w14:paraId="3472D2C1" w14:textId="77777777" w:rsidR="00EB563F" w:rsidRPr="00C2061D" w:rsidRDefault="00EB563F" w:rsidP="006F1284">
            <w:pPr>
              <w:rPr>
                <w:rFonts w:cs="Arial"/>
                <w:sz w:val="16"/>
                <w:szCs w:val="16"/>
              </w:rPr>
            </w:pPr>
          </w:p>
          <w:p w14:paraId="37B426C7" w14:textId="163C513F" w:rsidR="00C27701" w:rsidRPr="00C2061D" w:rsidRDefault="00C27701" w:rsidP="006F1284">
            <w:pPr>
              <w:rPr>
                <w:rFonts w:cs="Arial"/>
                <w:sz w:val="16"/>
                <w:szCs w:val="16"/>
              </w:rPr>
            </w:pPr>
            <w:r w:rsidRPr="00C2061D">
              <w:rPr>
                <w:rFonts w:cs="Arial"/>
                <w:sz w:val="16"/>
                <w:szCs w:val="16"/>
              </w:rPr>
              <w:t xml:space="preserve">The study compared the performance and safety of the t-slim X2 Control-IQ* system with </w:t>
            </w:r>
            <w:proofErr w:type="gramStart"/>
            <w:r w:rsidRPr="00C2061D">
              <w:rPr>
                <w:rFonts w:cs="Arial"/>
                <w:sz w:val="16"/>
                <w:szCs w:val="16"/>
              </w:rPr>
              <w:t>a</w:t>
            </w:r>
            <w:proofErr w:type="gramEnd"/>
            <w:r w:rsidRPr="00C2061D">
              <w:rPr>
                <w:rFonts w:cs="Arial"/>
                <w:sz w:val="16"/>
                <w:szCs w:val="16"/>
              </w:rPr>
              <w:t xml:space="preserve"> SAP. Randomization was as described in </w:t>
            </w:r>
            <w:r w:rsidRPr="00C2061D">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w:t>
            </w:r>
            <w:r w:rsidRPr="00C2061D">
              <w:rPr>
                <w:rFonts w:cs="Arial"/>
                <w:sz w:val="16"/>
                <w:szCs w:val="16"/>
              </w:rPr>
              <w:fldChar w:fldCharType="end"/>
            </w:r>
            <w:r w:rsidRPr="00C2061D">
              <w:rPr>
                <w:rFonts w:cs="Arial"/>
                <w:sz w:val="16"/>
                <w:szCs w:val="16"/>
              </w:rPr>
              <w:t>.</w:t>
            </w:r>
          </w:p>
          <w:p w14:paraId="39446259" w14:textId="77777777" w:rsidR="00C27701" w:rsidRPr="00C2061D" w:rsidRDefault="00C27701" w:rsidP="006F1284">
            <w:pPr>
              <w:rPr>
                <w:rFonts w:cs="Arial"/>
                <w:sz w:val="16"/>
                <w:szCs w:val="16"/>
              </w:rPr>
            </w:pPr>
          </w:p>
          <w:p w14:paraId="327ED225" w14:textId="676EB483" w:rsidR="000B408C" w:rsidRPr="00C2061D" w:rsidRDefault="00A01BC7" w:rsidP="00A01BC7">
            <w:pPr>
              <w:rPr>
                <w:rFonts w:cs="Arial"/>
                <w:sz w:val="16"/>
                <w:szCs w:val="16"/>
              </w:rPr>
            </w:pPr>
            <w:r w:rsidRPr="00C2061D">
              <w:rPr>
                <w:rFonts w:cs="Arial"/>
                <w:sz w:val="16"/>
                <w:szCs w:val="16"/>
              </w:rPr>
              <w:t xml:space="preserve">The study spanned 28 weeks: a 16-week RCT followed by a 12-week extension phase. </w:t>
            </w:r>
          </w:p>
        </w:tc>
        <w:tc>
          <w:tcPr>
            <w:tcW w:w="0" w:type="auto"/>
          </w:tcPr>
          <w:p w14:paraId="6666EFFD" w14:textId="77777777" w:rsidR="00A01BC7" w:rsidRPr="00C2061D" w:rsidRDefault="00A01BC7">
            <w:pPr>
              <w:pStyle w:val="ListParagraph"/>
              <w:numPr>
                <w:ilvl w:val="0"/>
                <w:numId w:val="12"/>
              </w:numPr>
              <w:ind w:left="122" w:hanging="142"/>
              <w:jc w:val="left"/>
              <w:rPr>
                <w:rFonts w:cs="Arial"/>
                <w:sz w:val="16"/>
                <w:szCs w:val="16"/>
              </w:rPr>
            </w:pPr>
            <w:r w:rsidRPr="00C2061D">
              <w:rPr>
                <w:rFonts w:cs="Arial"/>
                <w:sz w:val="16"/>
                <w:szCs w:val="16"/>
              </w:rPr>
              <w:t>%TiR; (70–180 mg/dL)</w:t>
            </w:r>
          </w:p>
          <w:p w14:paraId="1611B70C" w14:textId="77777777" w:rsidR="00A01BC7" w:rsidRPr="00C2061D" w:rsidRDefault="00A01BC7">
            <w:pPr>
              <w:pStyle w:val="ListParagraph"/>
              <w:numPr>
                <w:ilvl w:val="0"/>
                <w:numId w:val="12"/>
              </w:numPr>
              <w:ind w:left="122" w:hanging="142"/>
              <w:jc w:val="left"/>
              <w:rPr>
                <w:rFonts w:cs="Arial"/>
                <w:sz w:val="16"/>
                <w:szCs w:val="16"/>
              </w:rPr>
            </w:pPr>
            <w:r w:rsidRPr="00C2061D">
              <w:rPr>
                <w:rFonts w:cs="Arial"/>
                <w:sz w:val="16"/>
                <w:szCs w:val="16"/>
              </w:rPr>
              <w:t>%TBR: (&lt;70 and &lt;54 mg/dL)</w:t>
            </w:r>
          </w:p>
          <w:p w14:paraId="40A7FDAF" w14:textId="77777777" w:rsidR="00A01BC7" w:rsidRPr="00C2061D" w:rsidRDefault="00A01BC7">
            <w:pPr>
              <w:pStyle w:val="ListParagraph"/>
              <w:numPr>
                <w:ilvl w:val="0"/>
                <w:numId w:val="12"/>
              </w:numPr>
              <w:ind w:left="122" w:hanging="142"/>
              <w:jc w:val="left"/>
              <w:rPr>
                <w:rFonts w:cs="Arial"/>
                <w:sz w:val="16"/>
                <w:szCs w:val="16"/>
              </w:rPr>
            </w:pPr>
            <w:r w:rsidRPr="00C2061D">
              <w:rPr>
                <w:rFonts w:cs="Arial"/>
                <w:sz w:val="16"/>
                <w:szCs w:val="16"/>
              </w:rPr>
              <w:t>%TAR: (&gt;180 and &gt;250 mg/dL)</w:t>
            </w:r>
          </w:p>
          <w:p w14:paraId="07BBF081" w14:textId="77777777" w:rsidR="00A01BC7" w:rsidRPr="00C2061D" w:rsidRDefault="00A01BC7">
            <w:pPr>
              <w:pStyle w:val="ListParagraph"/>
              <w:numPr>
                <w:ilvl w:val="0"/>
                <w:numId w:val="12"/>
              </w:numPr>
              <w:ind w:left="122" w:hanging="142"/>
              <w:jc w:val="left"/>
              <w:rPr>
                <w:rFonts w:cs="Arial"/>
                <w:sz w:val="16"/>
                <w:szCs w:val="16"/>
              </w:rPr>
            </w:pPr>
            <w:r w:rsidRPr="00C2061D">
              <w:rPr>
                <w:rFonts w:cs="Arial"/>
                <w:sz w:val="16"/>
                <w:szCs w:val="16"/>
              </w:rPr>
              <w:t>Mean glucose levels</w:t>
            </w:r>
          </w:p>
          <w:p w14:paraId="3F3EF06D" w14:textId="77777777" w:rsidR="00A01BC7" w:rsidRPr="00C2061D" w:rsidRDefault="00A01BC7">
            <w:pPr>
              <w:pStyle w:val="ListParagraph"/>
              <w:numPr>
                <w:ilvl w:val="0"/>
                <w:numId w:val="12"/>
              </w:numPr>
              <w:ind w:left="122" w:hanging="142"/>
              <w:jc w:val="left"/>
              <w:rPr>
                <w:rFonts w:cs="Arial"/>
                <w:sz w:val="16"/>
                <w:szCs w:val="16"/>
              </w:rPr>
            </w:pPr>
            <w:r w:rsidRPr="00C2061D">
              <w:rPr>
                <w:rFonts w:cs="Arial"/>
                <w:sz w:val="16"/>
                <w:szCs w:val="16"/>
              </w:rPr>
              <w:t>HbA1c levels</w:t>
            </w:r>
          </w:p>
          <w:p w14:paraId="4C88FD75" w14:textId="3EEBD429" w:rsidR="00A01BC7" w:rsidRPr="00C2061D" w:rsidRDefault="00A01BC7">
            <w:pPr>
              <w:pStyle w:val="ListParagraph"/>
              <w:numPr>
                <w:ilvl w:val="0"/>
                <w:numId w:val="12"/>
              </w:numPr>
              <w:ind w:left="122" w:hanging="142"/>
              <w:jc w:val="left"/>
              <w:rPr>
                <w:rFonts w:cs="Arial"/>
                <w:sz w:val="16"/>
                <w:szCs w:val="16"/>
              </w:rPr>
            </w:pPr>
            <w:r w:rsidRPr="00C2061D">
              <w:rPr>
                <w:rFonts w:cs="Arial"/>
                <w:sz w:val="16"/>
                <w:szCs w:val="16"/>
              </w:rPr>
              <w:t>Usability</w:t>
            </w:r>
          </w:p>
          <w:p w14:paraId="0F3A5657" w14:textId="15E47777" w:rsidR="00A01BC7" w:rsidRPr="00C2061D" w:rsidRDefault="00A01BC7">
            <w:pPr>
              <w:pStyle w:val="ListParagraph"/>
              <w:numPr>
                <w:ilvl w:val="0"/>
                <w:numId w:val="12"/>
              </w:numPr>
              <w:ind w:left="122" w:hanging="142"/>
              <w:jc w:val="left"/>
              <w:rPr>
                <w:rFonts w:cs="Arial"/>
                <w:sz w:val="16"/>
                <w:szCs w:val="16"/>
              </w:rPr>
            </w:pPr>
            <w:r w:rsidRPr="00C2061D">
              <w:rPr>
                <w:rFonts w:cs="Arial"/>
                <w:sz w:val="16"/>
                <w:szCs w:val="16"/>
              </w:rPr>
              <w:t>Satisfaction</w:t>
            </w:r>
          </w:p>
          <w:p w14:paraId="4650B354" w14:textId="35DB75B2" w:rsidR="006F1284" w:rsidRPr="00C2061D" w:rsidRDefault="00A01BC7">
            <w:pPr>
              <w:pStyle w:val="ListParagraph"/>
              <w:numPr>
                <w:ilvl w:val="0"/>
                <w:numId w:val="12"/>
              </w:numPr>
              <w:ind w:left="122" w:hanging="142"/>
              <w:jc w:val="left"/>
              <w:rPr>
                <w:rFonts w:cs="Arial"/>
                <w:sz w:val="16"/>
                <w:szCs w:val="16"/>
              </w:rPr>
            </w:pPr>
            <w:r w:rsidRPr="00C2061D">
              <w:rPr>
                <w:rFonts w:cs="Arial"/>
                <w:sz w:val="16"/>
                <w:szCs w:val="16"/>
              </w:rPr>
              <w:t>Safety outcomes</w:t>
            </w:r>
          </w:p>
        </w:tc>
        <w:tc>
          <w:tcPr>
            <w:tcW w:w="0" w:type="auto"/>
          </w:tcPr>
          <w:p w14:paraId="35E44C87" w14:textId="6D12F9A6" w:rsidR="00FC7A2D" w:rsidRPr="00C2061D" w:rsidRDefault="00FC7A2D" w:rsidP="00FC7A2D">
            <w:pPr>
              <w:rPr>
                <w:rFonts w:cs="Arial"/>
                <w:sz w:val="16"/>
                <w:szCs w:val="16"/>
              </w:rPr>
            </w:pPr>
            <w:r w:rsidRPr="00C2061D">
              <w:rPr>
                <w:rFonts w:cs="Arial"/>
                <w:b/>
                <w:bCs/>
                <w:sz w:val="16"/>
                <w:szCs w:val="16"/>
              </w:rPr>
              <w:t xml:space="preserve">SAP </w:t>
            </w:r>
            <w:r w:rsidR="00406A96" w:rsidRPr="00C2061D">
              <w:rPr>
                <w:rFonts w:cs="Arial"/>
                <w:b/>
                <w:bCs/>
                <w:sz w:val="16"/>
                <w:szCs w:val="16"/>
              </w:rPr>
              <w:t>group</w:t>
            </w:r>
            <w:r w:rsidRPr="00C2061D">
              <w:rPr>
                <w:rFonts w:cs="Arial"/>
                <w:sz w:val="16"/>
                <w:szCs w:val="16"/>
              </w:rPr>
              <w:t xml:space="preserve">: The mean TIR increased significantly from 55% during the RCT to 65% in the extension phase. Daytime and nighttime TIR also improved. </w:t>
            </w:r>
          </w:p>
          <w:p w14:paraId="5BC15B5B" w14:textId="77777777" w:rsidR="00FC7A2D" w:rsidRPr="00C2061D" w:rsidRDefault="00FC7A2D" w:rsidP="00FC7A2D">
            <w:pPr>
              <w:rPr>
                <w:rFonts w:cs="Arial"/>
                <w:sz w:val="16"/>
                <w:szCs w:val="16"/>
              </w:rPr>
            </w:pPr>
          </w:p>
          <w:p w14:paraId="16643109" w14:textId="478621D1" w:rsidR="00FC7A2D" w:rsidRPr="00C2061D" w:rsidRDefault="00FC7A2D" w:rsidP="00FC7A2D">
            <w:pPr>
              <w:rPr>
                <w:rFonts w:cs="Arial"/>
                <w:sz w:val="16"/>
                <w:szCs w:val="16"/>
              </w:rPr>
            </w:pPr>
            <w:r w:rsidRPr="00C2061D">
              <w:rPr>
                <w:rFonts w:cs="Arial"/>
                <w:sz w:val="16"/>
                <w:szCs w:val="16"/>
              </w:rPr>
              <w:t>TBR&lt;70 decreased significantly</w:t>
            </w:r>
            <w:r w:rsidR="00107489" w:rsidRPr="00C2061D">
              <w:rPr>
                <w:rFonts w:cs="Arial"/>
                <w:sz w:val="16"/>
                <w:szCs w:val="16"/>
              </w:rPr>
              <w:t xml:space="preserve"> from 1.8% to 1.34% (p &lt; 0.001)</w:t>
            </w:r>
            <w:r w:rsidRPr="00C2061D">
              <w:rPr>
                <w:rFonts w:cs="Arial"/>
                <w:sz w:val="16"/>
                <w:szCs w:val="16"/>
              </w:rPr>
              <w:t xml:space="preserve">. </w:t>
            </w:r>
          </w:p>
          <w:p w14:paraId="6E707748" w14:textId="77777777" w:rsidR="00FC7A2D" w:rsidRPr="00C2061D" w:rsidRDefault="00FC7A2D" w:rsidP="00FC7A2D">
            <w:pPr>
              <w:rPr>
                <w:rFonts w:cs="Arial"/>
                <w:sz w:val="16"/>
                <w:szCs w:val="16"/>
              </w:rPr>
            </w:pPr>
          </w:p>
          <w:p w14:paraId="1F2BEF2E" w14:textId="4BA8599D" w:rsidR="00FC7A2D" w:rsidRPr="00C2061D" w:rsidRDefault="00FC7A2D" w:rsidP="00FC7A2D">
            <w:pPr>
              <w:rPr>
                <w:rFonts w:cs="Arial"/>
                <w:sz w:val="16"/>
                <w:szCs w:val="16"/>
              </w:rPr>
            </w:pPr>
            <w:r w:rsidRPr="00C2061D">
              <w:rPr>
                <w:rFonts w:cs="Arial"/>
                <w:b/>
                <w:bCs/>
                <w:sz w:val="16"/>
                <w:szCs w:val="16"/>
              </w:rPr>
              <w:t xml:space="preserve">CL </w:t>
            </w:r>
            <w:r w:rsidR="00406A96" w:rsidRPr="00C2061D">
              <w:rPr>
                <w:rFonts w:cs="Arial"/>
                <w:b/>
                <w:bCs/>
                <w:sz w:val="16"/>
                <w:szCs w:val="16"/>
              </w:rPr>
              <w:t>group</w:t>
            </w:r>
            <w:r w:rsidRPr="00C2061D">
              <w:rPr>
                <w:rFonts w:cs="Arial"/>
                <w:sz w:val="16"/>
                <w:szCs w:val="16"/>
              </w:rPr>
              <w:t>: TIR remained stable from the RCT to the extension phase, maintaining a mean of approximately 66%.</w:t>
            </w:r>
          </w:p>
          <w:p w14:paraId="7B77D920" w14:textId="77777777" w:rsidR="00DE0376" w:rsidRPr="00C2061D" w:rsidRDefault="00DE0376" w:rsidP="00FC7A2D">
            <w:pPr>
              <w:rPr>
                <w:rFonts w:cs="Arial"/>
                <w:sz w:val="16"/>
                <w:szCs w:val="16"/>
              </w:rPr>
            </w:pPr>
          </w:p>
          <w:p w14:paraId="20FC67D9" w14:textId="1807F60A" w:rsidR="006F1284" w:rsidRPr="00C2061D" w:rsidRDefault="00DE0376" w:rsidP="00FC7A2D">
            <w:pPr>
              <w:rPr>
                <w:rFonts w:cs="Arial"/>
                <w:sz w:val="16"/>
                <w:szCs w:val="16"/>
              </w:rPr>
            </w:pPr>
            <w:r w:rsidRPr="00C2061D">
              <w:rPr>
                <w:rFonts w:cs="Arial"/>
                <w:sz w:val="16"/>
                <w:szCs w:val="16"/>
              </w:rPr>
              <w:t xml:space="preserve">TBR&lt;70 decreased significantly from 1.57% to 1.50% (p = 0.006). </w:t>
            </w:r>
          </w:p>
        </w:tc>
        <w:tc>
          <w:tcPr>
            <w:tcW w:w="0" w:type="auto"/>
          </w:tcPr>
          <w:p w14:paraId="0E28AA81" w14:textId="4E42CBCE" w:rsidR="006F1284" w:rsidRPr="00C2061D" w:rsidRDefault="003F40DA" w:rsidP="006F1284">
            <w:pPr>
              <w:rPr>
                <w:rFonts w:cs="Arial"/>
                <w:sz w:val="16"/>
                <w:szCs w:val="16"/>
              </w:rPr>
            </w:pPr>
            <w:r w:rsidRPr="00C2061D">
              <w:rPr>
                <w:rFonts w:cs="Arial"/>
                <w:sz w:val="16"/>
                <w:szCs w:val="16"/>
              </w:rPr>
              <w:t xml:space="preserve">Ten </w:t>
            </w:r>
            <w:r w:rsidR="005C0D54" w:rsidRPr="00C2061D">
              <w:rPr>
                <w:rFonts w:cs="Arial"/>
                <w:sz w:val="16"/>
                <w:szCs w:val="16"/>
              </w:rPr>
              <w:t xml:space="preserve">AEs related to hyperglycemia occurred, </w:t>
            </w:r>
            <w:r w:rsidR="00A02A11" w:rsidRPr="00C2061D">
              <w:rPr>
                <w:rFonts w:cs="Arial"/>
                <w:sz w:val="16"/>
                <w:szCs w:val="16"/>
              </w:rPr>
              <w:t>which were</w:t>
            </w:r>
            <w:r w:rsidR="005C0D54" w:rsidRPr="00C2061D">
              <w:rPr>
                <w:rFonts w:cs="Arial"/>
                <w:sz w:val="16"/>
                <w:szCs w:val="16"/>
              </w:rPr>
              <w:t xml:space="preserve"> due to pump infusion set issues (</w:t>
            </w:r>
            <w:r w:rsidR="009B6AE0" w:rsidRPr="00C2061D">
              <w:rPr>
                <w:rFonts w:cs="Arial"/>
                <w:sz w:val="16"/>
                <w:szCs w:val="16"/>
              </w:rPr>
              <w:t>n=</w:t>
            </w:r>
            <w:r w:rsidR="005C0D54" w:rsidRPr="00C2061D">
              <w:rPr>
                <w:rFonts w:cs="Arial"/>
                <w:sz w:val="16"/>
                <w:szCs w:val="16"/>
              </w:rPr>
              <w:t>8), CGM connectivity loss</w:t>
            </w:r>
            <w:r w:rsidR="009B6AE0" w:rsidRPr="00C2061D">
              <w:rPr>
                <w:rFonts w:cs="Arial"/>
                <w:sz w:val="16"/>
                <w:szCs w:val="16"/>
              </w:rPr>
              <w:t xml:space="preserve"> (n=1)</w:t>
            </w:r>
            <w:r w:rsidR="005C0D54" w:rsidRPr="00C2061D">
              <w:rPr>
                <w:rFonts w:cs="Arial"/>
                <w:sz w:val="16"/>
                <w:szCs w:val="16"/>
              </w:rPr>
              <w:t xml:space="preserve">, and </w:t>
            </w:r>
            <w:r w:rsidR="00A02A11" w:rsidRPr="00C2061D">
              <w:rPr>
                <w:rFonts w:cs="Arial"/>
                <w:sz w:val="16"/>
                <w:szCs w:val="16"/>
              </w:rPr>
              <w:t>illness</w:t>
            </w:r>
            <w:r w:rsidR="009B6AE0" w:rsidRPr="00C2061D">
              <w:rPr>
                <w:rFonts w:cs="Arial"/>
                <w:sz w:val="16"/>
                <w:szCs w:val="16"/>
              </w:rPr>
              <w:t xml:space="preserve"> (n=1)</w:t>
            </w:r>
            <w:r w:rsidR="005C0D54" w:rsidRPr="00C2061D">
              <w:rPr>
                <w:rFonts w:cs="Arial"/>
                <w:sz w:val="16"/>
                <w:szCs w:val="16"/>
              </w:rPr>
              <w:t>.</w:t>
            </w:r>
          </w:p>
        </w:tc>
        <w:tc>
          <w:tcPr>
            <w:tcW w:w="0" w:type="auto"/>
          </w:tcPr>
          <w:p w14:paraId="4921D2F5" w14:textId="22D225CE" w:rsidR="006F1284" w:rsidRPr="00C2061D" w:rsidRDefault="00406A96" w:rsidP="006F1284">
            <w:pPr>
              <w:rPr>
                <w:rFonts w:cs="Arial"/>
                <w:sz w:val="16"/>
                <w:szCs w:val="16"/>
              </w:rPr>
            </w:pPr>
            <w:r w:rsidRPr="00C2061D">
              <w:rPr>
                <w:rFonts w:cs="Arial"/>
                <w:sz w:val="16"/>
                <w:szCs w:val="16"/>
              </w:rPr>
              <w:t>Although the TBR decreased during the extension phase in both groups, neither reached the TBR at baseline.</w:t>
            </w:r>
            <w:r w:rsidR="00EE5EF6" w:rsidRPr="00C2061D">
              <w:rPr>
                <w:rFonts w:cs="Arial"/>
                <w:sz w:val="16"/>
                <w:szCs w:val="16"/>
              </w:rPr>
              <w:t xml:space="preserve"> As such, the hyp</w:t>
            </w:r>
            <w:r w:rsidR="008033AF" w:rsidRPr="00C2061D">
              <w:rPr>
                <w:rFonts w:cs="Arial"/>
                <w:sz w:val="16"/>
                <w:szCs w:val="16"/>
              </w:rPr>
              <w:t>o</w:t>
            </w:r>
            <w:r w:rsidR="00EE5EF6" w:rsidRPr="00C2061D">
              <w:rPr>
                <w:rFonts w:cs="Arial"/>
                <w:sz w:val="16"/>
                <w:szCs w:val="16"/>
              </w:rPr>
              <w:t>glycemia risk has not improved overall</w:t>
            </w:r>
            <w:r w:rsidR="00F83CF7" w:rsidRPr="00C2061D">
              <w:rPr>
                <w:rFonts w:cs="Arial"/>
                <w:sz w:val="16"/>
                <w:szCs w:val="16"/>
              </w:rPr>
              <w:t xml:space="preserve"> with the use of CGM</w:t>
            </w:r>
            <w:r w:rsidR="00EE5EF6" w:rsidRPr="00C2061D">
              <w:rPr>
                <w:rFonts w:cs="Arial"/>
                <w:sz w:val="16"/>
                <w:szCs w:val="16"/>
              </w:rPr>
              <w:t>.</w:t>
            </w:r>
          </w:p>
        </w:tc>
      </w:tr>
      <w:tr w:rsidR="004D4B1D" w:rsidRPr="00C2061D" w14:paraId="63530CF7" w14:textId="77777777" w:rsidTr="00B917A1">
        <w:tc>
          <w:tcPr>
            <w:tcW w:w="0" w:type="auto"/>
          </w:tcPr>
          <w:p w14:paraId="7EC7BDD7" w14:textId="64DC905F" w:rsidR="000B037F" w:rsidRPr="00C2061D" w:rsidRDefault="004E7401" w:rsidP="006F1284">
            <w:pPr>
              <w:rPr>
                <w:rFonts w:cs="Arial"/>
                <w:bCs/>
                <w:sz w:val="18"/>
                <w:szCs w:val="18"/>
              </w:rPr>
            </w:pPr>
            <w:proofErr w:type="spellStart"/>
            <w:r w:rsidRPr="00C2061D">
              <w:rPr>
                <w:rFonts w:cs="Arial"/>
                <w:bCs/>
                <w:sz w:val="16"/>
                <w:szCs w:val="16"/>
              </w:rPr>
              <w:t>Schoelwer</w:t>
            </w:r>
            <w:proofErr w:type="spellEnd"/>
            <w:r w:rsidRPr="00C2061D">
              <w:rPr>
                <w:rFonts w:cs="Arial"/>
                <w:bCs/>
                <w:sz w:val="16"/>
                <w:szCs w:val="16"/>
              </w:rPr>
              <w:t xml:space="preserve"> et al (2021) </w:t>
            </w:r>
            <w:r w:rsidRPr="00C2061D">
              <w:rPr>
                <w:rFonts w:cs="Arial"/>
                <w:bCs/>
                <w:sz w:val="16"/>
                <w:szCs w:val="16"/>
              </w:rPr>
              <w:fldChar w:fldCharType="begin">
                <w:fldData xml:space="preserve">PEVuZE5vdGU+PENpdGU+PEF1dGhvcj5TY2hvZWx3ZXI8L0F1dGhvcj48WWVhcj4yMDIxPC9ZZWFy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PEVuZE5vdGU+PENpdGU+PEF1dGhvcj5TY2hvZWx3ZXI8L0F1dGhvcj48WWVhcj4yMDIxPC9ZZWFy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(32, 34)</w:t>
            </w:r>
            <w:r w:rsidRPr="00C2061D">
              <w:rPr>
                <w:rFonts w:cs="Arial"/>
                <w:bCs/>
                <w:sz w:val="16"/>
                <w:szCs w:val="16"/>
              </w:rPr>
              <w:fldChar w:fldCharType="end"/>
            </w:r>
          </w:p>
        </w:tc>
        <w:tc>
          <w:tcPr>
            <w:tcW w:w="0" w:type="auto"/>
          </w:tcPr>
          <w:p w14:paraId="4FCAE714" w14:textId="12CEA255" w:rsidR="000B037F" w:rsidRPr="00C2061D" w:rsidRDefault="00CB5FCE" w:rsidP="006F1284">
            <w:pPr>
              <w:rPr>
                <w:rFonts w:cs="Arial"/>
                <w:sz w:val="16"/>
                <w:szCs w:val="16"/>
              </w:rPr>
            </w:pPr>
            <w:r w:rsidRPr="00C2061D">
              <w:rPr>
                <w:rFonts w:cs="Arial"/>
                <w:sz w:val="16"/>
                <w:szCs w:val="16"/>
              </w:rPr>
              <w:t>The t-slim X2 insulin pump with Control-IQ* Technology was used to deliver insulin. The pump was integrated with the Dexcom G6 CGM for hybrid CL control of blood glucose levels.</w:t>
            </w:r>
          </w:p>
        </w:tc>
        <w:tc>
          <w:tcPr>
            <w:tcW w:w="0" w:type="auto"/>
          </w:tcPr>
          <w:p w14:paraId="360FBB6A" w14:textId="54128ED7" w:rsidR="000B037F" w:rsidRPr="00C2061D" w:rsidRDefault="004E7401" w:rsidP="006F1284">
            <w:pPr>
              <w:rPr>
                <w:rFonts w:cs="Arial"/>
                <w:sz w:val="16"/>
                <w:szCs w:val="16"/>
              </w:rPr>
            </w:pPr>
            <w:r w:rsidRPr="00C2061D">
              <w:rPr>
                <w:rFonts w:cs="Arial"/>
                <w:sz w:val="16"/>
                <w:szCs w:val="16"/>
              </w:rPr>
              <w:t>To investigate predictors of TiR while using the t-slim X2 insulin pump with Control-IQ* Technology in children with T1D. The researchers sought to determine if higher baseline TiR, greater time spent in CL mode, and increased user engagement were associated with better glycemic outcomes.</w:t>
            </w:r>
          </w:p>
        </w:tc>
        <w:tc>
          <w:tcPr>
            <w:tcW w:w="0" w:type="auto"/>
          </w:tcPr>
          <w:p w14:paraId="556D4B3E" w14:textId="2BA1D0F5" w:rsidR="00CB5FCE" w:rsidRPr="00C2061D" w:rsidRDefault="00CB5FCE" w:rsidP="00CB5FCE">
            <w:pPr>
              <w:rPr>
                <w:rFonts w:cs="Arial"/>
                <w:sz w:val="16"/>
                <w:szCs w:val="16"/>
              </w:rPr>
            </w:pPr>
            <w:r w:rsidRPr="00C2061D">
              <w:rPr>
                <w:rFonts w:cs="Arial"/>
                <w:sz w:val="16"/>
                <w:szCs w:val="16"/>
              </w:rPr>
              <w:t xml:space="preserve">RCT </w:t>
            </w:r>
          </w:p>
          <w:p w14:paraId="2C1E236F" w14:textId="77777777" w:rsidR="000B037F" w:rsidRPr="00C2061D" w:rsidRDefault="000B037F" w:rsidP="006F1284">
            <w:pPr>
              <w:rPr>
                <w:rFonts w:cs="Arial"/>
                <w:sz w:val="16"/>
                <w:szCs w:val="16"/>
              </w:rPr>
            </w:pPr>
          </w:p>
          <w:p w14:paraId="686E0FF5" w14:textId="28E20527" w:rsidR="00CB5FCE" w:rsidRPr="00C2061D" w:rsidRDefault="00CB5FCE" w:rsidP="006F1284">
            <w:pPr>
              <w:rPr>
                <w:rFonts w:cs="Arial"/>
                <w:sz w:val="16"/>
                <w:szCs w:val="16"/>
              </w:rPr>
            </w:pPr>
            <w:r w:rsidRPr="00C2061D">
              <w:rPr>
                <w:rFonts w:cs="Arial"/>
                <w:sz w:val="16"/>
                <w:szCs w:val="16"/>
              </w:rPr>
              <w:t xml:space="preserve">The study included the same 101 pediatric patients as in </w:t>
            </w:r>
            <w:r w:rsidRPr="00C2061D">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w:t>
            </w:r>
            <w:r w:rsidRPr="00C2061D">
              <w:rPr>
                <w:rFonts w:cs="Arial"/>
                <w:sz w:val="16"/>
                <w:szCs w:val="16"/>
              </w:rPr>
              <w:fldChar w:fldCharType="end"/>
            </w:r>
            <w:r w:rsidRPr="00C2061D">
              <w:rPr>
                <w:rFonts w:cs="Arial"/>
                <w:sz w:val="16"/>
                <w:szCs w:val="16"/>
              </w:rPr>
              <w:t xml:space="preserve"> and </w:t>
            </w:r>
            <w:r w:rsidRPr="00C2061D">
              <w:rPr>
                <w:rFonts w:cs="Arial"/>
                <w:sz w:val="16"/>
                <w:szCs w:val="16"/>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(33)</w:t>
            </w:r>
            <w:r w:rsidRPr="00C2061D">
              <w:rPr>
                <w:rFonts w:cs="Arial"/>
                <w:sz w:val="16"/>
                <w:szCs w:val="16"/>
              </w:rPr>
              <w:fldChar w:fldCharType="end"/>
            </w:r>
            <w:r w:rsidRPr="00C2061D">
              <w:rPr>
                <w:rFonts w:cs="Arial"/>
                <w:sz w:val="16"/>
                <w:szCs w:val="16"/>
              </w:rPr>
              <w:t>.</w:t>
            </w:r>
          </w:p>
          <w:p w14:paraId="0F477A52" w14:textId="77777777" w:rsidR="00DD0088" w:rsidRPr="00C2061D" w:rsidRDefault="00DD0088" w:rsidP="006F1284">
            <w:pPr>
              <w:rPr>
                <w:rFonts w:cs="Arial"/>
                <w:sz w:val="16"/>
                <w:szCs w:val="16"/>
              </w:rPr>
            </w:pPr>
          </w:p>
          <w:p w14:paraId="73C9EB49" w14:textId="2C9E23EE" w:rsidR="00DD0088" w:rsidRPr="00C2061D" w:rsidRDefault="00DD0088" w:rsidP="006F1284">
            <w:pPr>
              <w:rPr>
                <w:rFonts w:cs="Arial"/>
                <w:sz w:val="16"/>
                <w:szCs w:val="16"/>
              </w:rPr>
            </w:pPr>
            <w:r w:rsidRPr="00C2061D">
              <w:rPr>
                <w:rFonts w:cs="Arial"/>
                <w:sz w:val="16"/>
                <w:szCs w:val="16"/>
              </w:rPr>
              <w:t xml:space="preserve">Participants were divided into quartiles based on their TiR while using the Control-IQ system. </w:t>
            </w:r>
          </w:p>
          <w:p w14:paraId="7F906E2E" w14:textId="77777777" w:rsidR="00CB5FCE" w:rsidRPr="00C2061D" w:rsidRDefault="00CB5FCE" w:rsidP="006F1284">
            <w:pPr>
              <w:rPr>
                <w:rFonts w:cs="Arial"/>
                <w:sz w:val="16"/>
                <w:szCs w:val="16"/>
              </w:rPr>
            </w:pPr>
          </w:p>
          <w:p w14:paraId="1ACD226F" w14:textId="6388A7C8" w:rsidR="00C27701" w:rsidRPr="00C2061D" w:rsidRDefault="00C27701" w:rsidP="00C27701">
            <w:pPr>
              <w:rPr>
                <w:rFonts w:cs="Arial"/>
                <w:sz w:val="16"/>
                <w:szCs w:val="16"/>
              </w:rPr>
            </w:pPr>
            <w:r w:rsidRPr="00C2061D">
              <w:rPr>
                <w:rFonts w:cs="Arial"/>
                <w:sz w:val="16"/>
                <w:szCs w:val="16"/>
              </w:rPr>
              <w:t xml:space="preserve">The study spanned 28 weeks: a 16-week RCT </w:t>
            </w:r>
            <w:r w:rsidRPr="00C2061D">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w:t>
            </w:r>
            <w:r w:rsidRPr="00C2061D">
              <w:rPr>
                <w:rFonts w:cs="Arial"/>
                <w:sz w:val="16"/>
                <w:szCs w:val="16"/>
              </w:rPr>
              <w:fldChar w:fldCharType="end"/>
            </w:r>
            <w:r w:rsidRPr="00C2061D">
              <w:rPr>
                <w:rFonts w:cs="Arial"/>
                <w:sz w:val="16"/>
                <w:szCs w:val="16"/>
              </w:rPr>
              <w:t xml:space="preserve"> followed by a 12-week extension phase </w:t>
            </w:r>
            <w:r w:rsidRPr="00C2061D">
              <w:rPr>
                <w:rFonts w:cs="Arial"/>
                <w:sz w:val="16"/>
                <w:szCs w:val="16"/>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(33)</w:t>
            </w:r>
            <w:r w:rsidRPr="00C2061D">
              <w:rPr>
                <w:rFonts w:cs="Arial"/>
                <w:sz w:val="16"/>
                <w:szCs w:val="16"/>
              </w:rPr>
              <w:fldChar w:fldCharType="end"/>
            </w:r>
            <w:r w:rsidRPr="00C2061D">
              <w:rPr>
                <w:rFonts w:cs="Arial"/>
                <w:sz w:val="16"/>
                <w:szCs w:val="16"/>
              </w:rPr>
              <w:t>.</w:t>
            </w:r>
          </w:p>
          <w:p w14:paraId="1495A07C" w14:textId="7DAE55F1" w:rsidR="00CB5FCE" w:rsidRPr="00C2061D" w:rsidRDefault="00CB5FCE" w:rsidP="006F1284">
            <w:pPr>
              <w:rPr>
                <w:rFonts w:cs="Arial"/>
                <w:sz w:val="16"/>
                <w:szCs w:val="16"/>
              </w:rPr>
            </w:pPr>
          </w:p>
        </w:tc>
        <w:tc>
          <w:tcPr>
            <w:tcW w:w="0" w:type="auto"/>
          </w:tcPr>
          <w:p w14:paraId="69749577" w14:textId="77777777" w:rsidR="000B037F" w:rsidRPr="00C2061D" w:rsidRDefault="00C27701" w:rsidP="006F1284">
            <w:pPr>
              <w:jc w:val="left"/>
              <w:rPr>
                <w:rFonts w:cs="Arial"/>
                <w:sz w:val="16"/>
                <w:szCs w:val="16"/>
              </w:rPr>
            </w:pPr>
            <w:r w:rsidRPr="00C2061D">
              <w:rPr>
                <w:rFonts w:cs="Arial"/>
                <w:sz w:val="16"/>
                <w:szCs w:val="16"/>
              </w:rPr>
              <w:t>Performance metrics such as TiR and insulin delivery patterns were analyzed.</w:t>
            </w:r>
          </w:p>
          <w:p w14:paraId="24F2316B" w14:textId="77777777" w:rsidR="00066D81" w:rsidRPr="00C2061D" w:rsidRDefault="00066D81" w:rsidP="006F1284">
            <w:pPr>
              <w:jc w:val="left"/>
              <w:rPr>
                <w:rFonts w:cs="Arial"/>
                <w:sz w:val="16"/>
                <w:szCs w:val="16"/>
              </w:rPr>
            </w:pPr>
          </w:p>
          <w:p w14:paraId="05E5B9E4" w14:textId="77777777" w:rsidR="00066D81" w:rsidRPr="00C2061D" w:rsidRDefault="00066D81">
            <w:pPr>
              <w:pStyle w:val="ListParagraph"/>
              <w:numPr>
                <w:ilvl w:val="0"/>
                <w:numId w:val="12"/>
              </w:numPr>
              <w:ind w:left="122" w:hanging="142"/>
              <w:jc w:val="left"/>
              <w:rPr>
                <w:rFonts w:cs="Arial"/>
                <w:sz w:val="16"/>
                <w:szCs w:val="16"/>
              </w:rPr>
            </w:pPr>
            <w:r w:rsidRPr="00C2061D">
              <w:rPr>
                <w:rFonts w:cs="Arial"/>
                <w:sz w:val="16"/>
                <w:szCs w:val="16"/>
              </w:rPr>
              <w:t>%TiR; (70–180 mg/dL)</w:t>
            </w:r>
          </w:p>
          <w:p w14:paraId="59190AC3" w14:textId="239B8840" w:rsidR="00066D81" w:rsidRPr="00C2061D" w:rsidRDefault="00066D81">
            <w:pPr>
              <w:pStyle w:val="ListParagraph"/>
              <w:numPr>
                <w:ilvl w:val="0"/>
                <w:numId w:val="12"/>
              </w:numPr>
              <w:ind w:left="122" w:hanging="142"/>
              <w:jc w:val="left"/>
              <w:rPr>
                <w:rFonts w:cs="Arial"/>
                <w:sz w:val="16"/>
                <w:szCs w:val="16"/>
              </w:rPr>
            </w:pPr>
            <w:r w:rsidRPr="00C2061D">
              <w:rPr>
                <w:rFonts w:cs="Arial"/>
                <w:sz w:val="16"/>
                <w:szCs w:val="16"/>
              </w:rPr>
              <w:t>%TBR: (&lt;70 mg/dL)</w:t>
            </w:r>
          </w:p>
          <w:p w14:paraId="30BEB7C1" w14:textId="45EF3A77" w:rsidR="00066D81" w:rsidRPr="00C2061D" w:rsidRDefault="00066D81">
            <w:pPr>
              <w:pStyle w:val="ListParagraph"/>
              <w:numPr>
                <w:ilvl w:val="0"/>
                <w:numId w:val="12"/>
              </w:numPr>
              <w:ind w:left="122" w:hanging="142"/>
              <w:jc w:val="left"/>
              <w:rPr>
                <w:rFonts w:cs="Arial"/>
                <w:sz w:val="16"/>
                <w:szCs w:val="16"/>
              </w:rPr>
            </w:pPr>
            <w:r w:rsidRPr="00C2061D">
              <w:rPr>
                <w:rFonts w:cs="Arial"/>
                <w:sz w:val="16"/>
                <w:szCs w:val="16"/>
              </w:rPr>
              <w:t>%TAR: (&gt;180 mg/dL)</w:t>
            </w:r>
          </w:p>
          <w:p w14:paraId="494E0468" w14:textId="135253AE" w:rsidR="00066D81" w:rsidRPr="00C2061D" w:rsidRDefault="00066D81">
            <w:pPr>
              <w:pStyle w:val="ListParagraph"/>
              <w:numPr>
                <w:ilvl w:val="0"/>
                <w:numId w:val="12"/>
              </w:numPr>
              <w:ind w:left="122" w:hanging="142"/>
              <w:jc w:val="left"/>
              <w:rPr>
                <w:rFonts w:cs="Arial"/>
                <w:sz w:val="16"/>
                <w:szCs w:val="16"/>
              </w:rPr>
            </w:pPr>
            <w:r w:rsidRPr="00C2061D">
              <w:rPr>
                <w:rFonts w:cs="Arial"/>
                <w:sz w:val="16"/>
                <w:szCs w:val="16"/>
              </w:rPr>
              <w:t>Insulin delivery characteristics</w:t>
            </w:r>
          </w:p>
          <w:p w14:paraId="4B3A79C1" w14:textId="51E773C7" w:rsidR="00066D81" w:rsidRPr="00C2061D" w:rsidRDefault="00066D81">
            <w:pPr>
              <w:pStyle w:val="ListParagraph"/>
              <w:numPr>
                <w:ilvl w:val="0"/>
                <w:numId w:val="12"/>
              </w:numPr>
              <w:ind w:left="122" w:hanging="142"/>
              <w:jc w:val="left"/>
              <w:rPr>
                <w:rFonts w:cs="Arial"/>
                <w:sz w:val="16"/>
                <w:szCs w:val="16"/>
              </w:rPr>
            </w:pPr>
            <w:r w:rsidRPr="00C2061D">
              <w:rPr>
                <w:rFonts w:cs="Arial"/>
                <w:sz w:val="16"/>
                <w:szCs w:val="16"/>
              </w:rPr>
              <w:t>User engagement metrics (e.g., frequency of boluses).</w:t>
            </w:r>
          </w:p>
        </w:tc>
        <w:tc>
          <w:tcPr>
            <w:tcW w:w="0" w:type="auto"/>
          </w:tcPr>
          <w:p w14:paraId="2CC00B52" w14:textId="7AE05841" w:rsidR="00DD0088" w:rsidRPr="00C2061D" w:rsidRDefault="00DD0088" w:rsidP="00DD0088">
            <w:pPr>
              <w:rPr>
                <w:rFonts w:cs="Arial"/>
                <w:sz w:val="16"/>
                <w:szCs w:val="16"/>
              </w:rPr>
            </w:pPr>
            <w:r w:rsidRPr="00C2061D">
              <w:rPr>
                <w:rFonts w:cs="Arial"/>
                <w:sz w:val="16"/>
                <w:szCs w:val="16"/>
              </w:rPr>
              <w:t xml:space="preserve">Although </w:t>
            </w:r>
            <w:r w:rsidR="00093ABE" w:rsidRPr="00C2061D">
              <w:rPr>
                <w:rFonts w:cs="Arial"/>
                <w:sz w:val="16"/>
                <w:szCs w:val="16"/>
              </w:rPr>
              <w:t>TBR&lt;</w:t>
            </w:r>
            <w:r w:rsidRPr="00C2061D">
              <w:rPr>
                <w:rFonts w:cs="Arial"/>
                <w:sz w:val="16"/>
                <w:szCs w:val="16"/>
              </w:rPr>
              <w:t>70 mg/dL was low across all groups, it was higher in the highest T</w:t>
            </w:r>
            <w:r w:rsidR="00093ABE" w:rsidRPr="00C2061D">
              <w:rPr>
                <w:rFonts w:cs="Arial"/>
                <w:sz w:val="16"/>
                <w:szCs w:val="16"/>
              </w:rPr>
              <w:t>i</w:t>
            </w:r>
            <w:r w:rsidRPr="00C2061D">
              <w:rPr>
                <w:rFonts w:cs="Arial"/>
                <w:sz w:val="16"/>
                <w:szCs w:val="16"/>
              </w:rPr>
              <w:t>R quartile (median 1.66%) compared to the lowest (0.80%).</w:t>
            </w:r>
          </w:p>
          <w:p w14:paraId="29F1344A" w14:textId="77777777" w:rsidR="00093ABE" w:rsidRPr="00C2061D" w:rsidRDefault="00093ABE" w:rsidP="00DD0088">
            <w:pPr>
              <w:rPr>
                <w:rFonts w:cs="Arial"/>
                <w:sz w:val="16"/>
                <w:szCs w:val="16"/>
              </w:rPr>
            </w:pPr>
          </w:p>
          <w:p w14:paraId="5E7F00E9" w14:textId="016453EF" w:rsidR="00DD0088" w:rsidRPr="00C2061D" w:rsidRDefault="00093ABE" w:rsidP="00DD0088">
            <w:pPr>
              <w:rPr>
                <w:rFonts w:cs="Arial"/>
                <w:sz w:val="16"/>
                <w:szCs w:val="16"/>
              </w:rPr>
            </w:pPr>
            <w:r w:rsidRPr="00C2061D">
              <w:rPr>
                <w:rFonts w:cs="Arial"/>
                <w:sz w:val="16"/>
                <w:szCs w:val="16"/>
              </w:rPr>
              <w:t>P</w:t>
            </w:r>
            <w:r w:rsidR="00DD0088" w:rsidRPr="00C2061D">
              <w:rPr>
                <w:rFonts w:cs="Arial"/>
                <w:sz w:val="16"/>
                <w:szCs w:val="16"/>
              </w:rPr>
              <w:t>articipants with lower baseline T</w:t>
            </w:r>
            <w:r w:rsidRPr="00C2061D">
              <w:rPr>
                <w:rFonts w:cs="Arial"/>
                <w:sz w:val="16"/>
                <w:szCs w:val="16"/>
              </w:rPr>
              <w:t>i</w:t>
            </w:r>
            <w:r w:rsidR="00DD0088" w:rsidRPr="00C2061D">
              <w:rPr>
                <w:rFonts w:cs="Arial"/>
                <w:sz w:val="16"/>
                <w:szCs w:val="16"/>
              </w:rPr>
              <w:t>R exhibited more significant improvements after starting</w:t>
            </w:r>
            <w:r w:rsidRPr="00C2061D">
              <w:rPr>
                <w:rFonts w:cs="Arial"/>
                <w:sz w:val="16"/>
                <w:szCs w:val="16"/>
              </w:rPr>
              <w:t xml:space="preserve"> on</w:t>
            </w:r>
            <w:r w:rsidR="00DD0088" w:rsidRPr="00C2061D">
              <w:rPr>
                <w:rFonts w:cs="Arial"/>
                <w:sz w:val="16"/>
                <w:szCs w:val="16"/>
              </w:rPr>
              <w:t xml:space="preserve"> the CL system.</w:t>
            </w:r>
          </w:p>
          <w:p w14:paraId="6C73C0F9" w14:textId="77777777" w:rsidR="00093ABE" w:rsidRPr="00C2061D" w:rsidRDefault="00093ABE" w:rsidP="00DD0088">
            <w:pPr>
              <w:rPr>
                <w:rFonts w:cs="Arial"/>
                <w:sz w:val="16"/>
                <w:szCs w:val="16"/>
              </w:rPr>
            </w:pPr>
          </w:p>
          <w:p w14:paraId="1D5DD09C" w14:textId="75A0E4C9" w:rsidR="000B037F" w:rsidRPr="00C2061D" w:rsidRDefault="00607610" w:rsidP="00DD0088">
            <w:pPr>
              <w:rPr>
                <w:rFonts w:cs="Arial"/>
                <w:sz w:val="16"/>
                <w:szCs w:val="16"/>
              </w:rPr>
            </w:pPr>
            <w:r w:rsidRPr="00C2061D">
              <w:rPr>
                <w:rFonts w:cs="Arial"/>
                <w:sz w:val="16"/>
                <w:szCs w:val="16"/>
              </w:rPr>
              <w:t xml:space="preserve">Participants in the lowest TiR quartile </w:t>
            </w:r>
            <w:r w:rsidRPr="00C2061D">
              <w:rPr>
                <w:rFonts w:cs="Arial"/>
                <w:sz w:val="16"/>
                <w:szCs w:val="16"/>
              </w:rPr>
              <w:lastRenderedPageBreak/>
              <w:t>were less likely to use the CL mode consistently. In this group, 36% of participants used the closed-loop mode less than 90% of the time, compared to none of the participants in the highest TiR quartile (P &lt; 0.001).</w:t>
            </w:r>
          </w:p>
        </w:tc>
        <w:tc>
          <w:tcPr>
            <w:tcW w:w="0" w:type="auto"/>
          </w:tcPr>
          <w:p w14:paraId="3318AEF0" w14:textId="703FA5B8" w:rsidR="000B037F" w:rsidRPr="00C2061D" w:rsidRDefault="00093ABE" w:rsidP="006F1284">
            <w:pPr>
              <w:rPr>
                <w:rFonts w:cs="Arial"/>
                <w:sz w:val="16"/>
                <w:szCs w:val="16"/>
              </w:rPr>
            </w:pPr>
            <w:r w:rsidRPr="00C2061D">
              <w:rPr>
                <w:rFonts w:cs="Arial"/>
                <w:sz w:val="16"/>
                <w:szCs w:val="16"/>
              </w:rPr>
              <w:lastRenderedPageBreak/>
              <w:t>No device-related AEs or safety issues were reported</w:t>
            </w:r>
            <w:r w:rsidR="00527170" w:rsidRPr="00C2061D">
              <w:rPr>
                <w:rFonts w:cs="Arial"/>
                <w:sz w:val="16"/>
                <w:szCs w:val="16"/>
              </w:rPr>
              <w:t>.</w:t>
            </w:r>
          </w:p>
        </w:tc>
        <w:tc>
          <w:tcPr>
            <w:tcW w:w="0" w:type="auto"/>
          </w:tcPr>
          <w:p w14:paraId="5E35B3C5" w14:textId="03619A75" w:rsidR="00410D0E" w:rsidRPr="00C2061D" w:rsidRDefault="00410D0E" w:rsidP="00410D0E">
            <w:pPr>
              <w:rPr>
                <w:rFonts w:cs="Arial"/>
                <w:i/>
                <w:iCs/>
                <w:sz w:val="16"/>
                <w:szCs w:val="16"/>
              </w:rPr>
            </w:pPr>
            <w:r w:rsidRPr="00C2061D">
              <w:rPr>
                <w:rFonts w:cs="Arial"/>
                <w:sz w:val="16"/>
                <w:szCs w:val="16"/>
              </w:rPr>
              <w:t>The study concluded that, ”</w:t>
            </w:r>
            <w:r w:rsidRPr="00C2061D">
              <w:rPr>
                <w:rFonts w:cs="Arial"/>
                <w:i/>
                <w:iCs/>
                <w:sz w:val="16"/>
                <w:szCs w:val="16"/>
              </w:rPr>
              <w:t>user</w:t>
            </w:r>
          </w:p>
          <w:p w14:paraId="54FC04DA" w14:textId="2B472689" w:rsidR="000B037F" w:rsidRPr="00C2061D" w:rsidRDefault="00410D0E" w:rsidP="00410D0E">
            <w:pPr>
              <w:rPr>
                <w:rFonts w:cs="Arial"/>
                <w:sz w:val="16"/>
                <w:szCs w:val="16"/>
              </w:rPr>
            </w:pPr>
            <w:r w:rsidRPr="00C2061D">
              <w:rPr>
                <w:rFonts w:cs="Arial"/>
                <w:i/>
                <w:iCs/>
                <w:sz w:val="16"/>
                <w:szCs w:val="16"/>
              </w:rPr>
              <w:t>engagement is important for optimal glycemic control</w:t>
            </w:r>
            <w:r w:rsidRPr="00C2061D">
              <w:rPr>
                <w:rFonts w:cs="Arial"/>
                <w:sz w:val="16"/>
                <w:szCs w:val="16"/>
              </w:rPr>
              <w:t>”.</w:t>
            </w:r>
          </w:p>
        </w:tc>
      </w:tr>
      <w:tr w:rsidR="004D4B1D" w:rsidRPr="00C2061D" w14:paraId="01A76D7D" w14:textId="77777777" w:rsidTr="00B917A1">
        <w:tc>
          <w:tcPr>
            <w:tcW w:w="0" w:type="auto"/>
          </w:tcPr>
          <w:p w14:paraId="4D25A59E" w14:textId="5EAA1B30" w:rsidR="000B037F" w:rsidRPr="00C2061D" w:rsidRDefault="00A826C4" w:rsidP="006F1284">
            <w:pPr>
              <w:rPr>
                <w:rFonts w:cs="Arial"/>
                <w:bCs/>
                <w:sz w:val="16"/>
                <w:szCs w:val="16"/>
              </w:rPr>
            </w:pPr>
            <w:bookmarkStart w:id="116" w:name="_Hlk182902450"/>
            <w:proofErr w:type="spellStart"/>
            <w:r w:rsidRPr="00C2061D">
              <w:rPr>
                <w:rFonts w:cs="Arial"/>
                <w:bCs/>
                <w:sz w:val="16"/>
                <w:szCs w:val="16"/>
              </w:rPr>
              <w:t>Cobry</w:t>
            </w:r>
            <w:proofErr w:type="spellEnd"/>
            <w:r w:rsidRPr="00C2061D">
              <w:rPr>
                <w:rFonts w:cs="Arial"/>
                <w:bCs/>
                <w:sz w:val="16"/>
                <w:szCs w:val="16"/>
              </w:rPr>
              <w:t xml:space="preserve"> et al (2021) </w:t>
            </w:r>
            <w:r w:rsidRPr="00C2061D">
              <w:rPr>
                <w:rFonts w:cs="Arial"/>
                <w:bCs/>
                <w:sz w:val="16"/>
                <w:szCs w:val="16"/>
              </w:rPr>
              <w:fldChar w:fldCharType="begin">
                <w:fldData xml:space="preserve">PEVuZE5vdGU+PENpdGU+PEF1dGhvcj5Db2JyeTwvQXV0aG9yPjxZZWFyPjIwMjE8L1llYXI+PFJl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PEVuZE5vdGU+PENpdGU+PEF1dGhvcj5Db2JyeTwvQXV0aG9yPjxZZWFyPjIwMjE8L1llYXI+PFJl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(32, 35)</w:t>
            </w:r>
            <w:r w:rsidRPr="00C2061D">
              <w:rPr>
                <w:rFonts w:cs="Arial"/>
                <w:bCs/>
                <w:sz w:val="16"/>
                <w:szCs w:val="16"/>
              </w:rPr>
              <w:fldChar w:fldCharType="end"/>
            </w:r>
          </w:p>
        </w:tc>
        <w:tc>
          <w:tcPr>
            <w:tcW w:w="0" w:type="auto"/>
          </w:tcPr>
          <w:p w14:paraId="5F0E1A85" w14:textId="77777777" w:rsidR="00522409" w:rsidRPr="00C2061D" w:rsidRDefault="00522409" w:rsidP="006F1284">
            <w:pPr>
              <w:rPr>
                <w:rFonts w:cs="Arial"/>
                <w:sz w:val="16"/>
                <w:szCs w:val="16"/>
              </w:rPr>
            </w:pPr>
            <w:r w:rsidRPr="00C2061D">
              <w:rPr>
                <w:rFonts w:cs="Arial"/>
                <w:sz w:val="16"/>
                <w:szCs w:val="16"/>
              </w:rPr>
              <w:t xml:space="preserve">The t-slim X2 insulin pump with Control-IQ* technology was used for automated insulin delivery in the CLC group, paired with a Dexcom G6 CGM. </w:t>
            </w:r>
          </w:p>
          <w:p w14:paraId="24EE0AD9" w14:textId="77777777" w:rsidR="00522409" w:rsidRPr="00C2061D" w:rsidRDefault="00522409" w:rsidP="006F1284">
            <w:pPr>
              <w:rPr>
                <w:rFonts w:cs="Arial"/>
                <w:sz w:val="16"/>
                <w:szCs w:val="16"/>
              </w:rPr>
            </w:pPr>
          </w:p>
          <w:p w14:paraId="384F7A30" w14:textId="104C006C" w:rsidR="000B037F" w:rsidRPr="00C2061D" w:rsidRDefault="00522409" w:rsidP="006F1284">
            <w:pPr>
              <w:rPr>
                <w:rFonts w:cs="Arial"/>
                <w:sz w:val="16"/>
                <w:szCs w:val="16"/>
              </w:rPr>
            </w:pPr>
            <w:r w:rsidRPr="00C2061D">
              <w:rPr>
                <w:rFonts w:cs="Arial"/>
                <w:sz w:val="16"/>
                <w:szCs w:val="16"/>
              </w:rPr>
              <w:t>Participants in the SAP group used a Dexcom G6 CGM and either their own insulin pump or a t-slim X2 with PLGS functionality.</w:t>
            </w:r>
          </w:p>
        </w:tc>
        <w:tc>
          <w:tcPr>
            <w:tcW w:w="0" w:type="auto"/>
          </w:tcPr>
          <w:p w14:paraId="5C0F4A78" w14:textId="2243E988" w:rsidR="000B037F" w:rsidRPr="00C2061D" w:rsidRDefault="00A826C4" w:rsidP="006F1284">
            <w:pPr>
              <w:rPr>
                <w:rFonts w:cs="Arial"/>
                <w:sz w:val="16"/>
                <w:szCs w:val="16"/>
              </w:rPr>
            </w:pPr>
            <w:r w:rsidRPr="00C2061D">
              <w:rPr>
                <w:rFonts w:cs="Arial"/>
                <w:sz w:val="16"/>
                <w:szCs w:val="16"/>
              </w:rPr>
              <w:t xml:space="preserve">To evaluate the experiences of children with T1D and their parents/caregivers using the Control-IQ system (closed-loop control, CLC) compared to a control group using </w:t>
            </w:r>
            <w:proofErr w:type="gramStart"/>
            <w:r w:rsidRPr="00C2061D">
              <w:rPr>
                <w:rFonts w:cs="Arial"/>
                <w:sz w:val="16"/>
                <w:szCs w:val="16"/>
              </w:rPr>
              <w:t>a</w:t>
            </w:r>
            <w:proofErr w:type="gramEnd"/>
            <w:r w:rsidRPr="00C2061D">
              <w:rPr>
                <w:rFonts w:cs="Arial"/>
                <w:sz w:val="16"/>
                <w:szCs w:val="16"/>
              </w:rPr>
              <w:t xml:space="preserve"> SAP. The study focused on diabetes device expectations, ease of use, impact on sleep, fear of hypoglycemia, and overall QoL.</w:t>
            </w:r>
          </w:p>
        </w:tc>
        <w:tc>
          <w:tcPr>
            <w:tcW w:w="0" w:type="auto"/>
          </w:tcPr>
          <w:p w14:paraId="78D4BD9B" w14:textId="77777777" w:rsidR="000B037F" w:rsidRPr="00C2061D" w:rsidRDefault="008F1C36" w:rsidP="006F1284">
            <w:pPr>
              <w:rPr>
                <w:rFonts w:cs="Arial"/>
                <w:sz w:val="16"/>
                <w:szCs w:val="16"/>
              </w:rPr>
            </w:pPr>
            <w:r w:rsidRPr="00C2061D">
              <w:rPr>
                <w:rFonts w:cs="Arial"/>
                <w:sz w:val="16"/>
                <w:szCs w:val="16"/>
              </w:rPr>
              <w:t>Multicenter, unblinded, RCT.</w:t>
            </w:r>
          </w:p>
          <w:p w14:paraId="45F73A35" w14:textId="77777777" w:rsidR="008F1C36" w:rsidRPr="00C2061D" w:rsidRDefault="008F1C36" w:rsidP="006F1284">
            <w:pPr>
              <w:rPr>
                <w:rFonts w:cs="Arial"/>
                <w:sz w:val="16"/>
                <w:szCs w:val="16"/>
              </w:rPr>
            </w:pPr>
          </w:p>
          <w:p w14:paraId="1F51F767" w14:textId="7D21A9ED" w:rsidR="008F1C36" w:rsidRPr="00C2061D" w:rsidRDefault="008F1C36" w:rsidP="008F1C36">
            <w:pPr>
              <w:rPr>
                <w:rFonts w:cs="Arial"/>
                <w:sz w:val="16"/>
                <w:szCs w:val="16"/>
              </w:rPr>
            </w:pPr>
            <w:r w:rsidRPr="00C2061D">
              <w:rPr>
                <w:rFonts w:cs="Arial"/>
                <w:sz w:val="16"/>
                <w:szCs w:val="16"/>
              </w:rPr>
              <w:t xml:space="preserve">The study included the same 101 pediatric patients as in </w:t>
            </w:r>
            <w:r w:rsidRPr="00C2061D">
              <w:rPr>
                <w:rFonts w:cs="Arial"/>
                <w:sz w:val="16"/>
                <w:szCs w:val="16"/>
              </w:rPr>
              <w:fldChar w:fldCharType="begin">
                <w:fldData xml:space="preserve">PEVuZE5vdGU+PENpdGU+PEF1dGhvcj5CcmV0b248L0F1dGhvcj48WWVhcj4yMDIwPC9ZZWFyPjxS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ZWNOdW0+NjI3PC9SZWNOdW0+PERpc3BsYXlUZXh0PigzMSwgMzMsIDM0KTwvRGlzcGxheVRleHQ+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(31, 33, 34)</w:t>
            </w:r>
            <w:r w:rsidRPr="00C2061D">
              <w:rPr>
                <w:rFonts w:cs="Arial"/>
                <w:sz w:val="16"/>
                <w:szCs w:val="16"/>
              </w:rPr>
              <w:fldChar w:fldCharType="end"/>
            </w:r>
            <w:r w:rsidRPr="00C2061D">
              <w:rPr>
                <w:rFonts w:cs="Arial"/>
                <w:sz w:val="16"/>
                <w:szCs w:val="16"/>
              </w:rPr>
              <w:t>.</w:t>
            </w:r>
          </w:p>
          <w:p w14:paraId="58844926" w14:textId="77777777" w:rsidR="001E47C6" w:rsidRPr="00C2061D" w:rsidRDefault="001E47C6" w:rsidP="00D74116">
            <w:pPr>
              <w:rPr>
                <w:rFonts w:cs="Arial"/>
                <w:sz w:val="16"/>
                <w:szCs w:val="16"/>
              </w:rPr>
            </w:pPr>
          </w:p>
          <w:p w14:paraId="5500DC30" w14:textId="435CF331" w:rsidR="001E47C6" w:rsidRPr="00C2061D" w:rsidRDefault="001E47C6" w:rsidP="00D74116">
            <w:pPr>
              <w:rPr>
                <w:rFonts w:cs="Arial"/>
                <w:sz w:val="16"/>
                <w:szCs w:val="16"/>
              </w:rPr>
            </w:pPr>
            <w:r w:rsidRPr="00C2061D">
              <w:rPr>
                <w:rFonts w:cs="Arial"/>
                <w:sz w:val="16"/>
                <w:szCs w:val="16"/>
              </w:rPr>
              <w:t xml:space="preserve">The study compared </w:t>
            </w:r>
            <w:proofErr w:type="gramStart"/>
            <w:r w:rsidRPr="00C2061D">
              <w:rPr>
                <w:rFonts w:cs="Arial"/>
                <w:sz w:val="16"/>
                <w:szCs w:val="16"/>
              </w:rPr>
              <w:t xml:space="preserve">the </w:t>
            </w:r>
            <w:proofErr w:type="spellStart"/>
            <w:r w:rsidRPr="00C2061D">
              <w:rPr>
                <w:rFonts w:cs="Arial"/>
                <w:sz w:val="16"/>
                <w:szCs w:val="16"/>
              </w:rPr>
              <w:t>the</w:t>
            </w:r>
            <w:proofErr w:type="spellEnd"/>
            <w:proofErr w:type="gramEnd"/>
            <w:r w:rsidRPr="00C2061D">
              <w:rPr>
                <w:rFonts w:cs="Arial"/>
                <w:sz w:val="16"/>
                <w:szCs w:val="16"/>
              </w:rPr>
              <w:t xml:space="preserve"> t-slim X2 Control-IQ* system with </w:t>
            </w:r>
            <w:proofErr w:type="gramStart"/>
            <w:r w:rsidRPr="00C2061D">
              <w:rPr>
                <w:rFonts w:cs="Arial"/>
                <w:sz w:val="16"/>
                <w:szCs w:val="16"/>
              </w:rPr>
              <w:t>a</w:t>
            </w:r>
            <w:proofErr w:type="gramEnd"/>
            <w:r w:rsidRPr="00C2061D">
              <w:rPr>
                <w:rFonts w:cs="Arial"/>
                <w:sz w:val="16"/>
                <w:szCs w:val="16"/>
              </w:rPr>
              <w:t xml:space="preserve"> SAP.</w:t>
            </w:r>
          </w:p>
          <w:p w14:paraId="76EF39C5" w14:textId="77777777" w:rsidR="001E47C6" w:rsidRPr="00C2061D" w:rsidRDefault="001E47C6" w:rsidP="00D74116">
            <w:pPr>
              <w:rPr>
                <w:rFonts w:cs="Arial"/>
                <w:sz w:val="16"/>
                <w:szCs w:val="16"/>
              </w:rPr>
            </w:pPr>
          </w:p>
          <w:p w14:paraId="1045D290" w14:textId="7A66EC70" w:rsidR="00D74116" w:rsidRPr="00C2061D" w:rsidRDefault="00D74116" w:rsidP="00D74116">
            <w:pPr>
              <w:rPr>
                <w:rFonts w:cs="Arial"/>
                <w:sz w:val="16"/>
                <w:szCs w:val="16"/>
              </w:rPr>
            </w:pPr>
            <w:r w:rsidRPr="00C2061D">
              <w:rPr>
                <w:rFonts w:cs="Arial"/>
                <w:sz w:val="16"/>
                <w:szCs w:val="16"/>
              </w:rPr>
              <w:t xml:space="preserve">Randomization for CLC or SAP was as described in </w:t>
            </w:r>
            <w:r w:rsidRPr="00C2061D">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w:t>
            </w:r>
            <w:r w:rsidRPr="00C2061D">
              <w:rPr>
                <w:rFonts w:cs="Arial"/>
                <w:sz w:val="16"/>
                <w:szCs w:val="16"/>
              </w:rPr>
              <w:fldChar w:fldCharType="end"/>
            </w:r>
            <w:r w:rsidRPr="00C2061D">
              <w:rPr>
                <w:rFonts w:cs="Arial"/>
                <w:sz w:val="16"/>
                <w:szCs w:val="16"/>
              </w:rPr>
              <w:t>.</w:t>
            </w:r>
          </w:p>
          <w:p w14:paraId="7F62F567" w14:textId="77777777" w:rsidR="00DC1467" w:rsidRPr="00C2061D" w:rsidRDefault="00DC1467" w:rsidP="00D74116">
            <w:pPr>
              <w:rPr>
                <w:rFonts w:cs="Arial"/>
                <w:sz w:val="16"/>
                <w:szCs w:val="16"/>
              </w:rPr>
            </w:pPr>
          </w:p>
          <w:p w14:paraId="76EC92FF" w14:textId="5CF12E12" w:rsidR="00DC1467" w:rsidRPr="00C2061D" w:rsidRDefault="00DC1467" w:rsidP="00D74116">
            <w:pPr>
              <w:rPr>
                <w:rFonts w:cs="Arial"/>
                <w:sz w:val="16"/>
                <w:szCs w:val="16"/>
              </w:rPr>
            </w:pPr>
            <w:r w:rsidRPr="00C2061D">
              <w:rPr>
                <w:rFonts w:cs="Arial"/>
                <w:sz w:val="16"/>
                <w:szCs w:val="16"/>
              </w:rPr>
              <w:t xml:space="preserve">The study spanned 28 weeks: a 16-week RCT </w:t>
            </w:r>
            <w:r w:rsidRPr="00C2061D">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w:t>
            </w:r>
            <w:r w:rsidRPr="00C2061D">
              <w:rPr>
                <w:rFonts w:cs="Arial"/>
                <w:sz w:val="16"/>
                <w:szCs w:val="16"/>
              </w:rPr>
              <w:fldChar w:fldCharType="end"/>
            </w:r>
            <w:r w:rsidRPr="00C2061D">
              <w:rPr>
                <w:rFonts w:cs="Arial"/>
                <w:sz w:val="16"/>
                <w:szCs w:val="16"/>
              </w:rPr>
              <w:t xml:space="preserve"> followed by a 12-week extension phase </w:t>
            </w:r>
            <w:r w:rsidRPr="00C2061D">
              <w:rPr>
                <w:rFonts w:cs="Arial"/>
                <w:sz w:val="16"/>
                <w:szCs w:val="16"/>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(33)</w:t>
            </w:r>
            <w:r w:rsidRPr="00C2061D">
              <w:rPr>
                <w:rFonts w:cs="Arial"/>
                <w:sz w:val="16"/>
                <w:szCs w:val="16"/>
              </w:rPr>
              <w:fldChar w:fldCharType="end"/>
            </w:r>
            <w:r w:rsidRPr="00C2061D">
              <w:rPr>
                <w:rFonts w:cs="Arial"/>
                <w:sz w:val="16"/>
                <w:szCs w:val="16"/>
              </w:rPr>
              <w:t>.</w:t>
            </w:r>
          </w:p>
          <w:p w14:paraId="51A8BEED" w14:textId="61CB3614" w:rsidR="00D74116" w:rsidRPr="00C2061D" w:rsidRDefault="00D74116" w:rsidP="006F1284">
            <w:pPr>
              <w:rPr>
                <w:rFonts w:cs="Arial"/>
                <w:sz w:val="16"/>
                <w:szCs w:val="16"/>
              </w:rPr>
            </w:pPr>
          </w:p>
        </w:tc>
        <w:tc>
          <w:tcPr>
            <w:tcW w:w="0" w:type="auto"/>
          </w:tcPr>
          <w:p w14:paraId="4D1BA642" w14:textId="5A57A468" w:rsidR="00DC1467" w:rsidRPr="00C2061D" w:rsidRDefault="00DC1467" w:rsidP="00DC1467">
            <w:pPr>
              <w:jc w:val="left"/>
              <w:rPr>
                <w:rFonts w:cs="Arial"/>
                <w:sz w:val="16"/>
                <w:szCs w:val="16"/>
              </w:rPr>
            </w:pPr>
            <w:r w:rsidRPr="00C2061D">
              <w:rPr>
                <w:rFonts w:cs="Arial"/>
                <w:sz w:val="16"/>
                <w:szCs w:val="16"/>
              </w:rPr>
              <w:t>Questionnaires:</w:t>
            </w:r>
          </w:p>
          <w:p w14:paraId="15776307" w14:textId="0F47B5F1" w:rsidR="00DC1467" w:rsidRPr="00C2061D" w:rsidRDefault="00DC1467">
            <w:pPr>
              <w:pStyle w:val="ListParagraph"/>
              <w:numPr>
                <w:ilvl w:val="0"/>
                <w:numId w:val="12"/>
              </w:numPr>
              <w:ind w:left="122" w:hanging="142"/>
              <w:jc w:val="left"/>
              <w:rPr>
                <w:rFonts w:cs="Arial"/>
                <w:sz w:val="16"/>
                <w:szCs w:val="16"/>
              </w:rPr>
            </w:pPr>
            <w:r w:rsidRPr="00C2061D">
              <w:rPr>
                <w:rFonts w:cs="Arial"/>
                <w:sz w:val="16"/>
                <w:szCs w:val="16"/>
              </w:rPr>
              <w:t>Pediatric Hypoglycemia Fear Survey (PHFS/CHFS)</w:t>
            </w:r>
          </w:p>
          <w:p w14:paraId="5FB0753E" w14:textId="68D5B035" w:rsidR="00DC1467" w:rsidRPr="00C2061D" w:rsidRDefault="00DC1467">
            <w:pPr>
              <w:pStyle w:val="ListParagraph"/>
              <w:numPr>
                <w:ilvl w:val="0"/>
                <w:numId w:val="12"/>
              </w:numPr>
              <w:ind w:left="122" w:hanging="142"/>
              <w:jc w:val="left"/>
              <w:rPr>
                <w:rFonts w:cs="Arial"/>
                <w:sz w:val="16"/>
                <w:szCs w:val="16"/>
              </w:rPr>
            </w:pPr>
            <w:r w:rsidRPr="00C2061D">
              <w:rPr>
                <w:rFonts w:cs="Arial"/>
                <w:sz w:val="16"/>
                <w:szCs w:val="16"/>
              </w:rPr>
              <w:t>Problem Areas in Diabetes (PAID)</w:t>
            </w:r>
          </w:p>
          <w:p w14:paraId="56C30423" w14:textId="5470CCDE" w:rsidR="00DC1467" w:rsidRPr="00C2061D" w:rsidRDefault="00DC1467">
            <w:pPr>
              <w:pStyle w:val="ListParagraph"/>
              <w:numPr>
                <w:ilvl w:val="0"/>
                <w:numId w:val="12"/>
              </w:numPr>
              <w:ind w:left="122" w:hanging="142"/>
              <w:jc w:val="left"/>
              <w:rPr>
                <w:rFonts w:cs="Arial"/>
                <w:sz w:val="16"/>
                <w:szCs w:val="16"/>
              </w:rPr>
            </w:pPr>
            <w:r w:rsidRPr="00C2061D">
              <w:rPr>
                <w:rFonts w:cs="Arial"/>
                <w:sz w:val="16"/>
                <w:szCs w:val="16"/>
              </w:rPr>
              <w:t>Pediatric Quality of Life (</w:t>
            </w:r>
            <w:proofErr w:type="spellStart"/>
            <w:r w:rsidRPr="00C2061D">
              <w:rPr>
                <w:rFonts w:cs="Arial"/>
                <w:sz w:val="16"/>
                <w:szCs w:val="16"/>
              </w:rPr>
              <w:t>PedsQL</w:t>
            </w:r>
            <w:proofErr w:type="spellEnd"/>
            <w:r w:rsidRPr="00C2061D">
              <w:rPr>
                <w:rFonts w:cs="Arial"/>
                <w:sz w:val="16"/>
                <w:szCs w:val="16"/>
              </w:rPr>
              <w:t>)</w:t>
            </w:r>
          </w:p>
          <w:p w14:paraId="51B16210" w14:textId="773B28CD" w:rsidR="00DC1467" w:rsidRPr="00C2061D" w:rsidRDefault="00DC1467">
            <w:pPr>
              <w:pStyle w:val="ListParagraph"/>
              <w:numPr>
                <w:ilvl w:val="0"/>
                <w:numId w:val="12"/>
              </w:numPr>
              <w:ind w:left="122" w:hanging="142"/>
              <w:jc w:val="left"/>
              <w:rPr>
                <w:rFonts w:cs="Arial"/>
                <w:sz w:val="16"/>
                <w:szCs w:val="16"/>
              </w:rPr>
            </w:pPr>
            <w:r w:rsidRPr="00C2061D">
              <w:rPr>
                <w:rFonts w:cs="Arial"/>
                <w:sz w:val="16"/>
                <w:szCs w:val="16"/>
              </w:rPr>
              <w:t>Pittsburgh Sleep Quality Index (PSQI)</w:t>
            </w:r>
          </w:p>
        </w:tc>
        <w:tc>
          <w:tcPr>
            <w:tcW w:w="0" w:type="auto"/>
          </w:tcPr>
          <w:p w14:paraId="566E4BE9" w14:textId="24377ABB" w:rsidR="008510CA" w:rsidRPr="00C2061D" w:rsidRDefault="008510CA" w:rsidP="008510CA">
            <w:pPr>
              <w:rPr>
                <w:rFonts w:cs="Arial"/>
                <w:sz w:val="16"/>
                <w:szCs w:val="16"/>
              </w:rPr>
            </w:pPr>
            <w:r w:rsidRPr="00C2061D">
              <w:rPr>
                <w:rFonts w:cs="Arial"/>
                <w:b/>
                <w:bCs/>
                <w:sz w:val="16"/>
                <w:szCs w:val="16"/>
              </w:rPr>
              <w:t>Parent-Reported Outcomes</w:t>
            </w:r>
            <w:r w:rsidRPr="00C2061D">
              <w:rPr>
                <w:rFonts w:cs="Arial"/>
                <w:sz w:val="16"/>
                <w:szCs w:val="16"/>
              </w:rPr>
              <w:t>: In the CLC group at the end of the 16-week RCT, the PHFS total score showed a reduction of 7.7 points, indicating decreased fear of hypoglycemia, and PAID scores dropped by 7.8 points, reflecting reduced emotional distress.</w:t>
            </w:r>
          </w:p>
          <w:p w14:paraId="351A9229" w14:textId="77777777" w:rsidR="008510CA" w:rsidRPr="00C2061D" w:rsidRDefault="008510CA" w:rsidP="008510CA">
            <w:pPr>
              <w:rPr>
                <w:rFonts w:cs="Arial"/>
                <w:sz w:val="16"/>
                <w:szCs w:val="16"/>
              </w:rPr>
            </w:pPr>
          </w:p>
          <w:p w14:paraId="4679EF31" w14:textId="4291C1E9" w:rsidR="008510CA" w:rsidRPr="00C2061D" w:rsidRDefault="008510CA" w:rsidP="008510CA">
            <w:pPr>
              <w:rPr>
                <w:rFonts w:cs="Arial"/>
                <w:sz w:val="16"/>
                <w:szCs w:val="16"/>
              </w:rPr>
            </w:pPr>
            <w:r w:rsidRPr="00C2061D">
              <w:rPr>
                <w:rFonts w:cs="Arial"/>
                <w:b/>
                <w:bCs/>
                <w:sz w:val="16"/>
                <w:szCs w:val="16"/>
              </w:rPr>
              <w:t>Child-Reported Outcomes</w:t>
            </w:r>
            <w:r w:rsidRPr="00C2061D">
              <w:rPr>
                <w:rFonts w:cs="Arial"/>
                <w:sz w:val="16"/>
                <w:szCs w:val="16"/>
              </w:rPr>
              <w:t>: The CLC group exhibited improvements in CHFS scores.</w:t>
            </w:r>
          </w:p>
          <w:p w14:paraId="6063183D" w14:textId="6986645F" w:rsidR="008510CA" w:rsidRPr="00C2061D" w:rsidRDefault="008510CA" w:rsidP="008510CA">
            <w:pPr>
              <w:rPr>
                <w:rFonts w:cs="Arial"/>
                <w:sz w:val="16"/>
                <w:szCs w:val="16"/>
              </w:rPr>
            </w:pPr>
            <w:r w:rsidRPr="00C2061D">
              <w:rPr>
                <w:rFonts w:cs="Arial"/>
                <w:sz w:val="16"/>
                <w:szCs w:val="16"/>
              </w:rPr>
              <w:t>Although not statistically significant, the CLC group showed a trend toward better psychological outcomes.</w:t>
            </w:r>
          </w:p>
          <w:p w14:paraId="0F26D1CF" w14:textId="77777777" w:rsidR="00527170" w:rsidRPr="00C2061D" w:rsidRDefault="00527170" w:rsidP="008510CA">
            <w:pPr>
              <w:rPr>
                <w:rFonts w:cs="Arial"/>
                <w:sz w:val="16"/>
                <w:szCs w:val="16"/>
              </w:rPr>
            </w:pPr>
          </w:p>
          <w:p w14:paraId="1D0BE318" w14:textId="54A5B9E5" w:rsidR="000B037F" w:rsidRPr="00C2061D" w:rsidRDefault="008510CA" w:rsidP="008510CA">
            <w:pPr>
              <w:rPr>
                <w:rFonts w:cs="Arial"/>
                <w:sz w:val="16"/>
                <w:szCs w:val="16"/>
              </w:rPr>
            </w:pPr>
            <w:r w:rsidRPr="00C2061D">
              <w:rPr>
                <w:rFonts w:cs="Arial"/>
                <w:b/>
                <w:bCs/>
                <w:sz w:val="16"/>
                <w:szCs w:val="16"/>
              </w:rPr>
              <w:t>Sleep Quality:</w:t>
            </w:r>
            <w:r w:rsidRPr="00C2061D">
              <w:rPr>
                <w:rFonts w:cs="Arial"/>
                <w:sz w:val="16"/>
                <w:szCs w:val="16"/>
              </w:rPr>
              <w:t xml:space="preserve"> The PSQI scores in the CLC group improved, indicating a reduction in sleep disturbances, with baseline clinically significant scores </w:t>
            </w:r>
            <w:r w:rsidRPr="00C2061D">
              <w:rPr>
                <w:rFonts w:cs="Arial"/>
                <w:sz w:val="16"/>
                <w:szCs w:val="16"/>
              </w:rPr>
              <w:lastRenderedPageBreak/>
              <w:t>(5.8) decreasing to below the clinical disturbance threshold (4.3).</w:t>
            </w:r>
          </w:p>
        </w:tc>
        <w:tc>
          <w:tcPr>
            <w:tcW w:w="0" w:type="auto"/>
          </w:tcPr>
          <w:p w14:paraId="6C13DD0B" w14:textId="36E1AD05" w:rsidR="000B037F" w:rsidRPr="00C2061D" w:rsidRDefault="00527170" w:rsidP="006F1284">
            <w:pPr>
              <w:rPr>
                <w:rFonts w:cs="Arial"/>
                <w:sz w:val="16"/>
                <w:szCs w:val="16"/>
              </w:rPr>
            </w:pPr>
            <w:r w:rsidRPr="00C2061D">
              <w:rPr>
                <w:rFonts w:cs="Arial"/>
                <w:sz w:val="16"/>
                <w:szCs w:val="16"/>
              </w:rPr>
              <w:lastRenderedPageBreak/>
              <w:t>No device-related AEs or safety issues were reported.</w:t>
            </w:r>
          </w:p>
        </w:tc>
        <w:tc>
          <w:tcPr>
            <w:tcW w:w="0" w:type="auto"/>
          </w:tcPr>
          <w:p w14:paraId="5113DA38" w14:textId="61F9037E" w:rsidR="000B037F" w:rsidRPr="00C2061D" w:rsidRDefault="00527170" w:rsidP="006F1284">
            <w:pPr>
              <w:rPr>
                <w:rFonts w:cs="Arial"/>
                <w:sz w:val="16"/>
                <w:szCs w:val="16"/>
              </w:rPr>
            </w:pPr>
            <w:r w:rsidRPr="00C2061D">
              <w:rPr>
                <w:rFonts w:cs="Arial"/>
                <w:sz w:val="16"/>
                <w:szCs w:val="16"/>
              </w:rPr>
              <w:t>The t-slim X2 with Control-IQ technology appears to be beneficial in managing type 1 diabetes in children aged 6–13, as it is associated with improved QoL, reduced fear of hypoglycemia, and fewer sleep disturbances among both children and their parents.</w:t>
            </w:r>
          </w:p>
        </w:tc>
      </w:tr>
      <w:tr w:rsidR="004D4B1D" w:rsidRPr="00C2061D" w14:paraId="2B66AF95" w14:textId="77777777" w:rsidTr="00B917A1">
        <w:tc>
          <w:tcPr>
            <w:tcW w:w="0" w:type="auto"/>
          </w:tcPr>
          <w:p w14:paraId="2C579DD9" w14:textId="3AE75054" w:rsidR="002511F5" w:rsidRPr="00C2061D" w:rsidRDefault="002511F5" w:rsidP="002511F5">
            <w:pPr>
              <w:rPr>
                <w:rFonts w:cs="Arial"/>
                <w:bCs/>
                <w:sz w:val="16"/>
                <w:szCs w:val="16"/>
              </w:rPr>
            </w:pPr>
            <w:bookmarkStart w:id="117" w:name="_Hlk182902462"/>
            <w:bookmarkEnd w:id="116"/>
            <w:proofErr w:type="spellStart"/>
            <w:r w:rsidRPr="00C2061D">
              <w:rPr>
                <w:rFonts w:cs="Arial"/>
                <w:bCs/>
                <w:sz w:val="16"/>
                <w:szCs w:val="16"/>
              </w:rPr>
              <w:t>Cobry</w:t>
            </w:r>
            <w:proofErr w:type="spellEnd"/>
            <w:r w:rsidRPr="00C2061D">
              <w:rPr>
                <w:rFonts w:cs="Arial"/>
                <w:bCs/>
                <w:sz w:val="16"/>
                <w:szCs w:val="16"/>
              </w:rPr>
              <w:t xml:space="preserve"> et al (2022) </w:t>
            </w:r>
            <w:r w:rsidRPr="00C2061D">
              <w:rPr>
                <w:rFonts w:cs="Arial"/>
                <w:bCs/>
                <w:sz w:val="16"/>
                <w:szCs w:val="16"/>
              </w:rPr>
              <w:fldChar w:fldCharType="begin">
                <w:fldData xml:space="preserve">PEVuZE5vdGU+PENpdGU+PEF1dGhvcj5Db2JyeTwvQXV0aG9yPjxZZWFyPjIwMjI8L1llYXI+PFJl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==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PEVuZE5vdGU+PENpdGU+PEF1dGhvcj5Db2JyeTwvQXV0aG9yPjxZZWFyPjIwMjI8L1llYXI+PFJl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==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(32, 36)</w:t>
            </w:r>
            <w:r w:rsidRPr="00C2061D">
              <w:rPr>
                <w:rFonts w:cs="Arial"/>
                <w:bCs/>
                <w:sz w:val="16"/>
                <w:szCs w:val="16"/>
              </w:rPr>
              <w:fldChar w:fldCharType="end"/>
            </w:r>
          </w:p>
        </w:tc>
        <w:tc>
          <w:tcPr>
            <w:tcW w:w="0" w:type="auto"/>
          </w:tcPr>
          <w:p w14:paraId="5EBB6E31" w14:textId="6E97ABB8" w:rsidR="002511F5" w:rsidRPr="00C2061D" w:rsidRDefault="002511F5" w:rsidP="002511F5">
            <w:pPr>
              <w:rPr>
                <w:rFonts w:cs="Arial"/>
                <w:sz w:val="16"/>
                <w:szCs w:val="16"/>
              </w:rPr>
            </w:pPr>
            <w:r w:rsidRPr="00C2061D">
              <w:rPr>
                <w:rFonts w:cs="Arial"/>
                <w:sz w:val="16"/>
                <w:szCs w:val="16"/>
              </w:rPr>
              <w:t>Tandem t-slim X2 insulin pump with Control-IQ* technology was used by the intervention group for automated insulin delivery in combination with the Dexcom G6 CGM.</w:t>
            </w:r>
          </w:p>
          <w:p w14:paraId="432A3078" w14:textId="77777777" w:rsidR="002511F5" w:rsidRPr="00C2061D" w:rsidRDefault="002511F5" w:rsidP="002511F5">
            <w:pPr>
              <w:rPr>
                <w:rFonts w:cs="Arial"/>
                <w:sz w:val="16"/>
                <w:szCs w:val="16"/>
              </w:rPr>
            </w:pPr>
          </w:p>
          <w:p w14:paraId="384F505F" w14:textId="3DAC57A3" w:rsidR="002511F5" w:rsidRPr="00C2061D" w:rsidRDefault="002511F5" w:rsidP="002511F5">
            <w:pPr>
              <w:rPr>
                <w:rFonts w:cs="Arial"/>
                <w:sz w:val="16"/>
                <w:szCs w:val="16"/>
              </w:rPr>
            </w:pPr>
            <w:proofErr w:type="gramStart"/>
            <w:r w:rsidRPr="00C2061D">
              <w:rPr>
                <w:rFonts w:cs="Arial"/>
                <w:sz w:val="16"/>
                <w:szCs w:val="16"/>
              </w:rPr>
              <w:t>A</w:t>
            </w:r>
            <w:proofErr w:type="gramEnd"/>
            <w:r w:rsidRPr="00C2061D">
              <w:rPr>
                <w:rFonts w:cs="Arial"/>
                <w:sz w:val="16"/>
                <w:szCs w:val="16"/>
              </w:rPr>
              <w:t xml:space="preserve"> SAP was used by the control group, consisting of the Dexcom G6 CGM and either the participant's existing pump or a study-provided t-slim X2 pump without Control-IQ.</w:t>
            </w:r>
          </w:p>
        </w:tc>
        <w:tc>
          <w:tcPr>
            <w:tcW w:w="0" w:type="auto"/>
          </w:tcPr>
          <w:p w14:paraId="55CB0B60" w14:textId="619EDA96" w:rsidR="002511F5" w:rsidRPr="00C2061D" w:rsidRDefault="004E2C4E" w:rsidP="002511F5">
            <w:pPr>
              <w:rPr>
                <w:rFonts w:cs="Arial"/>
                <w:sz w:val="16"/>
                <w:szCs w:val="16"/>
              </w:rPr>
            </w:pPr>
            <w:r w:rsidRPr="00C2061D">
              <w:rPr>
                <w:rFonts w:cs="Arial"/>
                <w:sz w:val="16"/>
                <w:szCs w:val="16"/>
              </w:rPr>
              <w:t>To evaluate the effects of using the Control-IQ* hybrid closed-loop (HCL) insulin pump system on parental sleep quality, particularly in parents with children who have type 1 diabetes and poor baseline sleep, and to explore associated glycemic and psychosocial outcomes.</w:t>
            </w:r>
          </w:p>
        </w:tc>
        <w:tc>
          <w:tcPr>
            <w:tcW w:w="0" w:type="auto"/>
          </w:tcPr>
          <w:p w14:paraId="7D88BEEC" w14:textId="77777777" w:rsidR="002511F5" w:rsidRPr="00C2061D" w:rsidRDefault="002511F5" w:rsidP="002511F5">
            <w:pPr>
              <w:rPr>
                <w:rFonts w:cs="Arial"/>
                <w:sz w:val="16"/>
                <w:szCs w:val="16"/>
              </w:rPr>
            </w:pPr>
            <w:r w:rsidRPr="00C2061D">
              <w:rPr>
                <w:rFonts w:cs="Arial"/>
                <w:sz w:val="16"/>
                <w:szCs w:val="16"/>
              </w:rPr>
              <w:t>Multicenter, unblinded, RCT.</w:t>
            </w:r>
          </w:p>
          <w:p w14:paraId="0211557B" w14:textId="77777777" w:rsidR="002511F5" w:rsidRPr="00C2061D" w:rsidRDefault="002511F5" w:rsidP="002511F5">
            <w:pPr>
              <w:rPr>
                <w:rFonts w:cs="Arial"/>
                <w:sz w:val="16"/>
                <w:szCs w:val="16"/>
              </w:rPr>
            </w:pPr>
          </w:p>
          <w:p w14:paraId="6E08F8F7" w14:textId="73FF30D3" w:rsidR="002511F5" w:rsidRPr="00C2061D" w:rsidRDefault="002511F5" w:rsidP="00984986">
            <w:pPr>
              <w:rPr>
                <w:rFonts w:cs="Arial"/>
                <w:sz w:val="16"/>
                <w:szCs w:val="16"/>
              </w:rPr>
            </w:pPr>
            <w:r w:rsidRPr="00C2061D">
              <w:rPr>
                <w:rFonts w:cs="Arial"/>
                <w:sz w:val="16"/>
                <w:szCs w:val="16"/>
              </w:rPr>
              <w:t xml:space="preserve">The study </w:t>
            </w:r>
            <w:r w:rsidR="004F6D7F" w:rsidRPr="00C2061D">
              <w:rPr>
                <w:rFonts w:cs="Arial"/>
                <w:sz w:val="16"/>
                <w:szCs w:val="16"/>
              </w:rPr>
              <w:t>enrolled</w:t>
            </w:r>
            <w:r w:rsidRPr="00C2061D">
              <w:rPr>
                <w:rFonts w:cs="Arial"/>
                <w:sz w:val="16"/>
                <w:szCs w:val="16"/>
              </w:rPr>
              <w:t xml:space="preserve"> the same 101 pediatric patients as in </w:t>
            </w:r>
            <w:r w:rsidRPr="00C2061D">
              <w:rPr>
                <w:rFonts w:cs="Arial"/>
                <w:sz w:val="16"/>
                <w:szCs w:val="16"/>
              </w:rPr>
              <w:fldChar w:fldCharType="begin">
                <w:fldData xml:space="preserve">PEVuZE5vdGU+PENpdGU+PEF1dGhvcj5CcmV0b248L0F1dGhvcj48WWVhcj4yMDIwPC9ZZWFyPjxS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ZWNOdW0+NjI3PC9SZWNOdW0+PERpc3BsYXlUZXh0PigzMSwgMzMtMzUpPC9EaXNwbGF5VGV4dD48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 33-35)</w:t>
            </w:r>
            <w:r w:rsidRPr="00C2061D">
              <w:rPr>
                <w:rFonts w:cs="Arial"/>
                <w:sz w:val="16"/>
                <w:szCs w:val="16"/>
              </w:rPr>
              <w:fldChar w:fldCharType="end"/>
            </w:r>
            <w:r w:rsidRPr="00C2061D">
              <w:rPr>
                <w:rFonts w:cs="Arial"/>
                <w:sz w:val="16"/>
                <w:szCs w:val="16"/>
              </w:rPr>
              <w:t>.</w:t>
            </w:r>
            <w:r w:rsidR="004F6D7F" w:rsidRPr="00C2061D">
              <w:rPr>
                <w:rFonts w:cs="Arial"/>
                <w:sz w:val="16"/>
                <w:szCs w:val="16"/>
              </w:rPr>
              <w:t xml:space="preserve"> </w:t>
            </w:r>
            <w:r w:rsidR="00984986" w:rsidRPr="00C2061D">
              <w:rPr>
                <w:rFonts w:cs="Arial"/>
                <w:sz w:val="16"/>
                <w:szCs w:val="16"/>
              </w:rPr>
              <w:t>The PSQI</w:t>
            </w:r>
            <w:r w:rsidR="00FF5296" w:rsidRPr="00C2061D">
              <w:rPr>
                <w:rFonts w:cs="Arial"/>
                <w:sz w:val="16"/>
                <w:szCs w:val="16"/>
              </w:rPr>
              <w:t xml:space="preserve"> survey</w:t>
            </w:r>
            <w:r w:rsidR="00984986" w:rsidRPr="00C2061D">
              <w:rPr>
                <w:rFonts w:cs="Arial"/>
                <w:sz w:val="16"/>
                <w:szCs w:val="16"/>
              </w:rPr>
              <w:t xml:space="preserve"> was </w:t>
            </w:r>
            <w:r w:rsidR="006F222C" w:rsidRPr="00C2061D">
              <w:rPr>
                <w:rFonts w:cs="Arial"/>
                <w:sz w:val="16"/>
                <w:szCs w:val="16"/>
              </w:rPr>
              <w:t>used</w:t>
            </w:r>
            <w:r w:rsidR="00984986" w:rsidRPr="00C2061D">
              <w:rPr>
                <w:rFonts w:cs="Arial"/>
                <w:sz w:val="16"/>
                <w:szCs w:val="16"/>
              </w:rPr>
              <w:t xml:space="preserve"> at baseline to identify 49 parents who are “poor” sleepers (PSQI &gt;5)</w:t>
            </w:r>
          </w:p>
          <w:p w14:paraId="69441F28" w14:textId="77777777" w:rsidR="002511F5" w:rsidRPr="00C2061D" w:rsidRDefault="002511F5" w:rsidP="002511F5">
            <w:pPr>
              <w:rPr>
                <w:rFonts w:cs="Arial"/>
                <w:sz w:val="16"/>
                <w:szCs w:val="16"/>
              </w:rPr>
            </w:pPr>
          </w:p>
          <w:p w14:paraId="756C2303" w14:textId="4728A600" w:rsidR="002511F5" w:rsidRPr="00C2061D" w:rsidRDefault="002511F5" w:rsidP="002511F5">
            <w:pPr>
              <w:rPr>
                <w:rFonts w:cs="Arial"/>
                <w:sz w:val="16"/>
                <w:szCs w:val="16"/>
              </w:rPr>
            </w:pPr>
            <w:r w:rsidRPr="00C2061D">
              <w:rPr>
                <w:rFonts w:cs="Arial"/>
                <w:sz w:val="16"/>
                <w:szCs w:val="16"/>
              </w:rPr>
              <w:t xml:space="preserve">The study compared the t-slim X2 Control-IQ* system with </w:t>
            </w:r>
            <w:proofErr w:type="gramStart"/>
            <w:r w:rsidRPr="00C2061D">
              <w:rPr>
                <w:rFonts w:cs="Arial"/>
                <w:sz w:val="16"/>
                <w:szCs w:val="16"/>
              </w:rPr>
              <w:t>a</w:t>
            </w:r>
            <w:proofErr w:type="gramEnd"/>
            <w:r w:rsidRPr="00C2061D">
              <w:rPr>
                <w:rFonts w:cs="Arial"/>
                <w:sz w:val="16"/>
                <w:szCs w:val="16"/>
              </w:rPr>
              <w:t xml:space="preserve"> SAP</w:t>
            </w:r>
            <w:r w:rsidR="004E2C4E" w:rsidRPr="00C2061D">
              <w:rPr>
                <w:rFonts w:cs="Arial"/>
                <w:sz w:val="16"/>
                <w:szCs w:val="16"/>
              </w:rPr>
              <w:t xml:space="preserve"> in managing nocturnal glycemic outcomes.</w:t>
            </w:r>
          </w:p>
          <w:p w14:paraId="50880FFE" w14:textId="77777777" w:rsidR="002511F5" w:rsidRPr="00C2061D" w:rsidRDefault="002511F5" w:rsidP="002511F5">
            <w:pPr>
              <w:rPr>
                <w:rFonts w:cs="Arial"/>
                <w:sz w:val="16"/>
                <w:szCs w:val="16"/>
              </w:rPr>
            </w:pPr>
          </w:p>
          <w:p w14:paraId="0EDA5E51" w14:textId="5632C565" w:rsidR="002511F5" w:rsidRPr="00C2061D" w:rsidRDefault="002511F5" w:rsidP="002511F5">
            <w:pPr>
              <w:rPr>
                <w:rFonts w:cs="Arial"/>
                <w:sz w:val="16"/>
                <w:szCs w:val="16"/>
              </w:rPr>
            </w:pPr>
            <w:r w:rsidRPr="00C2061D">
              <w:rPr>
                <w:rFonts w:cs="Arial"/>
                <w:sz w:val="16"/>
                <w:szCs w:val="16"/>
              </w:rPr>
              <w:t xml:space="preserve">Randomization for CLC or SAP was as described in </w:t>
            </w:r>
            <w:r w:rsidRPr="00C2061D">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w:t>
            </w:r>
            <w:r w:rsidRPr="00C2061D">
              <w:rPr>
                <w:rFonts w:cs="Arial"/>
                <w:sz w:val="16"/>
                <w:szCs w:val="16"/>
              </w:rPr>
              <w:fldChar w:fldCharType="end"/>
            </w:r>
            <w:r w:rsidRPr="00C2061D">
              <w:rPr>
                <w:rFonts w:cs="Arial"/>
                <w:sz w:val="16"/>
                <w:szCs w:val="16"/>
              </w:rPr>
              <w:t>.</w:t>
            </w:r>
          </w:p>
          <w:p w14:paraId="6A60F123" w14:textId="77777777" w:rsidR="002511F5" w:rsidRPr="00C2061D" w:rsidRDefault="002511F5" w:rsidP="002511F5">
            <w:pPr>
              <w:rPr>
                <w:rFonts w:cs="Arial"/>
                <w:sz w:val="16"/>
                <w:szCs w:val="16"/>
              </w:rPr>
            </w:pPr>
          </w:p>
          <w:p w14:paraId="240FAFE5" w14:textId="641A1145" w:rsidR="002511F5" w:rsidRPr="00C2061D" w:rsidRDefault="002511F5" w:rsidP="002511F5">
            <w:pPr>
              <w:rPr>
                <w:rFonts w:cs="Arial"/>
                <w:sz w:val="16"/>
                <w:szCs w:val="16"/>
              </w:rPr>
            </w:pPr>
            <w:r w:rsidRPr="00C2061D">
              <w:rPr>
                <w:rFonts w:cs="Arial"/>
                <w:sz w:val="16"/>
                <w:szCs w:val="16"/>
              </w:rPr>
              <w:t xml:space="preserve">The study spanned 28 weeks: a 16-week RCT </w:t>
            </w:r>
            <w:r w:rsidRPr="00C2061D">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PEVuZE5vdGU+PENpdGU+PEF1dGhvcj5CcmV0b248L0F1dGhvcj48WWVhcj4yMDIwPC9ZZWFyPjxS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(31)</w:t>
            </w:r>
            <w:r w:rsidRPr="00C2061D">
              <w:rPr>
                <w:rFonts w:cs="Arial"/>
                <w:sz w:val="16"/>
                <w:szCs w:val="16"/>
              </w:rPr>
              <w:fldChar w:fldCharType="end"/>
            </w:r>
            <w:r w:rsidRPr="00C2061D">
              <w:rPr>
                <w:rFonts w:cs="Arial"/>
                <w:sz w:val="16"/>
                <w:szCs w:val="16"/>
              </w:rPr>
              <w:t xml:space="preserve"> followed by a 12-week extension phase </w:t>
            </w:r>
            <w:r w:rsidRPr="00C2061D">
              <w:rPr>
                <w:rFonts w:cs="Arial"/>
                <w:sz w:val="16"/>
                <w:szCs w:val="16"/>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Pr>
                <w:rFonts w:cs="Arial"/>
                <w:sz w:val="16"/>
                <w:szCs w:val="16"/>
              </w:rPr>
              <w:instrText xml:space="preserve"> ADDIN EN.CITE </w:instrText>
            </w:r>
            <w:r w:rsidR="00B60AE6">
              <w:rPr>
                <w:rFonts w:cs="Arial"/>
                <w:sz w:val="16"/>
                <w:szCs w:val="16"/>
              </w:rPr>
              <w:fldChar w:fldCharType="begin">
                <w:fldData xml:space="preserve">PEVuZE5vdGU+PENpdGU+PEF1dGhvcj5LYW5hcGthPC9BdXRob3I+PFllYXI+MjAyMTwvWWVhcj48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</w:fldData>
              </w:fldChar>
            </w:r>
            <w:r w:rsidR="00B60AE6">
              <w:rPr>
                <w:rFonts w:cs="Arial"/>
                <w:sz w:val="16"/>
                <w:szCs w:val="16"/>
              </w:rPr>
              <w:instrText xml:space="preserve"> ADDIN EN.CITE.DATA </w:instrText>
            </w:r>
            <w:r w:rsidR="00B60AE6">
              <w:rPr>
                <w:rFonts w:cs="Arial"/>
                <w:sz w:val="16"/>
                <w:szCs w:val="16"/>
              </w:rPr>
            </w:r>
            <w:r w:rsidR="00B60AE6">
              <w:rPr>
                <w:rFonts w:cs="Arial"/>
                <w:sz w:val="16"/>
                <w:szCs w:val="16"/>
              </w:rPr>
              <w:fldChar w:fldCharType="end"/>
            </w:r>
            <w:r w:rsidRPr="00C2061D">
              <w:rPr>
                <w:rFonts w:cs="Arial"/>
                <w:sz w:val="16"/>
                <w:szCs w:val="16"/>
              </w:rPr>
            </w:r>
            <w:r w:rsidRPr="00C2061D">
              <w:rPr>
                <w:rFonts w:cs="Arial"/>
                <w:sz w:val="16"/>
                <w:szCs w:val="16"/>
              </w:rPr>
              <w:fldChar w:fldCharType="separate"/>
            </w:r>
            <w:r w:rsidR="00B60AE6">
              <w:rPr>
                <w:rFonts w:cs="Arial"/>
                <w:noProof/>
                <w:sz w:val="16"/>
                <w:szCs w:val="16"/>
              </w:rPr>
              <w:t>(33)</w:t>
            </w:r>
            <w:r w:rsidRPr="00C2061D">
              <w:rPr>
                <w:rFonts w:cs="Arial"/>
                <w:sz w:val="16"/>
                <w:szCs w:val="16"/>
              </w:rPr>
              <w:fldChar w:fldCharType="end"/>
            </w:r>
            <w:r w:rsidRPr="00C2061D">
              <w:rPr>
                <w:rFonts w:cs="Arial"/>
                <w:sz w:val="16"/>
                <w:szCs w:val="16"/>
              </w:rPr>
              <w:t>.</w:t>
            </w:r>
          </w:p>
          <w:p w14:paraId="69804AEC" w14:textId="77777777" w:rsidR="002511F5" w:rsidRPr="00C2061D" w:rsidRDefault="002511F5" w:rsidP="002511F5">
            <w:pPr>
              <w:rPr>
                <w:rFonts w:cs="Arial"/>
                <w:sz w:val="16"/>
                <w:szCs w:val="16"/>
              </w:rPr>
            </w:pPr>
          </w:p>
        </w:tc>
        <w:tc>
          <w:tcPr>
            <w:tcW w:w="0" w:type="auto"/>
          </w:tcPr>
          <w:p w14:paraId="503B2FEB" w14:textId="56DDFB15" w:rsidR="002511F5" w:rsidRPr="00C2061D" w:rsidRDefault="004E6EDA" w:rsidP="002511F5">
            <w:pPr>
              <w:jc w:val="left"/>
              <w:rPr>
                <w:rFonts w:cs="Arial"/>
                <w:sz w:val="16"/>
                <w:szCs w:val="16"/>
              </w:rPr>
            </w:pPr>
            <w:r w:rsidRPr="00C2061D">
              <w:rPr>
                <w:rFonts w:cs="Arial"/>
                <w:sz w:val="16"/>
                <w:szCs w:val="16"/>
              </w:rPr>
              <w:t>Questionnaires</w:t>
            </w:r>
            <w:r w:rsidR="002511F5" w:rsidRPr="00C2061D">
              <w:rPr>
                <w:rFonts w:cs="Arial"/>
                <w:sz w:val="16"/>
                <w:szCs w:val="16"/>
              </w:rPr>
              <w:t>:</w:t>
            </w:r>
          </w:p>
          <w:p w14:paraId="069FB9A9" w14:textId="264D547B" w:rsidR="002511F5" w:rsidRPr="00C2061D" w:rsidRDefault="002511F5">
            <w:pPr>
              <w:pStyle w:val="ListParagraph"/>
              <w:numPr>
                <w:ilvl w:val="0"/>
                <w:numId w:val="12"/>
              </w:numPr>
              <w:ind w:left="122" w:hanging="142"/>
              <w:jc w:val="left"/>
              <w:rPr>
                <w:rFonts w:cs="Arial"/>
                <w:sz w:val="16"/>
                <w:szCs w:val="16"/>
              </w:rPr>
            </w:pPr>
            <w:r w:rsidRPr="00C2061D">
              <w:rPr>
                <w:rFonts w:cs="Arial"/>
                <w:sz w:val="16"/>
                <w:szCs w:val="16"/>
              </w:rPr>
              <w:t>PSQI</w:t>
            </w:r>
          </w:p>
          <w:p w14:paraId="26DF5100" w14:textId="1D652B4F" w:rsidR="002511F5" w:rsidRPr="00C2061D" w:rsidRDefault="002511F5">
            <w:pPr>
              <w:pStyle w:val="ListParagraph"/>
              <w:numPr>
                <w:ilvl w:val="0"/>
                <w:numId w:val="12"/>
              </w:numPr>
              <w:ind w:left="122" w:hanging="142"/>
              <w:jc w:val="left"/>
              <w:rPr>
                <w:rFonts w:cs="Arial"/>
                <w:sz w:val="16"/>
                <w:szCs w:val="16"/>
              </w:rPr>
            </w:pPr>
            <w:r w:rsidRPr="00C2061D">
              <w:rPr>
                <w:rFonts w:cs="Arial"/>
                <w:sz w:val="16"/>
                <w:szCs w:val="16"/>
              </w:rPr>
              <w:t xml:space="preserve">Hypoglycemia Fear Survey (HFS-II) </w:t>
            </w:r>
          </w:p>
          <w:p w14:paraId="601C3333" w14:textId="2C7E8CC4" w:rsidR="002511F5" w:rsidRPr="00C2061D" w:rsidRDefault="002511F5">
            <w:pPr>
              <w:pStyle w:val="ListParagraph"/>
              <w:numPr>
                <w:ilvl w:val="0"/>
                <w:numId w:val="12"/>
              </w:numPr>
              <w:ind w:left="122" w:hanging="142"/>
              <w:jc w:val="left"/>
              <w:rPr>
                <w:rFonts w:cs="Arial"/>
                <w:sz w:val="16"/>
                <w:szCs w:val="16"/>
              </w:rPr>
            </w:pPr>
            <w:r w:rsidRPr="00C2061D">
              <w:rPr>
                <w:rFonts w:cs="Arial"/>
                <w:sz w:val="16"/>
                <w:szCs w:val="16"/>
              </w:rPr>
              <w:t>PAID</w:t>
            </w:r>
          </w:p>
          <w:p w14:paraId="0B319FED" w14:textId="77777777" w:rsidR="004E2C4E" w:rsidRPr="00C2061D" w:rsidRDefault="004E2C4E" w:rsidP="004E2C4E">
            <w:pPr>
              <w:jc w:val="left"/>
              <w:rPr>
                <w:rFonts w:cs="Arial"/>
                <w:sz w:val="16"/>
                <w:szCs w:val="16"/>
              </w:rPr>
            </w:pPr>
          </w:p>
          <w:p w14:paraId="404F56F5" w14:textId="7F83C415" w:rsidR="004E2C4E" w:rsidRPr="00C2061D" w:rsidRDefault="004E2C4E" w:rsidP="004E2C4E">
            <w:pPr>
              <w:jc w:val="left"/>
              <w:rPr>
                <w:rFonts w:cs="Arial"/>
                <w:sz w:val="16"/>
                <w:szCs w:val="16"/>
              </w:rPr>
            </w:pPr>
            <w:r w:rsidRPr="00C2061D">
              <w:rPr>
                <w:rFonts w:cs="Arial"/>
                <w:sz w:val="16"/>
                <w:szCs w:val="16"/>
              </w:rPr>
              <w:t>Child nocturnal glycemic metrics:</w:t>
            </w:r>
          </w:p>
          <w:p w14:paraId="766B2B5E" w14:textId="77777777" w:rsidR="002511F5" w:rsidRPr="00C2061D" w:rsidRDefault="002511F5">
            <w:pPr>
              <w:pStyle w:val="ListParagraph"/>
              <w:numPr>
                <w:ilvl w:val="0"/>
                <w:numId w:val="12"/>
              </w:numPr>
              <w:ind w:left="122" w:hanging="142"/>
              <w:jc w:val="left"/>
              <w:rPr>
                <w:rFonts w:cs="Arial"/>
                <w:sz w:val="16"/>
                <w:szCs w:val="16"/>
              </w:rPr>
            </w:pPr>
            <w:r w:rsidRPr="00C2061D">
              <w:rPr>
                <w:rFonts w:cs="Arial"/>
                <w:sz w:val="16"/>
                <w:szCs w:val="16"/>
              </w:rPr>
              <w:t>Mean sensor glucose</w:t>
            </w:r>
          </w:p>
          <w:p w14:paraId="5AAD6117" w14:textId="77777777" w:rsidR="002511F5" w:rsidRPr="00C2061D" w:rsidRDefault="002511F5">
            <w:pPr>
              <w:pStyle w:val="ListParagraph"/>
              <w:numPr>
                <w:ilvl w:val="0"/>
                <w:numId w:val="12"/>
              </w:numPr>
              <w:ind w:left="122" w:hanging="142"/>
              <w:jc w:val="left"/>
              <w:rPr>
                <w:rFonts w:cs="Arial"/>
                <w:sz w:val="16"/>
                <w:szCs w:val="16"/>
              </w:rPr>
            </w:pPr>
            <w:r w:rsidRPr="00C2061D">
              <w:rPr>
                <w:rFonts w:cs="Arial"/>
                <w:sz w:val="16"/>
                <w:szCs w:val="16"/>
              </w:rPr>
              <w:t>%TiR; (70–180 mg/dL)</w:t>
            </w:r>
          </w:p>
          <w:p w14:paraId="487294A9" w14:textId="71A1C583" w:rsidR="002511F5" w:rsidRPr="00C2061D" w:rsidRDefault="002511F5">
            <w:pPr>
              <w:pStyle w:val="ListParagraph"/>
              <w:numPr>
                <w:ilvl w:val="0"/>
                <w:numId w:val="12"/>
              </w:numPr>
              <w:ind w:left="122" w:hanging="142"/>
              <w:jc w:val="left"/>
              <w:rPr>
                <w:rFonts w:cs="Arial"/>
                <w:sz w:val="16"/>
                <w:szCs w:val="16"/>
              </w:rPr>
            </w:pPr>
            <w:r w:rsidRPr="00C2061D">
              <w:rPr>
                <w:rFonts w:cs="Arial"/>
                <w:sz w:val="16"/>
                <w:szCs w:val="16"/>
              </w:rPr>
              <w:t>%TBR: (&lt;70 and &lt;54 mg/dL)</w:t>
            </w:r>
          </w:p>
          <w:p w14:paraId="6EBDE10C" w14:textId="77777777" w:rsidR="002511F5" w:rsidRPr="00C2061D" w:rsidRDefault="002511F5">
            <w:pPr>
              <w:pStyle w:val="ListParagraph"/>
              <w:numPr>
                <w:ilvl w:val="0"/>
                <w:numId w:val="12"/>
              </w:numPr>
              <w:ind w:left="122" w:hanging="142"/>
              <w:jc w:val="left"/>
              <w:rPr>
                <w:rFonts w:cs="Arial"/>
                <w:sz w:val="16"/>
                <w:szCs w:val="16"/>
              </w:rPr>
            </w:pPr>
            <w:r w:rsidRPr="00C2061D">
              <w:rPr>
                <w:rFonts w:cs="Arial"/>
                <w:sz w:val="16"/>
                <w:szCs w:val="16"/>
              </w:rPr>
              <w:t>%TAR: (&gt;180 mg/dL)</w:t>
            </w:r>
          </w:p>
          <w:p w14:paraId="79C732E5" w14:textId="513AF0E0" w:rsidR="002511F5" w:rsidRPr="00C2061D" w:rsidRDefault="002511F5" w:rsidP="002511F5">
            <w:pPr>
              <w:ind w:left="-20"/>
              <w:jc w:val="left"/>
              <w:rPr>
                <w:rFonts w:cs="Arial"/>
                <w:sz w:val="16"/>
                <w:szCs w:val="16"/>
              </w:rPr>
            </w:pPr>
          </w:p>
        </w:tc>
        <w:tc>
          <w:tcPr>
            <w:tcW w:w="0" w:type="auto"/>
          </w:tcPr>
          <w:p w14:paraId="25BD5894" w14:textId="77777777" w:rsidR="002511F5" w:rsidRPr="00C2061D" w:rsidRDefault="00D624DD" w:rsidP="00D624DD">
            <w:pPr>
              <w:rPr>
                <w:rFonts w:cs="Arial"/>
                <w:sz w:val="16"/>
                <w:szCs w:val="16"/>
              </w:rPr>
            </w:pPr>
            <w:r w:rsidRPr="00C2061D">
              <w:rPr>
                <w:rFonts w:cs="Arial"/>
                <w:sz w:val="16"/>
                <w:szCs w:val="16"/>
              </w:rPr>
              <w:t xml:space="preserve">Of the </w:t>
            </w:r>
            <w:proofErr w:type="gramStart"/>
            <w:r w:rsidRPr="00C2061D">
              <w:rPr>
                <w:rFonts w:cs="Arial"/>
                <w:sz w:val="16"/>
                <w:szCs w:val="16"/>
              </w:rPr>
              <w:t>49 included</w:t>
            </w:r>
            <w:proofErr w:type="gramEnd"/>
            <w:r w:rsidRPr="00C2061D">
              <w:rPr>
                <w:rFonts w:cs="Arial"/>
                <w:sz w:val="16"/>
                <w:szCs w:val="16"/>
              </w:rPr>
              <w:t xml:space="preserve"> poor sleepers, 27 became good sleepers.</w:t>
            </w:r>
          </w:p>
          <w:p w14:paraId="394362BD" w14:textId="77777777" w:rsidR="00B51C60" w:rsidRPr="00C2061D" w:rsidRDefault="00B51C60" w:rsidP="00D624DD">
            <w:pPr>
              <w:rPr>
                <w:rFonts w:cs="Arial"/>
                <w:sz w:val="16"/>
                <w:szCs w:val="16"/>
              </w:rPr>
            </w:pPr>
          </w:p>
          <w:p w14:paraId="249336BD" w14:textId="77777777" w:rsidR="00C262FC" w:rsidRPr="00C2061D" w:rsidRDefault="00B51C60" w:rsidP="00D624DD">
            <w:pPr>
              <w:rPr>
                <w:rFonts w:cs="Arial"/>
                <w:sz w:val="16"/>
                <w:szCs w:val="16"/>
              </w:rPr>
            </w:pPr>
            <w:r w:rsidRPr="00C2061D">
              <w:rPr>
                <w:rFonts w:cs="Arial"/>
                <w:sz w:val="16"/>
                <w:szCs w:val="16"/>
              </w:rPr>
              <w:t>Children in the CLC group demonstrated significant improvements in mean sensor glucose levels, reduced glucose variability, and increased TIR during nighttime hours.</w:t>
            </w:r>
          </w:p>
          <w:p w14:paraId="0363C16D" w14:textId="77777777" w:rsidR="00C262FC" w:rsidRPr="00C2061D" w:rsidRDefault="00C262FC" w:rsidP="00D624DD">
            <w:pPr>
              <w:rPr>
                <w:rFonts w:cs="Arial"/>
                <w:sz w:val="16"/>
                <w:szCs w:val="16"/>
              </w:rPr>
            </w:pPr>
          </w:p>
          <w:p w14:paraId="555C3465" w14:textId="5DD3806A" w:rsidR="00B51C60" w:rsidRPr="00C2061D" w:rsidRDefault="00B51C60" w:rsidP="00D624DD">
            <w:pPr>
              <w:rPr>
                <w:rFonts w:cs="Arial"/>
                <w:sz w:val="16"/>
                <w:szCs w:val="16"/>
              </w:rPr>
            </w:pPr>
            <w:r w:rsidRPr="00C2061D">
              <w:rPr>
                <w:rFonts w:cs="Arial"/>
                <w:sz w:val="16"/>
                <w:szCs w:val="16"/>
              </w:rPr>
              <w:t>However, there was a slight increase in the %T</w:t>
            </w:r>
            <w:r w:rsidR="00024E02">
              <w:rPr>
                <w:rFonts w:cs="Arial"/>
                <w:sz w:val="16"/>
                <w:szCs w:val="16"/>
              </w:rPr>
              <w:t>B</w:t>
            </w:r>
            <w:r w:rsidRPr="00C2061D">
              <w:rPr>
                <w:rFonts w:cs="Arial"/>
                <w:sz w:val="16"/>
                <w:szCs w:val="16"/>
              </w:rPr>
              <w:t>R&lt;54 mg/dL from 0.0% to 0.1% (p = 0.040).</w:t>
            </w:r>
          </w:p>
          <w:p w14:paraId="3CEE75F7" w14:textId="77777777" w:rsidR="00B51C60" w:rsidRPr="00C2061D" w:rsidRDefault="00B51C60" w:rsidP="00D624DD">
            <w:pPr>
              <w:rPr>
                <w:rFonts w:cs="Arial"/>
                <w:sz w:val="16"/>
                <w:szCs w:val="16"/>
              </w:rPr>
            </w:pPr>
          </w:p>
          <w:p w14:paraId="69F8825C" w14:textId="3B58D7C3" w:rsidR="00B51C60" w:rsidRPr="00C2061D" w:rsidRDefault="00B51C60" w:rsidP="00D624DD">
            <w:pPr>
              <w:rPr>
                <w:rFonts w:cs="Arial"/>
                <w:sz w:val="16"/>
                <w:szCs w:val="16"/>
              </w:rPr>
            </w:pPr>
          </w:p>
        </w:tc>
        <w:tc>
          <w:tcPr>
            <w:tcW w:w="0" w:type="auto"/>
          </w:tcPr>
          <w:p w14:paraId="7DADF755" w14:textId="0B3D5D0B" w:rsidR="002511F5" w:rsidRPr="00C2061D" w:rsidRDefault="004E6EDA" w:rsidP="002511F5">
            <w:pPr>
              <w:rPr>
                <w:rFonts w:cs="Arial"/>
                <w:sz w:val="16"/>
                <w:szCs w:val="16"/>
              </w:rPr>
            </w:pPr>
            <w:r w:rsidRPr="00C2061D">
              <w:rPr>
                <w:rFonts w:cs="Arial"/>
                <w:sz w:val="16"/>
                <w:szCs w:val="16"/>
              </w:rPr>
              <w:t>No device-related AEs or safety issues were reported.</w:t>
            </w:r>
          </w:p>
        </w:tc>
        <w:tc>
          <w:tcPr>
            <w:tcW w:w="0" w:type="auto"/>
          </w:tcPr>
          <w:p w14:paraId="15F67802" w14:textId="0205E89B" w:rsidR="002511F5" w:rsidRPr="00C2061D" w:rsidRDefault="004E6EDA" w:rsidP="002511F5">
            <w:pPr>
              <w:rPr>
                <w:rFonts w:cs="Arial"/>
                <w:sz w:val="16"/>
                <w:szCs w:val="16"/>
              </w:rPr>
            </w:pPr>
            <w:r w:rsidRPr="00C2061D">
              <w:rPr>
                <w:rFonts w:cs="Arial"/>
                <w:sz w:val="16"/>
                <w:szCs w:val="16"/>
              </w:rPr>
              <w:t>The Control-IQ* system generally maintained safe glucose levels at night. However, there was a slight but notable increase in very low glucose events (&lt;54 mg/dL), suggesting a good but not perfect ability to prevent severe hypoglycemia.</w:t>
            </w:r>
          </w:p>
        </w:tc>
      </w:tr>
      <w:tr w:rsidR="004D4B1D" w:rsidRPr="00C2061D" w14:paraId="63410B18" w14:textId="77777777" w:rsidTr="00B917A1">
        <w:tc>
          <w:tcPr>
            <w:tcW w:w="0" w:type="auto"/>
          </w:tcPr>
          <w:p w14:paraId="63DED5AF" w14:textId="041FECC0" w:rsidR="002511F5" w:rsidRPr="00C2061D" w:rsidRDefault="00911D04" w:rsidP="002511F5">
            <w:pPr>
              <w:rPr>
                <w:rFonts w:cs="Arial"/>
                <w:bCs/>
                <w:sz w:val="16"/>
                <w:szCs w:val="16"/>
              </w:rPr>
            </w:pPr>
            <w:bookmarkStart w:id="118" w:name="_Hlk182902467"/>
            <w:bookmarkEnd w:id="117"/>
            <w:r w:rsidRPr="00C2061D">
              <w:rPr>
                <w:rFonts w:cs="Arial"/>
                <w:bCs/>
                <w:sz w:val="16"/>
                <w:szCs w:val="16"/>
              </w:rPr>
              <w:t xml:space="preserve">Graham et al (2024) </w:t>
            </w:r>
            <w:r w:rsidRPr="00C2061D">
              <w:rPr>
                <w:rFonts w:cs="Arial"/>
                <w:bCs/>
                <w:sz w:val="16"/>
                <w:szCs w:val="16"/>
              </w:rPr>
              <w:fldChar w:fldCharType="begin">
                <w:fldData xml:space="preserve">PEVuZE5vdGU+PENpdGU+PEF1dGhvcj5HcmFoYW08L0F1dGhvcj48WWVhcj4yMDI0PC9ZZWFyPjxS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PEVuZE5vdGU+PENpdGU+PEF1dGhvcj5HcmFoYW08L0F1dGhvcj48WWVhcj4yMDI0PC9ZZWFyPjxS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(37, 38)</w:t>
            </w:r>
            <w:r w:rsidRPr="00C2061D">
              <w:rPr>
                <w:rFonts w:cs="Arial"/>
                <w:bCs/>
                <w:sz w:val="16"/>
                <w:szCs w:val="16"/>
              </w:rPr>
              <w:fldChar w:fldCharType="end"/>
            </w:r>
          </w:p>
        </w:tc>
        <w:tc>
          <w:tcPr>
            <w:tcW w:w="0" w:type="auto"/>
          </w:tcPr>
          <w:p w14:paraId="1C48637A" w14:textId="63D99C30" w:rsidR="002511F5" w:rsidRPr="00C2061D" w:rsidRDefault="00B93711" w:rsidP="002511F5">
            <w:pPr>
              <w:rPr>
                <w:rFonts w:cs="Arial"/>
                <w:sz w:val="16"/>
                <w:szCs w:val="16"/>
              </w:rPr>
            </w:pPr>
            <w:r w:rsidRPr="00C2061D">
              <w:rPr>
                <w:rFonts w:cs="Arial"/>
                <w:sz w:val="16"/>
                <w:szCs w:val="16"/>
              </w:rPr>
              <w:t>The t-slim X2 insulin pump with Control-IQ</w:t>
            </w:r>
            <w:r w:rsidR="00B11F68" w:rsidRPr="00C2061D">
              <w:rPr>
                <w:rFonts w:cs="Arial"/>
                <w:sz w:val="16"/>
                <w:szCs w:val="16"/>
              </w:rPr>
              <w:t>*</w:t>
            </w:r>
            <w:r w:rsidRPr="00C2061D">
              <w:rPr>
                <w:rFonts w:cs="Arial"/>
                <w:sz w:val="16"/>
                <w:szCs w:val="16"/>
              </w:rPr>
              <w:t xml:space="preserve"> technology was used for automated insulin delivery in conjunction with the Dexcom G6 CGM system.</w:t>
            </w:r>
          </w:p>
          <w:p w14:paraId="120E489C" w14:textId="77777777" w:rsidR="00123185" w:rsidRPr="00C2061D" w:rsidRDefault="00123185" w:rsidP="002511F5">
            <w:pPr>
              <w:rPr>
                <w:rFonts w:cs="Arial"/>
                <w:sz w:val="16"/>
                <w:szCs w:val="16"/>
              </w:rPr>
            </w:pPr>
          </w:p>
          <w:p w14:paraId="76B89681" w14:textId="6E31B2C0" w:rsidR="00123185" w:rsidRPr="00C2061D" w:rsidRDefault="00123185" w:rsidP="002511F5">
            <w:pPr>
              <w:rPr>
                <w:rFonts w:cs="Arial"/>
                <w:sz w:val="16"/>
                <w:szCs w:val="16"/>
              </w:rPr>
            </w:pPr>
          </w:p>
        </w:tc>
        <w:tc>
          <w:tcPr>
            <w:tcW w:w="0" w:type="auto"/>
          </w:tcPr>
          <w:p w14:paraId="2272BD57" w14:textId="592C4643" w:rsidR="002511F5" w:rsidRPr="00C2061D" w:rsidRDefault="0093078A" w:rsidP="002511F5">
            <w:pPr>
              <w:rPr>
                <w:rFonts w:cs="Arial"/>
                <w:sz w:val="16"/>
                <w:szCs w:val="16"/>
              </w:rPr>
            </w:pPr>
            <w:r w:rsidRPr="00C2061D">
              <w:rPr>
                <w:rFonts w:cs="Arial"/>
                <w:sz w:val="16"/>
                <w:szCs w:val="16"/>
              </w:rPr>
              <w:t>To evaluate the safety, performance, and patient satisfaction of the t-slim X2 insulin pump with Control-IQ* technology in real-world, decentralized settings during the COVID-19 pandemic, and to explore the feasibility of using decentralized study methods for post-market surveillance</w:t>
            </w:r>
            <w:r w:rsidR="00EA7E07" w:rsidRPr="00C2061D">
              <w:rPr>
                <w:rFonts w:cs="Arial"/>
                <w:sz w:val="16"/>
                <w:szCs w:val="16"/>
              </w:rPr>
              <w:t xml:space="preserve"> (PMS)</w:t>
            </w:r>
            <w:r w:rsidRPr="00C2061D">
              <w:rPr>
                <w:rFonts w:cs="Arial"/>
                <w:sz w:val="16"/>
                <w:szCs w:val="16"/>
              </w:rPr>
              <w:t>.</w:t>
            </w:r>
          </w:p>
        </w:tc>
        <w:tc>
          <w:tcPr>
            <w:tcW w:w="0" w:type="auto"/>
          </w:tcPr>
          <w:p w14:paraId="5264EAEE" w14:textId="77777777" w:rsidR="002511F5" w:rsidRPr="00C2061D" w:rsidRDefault="00EA7E07" w:rsidP="002511F5">
            <w:pPr>
              <w:rPr>
                <w:rFonts w:cs="Arial"/>
                <w:sz w:val="16"/>
                <w:szCs w:val="16"/>
              </w:rPr>
            </w:pPr>
            <w:r w:rsidRPr="00C2061D">
              <w:rPr>
                <w:rFonts w:cs="Arial"/>
                <w:sz w:val="16"/>
                <w:szCs w:val="16"/>
              </w:rPr>
              <w:t>Decentralized, prospective, PMS study</w:t>
            </w:r>
            <w:r w:rsidR="00066DE2" w:rsidRPr="00C2061D">
              <w:rPr>
                <w:rFonts w:cs="Arial"/>
                <w:sz w:val="16"/>
                <w:szCs w:val="16"/>
              </w:rPr>
              <w:t>.</w:t>
            </w:r>
          </w:p>
          <w:p w14:paraId="2FA4E927" w14:textId="77777777" w:rsidR="00066DE2" w:rsidRPr="00C2061D" w:rsidRDefault="00066DE2" w:rsidP="002511F5">
            <w:pPr>
              <w:rPr>
                <w:rFonts w:cs="Arial"/>
                <w:sz w:val="16"/>
                <w:szCs w:val="16"/>
              </w:rPr>
            </w:pPr>
          </w:p>
          <w:p w14:paraId="2DC6DFD2" w14:textId="77777777" w:rsidR="00066DE2" w:rsidRPr="00C2061D" w:rsidRDefault="00066DE2" w:rsidP="002511F5">
            <w:pPr>
              <w:rPr>
                <w:rFonts w:cs="Arial"/>
                <w:sz w:val="16"/>
                <w:szCs w:val="16"/>
              </w:rPr>
            </w:pPr>
            <w:r w:rsidRPr="00C2061D">
              <w:rPr>
                <w:rFonts w:cs="Arial"/>
                <w:sz w:val="16"/>
                <w:szCs w:val="16"/>
              </w:rPr>
              <w:t xml:space="preserve">The study included 2,998 </w:t>
            </w:r>
            <w:r w:rsidR="00704F3D" w:rsidRPr="00C2061D">
              <w:rPr>
                <w:rFonts w:cs="Arial"/>
                <w:sz w:val="16"/>
                <w:szCs w:val="16"/>
              </w:rPr>
              <w:t xml:space="preserve">children (6–13 years), adolescents (14–17 years), and adults (18+ years) </w:t>
            </w:r>
            <w:r w:rsidRPr="00C2061D">
              <w:rPr>
                <w:rFonts w:cs="Arial"/>
                <w:sz w:val="16"/>
                <w:szCs w:val="16"/>
              </w:rPr>
              <w:t>with T1D.</w:t>
            </w:r>
          </w:p>
          <w:p w14:paraId="52FA9493" w14:textId="77777777" w:rsidR="00123185" w:rsidRPr="00C2061D" w:rsidRDefault="00123185" w:rsidP="002511F5">
            <w:pPr>
              <w:rPr>
                <w:rFonts w:cs="Arial"/>
                <w:sz w:val="16"/>
                <w:szCs w:val="16"/>
              </w:rPr>
            </w:pPr>
          </w:p>
          <w:p w14:paraId="4ACB1D31" w14:textId="714D04E2" w:rsidR="000470AE" w:rsidRPr="00C2061D" w:rsidRDefault="000470AE" w:rsidP="002511F5">
            <w:pPr>
              <w:rPr>
                <w:rFonts w:cs="Arial"/>
                <w:sz w:val="16"/>
                <w:szCs w:val="16"/>
              </w:rPr>
            </w:pPr>
            <w:r w:rsidRPr="00C2061D">
              <w:rPr>
                <w:rFonts w:cs="Arial"/>
                <w:sz w:val="16"/>
                <w:szCs w:val="16"/>
              </w:rPr>
              <w:t xml:space="preserve">Participants agreed to use the device for 12 months, with monthly </w:t>
            </w:r>
            <w:r w:rsidRPr="00C2061D">
              <w:rPr>
                <w:rFonts w:cs="Arial"/>
                <w:sz w:val="16"/>
                <w:szCs w:val="16"/>
              </w:rPr>
              <w:lastRenderedPageBreak/>
              <w:t>surveys and CGM data</w:t>
            </w:r>
            <w:r w:rsidR="00B751F6" w:rsidRPr="00C2061D">
              <w:rPr>
                <w:rFonts w:cs="Arial"/>
                <w:sz w:val="16"/>
                <w:szCs w:val="16"/>
              </w:rPr>
              <w:t xml:space="preserve"> being</w:t>
            </w:r>
            <w:r w:rsidRPr="00C2061D">
              <w:rPr>
                <w:rFonts w:cs="Arial"/>
                <w:sz w:val="16"/>
                <w:szCs w:val="16"/>
              </w:rPr>
              <w:t xml:space="preserve"> collected at least every 3 months.</w:t>
            </w:r>
          </w:p>
          <w:p w14:paraId="6E5D7F1C" w14:textId="77777777" w:rsidR="000470AE" w:rsidRPr="00C2061D" w:rsidRDefault="000470AE" w:rsidP="002511F5">
            <w:pPr>
              <w:rPr>
                <w:rFonts w:cs="Arial"/>
                <w:sz w:val="16"/>
                <w:szCs w:val="16"/>
              </w:rPr>
            </w:pPr>
          </w:p>
          <w:p w14:paraId="26D66A6E" w14:textId="5E91AA7C" w:rsidR="00123185" w:rsidRPr="00C2061D" w:rsidRDefault="00123185" w:rsidP="00BC7014">
            <w:pPr>
              <w:rPr>
                <w:rFonts w:cs="Arial"/>
                <w:sz w:val="16"/>
                <w:szCs w:val="16"/>
              </w:rPr>
            </w:pPr>
            <w:r w:rsidRPr="00C2061D">
              <w:rPr>
                <w:rFonts w:cs="Arial"/>
                <w:sz w:val="16"/>
                <w:szCs w:val="16"/>
              </w:rPr>
              <w:t>Data collection spanned a 19-month period from August 2020 to March 2022.</w:t>
            </w:r>
          </w:p>
        </w:tc>
        <w:tc>
          <w:tcPr>
            <w:tcW w:w="0" w:type="auto"/>
          </w:tcPr>
          <w:p w14:paraId="38869DD2" w14:textId="18CB79EB" w:rsidR="002511F5" w:rsidRPr="00C2061D" w:rsidRDefault="003B1BAF" w:rsidP="002511F5">
            <w:pPr>
              <w:jc w:val="left"/>
              <w:rPr>
                <w:rFonts w:cs="Arial"/>
                <w:sz w:val="16"/>
                <w:szCs w:val="16"/>
              </w:rPr>
            </w:pPr>
            <w:r w:rsidRPr="00C2061D">
              <w:rPr>
                <w:rFonts w:cs="Arial"/>
                <w:sz w:val="16"/>
                <w:szCs w:val="16"/>
              </w:rPr>
              <w:lastRenderedPageBreak/>
              <w:t>Primary endpoint:</w:t>
            </w:r>
          </w:p>
          <w:p w14:paraId="74DBC4D4" w14:textId="03FC731E" w:rsidR="003B1BAF" w:rsidRPr="00C2061D" w:rsidRDefault="00BC7014">
            <w:pPr>
              <w:pStyle w:val="ListParagraph"/>
              <w:numPr>
                <w:ilvl w:val="0"/>
                <w:numId w:val="17"/>
              </w:numPr>
              <w:ind w:left="175" w:hanging="175"/>
              <w:jc w:val="left"/>
              <w:rPr>
                <w:rFonts w:cs="Arial"/>
                <w:sz w:val="16"/>
                <w:szCs w:val="16"/>
              </w:rPr>
            </w:pPr>
            <w:r w:rsidRPr="00C2061D">
              <w:rPr>
                <w:rFonts w:cs="Arial"/>
                <w:sz w:val="16"/>
                <w:szCs w:val="16"/>
              </w:rPr>
              <w:t>Incidence rate of severe hypoglycemia</w:t>
            </w:r>
          </w:p>
          <w:p w14:paraId="49CFEB6A" w14:textId="77865226" w:rsidR="00BC7014" w:rsidRPr="00C2061D" w:rsidRDefault="00BC7014">
            <w:pPr>
              <w:pStyle w:val="ListParagraph"/>
              <w:numPr>
                <w:ilvl w:val="0"/>
                <w:numId w:val="17"/>
              </w:numPr>
              <w:ind w:left="175" w:hanging="175"/>
              <w:jc w:val="left"/>
              <w:rPr>
                <w:rFonts w:cs="Arial"/>
                <w:sz w:val="16"/>
                <w:szCs w:val="16"/>
              </w:rPr>
            </w:pPr>
            <w:r w:rsidRPr="00C2061D">
              <w:rPr>
                <w:rFonts w:cs="Arial"/>
                <w:sz w:val="16"/>
                <w:szCs w:val="16"/>
              </w:rPr>
              <w:t>Incidence rate of diabetic ketoacidosis (DKA)</w:t>
            </w:r>
          </w:p>
          <w:p w14:paraId="61BFEFF4" w14:textId="12D48411" w:rsidR="00BC7014" w:rsidRPr="00C2061D" w:rsidRDefault="00BC7014">
            <w:pPr>
              <w:pStyle w:val="ListParagraph"/>
              <w:numPr>
                <w:ilvl w:val="0"/>
                <w:numId w:val="17"/>
              </w:numPr>
              <w:ind w:left="175" w:hanging="175"/>
              <w:jc w:val="left"/>
              <w:rPr>
                <w:rFonts w:cs="Arial"/>
                <w:sz w:val="16"/>
                <w:szCs w:val="16"/>
              </w:rPr>
            </w:pPr>
            <w:r w:rsidRPr="00C2061D">
              <w:rPr>
                <w:rFonts w:cs="Arial"/>
                <w:sz w:val="16"/>
                <w:szCs w:val="16"/>
              </w:rPr>
              <w:t>Safety issues</w:t>
            </w:r>
          </w:p>
          <w:p w14:paraId="10606320" w14:textId="77777777" w:rsidR="003B1BAF" w:rsidRPr="00C2061D" w:rsidRDefault="003B1BAF" w:rsidP="003B1BAF">
            <w:pPr>
              <w:jc w:val="left"/>
              <w:rPr>
                <w:rFonts w:cs="Arial"/>
                <w:sz w:val="16"/>
                <w:szCs w:val="16"/>
              </w:rPr>
            </w:pPr>
          </w:p>
          <w:p w14:paraId="5A4B5740" w14:textId="77777777" w:rsidR="003B1BAF" w:rsidRPr="00C2061D" w:rsidRDefault="003B1BAF" w:rsidP="003B1BAF">
            <w:pPr>
              <w:jc w:val="left"/>
              <w:rPr>
                <w:rFonts w:cs="Arial"/>
                <w:sz w:val="16"/>
                <w:szCs w:val="16"/>
              </w:rPr>
            </w:pPr>
            <w:r w:rsidRPr="00C2061D">
              <w:rPr>
                <w:rFonts w:cs="Arial"/>
                <w:sz w:val="16"/>
                <w:szCs w:val="16"/>
              </w:rPr>
              <w:t>Secondary endpoints:</w:t>
            </w:r>
          </w:p>
          <w:p w14:paraId="52C3B1A9" w14:textId="77777777" w:rsidR="003B1BAF" w:rsidRPr="00C2061D" w:rsidRDefault="003B1BAF">
            <w:pPr>
              <w:pStyle w:val="ListParagraph"/>
              <w:numPr>
                <w:ilvl w:val="0"/>
                <w:numId w:val="17"/>
              </w:numPr>
              <w:ind w:left="175" w:hanging="175"/>
              <w:jc w:val="left"/>
              <w:rPr>
                <w:rFonts w:cs="Arial"/>
                <w:sz w:val="16"/>
                <w:szCs w:val="16"/>
              </w:rPr>
            </w:pPr>
            <w:r w:rsidRPr="00C2061D">
              <w:rPr>
                <w:rFonts w:cs="Arial"/>
                <w:sz w:val="16"/>
                <w:szCs w:val="16"/>
              </w:rPr>
              <w:t>%TiR; (70–180 mg/dL)</w:t>
            </w:r>
          </w:p>
          <w:p w14:paraId="38838074" w14:textId="77777777" w:rsidR="003B1BAF" w:rsidRPr="00C2061D" w:rsidRDefault="003B1BAF">
            <w:pPr>
              <w:pStyle w:val="ListParagraph"/>
              <w:numPr>
                <w:ilvl w:val="0"/>
                <w:numId w:val="17"/>
              </w:numPr>
              <w:ind w:left="175" w:hanging="175"/>
              <w:jc w:val="left"/>
              <w:rPr>
                <w:rFonts w:cs="Arial"/>
                <w:sz w:val="16"/>
                <w:szCs w:val="16"/>
              </w:rPr>
            </w:pPr>
            <w:r w:rsidRPr="00C2061D">
              <w:rPr>
                <w:rFonts w:cs="Arial"/>
                <w:sz w:val="16"/>
                <w:szCs w:val="16"/>
              </w:rPr>
              <w:lastRenderedPageBreak/>
              <w:t>%TBR: (&lt;70 and &lt;54 mg/dL)</w:t>
            </w:r>
          </w:p>
          <w:p w14:paraId="27E3B6BD" w14:textId="163CC4E2" w:rsidR="003B1BAF" w:rsidRPr="00C2061D" w:rsidRDefault="003B1BAF">
            <w:pPr>
              <w:pStyle w:val="ListParagraph"/>
              <w:numPr>
                <w:ilvl w:val="0"/>
                <w:numId w:val="17"/>
              </w:numPr>
              <w:ind w:left="175" w:hanging="175"/>
              <w:jc w:val="left"/>
              <w:rPr>
                <w:rFonts w:cs="Arial"/>
                <w:sz w:val="16"/>
                <w:szCs w:val="16"/>
              </w:rPr>
            </w:pPr>
            <w:r w:rsidRPr="00C2061D">
              <w:rPr>
                <w:rFonts w:cs="Arial"/>
                <w:sz w:val="16"/>
                <w:szCs w:val="16"/>
              </w:rPr>
              <w:t>%TAR: (&gt;180</w:t>
            </w:r>
            <w:r w:rsidR="000470AE" w:rsidRPr="00C2061D">
              <w:rPr>
                <w:rFonts w:cs="Arial"/>
                <w:sz w:val="16"/>
                <w:szCs w:val="16"/>
              </w:rPr>
              <w:t xml:space="preserve"> and &gt;250</w:t>
            </w:r>
            <w:r w:rsidRPr="00C2061D">
              <w:rPr>
                <w:rFonts w:cs="Arial"/>
                <w:sz w:val="16"/>
                <w:szCs w:val="16"/>
              </w:rPr>
              <w:t xml:space="preserve"> mg/dL)</w:t>
            </w:r>
          </w:p>
          <w:p w14:paraId="4938A437" w14:textId="77777777" w:rsidR="003B1BAF" w:rsidRPr="00C2061D" w:rsidRDefault="003B1BAF">
            <w:pPr>
              <w:pStyle w:val="ListParagraph"/>
              <w:numPr>
                <w:ilvl w:val="0"/>
                <w:numId w:val="17"/>
              </w:numPr>
              <w:ind w:left="175" w:hanging="175"/>
              <w:jc w:val="left"/>
              <w:rPr>
                <w:rFonts w:cs="Arial"/>
                <w:sz w:val="16"/>
                <w:szCs w:val="16"/>
              </w:rPr>
            </w:pPr>
            <w:r w:rsidRPr="00C2061D">
              <w:rPr>
                <w:rFonts w:cs="Arial"/>
                <w:sz w:val="16"/>
                <w:szCs w:val="16"/>
              </w:rPr>
              <w:t>Mean glucose levels</w:t>
            </w:r>
          </w:p>
          <w:p w14:paraId="140FFA11" w14:textId="77777777" w:rsidR="003B1BAF" w:rsidRPr="00C2061D" w:rsidRDefault="003B1BAF">
            <w:pPr>
              <w:pStyle w:val="ListParagraph"/>
              <w:numPr>
                <w:ilvl w:val="0"/>
                <w:numId w:val="17"/>
              </w:numPr>
              <w:ind w:left="175" w:hanging="175"/>
              <w:jc w:val="left"/>
              <w:rPr>
                <w:rFonts w:cs="Arial"/>
                <w:sz w:val="16"/>
                <w:szCs w:val="16"/>
              </w:rPr>
            </w:pPr>
            <w:r w:rsidRPr="00C2061D">
              <w:rPr>
                <w:rFonts w:cs="Arial"/>
                <w:sz w:val="16"/>
                <w:szCs w:val="16"/>
              </w:rPr>
              <w:t>Patient satisfaction</w:t>
            </w:r>
          </w:p>
          <w:p w14:paraId="7C0165BD" w14:textId="77777777" w:rsidR="003B1BAF" w:rsidRPr="00C2061D" w:rsidRDefault="003B1BAF">
            <w:pPr>
              <w:pStyle w:val="ListParagraph"/>
              <w:numPr>
                <w:ilvl w:val="0"/>
                <w:numId w:val="17"/>
              </w:numPr>
              <w:ind w:left="175" w:hanging="175"/>
              <w:jc w:val="left"/>
              <w:rPr>
                <w:rFonts w:cs="Arial"/>
                <w:sz w:val="16"/>
                <w:szCs w:val="16"/>
              </w:rPr>
            </w:pPr>
            <w:r w:rsidRPr="00C2061D">
              <w:rPr>
                <w:rFonts w:cs="Arial"/>
                <w:sz w:val="16"/>
                <w:szCs w:val="16"/>
              </w:rPr>
              <w:t>Sleep quality</w:t>
            </w:r>
          </w:p>
          <w:p w14:paraId="0ABDBDCE" w14:textId="4BE42A0C" w:rsidR="003B1BAF" w:rsidRPr="00C2061D" w:rsidRDefault="003B1BAF">
            <w:pPr>
              <w:pStyle w:val="ListParagraph"/>
              <w:numPr>
                <w:ilvl w:val="0"/>
                <w:numId w:val="17"/>
              </w:numPr>
              <w:ind w:left="175" w:hanging="175"/>
              <w:jc w:val="left"/>
              <w:rPr>
                <w:rFonts w:cs="Arial"/>
                <w:sz w:val="16"/>
                <w:szCs w:val="16"/>
              </w:rPr>
            </w:pPr>
            <w:r w:rsidRPr="00C2061D">
              <w:rPr>
                <w:rFonts w:cs="Arial"/>
                <w:sz w:val="16"/>
                <w:szCs w:val="16"/>
              </w:rPr>
              <w:t>Diabetes impact</w:t>
            </w:r>
          </w:p>
        </w:tc>
        <w:tc>
          <w:tcPr>
            <w:tcW w:w="0" w:type="auto"/>
          </w:tcPr>
          <w:p w14:paraId="25118A7E" w14:textId="77777777" w:rsidR="002511F5" w:rsidRPr="00C2061D" w:rsidRDefault="00FF7591" w:rsidP="00FF7591">
            <w:pPr>
              <w:rPr>
                <w:rFonts w:cs="Arial"/>
                <w:sz w:val="16"/>
                <w:szCs w:val="16"/>
              </w:rPr>
            </w:pPr>
            <w:r w:rsidRPr="00C2061D">
              <w:rPr>
                <w:rFonts w:cs="Arial"/>
                <w:sz w:val="16"/>
                <w:szCs w:val="16"/>
              </w:rPr>
              <w:lastRenderedPageBreak/>
              <w:t xml:space="preserve">The rate of severe hypoglycemia was reduced compared to historical rates, with children experiencing 9.31 events per 100 patient years versus 19.31 events historically (P &lt; 0.01) and adults showing 9.77 events per 100 patient years compared to 29.49 historically (P &lt; </w:t>
            </w:r>
            <w:r w:rsidRPr="00C2061D">
              <w:rPr>
                <w:rFonts w:cs="Arial"/>
                <w:sz w:val="16"/>
                <w:szCs w:val="16"/>
              </w:rPr>
              <w:lastRenderedPageBreak/>
              <w:t>0.01). Similarly, DKA rates were significantly lower in both age groups.</w:t>
            </w:r>
          </w:p>
          <w:p w14:paraId="539A5FB7" w14:textId="77777777" w:rsidR="00346723" w:rsidRPr="00C2061D" w:rsidRDefault="00346723" w:rsidP="00FF7591">
            <w:pPr>
              <w:rPr>
                <w:rFonts w:cs="Arial"/>
                <w:sz w:val="16"/>
                <w:szCs w:val="16"/>
              </w:rPr>
            </w:pPr>
          </w:p>
          <w:p w14:paraId="2311925D" w14:textId="77777777" w:rsidR="00346723" w:rsidRPr="00C2061D" w:rsidRDefault="00346723" w:rsidP="00FF7591">
            <w:pPr>
              <w:rPr>
                <w:rFonts w:cs="Arial"/>
                <w:sz w:val="16"/>
                <w:szCs w:val="16"/>
              </w:rPr>
            </w:pPr>
            <w:r w:rsidRPr="00C2061D">
              <w:rPr>
                <w:rFonts w:cs="Arial"/>
                <w:sz w:val="16"/>
                <w:szCs w:val="16"/>
              </w:rPr>
              <w:t xml:space="preserve">The %TiR was 70.1% (61.0–78.8) for adults, 61.2% (52.4–70.5) for children, 60.9% (50.1–71.8) for adolescents, and 67.3% (57.4–76.9) overall. </w:t>
            </w:r>
          </w:p>
          <w:p w14:paraId="57EA90BE" w14:textId="77777777" w:rsidR="00346723" w:rsidRPr="00C2061D" w:rsidRDefault="00346723" w:rsidP="00FF7591">
            <w:pPr>
              <w:rPr>
                <w:rFonts w:cs="Arial"/>
                <w:sz w:val="16"/>
                <w:szCs w:val="16"/>
              </w:rPr>
            </w:pPr>
          </w:p>
          <w:p w14:paraId="50939B56" w14:textId="77777777" w:rsidR="00346723" w:rsidRPr="00C2061D" w:rsidRDefault="00346723" w:rsidP="00FF7591">
            <w:pPr>
              <w:rPr>
                <w:rFonts w:cs="Arial"/>
                <w:sz w:val="16"/>
                <w:szCs w:val="16"/>
              </w:rPr>
            </w:pPr>
            <w:r w:rsidRPr="00C2061D">
              <w:rPr>
                <w:rFonts w:cs="Arial"/>
                <w:sz w:val="16"/>
                <w:szCs w:val="16"/>
              </w:rPr>
              <w:t xml:space="preserve">The %TBR&lt;70 was 1.1% </w:t>
            </w:r>
            <w:r w:rsidR="00142131" w:rsidRPr="00C2061D">
              <w:rPr>
                <w:rFonts w:cs="Arial"/>
                <w:sz w:val="16"/>
                <w:szCs w:val="16"/>
              </w:rPr>
              <w:t xml:space="preserve">(0.5–2.1) </w:t>
            </w:r>
            <w:r w:rsidRPr="00C2061D">
              <w:rPr>
                <w:rFonts w:cs="Arial"/>
                <w:sz w:val="16"/>
                <w:szCs w:val="16"/>
              </w:rPr>
              <w:t xml:space="preserve">overall and the %TBR&lt;54 was 0.2% </w:t>
            </w:r>
            <w:r w:rsidR="00142131" w:rsidRPr="00C2061D">
              <w:rPr>
                <w:rFonts w:cs="Arial"/>
                <w:sz w:val="16"/>
                <w:szCs w:val="16"/>
              </w:rPr>
              <w:t xml:space="preserve">(0.1–0.4) </w:t>
            </w:r>
            <w:r w:rsidRPr="00C2061D">
              <w:rPr>
                <w:rFonts w:cs="Arial"/>
                <w:sz w:val="16"/>
                <w:szCs w:val="16"/>
              </w:rPr>
              <w:t>overall.</w:t>
            </w:r>
          </w:p>
          <w:p w14:paraId="2A0FF92E" w14:textId="77777777" w:rsidR="00793982" w:rsidRPr="00C2061D" w:rsidRDefault="00793982" w:rsidP="00FF7591">
            <w:pPr>
              <w:rPr>
                <w:rFonts w:cs="Arial"/>
                <w:sz w:val="16"/>
                <w:szCs w:val="16"/>
              </w:rPr>
            </w:pPr>
          </w:p>
          <w:p w14:paraId="2C273206" w14:textId="24B61DB5" w:rsidR="00793982" w:rsidRPr="00C2061D" w:rsidRDefault="00793982" w:rsidP="00FF7591">
            <w:pPr>
              <w:rPr>
                <w:rFonts w:cs="Arial"/>
                <w:sz w:val="16"/>
                <w:szCs w:val="16"/>
              </w:rPr>
            </w:pPr>
            <w:r w:rsidRPr="00C2061D">
              <w:rPr>
                <w:rFonts w:cs="Arial"/>
                <w:sz w:val="16"/>
                <w:szCs w:val="16"/>
              </w:rPr>
              <w:t>The patient-reported outcomes found a 25% increase in device satisfaction.</w:t>
            </w:r>
          </w:p>
        </w:tc>
        <w:tc>
          <w:tcPr>
            <w:tcW w:w="0" w:type="auto"/>
          </w:tcPr>
          <w:p w14:paraId="76B6CDC5" w14:textId="38A767D3" w:rsidR="002511F5" w:rsidRPr="00C2061D" w:rsidRDefault="00985311" w:rsidP="002511F5">
            <w:pPr>
              <w:rPr>
                <w:rFonts w:cs="Arial"/>
                <w:sz w:val="16"/>
                <w:szCs w:val="16"/>
              </w:rPr>
            </w:pPr>
            <w:r w:rsidRPr="00C2061D">
              <w:rPr>
                <w:rFonts w:cs="Arial"/>
                <w:sz w:val="16"/>
                <w:szCs w:val="16"/>
              </w:rPr>
              <w:lastRenderedPageBreak/>
              <w:t>No device-related AEs or safety issues were reported.</w:t>
            </w:r>
          </w:p>
        </w:tc>
        <w:tc>
          <w:tcPr>
            <w:tcW w:w="0" w:type="auto"/>
          </w:tcPr>
          <w:p w14:paraId="5E00E43E" w14:textId="1FA4A3A3" w:rsidR="002511F5" w:rsidRPr="00C2061D" w:rsidRDefault="00985311" w:rsidP="00B11F68">
            <w:pPr>
              <w:rPr>
                <w:rFonts w:cs="Arial"/>
                <w:sz w:val="16"/>
                <w:szCs w:val="16"/>
              </w:rPr>
            </w:pPr>
            <w:r w:rsidRPr="00C2061D">
              <w:rPr>
                <w:rFonts w:cs="Arial"/>
                <w:sz w:val="16"/>
                <w:szCs w:val="16"/>
              </w:rPr>
              <w:t>The authors concluded that, ”</w:t>
            </w:r>
            <w:r w:rsidRPr="00C2061D">
              <w:rPr>
                <w:rFonts w:cs="Arial"/>
                <w:i/>
                <w:iCs/>
                <w:sz w:val="16"/>
                <w:szCs w:val="16"/>
              </w:rPr>
              <w:t>use of the Tandem t:slim X2 insulin</w:t>
            </w:r>
            <w:r w:rsidR="00B11F68" w:rsidRPr="00C2061D">
              <w:rPr>
                <w:rFonts w:cs="Arial"/>
                <w:i/>
                <w:iCs/>
                <w:sz w:val="16"/>
                <w:szCs w:val="16"/>
              </w:rPr>
              <w:t xml:space="preserve"> </w:t>
            </w:r>
            <w:r w:rsidRPr="00C2061D">
              <w:rPr>
                <w:rFonts w:cs="Arial"/>
                <w:i/>
                <w:iCs/>
                <w:sz w:val="16"/>
                <w:szCs w:val="16"/>
              </w:rPr>
              <w:t>pump with Control-IQ</w:t>
            </w:r>
            <w:r w:rsidR="00B11F68" w:rsidRPr="00C2061D">
              <w:rPr>
                <w:rFonts w:cs="Arial"/>
                <w:i/>
                <w:iCs/>
                <w:sz w:val="16"/>
                <w:szCs w:val="16"/>
              </w:rPr>
              <w:t xml:space="preserve"> </w:t>
            </w:r>
            <w:r w:rsidRPr="00C2061D">
              <w:rPr>
                <w:rFonts w:cs="Arial"/>
                <w:i/>
                <w:iCs/>
                <w:sz w:val="16"/>
                <w:szCs w:val="16"/>
              </w:rPr>
              <w:t>technology is safe and effective in</w:t>
            </w:r>
            <w:r w:rsidR="00B11F68" w:rsidRPr="00C2061D">
              <w:rPr>
                <w:rFonts w:cs="Arial"/>
                <w:i/>
                <w:iCs/>
                <w:sz w:val="16"/>
                <w:szCs w:val="16"/>
              </w:rPr>
              <w:t xml:space="preserve"> </w:t>
            </w:r>
            <w:r w:rsidRPr="00C2061D">
              <w:rPr>
                <w:rFonts w:cs="Arial"/>
                <w:i/>
                <w:iCs/>
                <w:sz w:val="16"/>
                <w:szCs w:val="16"/>
              </w:rPr>
              <w:t>individuals with T1D</w:t>
            </w:r>
            <w:r w:rsidRPr="00C2061D">
              <w:rPr>
                <w:rFonts w:cs="Arial"/>
                <w:sz w:val="16"/>
                <w:szCs w:val="16"/>
              </w:rPr>
              <w:t>”.</w:t>
            </w:r>
          </w:p>
        </w:tc>
      </w:tr>
      <w:tr w:rsidR="004D4B1D" w:rsidRPr="00C2061D" w14:paraId="1B93BDFE" w14:textId="77777777" w:rsidTr="00B917A1">
        <w:tc>
          <w:tcPr>
            <w:tcW w:w="0" w:type="auto"/>
          </w:tcPr>
          <w:p w14:paraId="00D6D0B4" w14:textId="43ACC03A" w:rsidR="002511F5" w:rsidRPr="00C2061D" w:rsidRDefault="00BD2246" w:rsidP="002511F5">
            <w:pPr>
              <w:rPr>
                <w:rFonts w:cs="Arial"/>
                <w:bCs/>
                <w:sz w:val="16"/>
                <w:szCs w:val="16"/>
              </w:rPr>
            </w:pPr>
            <w:bookmarkStart w:id="119" w:name="_Hlk182902473"/>
            <w:bookmarkEnd w:id="118"/>
            <w:r w:rsidRPr="00C2061D">
              <w:rPr>
                <w:rFonts w:cs="Arial"/>
                <w:bCs/>
                <w:sz w:val="16"/>
                <w:szCs w:val="16"/>
              </w:rPr>
              <w:t xml:space="preserve">Levy et al (2024) </w:t>
            </w:r>
            <w:r w:rsidRPr="00C2061D">
              <w:rPr>
                <w:rFonts w:cs="Arial"/>
                <w:bCs/>
                <w:sz w:val="16"/>
                <w:szCs w:val="16"/>
              </w:rPr>
              <w:fldChar w:fldCharType="begin">
                <w:fldData xml:space="preserve">PEVuZE5vdGU+PENpdGU+PEF1dGhvcj5MZXZ5PC9BdXRob3I+PFllYXI+MjAyNDwvWWVhcj48UmVj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PEVuZE5vdGU+PENpdGU+PEF1dGhvcj5MZXZ5PC9BdXRob3I+PFllYXI+MjAyNDwvWWVhcj48UmVj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(39, 40)</w:t>
            </w:r>
            <w:r w:rsidRPr="00C2061D">
              <w:rPr>
                <w:rFonts w:cs="Arial"/>
                <w:bCs/>
                <w:sz w:val="16"/>
                <w:szCs w:val="16"/>
              </w:rPr>
              <w:fldChar w:fldCharType="end"/>
            </w:r>
          </w:p>
        </w:tc>
        <w:tc>
          <w:tcPr>
            <w:tcW w:w="0" w:type="auto"/>
          </w:tcPr>
          <w:p w14:paraId="4C1129AF" w14:textId="072026F3" w:rsidR="002511F5" w:rsidRPr="00C2061D" w:rsidRDefault="00660666" w:rsidP="002511F5">
            <w:pPr>
              <w:rPr>
                <w:rFonts w:cs="Arial"/>
                <w:sz w:val="16"/>
                <w:szCs w:val="16"/>
              </w:rPr>
            </w:pPr>
            <w:r w:rsidRPr="00C2061D">
              <w:rPr>
                <w:rFonts w:cs="Arial"/>
                <w:sz w:val="16"/>
                <w:szCs w:val="16"/>
              </w:rPr>
              <w:t xml:space="preserve">The study utilized the t-slim X2 insulin pump equipped with Control-IQ* technology version 1.5. The pump was used to deliver insulin (lispro and </w:t>
            </w:r>
            <w:proofErr w:type="spellStart"/>
            <w:r w:rsidRPr="00C2061D">
              <w:rPr>
                <w:rFonts w:cs="Arial"/>
                <w:sz w:val="16"/>
                <w:szCs w:val="16"/>
              </w:rPr>
              <w:t>URLi</w:t>
            </w:r>
            <w:proofErr w:type="spellEnd"/>
            <w:r w:rsidRPr="00C2061D">
              <w:rPr>
                <w:rFonts w:cs="Arial"/>
                <w:sz w:val="16"/>
                <w:szCs w:val="16"/>
              </w:rPr>
              <w:t>) and support automated closed-loop insulin delivery.</w:t>
            </w:r>
          </w:p>
        </w:tc>
        <w:tc>
          <w:tcPr>
            <w:tcW w:w="0" w:type="auto"/>
          </w:tcPr>
          <w:p w14:paraId="4979036E" w14:textId="4E78F9CB" w:rsidR="002511F5" w:rsidRPr="00C2061D" w:rsidRDefault="00E61EB8" w:rsidP="002511F5">
            <w:pPr>
              <w:rPr>
                <w:rFonts w:cs="Arial"/>
                <w:sz w:val="16"/>
                <w:szCs w:val="16"/>
              </w:rPr>
            </w:pPr>
            <w:r w:rsidRPr="00C2061D">
              <w:rPr>
                <w:rFonts w:cs="Arial"/>
                <w:sz w:val="16"/>
                <w:szCs w:val="16"/>
              </w:rPr>
              <w:t xml:space="preserve">To evaluate the safety and investigate the efficacy of using the Control-IQ* technology with ultrarapid insulin </w:t>
            </w:r>
            <w:proofErr w:type="spellStart"/>
            <w:r w:rsidRPr="00C2061D">
              <w:rPr>
                <w:rFonts w:cs="Arial"/>
                <w:sz w:val="16"/>
                <w:szCs w:val="16"/>
              </w:rPr>
              <w:t>URLi</w:t>
            </w:r>
            <w:proofErr w:type="spellEnd"/>
            <w:r w:rsidRPr="00C2061D">
              <w:rPr>
                <w:rFonts w:cs="Arial"/>
                <w:sz w:val="16"/>
                <w:szCs w:val="16"/>
              </w:rPr>
              <w:t xml:space="preserve"> in managing T1D.</w:t>
            </w:r>
          </w:p>
        </w:tc>
        <w:tc>
          <w:tcPr>
            <w:tcW w:w="0" w:type="auto"/>
          </w:tcPr>
          <w:p w14:paraId="6F1ED8B2" w14:textId="77777777" w:rsidR="002511F5" w:rsidRPr="00C2061D" w:rsidRDefault="00A7498B" w:rsidP="002511F5">
            <w:pPr>
              <w:rPr>
                <w:rFonts w:cs="Arial"/>
                <w:sz w:val="16"/>
                <w:szCs w:val="16"/>
              </w:rPr>
            </w:pPr>
            <w:r w:rsidRPr="00C2061D">
              <w:rPr>
                <w:rFonts w:cs="Arial"/>
                <w:sz w:val="16"/>
                <w:szCs w:val="16"/>
              </w:rPr>
              <w:t>Multicenter, single-arm trial.</w:t>
            </w:r>
          </w:p>
          <w:p w14:paraId="04FDD65F" w14:textId="77777777" w:rsidR="00A7498B" w:rsidRPr="00C2061D" w:rsidRDefault="00A7498B" w:rsidP="002511F5">
            <w:pPr>
              <w:rPr>
                <w:rFonts w:cs="Arial"/>
                <w:sz w:val="16"/>
                <w:szCs w:val="16"/>
              </w:rPr>
            </w:pPr>
          </w:p>
          <w:p w14:paraId="4FA29E7F" w14:textId="021C367A" w:rsidR="00A7498B" w:rsidRPr="00C2061D" w:rsidRDefault="00A7498B" w:rsidP="002511F5">
            <w:pPr>
              <w:rPr>
                <w:rFonts w:cs="Arial"/>
                <w:sz w:val="16"/>
                <w:szCs w:val="16"/>
              </w:rPr>
            </w:pPr>
            <w:r w:rsidRPr="00C2061D">
              <w:rPr>
                <w:rFonts w:cs="Arial"/>
                <w:sz w:val="16"/>
                <w:szCs w:val="16"/>
              </w:rPr>
              <w:t>The study included 179 children (6-13 years), adolescents (14-17 years) and adults (18+ years) with T1D</w:t>
            </w:r>
            <w:r w:rsidR="00660666" w:rsidRPr="00C2061D">
              <w:rPr>
                <w:rFonts w:cs="Arial"/>
                <w:sz w:val="16"/>
                <w:szCs w:val="16"/>
              </w:rPr>
              <w:t>.</w:t>
            </w:r>
            <w:r w:rsidRPr="00C2061D">
              <w:rPr>
                <w:rFonts w:cs="Arial"/>
                <w:sz w:val="16"/>
                <w:szCs w:val="16"/>
              </w:rPr>
              <w:t xml:space="preserve"> </w:t>
            </w:r>
            <w:r w:rsidR="00660666" w:rsidRPr="00C2061D">
              <w:rPr>
                <w:rFonts w:cs="Arial"/>
                <w:sz w:val="16"/>
                <w:szCs w:val="16"/>
              </w:rPr>
              <w:t>They</w:t>
            </w:r>
            <w:r w:rsidRPr="00C2061D">
              <w:rPr>
                <w:rFonts w:cs="Arial"/>
                <w:sz w:val="16"/>
                <w:szCs w:val="16"/>
              </w:rPr>
              <w:t xml:space="preserve"> had been using a Tandem insulin pump with Control-IQ technology for at least 3 months and had a minimum</w:t>
            </w:r>
            <w:r w:rsidR="00660666" w:rsidRPr="00C2061D">
              <w:rPr>
                <w:rFonts w:cs="Arial"/>
                <w:sz w:val="16"/>
                <w:szCs w:val="16"/>
              </w:rPr>
              <w:t xml:space="preserve"> of</w:t>
            </w:r>
            <w:r w:rsidRPr="00C2061D">
              <w:rPr>
                <w:rFonts w:cs="Arial"/>
                <w:sz w:val="16"/>
                <w:szCs w:val="16"/>
              </w:rPr>
              <w:t xml:space="preserve"> 85% active CL system use in the 14 days prior to enrollment.</w:t>
            </w:r>
          </w:p>
          <w:p w14:paraId="26C94748" w14:textId="77777777" w:rsidR="00A7498B" w:rsidRPr="00C2061D" w:rsidRDefault="00A7498B" w:rsidP="002511F5">
            <w:pPr>
              <w:rPr>
                <w:rFonts w:cs="Arial"/>
                <w:sz w:val="16"/>
                <w:szCs w:val="16"/>
              </w:rPr>
            </w:pPr>
          </w:p>
          <w:p w14:paraId="428564A2" w14:textId="5D5AD38A" w:rsidR="00A7498B" w:rsidRPr="00C2061D" w:rsidRDefault="00660666" w:rsidP="00660666">
            <w:pPr>
              <w:rPr>
                <w:rFonts w:cs="Arial"/>
                <w:sz w:val="16"/>
                <w:szCs w:val="16"/>
              </w:rPr>
            </w:pPr>
            <w:r w:rsidRPr="00C2061D">
              <w:rPr>
                <w:rFonts w:cs="Arial"/>
                <w:sz w:val="16"/>
                <w:szCs w:val="16"/>
              </w:rPr>
              <w:t xml:space="preserve">Participants were followed for a total of 13 weeks during the </w:t>
            </w:r>
            <w:proofErr w:type="spellStart"/>
            <w:r w:rsidRPr="00C2061D">
              <w:rPr>
                <w:rFonts w:cs="Arial"/>
                <w:sz w:val="16"/>
                <w:szCs w:val="16"/>
              </w:rPr>
              <w:t>URLi</w:t>
            </w:r>
            <w:proofErr w:type="spellEnd"/>
            <w:r w:rsidRPr="00C2061D">
              <w:rPr>
                <w:rFonts w:cs="Arial"/>
                <w:sz w:val="16"/>
                <w:szCs w:val="16"/>
              </w:rPr>
              <w:t xml:space="preserve"> usage period, after a 16-day lead-in </w:t>
            </w:r>
            <w:r w:rsidRPr="00C2061D">
              <w:rPr>
                <w:rFonts w:cs="Arial"/>
                <w:sz w:val="16"/>
                <w:szCs w:val="16"/>
              </w:rPr>
              <w:lastRenderedPageBreak/>
              <w:t>period using lispro insulin.</w:t>
            </w:r>
          </w:p>
        </w:tc>
        <w:tc>
          <w:tcPr>
            <w:tcW w:w="0" w:type="auto"/>
          </w:tcPr>
          <w:p w14:paraId="1A5089D7" w14:textId="1BA588D2"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lastRenderedPageBreak/>
              <w:t>Incidence of severe hypoglycemia</w:t>
            </w:r>
          </w:p>
          <w:p w14:paraId="1EC4CD48" w14:textId="0C81C1CA"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t>Incidence of DKA</w:t>
            </w:r>
          </w:p>
          <w:p w14:paraId="58249EFC" w14:textId="032CE5A8"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t>SAEs</w:t>
            </w:r>
          </w:p>
          <w:p w14:paraId="21B6A1AB" w14:textId="77777777"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t>%TiR; (70–180 mg/dL)</w:t>
            </w:r>
          </w:p>
          <w:p w14:paraId="7664F41C" w14:textId="77777777"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t>%TBR: (&lt;70 and &lt;54 mg/dL)</w:t>
            </w:r>
          </w:p>
          <w:p w14:paraId="19F5D1F5" w14:textId="77777777"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t>%TAR: (&gt;180 and &gt;250 mg/dL)</w:t>
            </w:r>
          </w:p>
          <w:p w14:paraId="4521C36B" w14:textId="51F47105" w:rsidR="004A574F" w:rsidRPr="00C2061D" w:rsidRDefault="004A574F">
            <w:pPr>
              <w:pStyle w:val="ListParagraph"/>
              <w:numPr>
                <w:ilvl w:val="0"/>
                <w:numId w:val="17"/>
              </w:numPr>
              <w:ind w:left="175" w:hanging="175"/>
              <w:jc w:val="left"/>
              <w:rPr>
                <w:rFonts w:cs="Arial"/>
                <w:sz w:val="16"/>
                <w:szCs w:val="16"/>
              </w:rPr>
            </w:pPr>
            <w:r w:rsidRPr="00C2061D">
              <w:rPr>
                <w:rFonts w:cs="Arial"/>
                <w:sz w:val="16"/>
                <w:szCs w:val="16"/>
              </w:rPr>
              <w:t>%TITR: (70-140 mg/dL)</w:t>
            </w:r>
          </w:p>
          <w:p w14:paraId="06845A2E" w14:textId="77777777"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t>Mean glucose levels</w:t>
            </w:r>
          </w:p>
          <w:p w14:paraId="145406D6" w14:textId="0190A68B"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t>HbA1c levels</w:t>
            </w:r>
          </w:p>
          <w:p w14:paraId="266EBFFE" w14:textId="77777777"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t>Insulin Treatment Satisfaction Questionnaire (ITSQ)</w:t>
            </w:r>
          </w:p>
          <w:p w14:paraId="3765304A" w14:textId="3FFA4D17" w:rsidR="00660666" w:rsidRPr="00C2061D" w:rsidRDefault="00660666">
            <w:pPr>
              <w:pStyle w:val="ListParagraph"/>
              <w:numPr>
                <w:ilvl w:val="0"/>
                <w:numId w:val="17"/>
              </w:numPr>
              <w:ind w:left="175" w:hanging="175"/>
              <w:jc w:val="left"/>
              <w:rPr>
                <w:rFonts w:cs="Arial"/>
                <w:sz w:val="16"/>
                <w:szCs w:val="16"/>
              </w:rPr>
            </w:pPr>
            <w:r w:rsidRPr="00C2061D">
              <w:rPr>
                <w:rFonts w:cs="Arial"/>
                <w:sz w:val="16"/>
                <w:szCs w:val="16"/>
              </w:rPr>
              <w:lastRenderedPageBreak/>
              <w:t>Treatment-Related Impact Measure of Diabetes (TRIM-D)</w:t>
            </w:r>
          </w:p>
          <w:p w14:paraId="1272743E" w14:textId="19B15D6D" w:rsidR="002511F5" w:rsidRPr="00C2061D" w:rsidRDefault="00660666">
            <w:pPr>
              <w:pStyle w:val="ListParagraph"/>
              <w:numPr>
                <w:ilvl w:val="0"/>
                <w:numId w:val="17"/>
              </w:numPr>
              <w:ind w:left="175" w:hanging="175"/>
              <w:jc w:val="left"/>
              <w:rPr>
                <w:rFonts w:cs="Arial"/>
                <w:sz w:val="16"/>
                <w:szCs w:val="16"/>
              </w:rPr>
            </w:pPr>
            <w:r w:rsidRPr="00C2061D">
              <w:rPr>
                <w:rFonts w:cs="Arial"/>
                <w:sz w:val="16"/>
                <w:szCs w:val="16"/>
              </w:rPr>
              <w:t>Treatment-Related Impact Measure of Diabetes Device (TRIM-DD).</w:t>
            </w:r>
          </w:p>
        </w:tc>
        <w:tc>
          <w:tcPr>
            <w:tcW w:w="0" w:type="auto"/>
          </w:tcPr>
          <w:p w14:paraId="2E9CB667" w14:textId="77777777" w:rsidR="007436B9" w:rsidRPr="00C2061D" w:rsidRDefault="007436B9" w:rsidP="002511F5">
            <w:pPr>
              <w:rPr>
                <w:rFonts w:cs="Arial"/>
                <w:sz w:val="16"/>
                <w:szCs w:val="16"/>
              </w:rPr>
            </w:pPr>
            <w:r w:rsidRPr="00C2061D">
              <w:rPr>
                <w:rFonts w:cs="Arial"/>
                <w:sz w:val="16"/>
                <w:szCs w:val="16"/>
              </w:rPr>
              <w:lastRenderedPageBreak/>
              <w:t xml:space="preserve">During the </w:t>
            </w:r>
            <w:proofErr w:type="spellStart"/>
            <w:r w:rsidRPr="00C2061D">
              <w:rPr>
                <w:rFonts w:cs="Arial"/>
                <w:sz w:val="16"/>
                <w:szCs w:val="16"/>
              </w:rPr>
              <w:t>URLi</w:t>
            </w:r>
            <w:proofErr w:type="spellEnd"/>
            <w:r w:rsidRPr="00C2061D">
              <w:rPr>
                <w:rFonts w:cs="Arial"/>
                <w:sz w:val="16"/>
                <w:szCs w:val="16"/>
              </w:rPr>
              <w:t xml:space="preserve"> period, participants had a mean TIR of 67%, which was a 2% improvement compared to the 65% observed during the lispro period. </w:t>
            </w:r>
          </w:p>
          <w:p w14:paraId="3C65831B" w14:textId="77777777" w:rsidR="007436B9" w:rsidRPr="00C2061D" w:rsidRDefault="007436B9" w:rsidP="002511F5">
            <w:pPr>
              <w:rPr>
                <w:rFonts w:cs="Arial"/>
                <w:sz w:val="16"/>
                <w:szCs w:val="16"/>
              </w:rPr>
            </w:pPr>
          </w:p>
          <w:p w14:paraId="3ED22E48" w14:textId="7631FA4E" w:rsidR="007436B9" w:rsidRPr="00C2061D" w:rsidRDefault="007436B9" w:rsidP="002511F5">
            <w:pPr>
              <w:rPr>
                <w:rFonts w:cs="Arial"/>
                <w:sz w:val="16"/>
                <w:szCs w:val="16"/>
              </w:rPr>
            </w:pPr>
            <w:r w:rsidRPr="00C2061D">
              <w:rPr>
                <w:rFonts w:cs="Arial"/>
                <w:sz w:val="16"/>
                <w:szCs w:val="16"/>
              </w:rPr>
              <w:t xml:space="preserve">There was no significant difference in </w:t>
            </w:r>
            <w:r w:rsidR="00645FF7" w:rsidRPr="00C2061D">
              <w:rPr>
                <w:rFonts w:cs="Arial"/>
                <w:sz w:val="16"/>
                <w:szCs w:val="16"/>
              </w:rPr>
              <w:t>%TBR&lt;54</w:t>
            </w:r>
            <w:r w:rsidRPr="00C2061D">
              <w:rPr>
                <w:rFonts w:cs="Arial"/>
                <w:sz w:val="16"/>
                <w:szCs w:val="16"/>
              </w:rPr>
              <w:t xml:space="preserve"> between </w:t>
            </w:r>
            <w:proofErr w:type="spellStart"/>
            <w:r w:rsidRPr="00C2061D">
              <w:rPr>
                <w:rFonts w:cs="Arial"/>
                <w:sz w:val="16"/>
                <w:szCs w:val="16"/>
              </w:rPr>
              <w:t>URLi</w:t>
            </w:r>
            <w:proofErr w:type="spellEnd"/>
            <w:r w:rsidRPr="00C2061D">
              <w:rPr>
                <w:rFonts w:cs="Arial"/>
                <w:sz w:val="16"/>
                <w:szCs w:val="16"/>
              </w:rPr>
              <w:t xml:space="preserve"> and lispro periods</w:t>
            </w:r>
            <w:r w:rsidR="00645FF7" w:rsidRPr="00C2061D">
              <w:rPr>
                <w:rFonts w:cs="Arial"/>
                <w:sz w:val="16"/>
                <w:szCs w:val="16"/>
              </w:rPr>
              <w:t xml:space="preserve">, whereas %TBR&lt;70 was lower for the </w:t>
            </w:r>
            <w:proofErr w:type="spellStart"/>
            <w:r w:rsidR="00645FF7" w:rsidRPr="00C2061D">
              <w:rPr>
                <w:rFonts w:cs="Arial"/>
                <w:sz w:val="16"/>
                <w:szCs w:val="16"/>
              </w:rPr>
              <w:t>URLi</w:t>
            </w:r>
            <w:proofErr w:type="spellEnd"/>
            <w:r w:rsidR="00645FF7" w:rsidRPr="00C2061D">
              <w:rPr>
                <w:rFonts w:cs="Arial"/>
                <w:sz w:val="16"/>
                <w:szCs w:val="16"/>
              </w:rPr>
              <w:t xml:space="preserve"> period (1.2% vs 1.4%; p&lt;0.001).</w:t>
            </w:r>
            <w:r w:rsidRPr="00C2061D">
              <w:rPr>
                <w:rFonts w:cs="Arial"/>
                <w:sz w:val="16"/>
                <w:szCs w:val="16"/>
              </w:rPr>
              <w:t xml:space="preserve"> </w:t>
            </w:r>
          </w:p>
          <w:p w14:paraId="457BCE55" w14:textId="77777777" w:rsidR="007436B9" w:rsidRPr="00C2061D" w:rsidRDefault="007436B9" w:rsidP="002511F5">
            <w:pPr>
              <w:rPr>
                <w:rFonts w:cs="Arial"/>
                <w:sz w:val="16"/>
                <w:szCs w:val="16"/>
              </w:rPr>
            </w:pPr>
          </w:p>
          <w:p w14:paraId="4BE23CC0" w14:textId="20A0E135" w:rsidR="002511F5" w:rsidRPr="00C2061D" w:rsidRDefault="007436B9" w:rsidP="002511F5">
            <w:pPr>
              <w:rPr>
                <w:rFonts w:cs="Arial"/>
                <w:sz w:val="16"/>
                <w:szCs w:val="16"/>
              </w:rPr>
            </w:pPr>
            <w:r w:rsidRPr="00C2061D">
              <w:rPr>
                <w:rFonts w:cs="Arial"/>
                <w:sz w:val="16"/>
                <w:szCs w:val="16"/>
              </w:rPr>
              <w:t>The</w:t>
            </w:r>
            <w:r w:rsidR="008E3292" w:rsidRPr="00C2061D">
              <w:rPr>
                <w:rFonts w:cs="Arial"/>
                <w:sz w:val="16"/>
                <w:szCs w:val="16"/>
              </w:rPr>
              <w:t xml:space="preserve"> number of</w:t>
            </w:r>
            <w:r w:rsidRPr="00C2061D">
              <w:rPr>
                <w:rFonts w:cs="Arial"/>
                <w:sz w:val="16"/>
                <w:szCs w:val="16"/>
              </w:rPr>
              <w:t xml:space="preserve"> </w:t>
            </w:r>
            <w:proofErr w:type="gramStart"/>
            <w:r w:rsidRPr="00C2061D">
              <w:rPr>
                <w:rFonts w:cs="Arial"/>
                <w:sz w:val="16"/>
                <w:szCs w:val="16"/>
              </w:rPr>
              <w:t>infusion</w:t>
            </w:r>
            <w:proofErr w:type="gramEnd"/>
            <w:r w:rsidRPr="00C2061D">
              <w:rPr>
                <w:rFonts w:cs="Arial"/>
                <w:sz w:val="16"/>
                <w:szCs w:val="16"/>
              </w:rPr>
              <w:t xml:space="preserve"> set changes per week were similar between both insulin types.</w:t>
            </w:r>
          </w:p>
        </w:tc>
        <w:tc>
          <w:tcPr>
            <w:tcW w:w="0" w:type="auto"/>
          </w:tcPr>
          <w:p w14:paraId="43FFFE84" w14:textId="77777777" w:rsidR="002511F5" w:rsidRPr="00C2061D" w:rsidRDefault="007436B9" w:rsidP="002511F5">
            <w:pPr>
              <w:rPr>
                <w:rFonts w:cs="Arial"/>
                <w:sz w:val="16"/>
                <w:szCs w:val="16"/>
              </w:rPr>
            </w:pPr>
            <w:r w:rsidRPr="00C2061D">
              <w:rPr>
                <w:rFonts w:cs="Arial"/>
                <w:sz w:val="16"/>
                <w:szCs w:val="16"/>
              </w:rPr>
              <w:t xml:space="preserve">Three severe hypoglycemia events occurred during the </w:t>
            </w:r>
            <w:proofErr w:type="spellStart"/>
            <w:r w:rsidRPr="00C2061D">
              <w:rPr>
                <w:rFonts w:cs="Arial"/>
                <w:sz w:val="16"/>
                <w:szCs w:val="16"/>
              </w:rPr>
              <w:t>URLi</w:t>
            </w:r>
            <w:proofErr w:type="spellEnd"/>
            <w:r w:rsidRPr="00C2061D">
              <w:rPr>
                <w:rFonts w:cs="Arial"/>
                <w:sz w:val="16"/>
                <w:szCs w:val="16"/>
              </w:rPr>
              <w:t xml:space="preserve"> period, with one involving seizure or loss of consciousness. These events were attributed to user errors, such as manual </w:t>
            </w:r>
            <w:proofErr w:type="spellStart"/>
            <w:r w:rsidRPr="00C2061D">
              <w:rPr>
                <w:rFonts w:cs="Arial"/>
                <w:sz w:val="16"/>
                <w:szCs w:val="16"/>
              </w:rPr>
              <w:t>bolusing</w:t>
            </w:r>
            <w:proofErr w:type="spellEnd"/>
            <w:r w:rsidRPr="00C2061D">
              <w:rPr>
                <w:rFonts w:cs="Arial"/>
                <w:sz w:val="16"/>
                <w:szCs w:val="16"/>
              </w:rPr>
              <w:t xml:space="preserve"> without eating or </w:t>
            </w:r>
            <w:proofErr w:type="spellStart"/>
            <w:r w:rsidRPr="00C2061D">
              <w:rPr>
                <w:rFonts w:cs="Arial"/>
                <w:sz w:val="16"/>
                <w:szCs w:val="16"/>
              </w:rPr>
              <w:t>bolusing</w:t>
            </w:r>
            <w:proofErr w:type="spellEnd"/>
            <w:r w:rsidRPr="00C2061D">
              <w:rPr>
                <w:rFonts w:cs="Arial"/>
                <w:sz w:val="16"/>
                <w:szCs w:val="16"/>
              </w:rPr>
              <w:t xml:space="preserve"> before exercise.</w:t>
            </w:r>
          </w:p>
          <w:p w14:paraId="34E88BF8" w14:textId="77777777" w:rsidR="007436B9" w:rsidRPr="00C2061D" w:rsidRDefault="007436B9" w:rsidP="002511F5">
            <w:pPr>
              <w:rPr>
                <w:rFonts w:cs="Arial"/>
                <w:sz w:val="16"/>
                <w:szCs w:val="16"/>
              </w:rPr>
            </w:pPr>
          </w:p>
          <w:p w14:paraId="129E3EB5" w14:textId="5CBAC78C" w:rsidR="007436B9" w:rsidRPr="00C2061D" w:rsidRDefault="007436B9" w:rsidP="002511F5">
            <w:pPr>
              <w:rPr>
                <w:rFonts w:cs="Arial"/>
                <w:sz w:val="16"/>
                <w:szCs w:val="16"/>
              </w:rPr>
            </w:pPr>
            <w:r w:rsidRPr="00C2061D">
              <w:rPr>
                <w:rFonts w:cs="Arial"/>
                <w:sz w:val="16"/>
                <w:szCs w:val="16"/>
              </w:rPr>
              <w:t>Two SAEs were noted: one case of breast cancer and one case of hypovolemic shock, unrelated to the insulin pump or study insulin.</w:t>
            </w:r>
          </w:p>
          <w:p w14:paraId="1811A505" w14:textId="77777777" w:rsidR="007436B9" w:rsidRPr="00C2061D" w:rsidRDefault="007436B9" w:rsidP="002511F5">
            <w:pPr>
              <w:rPr>
                <w:rFonts w:cs="Arial"/>
                <w:sz w:val="16"/>
                <w:szCs w:val="16"/>
              </w:rPr>
            </w:pPr>
          </w:p>
          <w:p w14:paraId="41415D81" w14:textId="29835925" w:rsidR="007436B9" w:rsidRPr="00C2061D" w:rsidRDefault="00A04041" w:rsidP="00A04041">
            <w:pPr>
              <w:rPr>
                <w:rFonts w:cs="Arial"/>
                <w:sz w:val="16"/>
                <w:szCs w:val="16"/>
              </w:rPr>
            </w:pPr>
            <w:r w:rsidRPr="00C2061D">
              <w:rPr>
                <w:rFonts w:cs="Arial"/>
                <w:sz w:val="16"/>
                <w:szCs w:val="16"/>
              </w:rPr>
              <w:t>Infusion site  reactions (n=445) were noted by 101 patients including:</w:t>
            </w:r>
            <w:r w:rsidRPr="00C2061D">
              <w:t xml:space="preserve"> </w:t>
            </w:r>
            <w:r w:rsidRPr="00C2061D">
              <w:rPr>
                <w:rFonts w:cs="Arial"/>
                <w:sz w:val="16"/>
                <w:szCs w:val="16"/>
              </w:rPr>
              <w:t>discomfort (77%), erythema (37%), induration (23%), edema (15%), and pruritus (11%). In addition, two patients developed a rash that may have been caused by insulin.</w:t>
            </w:r>
          </w:p>
        </w:tc>
        <w:tc>
          <w:tcPr>
            <w:tcW w:w="0" w:type="auto"/>
          </w:tcPr>
          <w:p w14:paraId="03ACE9D8" w14:textId="35143DC5" w:rsidR="002511F5" w:rsidRPr="00C2061D" w:rsidRDefault="00A04041" w:rsidP="002511F5">
            <w:pPr>
              <w:rPr>
                <w:rFonts w:cs="Arial"/>
                <w:sz w:val="16"/>
                <w:szCs w:val="16"/>
              </w:rPr>
            </w:pPr>
            <w:r w:rsidRPr="00C2061D">
              <w:rPr>
                <w:rFonts w:cs="Arial"/>
                <w:sz w:val="16"/>
                <w:szCs w:val="16"/>
              </w:rPr>
              <w:lastRenderedPageBreak/>
              <w:t>The t-slim X2 insulin pump with Control-IQ technology, in combination with</w:t>
            </w:r>
            <w:r w:rsidR="00D432B8" w:rsidRPr="00C2061D">
              <w:rPr>
                <w:rFonts w:cs="Arial"/>
                <w:sz w:val="16"/>
                <w:szCs w:val="16"/>
              </w:rPr>
              <w:t xml:space="preserve"> ultrarapid insulin</w:t>
            </w:r>
            <w:r w:rsidRPr="00C2061D">
              <w:rPr>
                <w:rFonts w:cs="Arial"/>
                <w:sz w:val="16"/>
                <w:szCs w:val="16"/>
              </w:rPr>
              <w:t xml:space="preserve"> </w:t>
            </w:r>
            <w:proofErr w:type="spellStart"/>
            <w:r w:rsidRPr="00C2061D">
              <w:rPr>
                <w:rFonts w:cs="Arial"/>
                <w:sz w:val="16"/>
                <w:szCs w:val="16"/>
              </w:rPr>
              <w:t>URLi</w:t>
            </w:r>
            <w:proofErr w:type="spellEnd"/>
            <w:r w:rsidRPr="00C2061D">
              <w:rPr>
                <w:rFonts w:cs="Arial"/>
                <w:sz w:val="16"/>
                <w:szCs w:val="16"/>
              </w:rPr>
              <w:t xml:space="preserve">, demonstrated a favorable safety profile and slight improvements in glycemic control </w:t>
            </w:r>
            <w:r w:rsidR="00D432B8" w:rsidRPr="00C2061D">
              <w:rPr>
                <w:rFonts w:cs="Arial"/>
                <w:sz w:val="16"/>
                <w:szCs w:val="16"/>
              </w:rPr>
              <w:t>compared to lispro.</w:t>
            </w:r>
          </w:p>
        </w:tc>
      </w:tr>
      <w:tr w:rsidR="004D4B1D" w:rsidRPr="00C2061D" w14:paraId="5FC81987" w14:textId="77777777" w:rsidTr="00B917A1">
        <w:tc>
          <w:tcPr>
            <w:tcW w:w="0" w:type="auto"/>
          </w:tcPr>
          <w:p w14:paraId="1F5E89D5" w14:textId="079F428C" w:rsidR="00BD2246" w:rsidRPr="00C2061D" w:rsidRDefault="00541A68" w:rsidP="002511F5">
            <w:pPr>
              <w:rPr>
                <w:rFonts w:cs="Arial"/>
                <w:bCs/>
                <w:sz w:val="18"/>
                <w:szCs w:val="18"/>
              </w:rPr>
            </w:pPr>
            <w:bookmarkStart w:id="120" w:name="_Hlk182902480"/>
            <w:bookmarkEnd w:id="119"/>
            <w:proofErr w:type="spellStart"/>
            <w:r w:rsidRPr="00C2061D">
              <w:rPr>
                <w:rFonts w:cs="Arial"/>
                <w:bCs/>
                <w:sz w:val="16"/>
                <w:szCs w:val="16"/>
              </w:rPr>
              <w:t>Ekhlaspour</w:t>
            </w:r>
            <w:proofErr w:type="spellEnd"/>
            <w:r w:rsidRPr="00C2061D">
              <w:rPr>
                <w:rFonts w:cs="Arial"/>
                <w:bCs/>
                <w:sz w:val="16"/>
                <w:szCs w:val="16"/>
              </w:rPr>
              <w:t xml:space="preserve"> et al (2021) </w:t>
            </w:r>
            <w:r w:rsidRPr="00C2061D">
              <w:rPr>
                <w:rFonts w:cs="Arial"/>
                <w:bCs/>
                <w:sz w:val="16"/>
                <w:szCs w:val="16"/>
              </w:rPr>
              <w:fldChar w:fldCharType="begin">
                <w:fldData xml:space="preserve">PEVuZE5vdGU+PENpdGU+PEF1dGhvcj5Fa2hsYXNwb3VyPC9BdXRob3I+PFllYXI+MjAyMTwvWWVh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PEVuZE5vdGU+PENpdGU+PEF1dGhvcj5Fa2hsYXNwb3VyPC9BdXRob3I+PFllYXI+MjAyMTwvWWVh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(41, 42)</w:t>
            </w:r>
            <w:r w:rsidRPr="00C2061D">
              <w:rPr>
                <w:rFonts w:cs="Arial"/>
                <w:bCs/>
                <w:sz w:val="16"/>
                <w:szCs w:val="16"/>
              </w:rPr>
              <w:fldChar w:fldCharType="end"/>
            </w:r>
          </w:p>
        </w:tc>
        <w:tc>
          <w:tcPr>
            <w:tcW w:w="0" w:type="auto"/>
          </w:tcPr>
          <w:p w14:paraId="08DA734B" w14:textId="793D650F" w:rsidR="00BD2246" w:rsidRPr="00C2061D" w:rsidRDefault="00541A68" w:rsidP="002511F5">
            <w:pPr>
              <w:rPr>
                <w:rFonts w:cs="Arial"/>
                <w:sz w:val="16"/>
                <w:szCs w:val="16"/>
              </w:rPr>
            </w:pPr>
            <w:r w:rsidRPr="00C2061D">
              <w:rPr>
                <w:rFonts w:cs="Arial"/>
                <w:sz w:val="16"/>
                <w:szCs w:val="16"/>
              </w:rPr>
              <w:t>The Tandem t-slim X2 insulin pump with Control-IQ* technology was used to manage insulin delivery. The purpose was to automate insulin dosing and improve glycemic control by utilizing real-time adjustments based on sensor glucose data from the Dexcom G6 CGM.</w:t>
            </w:r>
          </w:p>
        </w:tc>
        <w:tc>
          <w:tcPr>
            <w:tcW w:w="0" w:type="auto"/>
          </w:tcPr>
          <w:p w14:paraId="3F85BF97" w14:textId="1F588C79" w:rsidR="00BD2246" w:rsidRPr="00C2061D" w:rsidRDefault="00541A68" w:rsidP="002511F5">
            <w:pPr>
              <w:rPr>
                <w:rFonts w:cs="Arial"/>
                <w:sz w:val="16"/>
                <w:szCs w:val="16"/>
              </w:rPr>
            </w:pPr>
            <w:r w:rsidRPr="00C2061D">
              <w:rPr>
                <w:rFonts w:cs="Arial"/>
                <w:sz w:val="16"/>
                <w:szCs w:val="16"/>
              </w:rPr>
              <w:t>To assess the safety and effectiveness of a modified version of the Tandem t-slim X2 Control-IQ* delivery system for young children aged 2 to 5 years with T1D, first under continuous supervision by a study team and subsequently in a home environment with parental monitoring</w:t>
            </w:r>
          </w:p>
        </w:tc>
        <w:tc>
          <w:tcPr>
            <w:tcW w:w="0" w:type="auto"/>
          </w:tcPr>
          <w:p w14:paraId="15210544" w14:textId="31BE3EF6" w:rsidR="00BD2246" w:rsidRPr="00C2061D" w:rsidRDefault="00541A68" w:rsidP="002511F5">
            <w:pPr>
              <w:rPr>
                <w:rFonts w:cs="Arial"/>
                <w:sz w:val="16"/>
                <w:szCs w:val="16"/>
              </w:rPr>
            </w:pPr>
            <w:r w:rsidRPr="00C2061D">
              <w:rPr>
                <w:rFonts w:cs="Arial"/>
                <w:sz w:val="16"/>
                <w:szCs w:val="16"/>
              </w:rPr>
              <w:t>Multicenter, prospective two-phased interventional study.</w:t>
            </w:r>
          </w:p>
          <w:p w14:paraId="0D27BCE0" w14:textId="77777777" w:rsidR="00541A68" w:rsidRPr="00C2061D" w:rsidRDefault="00541A68" w:rsidP="002511F5">
            <w:pPr>
              <w:rPr>
                <w:rFonts w:cs="Arial"/>
                <w:sz w:val="16"/>
                <w:szCs w:val="16"/>
              </w:rPr>
            </w:pPr>
          </w:p>
          <w:p w14:paraId="521521FB" w14:textId="4AD51035" w:rsidR="00541A68" w:rsidRPr="00C2061D" w:rsidRDefault="00541A68" w:rsidP="002511F5">
            <w:pPr>
              <w:rPr>
                <w:rFonts w:cs="Arial"/>
                <w:sz w:val="16"/>
                <w:szCs w:val="16"/>
              </w:rPr>
            </w:pPr>
            <w:r w:rsidRPr="00C2061D">
              <w:rPr>
                <w:rFonts w:cs="Arial"/>
                <w:sz w:val="16"/>
                <w:szCs w:val="16"/>
              </w:rPr>
              <w:t>The study included 12 young children (2-5 years) diagnosed with T1D. These children had been using an insulin pump and a Dexcom CGM for at least 3 months prior to enrollment.</w:t>
            </w:r>
          </w:p>
          <w:p w14:paraId="28427659" w14:textId="77777777" w:rsidR="00541A68" w:rsidRPr="00C2061D" w:rsidRDefault="00541A68" w:rsidP="002511F5">
            <w:pPr>
              <w:rPr>
                <w:rFonts w:cs="Arial"/>
                <w:sz w:val="16"/>
                <w:szCs w:val="16"/>
              </w:rPr>
            </w:pPr>
          </w:p>
          <w:p w14:paraId="1E68AFFB" w14:textId="77777777" w:rsidR="00541A68" w:rsidRPr="00C2061D" w:rsidRDefault="00541A68" w:rsidP="002511F5">
            <w:pPr>
              <w:rPr>
                <w:rFonts w:cs="Arial"/>
                <w:sz w:val="16"/>
                <w:szCs w:val="16"/>
              </w:rPr>
            </w:pPr>
            <w:r w:rsidRPr="00C2061D">
              <w:rPr>
                <w:rFonts w:cs="Arial"/>
                <w:sz w:val="16"/>
                <w:szCs w:val="16"/>
              </w:rPr>
              <w:t>The study compared the glycemic outcomes of using the modified Control-IQ* system against baseline data collected in an open-loop (manual insulin delivery) setting.</w:t>
            </w:r>
          </w:p>
          <w:p w14:paraId="2F32F640" w14:textId="77777777" w:rsidR="00541A68" w:rsidRPr="00C2061D" w:rsidRDefault="00541A68" w:rsidP="002511F5">
            <w:pPr>
              <w:rPr>
                <w:rFonts w:cs="Arial"/>
                <w:sz w:val="16"/>
                <w:szCs w:val="16"/>
              </w:rPr>
            </w:pPr>
          </w:p>
          <w:p w14:paraId="0913D84E" w14:textId="320772BF" w:rsidR="00541A68" w:rsidRPr="00C2061D" w:rsidRDefault="00541A68" w:rsidP="002511F5">
            <w:pPr>
              <w:rPr>
                <w:rFonts w:cs="Arial"/>
                <w:sz w:val="16"/>
                <w:szCs w:val="16"/>
              </w:rPr>
            </w:pPr>
            <w:r w:rsidRPr="00C2061D">
              <w:rPr>
                <w:rFonts w:cs="Arial"/>
                <w:sz w:val="16"/>
                <w:szCs w:val="16"/>
              </w:rPr>
              <w:t xml:space="preserve">The data collection period spanned from the initial training and baseline open-loop assessment (lasting 2–7 days) through the 48-hour supervised hotel phase and the </w:t>
            </w:r>
            <w:r w:rsidRPr="00C2061D">
              <w:rPr>
                <w:rFonts w:cs="Arial"/>
                <w:sz w:val="16"/>
                <w:szCs w:val="16"/>
              </w:rPr>
              <w:lastRenderedPageBreak/>
              <w:t>subsequent 72-hour home use phase.</w:t>
            </w:r>
          </w:p>
        </w:tc>
        <w:tc>
          <w:tcPr>
            <w:tcW w:w="0" w:type="auto"/>
          </w:tcPr>
          <w:p w14:paraId="6E5C2138" w14:textId="163D5F61" w:rsidR="00541A68" w:rsidRPr="00C2061D" w:rsidRDefault="00541A68">
            <w:pPr>
              <w:pStyle w:val="ListParagraph"/>
              <w:numPr>
                <w:ilvl w:val="0"/>
                <w:numId w:val="17"/>
              </w:numPr>
              <w:ind w:left="175" w:hanging="175"/>
              <w:jc w:val="left"/>
              <w:rPr>
                <w:rFonts w:cs="Arial"/>
                <w:sz w:val="16"/>
                <w:szCs w:val="16"/>
              </w:rPr>
            </w:pPr>
            <w:r w:rsidRPr="00C2061D">
              <w:rPr>
                <w:rFonts w:cs="Arial"/>
                <w:sz w:val="16"/>
                <w:szCs w:val="16"/>
              </w:rPr>
              <w:lastRenderedPageBreak/>
              <w:t xml:space="preserve">Participants </w:t>
            </w:r>
            <w:proofErr w:type="gramStart"/>
            <w:r w:rsidRPr="00C2061D">
              <w:rPr>
                <w:rFonts w:cs="Arial"/>
                <w:sz w:val="16"/>
                <w:szCs w:val="16"/>
              </w:rPr>
              <w:t>achieving</w:t>
            </w:r>
            <w:proofErr w:type="gramEnd"/>
            <w:r w:rsidRPr="00C2061D">
              <w:rPr>
                <w:rFonts w:cs="Arial"/>
                <w:sz w:val="16"/>
                <w:szCs w:val="16"/>
              </w:rPr>
              <w:t xml:space="preserve"> less than 6% time </w:t>
            </w:r>
            <w:r w:rsidR="00EC2873" w:rsidRPr="00C2061D">
              <w:rPr>
                <w:rFonts w:cs="Arial"/>
                <w:sz w:val="16"/>
                <w:szCs w:val="16"/>
              </w:rPr>
              <w:t>&lt;</w:t>
            </w:r>
            <w:r w:rsidRPr="00C2061D">
              <w:rPr>
                <w:rFonts w:cs="Arial"/>
                <w:sz w:val="16"/>
                <w:szCs w:val="16"/>
              </w:rPr>
              <w:t>70 mg/dL</w:t>
            </w:r>
            <w:r w:rsidR="00EC2873" w:rsidRPr="00C2061D">
              <w:rPr>
                <w:rFonts w:cs="Arial"/>
                <w:sz w:val="16"/>
                <w:szCs w:val="16"/>
              </w:rPr>
              <w:t xml:space="preserve"> and less than 40% time &gt;180 mg/dL</w:t>
            </w:r>
            <w:r w:rsidRPr="00C2061D">
              <w:rPr>
                <w:rFonts w:cs="Arial"/>
                <w:sz w:val="16"/>
                <w:szCs w:val="16"/>
              </w:rPr>
              <w:t>.</w:t>
            </w:r>
          </w:p>
          <w:p w14:paraId="7C8324A0" w14:textId="4F14DC81" w:rsidR="00541A68" w:rsidRPr="00C2061D" w:rsidRDefault="00541A68">
            <w:pPr>
              <w:pStyle w:val="ListParagraph"/>
              <w:numPr>
                <w:ilvl w:val="0"/>
                <w:numId w:val="17"/>
              </w:numPr>
              <w:ind w:left="175" w:hanging="175"/>
              <w:jc w:val="left"/>
              <w:rPr>
                <w:rFonts w:cs="Arial"/>
                <w:sz w:val="16"/>
                <w:szCs w:val="16"/>
              </w:rPr>
            </w:pPr>
            <w:r w:rsidRPr="00C2061D">
              <w:rPr>
                <w:rFonts w:cs="Arial"/>
                <w:sz w:val="16"/>
                <w:szCs w:val="16"/>
              </w:rPr>
              <w:t>%TiR; (70–180 mg/dL)</w:t>
            </w:r>
          </w:p>
          <w:p w14:paraId="4E21082F" w14:textId="00D122CB" w:rsidR="00541A68" w:rsidRPr="00C2061D" w:rsidRDefault="00541A68">
            <w:pPr>
              <w:pStyle w:val="ListParagraph"/>
              <w:numPr>
                <w:ilvl w:val="0"/>
                <w:numId w:val="17"/>
              </w:numPr>
              <w:ind w:left="175" w:hanging="175"/>
              <w:jc w:val="left"/>
              <w:rPr>
                <w:rFonts w:cs="Arial"/>
                <w:sz w:val="16"/>
                <w:szCs w:val="16"/>
              </w:rPr>
            </w:pPr>
            <w:r w:rsidRPr="00C2061D">
              <w:rPr>
                <w:rFonts w:cs="Arial"/>
                <w:sz w:val="16"/>
                <w:szCs w:val="16"/>
              </w:rPr>
              <w:t>%TBR: (&lt;70 and &lt;60 mg/dL)</w:t>
            </w:r>
          </w:p>
          <w:p w14:paraId="6443C8DD" w14:textId="77777777" w:rsidR="00541A68" w:rsidRPr="00C2061D" w:rsidRDefault="00541A68">
            <w:pPr>
              <w:pStyle w:val="ListParagraph"/>
              <w:numPr>
                <w:ilvl w:val="0"/>
                <w:numId w:val="17"/>
              </w:numPr>
              <w:ind w:left="175" w:hanging="175"/>
              <w:jc w:val="left"/>
              <w:rPr>
                <w:rFonts w:cs="Arial"/>
                <w:sz w:val="16"/>
                <w:szCs w:val="16"/>
              </w:rPr>
            </w:pPr>
            <w:r w:rsidRPr="00C2061D">
              <w:rPr>
                <w:rFonts w:cs="Arial"/>
                <w:sz w:val="16"/>
                <w:szCs w:val="16"/>
              </w:rPr>
              <w:t>%TAR: (&gt;180 and &gt;250 mg/dL)</w:t>
            </w:r>
          </w:p>
          <w:p w14:paraId="543B2DB4" w14:textId="2897C932" w:rsidR="00815D57" w:rsidRPr="00C2061D" w:rsidRDefault="00815D57">
            <w:pPr>
              <w:pStyle w:val="ListParagraph"/>
              <w:numPr>
                <w:ilvl w:val="0"/>
                <w:numId w:val="17"/>
              </w:numPr>
              <w:ind w:left="175" w:hanging="175"/>
              <w:jc w:val="left"/>
              <w:rPr>
                <w:rFonts w:cs="Arial"/>
                <w:sz w:val="16"/>
                <w:szCs w:val="16"/>
              </w:rPr>
            </w:pPr>
            <w:r w:rsidRPr="00C2061D">
              <w:rPr>
                <w:rFonts w:cs="Arial"/>
                <w:sz w:val="16"/>
                <w:szCs w:val="16"/>
              </w:rPr>
              <w:t>Sensor glucose levels</w:t>
            </w:r>
          </w:p>
          <w:p w14:paraId="24E8552C" w14:textId="67FAAF83" w:rsidR="00541A68" w:rsidRPr="00C2061D" w:rsidRDefault="00815D57">
            <w:pPr>
              <w:pStyle w:val="ListParagraph"/>
              <w:numPr>
                <w:ilvl w:val="0"/>
                <w:numId w:val="17"/>
              </w:numPr>
              <w:ind w:left="175" w:hanging="175"/>
              <w:jc w:val="left"/>
              <w:rPr>
                <w:rFonts w:cs="Arial"/>
                <w:sz w:val="16"/>
                <w:szCs w:val="16"/>
              </w:rPr>
            </w:pPr>
            <w:r w:rsidRPr="00C2061D">
              <w:rPr>
                <w:rFonts w:cs="Arial"/>
                <w:sz w:val="16"/>
                <w:szCs w:val="16"/>
              </w:rPr>
              <w:t>H</w:t>
            </w:r>
            <w:r w:rsidR="00541A68" w:rsidRPr="00C2061D">
              <w:rPr>
                <w:rFonts w:cs="Arial"/>
                <w:sz w:val="16"/>
                <w:szCs w:val="16"/>
              </w:rPr>
              <w:t>ypoglycemic events</w:t>
            </w:r>
          </w:p>
          <w:p w14:paraId="595DD0A5" w14:textId="029CCF6D" w:rsidR="00BD2246" w:rsidRPr="00C2061D" w:rsidRDefault="00541A68">
            <w:pPr>
              <w:pStyle w:val="ListParagraph"/>
              <w:numPr>
                <w:ilvl w:val="0"/>
                <w:numId w:val="17"/>
              </w:numPr>
              <w:ind w:left="175" w:hanging="175"/>
              <w:jc w:val="left"/>
              <w:rPr>
                <w:rFonts w:cs="Arial"/>
                <w:sz w:val="16"/>
                <w:szCs w:val="16"/>
              </w:rPr>
            </w:pPr>
            <w:r w:rsidRPr="00C2061D">
              <w:rPr>
                <w:rFonts w:cs="Arial"/>
                <w:sz w:val="16"/>
                <w:szCs w:val="16"/>
              </w:rPr>
              <w:t>Time in CL mode</w:t>
            </w:r>
          </w:p>
        </w:tc>
        <w:tc>
          <w:tcPr>
            <w:tcW w:w="0" w:type="auto"/>
          </w:tcPr>
          <w:p w14:paraId="28443EC1" w14:textId="0261A10E" w:rsidR="00EC2873" w:rsidRPr="00C2061D" w:rsidRDefault="00EC2873" w:rsidP="002511F5">
            <w:pPr>
              <w:rPr>
                <w:rFonts w:cs="Arial"/>
                <w:sz w:val="16"/>
                <w:szCs w:val="16"/>
              </w:rPr>
            </w:pPr>
            <w:r w:rsidRPr="00C2061D">
              <w:rPr>
                <w:rFonts w:cs="Arial"/>
                <w:sz w:val="16"/>
                <w:szCs w:val="16"/>
              </w:rPr>
              <w:t xml:space="preserve">The proportion of participants achieving the predefined targets of spending less than 6% of the time &lt;70 mg/dL and less than 40% of the time &gt;180 mg/dL rose from 33% </w:t>
            </w:r>
            <w:r w:rsidR="00F73FFC" w:rsidRPr="00C2061D">
              <w:rPr>
                <w:rFonts w:cs="Arial"/>
                <w:sz w:val="16"/>
                <w:szCs w:val="16"/>
              </w:rPr>
              <w:t xml:space="preserve">at baseline </w:t>
            </w:r>
            <w:r w:rsidRPr="00C2061D">
              <w:rPr>
                <w:rFonts w:cs="Arial"/>
                <w:sz w:val="16"/>
                <w:szCs w:val="16"/>
              </w:rPr>
              <w:t>to 83% with the use of Control-IQ.</w:t>
            </w:r>
          </w:p>
          <w:p w14:paraId="6A98481C" w14:textId="77777777" w:rsidR="00EC2873" w:rsidRPr="00C2061D" w:rsidRDefault="00EC2873" w:rsidP="002511F5">
            <w:pPr>
              <w:rPr>
                <w:rFonts w:cs="Arial"/>
                <w:sz w:val="16"/>
                <w:szCs w:val="16"/>
              </w:rPr>
            </w:pPr>
          </w:p>
          <w:p w14:paraId="1544C51C" w14:textId="5D283579" w:rsidR="00815D57" w:rsidRPr="00C2061D" w:rsidRDefault="00815D57" w:rsidP="002511F5">
            <w:pPr>
              <w:rPr>
                <w:rFonts w:cs="Arial"/>
                <w:sz w:val="16"/>
                <w:szCs w:val="16"/>
              </w:rPr>
            </w:pPr>
            <w:r w:rsidRPr="00C2061D">
              <w:rPr>
                <w:rFonts w:cs="Arial"/>
                <w:sz w:val="16"/>
                <w:szCs w:val="16"/>
              </w:rPr>
              <w:t>TiR increased from 61.7% at baseline to 71.3% during Control-IQ usage (p = 0.016).</w:t>
            </w:r>
          </w:p>
          <w:p w14:paraId="670F8075" w14:textId="77777777" w:rsidR="00815D57" w:rsidRPr="00C2061D" w:rsidRDefault="00815D57" w:rsidP="002511F5">
            <w:pPr>
              <w:rPr>
                <w:rFonts w:cs="Arial"/>
                <w:sz w:val="16"/>
                <w:szCs w:val="16"/>
              </w:rPr>
            </w:pPr>
          </w:p>
          <w:p w14:paraId="5C235EF0" w14:textId="10369362" w:rsidR="00815D57" w:rsidRPr="00C2061D" w:rsidRDefault="00815D57" w:rsidP="002511F5">
            <w:pPr>
              <w:rPr>
                <w:rFonts w:cs="Arial"/>
                <w:sz w:val="16"/>
                <w:szCs w:val="16"/>
              </w:rPr>
            </w:pPr>
            <w:r w:rsidRPr="00C2061D">
              <w:rPr>
                <w:rFonts w:cs="Arial"/>
                <w:sz w:val="16"/>
                <w:szCs w:val="16"/>
              </w:rPr>
              <w:t xml:space="preserve">There was a decrease in hyperglycemia, with </w:t>
            </w:r>
            <w:r w:rsidR="00F73FFC" w:rsidRPr="00C2061D">
              <w:rPr>
                <w:rFonts w:cs="Arial"/>
                <w:sz w:val="16"/>
                <w:szCs w:val="16"/>
              </w:rPr>
              <w:t>%</w:t>
            </w:r>
            <w:r w:rsidRPr="00C2061D">
              <w:rPr>
                <w:rFonts w:cs="Arial"/>
                <w:sz w:val="16"/>
                <w:szCs w:val="16"/>
              </w:rPr>
              <w:t xml:space="preserve">TAR&gt;180 dropping from 34.1% at baseline to 25.7% with the system (p = 0.042). </w:t>
            </w:r>
          </w:p>
          <w:p w14:paraId="488B5851" w14:textId="77777777" w:rsidR="00F73FFC" w:rsidRPr="00C2061D" w:rsidRDefault="00F73FFC" w:rsidP="002511F5">
            <w:pPr>
              <w:rPr>
                <w:rFonts w:cs="Arial"/>
                <w:sz w:val="16"/>
                <w:szCs w:val="16"/>
              </w:rPr>
            </w:pPr>
          </w:p>
          <w:p w14:paraId="28076D22" w14:textId="6F6CB642" w:rsidR="00F73FFC" w:rsidRPr="00C2061D" w:rsidRDefault="00F73FFC" w:rsidP="002511F5">
            <w:pPr>
              <w:rPr>
                <w:rFonts w:cs="Arial"/>
                <w:sz w:val="16"/>
                <w:szCs w:val="16"/>
              </w:rPr>
            </w:pPr>
            <w:r w:rsidRPr="00C2061D">
              <w:rPr>
                <w:rFonts w:cs="Arial"/>
                <w:sz w:val="16"/>
                <w:szCs w:val="16"/>
              </w:rPr>
              <w:t>The TBR did not decrease significantly from baseline to Control-IQ.</w:t>
            </w:r>
          </w:p>
          <w:p w14:paraId="54E8ABF3" w14:textId="77777777" w:rsidR="00815D57" w:rsidRPr="00C2061D" w:rsidRDefault="00815D57" w:rsidP="002511F5">
            <w:pPr>
              <w:rPr>
                <w:rFonts w:cs="Arial"/>
                <w:sz w:val="16"/>
                <w:szCs w:val="16"/>
              </w:rPr>
            </w:pPr>
          </w:p>
          <w:p w14:paraId="7F1A3F80" w14:textId="5E96351D" w:rsidR="00EC2873" w:rsidRPr="00C2061D" w:rsidRDefault="00815D57" w:rsidP="002511F5">
            <w:pPr>
              <w:rPr>
                <w:rFonts w:cs="Arial"/>
                <w:sz w:val="16"/>
                <w:szCs w:val="16"/>
              </w:rPr>
            </w:pPr>
            <w:r w:rsidRPr="00C2061D">
              <w:rPr>
                <w:rFonts w:cs="Arial"/>
                <w:sz w:val="16"/>
                <w:szCs w:val="16"/>
              </w:rPr>
              <w:t>The system performed especially well overnight, reducing the average sensor glucose values significantly and maintaining stability without increasing hypoglycemia.</w:t>
            </w:r>
          </w:p>
        </w:tc>
        <w:tc>
          <w:tcPr>
            <w:tcW w:w="0" w:type="auto"/>
          </w:tcPr>
          <w:p w14:paraId="2D03117B" w14:textId="466D42E5" w:rsidR="00BD2246" w:rsidRPr="00C2061D" w:rsidRDefault="00EC2873" w:rsidP="002511F5">
            <w:pPr>
              <w:rPr>
                <w:rFonts w:cs="Arial"/>
                <w:sz w:val="16"/>
                <w:szCs w:val="16"/>
              </w:rPr>
            </w:pPr>
            <w:r w:rsidRPr="00C2061D">
              <w:rPr>
                <w:rFonts w:cs="Arial"/>
                <w:sz w:val="16"/>
                <w:szCs w:val="16"/>
              </w:rPr>
              <w:lastRenderedPageBreak/>
              <w:t>No safety issues directly attributed to the use of the infusion pump were reported.</w:t>
            </w:r>
          </w:p>
        </w:tc>
        <w:tc>
          <w:tcPr>
            <w:tcW w:w="0" w:type="auto"/>
          </w:tcPr>
          <w:p w14:paraId="69C25873" w14:textId="182454D1" w:rsidR="00BD2246" w:rsidRPr="00C2061D" w:rsidRDefault="007D5A1B" w:rsidP="002511F5">
            <w:pPr>
              <w:rPr>
                <w:rFonts w:cs="Arial"/>
                <w:sz w:val="16"/>
                <w:szCs w:val="16"/>
              </w:rPr>
            </w:pPr>
            <w:r w:rsidRPr="00C2061D">
              <w:rPr>
                <w:rFonts w:cs="Arial"/>
                <w:sz w:val="16"/>
                <w:szCs w:val="16"/>
              </w:rPr>
              <w:t>The time spent in hypoglycemia was</w:t>
            </w:r>
            <w:r w:rsidR="00245AAE" w:rsidRPr="00C2061D">
              <w:rPr>
                <w:rFonts w:cs="Arial"/>
                <w:sz w:val="16"/>
                <w:szCs w:val="16"/>
              </w:rPr>
              <w:t xml:space="preserve"> statistically</w:t>
            </w:r>
            <w:r w:rsidRPr="00C2061D">
              <w:rPr>
                <w:rFonts w:cs="Arial"/>
                <w:sz w:val="16"/>
                <w:szCs w:val="16"/>
              </w:rPr>
              <w:t xml:space="preserve"> similar for the periods with open-loop and closed-loop pumps.</w:t>
            </w:r>
          </w:p>
        </w:tc>
      </w:tr>
      <w:bookmarkEnd w:id="120"/>
      <w:tr w:rsidR="004D4B1D" w:rsidRPr="00C2061D" w14:paraId="090C4725" w14:textId="77777777" w:rsidTr="00B917A1">
        <w:tc>
          <w:tcPr>
            <w:tcW w:w="0" w:type="auto"/>
          </w:tcPr>
          <w:p w14:paraId="52CF4702" w14:textId="2060D8E0" w:rsidR="00A23C1B" w:rsidRPr="00C2061D" w:rsidRDefault="00A23C1B" w:rsidP="00A23C1B">
            <w:pPr>
              <w:rPr>
                <w:rFonts w:cs="Arial"/>
                <w:bCs/>
                <w:sz w:val="16"/>
                <w:szCs w:val="16"/>
              </w:rPr>
            </w:pPr>
            <w:proofErr w:type="spellStart"/>
            <w:r w:rsidRPr="00C2061D">
              <w:rPr>
                <w:rFonts w:cs="Arial"/>
                <w:bCs/>
                <w:sz w:val="16"/>
                <w:szCs w:val="16"/>
              </w:rPr>
              <w:t>Ekhlaspour</w:t>
            </w:r>
            <w:proofErr w:type="spellEnd"/>
            <w:r w:rsidRPr="00C2061D">
              <w:rPr>
                <w:rFonts w:cs="Arial"/>
                <w:bCs/>
                <w:sz w:val="16"/>
                <w:szCs w:val="16"/>
              </w:rPr>
              <w:t xml:space="preserve"> et al. (2019) </w:t>
            </w:r>
            <w:r w:rsidRPr="00C2061D">
              <w:rPr>
                <w:rFonts w:cs="Arial"/>
                <w:bCs/>
                <w:sz w:val="16"/>
                <w:szCs w:val="16"/>
              </w:rPr>
              <w:fldChar w:fldCharType="begin"/>
            </w:r>
            <w:r w:rsidR="00D963EB">
              <w:rPr>
                <w:rFonts w:cs="Arial"/>
                <w:bCs/>
                <w:sz w:val="16"/>
                <w:szCs w:val="16"/>
              </w:rPr>
              <w:instrText xml:space="preserve"> ADDIN EN.CITE &lt;EndNote&gt;&lt;Cite&gt;&lt;Author&gt;Ekhlaspour&lt;/Author&gt;&lt;Year&gt;2019&lt;/Year&gt;&lt;RecNum&gt;133&lt;/RecNum&gt;&lt;DisplayText&gt;(43)&lt;/DisplayText&gt;&lt;record&gt;&lt;rec-number&gt;133&lt;/rec-number&gt;&lt;foreign-keys&gt;&lt;key app="EN" db-id="vwrrttwz10fd9netdtjv5t0n2rea550ese5e" timestamp="1725520846"&gt;133&lt;/key&gt;&lt;/foreign-keys&gt;&lt;ref-type name="Journal Article"&gt;17&lt;/ref-type&gt;&lt;contributors&gt;&lt;authors&gt;&lt;author&gt;L Ekhlaspour&lt;/author&gt;&lt;author&gt;LM Nally&lt;/author&gt;&lt;author&gt;FH El-Khatib&lt;/author&gt;&lt;author&gt;Trang T Ly &lt;/author&gt;&lt;author&gt;Paula Clinton &lt;/author&gt;&lt;author&gt;Eliana Frank &lt;/author&gt;&lt;author&gt;Molly L Tanenbaum &lt;/author&gt;&lt;author&gt;Sarah J Hanes &lt;/author&gt;&lt;author&gt;Rajendranath R Selagamsetty&lt;/author&gt;&lt;author&gt;Korey Hood &lt;/author&gt;&lt;author&gt;Edward R Damiano &lt;/author&gt;&lt;author&gt;Bruce A Buckingham &lt;/author&gt;&lt;/authors&gt;&lt;/contributors&gt;&lt;titles&gt;&lt;title&gt;Feasibility studies of an insulin-only bionic pancreas in a home-use setting&lt;/title&gt;&lt;secondary-title&gt;J Diabetes Sci Technol&lt;/secondary-title&gt;&lt;/titles&gt;&lt;periodical&gt;&lt;full-title&gt;J Diabetes Sci Technol&lt;/full-title&gt;&lt;/periodical&gt;&lt;pages&gt;1001-1007&lt;/pages&gt;&lt;volume&gt;13&lt;/volume&gt;&lt;number&gt;6&lt;/number&gt;&lt;dates&gt;&lt;year&gt;2019&lt;/year&gt;&lt;/dates&gt;&lt;urls&gt;&lt;related-urls&gt;&lt;url&gt;https://journals.sagepub.com/doi/abs/10.1177/1932296819872225&lt;/url&gt;&lt;/related-urls&gt;&lt;/urls&gt;&lt;custom1&gt;12 cites: https://scholar.google.com/scholar?cites=6320949457109156239&amp;amp;as_sdt=2005&amp;amp;sciodt=0,5&amp;amp;hl=en&amp;#xD;Query date: 2024-09-05 07:43:41&lt;/custom1&gt;&lt;electronic-resource-num&gt;10.1177/1932296819872225&lt;/electronic-resource-num&gt;&lt;/record&gt;&lt;/Cite&gt;&lt;/EndNote&gt;</w:instrText>
            </w:r>
            <w:r w:rsidRPr="00C2061D">
              <w:rPr>
                <w:rFonts w:cs="Arial"/>
                <w:bCs/>
                <w:sz w:val="16"/>
                <w:szCs w:val="16"/>
              </w:rPr>
              <w:fldChar w:fldCharType="separate"/>
            </w:r>
            <w:r w:rsidR="00B60AE6">
              <w:rPr>
                <w:rFonts w:cs="Arial"/>
                <w:bCs/>
                <w:noProof/>
                <w:sz w:val="16"/>
                <w:szCs w:val="16"/>
              </w:rPr>
              <w:t>(43)</w:t>
            </w:r>
            <w:r w:rsidRPr="00C2061D">
              <w:rPr>
                <w:rFonts w:cs="Arial"/>
                <w:bCs/>
                <w:sz w:val="16"/>
                <w:szCs w:val="16"/>
              </w:rPr>
              <w:fldChar w:fldCharType="end"/>
            </w:r>
          </w:p>
        </w:tc>
        <w:tc>
          <w:tcPr>
            <w:tcW w:w="0" w:type="auto"/>
          </w:tcPr>
          <w:p w14:paraId="74E4087E" w14:textId="0751E3CA" w:rsidR="00A23C1B" w:rsidRPr="00C2061D" w:rsidRDefault="00A23C1B" w:rsidP="00A23C1B">
            <w:pPr>
              <w:rPr>
                <w:rFonts w:cs="Arial"/>
                <w:sz w:val="16"/>
                <w:szCs w:val="16"/>
              </w:rPr>
            </w:pPr>
            <w:r w:rsidRPr="00C2061D">
              <w:rPr>
                <w:rFonts w:cs="Arial"/>
                <w:sz w:val="16"/>
                <w:szCs w:val="16"/>
              </w:rPr>
              <w:t>The t-slim infusion pump (Tandem) was used as part of a Bionic Pancreas (BP) system to deliver insulin. It worked alongside a Dexcom G4 Platinum AP CGM and an iPhone-based BP app that managed insulin dosing, calculated intended glucagon doses (though glucagon was not administered), and managed device connectivity.</w:t>
            </w:r>
          </w:p>
        </w:tc>
        <w:tc>
          <w:tcPr>
            <w:tcW w:w="0" w:type="auto"/>
          </w:tcPr>
          <w:p w14:paraId="6B26B1C6" w14:textId="6B9C71E1" w:rsidR="00A23C1B" w:rsidRPr="00C2061D" w:rsidRDefault="00A23C1B" w:rsidP="00A23C1B">
            <w:pPr>
              <w:rPr>
                <w:rFonts w:cs="Arial"/>
                <w:sz w:val="16"/>
                <w:szCs w:val="16"/>
              </w:rPr>
            </w:pPr>
            <w:r w:rsidRPr="00C2061D">
              <w:rPr>
                <w:rFonts w:cs="Arial"/>
                <w:sz w:val="16"/>
                <w:szCs w:val="16"/>
              </w:rPr>
              <w:t xml:space="preserve">To evaluate the safety and performance of an insulin-only BP system in a real-world home-use setting, focusing on its ability to manage glucose levels with a conservative approach to </w:t>
            </w:r>
            <w:proofErr w:type="gramStart"/>
            <w:r w:rsidRPr="00C2061D">
              <w:rPr>
                <w:rFonts w:cs="Arial"/>
                <w:sz w:val="16"/>
                <w:szCs w:val="16"/>
              </w:rPr>
              <w:t>minimize</w:t>
            </w:r>
            <w:proofErr w:type="gramEnd"/>
            <w:r w:rsidRPr="00C2061D">
              <w:rPr>
                <w:rFonts w:cs="Arial"/>
                <w:sz w:val="16"/>
                <w:szCs w:val="16"/>
              </w:rPr>
              <w:t xml:space="preserve"> hypoglycemia risk.</w:t>
            </w:r>
          </w:p>
        </w:tc>
        <w:tc>
          <w:tcPr>
            <w:tcW w:w="0" w:type="auto"/>
          </w:tcPr>
          <w:p w14:paraId="6BC9B919" w14:textId="77777777" w:rsidR="00A23C1B" w:rsidRPr="00C2061D" w:rsidRDefault="00A23C1B" w:rsidP="00A23C1B">
            <w:pPr>
              <w:rPr>
                <w:rFonts w:cs="Arial"/>
                <w:sz w:val="16"/>
                <w:szCs w:val="16"/>
              </w:rPr>
            </w:pPr>
            <w:r w:rsidRPr="00C2061D">
              <w:rPr>
                <w:rFonts w:cs="Arial"/>
                <w:sz w:val="16"/>
                <w:szCs w:val="16"/>
              </w:rPr>
              <w:t>Open-label, non-randomized, pilot safety and feasibility study.</w:t>
            </w:r>
          </w:p>
          <w:p w14:paraId="34CEF7BB" w14:textId="77777777" w:rsidR="00A23C1B" w:rsidRPr="00C2061D" w:rsidRDefault="00A23C1B" w:rsidP="00A23C1B">
            <w:pPr>
              <w:rPr>
                <w:rFonts w:cs="Arial"/>
                <w:sz w:val="16"/>
                <w:szCs w:val="16"/>
              </w:rPr>
            </w:pPr>
          </w:p>
          <w:p w14:paraId="0302A052" w14:textId="77777777" w:rsidR="00A23C1B" w:rsidRPr="00C2061D" w:rsidRDefault="00A23C1B" w:rsidP="00A23C1B">
            <w:pPr>
              <w:rPr>
                <w:rFonts w:cs="Arial"/>
                <w:sz w:val="16"/>
                <w:szCs w:val="16"/>
              </w:rPr>
            </w:pPr>
            <w:r w:rsidRPr="00C2061D">
              <w:rPr>
                <w:rFonts w:cs="Arial"/>
                <w:sz w:val="16"/>
                <w:szCs w:val="16"/>
              </w:rPr>
              <w:t>The study included 13 adult T1D patients. Participants should have used an insulin pump for at least six months.</w:t>
            </w:r>
          </w:p>
          <w:p w14:paraId="16CD2609" w14:textId="77777777" w:rsidR="00A23C1B" w:rsidRPr="00C2061D" w:rsidRDefault="00A23C1B" w:rsidP="00A23C1B">
            <w:pPr>
              <w:rPr>
                <w:rFonts w:cs="Arial"/>
                <w:sz w:val="16"/>
                <w:szCs w:val="16"/>
              </w:rPr>
            </w:pPr>
          </w:p>
          <w:p w14:paraId="5738DC3F" w14:textId="77777777" w:rsidR="00A23C1B" w:rsidRPr="00C2061D" w:rsidRDefault="00A23C1B" w:rsidP="00A23C1B">
            <w:pPr>
              <w:rPr>
                <w:rFonts w:cs="Arial"/>
                <w:sz w:val="16"/>
                <w:szCs w:val="16"/>
              </w:rPr>
            </w:pPr>
            <w:r w:rsidRPr="00C2061D">
              <w:rPr>
                <w:rFonts w:cs="Arial"/>
                <w:sz w:val="16"/>
                <w:szCs w:val="16"/>
              </w:rPr>
              <w:t>The study duration for each participant was 21 days, spread over three 7-day arms</w:t>
            </w:r>
          </w:p>
          <w:p w14:paraId="3B66377A" w14:textId="77777777" w:rsidR="00A23C1B" w:rsidRPr="00C2061D" w:rsidRDefault="00A23C1B" w:rsidP="00A23C1B">
            <w:pPr>
              <w:rPr>
                <w:rFonts w:cs="Arial"/>
                <w:sz w:val="16"/>
                <w:szCs w:val="16"/>
              </w:rPr>
            </w:pPr>
          </w:p>
          <w:p w14:paraId="5B6B0DF3" w14:textId="77777777" w:rsidR="00A23C1B" w:rsidRPr="00C2061D" w:rsidRDefault="00A23C1B" w:rsidP="00A23C1B">
            <w:pPr>
              <w:rPr>
                <w:rFonts w:cs="Arial"/>
                <w:sz w:val="16"/>
                <w:szCs w:val="16"/>
              </w:rPr>
            </w:pPr>
            <w:r w:rsidRPr="00C2061D">
              <w:rPr>
                <w:rFonts w:cs="Arial"/>
                <w:sz w:val="16"/>
                <w:szCs w:val="16"/>
              </w:rPr>
              <w:t>There was a comparison of the BP system's performance and safety across different configurations (static and dynamic glucose targets) against participants' usual-care settings:</w:t>
            </w:r>
          </w:p>
          <w:p w14:paraId="3502F9D2" w14:textId="77777777" w:rsidR="00A23C1B" w:rsidRPr="00C2061D" w:rsidRDefault="00A23C1B">
            <w:pPr>
              <w:pStyle w:val="ListParagraph"/>
              <w:numPr>
                <w:ilvl w:val="0"/>
                <w:numId w:val="18"/>
              </w:numPr>
              <w:ind w:left="163" w:hanging="163"/>
              <w:rPr>
                <w:rFonts w:cs="Arial"/>
                <w:sz w:val="16"/>
                <w:szCs w:val="16"/>
              </w:rPr>
            </w:pPr>
            <w:r w:rsidRPr="00C2061D">
              <w:rPr>
                <w:rFonts w:cs="Arial"/>
                <w:sz w:val="16"/>
                <w:szCs w:val="16"/>
              </w:rPr>
              <w:t>Static Set-Point: A fixed glucose target (e.g., 130 mg/dL) used consistently, with adjustments only in response to pre-specified conditions.</w:t>
            </w:r>
          </w:p>
          <w:p w14:paraId="467ED744" w14:textId="4E36BF43" w:rsidR="00A23C1B" w:rsidRPr="00C2061D" w:rsidRDefault="00A23C1B" w:rsidP="00A23C1B">
            <w:pPr>
              <w:rPr>
                <w:rFonts w:cs="Arial"/>
                <w:sz w:val="16"/>
                <w:szCs w:val="16"/>
              </w:rPr>
            </w:pPr>
            <w:r w:rsidRPr="00C2061D">
              <w:rPr>
                <w:rFonts w:cs="Arial"/>
                <w:sz w:val="16"/>
                <w:szCs w:val="16"/>
              </w:rPr>
              <w:t xml:space="preserve">Dynamic Set-Point: A flexible glucose target </w:t>
            </w:r>
            <w:r w:rsidRPr="00C2061D">
              <w:rPr>
                <w:rFonts w:cs="Arial"/>
                <w:sz w:val="16"/>
                <w:szCs w:val="16"/>
              </w:rPr>
              <w:lastRenderedPageBreak/>
              <w:t>that automatically varied between 110 and 130 mg/dL,</w:t>
            </w:r>
          </w:p>
        </w:tc>
        <w:tc>
          <w:tcPr>
            <w:tcW w:w="0" w:type="auto"/>
          </w:tcPr>
          <w:p w14:paraId="25543C3E"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lastRenderedPageBreak/>
              <w:t>Mean CGM glucose levels</w:t>
            </w:r>
          </w:p>
          <w:p w14:paraId="2B97D444"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%TBR: (&lt;70, &lt;60 and &lt;50 mg/dL)</w:t>
            </w:r>
          </w:p>
          <w:p w14:paraId="7AB701F3"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%TiR; (70–180 mg/dL)</w:t>
            </w:r>
          </w:p>
          <w:p w14:paraId="59D2D1E5"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%TAR: (&gt;180, &gt;250 and &gt;300 mg/dL)</w:t>
            </w:r>
          </w:p>
          <w:p w14:paraId="0B15198F" w14:textId="07CB1988"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Total daily insulin dose</w:t>
            </w:r>
          </w:p>
        </w:tc>
        <w:tc>
          <w:tcPr>
            <w:tcW w:w="0" w:type="auto"/>
          </w:tcPr>
          <w:p w14:paraId="159F39FF" w14:textId="77777777" w:rsidR="00A23C1B" w:rsidRPr="00C2061D" w:rsidRDefault="00A23C1B" w:rsidP="00A23C1B">
            <w:pPr>
              <w:rPr>
                <w:rFonts w:cs="Arial"/>
                <w:sz w:val="16"/>
                <w:szCs w:val="16"/>
              </w:rPr>
            </w:pPr>
            <w:r w:rsidRPr="00C2061D">
              <w:rPr>
                <w:rFonts w:cs="Arial"/>
                <w:sz w:val="16"/>
                <w:szCs w:val="16"/>
              </w:rPr>
              <w:t xml:space="preserve">The BP system, using a static glucose target, significantly reduced the percentage of time glucose levels fell below 70 mg/dL and 60 mg/dL compared to the usual-care arm. For the static set-point, TBR&lt;60 decreased from 2.3% to 0.84%, and TBR&lt;70 was reduced from 5.5% to 1.8%. </w:t>
            </w:r>
          </w:p>
          <w:p w14:paraId="188098F9" w14:textId="77777777" w:rsidR="00A23C1B" w:rsidRPr="00C2061D" w:rsidRDefault="00A23C1B" w:rsidP="00A23C1B">
            <w:pPr>
              <w:rPr>
                <w:rFonts w:cs="Arial"/>
                <w:sz w:val="16"/>
                <w:szCs w:val="16"/>
              </w:rPr>
            </w:pPr>
          </w:p>
          <w:p w14:paraId="187937D1" w14:textId="77777777" w:rsidR="00A23C1B" w:rsidRPr="00C2061D" w:rsidRDefault="00A23C1B" w:rsidP="00A23C1B">
            <w:pPr>
              <w:rPr>
                <w:rFonts w:cs="Arial"/>
                <w:sz w:val="16"/>
                <w:szCs w:val="16"/>
              </w:rPr>
            </w:pPr>
            <w:r w:rsidRPr="00C2061D">
              <w:rPr>
                <w:rFonts w:cs="Arial"/>
                <w:sz w:val="16"/>
                <w:szCs w:val="16"/>
              </w:rPr>
              <w:t xml:space="preserve">The %TBR also improved with the dynamic set-point configuration compared to usual care, although not statistically significantly. </w:t>
            </w:r>
          </w:p>
          <w:p w14:paraId="7D5EF89B" w14:textId="77777777" w:rsidR="00A23C1B" w:rsidRPr="00C2061D" w:rsidRDefault="00A23C1B" w:rsidP="00A23C1B">
            <w:pPr>
              <w:rPr>
                <w:rFonts w:cs="Arial"/>
                <w:sz w:val="16"/>
                <w:szCs w:val="16"/>
              </w:rPr>
            </w:pPr>
          </w:p>
          <w:p w14:paraId="3F744E8A" w14:textId="77777777" w:rsidR="00A23C1B" w:rsidRPr="00C2061D" w:rsidRDefault="00A23C1B" w:rsidP="00A23C1B">
            <w:pPr>
              <w:rPr>
                <w:rFonts w:cs="Arial"/>
                <w:sz w:val="16"/>
                <w:szCs w:val="16"/>
              </w:rPr>
            </w:pPr>
            <w:r w:rsidRPr="00C2061D">
              <w:rPr>
                <w:rFonts w:cs="Arial"/>
                <w:sz w:val="16"/>
                <w:szCs w:val="16"/>
              </w:rPr>
              <w:t xml:space="preserve">No significant differences were observed in %TiR or %TAR. </w:t>
            </w:r>
          </w:p>
          <w:p w14:paraId="6BF5E443" w14:textId="77777777" w:rsidR="00A23C1B" w:rsidRPr="00C2061D" w:rsidRDefault="00A23C1B" w:rsidP="00A23C1B">
            <w:pPr>
              <w:rPr>
                <w:rFonts w:cs="Arial"/>
                <w:sz w:val="16"/>
                <w:szCs w:val="16"/>
              </w:rPr>
            </w:pPr>
          </w:p>
          <w:p w14:paraId="43822BDC" w14:textId="5342E044" w:rsidR="00A23C1B" w:rsidRPr="00C2061D" w:rsidRDefault="00A23C1B" w:rsidP="00A23C1B">
            <w:pPr>
              <w:rPr>
                <w:rFonts w:cs="Arial"/>
                <w:sz w:val="16"/>
                <w:szCs w:val="16"/>
              </w:rPr>
            </w:pPr>
            <w:r w:rsidRPr="00C2061D">
              <w:rPr>
                <w:rFonts w:cs="Arial"/>
                <w:sz w:val="16"/>
                <w:szCs w:val="16"/>
              </w:rPr>
              <w:t xml:space="preserve">There were 157 alerts related to connectivity issues or hypoglycemia. The study team </w:t>
            </w:r>
            <w:r w:rsidRPr="00C2061D">
              <w:rPr>
                <w:rFonts w:cs="Arial"/>
                <w:sz w:val="16"/>
                <w:szCs w:val="16"/>
              </w:rPr>
              <w:lastRenderedPageBreak/>
              <w:t xml:space="preserve">intervened </w:t>
            </w:r>
            <w:proofErr w:type="gramStart"/>
            <w:r w:rsidRPr="00C2061D">
              <w:rPr>
                <w:rFonts w:cs="Arial"/>
                <w:sz w:val="16"/>
                <w:szCs w:val="16"/>
              </w:rPr>
              <w:t>for</w:t>
            </w:r>
            <w:proofErr w:type="gramEnd"/>
            <w:r w:rsidRPr="00C2061D">
              <w:rPr>
                <w:rFonts w:cs="Arial"/>
                <w:sz w:val="16"/>
                <w:szCs w:val="16"/>
              </w:rPr>
              <w:t xml:space="preserve"> 71% of these alerts. </w:t>
            </w:r>
          </w:p>
        </w:tc>
        <w:tc>
          <w:tcPr>
            <w:tcW w:w="0" w:type="auto"/>
          </w:tcPr>
          <w:p w14:paraId="73D97780" w14:textId="47A26958" w:rsidR="00A23C1B" w:rsidRPr="00C2061D" w:rsidRDefault="00A23C1B" w:rsidP="00A23C1B">
            <w:pPr>
              <w:rPr>
                <w:rFonts w:cs="Arial"/>
                <w:sz w:val="16"/>
                <w:szCs w:val="16"/>
              </w:rPr>
            </w:pPr>
            <w:r w:rsidRPr="00C2061D">
              <w:rPr>
                <w:rFonts w:cs="Arial"/>
                <w:sz w:val="16"/>
                <w:szCs w:val="16"/>
              </w:rPr>
              <w:lastRenderedPageBreak/>
              <w:t>No AEs were reported.</w:t>
            </w:r>
          </w:p>
        </w:tc>
        <w:tc>
          <w:tcPr>
            <w:tcW w:w="0" w:type="auto"/>
          </w:tcPr>
          <w:p w14:paraId="78CA6EDF" w14:textId="3CB02A3D" w:rsidR="00A23C1B" w:rsidRPr="00C2061D" w:rsidRDefault="00A23C1B" w:rsidP="00A23C1B">
            <w:pPr>
              <w:rPr>
                <w:rFonts w:cs="Arial"/>
                <w:sz w:val="16"/>
                <w:szCs w:val="16"/>
              </w:rPr>
            </w:pPr>
            <w:r w:rsidRPr="00C2061D">
              <w:rPr>
                <w:rFonts w:cs="Arial"/>
                <w:sz w:val="16"/>
                <w:szCs w:val="16"/>
              </w:rPr>
              <w:t>The insulin-only BP system, particularly with a static glucose target, showed promise in effectively managing glucose levels and reducing hypoglycemia risk in a home-use setting.</w:t>
            </w:r>
          </w:p>
        </w:tc>
      </w:tr>
      <w:tr w:rsidR="004D4B1D" w:rsidRPr="00C2061D" w14:paraId="3E0D1556" w14:textId="77777777" w:rsidTr="00B917A1">
        <w:tc>
          <w:tcPr>
            <w:tcW w:w="0" w:type="auto"/>
          </w:tcPr>
          <w:p w14:paraId="5810129F" w14:textId="279524EA" w:rsidR="00A23C1B" w:rsidRPr="00C2061D" w:rsidRDefault="00A23C1B" w:rsidP="00A23C1B">
            <w:pPr>
              <w:rPr>
                <w:rFonts w:cs="Arial"/>
                <w:bCs/>
                <w:sz w:val="16"/>
                <w:szCs w:val="16"/>
              </w:rPr>
            </w:pPr>
            <w:bookmarkStart w:id="121" w:name="_Hlk182902489"/>
            <w:r w:rsidRPr="00C2061D">
              <w:rPr>
                <w:rFonts w:cs="Arial"/>
                <w:bCs/>
                <w:sz w:val="16"/>
                <w:szCs w:val="16"/>
              </w:rPr>
              <w:t xml:space="preserve">Brown et al. (2019) </w:t>
            </w:r>
            <w:r w:rsidRPr="00C2061D">
              <w:rPr>
                <w:rFonts w:cs="Arial"/>
                <w:bCs/>
                <w:sz w:val="16"/>
                <w:szCs w:val="16"/>
              </w:rPr>
              <w:fldChar w:fldCharType="begin">
                <w:fldData xml:space="preserve">PEVuZE5vdGU+PENpdGU+PEF1dGhvcj5Ccm93bjwvQXV0aG9yPjxZZWFyPjIwMTk8L1llYXI+PFJl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PEVuZE5vdGU+PENpdGU+PEF1dGhvcj5Ccm93bjwvQXV0aG9yPjxZZWFyPjIwMTk8L1llYXI+PFJl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(44, 45)</w:t>
            </w:r>
            <w:r w:rsidRPr="00C2061D">
              <w:rPr>
                <w:rFonts w:cs="Arial"/>
                <w:bCs/>
                <w:sz w:val="16"/>
                <w:szCs w:val="16"/>
              </w:rPr>
              <w:fldChar w:fldCharType="end"/>
            </w:r>
          </w:p>
        </w:tc>
        <w:tc>
          <w:tcPr>
            <w:tcW w:w="0" w:type="auto"/>
          </w:tcPr>
          <w:p w14:paraId="630CA96C" w14:textId="77777777" w:rsidR="00A23C1B" w:rsidRPr="00C2061D" w:rsidRDefault="00A23C1B" w:rsidP="00A23C1B">
            <w:pPr>
              <w:rPr>
                <w:rFonts w:cs="Arial"/>
                <w:sz w:val="16"/>
                <w:szCs w:val="16"/>
              </w:rPr>
            </w:pPr>
            <w:r w:rsidRPr="00C2061D">
              <w:rPr>
                <w:rFonts w:cs="Arial"/>
                <w:sz w:val="16"/>
                <w:szCs w:val="16"/>
              </w:rPr>
              <w:t xml:space="preserve">The study used the t-slim X2 insulin pump with Control-IQ* Technology in the CL group. This pump was used as part of the CL system to automate insulin delivery, including automated correction boluses and basal rate adjustments. </w:t>
            </w:r>
          </w:p>
          <w:p w14:paraId="79C433C5" w14:textId="77777777" w:rsidR="00A23C1B" w:rsidRPr="00C2061D" w:rsidRDefault="00A23C1B" w:rsidP="00A23C1B">
            <w:pPr>
              <w:rPr>
                <w:rFonts w:cs="Arial"/>
                <w:sz w:val="16"/>
                <w:szCs w:val="16"/>
              </w:rPr>
            </w:pPr>
          </w:p>
          <w:p w14:paraId="7BA744DC" w14:textId="2DA01C98" w:rsidR="00A23C1B" w:rsidRPr="00C2061D" w:rsidRDefault="00A23C1B" w:rsidP="00A23C1B">
            <w:pPr>
              <w:rPr>
                <w:rFonts w:cs="Arial"/>
                <w:sz w:val="16"/>
                <w:szCs w:val="16"/>
              </w:rPr>
            </w:pPr>
            <w:r w:rsidRPr="00C2061D">
              <w:rPr>
                <w:rFonts w:cs="Arial"/>
                <w:sz w:val="16"/>
                <w:szCs w:val="16"/>
              </w:rPr>
              <w:t xml:space="preserve">The control group used personal SAP insulin pumps </w:t>
            </w:r>
            <w:r w:rsidR="00840E08" w:rsidRPr="00C2061D">
              <w:rPr>
                <w:rFonts w:cs="Arial"/>
                <w:sz w:val="16"/>
                <w:szCs w:val="16"/>
              </w:rPr>
              <w:t>or t-slim X2 without automation features for insulin delivery</w:t>
            </w:r>
            <w:r w:rsidRPr="00C2061D">
              <w:rPr>
                <w:rFonts w:cs="Arial"/>
                <w:sz w:val="16"/>
                <w:szCs w:val="16"/>
              </w:rPr>
              <w:t>.</w:t>
            </w:r>
            <w:r w:rsidR="00840E08">
              <w:rPr>
                <w:rFonts w:cs="Arial"/>
                <w:sz w:val="16"/>
                <w:szCs w:val="16"/>
              </w:rPr>
              <w:t xml:space="preserve"> </w:t>
            </w:r>
          </w:p>
        </w:tc>
        <w:tc>
          <w:tcPr>
            <w:tcW w:w="0" w:type="auto"/>
          </w:tcPr>
          <w:p w14:paraId="5B09A9BA" w14:textId="10AF65F3" w:rsidR="00A23C1B" w:rsidRPr="00C2061D" w:rsidRDefault="00A23C1B" w:rsidP="00A23C1B">
            <w:pPr>
              <w:rPr>
                <w:rFonts w:cs="Arial"/>
                <w:sz w:val="16"/>
                <w:szCs w:val="16"/>
              </w:rPr>
            </w:pPr>
            <w:r w:rsidRPr="00C2061D">
              <w:rPr>
                <w:rFonts w:cs="Arial"/>
                <w:sz w:val="16"/>
                <w:szCs w:val="16"/>
              </w:rPr>
              <w:t>To evaluate the efficacy and safety of the Control-IQ* CL insulin delivery system compared to a standard SAP for improving glycemic outcomes in patients with T1D.</w:t>
            </w:r>
          </w:p>
        </w:tc>
        <w:tc>
          <w:tcPr>
            <w:tcW w:w="0" w:type="auto"/>
          </w:tcPr>
          <w:p w14:paraId="5822EFA1" w14:textId="77777777" w:rsidR="00A23C1B" w:rsidRPr="00C2061D" w:rsidRDefault="00A23C1B" w:rsidP="00A23C1B">
            <w:pPr>
              <w:rPr>
                <w:rFonts w:cs="Arial"/>
                <w:sz w:val="16"/>
                <w:szCs w:val="16"/>
              </w:rPr>
            </w:pPr>
            <w:proofErr w:type="gramStart"/>
            <w:r w:rsidRPr="00C2061D">
              <w:rPr>
                <w:rFonts w:cs="Arial"/>
                <w:sz w:val="16"/>
                <w:szCs w:val="16"/>
              </w:rPr>
              <w:t>Parallel-group</w:t>
            </w:r>
            <w:proofErr w:type="gramEnd"/>
            <w:r w:rsidRPr="00C2061D">
              <w:rPr>
                <w:rFonts w:cs="Arial"/>
                <w:sz w:val="16"/>
                <w:szCs w:val="16"/>
              </w:rPr>
              <w:t>, unblinded, RCT</w:t>
            </w:r>
          </w:p>
          <w:p w14:paraId="46FD193A" w14:textId="77777777" w:rsidR="00A23C1B" w:rsidRPr="00C2061D" w:rsidRDefault="00A23C1B" w:rsidP="00A23C1B">
            <w:pPr>
              <w:rPr>
                <w:rFonts w:cs="Arial"/>
                <w:sz w:val="16"/>
                <w:szCs w:val="16"/>
              </w:rPr>
            </w:pPr>
          </w:p>
          <w:p w14:paraId="5863DE93" w14:textId="7D63B7EC" w:rsidR="00A23C1B" w:rsidRPr="00C2061D" w:rsidRDefault="00A23C1B" w:rsidP="00A23C1B">
            <w:pPr>
              <w:rPr>
                <w:rFonts w:cs="Arial"/>
                <w:sz w:val="16"/>
                <w:szCs w:val="16"/>
              </w:rPr>
            </w:pPr>
            <w:r w:rsidRPr="00C2061D">
              <w:rPr>
                <w:rFonts w:cs="Arial"/>
                <w:sz w:val="16"/>
                <w:szCs w:val="16"/>
              </w:rPr>
              <w:t>The study included 168 T1D patients, who were at least 14 years old. Using a 2:1 randomization ratio, 112 patients were assigned to the CL system group and 56 to the control group.</w:t>
            </w:r>
          </w:p>
          <w:p w14:paraId="78B4E1F5" w14:textId="77777777" w:rsidR="00A23C1B" w:rsidRPr="00C2061D" w:rsidRDefault="00A23C1B" w:rsidP="00A23C1B">
            <w:pPr>
              <w:rPr>
                <w:rFonts w:cs="Arial"/>
                <w:sz w:val="16"/>
                <w:szCs w:val="16"/>
              </w:rPr>
            </w:pPr>
          </w:p>
          <w:p w14:paraId="1CC11D83" w14:textId="3ACC65AD" w:rsidR="00A23C1B" w:rsidRPr="00C2061D" w:rsidRDefault="00A23C1B" w:rsidP="00A23C1B">
            <w:pPr>
              <w:rPr>
                <w:rFonts w:cs="Arial"/>
                <w:sz w:val="16"/>
                <w:szCs w:val="16"/>
              </w:rPr>
            </w:pPr>
            <w:r w:rsidRPr="00C2061D">
              <w:rPr>
                <w:rFonts w:cs="Arial"/>
                <w:sz w:val="16"/>
                <w:szCs w:val="16"/>
              </w:rPr>
              <w:t>The patients were monitored over a 26-week period.</w:t>
            </w:r>
          </w:p>
        </w:tc>
        <w:tc>
          <w:tcPr>
            <w:tcW w:w="0" w:type="auto"/>
          </w:tcPr>
          <w:p w14:paraId="5EABAE40"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%TiR; (70–180 mg/dL)</w:t>
            </w:r>
          </w:p>
          <w:p w14:paraId="7B48ABCE" w14:textId="365D8AF3"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%TAR: (&gt;180 mg/dL)</w:t>
            </w:r>
          </w:p>
          <w:p w14:paraId="2DF406E2" w14:textId="2E044B1C"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%TBR: (&lt;70 and &lt;54 mg/dL)</w:t>
            </w:r>
          </w:p>
          <w:p w14:paraId="0E2552F2"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Mean glucose level</w:t>
            </w:r>
          </w:p>
          <w:p w14:paraId="40AC19C5"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HbA1c levels</w:t>
            </w:r>
          </w:p>
          <w:p w14:paraId="3795F55E" w14:textId="0F83791C" w:rsidR="00C14ABE" w:rsidRPr="00C2061D" w:rsidRDefault="00C14ABE">
            <w:pPr>
              <w:pStyle w:val="ListParagraph"/>
              <w:numPr>
                <w:ilvl w:val="0"/>
                <w:numId w:val="17"/>
              </w:numPr>
              <w:ind w:left="175" w:hanging="175"/>
              <w:jc w:val="left"/>
              <w:rPr>
                <w:rFonts w:cs="Arial"/>
                <w:sz w:val="16"/>
                <w:szCs w:val="16"/>
              </w:rPr>
            </w:pPr>
            <w:r w:rsidRPr="00C2061D">
              <w:rPr>
                <w:rFonts w:cs="Arial"/>
                <w:sz w:val="16"/>
                <w:szCs w:val="16"/>
              </w:rPr>
              <w:t>AEs</w:t>
            </w:r>
          </w:p>
        </w:tc>
        <w:tc>
          <w:tcPr>
            <w:tcW w:w="0" w:type="auto"/>
          </w:tcPr>
          <w:p w14:paraId="700CC43A" w14:textId="34D0DEE8" w:rsidR="00A23C1B" w:rsidRPr="00C2061D" w:rsidRDefault="00A23C1B" w:rsidP="00A23C1B">
            <w:pPr>
              <w:rPr>
                <w:rFonts w:cs="Arial"/>
                <w:sz w:val="16"/>
                <w:szCs w:val="16"/>
              </w:rPr>
            </w:pPr>
            <w:r w:rsidRPr="00C2061D">
              <w:rPr>
                <w:rFonts w:cs="Arial"/>
                <w:sz w:val="16"/>
                <w:szCs w:val="16"/>
              </w:rPr>
              <w:t xml:space="preserve">The CL system significantly increased the %TiR from 61% at baseline to 71% over the 6 months, while the control group remained at 59%. </w:t>
            </w:r>
          </w:p>
          <w:p w14:paraId="5906FE55" w14:textId="77777777" w:rsidR="00A23C1B" w:rsidRPr="00C2061D" w:rsidRDefault="00A23C1B" w:rsidP="00A23C1B">
            <w:pPr>
              <w:rPr>
                <w:rFonts w:cs="Arial"/>
                <w:sz w:val="16"/>
                <w:szCs w:val="16"/>
              </w:rPr>
            </w:pPr>
          </w:p>
          <w:p w14:paraId="2D0F3846" w14:textId="2D82CCE9" w:rsidR="00A23C1B" w:rsidRPr="00C2061D" w:rsidRDefault="00A23C1B" w:rsidP="00A23C1B">
            <w:pPr>
              <w:rPr>
                <w:rFonts w:cs="Arial"/>
                <w:sz w:val="16"/>
                <w:szCs w:val="16"/>
              </w:rPr>
            </w:pPr>
            <w:r w:rsidRPr="00C2061D">
              <w:rPr>
                <w:rFonts w:cs="Arial"/>
                <w:sz w:val="16"/>
                <w:szCs w:val="16"/>
              </w:rPr>
              <w:t>The %TBR&lt;70 decreased from 3.6% at baseline to 1.6% in the CL group, which was significantly better than the change from 2.8% to 2.25% in the control group (p&lt;0.001).</w:t>
            </w:r>
          </w:p>
          <w:p w14:paraId="4F4DD5A9" w14:textId="77777777" w:rsidR="00A23C1B" w:rsidRPr="00C2061D" w:rsidRDefault="00A23C1B" w:rsidP="00A23C1B">
            <w:pPr>
              <w:rPr>
                <w:rFonts w:cs="Arial"/>
                <w:sz w:val="16"/>
                <w:szCs w:val="16"/>
              </w:rPr>
            </w:pPr>
          </w:p>
          <w:p w14:paraId="5250C9CA" w14:textId="77777777" w:rsidR="00A23C1B" w:rsidRPr="00C2061D" w:rsidRDefault="00A23C1B" w:rsidP="00A23C1B">
            <w:pPr>
              <w:rPr>
                <w:rFonts w:cs="Arial"/>
                <w:sz w:val="16"/>
                <w:szCs w:val="16"/>
              </w:rPr>
            </w:pPr>
            <w:r w:rsidRPr="00C2061D">
              <w:rPr>
                <w:rFonts w:cs="Arial"/>
                <w:sz w:val="16"/>
                <w:szCs w:val="16"/>
              </w:rPr>
              <w:t xml:space="preserve">The </w:t>
            </w:r>
            <w:proofErr w:type="gramStart"/>
            <w:r w:rsidRPr="00C2061D">
              <w:rPr>
                <w:rFonts w:cs="Arial"/>
                <w:sz w:val="16"/>
                <w:szCs w:val="16"/>
              </w:rPr>
              <w:t>benefits</w:t>
            </w:r>
            <w:proofErr w:type="gramEnd"/>
            <w:r w:rsidRPr="00C2061D">
              <w:rPr>
                <w:rFonts w:cs="Arial"/>
                <w:sz w:val="16"/>
                <w:szCs w:val="16"/>
              </w:rPr>
              <w:t xml:space="preserve"> appeared within the first month and persisted over 26 weeks.</w:t>
            </w:r>
          </w:p>
          <w:p w14:paraId="1F82557B" w14:textId="77777777" w:rsidR="00A23C1B" w:rsidRPr="00C2061D" w:rsidRDefault="00A23C1B" w:rsidP="00A23C1B">
            <w:pPr>
              <w:rPr>
                <w:rFonts w:cs="Arial"/>
                <w:sz w:val="16"/>
                <w:szCs w:val="16"/>
              </w:rPr>
            </w:pPr>
          </w:p>
          <w:p w14:paraId="0EF2FBA1" w14:textId="52642FB9" w:rsidR="00A23C1B" w:rsidRPr="00C2061D" w:rsidRDefault="00A23C1B" w:rsidP="00A23C1B">
            <w:pPr>
              <w:rPr>
                <w:rFonts w:cs="Arial"/>
                <w:sz w:val="16"/>
                <w:szCs w:val="16"/>
              </w:rPr>
            </w:pPr>
            <w:r w:rsidRPr="00C2061D">
              <w:rPr>
                <w:rFonts w:cs="Arial"/>
                <w:sz w:val="16"/>
                <w:szCs w:val="16"/>
              </w:rPr>
              <w:t>There were 137 device-related problems in the closed-loop group, most frequently related to connectivity issues. Additionally, a temporary suspension of the Control-IQ software was necessary due to a software error affecting insulin delivery, but this did not result in any serious adverse events.</w:t>
            </w:r>
          </w:p>
        </w:tc>
        <w:tc>
          <w:tcPr>
            <w:tcW w:w="0" w:type="auto"/>
          </w:tcPr>
          <w:p w14:paraId="25A9861F" w14:textId="2C714016" w:rsidR="00A23C1B" w:rsidRPr="00C2061D" w:rsidRDefault="00A23C1B" w:rsidP="00A23C1B">
            <w:pPr>
              <w:rPr>
                <w:rFonts w:cs="Arial"/>
                <w:sz w:val="16"/>
                <w:szCs w:val="16"/>
              </w:rPr>
            </w:pPr>
            <w:r w:rsidRPr="00C2061D">
              <w:rPr>
                <w:rFonts w:cs="Arial"/>
                <w:sz w:val="16"/>
                <w:szCs w:val="16"/>
              </w:rPr>
              <w:t>17 AEs were reported in the CL group (16 patients), including one case of DKA due to a pump infusion set failure as well as 3 SAEs: hospitalizations for concussion, otitis, and cardiac bypass surgery.</w:t>
            </w:r>
          </w:p>
          <w:p w14:paraId="3A5FD1DF" w14:textId="77777777" w:rsidR="00A23C1B" w:rsidRPr="00C2061D" w:rsidRDefault="00A23C1B" w:rsidP="00A23C1B">
            <w:pPr>
              <w:rPr>
                <w:rFonts w:cs="Arial"/>
                <w:sz w:val="16"/>
                <w:szCs w:val="16"/>
              </w:rPr>
            </w:pPr>
          </w:p>
          <w:p w14:paraId="1AAC1938" w14:textId="469664DC" w:rsidR="00A23C1B" w:rsidRPr="00C2061D" w:rsidRDefault="00A23C1B" w:rsidP="00A23C1B">
            <w:pPr>
              <w:rPr>
                <w:rFonts w:cs="Arial"/>
                <w:sz w:val="16"/>
                <w:szCs w:val="16"/>
              </w:rPr>
            </w:pPr>
            <w:r w:rsidRPr="00C2061D">
              <w:rPr>
                <w:rFonts w:cs="Arial"/>
                <w:sz w:val="16"/>
                <w:szCs w:val="16"/>
              </w:rPr>
              <w:t>The AEs also included 13 cases of hyperglycemia or ketosis events in the CL group compared to 2 in the control group. These were predominantly caused by infusion set failures.</w:t>
            </w:r>
          </w:p>
        </w:tc>
        <w:tc>
          <w:tcPr>
            <w:tcW w:w="0" w:type="auto"/>
          </w:tcPr>
          <w:p w14:paraId="575048FE" w14:textId="3B09AD63" w:rsidR="00A23C1B" w:rsidRPr="00C2061D" w:rsidRDefault="00A23C1B" w:rsidP="00A23C1B">
            <w:pPr>
              <w:rPr>
                <w:rFonts w:cs="Arial"/>
                <w:sz w:val="16"/>
                <w:szCs w:val="16"/>
              </w:rPr>
            </w:pPr>
            <w:r w:rsidRPr="00C2061D">
              <w:rPr>
                <w:rFonts w:cs="Arial"/>
                <w:sz w:val="16"/>
                <w:szCs w:val="16"/>
              </w:rPr>
              <w:t>The closed-loop system effectively minimized the time spent with glucose levels below 70 mg/dL, demonstrating its ability to prevent hypoglycemia.</w:t>
            </w:r>
          </w:p>
        </w:tc>
      </w:tr>
      <w:tr w:rsidR="004D4B1D" w:rsidRPr="00C2061D" w14:paraId="1EAAE612" w14:textId="77777777" w:rsidTr="00B917A1">
        <w:tc>
          <w:tcPr>
            <w:tcW w:w="0" w:type="auto"/>
          </w:tcPr>
          <w:p w14:paraId="296023DB" w14:textId="07D14153" w:rsidR="00A23C1B" w:rsidRPr="00C2061D" w:rsidRDefault="002B1CFC" w:rsidP="00A23C1B">
            <w:pPr>
              <w:rPr>
                <w:rFonts w:cs="Arial"/>
                <w:bCs/>
                <w:sz w:val="16"/>
                <w:szCs w:val="16"/>
              </w:rPr>
            </w:pPr>
            <w:bookmarkStart w:id="122" w:name="_Hlk182902496"/>
            <w:bookmarkEnd w:id="121"/>
            <w:r w:rsidRPr="00C2061D">
              <w:rPr>
                <w:rFonts w:cs="Arial"/>
                <w:bCs/>
                <w:sz w:val="16"/>
                <w:szCs w:val="16"/>
              </w:rPr>
              <w:lastRenderedPageBreak/>
              <w:t xml:space="preserve">O’Malley et al. (2021) </w:t>
            </w:r>
            <w:r w:rsidRPr="00C2061D">
              <w:rPr>
                <w:rFonts w:cs="Arial"/>
                <w:bCs/>
                <w:sz w:val="16"/>
                <w:szCs w:val="16"/>
              </w:rPr>
              <w:fldChar w:fldCharType="begin">
                <w:fldData xml:space="preserve">PEVuZE5vdGU+PENpdGU+PEF1dGhvcj5PJmFwb3M7TWFsbGV5PC9BdXRob3I+PFllYXI+MjAyMTwv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PEVuZE5vdGU+PENpdGU+PEF1dGhvcj5PJmFwb3M7TWFsbGV5PC9BdXRob3I+PFllYXI+MjAyMTwv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(45, 46)</w:t>
            </w:r>
            <w:r w:rsidRPr="00C2061D">
              <w:rPr>
                <w:rFonts w:cs="Arial"/>
                <w:bCs/>
                <w:sz w:val="16"/>
                <w:szCs w:val="16"/>
              </w:rPr>
              <w:fldChar w:fldCharType="end"/>
            </w:r>
          </w:p>
        </w:tc>
        <w:tc>
          <w:tcPr>
            <w:tcW w:w="0" w:type="auto"/>
          </w:tcPr>
          <w:p w14:paraId="472B0D4F" w14:textId="7E4A9F47" w:rsidR="00147A91" w:rsidRDefault="00840E08" w:rsidP="00A23C1B">
            <w:pPr>
              <w:rPr>
                <w:rFonts w:cs="Arial"/>
                <w:sz w:val="16"/>
                <w:szCs w:val="16"/>
              </w:rPr>
            </w:pPr>
            <w:r>
              <w:rPr>
                <w:rFonts w:cs="Arial"/>
                <w:sz w:val="16"/>
                <w:szCs w:val="16"/>
              </w:rPr>
              <w:t xml:space="preserve">As described for </w:t>
            </w:r>
            <w:r w:rsidRPr="00C2061D">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(44)</w:t>
            </w:r>
            <w:r w:rsidRPr="00C2061D">
              <w:rPr>
                <w:rFonts w:cs="Arial"/>
                <w:bCs/>
                <w:sz w:val="16"/>
                <w:szCs w:val="16"/>
              </w:rPr>
              <w:fldChar w:fldCharType="end"/>
            </w:r>
            <w:r>
              <w:rPr>
                <w:rFonts w:cs="Arial"/>
                <w:bCs/>
                <w:sz w:val="16"/>
                <w:szCs w:val="16"/>
              </w:rPr>
              <w:t xml:space="preserve"> t</w:t>
            </w:r>
            <w:r w:rsidRPr="00DA7369">
              <w:rPr>
                <w:rFonts w:cs="Arial"/>
                <w:sz w:val="16"/>
                <w:szCs w:val="16"/>
              </w:rPr>
              <w:t>he study used the t-slim X2 pump with the Control-IQ</w:t>
            </w:r>
            <w:r>
              <w:rPr>
                <w:rFonts w:cs="Arial"/>
                <w:sz w:val="16"/>
                <w:szCs w:val="16"/>
              </w:rPr>
              <w:t>*</w:t>
            </w:r>
            <w:r w:rsidRPr="00DA7369">
              <w:rPr>
                <w:rFonts w:cs="Arial"/>
                <w:sz w:val="16"/>
                <w:szCs w:val="16"/>
              </w:rPr>
              <w:t xml:space="preserve"> CL</w:t>
            </w:r>
            <w:r>
              <w:rPr>
                <w:rFonts w:cs="Arial"/>
                <w:sz w:val="16"/>
                <w:szCs w:val="16"/>
              </w:rPr>
              <w:t>C</w:t>
            </w:r>
            <w:r w:rsidRPr="00DA7369">
              <w:rPr>
                <w:rFonts w:cs="Arial"/>
                <w:sz w:val="16"/>
                <w:szCs w:val="16"/>
              </w:rPr>
              <w:t xml:space="preserve"> algorithm for the CLC group. In the SAP group, participants used their own or study-provided insulin pumps but did not have access to the CL</w:t>
            </w:r>
            <w:r>
              <w:rPr>
                <w:rFonts w:cs="Arial"/>
                <w:sz w:val="16"/>
                <w:szCs w:val="16"/>
              </w:rPr>
              <w:t>C</w:t>
            </w:r>
            <w:r w:rsidRPr="00DA7369">
              <w:rPr>
                <w:rFonts w:cs="Arial"/>
                <w:sz w:val="16"/>
                <w:szCs w:val="16"/>
              </w:rPr>
              <w:t xml:space="preserve"> system.</w:t>
            </w:r>
          </w:p>
          <w:p w14:paraId="6AFB5C3F" w14:textId="77777777" w:rsidR="00840E08" w:rsidRPr="00C2061D" w:rsidRDefault="00840E08" w:rsidP="00A23C1B">
            <w:pPr>
              <w:rPr>
                <w:rFonts w:cs="Arial"/>
                <w:sz w:val="16"/>
                <w:szCs w:val="16"/>
              </w:rPr>
            </w:pPr>
          </w:p>
          <w:p w14:paraId="7AA53908" w14:textId="5F570BF8" w:rsidR="00147A91" w:rsidRPr="00C2061D" w:rsidRDefault="00147A91" w:rsidP="00A23C1B">
            <w:pPr>
              <w:rPr>
                <w:rFonts w:cs="Arial"/>
                <w:sz w:val="16"/>
                <w:szCs w:val="16"/>
              </w:rPr>
            </w:pPr>
            <w:r w:rsidRPr="00C2061D">
              <w:rPr>
                <w:rFonts w:cs="Arial"/>
                <w:sz w:val="16"/>
                <w:szCs w:val="16"/>
              </w:rPr>
              <w:t>The</w:t>
            </w:r>
            <w:r w:rsidR="00840E08">
              <w:rPr>
                <w:rFonts w:cs="Arial"/>
                <w:sz w:val="16"/>
                <w:szCs w:val="16"/>
              </w:rPr>
              <w:t xml:space="preserve"> CL</w:t>
            </w:r>
            <w:r w:rsidRPr="00C2061D">
              <w:rPr>
                <w:rFonts w:cs="Arial"/>
                <w:sz w:val="16"/>
                <w:szCs w:val="16"/>
              </w:rPr>
              <w:t xml:space="preserve"> system provides alarms for high priority events (e.g., occlusion or manual suspension) and </w:t>
            </w:r>
            <w:proofErr w:type="gramStart"/>
            <w:r w:rsidRPr="00C2061D">
              <w:rPr>
                <w:rFonts w:cs="Arial"/>
                <w:sz w:val="16"/>
                <w:szCs w:val="16"/>
              </w:rPr>
              <w:t>alert</w:t>
            </w:r>
            <w:proofErr w:type="gramEnd"/>
            <w:r w:rsidRPr="00C2061D">
              <w:rPr>
                <w:rFonts w:cs="Arial"/>
                <w:sz w:val="16"/>
                <w:szCs w:val="16"/>
              </w:rPr>
              <w:t xml:space="preserve"> for lower priorities (e.g., hyperglycemia).</w:t>
            </w:r>
          </w:p>
          <w:p w14:paraId="7CDB20A4" w14:textId="77777777" w:rsidR="009D2341" w:rsidRPr="00C2061D" w:rsidRDefault="009D2341" w:rsidP="00A23C1B">
            <w:pPr>
              <w:rPr>
                <w:rFonts w:cs="Arial"/>
                <w:sz w:val="16"/>
                <w:szCs w:val="16"/>
              </w:rPr>
            </w:pPr>
          </w:p>
          <w:p w14:paraId="684C3F08" w14:textId="480EC1BD" w:rsidR="009D2341" w:rsidRPr="00C2061D" w:rsidRDefault="009D2341" w:rsidP="00A23C1B">
            <w:pPr>
              <w:rPr>
                <w:rFonts w:cs="Arial"/>
                <w:sz w:val="16"/>
                <w:szCs w:val="16"/>
              </w:rPr>
            </w:pPr>
          </w:p>
        </w:tc>
        <w:tc>
          <w:tcPr>
            <w:tcW w:w="0" w:type="auto"/>
          </w:tcPr>
          <w:p w14:paraId="501AF1C5" w14:textId="2BB8145F" w:rsidR="00A23C1B" w:rsidRPr="00C2061D" w:rsidRDefault="002B1CFC" w:rsidP="00A23C1B">
            <w:pPr>
              <w:rPr>
                <w:rFonts w:cs="Arial"/>
                <w:sz w:val="16"/>
                <w:szCs w:val="16"/>
              </w:rPr>
            </w:pPr>
            <w:r w:rsidRPr="00C2061D">
              <w:rPr>
                <w:rFonts w:cs="Arial"/>
                <w:sz w:val="16"/>
                <w:szCs w:val="16"/>
              </w:rPr>
              <w:t xml:space="preserve">To analyze how clinical adjustments and the usage patterns of a CLC system, specifically Control-IQ*, influenced glycemic outcomes when compared to SAP therapy over a six-month period within the </w:t>
            </w:r>
            <w:proofErr w:type="spellStart"/>
            <w:r w:rsidRPr="00C2061D">
              <w:rPr>
                <w:rFonts w:cs="Arial"/>
                <w:sz w:val="16"/>
                <w:szCs w:val="16"/>
              </w:rPr>
              <w:t>iDCL</w:t>
            </w:r>
            <w:proofErr w:type="spellEnd"/>
            <w:r w:rsidRPr="00C2061D">
              <w:rPr>
                <w:rFonts w:cs="Arial"/>
                <w:sz w:val="16"/>
                <w:szCs w:val="16"/>
              </w:rPr>
              <w:t xml:space="preserve"> trial.</w:t>
            </w:r>
          </w:p>
        </w:tc>
        <w:tc>
          <w:tcPr>
            <w:tcW w:w="0" w:type="auto"/>
          </w:tcPr>
          <w:p w14:paraId="3F4C5335" w14:textId="77777777" w:rsidR="00A23C1B" w:rsidRPr="00C2061D" w:rsidRDefault="002B1CFC" w:rsidP="00A23C1B">
            <w:pPr>
              <w:rPr>
                <w:rFonts w:cs="Arial"/>
                <w:sz w:val="16"/>
                <w:szCs w:val="16"/>
              </w:rPr>
            </w:pPr>
            <w:r w:rsidRPr="00C2061D">
              <w:rPr>
                <w:rFonts w:cs="Arial"/>
                <w:sz w:val="16"/>
                <w:szCs w:val="16"/>
              </w:rPr>
              <w:t>Multicenter RCT</w:t>
            </w:r>
          </w:p>
          <w:p w14:paraId="03361A66" w14:textId="77777777" w:rsidR="002B1CFC" w:rsidRPr="00C2061D" w:rsidRDefault="002B1CFC" w:rsidP="00A23C1B">
            <w:pPr>
              <w:rPr>
                <w:rFonts w:cs="Arial"/>
                <w:sz w:val="16"/>
                <w:szCs w:val="16"/>
              </w:rPr>
            </w:pPr>
          </w:p>
          <w:p w14:paraId="649572C7" w14:textId="4F061749" w:rsidR="002B1CFC" w:rsidRPr="00C2061D" w:rsidRDefault="00907DB0" w:rsidP="00A23C1B">
            <w:pPr>
              <w:rPr>
                <w:rFonts w:cs="Arial"/>
                <w:bCs/>
                <w:sz w:val="16"/>
                <w:szCs w:val="16"/>
              </w:rPr>
            </w:pPr>
            <w:r w:rsidRPr="00C2061D">
              <w:rPr>
                <w:rFonts w:cs="Arial"/>
                <w:sz w:val="16"/>
                <w:szCs w:val="16"/>
              </w:rPr>
              <w:t xml:space="preserve">The study included the same 168 T1D patients as in </w:t>
            </w:r>
            <w:r w:rsidRPr="00C2061D">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(44)</w:t>
            </w:r>
            <w:r w:rsidRPr="00C2061D">
              <w:rPr>
                <w:rFonts w:cs="Arial"/>
                <w:bCs/>
                <w:sz w:val="16"/>
                <w:szCs w:val="16"/>
              </w:rPr>
              <w:fldChar w:fldCharType="end"/>
            </w:r>
            <w:r w:rsidRPr="00C2061D">
              <w:rPr>
                <w:rFonts w:cs="Arial"/>
                <w:bCs/>
                <w:sz w:val="16"/>
                <w:szCs w:val="16"/>
              </w:rPr>
              <w:t>, using the same randomization</w:t>
            </w:r>
            <w:r w:rsidR="00623F40" w:rsidRPr="00C2061D">
              <w:rPr>
                <w:rFonts w:cs="Arial"/>
                <w:bCs/>
                <w:sz w:val="16"/>
                <w:szCs w:val="16"/>
              </w:rPr>
              <w:t xml:space="preserve"> process.</w:t>
            </w:r>
          </w:p>
          <w:p w14:paraId="2DABD03B" w14:textId="77777777" w:rsidR="009D2341" w:rsidRPr="00C2061D" w:rsidRDefault="009D2341" w:rsidP="00A23C1B">
            <w:pPr>
              <w:rPr>
                <w:rFonts w:cs="Arial"/>
                <w:bCs/>
                <w:sz w:val="16"/>
                <w:szCs w:val="16"/>
              </w:rPr>
            </w:pPr>
          </w:p>
          <w:p w14:paraId="34B9E091" w14:textId="6749D35A" w:rsidR="009D2341" w:rsidRPr="00C2061D" w:rsidRDefault="009D2341" w:rsidP="00A23C1B">
            <w:pPr>
              <w:rPr>
                <w:rFonts w:cs="Arial"/>
                <w:sz w:val="16"/>
                <w:szCs w:val="16"/>
              </w:rPr>
            </w:pPr>
            <w:r w:rsidRPr="00C2061D">
              <w:rPr>
                <w:rFonts w:cs="Arial"/>
                <w:sz w:val="16"/>
                <w:szCs w:val="16"/>
              </w:rPr>
              <w:t>The patients were monitored</w:t>
            </w:r>
            <w:r w:rsidR="00897DD8" w:rsidRPr="00C2061D">
              <w:rPr>
                <w:rFonts w:cs="Arial"/>
                <w:sz w:val="16"/>
                <w:szCs w:val="16"/>
              </w:rPr>
              <w:t xml:space="preserve"> and followed</w:t>
            </w:r>
            <w:r w:rsidRPr="00C2061D">
              <w:rPr>
                <w:rFonts w:cs="Arial"/>
                <w:sz w:val="16"/>
                <w:szCs w:val="16"/>
              </w:rPr>
              <w:t xml:space="preserve"> over a 6-month period.</w:t>
            </w:r>
          </w:p>
        </w:tc>
        <w:tc>
          <w:tcPr>
            <w:tcW w:w="0" w:type="auto"/>
          </w:tcPr>
          <w:p w14:paraId="0E8698D4" w14:textId="77777777" w:rsidR="007C31D3" w:rsidRPr="00C2061D" w:rsidRDefault="007C31D3">
            <w:pPr>
              <w:pStyle w:val="ListParagraph"/>
              <w:numPr>
                <w:ilvl w:val="0"/>
                <w:numId w:val="17"/>
              </w:numPr>
              <w:ind w:left="175" w:hanging="175"/>
              <w:jc w:val="left"/>
              <w:rPr>
                <w:rFonts w:cs="Arial"/>
                <w:sz w:val="16"/>
                <w:szCs w:val="16"/>
              </w:rPr>
            </w:pPr>
            <w:r w:rsidRPr="00C2061D">
              <w:rPr>
                <w:rFonts w:cs="Arial"/>
                <w:sz w:val="16"/>
                <w:szCs w:val="16"/>
              </w:rPr>
              <w:t>%TiR; (70–180 mg/dL)</w:t>
            </w:r>
          </w:p>
          <w:p w14:paraId="4F4EA238" w14:textId="7773AAE9" w:rsidR="00C81246" w:rsidRPr="00C2061D" w:rsidRDefault="00C81246">
            <w:pPr>
              <w:pStyle w:val="ListParagraph"/>
              <w:numPr>
                <w:ilvl w:val="0"/>
                <w:numId w:val="17"/>
              </w:numPr>
              <w:ind w:left="175" w:hanging="175"/>
              <w:jc w:val="left"/>
              <w:rPr>
                <w:rFonts w:cs="Arial"/>
                <w:sz w:val="16"/>
                <w:szCs w:val="16"/>
              </w:rPr>
            </w:pPr>
            <w:r w:rsidRPr="00C2061D">
              <w:rPr>
                <w:rFonts w:cs="Arial"/>
                <w:sz w:val="16"/>
                <w:szCs w:val="16"/>
              </w:rPr>
              <w:t>%TBR: (&lt;70 and &lt;54 mg/dL)</w:t>
            </w:r>
          </w:p>
          <w:p w14:paraId="5CA1AB18" w14:textId="349571FB" w:rsidR="007C31D3" w:rsidRPr="00C2061D" w:rsidRDefault="007C31D3">
            <w:pPr>
              <w:pStyle w:val="ListParagraph"/>
              <w:numPr>
                <w:ilvl w:val="0"/>
                <w:numId w:val="17"/>
              </w:numPr>
              <w:ind w:left="175" w:hanging="175"/>
              <w:jc w:val="left"/>
              <w:rPr>
                <w:rFonts w:cs="Arial"/>
                <w:sz w:val="16"/>
                <w:szCs w:val="16"/>
              </w:rPr>
            </w:pPr>
            <w:r w:rsidRPr="00C2061D">
              <w:rPr>
                <w:rFonts w:cs="Arial"/>
                <w:sz w:val="16"/>
                <w:szCs w:val="16"/>
              </w:rPr>
              <w:t>%TAR: (&gt;180</w:t>
            </w:r>
            <w:r w:rsidR="00C81246" w:rsidRPr="00C2061D">
              <w:rPr>
                <w:rFonts w:cs="Arial"/>
                <w:sz w:val="16"/>
                <w:szCs w:val="16"/>
              </w:rPr>
              <w:t xml:space="preserve"> </w:t>
            </w:r>
            <w:r w:rsidRPr="00C2061D">
              <w:rPr>
                <w:rFonts w:cs="Arial"/>
                <w:sz w:val="16"/>
                <w:szCs w:val="16"/>
              </w:rPr>
              <w:t>and &gt;300 mg/dL)</w:t>
            </w:r>
          </w:p>
          <w:p w14:paraId="3E0F9F8B" w14:textId="77777777" w:rsidR="00A23C1B" w:rsidRPr="00C2061D" w:rsidRDefault="007C31D3">
            <w:pPr>
              <w:pStyle w:val="ListParagraph"/>
              <w:numPr>
                <w:ilvl w:val="0"/>
                <w:numId w:val="17"/>
              </w:numPr>
              <w:ind w:left="175" w:hanging="175"/>
              <w:jc w:val="left"/>
              <w:rPr>
                <w:rFonts w:cs="Arial"/>
                <w:sz w:val="16"/>
                <w:szCs w:val="16"/>
              </w:rPr>
            </w:pPr>
            <w:r w:rsidRPr="00C2061D">
              <w:rPr>
                <w:rFonts w:cs="Arial"/>
                <w:sz w:val="16"/>
                <w:szCs w:val="16"/>
              </w:rPr>
              <w:t>Number of alarms and alerts</w:t>
            </w:r>
          </w:p>
          <w:p w14:paraId="59E8F7E3" w14:textId="48C7F4FE" w:rsidR="00C81246" w:rsidRPr="00C2061D" w:rsidRDefault="00C81246">
            <w:pPr>
              <w:pStyle w:val="ListParagraph"/>
              <w:numPr>
                <w:ilvl w:val="0"/>
                <w:numId w:val="17"/>
              </w:numPr>
              <w:ind w:left="175" w:hanging="175"/>
              <w:jc w:val="left"/>
              <w:rPr>
                <w:rFonts w:cs="Arial"/>
                <w:sz w:val="16"/>
                <w:szCs w:val="16"/>
              </w:rPr>
            </w:pPr>
            <w:r w:rsidRPr="00C2061D">
              <w:rPr>
                <w:rFonts w:cs="Arial"/>
                <w:sz w:val="16"/>
                <w:szCs w:val="16"/>
              </w:rPr>
              <w:t>Parameter changes</w:t>
            </w:r>
          </w:p>
        </w:tc>
        <w:tc>
          <w:tcPr>
            <w:tcW w:w="0" w:type="auto"/>
          </w:tcPr>
          <w:p w14:paraId="282BE361" w14:textId="40CF1245" w:rsidR="006F0B12" w:rsidRPr="00C2061D" w:rsidRDefault="006F0B12" w:rsidP="00A23C1B">
            <w:pPr>
              <w:rPr>
                <w:rFonts w:cs="Arial"/>
                <w:sz w:val="16"/>
                <w:szCs w:val="16"/>
              </w:rPr>
            </w:pPr>
            <w:r w:rsidRPr="00C2061D">
              <w:rPr>
                <w:rFonts w:cs="Arial"/>
                <w:sz w:val="16"/>
                <w:szCs w:val="16"/>
              </w:rPr>
              <w:t>The %TiR during exercise was 93.1% and the %TBR&lt;70 was 3.4%</w:t>
            </w:r>
          </w:p>
          <w:p w14:paraId="13FFEEF1" w14:textId="77777777" w:rsidR="006F0B12" w:rsidRPr="00C2061D" w:rsidRDefault="006F0B12" w:rsidP="00A23C1B">
            <w:pPr>
              <w:rPr>
                <w:rFonts w:cs="Arial"/>
                <w:sz w:val="16"/>
                <w:szCs w:val="16"/>
              </w:rPr>
            </w:pPr>
          </w:p>
          <w:p w14:paraId="46B540EA" w14:textId="75A304B5" w:rsidR="006F0B12" w:rsidRPr="00C2061D" w:rsidRDefault="006F0B12" w:rsidP="006F0B12">
            <w:pPr>
              <w:rPr>
                <w:rFonts w:cs="Arial"/>
                <w:sz w:val="16"/>
                <w:szCs w:val="16"/>
              </w:rPr>
            </w:pPr>
            <w:r w:rsidRPr="00C2061D">
              <w:rPr>
                <w:rFonts w:cs="Arial"/>
                <w:sz w:val="16"/>
                <w:szCs w:val="16"/>
              </w:rPr>
              <w:t>The %TiR during sleep was 85.8% and the %TBR&lt;70 was 1.4%</w:t>
            </w:r>
          </w:p>
          <w:p w14:paraId="50AA5AFE" w14:textId="77777777" w:rsidR="006F0B12" w:rsidRPr="00C2061D" w:rsidRDefault="006F0B12" w:rsidP="00A23C1B">
            <w:pPr>
              <w:rPr>
                <w:rFonts w:cs="Arial"/>
                <w:sz w:val="16"/>
                <w:szCs w:val="16"/>
              </w:rPr>
            </w:pPr>
          </w:p>
          <w:p w14:paraId="386EBB53" w14:textId="77777777" w:rsidR="00C81246" w:rsidRPr="00C2061D" w:rsidRDefault="00354B88" w:rsidP="00A23C1B">
            <w:pPr>
              <w:rPr>
                <w:rFonts w:cs="Arial"/>
                <w:sz w:val="16"/>
                <w:szCs w:val="16"/>
              </w:rPr>
            </w:pPr>
            <w:r w:rsidRPr="00C2061D">
              <w:rPr>
                <w:rFonts w:cs="Arial"/>
                <w:sz w:val="16"/>
                <w:szCs w:val="16"/>
              </w:rPr>
              <w:t>Participants experienced a median of 0.8 alarms per day</w:t>
            </w:r>
            <w:r w:rsidR="00147A91" w:rsidRPr="00C2061D">
              <w:rPr>
                <w:rFonts w:cs="Arial"/>
                <w:sz w:val="16"/>
                <w:szCs w:val="16"/>
              </w:rPr>
              <w:t xml:space="preserve"> (IQR 0.5-1.6)</w:t>
            </w:r>
            <w:r w:rsidRPr="00C2061D">
              <w:rPr>
                <w:rFonts w:cs="Arial"/>
                <w:sz w:val="16"/>
                <w:szCs w:val="16"/>
              </w:rPr>
              <w:t xml:space="preserve"> and 6.0 alerts per day</w:t>
            </w:r>
            <w:r w:rsidR="00147A91" w:rsidRPr="00C2061D">
              <w:rPr>
                <w:rFonts w:cs="Arial"/>
                <w:sz w:val="16"/>
                <w:szCs w:val="16"/>
              </w:rPr>
              <w:t xml:space="preserve"> (IQR 4.7-7.3)</w:t>
            </w:r>
            <w:r w:rsidRPr="00C2061D">
              <w:rPr>
                <w:rFonts w:cs="Arial"/>
                <w:sz w:val="16"/>
                <w:szCs w:val="16"/>
              </w:rPr>
              <w:t>. The most frequent alerts were related to high</w:t>
            </w:r>
            <w:r w:rsidR="00C81246" w:rsidRPr="00C2061D">
              <w:rPr>
                <w:rFonts w:cs="Arial"/>
                <w:sz w:val="16"/>
                <w:szCs w:val="16"/>
              </w:rPr>
              <w:t xml:space="preserve"> glucose (50%)</w:t>
            </w:r>
            <w:r w:rsidRPr="00C2061D">
              <w:rPr>
                <w:rFonts w:cs="Arial"/>
                <w:sz w:val="16"/>
                <w:szCs w:val="16"/>
              </w:rPr>
              <w:t xml:space="preserve"> or low glucose</w:t>
            </w:r>
            <w:r w:rsidR="00C81246" w:rsidRPr="00C2061D">
              <w:rPr>
                <w:rFonts w:cs="Arial"/>
                <w:sz w:val="16"/>
                <w:szCs w:val="16"/>
              </w:rPr>
              <w:t xml:space="preserve"> (26%)</w:t>
            </w:r>
            <w:r w:rsidRPr="00C2061D">
              <w:rPr>
                <w:rFonts w:cs="Arial"/>
                <w:sz w:val="16"/>
                <w:szCs w:val="16"/>
              </w:rPr>
              <w:t xml:space="preserve"> risks.</w:t>
            </w:r>
          </w:p>
          <w:p w14:paraId="5BA27DE1" w14:textId="77777777" w:rsidR="00C81246" w:rsidRPr="00C2061D" w:rsidRDefault="00C81246" w:rsidP="00A23C1B">
            <w:pPr>
              <w:rPr>
                <w:rFonts w:cs="Arial"/>
                <w:sz w:val="16"/>
                <w:szCs w:val="16"/>
              </w:rPr>
            </w:pPr>
          </w:p>
          <w:p w14:paraId="597A97CE" w14:textId="52ADDC42" w:rsidR="00A23C1B" w:rsidRPr="00C2061D" w:rsidRDefault="00C81246" w:rsidP="00C81246">
            <w:pPr>
              <w:rPr>
                <w:rFonts w:cs="Arial"/>
                <w:sz w:val="16"/>
                <w:szCs w:val="16"/>
              </w:rPr>
            </w:pPr>
            <w:r w:rsidRPr="00C2061D">
              <w:rPr>
                <w:rFonts w:cs="Arial"/>
                <w:sz w:val="16"/>
                <w:szCs w:val="16"/>
              </w:rPr>
              <w:t>A total of 607 parameter changes were carried out. This translates to 3.4 changes per participant in the CL group and 4.1 changes per participant in the SAP group. These changes did not affect the %TiR, %TBR or %TAR significantly</w:t>
            </w:r>
            <w:r w:rsidR="00AA4FCD" w:rsidRPr="00C2061D">
              <w:rPr>
                <w:rFonts w:cs="Arial"/>
                <w:sz w:val="16"/>
                <w:szCs w:val="16"/>
              </w:rPr>
              <w:t xml:space="preserve"> overall</w:t>
            </w:r>
            <w:r w:rsidRPr="00C2061D">
              <w:rPr>
                <w:rFonts w:cs="Arial"/>
                <w:sz w:val="16"/>
                <w:szCs w:val="16"/>
              </w:rPr>
              <w:t>.</w:t>
            </w:r>
          </w:p>
        </w:tc>
        <w:tc>
          <w:tcPr>
            <w:tcW w:w="0" w:type="auto"/>
          </w:tcPr>
          <w:p w14:paraId="4F1E9998" w14:textId="6D05A465" w:rsidR="00A23C1B" w:rsidRPr="00C2061D" w:rsidRDefault="00AA4FCD" w:rsidP="00A23C1B">
            <w:pPr>
              <w:rPr>
                <w:rFonts w:cs="Arial"/>
                <w:sz w:val="16"/>
                <w:szCs w:val="16"/>
              </w:rPr>
            </w:pPr>
            <w:r w:rsidRPr="00C2061D">
              <w:rPr>
                <w:rFonts w:cs="Arial"/>
                <w:sz w:val="16"/>
                <w:szCs w:val="16"/>
              </w:rPr>
              <w:t>No device-related AEs or safety issues were reported</w:t>
            </w:r>
          </w:p>
        </w:tc>
        <w:tc>
          <w:tcPr>
            <w:tcW w:w="0" w:type="auto"/>
          </w:tcPr>
          <w:p w14:paraId="63F73B4D" w14:textId="7721F914" w:rsidR="00A23C1B" w:rsidRPr="00C2061D" w:rsidRDefault="00AB0311" w:rsidP="00A23C1B">
            <w:pPr>
              <w:rPr>
                <w:rFonts w:cs="Arial"/>
                <w:sz w:val="16"/>
                <w:szCs w:val="16"/>
              </w:rPr>
            </w:pPr>
            <w:r w:rsidRPr="00C2061D">
              <w:rPr>
                <w:rFonts w:cs="Arial"/>
                <w:sz w:val="16"/>
                <w:szCs w:val="16"/>
              </w:rPr>
              <w:t xml:space="preserve">Although the parameter changes overall did not affect the TiR, TAR or TBR, </w:t>
            </w:r>
            <w:r w:rsidR="007B2540" w:rsidRPr="00C2061D">
              <w:rPr>
                <w:rFonts w:cs="Arial"/>
                <w:sz w:val="16"/>
                <w:szCs w:val="16"/>
              </w:rPr>
              <w:t>they</w:t>
            </w:r>
            <w:r w:rsidRPr="00C2061D">
              <w:rPr>
                <w:rFonts w:cs="Arial"/>
                <w:sz w:val="16"/>
                <w:szCs w:val="16"/>
              </w:rPr>
              <w:t xml:space="preserve"> may matter more during discrete periods of the day or during suboptimal control.</w:t>
            </w:r>
          </w:p>
        </w:tc>
      </w:tr>
      <w:tr w:rsidR="004D4B1D" w:rsidRPr="00C2061D" w14:paraId="3F986210" w14:textId="77777777" w:rsidTr="00B917A1">
        <w:tc>
          <w:tcPr>
            <w:tcW w:w="0" w:type="auto"/>
          </w:tcPr>
          <w:p w14:paraId="4AD0AF24" w14:textId="4EAEBCA9" w:rsidR="00A23C1B" w:rsidRPr="00C2061D" w:rsidRDefault="00CA5381" w:rsidP="00A23C1B">
            <w:pPr>
              <w:rPr>
                <w:rFonts w:cs="Arial"/>
                <w:bCs/>
                <w:sz w:val="16"/>
                <w:szCs w:val="16"/>
              </w:rPr>
            </w:pPr>
            <w:bookmarkStart w:id="123" w:name="_Hlk182902500"/>
            <w:bookmarkEnd w:id="122"/>
            <w:proofErr w:type="spellStart"/>
            <w:r w:rsidRPr="00C2061D">
              <w:rPr>
                <w:rFonts w:cs="Arial"/>
                <w:bCs/>
                <w:sz w:val="16"/>
                <w:szCs w:val="16"/>
              </w:rPr>
              <w:t>Isganaitis</w:t>
            </w:r>
            <w:proofErr w:type="spellEnd"/>
            <w:r w:rsidRPr="00C2061D">
              <w:rPr>
                <w:rFonts w:cs="Arial"/>
                <w:bCs/>
                <w:sz w:val="16"/>
                <w:szCs w:val="16"/>
              </w:rPr>
              <w:t xml:space="preserve"> et al (2021) </w:t>
            </w:r>
            <w:r w:rsidRPr="00C2061D">
              <w:rPr>
                <w:rFonts w:cs="Arial"/>
                <w:bCs/>
                <w:sz w:val="16"/>
                <w:szCs w:val="16"/>
              </w:rPr>
              <w:fldChar w:fldCharType="begin">
                <w:fldData xml:space="preserve">PEVuZE5vdGU+PENpdGU+PEF1dGhvcj5Jc2dhbmFpdGlzPC9BdXRob3I+PFllYXI+MjAyMTwvWWVh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PEVuZE5vdGU+PENpdGU+PEF1dGhvcj5Jc2dhbmFpdGlzPC9BdXRob3I+PFllYXI+MjAyMTwvWWVh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(45, 47)</w:t>
            </w:r>
            <w:r w:rsidRPr="00C2061D">
              <w:rPr>
                <w:rFonts w:cs="Arial"/>
                <w:bCs/>
                <w:sz w:val="16"/>
                <w:szCs w:val="16"/>
              </w:rPr>
              <w:fldChar w:fldCharType="end"/>
            </w:r>
          </w:p>
        </w:tc>
        <w:tc>
          <w:tcPr>
            <w:tcW w:w="0" w:type="auto"/>
          </w:tcPr>
          <w:p w14:paraId="35F5AA93" w14:textId="7CA30CC5" w:rsidR="00B06C31" w:rsidRDefault="00840E08" w:rsidP="00623F40">
            <w:pPr>
              <w:rPr>
                <w:rFonts w:cs="Arial"/>
                <w:sz w:val="16"/>
                <w:szCs w:val="16"/>
              </w:rPr>
            </w:pPr>
            <w:r>
              <w:rPr>
                <w:rFonts w:cs="Arial"/>
                <w:sz w:val="16"/>
                <w:szCs w:val="16"/>
              </w:rPr>
              <w:t xml:space="preserve">As described for </w:t>
            </w:r>
            <w:r w:rsidRPr="00C2061D">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(44)</w:t>
            </w:r>
            <w:r w:rsidRPr="00C2061D">
              <w:rPr>
                <w:rFonts w:cs="Arial"/>
                <w:bCs/>
                <w:sz w:val="16"/>
                <w:szCs w:val="16"/>
              </w:rPr>
              <w:fldChar w:fldCharType="end"/>
            </w:r>
            <w:r>
              <w:rPr>
                <w:rFonts w:cs="Arial"/>
                <w:bCs/>
                <w:sz w:val="16"/>
                <w:szCs w:val="16"/>
              </w:rPr>
              <w:t xml:space="preserve"> t</w:t>
            </w:r>
            <w:r w:rsidRPr="00DA7369">
              <w:rPr>
                <w:rFonts w:cs="Arial"/>
                <w:sz w:val="16"/>
                <w:szCs w:val="16"/>
              </w:rPr>
              <w:t>he study used the t-slim X2 pump with the Control-IQ</w:t>
            </w:r>
            <w:r>
              <w:rPr>
                <w:rFonts w:cs="Arial"/>
                <w:sz w:val="16"/>
                <w:szCs w:val="16"/>
              </w:rPr>
              <w:t>*</w:t>
            </w:r>
            <w:r w:rsidRPr="00DA7369">
              <w:rPr>
                <w:rFonts w:cs="Arial"/>
                <w:sz w:val="16"/>
                <w:szCs w:val="16"/>
              </w:rPr>
              <w:t xml:space="preserve"> CL algorithm for the CL group. </w:t>
            </w:r>
          </w:p>
          <w:p w14:paraId="324AE436" w14:textId="77777777" w:rsidR="00B06C31" w:rsidRDefault="00B06C31" w:rsidP="00623F40">
            <w:pPr>
              <w:rPr>
                <w:rFonts w:cs="Arial"/>
                <w:sz w:val="16"/>
                <w:szCs w:val="16"/>
              </w:rPr>
            </w:pPr>
          </w:p>
          <w:p w14:paraId="42DBC4E1" w14:textId="2C9D86D8" w:rsidR="00A23C1B" w:rsidRPr="00C2061D" w:rsidRDefault="00840E08" w:rsidP="00623F40">
            <w:pPr>
              <w:rPr>
                <w:rFonts w:cs="Arial"/>
                <w:sz w:val="16"/>
                <w:szCs w:val="16"/>
              </w:rPr>
            </w:pPr>
            <w:r w:rsidRPr="00DA7369">
              <w:rPr>
                <w:rFonts w:cs="Arial"/>
                <w:sz w:val="16"/>
                <w:szCs w:val="16"/>
              </w:rPr>
              <w:t xml:space="preserve">In the SAP group, participants used their own or study-provided insulin pumps but did not </w:t>
            </w:r>
            <w:r w:rsidRPr="00DA7369">
              <w:rPr>
                <w:rFonts w:cs="Arial"/>
                <w:sz w:val="16"/>
                <w:szCs w:val="16"/>
              </w:rPr>
              <w:lastRenderedPageBreak/>
              <w:t>have access to the CL system.</w:t>
            </w:r>
          </w:p>
        </w:tc>
        <w:tc>
          <w:tcPr>
            <w:tcW w:w="0" w:type="auto"/>
          </w:tcPr>
          <w:p w14:paraId="041CCC8D" w14:textId="6612508C" w:rsidR="00A23C1B" w:rsidRPr="00C2061D" w:rsidRDefault="00623F40" w:rsidP="00A23C1B">
            <w:pPr>
              <w:rPr>
                <w:rFonts w:cs="Arial"/>
                <w:sz w:val="16"/>
                <w:szCs w:val="16"/>
              </w:rPr>
            </w:pPr>
            <w:r w:rsidRPr="00C2061D">
              <w:rPr>
                <w:rFonts w:cs="Arial"/>
                <w:sz w:val="16"/>
                <w:szCs w:val="16"/>
              </w:rPr>
              <w:lastRenderedPageBreak/>
              <w:t>To evaluate the effectiveness and safety of the Control-IQ* CL insulin delivery system in enhancing glycemic control and reducing adverse events in adolescents and young adults with T1D, specifically examining outcomes in the 14–24 age range over a 6-month period.</w:t>
            </w:r>
          </w:p>
        </w:tc>
        <w:tc>
          <w:tcPr>
            <w:tcW w:w="0" w:type="auto"/>
          </w:tcPr>
          <w:p w14:paraId="6B9FC644" w14:textId="77777777" w:rsidR="00A23C1B" w:rsidRPr="00C2061D" w:rsidRDefault="00623F40" w:rsidP="00A23C1B">
            <w:pPr>
              <w:rPr>
                <w:rFonts w:cs="Arial"/>
                <w:sz w:val="16"/>
                <w:szCs w:val="16"/>
              </w:rPr>
            </w:pPr>
            <w:r w:rsidRPr="00C2061D">
              <w:rPr>
                <w:rFonts w:cs="Arial"/>
                <w:sz w:val="16"/>
                <w:szCs w:val="16"/>
              </w:rPr>
              <w:t>RCT</w:t>
            </w:r>
          </w:p>
          <w:p w14:paraId="0F6B895A" w14:textId="77777777" w:rsidR="00623F40" w:rsidRPr="00C2061D" w:rsidRDefault="00623F40" w:rsidP="00A23C1B">
            <w:pPr>
              <w:rPr>
                <w:rFonts w:cs="Arial"/>
                <w:sz w:val="16"/>
                <w:szCs w:val="16"/>
              </w:rPr>
            </w:pPr>
          </w:p>
          <w:p w14:paraId="20C794CF" w14:textId="49293DA4" w:rsidR="00623F40" w:rsidRPr="00C2061D" w:rsidRDefault="00623F40" w:rsidP="00A23C1B">
            <w:pPr>
              <w:rPr>
                <w:rFonts w:cs="Arial"/>
                <w:bCs/>
                <w:sz w:val="16"/>
                <w:szCs w:val="16"/>
              </w:rPr>
            </w:pPr>
            <w:r w:rsidRPr="00C2061D">
              <w:rPr>
                <w:rFonts w:cs="Arial"/>
                <w:sz w:val="16"/>
                <w:szCs w:val="16"/>
              </w:rPr>
              <w:t xml:space="preserve">The study </w:t>
            </w:r>
            <w:r w:rsidR="00C14ABE" w:rsidRPr="00C2061D">
              <w:rPr>
                <w:rFonts w:cs="Arial"/>
                <w:sz w:val="16"/>
                <w:szCs w:val="16"/>
              </w:rPr>
              <w:t>enrolled</w:t>
            </w:r>
            <w:r w:rsidRPr="00C2061D">
              <w:rPr>
                <w:rFonts w:cs="Arial"/>
                <w:sz w:val="16"/>
                <w:szCs w:val="16"/>
              </w:rPr>
              <w:t xml:space="preserve"> the same 168 T1D patients as in </w:t>
            </w:r>
            <w:r w:rsidRPr="00C2061D">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(44)</w:t>
            </w:r>
            <w:r w:rsidRPr="00C2061D">
              <w:rPr>
                <w:rFonts w:cs="Arial"/>
                <w:bCs/>
                <w:sz w:val="16"/>
                <w:szCs w:val="16"/>
              </w:rPr>
              <w:fldChar w:fldCharType="end"/>
            </w:r>
            <w:r w:rsidRPr="00C2061D">
              <w:rPr>
                <w:rFonts w:cs="Arial"/>
                <w:bCs/>
                <w:sz w:val="16"/>
                <w:szCs w:val="16"/>
              </w:rPr>
              <w:t xml:space="preserve"> and </w:t>
            </w:r>
            <w:r w:rsidRPr="00C2061D">
              <w:rPr>
                <w:rFonts w:cs="Arial"/>
                <w:bCs/>
                <w:sz w:val="16"/>
                <w:szCs w:val="16"/>
              </w:rPr>
              <w:fldChar w:fldCharType="begin">
                <w:fldData xml:space="preserve">PEVuZE5vdGU+PENpdGU+PEF1dGhvcj5PJmFwb3M7TWFsbGV5PC9BdXRob3I+PFllYXI+MjAyMTwv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PEVuZE5vdGU+PENpdGU+PEF1dGhvcj5PJmFwb3M7TWFsbGV5PC9BdXRob3I+PFllYXI+MjAyMTwv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(46)</w:t>
            </w:r>
            <w:r w:rsidRPr="00C2061D">
              <w:rPr>
                <w:rFonts w:cs="Arial"/>
                <w:bCs/>
                <w:sz w:val="16"/>
                <w:szCs w:val="16"/>
              </w:rPr>
              <w:fldChar w:fldCharType="end"/>
            </w:r>
            <w:r w:rsidRPr="00C2061D">
              <w:rPr>
                <w:rFonts w:cs="Arial"/>
                <w:bCs/>
                <w:sz w:val="16"/>
                <w:szCs w:val="16"/>
              </w:rPr>
              <w:t>, using the same randomization process.</w:t>
            </w:r>
            <w:r w:rsidR="00C14ABE" w:rsidRPr="00C2061D">
              <w:rPr>
                <w:rFonts w:cs="Arial"/>
                <w:bCs/>
                <w:sz w:val="16"/>
                <w:szCs w:val="16"/>
              </w:rPr>
              <w:t xml:space="preserve"> Of these,</w:t>
            </w:r>
            <w:r w:rsidRPr="00C2061D">
              <w:rPr>
                <w:rFonts w:cs="Arial"/>
                <w:bCs/>
                <w:sz w:val="16"/>
                <w:szCs w:val="16"/>
              </w:rPr>
              <w:t xml:space="preserve"> 63 participants in the 14–24 age range</w:t>
            </w:r>
            <w:r w:rsidR="00C14ABE" w:rsidRPr="00C2061D">
              <w:rPr>
                <w:rFonts w:cs="Arial"/>
                <w:bCs/>
                <w:sz w:val="16"/>
                <w:szCs w:val="16"/>
              </w:rPr>
              <w:t xml:space="preserve"> were included for the present study</w:t>
            </w:r>
            <w:r w:rsidRPr="00C2061D">
              <w:rPr>
                <w:rFonts w:cs="Arial"/>
                <w:bCs/>
                <w:sz w:val="16"/>
                <w:szCs w:val="16"/>
              </w:rPr>
              <w:t>.</w:t>
            </w:r>
          </w:p>
          <w:p w14:paraId="3E607066" w14:textId="77777777" w:rsidR="00623F40" w:rsidRPr="00C2061D" w:rsidRDefault="00623F40" w:rsidP="00A23C1B">
            <w:pPr>
              <w:rPr>
                <w:rFonts w:cs="Arial"/>
                <w:bCs/>
                <w:sz w:val="16"/>
                <w:szCs w:val="16"/>
              </w:rPr>
            </w:pPr>
          </w:p>
          <w:p w14:paraId="5FDFE469" w14:textId="3C69BF5B" w:rsidR="00623F40" w:rsidRPr="00C2061D" w:rsidRDefault="00623F40" w:rsidP="00A23C1B">
            <w:pPr>
              <w:rPr>
                <w:rFonts w:cs="Arial"/>
                <w:sz w:val="16"/>
                <w:szCs w:val="16"/>
              </w:rPr>
            </w:pPr>
            <w:r w:rsidRPr="00C2061D">
              <w:rPr>
                <w:rFonts w:cs="Arial"/>
                <w:sz w:val="16"/>
                <w:szCs w:val="16"/>
              </w:rPr>
              <w:lastRenderedPageBreak/>
              <w:t>The patients were monitored and followed over a 6-month period.</w:t>
            </w:r>
          </w:p>
        </w:tc>
        <w:tc>
          <w:tcPr>
            <w:tcW w:w="0" w:type="auto"/>
          </w:tcPr>
          <w:p w14:paraId="2A93FD2A" w14:textId="77777777" w:rsidR="00C14ABE" w:rsidRPr="00C2061D" w:rsidRDefault="00C14ABE">
            <w:pPr>
              <w:pStyle w:val="ListParagraph"/>
              <w:numPr>
                <w:ilvl w:val="0"/>
                <w:numId w:val="17"/>
              </w:numPr>
              <w:ind w:left="175" w:hanging="175"/>
              <w:jc w:val="left"/>
              <w:rPr>
                <w:rFonts w:cs="Arial"/>
                <w:sz w:val="16"/>
                <w:szCs w:val="16"/>
              </w:rPr>
            </w:pPr>
            <w:r w:rsidRPr="00C2061D">
              <w:rPr>
                <w:rFonts w:cs="Arial"/>
                <w:sz w:val="16"/>
                <w:szCs w:val="16"/>
              </w:rPr>
              <w:lastRenderedPageBreak/>
              <w:t>%TiR; (70–180 mg/dL)</w:t>
            </w:r>
          </w:p>
          <w:p w14:paraId="0A63F67F" w14:textId="77777777" w:rsidR="00C14ABE" w:rsidRPr="00C2061D" w:rsidRDefault="00C14ABE">
            <w:pPr>
              <w:pStyle w:val="ListParagraph"/>
              <w:numPr>
                <w:ilvl w:val="0"/>
                <w:numId w:val="17"/>
              </w:numPr>
              <w:ind w:left="175" w:hanging="175"/>
              <w:jc w:val="left"/>
              <w:rPr>
                <w:rFonts w:cs="Arial"/>
                <w:sz w:val="16"/>
                <w:szCs w:val="16"/>
              </w:rPr>
            </w:pPr>
            <w:r w:rsidRPr="00C2061D">
              <w:rPr>
                <w:rFonts w:cs="Arial"/>
                <w:sz w:val="16"/>
                <w:szCs w:val="16"/>
              </w:rPr>
              <w:t>%TAR: (&gt;180 mg/dL)</w:t>
            </w:r>
          </w:p>
          <w:p w14:paraId="37F42F7E" w14:textId="77777777" w:rsidR="00C14ABE" w:rsidRPr="00C2061D" w:rsidRDefault="00C14ABE">
            <w:pPr>
              <w:pStyle w:val="ListParagraph"/>
              <w:numPr>
                <w:ilvl w:val="0"/>
                <w:numId w:val="17"/>
              </w:numPr>
              <w:ind w:left="175" w:hanging="175"/>
              <w:jc w:val="left"/>
              <w:rPr>
                <w:rFonts w:cs="Arial"/>
                <w:sz w:val="16"/>
                <w:szCs w:val="16"/>
              </w:rPr>
            </w:pPr>
            <w:r w:rsidRPr="00C2061D">
              <w:rPr>
                <w:rFonts w:cs="Arial"/>
                <w:sz w:val="16"/>
                <w:szCs w:val="16"/>
              </w:rPr>
              <w:t>%TBR: (&lt;70 and &lt;54 mg/dL)</w:t>
            </w:r>
          </w:p>
          <w:p w14:paraId="2DCEC7F2" w14:textId="77777777" w:rsidR="00C14ABE" w:rsidRPr="00C2061D" w:rsidRDefault="00C14ABE">
            <w:pPr>
              <w:pStyle w:val="ListParagraph"/>
              <w:numPr>
                <w:ilvl w:val="0"/>
                <w:numId w:val="17"/>
              </w:numPr>
              <w:ind w:left="175" w:hanging="175"/>
              <w:jc w:val="left"/>
              <w:rPr>
                <w:rFonts w:cs="Arial"/>
                <w:sz w:val="16"/>
                <w:szCs w:val="16"/>
              </w:rPr>
            </w:pPr>
            <w:r w:rsidRPr="00C2061D">
              <w:rPr>
                <w:rFonts w:cs="Arial"/>
                <w:sz w:val="16"/>
                <w:szCs w:val="16"/>
              </w:rPr>
              <w:t>Mean glucose level</w:t>
            </w:r>
          </w:p>
          <w:p w14:paraId="70D95A37" w14:textId="77777777" w:rsidR="00C14ABE" w:rsidRPr="00C2061D" w:rsidRDefault="00C14ABE">
            <w:pPr>
              <w:pStyle w:val="ListParagraph"/>
              <w:numPr>
                <w:ilvl w:val="0"/>
                <w:numId w:val="17"/>
              </w:numPr>
              <w:ind w:left="175" w:hanging="175"/>
              <w:jc w:val="left"/>
              <w:rPr>
                <w:rFonts w:cs="Arial"/>
                <w:sz w:val="16"/>
                <w:szCs w:val="16"/>
              </w:rPr>
            </w:pPr>
            <w:r w:rsidRPr="00C2061D">
              <w:rPr>
                <w:rFonts w:cs="Arial"/>
                <w:sz w:val="16"/>
                <w:szCs w:val="16"/>
              </w:rPr>
              <w:t>HbA1c levels</w:t>
            </w:r>
          </w:p>
          <w:p w14:paraId="2B4A69E9" w14:textId="5D66DEDF" w:rsidR="00A23C1B" w:rsidRPr="00C2061D" w:rsidRDefault="00C14ABE">
            <w:pPr>
              <w:pStyle w:val="ListParagraph"/>
              <w:numPr>
                <w:ilvl w:val="0"/>
                <w:numId w:val="17"/>
              </w:numPr>
              <w:ind w:left="175" w:hanging="175"/>
              <w:jc w:val="left"/>
              <w:rPr>
                <w:rFonts w:cs="Arial"/>
                <w:sz w:val="16"/>
                <w:szCs w:val="16"/>
              </w:rPr>
            </w:pPr>
            <w:r w:rsidRPr="00C2061D">
              <w:rPr>
                <w:rFonts w:cs="Arial"/>
                <w:sz w:val="16"/>
                <w:szCs w:val="16"/>
              </w:rPr>
              <w:t>AEs</w:t>
            </w:r>
          </w:p>
        </w:tc>
        <w:tc>
          <w:tcPr>
            <w:tcW w:w="0" w:type="auto"/>
          </w:tcPr>
          <w:p w14:paraId="0C31D003" w14:textId="77777777" w:rsidR="004B70ED" w:rsidRDefault="004B70ED" w:rsidP="00A23C1B">
            <w:pPr>
              <w:rPr>
                <w:rFonts w:cs="Arial"/>
                <w:sz w:val="16"/>
                <w:szCs w:val="16"/>
              </w:rPr>
            </w:pPr>
            <w:r w:rsidRPr="00C2061D">
              <w:rPr>
                <w:rFonts w:cs="Arial"/>
                <w:sz w:val="16"/>
                <w:szCs w:val="16"/>
              </w:rPr>
              <w:t xml:space="preserve">The CL system significantly increased %TIR by 13% (3.1 hours/day) compared to the SAP group. Improvements in TIR were particularly evident during nighttime hours (1 AM - 8 AM), with an increase of 19% in the CL group </w:t>
            </w:r>
            <w:r w:rsidRPr="00C2061D">
              <w:rPr>
                <w:rFonts w:cs="Arial"/>
                <w:sz w:val="16"/>
                <w:szCs w:val="16"/>
              </w:rPr>
              <w:lastRenderedPageBreak/>
              <w:t xml:space="preserve">versus the SAP group. </w:t>
            </w:r>
          </w:p>
          <w:p w14:paraId="07DDD586" w14:textId="77777777" w:rsidR="00CE591D" w:rsidRPr="00C2061D" w:rsidRDefault="00CE591D" w:rsidP="00A23C1B">
            <w:pPr>
              <w:rPr>
                <w:rFonts w:cs="Arial"/>
                <w:sz w:val="16"/>
                <w:szCs w:val="16"/>
              </w:rPr>
            </w:pPr>
          </w:p>
          <w:p w14:paraId="17807696" w14:textId="64552B1A" w:rsidR="00CE591D" w:rsidRPr="00C2061D" w:rsidRDefault="00CE591D" w:rsidP="00CE591D">
            <w:pPr>
              <w:rPr>
                <w:rFonts w:cs="Arial"/>
                <w:sz w:val="16"/>
                <w:szCs w:val="16"/>
              </w:rPr>
            </w:pPr>
            <w:r w:rsidRPr="00C2061D">
              <w:rPr>
                <w:rFonts w:cs="Arial"/>
                <w:sz w:val="16"/>
                <w:szCs w:val="16"/>
              </w:rPr>
              <w:t xml:space="preserve">The CL group demonstrated sustained TIR improvement from the first day of use throughout the 26-week period. </w:t>
            </w:r>
          </w:p>
          <w:p w14:paraId="6DB51946" w14:textId="77777777" w:rsidR="004B70ED" w:rsidRPr="00C2061D" w:rsidRDefault="004B70ED" w:rsidP="00A23C1B">
            <w:pPr>
              <w:rPr>
                <w:rFonts w:cs="Arial"/>
                <w:sz w:val="16"/>
                <w:szCs w:val="16"/>
              </w:rPr>
            </w:pPr>
          </w:p>
          <w:p w14:paraId="6BCD2F03" w14:textId="38C31BEB" w:rsidR="004B70ED" w:rsidRPr="00C2061D" w:rsidRDefault="00C2061D" w:rsidP="00A23C1B">
            <w:pPr>
              <w:rPr>
                <w:rFonts w:cs="Arial"/>
                <w:sz w:val="16"/>
                <w:szCs w:val="16"/>
              </w:rPr>
            </w:pPr>
            <w:r w:rsidRPr="00C2061D">
              <w:rPr>
                <w:rFonts w:cs="Arial"/>
                <w:sz w:val="16"/>
                <w:szCs w:val="16"/>
              </w:rPr>
              <w:t xml:space="preserve">The %TBR&lt;70 decreased from 3.2% to 1.6% in the CL group compared to a decrease from 2.9% to 2.1% in the SAP group, which was a significant difference (p = 0.002). The %TBR&lt;54 also decreased in the CL group but not significantly </w:t>
            </w:r>
            <w:r w:rsidR="00D05533">
              <w:rPr>
                <w:rFonts w:cs="Arial"/>
                <w:sz w:val="16"/>
                <w:szCs w:val="16"/>
              </w:rPr>
              <w:t>more</w:t>
            </w:r>
            <w:r w:rsidRPr="00C2061D">
              <w:rPr>
                <w:rFonts w:cs="Arial"/>
                <w:sz w:val="16"/>
                <w:szCs w:val="16"/>
              </w:rPr>
              <w:t xml:space="preserve"> </w:t>
            </w:r>
            <w:r w:rsidR="00D05533">
              <w:rPr>
                <w:rFonts w:cs="Arial"/>
                <w:sz w:val="16"/>
                <w:szCs w:val="16"/>
              </w:rPr>
              <w:t>than</w:t>
            </w:r>
            <w:r w:rsidRPr="00C2061D">
              <w:rPr>
                <w:rFonts w:cs="Arial"/>
                <w:sz w:val="16"/>
                <w:szCs w:val="16"/>
              </w:rPr>
              <w:t xml:space="preserve"> the SAP group</w:t>
            </w:r>
            <w:r>
              <w:rPr>
                <w:rFonts w:cs="Arial"/>
                <w:sz w:val="16"/>
                <w:szCs w:val="16"/>
              </w:rPr>
              <w:t xml:space="preserve"> (p = 0.21)</w:t>
            </w:r>
            <w:r w:rsidRPr="00C2061D">
              <w:rPr>
                <w:rFonts w:cs="Arial"/>
                <w:sz w:val="16"/>
                <w:szCs w:val="16"/>
              </w:rPr>
              <w:t>.</w:t>
            </w:r>
          </w:p>
          <w:p w14:paraId="6A0D2685" w14:textId="77777777" w:rsidR="004B70ED" w:rsidRPr="00C2061D" w:rsidRDefault="004B70ED" w:rsidP="004B70ED">
            <w:pPr>
              <w:rPr>
                <w:rFonts w:cs="Arial"/>
                <w:sz w:val="16"/>
                <w:szCs w:val="16"/>
              </w:rPr>
            </w:pPr>
          </w:p>
          <w:p w14:paraId="60CDDA59" w14:textId="7D8291C3" w:rsidR="004B70ED" w:rsidRPr="00C2061D" w:rsidRDefault="004B70ED" w:rsidP="004B70ED">
            <w:pPr>
              <w:rPr>
                <w:rFonts w:cs="Arial"/>
                <w:sz w:val="16"/>
                <w:szCs w:val="16"/>
              </w:rPr>
            </w:pPr>
            <w:r w:rsidRPr="00C2061D">
              <w:rPr>
                <w:rFonts w:cs="Arial"/>
                <w:sz w:val="16"/>
                <w:szCs w:val="16"/>
              </w:rPr>
              <w:t xml:space="preserve">During the study, a software error was identified that </w:t>
            </w:r>
            <w:proofErr w:type="gramStart"/>
            <w:r w:rsidRPr="00C2061D">
              <w:rPr>
                <w:rFonts w:cs="Arial"/>
                <w:sz w:val="16"/>
                <w:szCs w:val="16"/>
              </w:rPr>
              <w:t>temporarily suspended</w:t>
            </w:r>
            <w:proofErr w:type="gramEnd"/>
            <w:r w:rsidRPr="00C2061D">
              <w:rPr>
                <w:rFonts w:cs="Arial"/>
                <w:sz w:val="16"/>
                <w:szCs w:val="16"/>
              </w:rPr>
              <w:t xml:space="preserve"> Control-IQ system functionality for approximately four weeks. No adverse events were associated with this software error.</w:t>
            </w:r>
          </w:p>
        </w:tc>
        <w:tc>
          <w:tcPr>
            <w:tcW w:w="0" w:type="auto"/>
          </w:tcPr>
          <w:p w14:paraId="674D9770" w14:textId="77777777" w:rsidR="00CE591D" w:rsidRDefault="00CE591D" w:rsidP="00A23C1B">
            <w:pPr>
              <w:rPr>
                <w:rFonts w:cs="Arial"/>
                <w:sz w:val="16"/>
                <w:szCs w:val="16"/>
              </w:rPr>
            </w:pPr>
            <w:r w:rsidRPr="00CE591D">
              <w:rPr>
                <w:rFonts w:cs="Arial"/>
                <w:sz w:val="16"/>
                <w:szCs w:val="16"/>
              </w:rPr>
              <w:lastRenderedPageBreak/>
              <w:t xml:space="preserve">No severe hypoglycemia episodes were reported in either group. </w:t>
            </w:r>
          </w:p>
          <w:p w14:paraId="692C2C24" w14:textId="77777777" w:rsidR="00CE591D" w:rsidRDefault="00CE591D" w:rsidP="00A23C1B">
            <w:pPr>
              <w:rPr>
                <w:rFonts w:cs="Arial"/>
                <w:sz w:val="16"/>
                <w:szCs w:val="16"/>
              </w:rPr>
            </w:pPr>
          </w:p>
          <w:p w14:paraId="543E65D7" w14:textId="6D1B4CAA" w:rsidR="00A23C1B" w:rsidRPr="00C2061D" w:rsidRDefault="00CE591D" w:rsidP="00A23C1B">
            <w:pPr>
              <w:rPr>
                <w:rFonts w:cs="Arial"/>
                <w:sz w:val="16"/>
                <w:szCs w:val="16"/>
              </w:rPr>
            </w:pPr>
            <w:r w:rsidRPr="00CE591D">
              <w:rPr>
                <w:rFonts w:cs="Arial"/>
                <w:sz w:val="16"/>
                <w:szCs w:val="16"/>
              </w:rPr>
              <w:t xml:space="preserve">However, there was one episode of DKA in the CL group, caused by an infusion set failure, and </w:t>
            </w:r>
            <w:r>
              <w:rPr>
                <w:rFonts w:cs="Arial"/>
                <w:sz w:val="16"/>
                <w:szCs w:val="16"/>
              </w:rPr>
              <w:t>6</w:t>
            </w:r>
            <w:r w:rsidRPr="00CE591D">
              <w:rPr>
                <w:rFonts w:cs="Arial"/>
                <w:sz w:val="16"/>
                <w:szCs w:val="16"/>
              </w:rPr>
              <w:t xml:space="preserve"> additional episodes of </w:t>
            </w:r>
            <w:r w:rsidRPr="00CE591D">
              <w:rPr>
                <w:rFonts w:cs="Arial"/>
                <w:sz w:val="16"/>
                <w:szCs w:val="16"/>
              </w:rPr>
              <w:lastRenderedPageBreak/>
              <w:t xml:space="preserve">hyperglycemia with ketosis were reported in the CL group compared to </w:t>
            </w:r>
            <w:r>
              <w:rPr>
                <w:rFonts w:cs="Arial"/>
                <w:sz w:val="16"/>
                <w:szCs w:val="16"/>
              </w:rPr>
              <w:t>1</w:t>
            </w:r>
            <w:r w:rsidRPr="00CE591D">
              <w:rPr>
                <w:rFonts w:cs="Arial"/>
                <w:sz w:val="16"/>
                <w:szCs w:val="16"/>
              </w:rPr>
              <w:t xml:space="preserve"> in the SAP group.</w:t>
            </w:r>
          </w:p>
        </w:tc>
        <w:tc>
          <w:tcPr>
            <w:tcW w:w="0" w:type="auto"/>
          </w:tcPr>
          <w:p w14:paraId="78D5DD51" w14:textId="72EB2A6C" w:rsidR="00A23C1B" w:rsidRPr="00C2061D" w:rsidRDefault="000B688D" w:rsidP="00A23C1B">
            <w:pPr>
              <w:rPr>
                <w:rFonts w:cs="Arial"/>
                <w:sz w:val="16"/>
                <w:szCs w:val="16"/>
              </w:rPr>
            </w:pPr>
            <w:r>
              <w:rPr>
                <w:rFonts w:cs="Arial"/>
                <w:sz w:val="16"/>
                <w:szCs w:val="16"/>
              </w:rPr>
              <w:lastRenderedPageBreak/>
              <w:t>The majority (</w:t>
            </w:r>
            <w:r w:rsidRPr="000B688D">
              <w:rPr>
                <w:rFonts w:cs="Arial"/>
                <w:sz w:val="16"/>
                <w:szCs w:val="16"/>
              </w:rPr>
              <w:t>63%</w:t>
            </w:r>
            <w:r>
              <w:rPr>
                <w:rFonts w:cs="Arial"/>
                <w:sz w:val="16"/>
                <w:szCs w:val="16"/>
              </w:rPr>
              <w:t>)</w:t>
            </w:r>
            <w:r w:rsidRPr="000B688D">
              <w:rPr>
                <w:rFonts w:cs="Arial"/>
                <w:sz w:val="16"/>
                <w:szCs w:val="16"/>
              </w:rPr>
              <w:t xml:space="preserve"> of participants in the CL group achieved a simultaneous increase in TIR and reduction in </w:t>
            </w:r>
            <w:r>
              <w:rPr>
                <w:rFonts w:cs="Arial"/>
                <w:sz w:val="16"/>
                <w:szCs w:val="16"/>
              </w:rPr>
              <w:t>TBR&lt;70</w:t>
            </w:r>
            <w:r w:rsidR="0099509A">
              <w:rPr>
                <w:rFonts w:cs="Arial"/>
                <w:sz w:val="16"/>
                <w:szCs w:val="16"/>
              </w:rPr>
              <w:t xml:space="preserve"> compared to only 22% in the SAP group</w:t>
            </w:r>
            <w:r w:rsidRPr="000B688D">
              <w:rPr>
                <w:rFonts w:cs="Arial"/>
                <w:sz w:val="16"/>
                <w:szCs w:val="16"/>
              </w:rPr>
              <w:t xml:space="preserve">, </w:t>
            </w:r>
            <w:r>
              <w:rPr>
                <w:rFonts w:cs="Arial"/>
                <w:sz w:val="16"/>
                <w:szCs w:val="16"/>
              </w:rPr>
              <w:t xml:space="preserve">which </w:t>
            </w:r>
            <w:r w:rsidRPr="000B688D">
              <w:rPr>
                <w:rFonts w:cs="Arial"/>
                <w:sz w:val="16"/>
                <w:szCs w:val="16"/>
              </w:rPr>
              <w:t>highlight</w:t>
            </w:r>
            <w:r>
              <w:rPr>
                <w:rFonts w:cs="Arial"/>
                <w:sz w:val="16"/>
                <w:szCs w:val="16"/>
              </w:rPr>
              <w:t>s</w:t>
            </w:r>
            <w:r w:rsidRPr="000B688D">
              <w:rPr>
                <w:rFonts w:cs="Arial"/>
                <w:sz w:val="16"/>
                <w:szCs w:val="16"/>
              </w:rPr>
              <w:t xml:space="preserve"> the </w:t>
            </w:r>
            <w:r w:rsidR="0099509A" w:rsidRPr="00C2061D">
              <w:rPr>
                <w:rFonts w:cs="Arial"/>
                <w:sz w:val="16"/>
                <w:szCs w:val="16"/>
              </w:rPr>
              <w:t>Control-IQ</w:t>
            </w:r>
            <w:r w:rsidR="0099509A">
              <w:rPr>
                <w:rFonts w:cs="Arial"/>
                <w:sz w:val="16"/>
                <w:szCs w:val="16"/>
              </w:rPr>
              <w:t xml:space="preserve">’s </w:t>
            </w:r>
            <w:r w:rsidRPr="000B688D">
              <w:rPr>
                <w:rFonts w:cs="Arial"/>
                <w:sz w:val="16"/>
                <w:szCs w:val="16"/>
              </w:rPr>
              <w:t xml:space="preserve">capability in </w:t>
            </w:r>
            <w:r w:rsidRPr="000B688D">
              <w:rPr>
                <w:rFonts w:cs="Arial"/>
                <w:sz w:val="16"/>
                <w:szCs w:val="16"/>
              </w:rPr>
              <w:lastRenderedPageBreak/>
              <w:t>minimizing hypoglycemia.</w:t>
            </w:r>
          </w:p>
        </w:tc>
      </w:tr>
      <w:tr w:rsidR="004D4B1D" w:rsidRPr="00C2061D" w14:paraId="32B14104" w14:textId="77777777" w:rsidTr="00B917A1">
        <w:tc>
          <w:tcPr>
            <w:tcW w:w="0" w:type="auto"/>
          </w:tcPr>
          <w:p w14:paraId="4F8DA3FE" w14:textId="425FF9CC" w:rsidR="00A23C1B" w:rsidRPr="00C2061D" w:rsidRDefault="00CA5381" w:rsidP="00A23C1B">
            <w:pPr>
              <w:rPr>
                <w:rFonts w:cs="Arial"/>
                <w:bCs/>
                <w:sz w:val="16"/>
                <w:szCs w:val="16"/>
              </w:rPr>
            </w:pPr>
            <w:bookmarkStart w:id="124" w:name="_Hlk182902506"/>
            <w:bookmarkEnd w:id="123"/>
            <w:proofErr w:type="spellStart"/>
            <w:r w:rsidRPr="00C2061D">
              <w:rPr>
                <w:rFonts w:cs="Arial"/>
                <w:bCs/>
                <w:sz w:val="16"/>
                <w:szCs w:val="16"/>
              </w:rPr>
              <w:lastRenderedPageBreak/>
              <w:t>Ekhlaspour</w:t>
            </w:r>
            <w:proofErr w:type="spellEnd"/>
            <w:r w:rsidRPr="00C2061D">
              <w:rPr>
                <w:rFonts w:cs="Arial"/>
                <w:bCs/>
                <w:sz w:val="16"/>
                <w:szCs w:val="16"/>
              </w:rPr>
              <w:t xml:space="preserve"> et al (2022) </w:t>
            </w:r>
            <w:r w:rsidRPr="00C2061D">
              <w:rPr>
                <w:rFonts w:cs="Arial"/>
                <w:bCs/>
                <w:sz w:val="16"/>
                <w:szCs w:val="16"/>
              </w:rPr>
              <w:fldChar w:fldCharType="begin">
                <w:fldData xml:space="preserve">PEVuZE5vdGU+PENpdGU+PEF1dGhvcj5Fa2hsYXNwb3VyPC9BdXRob3I+PFllYXI+MjAyMjwvWWVh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PEVuZE5vdGU+PENpdGU+PEF1dGhvcj5Fa2hsYXNwb3VyPC9BdXRob3I+PFllYXI+MjAyMjwvWWVh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(45, 48)</w:t>
            </w:r>
            <w:r w:rsidRPr="00C2061D">
              <w:rPr>
                <w:rFonts w:cs="Arial"/>
                <w:bCs/>
                <w:sz w:val="16"/>
                <w:szCs w:val="16"/>
              </w:rPr>
              <w:fldChar w:fldCharType="end"/>
            </w:r>
          </w:p>
        </w:tc>
        <w:tc>
          <w:tcPr>
            <w:tcW w:w="0" w:type="auto"/>
          </w:tcPr>
          <w:p w14:paraId="3E5AF1FA" w14:textId="77777777" w:rsidR="00C55AF0" w:rsidRPr="00C2061D" w:rsidRDefault="00C55AF0" w:rsidP="00C55AF0">
            <w:pPr>
              <w:rPr>
                <w:rFonts w:cs="Arial"/>
                <w:sz w:val="16"/>
                <w:szCs w:val="16"/>
              </w:rPr>
            </w:pPr>
            <w:r w:rsidRPr="00C2061D">
              <w:rPr>
                <w:rFonts w:cs="Arial"/>
                <w:sz w:val="16"/>
                <w:szCs w:val="16"/>
              </w:rPr>
              <w:t xml:space="preserve">The t-slim X2 insulin pump was used as part of the Control-IQ* system, which modulates basal rates and delivers periodic automated correction </w:t>
            </w:r>
            <w:proofErr w:type="gramStart"/>
            <w:r w:rsidRPr="00C2061D">
              <w:rPr>
                <w:rFonts w:cs="Arial"/>
                <w:sz w:val="16"/>
                <w:szCs w:val="16"/>
              </w:rPr>
              <w:t>boluses</w:t>
            </w:r>
            <w:proofErr w:type="gramEnd"/>
            <w:r w:rsidRPr="00C2061D">
              <w:rPr>
                <w:rFonts w:cs="Arial"/>
                <w:sz w:val="16"/>
                <w:szCs w:val="16"/>
              </w:rPr>
              <w:t xml:space="preserve">. The infusion pump was critical for </w:t>
            </w:r>
            <w:r w:rsidRPr="00C2061D">
              <w:rPr>
                <w:rFonts w:cs="Arial"/>
                <w:sz w:val="16"/>
                <w:szCs w:val="16"/>
              </w:rPr>
              <w:lastRenderedPageBreak/>
              <w:t>automating insulin delivery based on CGM readings and optimizing insulin dosing.</w:t>
            </w:r>
          </w:p>
          <w:p w14:paraId="07D91EF1" w14:textId="5E2C8870" w:rsidR="00A23C1B" w:rsidRPr="00C2061D" w:rsidRDefault="00A23C1B" w:rsidP="00C55AF0">
            <w:pPr>
              <w:rPr>
                <w:rFonts w:cs="Arial"/>
                <w:sz w:val="16"/>
                <w:szCs w:val="16"/>
              </w:rPr>
            </w:pPr>
          </w:p>
        </w:tc>
        <w:tc>
          <w:tcPr>
            <w:tcW w:w="0" w:type="auto"/>
          </w:tcPr>
          <w:p w14:paraId="2F84CAF5" w14:textId="6CF85280" w:rsidR="00A23C1B" w:rsidRPr="00C2061D" w:rsidRDefault="00C55AF0" w:rsidP="00A23C1B">
            <w:pPr>
              <w:rPr>
                <w:rFonts w:cs="Arial"/>
                <w:sz w:val="16"/>
                <w:szCs w:val="16"/>
              </w:rPr>
            </w:pPr>
            <w:r>
              <w:rPr>
                <w:rFonts w:cs="Arial"/>
                <w:sz w:val="16"/>
                <w:szCs w:val="16"/>
              </w:rPr>
              <w:lastRenderedPageBreak/>
              <w:t>T</w:t>
            </w:r>
            <w:r w:rsidRPr="00C55AF0">
              <w:rPr>
                <w:rFonts w:cs="Arial"/>
                <w:sz w:val="16"/>
                <w:szCs w:val="16"/>
              </w:rPr>
              <w:t>o assess whether improvements in TIR with the Control-IQ</w:t>
            </w:r>
            <w:r>
              <w:rPr>
                <w:rFonts w:cs="Arial"/>
                <w:sz w:val="16"/>
                <w:szCs w:val="16"/>
              </w:rPr>
              <w:t>*</w:t>
            </w:r>
            <w:r w:rsidRPr="00C55AF0">
              <w:rPr>
                <w:rFonts w:cs="Arial"/>
                <w:sz w:val="16"/>
                <w:szCs w:val="16"/>
              </w:rPr>
              <w:t xml:space="preserve"> </w:t>
            </w:r>
            <w:r>
              <w:rPr>
                <w:rFonts w:cs="Arial"/>
                <w:sz w:val="16"/>
                <w:szCs w:val="16"/>
              </w:rPr>
              <w:t>CL</w:t>
            </w:r>
            <w:r w:rsidRPr="00C55AF0">
              <w:rPr>
                <w:rFonts w:cs="Arial"/>
                <w:sz w:val="16"/>
                <w:szCs w:val="16"/>
              </w:rPr>
              <w:t xml:space="preserve"> insulin delivery system are consistent across patients with T1D with varying baseline HbA1c levels.</w:t>
            </w:r>
          </w:p>
        </w:tc>
        <w:tc>
          <w:tcPr>
            <w:tcW w:w="0" w:type="auto"/>
          </w:tcPr>
          <w:p w14:paraId="7EF9067C" w14:textId="717F20E8" w:rsidR="00A23C1B" w:rsidRDefault="00C55AF0" w:rsidP="00A23C1B">
            <w:pPr>
              <w:rPr>
                <w:rFonts w:cs="Arial"/>
                <w:sz w:val="16"/>
                <w:szCs w:val="16"/>
              </w:rPr>
            </w:pPr>
            <w:r>
              <w:rPr>
                <w:rFonts w:cs="Arial"/>
                <w:sz w:val="16"/>
                <w:szCs w:val="16"/>
              </w:rPr>
              <w:t>RCT</w:t>
            </w:r>
            <w:r w:rsidR="00BB48FC">
              <w:rPr>
                <w:rFonts w:cs="Arial"/>
                <w:sz w:val="16"/>
                <w:szCs w:val="16"/>
              </w:rPr>
              <w:t xml:space="preserve"> subgroup analysis</w:t>
            </w:r>
          </w:p>
          <w:p w14:paraId="2BDD71C6" w14:textId="77777777" w:rsidR="00C55AF0" w:rsidRDefault="00C55AF0" w:rsidP="00A23C1B">
            <w:pPr>
              <w:rPr>
                <w:rFonts w:cs="Arial"/>
                <w:sz w:val="16"/>
                <w:szCs w:val="16"/>
              </w:rPr>
            </w:pPr>
          </w:p>
          <w:p w14:paraId="696279F7" w14:textId="00A983A7" w:rsidR="00C55AF0" w:rsidRDefault="00C55AF0" w:rsidP="00C55AF0">
            <w:pPr>
              <w:rPr>
                <w:rFonts w:cs="Arial"/>
                <w:bCs/>
                <w:sz w:val="16"/>
                <w:szCs w:val="16"/>
              </w:rPr>
            </w:pPr>
            <w:r w:rsidRPr="00C2061D">
              <w:rPr>
                <w:rFonts w:cs="Arial"/>
                <w:sz w:val="16"/>
                <w:szCs w:val="16"/>
              </w:rPr>
              <w:t xml:space="preserve">The study enrolled the same 168 T1D patients as in </w:t>
            </w:r>
            <w:r w:rsidRPr="00C2061D">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(44)</w:t>
            </w:r>
            <w:r w:rsidRPr="00C2061D">
              <w:rPr>
                <w:rFonts w:cs="Arial"/>
                <w:bCs/>
                <w:sz w:val="16"/>
                <w:szCs w:val="16"/>
              </w:rPr>
              <w:fldChar w:fldCharType="end"/>
            </w:r>
            <w:r w:rsidRPr="00C2061D">
              <w:rPr>
                <w:rFonts w:cs="Arial"/>
                <w:bCs/>
                <w:sz w:val="16"/>
                <w:szCs w:val="16"/>
              </w:rPr>
              <w:t xml:space="preserve"> and </w:t>
            </w:r>
            <w:r w:rsidRPr="00C2061D">
              <w:rPr>
                <w:rFonts w:cs="Arial"/>
                <w:bCs/>
                <w:sz w:val="16"/>
                <w:szCs w:val="16"/>
              </w:rPr>
              <w:fldChar w:fldCharType="begin">
                <w:fldData xml:space="preserve">PEVuZE5vdGU+PENpdGU+PEF1dGhvcj5PJmFwb3M7TWFsbGV5PC9BdXRob3I+PFllYXI+MjAyMTwv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PEVuZE5vdGU+PENpdGU+PEF1dGhvcj5PJmFwb3M7TWFsbGV5PC9BdXRob3I+PFllYXI+MjAyMTwv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(46)</w:t>
            </w:r>
            <w:r w:rsidRPr="00C2061D">
              <w:rPr>
                <w:rFonts w:cs="Arial"/>
                <w:bCs/>
                <w:sz w:val="16"/>
                <w:szCs w:val="16"/>
              </w:rPr>
              <w:fldChar w:fldCharType="end"/>
            </w:r>
            <w:r w:rsidRPr="00C2061D">
              <w:rPr>
                <w:rFonts w:cs="Arial"/>
                <w:bCs/>
                <w:sz w:val="16"/>
                <w:szCs w:val="16"/>
              </w:rPr>
              <w:t xml:space="preserve">, using the same randomization process. </w:t>
            </w:r>
            <w:r w:rsidR="00CF6439">
              <w:rPr>
                <w:rFonts w:cs="Arial"/>
                <w:bCs/>
                <w:sz w:val="16"/>
                <w:szCs w:val="16"/>
              </w:rPr>
              <w:t xml:space="preserve">Only the 112 </w:t>
            </w:r>
            <w:r w:rsidR="00CF6439">
              <w:rPr>
                <w:rFonts w:cs="Arial"/>
                <w:bCs/>
                <w:sz w:val="16"/>
                <w:szCs w:val="16"/>
              </w:rPr>
              <w:lastRenderedPageBreak/>
              <w:t>patients in the CL group were included for the present study.</w:t>
            </w:r>
          </w:p>
          <w:p w14:paraId="1A2DDEE4" w14:textId="77777777" w:rsidR="00F60471" w:rsidRDefault="00F60471" w:rsidP="00C55AF0">
            <w:pPr>
              <w:rPr>
                <w:rFonts w:cs="Arial"/>
                <w:bCs/>
                <w:sz w:val="16"/>
                <w:szCs w:val="16"/>
              </w:rPr>
            </w:pPr>
          </w:p>
          <w:p w14:paraId="79FD9F67" w14:textId="77777777" w:rsidR="00F60471" w:rsidRPr="00F60471" w:rsidRDefault="00F60471" w:rsidP="00F60471">
            <w:pPr>
              <w:rPr>
                <w:rFonts w:cs="Arial"/>
                <w:sz w:val="16"/>
                <w:szCs w:val="16"/>
              </w:rPr>
            </w:pPr>
            <w:r>
              <w:rPr>
                <w:rFonts w:cs="Arial"/>
                <w:bCs/>
                <w:sz w:val="16"/>
                <w:szCs w:val="16"/>
              </w:rPr>
              <w:t xml:space="preserve">The patients were stratified into 5 subgroups based on </w:t>
            </w:r>
            <w:r w:rsidRPr="00C2061D">
              <w:rPr>
                <w:rFonts w:cs="Arial"/>
                <w:sz w:val="16"/>
                <w:szCs w:val="16"/>
              </w:rPr>
              <w:t>HbA1c levels</w:t>
            </w:r>
            <w:r>
              <w:rPr>
                <w:rFonts w:cs="Arial"/>
                <w:sz w:val="16"/>
                <w:szCs w:val="16"/>
              </w:rPr>
              <w:t xml:space="preserve"> (</w:t>
            </w:r>
            <w:r w:rsidRPr="00F60471">
              <w:rPr>
                <w:rFonts w:cs="Arial"/>
                <w:sz w:val="16"/>
                <w:szCs w:val="16"/>
              </w:rPr>
              <w:t>&lt;6.5%,</w:t>
            </w:r>
          </w:p>
          <w:p w14:paraId="7E83646A" w14:textId="24B0EBB6" w:rsidR="00F60471" w:rsidRPr="00C2061D" w:rsidRDefault="00F60471" w:rsidP="00F60471">
            <w:pPr>
              <w:rPr>
                <w:rFonts w:cs="Arial"/>
                <w:bCs/>
                <w:sz w:val="16"/>
                <w:szCs w:val="16"/>
              </w:rPr>
            </w:pPr>
            <w:r w:rsidRPr="00F60471">
              <w:rPr>
                <w:rFonts w:cs="Arial"/>
                <w:sz w:val="16"/>
                <w:szCs w:val="16"/>
              </w:rPr>
              <w:t xml:space="preserve">6.5%–7.0%, 7.0%–8.0%, 8.0%–8.5%, and </w:t>
            </w:r>
            <w:r>
              <w:rPr>
                <w:rFonts w:cs="Arial"/>
                <w:sz w:val="16"/>
                <w:szCs w:val="16"/>
              </w:rPr>
              <w:t>≥</w:t>
            </w:r>
            <w:r w:rsidRPr="00F60471">
              <w:rPr>
                <w:rFonts w:cs="Arial"/>
                <w:sz w:val="16"/>
                <w:szCs w:val="16"/>
              </w:rPr>
              <w:t>8.5%</w:t>
            </w:r>
            <w:r>
              <w:rPr>
                <w:rFonts w:cs="Arial"/>
                <w:sz w:val="16"/>
                <w:szCs w:val="16"/>
              </w:rPr>
              <w:t>).</w:t>
            </w:r>
          </w:p>
          <w:p w14:paraId="01EDEC0D" w14:textId="77777777" w:rsidR="00C55AF0" w:rsidRPr="00C2061D" w:rsidRDefault="00C55AF0" w:rsidP="00C55AF0">
            <w:pPr>
              <w:rPr>
                <w:rFonts w:cs="Arial"/>
                <w:bCs/>
                <w:sz w:val="16"/>
                <w:szCs w:val="16"/>
              </w:rPr>
            </w:pPr>
          </w:p>
          <w:p w14:paraId="146AF6D1" w14:textId="27F24B59" w:rsidR="00C55AF0" w:rsidRPr="00C2061D" w:rsidRDefault="00C55AF0" w:rsidP="00C55AF0">
            <w:pPr>
              <w:rPr>
                <w:rFonts w:cs="Arial"/>
                <w:sz w:val="16"/>
                <w:szCs w:val="16"/>
              </w:rPr>
            </w:pPr>
            <w:r w:rsidRPr="00C2061D">
              <w:rPr>
                <w:rFonts w:cs="Arial"/>
                <w:sz w:val="16"/>
                <w:szCs w:val="16"/>
              </w:rPr>
              <w:t>The patients were monitored and followed over a 6-month period</w:t>
            </w:r>
            <w:r>
              <w:rPr>
                <w:rFonts w:cs="Arial"/>
                <w:sz w:val="16"/>
                <w:szCs w:val="16"/>
              </w:rPr>
              <w:t xml:space="preserve"> with a 2</w:t>
            </w:r>
            <w:r w:rsidR="00A203D4">
              <w:rPr>
                <w:rFonts w:cs="Arial"/>
                <w:sz w:val="16"/>
                <w:szCs w:val="16"/>
              </w:rPr>
              <w:t>-</w:t>
            </w:r>
            <w:r w:rsidR="004E04AD">
              <w:rPr>
                <w:rFonts w:cs="Arial"/>
                <w:sz w:val="16"/>
                <w:szCs w:val="16"/>
              </w:rPr>
              <w:t xml:space="preserve"> to </w:t>
            </w:r>
            <w:r>
              <w:rPr>
                <w:rFonts w:cs="Arial"/>
                <w:sz w:val="16"/>
                <w:szCs w:val="16"/>
              </w:rPr>
              <w:t>8</w:t>
            </w:r>
            <w:r w:rsidR="004E04AD">
              <w:rPr>
                <w:rFonts w:cs="Arial"/>
                <w:sz w:val="16"/>
                <w:szCs w:val="16"/>
              </w:rPr>
              <w:t>-</w:t>
            </w:r>
            <w:r>
              <w:rPr>
                <w:rFonts w:cs="Arial"/>
                <w:sz w:val="16"/>
                <w:szCs w:val="16"/>
              </w:rPr>
              <w:t xml:space="preserve">week run-in phase to collect baseline information. </w:t>
            </w:r>
          </w:p>
        </w:tc>
        <w:tc>
          <w:tcPr>
            <w:tcW w:w="0" w:type="auto"/>
          </w:tcPr>
          <w:p w14:paraId="116400F5" w14:textId="77777777" w:rsidR="00CF6439" w:rsidRPr="00C2061D" w:rsidRDefault="00CF6439">
            <w:pPr>
              <w:pStyle w:val="ListParagraph"/>
              <w:numPr>
                <w:ilvl w:val="0"/>
                <w:numId w:val="17"/>
              </w:numPr>
              <w:ind w:left="175" w:hanging="175"/>
              <w:jc w:val="left"/>
              <w:rPr>
                <w:rFonts w:cs="Arial"/>
                <w:sz w:val="16"/>
                <w:szCs w:val="16"/>
              </w:rPr>
            </w:pPr>
            <w:r w:rsidRPr="00C2061D">
              <w:rPr>
                <w:rFonts w:cs="Arial"/>
                <w:sz w:val="16"/>
                <w:szCs w:val="16"/>
              </w:rPr>
              <w:lastRenderedPageBreak/>
              <w:t>%TiR; (70–180 mg/dL)</w:t>
            </w:r>
          </w:p>
          <w:p w14:paraId="44857C76" w14:textId="77777777" w:rsidR="00CF6439" w:rsidRPr="00C2061D" w:rsidRDefault="00CF6439">
            <w:pPr>
              <w:pStyle w:val="ListParagraph"/>
              <w:numPr>
                <w:ilvl w:val="0"/>
                <w:numId w:val="17"/>
              </w:numPr>
              <w:ind w:left="175" w:hanging="175"/>
              <w:jc w:val="left"/>
              <w:rPr>
                <w:rFonts w:cs="Arial"/>
                <w:sz w:val="16"/>
                <w:szCs w:val="16"/>
              </w:rPr>
            </w:pPr>
            <w:r w:rsidRPr="00C2061D">
              <w:rPr>
                <w:rFonts w:cs="Arial"/>
                <w:sz w:val="16"/>
                <w:szCs w:val="16"/>
              </w:rPr>
              <w:t>%TAR: (&gt;180 mg/dL)</w:t>
            </w:r>
          </w:p>
          <w:p w14:paraId="668B7349" w14:textId="1EB7E7C2" w:rsidR="00A23C1B" w:rsidRPr="00F60471" w:rsidRDefault="00CF6439">
            <w:pPr>
              <w:pStyle w:val="ListParagraph"/>
              <w:numPr>
                <w:ilvl w:val="0"/>
                <w:numId w:val="17"/>
              </w:numPr>
              <w:ind w:left="175" w:hanging="175"/>
              <w:jc w:val="left"/>
              <w:rPr>
                <w:rFonts w:cs="Arial"/>
                <w:sz w:val="16"/>
                <w:szCs w:val="16"/>
              </w:rPr>
            </w:pPr>
            <w:r w:rsidRPr="00C2061D">
              <w:rPr>
                <w:rFonts w:cs="Arial"/>
                <w:sz w:val="16"/>
                <w:szCs w:val="16"/>
              </w:rPr>
              <w:t>%TBR: (&lt;70 and &lt;54 mg/dL)</w:t>
            </w:r>
          </w:p>
        </w:tc>
        <w:tc>
          <w:tcPr>
            <w:tcW w:w="0" w:type="auto"/>
          </w:tcPr>
          <w:p w14:paraId="1265385B" w14:textId="5C5DD3DD" w:rsidR="00965468" w:rsidRDefault="00F60471" w:rsidP="00A23C1B">
            <w:pPr>
              <w:rPr>
                <w:rFonts w:cs="Arial"/>
                <w:sz w:val="16"/>
                <w:szCs w:val="16"/>
              </w:rPr>
            </w:pPr>
            <w:r w:rsidRPr="00F60471">
              <w:rPr>
                <w:rFonts w:cs="Arial"/>
                <w:sz w:val="16"/>
                <w:szCs w:val="16"/>
              </w:rPr>
              <w:t>All HbA1c subgroups showed improved TIR with the CL system.</w:t>
            </w:r>
          </w:p>
          <w:p w14:paraId="50DA28D8" w14:textId="77777777" w:rsidR="00965468" w:rsidRDefault="00965468" w:rsidP="00A23C1B">
            <w:pPr>
              <w:rPr>
                <w:rFonts w:cs="Arial"/>
                <w:sz w:val="16"/>
                <w:szCs w:val="16"/>
              </w:rPr>
            </w:pPr>
          </w:p>
          <w:p w14:paraId="16D09B56" w14:textId="77777777" w:rsidR="00965468" w:rsidRDefault="00F60471" w:rsidP="00A23C1B">
            <w:pPr>
              <w:rPr>
                <w:rFonts w:cs="Arial"/>
                <w:sz w:val="16"/>
                <w:szCs w:val="16"/>
              </w:rPr>
            </w:pPr>
            <w:r w:rsidRPr="00F60471">
              <w:rPr>
                <w:rFonts w:cs="Arial"/>
                <w:sz w:val="16"/>
                <w:szCs w:val="16"/>
              </w:rPr>
              <w:t xml:space="preserve">The largest decrease in </w:t>
            </w:r>
            <w:r w:rsidR="00965468">
              <w:rPr>
                <w:rFonts w:cs="Arial"/>
                <w:sz w:val="16"/>
                <w:szCs w:val="16"/>
              </w:rPr>
              <w:t>%TBR</w:t>
            </w:r>
            <w:r w:rsidRPr="00F60471">
              <w:rPr>
                <w:rFonts w:cs="Arial"/>
                <w:sz w:val="16"/>
                <w:szCs w:val="16"/>
              </w:rPr>
              <w:t xml:space="preserve">&lt;70 was observed in participants with </w:t>
            </w:r>
            <w:r w:rsidRPr="00F60471">
              <w:rPr>
                <w:rFonts w:cs="Arial"/>
                <w:sz w:val="16"/>
                <w:szCs w:val="16"/>
              </w:rPr>
              <w:lastRenderedPageBreak/>
              <w:t xml:space="preserve">baseline HbA1c levels below 6.5%, with a 4.4% reduction, particularly overnight (6.8%). </w:t>
            </w:r>
          </w:p>
          <w:p w14:paraId="511BB393" w14:textId="77777777" w:rsidR="00965468" w:rsidRDefault="00965468" w:rsidP="00A23C1B">
            <w:pPr>
              <w:rPr>
                <w:rFonts w:cs="Arial"/>
                <w:sz w:val="16"/>
                <w:szCs w:val="16"/>
              </w:rPr>
            </w:pPr>
          </w:p>
          <w:p w14:paraId="0ED29CAD" w14:textId="5BE3E6D7" w:rsidR="00A23C1B" w:rsidRPr="00C2061D" w:rsidRDefault="00F60471" w:rsidP="00A23C1B">
            <w:pPr>
              <w:rPr>
                <w:rFonts w:cs="Arial"/>
                <w:sz w:val="16"/>
                <w:szCs w:val="16"/>
              </w:rPr>
            </w:pPr>
            <w:r w:rsidRPr="00F60471">
              <w:rPr>
                <w:rFonts w:cs="Arial"/>
                <w:sz w:val="16"/>
                <w:szCs w:val="16"/>
              </w:rPr>
              <w:t>Participants with the highest baseline HbA1c (≥8.5%) experienced the greatest decrease in hyperglycemia, with a 21.9% reduction overall and 30.4% reduction overnight.</w:t>
            </w:r>
          </w:p>
        </w:tc>
        <w:tc>
          <w:tcPr>
            <w:tcW w:w="0" w:type="auto"/>
          </w:tcPr>
          <w:p w14:paraId="40D15491" w14:textId="469EDF76" w:rsidR="00A23C1B" w:rsidRPr="00C2061D" w:rsidRDefault="00E74592" w:rsidP="00A23C1B">
            <w:pPr>
              <w:rPr>
                <w:rFonts w:cs="Arial"/>
                <w:sz w:val="16"/>
                <w:szCs w:val="16"/>
              </w:rPr>
            </w:pPr>
            <w:r w:rsidRPr="00C2061D">
              <w:rPr>
                <w:rFonts w:cs="Arial"/>
                <w:sz w:val="16"/>
                <w:szCs w:val="16"/>
              </w:rPr>
              <w:lastRenderedPageBreak/>
              <w:t>No device-related AEs or safety issues were reported</w:t>
            </w:r>
            <w:r>
              <w:rPr>
                <w:rFonts w:cs="Arial"/>
                <w:sz w:val="16"/>
                <w:szCs w:val="16"/>
              </w:rPr>
              <w:t>.</w:t>
            </w:r>
          </w:p>
        </w:tc>
        <w:tc>
          <w:tcPr>
            <w:tcW w:w="0" w:type="auto"/>
          </w:tcPr>
          <w:p w14:paraId="39A60F99" w14:textId="17B5268A" w:rsidR="00A23C1B" w:rsidRPr="00C2061D" w:rsidRDefault="00E74592" w:rsidP="00A23C1B">
            <w:pPr>
              <w:rPr>
                <w:rFonts w:cs="Arial"/>
                <w:sz w:val="16"/>
                <w:szCs w:val="16"/>
              </w:rPr>
            </w:pPr>
            <w:r w:rsidRPr="00E74592">
              <w:rPr>
                <w:rFonts w:cs="Arial"/>
                <w:sz w:val="16"/>
                <w:szCs w:val="16"/>
              </w:rPr>
              <w:t>The Control-IQ system effectively reduced time spent in hypoglycemia (&lt;70 mg/dL), especially in participants with lower baseline HbA1c values</w:t>
            </w:r>
            <w:r>
              <w:rPr>
                <w:rFonts w:cs="Arial"/>
                <w:sz w:val="16"/>
                <w:szCs w:val="16"/>
              </w:rPr>
              <w:t>.</w:t>
            </w:r>
          </w:p>
        </w:tc>
      </w:tr>
      <w:tr w:rsidR="004D4B1D" w:rsidRPr="00C2061D" w14:paraId="687072A7" w14:textId="77777777" w:rsidTr="00B917A1">
        <w:tc>
          <w:tcPr>
            <w:tcW w:w="0" w:type="auto"/>
          </w:tcPr>
          <w:p w14:paraId="12C1E77E" w14:textId="68531AE2" w:rsidR="00A23C1B" w:rsidRPr="00C2061D" w:rsidRDefault="00CA5381" w:rsidP="00A23C1B">
            <w:pPr>
              <w:rPr>
                <w:rFonts w:cs="Arial"/>
                <w:bCs/>
                <w:sz w:val="16"/>
                <w:szCs w:val="16"/>
              </w:rPr>
            </w:pPr>
            <w:bookmarkStart w:id="125" w:name="_Hlk182902511"/>
            <w:bookmarkEnd w:id="124"/>
            <w:proofErr w:type="spellStart"/>
            <w:r w:rsidRPr="00C2061D">
              <w:rPr>
                <w:rFonts w:cs="Arial"/>
                <w:bCs/>
                <w:sz w:val="16"/>
                <w:szCs w:val="16"/>
              </w:rPr>
              <w:t>Kudva</w:t>
            </w:r>
            <w:proofErr w:type="spellEnd"/>
            <w:r w:rsidRPr="00C2061D">
              <w:rPr>
                <w:rFonts w:cs="Arial"/>
                <w:bCs/>
                <w:sz w:val="16"/>
                <w:szCs w:val="16"/>
              </w:rPr>
              <w:t xml:space="preserve"> et al. (2021) </w:t>
            </w:r>
            <w:r w:rsidRPr="00C2061D">
              <w:rPr>
                <w:rFonts w:cs="Arial"/>
                <w:bCs/>
                <w:sz w:val="16"/>
                <w:szCs w:val="16"/>
              </w:rPr>
              <w:fldChar w:fldCharType="begin">
                <w:fldData xml:space="preserve">PEVuZE5vdGU+PENpdGU+PEF1dGhvcj5LdWR2YTwvQXV0aG9yPjxZZWFyPjIwMjE8L1llYXI+PFJl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PEVuZE5vdGU+PENpdGU+PEF1dGhvcj5LdWR2YTwvQXV0aG9yPjxZZWFyPjIwMjE8L1llYXI+PFJl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(45, 49)</w:t>
            </w:r>
            <w:r w:rsidRPr="00C2061D">
              <w:rPr>
                <w:rFonts w:cs="Arial"/>
                <w:bCs/>
                <w:sz w:val="16"/>
                <w:szCs w:val="16"/>
              </w:rPr>
              <w:fldChar w:fldCharType="end"/>
            </w:r>
          </w:p>
        </w:tc>
        <w:tc>
          <w:tcPr>
            <w:tcW w:w="0" w:type="auto"/>
          </w:tcPr>
          <w:p w14:paraId="33DA8040" w14:textId="0BCFF268" w:rsidR="00A23C1B" w:rsidRPr="00C2061D" w:rsidRDefault="00DA7369" w:rsidP="00A23C1B">
            <w:pPr>
              <w:rPr>
                <w:rFonts w:cs="Arial"/>
                <w:sz w:val="16"/>
                <w:szCs w:val="16"/>
              </w:rPr>
            </w:pPr>
            <w:r>
              <w:rPr>
                <w:rFonts w:cs="Arial"/>
                <w:sz w:val="16"/>
                <w:szCs w:val="16"/>
              </w:rPr>
              <w:t xml:space="preserve">As described for </w:t>
            </w:r>
            <w:r w:rsidRPr="00C2061D">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(44)</w:t>
            </w:r>
            <w:r w:rsidRPr="00C2061D">
              <w:rPr>
                <w:rFonts w:cs="Arial"/>
                <w:bCs/>
                <w:sz w:val="16"/>
                <w:szCs w:val="16"/>
              </w:rPr>
              <w:fldChar w:fldCharType="end"/>
            </w:r>
            <w:r>
              <w:rPr>
                <w:rFonts w:cs="Arial"/>
                <w:bCs/>
                <w:sz w:val="16"/>
                <w:szCs w:val="16"/>
              </w:rPr>
              <w:t xml:space="preserve"> t</w:t>
            </w:r>
            <w:r w:rsidRPr="00DA7369">
              <w:rPr>
                <w:rFonts w:cs="Arial"/>
                <w:sz w:val="16"/>
                <w:szCs w:val="16"/>
              </w:rPr>
              <w:t>he study used the t-slim X2 pump with the Control-IQ</w:t>
            </w:r>
            <w:r w:rsidR="00840E08">
              <w:rPr>
                <w:rFonts w:cs="Arial"/>
                <w:sz w:val="16"/>
                <w:szCs w:val="16"/>
              </w:rPr>
              <w:t>*</w:t>
            </w:r>
            <w:r w:rsidRPr="00DA7369">
              <w:rPr>
                <w:rFonts w:cs="Arial"/>
                <w:sz w:val="16"/>
                <w:szCs w:val="16"/>
              </w:rPr>
              <w:t xml:space="preserve"> CL</w:t>
            </w:r>
            <w:r w:rsidR="00840E08">
              <w:rPr>
                <w:rFonts w:cs="Arial"/>
                <w:sz w:val="16"/>
                <w:szCs w:val="16"/>
              </w:rPr>
              <w:t>C</w:t>
            </w:r>
            <w:r w:rsidRPr="00DA7369">
              <w:rPr>
                <w:rFonts w:cs="Arial"/>
                <w:sz w:val="16"/>
                <w:szCs w:val="16"/>
              </w:rPr>
              <w:t xml:space="preserve"> algorithm for the CLC group. In the SAP group, participants used their own or study-provided insulin pumps but did not have access to the CL</w:t>
            </w:r>
            <w:r w:rsidR="00840E08">
              <w:rPr>
                <w:rFonts w:cs="Arial"/>
                <w:sz w:val="16"/>
                <w:szCs w:val="16"/>
              </w:rPr>
              <w:t>C</w:t>
            </w:r>
            <w:r w:rsidRPr="00DA7369">
              <w:rPr>
                <w:rFonts w:cs="Arial"/>
                <w:sz w:val="16"/>
                <w:szCs w:val="16"/>
              </w:rPr>
              <w:t xml:space="preserve"> system.</w:t>
            </w:r>
          </w:p>
        </w:tc>
        <w:tc>
          <w:tcPr>
            <w:tcW w:w="0" w:type="auto"/>
          </w:tcPr>
          <w:p w14:paraId="6076E8EC" w14:textId="5ACB91D8" w:rsidR="00A23C1B" w:rsidRPr="00C2061D" w:rsidRDefault="00AF3A3E" w:rsidP="00A23C1B">
            <w:pPr>
              <w:rPr>
                <w:rFonts w:cs="Arial"/>
                <w:sz w:val="16"/>
                <w:szCs w:val="16"/>
              </w:rPr>
            </w:pPr>
            <w:r>
              <w:rPr>
                <w:rFonts w:cs="Arial"/>
                <w:sz w:val="16"/>
                <w:szCs w:val="16"/>
              </w:rPr>
              <w:t>T</w:t>
            </w:r>
            <w:r w:rsidRPr="00AF3A3E">
              <w:rPr>
                <w:rFonts w:cs="Arial"/>
                <w:sz w:val="16"/>
                <w:szCs w:val="16"/>
              </w:rPr>
              <w:t>o assess both glycemic and patient-reported outcomes (PROs) for users of a CLC insulin delivery system versus SAP</w:t>
            </w:r>
            <w:r>
              <w:rPr>
                <w:rFonts w:cs="Arial"/>
                <w:sz w:val="16"/>
                <w:szCs w:val="16"/>
              </w:rPr>
              <w:t xml:space="preserve"> therapy</w:t>
            </w:r>
            <w:r w:rsidRPr="00AF3A3E">
              <w:rPr>
                <w:rFonts w:cs="Arial"/>
                <w:sz w:val="16"/>
                <w:szCs w:val="16"/>
              </w:rPr>
              <w:t xml:space="preserve">, examining whether CLC use affects diabetes management burden, </w:t>
            </w:r>
            <w:r w:rsidR="002D479A">
              <w:rPr>
                <w:rFonts w:cs="Arial"/>
                <w:sz w:val="16"/>
                <w:szCs w:val="16"/>
              </w:rPr>
              <w:t>QoL</w:t>
            </w:r>
            <w:r w:rsidRPr="00AF3A3E">
              <w:rPr>
                <w:rFonts w:cs="Arial"/>
                <w:sz w:val="16"/>
                <w:szCs w:val="16"/>
              </w:rPr>
              <w:t>, and acceptance.</w:t>
            </w:r>
          </w:p>
        </w:tc>
        <w:tc>
          <w:tcPr>
            <w:tcW w:w="0" w:type="auto"/>
          </w:tcPr>
          <w:p w14:paraId="40CD730F" w14:textId="77777777" w:rsidR="00A23C1B" w:rsidRDefault="00E66667" w:rsidP="00A23C1B">
            <w:pPr>
              <w:rPr>
                <w:rFonts w:cs="Arial"/>
                <w:sz w:val="16"/>
                <w:szCs w:val="16"/>
              </w:rPr>
            </w:pPr>
            <w:r>
              <w:rPr>
                <w:rFonts w:cs="Arial"/>
                <w:sz w:val="16"/>
                <w:szCs w:val="16"/>
              </w:rPr>
              <w:t>RCT</w:t>
            </w:r>
          </w:p>
          <w:p w14:paraId="09358BEC" w14:textId="77777777" w:rsidR="00E66667" w:rsidRDefault="00E66667" w:rsidP="00A23C1B">
            <w:pPr>
              <w:rPr>
                <w:rFonts w:cs="Arial"/>
                <w:sz w:val="16"/>
                <w:szCs w:val="16"/>
              </w:rPr>
            </w:pPr>
          </w:p>
          <w:p w14:paraId="6F016B60" w14:textId="4F57FFC7" w:rsidR="00E66667" w:rsidRDefault="00DA7369" w:rsidP="00A23C1B">
            <w:pPr>
              <w:rPr>
                <w:rFonts w:cs="Arial"/>
                <w:bCs/>
                <w:sz w:val="16"/>
                <w:szCs w:val="16"/>
              </w:rPr>
            </w:pPr>
            <w:r w:rsidRPr="00C2061D">
              <w:rPr>
                <w:rFonts w:cs="Arial"/>
                <w:sz w:val="16"/>
                <w:szCs w:val="16"/>
              </w:rPr>
              <w:t xml:space="preserve">The study enrolled the same 168 T1D patients as in </w:t>
            </w:r>
            <w:r w:rsidRPr="00C2061D">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PEVuZE5vdGU+PENpdGU+PEF1dGhvcj5Ccm93bjwvQXV0aG9yPjxZZWFyPjIwMTk8L1llYXI+PFJl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(44)</w:t>
            </w:r>
            <w:r w:rsidRPr="00C2061D">
              <w:rPr>
                <w:rFonts w:cs="Arial"/>
                <w:bCs/>
                <w:sz w:val="16"/>
                <w:szCs w:val="16"/>
              </w:rPr>
              <w:fldChar w:fldCharType="end"/>
            </w:r>
            <w:r w:rsidRPr="00C2061D">
              <w:rPr>
                <w:rFonts w:cs="Arial"/>
                <w:bCs/>
                <w:sz w:val="16"/>
                <w:szCs w:val="16"/>
              </w:rPr>
              <w:t xml:space="preserve"> and </w:t>
            </w:r>
            <w:r w:rsidRPr="00C2061D">
              <w:rPr>
                <w:rFonts w:cs="Arial"/>
                <w:bCs/>
                <w:sz w:val="16"/>
                <w:szCs w:val="16"/>
              </w:rPr>
              <w:fldChar w:fldCharType="begin">
                <w:fldData xml:space="preserve">PEVuZE5vdGU+PENpdGU+PEF1dGhvcj5PJmFwb3M7TWFsbGV5PC9BdXRob3I+PFllYXI+MjAyMTwv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PEVuZE5vdGU+PENpdGU+PEF1dGhvcj5PJmFwb3M7TWFsbGV5PC9BdXRob3I+PFllYXI+MjAyMTwv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(46)</w:t>
            </w:r>
            <w:r w:rsidRPr="00C2061D">
              <w:rPr>
                <w:rFonts w:cs="Arial"/>
                <w:bCs/>
                <w:sz w:val="16"/>
                <w:szCs w:val="16"/>
              </w:rPr>
              <w:fldChar w:fldCharType="end"/>
            </w:r>
            <w:r w:rsidRPr="00C2061D">
              <w:rPr>
                <w:rFonts w:cs="Arial"/>
                <w:bCs/>
                <w:sz w:val="16"/>
                <w:szCs w:val="16"/>
              </w:rPr>
              <w:t>, using the same randomization process.</w:t>
            </w:r>
          </w:p>
          <w:p w14:paraId="09671DEB" w14:textId="77777777" w:rsidR="000B30D5" w:rsidRDefault="000B30D5" w:rsidP="00A23C1B">
            <w:pPr>
              <w:rPr>
                <w:rFonts w:cs="Arial"/>
                <w:bCs/>
                <w:sz w:val="16"/>
                <w:szCs w:val="16"/>
              </w:rPr>
            </w:pPr>
          </w:p>
          <w:p w14:paraId="5F1F08D0" w14:textId="77777777" w:rsidR="000B30D5" w:rsidRDefault="000B30D5" w:rsidP="00A23C1B">
            <w:pPr>
              <w:rPr>
                <w:rFonts w:cs="Arial"/>
                <w:sz w:val="16"/>
                <w:szCs w:val="16"/>
              </w:rPr>
            </w:pPr>
            <w:r>
              <w:rPr>
                <w:rFonts w:cs="Arial"/>
                <w:sz w:val="16"/>
                <w:szCs w:val="16"/>
              </w:rPr>
              <w:t>T</w:t>
            </w:r>
            <w:r w:rsidRPr="000B30D5">
              <w:rPr>
                <w:rFonts w:cs="Arial"/>
                <w:sz w:val="16"/>
                <w:szCs w:val="16"/>
              </w:rPr>
              <w:t xml:space="preserve">he </w:t>
            </w:r>
            <w:r>
              <w:rPr>
                <w:rFonts w:cs="Arial"/>
                <w:sz w:val="16"/>
                <w:szCs w:val="16"/>
              </w:rPr>
              <w:t>PROs</w:t>
            </w:r>
            <w:r w:rsidRPr="000B30D5">
              <w:rPr>
                <w:rFonts w:cs="Arial"/>
                <w:sz w:val="16"/>
                <w:szCs w:val="16"/>
              </w:rPr>
              <w:t xml:space="preserve"> of the CLC-equipped t-slim X2 pump were compared to the SAP system.</w:t>
            </w:r>
          </w:p>
          <w:p w14:paraId="128F1075" w14:textId="77777777" w:rsidR="000B30D5" w:rsidRDefault="000B30D5" w:rsidP="00A23C1B">
            <w:pPr>
              <w:rPr>
                <w:rFonts w:cs="Arial"/>
                <w:sz w:val="16"/>
                <w:szCs w:val="16"/>
              </w:rPr>
            </w:pPr>
          </w:p>
          <w:p w14:paraId="4CD27F20" w14:textId="4DABC3EC" w:rsidR="000B30D5" w:rsidRPr="00C2061D" w:rsidRDefault="000B30D5" w:rsidP="00A23C1B">
            <w:pPr>
              <w:rPr>
                <w:rFonts w:cs="Arial"/>
                <w:sz w:val="16"/>
                <w:szCs w:val="16"/>
              </w:rPr>
            </w:pPr>
            <w:r w:rsidRPr="00C2061D">
              <w:rPr>
                <w:rFonts w:cs="Arial"/>
                <w:sz w:val="16"/>
                <w:szCs w:val="16"/>
              </w:rPr>
              <w:t>The patients were monitored and followed over a 6-month period</w:t>
            </w:r>
            <w:r>
              <w:rPr>
                <w:rFonts w:cs="Arial"/>
                <w:sz w:val="16"/>
                <w:szCs w:val="16"/>
              </w:rPr>
              <w:t>.</w:t>
            </w:r>
          </w:p>
        </w:tc>
        <w:tc>
          <w:tcPr>
            <w:tcW w:w="0" w:type="auto"/>
          </w:tcPr>
          <w:p w14:paraId="212D7DCD" w14:textId="1A72E4DB" w:rsidR="000B30D5" w:rsidRDefault="000B30D5">
            <w:pPr>
              <w:pStyle w:val="ListParagraph"/>
              <w:numPr>
                <w:ilvl w:val="0"/>
                <w:numId w:val="17"/>
              </w:numPr>
              <w:ind w:left="175" w:hanging="175"/>
              <w:jc w:val="left"/>
              <w:rPr>
                <w:rFonts w:cs="Arial"/>
                <w:sz w:val="16"/>
                <w:szCs w:val="16"/>
              </w:rPr>
            </w:pPr>
            <w:r>
              <w:rPr>
                <w:rFonts w:cs="Arial"/>
                <w:sz w:val="16"/>
                <w:szCs w:val="16"/>
              </w:rPr>
              <w:t>D</w:t>
            </w:r>
            <w:r w:rsidRPr="000B30D5">
              <w:rPr>
                <w:rFonts w:cs="Arial"/>
                <w:sz w:val="16"/>
                <w:szCs w:val="16"/>
              </w:rPr>
              <w:t>iabetes distress</w:t>
            </w:r>
            <w:r w:rsidR="00AC5ACE">
              <w:rPr>
                <w:rFonts w:cs="Arial"/>
                <w:sz w:val="16"/>
                <w:szCs w:val="16"/>
              </w:rPr>
              <w:t xml:space="preserve"> scale (DDS)</w:t>
            </w:r>
          </w:p>
          <w:p w14:paraId="561E300D" w14:textId="77777777" w:rsidR="00F30A43" w:rsidRDefault="000B30D5">
            <w:pPr>
              <w:pStyle w:val="ListParagraph"/>
              <w:numPr>
                <w:ilvl w:val="0"/>
                <w:numId w:val="17"/>
              </w:numPr>
              <w:ind w:left="175" w:hanging="175"/>
              <w:jc w:val="left"/>
              <w:rPr>
                <w:rFonts w:cs="Arial"/>
                <w:sz w:val="16"/>
                <w:szCs w:val="16"/>
              </w:rPr>
            </w:pPr>
            <w:r>
              <w:rPr>
                <w:rFonts w:cs="Arial"/>
                <w:sz w:val="16"/>
                <w:szCs w:val="16"/>
              </w:rPr>
              <w:t>H</w:t>
            </w:r>
            <w:r w:rsidRPr="000B30D5">
              <w:rPr>
                <w:rFonts w:cs="Arial"/>
                <w:sz w:val="16"/>
                <w:szCs w:val="16"/>
              </w:rPr>
              <w:t>ypoglycemia fear</w:t>
            </w:r>
            <w:r w:rsidR="00F30A43">
              <w:rPr>
                <w:rFonts w:cs="Arial"/>
                <w:sz w:val="16"/>
                <w:szCs w:val="16"/>
              </w:rPr>
              <w:t xml:space="preserve"> survey (HFS-II)</w:t>
            </w:r>
          </w:p>
          <w:p w14:paraId="3AAD3044" w14:textId="43B63A2F" w:rsidR="000B30D5" w:rsidRDefault="00AC5ACE">
            <w:pPr>
              <w:pStyle w:val="ListParagraph"/>
              <w:numPr>
                <w:ilvl w:val="0"/>
                <w:numId w:val="17"/>
              </w:numPr>
              <w:ind w:left="175" w:hanging="175"/>
              <w:jc w:val="left"/>
              <w:rPr>
                <w:rFonts w:cs="Arial"/>
                <w:sz w:val="16"/>
                <w:szCs w:val="16"/>
              </w:rPr>
            </w:pPr>
            <w:r w:rsidRPr="00AC5ACE">
              <w:rPr>
                <w:rFonts w:cs="Arial"/>
                <w:sz w:val="16"/>
                <w:szCs w:val="16"/>
              </w:rPr>
              <w:t>Clarke’s Hypoglycemia Awareness Survey</w:t>
            </w:r>
          </w:p>
          <w:p w14:paraId="00F52528" w14:textId="6AD9D1EE" w:rsidR="000B30D5" w:rsidRDefault="000B30D5">
            <w:pPr>
              <w:pStyle w:val="ListParagraph"/>
              <w:numPr>
                <w:ilvl w:val="0"/>
                <w:numId w:val="17"/>
              </w:numPr>
              <w:ind w:left="175" w:hanging="175"/>
              <w:jc w:val="left"/>
              <w:rPr>
                <w:rFonts w:cs="Arial"/>
                <w:sz w:val="16"/>
                <w:szCs w:val="16"/>
              </w:rPr>
            </w:pPr>
            <w:r>
              <w:rPr>
                <w:rFonts w:cs="Arial"/>
                <w:sz w:val="16"/>
                <w:szCs w:val="16"/>
              </w:rPr>
              <w:t>H</w:t>
            </w:r>
            <w:r w:rsidRPr="000B30D5">
              <w:rPr>
                <w:rFonts w:cs="Arial"/>
                <w:sz w:val="16"/>
                <w:szCs w:val="16"/>
              </w:rPr>
              <w:t>ypoglycemia confidence</w:t>
            </w:r>
            <w:r w:rsidR="00AC5ACE">
              <w:rPr>
                <w:rFonts w:cs="Arial"/>
                <w:sz w:val="16"/>
                <w:szCs w:val="16"/>
              </w:rPr>
              <w:t xml:space="preserve"> scale (HCS)</w:t>
            </w:r>
          </w:p>
          <w:p w14:paraId="428F1F7E" w14:textId="38B4B969" w:rsidR="000B30D5" w:rsidRDefault="000B30D5">
            <w:pPr>
              <w:pStyle w:val="ListParagraph"/>
              <w:numPr>
                <w:ilvl w:val="0"/>
                <w:numId w:val="17"/>
              </w:numPr>
              <w:ind w:left="175" w:hanging="175"/>
              <w:jc w:val="left"/>
              <w:rPr>
                <w:rFonts w:cs="Arial"/>
                <w:sz w:val="16"/>
                <w:szCs w:val="16"/>
              </w:rPr>
            </w:pPr>
            <w:r>
              <w:rPr>
                <w:rFonts w:cs="Arial"/>
                <w:sz w:val="16"/>
                <w:szCs w:val="16"/>
              </w:rPr>
              <w:t>H</w:t>
            </w:r>
            <w:r w:rsidRPr="000B30D5">
              <w:rPr>
                <w:rFonts w:cs="Arial"/>
                <w:sz w:val="16"/>
                <w:szCs w:val="16"/>
              </w:rPr>
              <w:t>yperglycemia avoidance</w:t>
            </w:r>
            <w:r w:rsidR="00AC5ACE">
              <w:rPr>
                <w:rFonts w:cs="Arial"/>
                <w:sz w:val="16"/>
                <w:szCs w:val="16"/>
              </w:rPr>
              <w:t xml:space="preserve"> scale (HAS)</w:t>
            </w:r>
          </w:p>
          <w:p w14:paraId="72DF9AD8" w14:textId="77777777" w:rsidR="00A23C1B" w:rsidRDefault="000B30D5">
            <w:pPr>
              <w:pStyle w:val="ListParagraph"/>
              <w:numPr>
                <w:ilvl w:val="0"/>
                <w:numId w:val="17"/>
              </w:numPr>
              <w:ind w:left="175" w:hanging="175"/>
              <w:jc w:val="left"/>
              <w:rPr>
                <w:rFonts w:cs="Arial"/>
                <w:sz w:val="16"/>
                <w:szCs w:val="16"/>
              </w:rPr>
            </w:pPr>
            <w:r>
              <w:rPr>
                <w:rFonts w:cs="Arial"/>
                <w:sz w:val="16"/>
                <w:szCs w:val="16"/>
              </w:rPr>
              <w:t>T</w:t>
            </w:r>
            <w:r w:rsidRPr="000B30D5">
              <w:rPr>
                <w:rFonts w:cs="Arial"/>
                <w:sz w:val="16"/>
                <w:szCs w:val="16"/>
              </w:rPr>
              <w:t xml:space="preserve">echnology </w:t>
            </w:r>
            <w:r w:rsidR="00AC5ACE">
              <w:rPr>
                <w:rFonts w:cs="Arial"/>
                <w:sz w:val="16"/>
                <w:szCs w:val="16"/>
              </w:rPr>
              <w:t>experience using INSPIRE survey</w:t>
            </w:r>
          </w:p>
          <w:p w14:paraId="6E2C9EE7" w14:textId="77777777" w:rsidR="00AC5ACE" w:rsidRDefault="00AC5ACE">
            <w:pPr>
              <w:pStyle w:val="ListParagraph"/>
              <w:numPr>
                <w:ilvl w:val="0"/>
                <w:numId w:val="17"/>
              </w:numPr>
              <w:ind w:left="175" w:hanging="175"/>
              <w:jc w:val="left"/>
              <w:rPr>
                <w:rFonts w:cs="Arial"/>
                <w:sz w:val="16"/>
                <w:szCs w:val="16"/>
              </w:rPr>
            </w:pPr>
            <w:r w:rsidRPr="00AC5ACE">
              <w:rPr>
                <w:rFonts w:cs="Arial"/>
                <w:sz w:val="16"/>
                <w:szCs w:val="16"/>
              </w:rPr>
              <w:t>Technology Expectation</w:t>
            </w:r>
            <w:r>
              <w:rPr>
                <w:rFonts w:cs="Arial"/>
                <w:sz w:val="16"/>
                <w:szCs w:val="16"/>
              </w:rPr>
              <w:t xml:space="preserve"> Survey</w:t>
            </w:r>
          </w:p>
          <w:p w14:paraId="5F6637AE" w14:textId="6C4B8E40" w:rsidR="00AC5ACE" w:rsidRDefault="00AC5ACE">
            <w:pPr>
              <w:pStyle w:val="ListParagraph"/>
              <w:numPr>
                <w:ilvl w:val="0"/>
                <w:numId w:val="17"/>
              </w:numPr>
              <w:ind w:left="175" w:hanging="175"/>
              <w:jc w:val="left"/>
              <w:rPr>
                <w:rFonts w:cs="Arial"/>
                <w:sz w:val="16"/>
                <w:szCs w:val="16"/>
              </w:rPr>
            </w:pPr>
            <w:r w:rsidRPr="00AC5ACE">
              <w:rPr>
                <w:rFonts w:cs="Arial"/>
                <w:sz w:val="16"/>
                <w:szCs w:val="16"/>
              </w:rPr>
              <w:t xml:space="preserve">Technology </w:t>
            </w:r>
            <w:r>
              <w:rPr>
                <w:rFonts w:cs="Arial"/>
                <w:sz w:val="16"/>
                <w:szCs w:val="16"/>
              </w:rPr>
              <w:t>Acceptance Survey</w:t>
            </w:r>
          </w:p>
          <w:p w14:paraId="4263BCDA" w14:textId="601D8FD2" w:rsidR="00AC5ACE" w:rsidRPr="00C2061D" w:rsidRDefault="00AC5ACE">
            <w:pPr>
              <w:pStyle w:val="ListParagraph"/>
              <w:numPr>
                <w:ilvl w:val="0"/>
                <w:numId w:val="17"/>
              </w:numPr>
              <w:ind w:left="175" w:hanging="175"/>
              <w:jc w:val="left"/>
              <w:rPr>
                <w:rFonts w:cs="Arial"/>
                <w:sz w:val="16"/>
                <w:szCs w:val="16"/>
              </w:rPr>
            </w:pPr>
            <w:r w:rsidRPr="00AC5ACE">
              <w:rPr>
                <w:rFonts w:cs="Arial"/>
                <w:sz w:val="16"/>
                <w:szCs w:val="16"/>
              </w:rPr>
              <w:t>System Usability Survey</w:t>
            </w:r>
            <w:r w:rsidR="00147D46">
              <w:rPr>
                <w:rFonts w:cs="Arial"/>
                <w:sz w:val="16"/>
                <w:szCs w:val="16"/>
              </w:rPr>
              <w:t xml:space="preserve"> (SUS)</w:t>
            </w:r>
          </w:p>
        </w:tc>
        <w:tc>
          <w:tcPr>
            <w:tcW w:w="0" w:type="auto"/>
          </w:tcPr>
          <w:p w14:paraId="60C222AD" w14:textId="77777777" w:rsidR="00A23C1B" w:rsidRDefault="00F30A43" w:rsidP="00A23C1B">
            <w:pPr>
              <w:rPr>
                <w:rFonts w:cs="Arial"/>
                <w:sz w:val="16"/>
                <w:szCs w:val="16"/>
              </w:rPr>
            </w:pPr>
            <w:r>
              <w:rPr>
                <w:rFonts w:cs="Arial"/>
                <w:sz w:val="16"/>
                <w:szCs w:val="16"/>
              </w:rPr>
              <w:t>A</w:t>
            </w:r>
            <w:r w:rsidRPr="00F30A43">
              <w:rPr>
                <w:rFonts w:cs="Arial"/>
                <w:sz w:val="16"/>
                <w:szCs w:val="16"/>
              </w:rPr>
              <w:t>dults in the SAP group reported significantly higher distress than in the CLC group at 3 months, with scores on the powerless subscale being higher (p = 0.04)</w:t>
            </w:r>
            <w:r>
              <w:rPr>
                <w:rFonts w:cs="Arial"/>
                <w:sz w:val="16"/>
                <w:szCs w:val="16"/>
              </w:rPr>
              <w:t>, but not at 6 months</w:t>
            </w:r>
            <w:r w:rsidRPr="00F30A43">
              <w:rPr>
                <w:rFonts w:cs="Arial"/>
                <w:sz w:val="16"/>
                <w:szCs w:val="16"/>
              </w:rPr>
              <w:t>.</w:t>
            </w:r>
          </w:p>
          <w:p w14:paraId="63898D36" w14:textId="77777777" w:rsidR="00F30A43" w:rsidRDefault="00F30A43" w:rsidP="00A23C1B">
            <w:pPr>
              <w:rPr>
                <w:rFonts w:cs="Arial"/>
                <w:sz w:val="16"/>
                <w:szCs w:val="16"/>
              </w:rPr>
            </w:pPr>
          </w:p>
          <w:p w14:paraId="3423327C" w14:textId="77777777" w:rsidR="00F30A43" w:rsidRDefault="00F30A43" w:rsidP="00A23C1B">
            <w:pPr>
              <w:rPr>
                <w:rFonts w:cs="Arial"/>
                <w:sz w:val="16"/>
                <w:szCs w:val="16"/>
              </w:rPr>
            </w:pPr>
            <w:r>
              <w:rPr>
                <w:rFonts w:cs="Arial"/>
                <w:sz w:val="16"/>
                <w:szCs w:val="16"/>
              </w:rPr>
              <w:t>From HFS-II</w:t>
            </w:r>
            <w:r w:rsidR="00330E17">
              <w:rPr>
                <w:rFonts w:cs="Arial"/>
                <w:sz w:val="16"/>
                <w:szCs w:val="16"/>
              </w:rPr>
              <w:t xml:space="preserve"> at 6 months</w:t>
            </w:r>
            <w:r>
              <w:rPr>
                <w:rFonts w:cs="Arial"/>
                <w:sz w:val="16"/>
                <w:szCs w:val="16"/>
              </w:rPr>
              <w:t>,</w:t>
            </w:r>
            <w:r w:rsidRPr="00F30A43">
              <w:rPr>
                <w:rFonts w:cs="Arial"/>
                <w:sz w:val="16"/>
                <w:szCs w:val="16"/>
              </w:rPr>
              <w:t xml:space="preserve"> </w:t>
            </w:r>
            <w:r>
              <w:rPr>
                <w:rFonts w:cs="Arial"/>
                <w:sz w:val="16"/>
                <w:szCs w:val="16"/>
              </w:rPr>
              <w:t>t</w:t>
            </w:r>
            <w:r w:rsidRPr="00F30A43">
              <w:rPr>
                <w:rFonts w:cs="Arial"/>
                <w:sz w:val="16"/>
                <w:szCs w:val="16"/>
              </w:rPr>
              <w:t>he CLC group had lower behavior subscale scores</w:t>
            </w:r>
            <w:r>
              <w:rPr>
                <w:rFonts w:cs="Arial"/>
                <w:sz w:val="16"/>
                <w:szCs w:val="16"/>
              </w:rPr>
              <w:t xml:space="preserve"> </w:t>
            </w:r>
            <w:r w:rsidRPr="00F30A43">
              <w:rPr>
                <w:rFonts w:cs="Arial"/>
                <w:sz w:val="16"/>
                <w:szCs w:val="16"/>
              </w:rPr>
              <w:t>to avoid hypoglycemia (p = 0.02).</w:t>
            </w:r>
          </w:p>
          <w:p w14:paraId="586EBA2A" w14:textId="77777777" w:rsidR="00FD79B9" w:rsidRDefault="00FD79B9" w:rsidP="00A23C1B">
            <w:pPr>
              <w:rPr>
                <w:rFonts w:cs="Arial"/>
                <w:sz w:val="16"/>
                <w:szCs w:val="16"/>
              </w:rPr>
            </w:pPr>
          </w:p>
          <w:p w14:paraId="2A2CF1D1" w14:textId="77777777" w:rsidR="00FD79B9" w:rsidRDefault="00FD79B9" w:rsidP="00A23C1B">
            <w:pPr>
              <w:rPr>
                <w:rFonts w:cs="Arial"/>
                <w:sz w:val="16"/>
                <w:szCs w:val="16"/>
              </w:rPr>
            </w:pPr>
            <w:r>
              <w:rPr>
                <w:rFonts w:cs="Arial"/>
                <w:sz w:val="16"/>
                <w:szCs w:val="16"/>
              </w:rPr>
              <w:t xml:space="preserve">The </w:t>
            </w:r>
            <w:r w:rsidRPr="00FD79B9">
              <w:rPr>
                <w:rFonts w:cs="Arial"/>
                <w:sz w:val="16"/>
                <w:szCs w:val="16"/>
              </w:rPr>
              <w:t>awareness of hypoglycemia symptoms</w:t>
            </w:r>
            <w:r>
              <w:rPr>
                <w:rFonts w:cs="Arial"/>
                <w:sz w:val="16"/>
                <w:szCs w:val="16"/>
              </w:rPr>
              <w:t xml:space="preserve"> was similar for the groups.</w:t>
            </w:r>
          </w:p>
          <w:p w14:paraId="1E645BB4" w14:textId="77777777" w:rsidR="00C67F6D" w:rsidRDefault="00C67F6D" w:rsidP="00A23C1B">
            <w:pPr>
              <w:rPr>
                <w:rFonts w:cs="Arial"/>
                <w:sz w:val="16"/>
                <w:szCs w:val="16"/>
              </w:rPr>
            </w:pPr>
          </w:p>
          <w:p w14:paraId="556AC49D" w14:textId="77777777" w:rsidR="006D5811" w:rsidRDefault="00C67F6D" w:rsidP="00A23C1B">
            <w:pPr>
              <w:rPr>
                <w:rFonts w:cs="Arial"/>
                <w:sz w:val="16"/>
                <w:szCs w:val="16"/>
              </w:rPr>
            </w:pPr>
            <w:r w:rsidRPr="00C67F6D">
              <w:rPr>
                <w:rFonts w:cs="Arial"/>
                <w:sz w:val="16"/>
                <w:szCs w:val="16"/>
              </w:rPr>
              <w:t>The CLC group reported increased confidence</w:t>
            </w:r>
            <w:r>
              <w:rPr>
                <w:rFonts w:cs="Arial"/>
                <w:sz w:val="16"/>
                <w:szCs w:val="16"/>
              </w:rPr>
              <w:t xml:space="preserve"> in managing hypoglycemia</w:t>
            </w:r>
            <w:r w:rsidRPr="00C67F6D">
              <w:rPr>
                <w:rFonts w:cs="Arial"/>
                <w:sz w:val="16"/>
                <w:szCs w:val="16"/>
              </w:rPr>
              <w:t xml:space="preserve"> from </w:t>
            </w:r>
            <w:r w:rsidRPr="00C67F6D">
              <w:rPr>
                <w:rFonts w:cs="Arial"/>
                <w:sz w:val="16"/>
                <w:szCs w:val="16"/>
              </w:rPr>
              <w:lastRenderedPageBreak/>
              <w:t>baseline to 6 months, with increases ranging from 2% to 23%</w:t>
            </w:r>
            <w:r>
              <w:rPr>
                <w:rFonts w:cs="Arial"/>
                <w:sz w:val="16"/>
                <w:szCs w:val="16"/>
              </w:rPr>
              <w:t xml:space="preserve"> in 8 out of 9 areas</w:t>
            </w:r>
            <w:r w:rsidRPr="00C67F6D">
              <w:rPr>
                <w:rFonts w:cs="Arial"/>
                <w:sz w:val="16"/>
                <w:szCs w:val="16"/>
              </w:rPr>
              <w:t xml:space="preserve">. </w:t>
            </w:r>
            <w:r>
              <w:rPr>
                <w:rFonts w:cs="Arial"/>
                <w:sz w:val="16"/>
                <w:szCs w:val="16"/>
              </w:rPr>
              <w:t>T</w:t>
            </w:r>
            <w:r w:rsidRPr="00C67F6D">
              <w:rPr>
                <w:rFonts w:cs="Arial"/>
                <w:sz w:val="16"/>
                <w:szCs w:val="16"/>
              </w:rPr>
              <w:t>he SAP group experienced increased confidence in only two areas</w:t>
            </w:r>
            <w:r w:rsidR="00340E5D">
              <w:rPr>
                <w:rFonts w:cs="Arial"/>
                <w:sz w:val="16"/>
                <w:szCs w:val="16"/>
              </w:rPr>
              <w:t xml:space="preserve"> and</w:t>
            </w:r>
            <w:r w:rsidRPr="00C67F6D">
              <w:rPr>
                <w:rFonts w:cs="Arial"/>
                <w:sz w:val="16"/>
                <w:szCs w:val="16"/>
              </w:rPr>
              <w:t xml:space="preserve"> declines in six areas.</w:t>
            </w:r>
          </w:p>
          <w:p w14:paraId="7C7DCEEF" w14:textId="77777777" w:rsidR="006D5811" w:rsidRDefault="006D5811" w:rsidP="00A23C1B">
            <w:pPr>
              <w:rPr>
                <w:rFonts w:cs="Arial"/>
                <w:sz w:val="16"/>
                <w:szCs w:val="16"/>
              </w:rPr>
            </w:pPr>
          </w:p>
          <w:p w14:paraId="12F90040" w14:textId="77777777" w:rsidR="00C67F6D" w:rsidRDefault="006D5811" w:rsidP="00A23C1B">
            <w:pPr>
              <w:rPr>
                <w:rFonts w:cs="Arial"/>
                <w:sz w:val="16"/>
                <w:szCs w:val="16"/>
              </w:rPr>
            </w:pPr>
            <w:r w:rsidRPr="006D5811">
              <w:rPr>
                <w:rFonts w:cs="Arial"/>
                <w:sz w:val="16"/>
                <w:szCs w:val="16"/>
              </w:rPr>
              <w:t>At 3 and 6 months, the CLC group’s perceived benefits</w:t>
            </w:r>
            <w:r>
              <w:rPr>
                <w:rFonts w:cs="Arial"/>
                <w:sz w:val="16"/>
                <w:szCs w:val="16"/>
              </w:rPr>
              <w:t xml:space="preserve"> with the CL </w:t>
            </w:r>
            <w:r w:rsidR="00A869EC">
              <w:rPr>
                <w:rFonts w:cs="Arial"/>
                <w:sz w:val="16"/>
                <w:szCs w:val="16"/>
              </w:rPr>
              <w:t>system</w:t>
            </w:r>
            <w:r w:rsidRPr="006D5811">
              <w:rPr>
                <w:rFonts w:cs="Arial"/>
                <w:sz w:val="16"/>
                <w:szCs w:val="16"/>
              </w:rPr>
              <w:t xml:space="preserve"> remained high, and perceived burdens remained low.</w:t>
            </w:r>
          </w:p>
          <w:p w14:paraId="7EF4AE40" w14:textId="77777777" w:rsidR="00147D46" w:rsidRDefault="00147D46" w:rsidP="00A23C1B">
            <w:pPr>
              <w:rPr>
                <w:rFonts w:cs="Arial"/>
                <w:sz w:val="16"/>
                <w:szCs w:val="16"/>
              </w:rPr>
            </w:pPr>
          </w:p>
          <w:p w14:paraId="0750C2F4" w14:textId="1D5A146E" w:rsidR="00147D46" w:rsidRPr="00C2061D" w:rsidRDefault="00147D46" w:rsidP="00A23C1B">
            <w:pPr>
              <w:rPr>
                <w:rFonts w:cs="Arial"/>
                <w:sz w:val="16"/>
                <w:szCs w:val="16"/>
              </w:rPr>
            </w:pPr>
            <w:r w:rsidRPr="00147D46">
              <w:rPr>
                <w:rFonts w:cs="Arial"/>
                <w:sz w:val="16"/>
                <w:szCs w:val="16"/>
              </w:rPr>
              <w:t>At both 3 and 6 months, the CLC group reported high usability</w:t>
            </w:r>
            <w:r>
              <w:rPr>
                <w:rFonts w:cs="Arial"/>
                <w:sz w:val="16"/>
                <w:szCs w:val="16"/>
              </w:rPr>
              <w:t>.</w:t>
            </w:r>
          </w:p>
        </w:tc>
        <w:tc>
          <w:tcPr>
            <w:tcW w:w="0" w:type="auto"/>
          </w:tcPr>
          <w:p w14:paraId="4053B041" w14:textId="0E0F0B58" w:rsidR="00A23C1B" w:rsidRPr="00C2061D" w:rsidRDefault="00F30A43" w:rsidP="00A23C1B">
            <w:pPr>
              <w:rPr>
                <w:rFonts w:cs="Arial"/>
                <w:sz w:val="16"/>
                <w:szCs w:val="16"/>
              </w:rPr>
            </w:pPr>
            <w:r w:rsidRPr="00C2061D">
              <w:rPr>
                <w:rFonts w:cs="Arial"/>
                <w:sz w:val="16"/>
                <w:szCs w:val="16"/>
              </w:rPr>
              <w:lastRenderedPageBreak/>
              <w:t>No device-related AEs or safety issues were reported</w:t>
            </w:r>
            <w:r>
              <w:rPr>
                <w:rFonts w:cs="Arial"/>
                <w:sz w:val="16"/>
                <w:szCs w:val="16"/>
              </w:rPr>
              <w:t>.</w:t>
            </w:r>
          </w:p>
        </w:tc>
        <w:tc>
          <w:tcPr>
            <w:tcW w:w="0" w:type="auto"/>
          </w:tcPr>
          <w:p w14:paraId="659D8E7E" w14:textId="0EFE5594" w:rsidR="00A23C1B" w:rsidRPr="00C2061D" w:rsidRDefault="00147D46" w:rsidP="00A23C1B">
            <w:pPr>
              <w:rPr>
                <w:rFonts w:cs="Arial"/>
                <w:sz w:val="16"/>
                <w:szCs w:val="16"/>
              </w:rPr>
            </w:pPr>
            <w:r w:rsidRPr="00147D46">
              <w:rPr>
                <w:rFonts w:cs="Arial"/>
                <w:sz w:val="16"/>
                <w:szCs w:val="16"/>
              </w:rPr>
              <w:t xml:space="preserve">The CLC </w:t>
            </w:r>
            <w:proofErr w:type="gramStart"/>
            <w:r w:rsidRPr="00147D46">
              <w:rPr>
                <w:rFonts w:cs="Arial"/>
                <w:sz w:val="16"/>
                <w:szCs w:val="16"/>
              </w:rPr>
              <w:t>system,</w:t>
            </w:r>
            <w:proofErr w:type="gramEnd"/>
            <w:r w:rsidRPr="00147D46">
              <w:rPr>
                <w:rFonts w:cs="Arial"/>
                <w:sz w:val="16"/>
                <w:szCs w:val="16"/>
              </w:rPr>
              <w:t xml:space="preserve"> provided significant </w:t>
            </w:r>
            <w:r>
              <w:rPr>
                <w:rFonts w:cs="Arial"/>
                <w:sz w:val="16"/>
                <w:szCs w:val="16"/>
              </w:rPr>
              <w:t>QoL</w:t>
            </w:r>
            <w:r w:rsidRPr="00147D46">
              <w:rPr>
                <w:rFonts w:cs="Arial"/>
                <w:sz w:val="16"/>
                <w:szCs w:val="16"/>
              </w:rPr>
              <w:t xml:space="preserve"> benefits</w:t>
            </w:r>
            <w:r>
              <w:rPr>
                <w:rFonts w:cs="Arial"/>
                <w:sz w:val="16"/>
                <w:szCs w:val="16"/>
              </w:rPr>
              <w:t xml:space="preserve"> by</w:t>
            </w:r>
            <w:r w:rsidRPr="00147D46">
              <w:rPr>
                <w:rFonts w:cs="Arial"/>
                <w:sz w:val="16"/>
                <w:szCs w:val="16"/>
              </w:rPr>
              <w:t xml:space="preserve"> reducing the burden of diabetes management and enhancing users' confidence in managing their condition.</w:t>
            </w:r>
          </w:p>
        </w:tc>
      </w:tr>
      <w:bookmarkEnd w:id="125"/>
      <w:tr w:rsidR="004D4B1D" w:rsidRPr="00C2061D" w14:paraId="579CDF95" w14:textId="77777777" w:rsidTr="00B917A1">
        <w:tc>
          <w:tcPr>
            <w:tcW w:w="0" w:type="auto"/>
          </w:tcPr>
          <w:p w14:paraId="066B3A81" w14:textId="1885EE03" w:rsidR="00A23C1B" w:rsidRPr="00C2061D" w:rsidRDefault="00A23C1B" w:rsidP="00A23C1B">
            <w:pPr>
              <w:rPr>
                <w:rFonts w:cs="Arial"/>
                <w:bCs/>
                <w:sz w:val="16"/>
                <w:szCs w:val="16"/>
              </w:rPr>
            </w:pPr>
            <w:r w:rsidRPr="00C2061D">
              <w:rPr>
                <w:rFonts w:cs="Arial"/>
                <w:bCs/>
                <w:sz w:val="16"/>
                <w:szCs w:val="16"/>
              </w:rPr>
              <w:t xml:space="preserve">Brown (2020) </w:t>
            </w:r>
            <w:r w:rsidRPr="00C2061D">
              <w:rPr>
                <w:rFonts w:cs="Arial"/>
                <w:bCs/>
                <w:sz w:val="16"/>
                <w:szCs w:val="16"/>
              </w:rPr>
              <w:fldChar w:fldCharType="begin"/>
            </w:r>
            <w:r w:rsidR="00B60AE6">
              <w:rPr>
                <w:rFonts w:cs="Arial"/>
                <w:bCs/>
                <w:sz w:val="16"/>
                <w:szCs w:val="16"/>
              </w:rPr>
              <w:instrText xml:space="preserve"> ADDIN EN.CITE &lt;EndNote&gt;&lt;Cite&gt;&lt;Author&gt;Brown&lt;/Author&gt;&lt;Year&gt;2020&lt;/Year&gt;&lt;RecNum&gt;14&lt;/RecNum&gt;&lt;DisplayText&gt;(50)&lt;/DisplayText&gt;&lt;record&gt;&lt;rec-number&gt;14&lt;/rec-number&gt;&lt;foreign-keys&gt;&lt;key app="EN" db-id="vwrrttwz10fd9netdtjv5t0n2rea550ese5e" timestamp="1725519143"&gt;14&lt;/key&gt;&lt;/foreign-keys&gt;&lt;ref-type name="Web Page"&gt;12&lt;/ref-type&gt;&lt;contributors&gt;&lt;authors&gt;&lt;author&gt;Sue Brown&lt;/author&gt;&lt;/authors&gt;&lt;/contributors&gt;&lt;titles&gt;&lt;title&gt;The International Diabetes Closed Loop (iDCL) Trial: Clinical Acceptance of the Artificial Pancreas (DCLP3 Extension)&lt;/title&gt;&lt;/titles&gt;&lt;dates&gt;&lt;year&gt;2020&lt;/year&gt;&lt;/dates&gt;&lt;urls&gt;&lt;related-urls&gt;&lt;url&gt;https://clinicaltrials.gov/study/NCT03591354&lt;/url&gt;&lt;/related-urls&gt;&lt;/urls&gt;&lt;/record&gt;&lt;/Cite&gt;&lt;/EndNote&gt;</w:instrText>
            </w:r>
            <w:r w:rsidRPr="00C2061D">
              <w:rPr>
                <w:rFonts w:cs="Arial"/>
                <w:bCs/>
                <w:sz w:val="16"/>
                <w:szCs w:val="16"/>
              </w:rPr>
              <w:fldChar w:fldCharType="separate"/>
            </w:r>
            <w:r w:rsidR="00B60AE6">
              <w:rPr>
                <w:rFonts w:cs="Arial"/>
                <w:bCs/>
                <w:noProof/>
                <w:sz w:val="16"/>
                <w:szCs w:val="16"/>
              </w:rPr>
              <w:t>(50)</w:t>
            </w:r>
            <w:r w:rsidRPr="00C2061D">
              <w:rPr>
                <w:rFonts w:cs="Arial"/>
                <w:bCs/>
                <w:sz w:val="16"/>
                <w:szCs w:val="16"/>
              </w:rPr>
              <w:fldChar w:fldCharType="end"/>
            </w:r>
          </w:p>
        </w:tc>
        <w:tc>
          <w:tcPr>
            <w:tcW w:w="0" w:type="auto"/>
          </w:tcPr>
          <w:p w14:paraId="58C2DA24" w14:textId="34C88047" w:rsidR="00A23C1B" w:rsidRPr="00C2061D" w:rsidRDefault="00A23C1B" w:rsidP="00A23C1B">
            <w:pPr>
              <w:rPr>
                <w:rFonts w:cs="Arial"/>
                <w:sz w:val="16"/>
                <w:szCs w:val="16"/>
              </w:rPr>
            </w:pPr>
            <w:r w:rsidRPr="00C2061D">
              <w:rPr>
                <w:rFonts w:cs="Arial"/>
                <w:sz w:val="16"/>
                <w:szCs w:val="16"/>
              </w:rPr>
              <w:t>The t-slim X2 insulin pump with the Control-IQ* CLC system was used to automate insulin delivery, including adjusting basal rates and delivering correction boluses.</w:t>
            </w:r>
          </w:p>
          <w:p w14:paraId="595DE8BF" w14:textId="77777777" w:rsidR="00A23C1B" w:rsidRPr="00C2061D" w:rsidRDefault="00A23C1B" w:rsidP="00A23C1B">
            <w:pPr>
              <w:rPr>
                <w:rFonts w:cs="Arial"/>
                <w:sz w:val="16"/>
                <w:szCs w:val="16"/>
              </w:rPr>
            </w:pPr>
          </w:p>
          <w:p w14:paraId="5AB00E80" w14:textId="43ACB401" w:rsidR="00A23C1B" w:rsidRPr="00C2061D" w:rsidRDefault="00A23C1B" w:rsidP="00A23C1B">
            <w:pPr>
              <w:rPr>
                <w:rFonts w:cs="Arial"/>
                <w:sz w:val="16"/>
                <w:szCs w:val="16"/>
              </w:rPr>
            </w:pPr>
            <w:r w:rsidRPr="00C2061D">
              <w:rPr>
                <w:rFonts w:cs="Arial"/>
                <w:sz w:val="16"/>
                <w:szCs w:val="16"/>
              </w:rPr>
              <w:t>The Basal-IQ PLGS system and SAP therapy were used for comparative purposes.</w:t>
            </w:r>
          </w:p>
        </w:tc>
        <w:tc>
          <w:tcPr>
            <w:tcW w:w="0" w:type="auto"/>
          </w:tcPr>
          <w:p w14:paraId="2F2921B6" w14:textId="54987996" w:rsidR="00A23C1B" w:rsidRPr="00C2061D" w:rsidRDefault="00A23C1B" w:rsidP="00A23C1B">
            <w:pPr>
              <w:rPr>
                <w:rFonts w:cs="Arial"/>
                <w:sz w:val="16"/>
                <w:szCs w:val="16"/>
              </w:rPr>
            </w:pPr>
            <w:r w:rsidRPr="00C2061D">
              <w:rPr>
                <w:rFonts w:cs="Arial"/>
                <w:sz w:val="16"/>
                <w:szCs w:val="16"/>
              </w:rPr>
              <w:t>To assess the effectiveness and safety of the Control-IQ* CLC system in individuals with T1D, who transitioned from PLGS or SAP to Control-IQ* CLC.</w:t>
            </w:r>
          </w:p>
        </w:tc>
        <w:tc>
          <w:tcPr>
            <w:tcW w:w="0" w:type="auto"/>
          </w:tcPr>
          <w:p w14:paraId="7DE3BFB8" w14:textId="77777777" w:rsidR="00A23C1B" w:rsidRPr="00C2061D" w:rsidRDefault="00A23C1B" w:rsidP="00A23C1B">
            <w:pPr>
              <w:rPr>
                <w:rFonts w:cs="Arial"/>
                <w:sz w:val="16"/>
                <w:szCs w:val="16"/>
              </w:rPr>
            </w:pPr>
            <w:r w:rsidRPr="00C2061D">
              <w:rPr>
                <w:rFonts w:cs="Arial"/>
                <w:sz w:val="16"/>
                <w:szCs w:val="16"/>
              </w:rPr>
              <w:t>RCT</w:t>
            </w:r>
          </w:p>
          <w:p w14:paraId="796C9362" w14:textId="77777777" w:rsidR="00A23C1B" w:rsidRPr="00C2061D" w:rsidRDefault="00A23C1B" w:rsidP="00A23C1B">
            <w:pPr>
              <w:rPr>
                <w:rFonts w:cs="Arial"/>
                <w:sz w:val="16"/>
                <w:szCs w:val="16"/>
              </w:rPr>
            </w:pPr>
          </w:p>
          <w:p w14:paraId="6DCB366C" w14:textId="77777777" w:rsidR="00A23C1B" w:rsidRPr="00C2061D" w:rsidRDefault="00A23C1B" w:rsidP="00A23C1B">
            <w:pPr>
              <w:rPr>
                <w:rFonts w:cs="Arial"/>
                <w:sz w:val="16"/>
                <w:szCs w:val="16"/>
              </w:rPr>
            </w:pPr>
            <w:r w:rsidRPr="00C2061D">
              <w:rPr>
                <w:rFonts w:cs="Arial"/>
                <w:sz w:val="16"/>
                <w:szCs w:val="16"/>
              </w:rPr>
              <w:t>The study included 164 patients with T1D, ranging in age from 14 to 71 years.</w:t>
            </w:r>
          </w:p>
          <w:p w14:paraId="4FBB2C65" w14:textId="77777777" w:rsidR="00A23C1B" w:rsidRPr="00C2061D" w:rsidRDefault="00A23C1B" w:rsidP="00A23C1B">
            <w:pPr>
              <w:rPr>
                <w:rFonts w:cs="Arial"/>
                <w:sz w:val="16"/>
                <w:szCs w:val="16"/>
              </w:rPr>
            </w:pPr>
          </w:p>
          <w:p w14:paraId="46AC3F03" w14:textId="6D538751" w:rsidR="00A23C1B" w:rsidRPr="00C2061D" w:rsidRDefault="00A23C1B" w:rsidP="00A23C1B">
            <w:pPr>
              <w:rPr>
                <w:rFonts w:cs="Arial"/>
                <w:sz w:val="16"/>
                <w:szCs w:val="16"/>
              </w:rPr>
            </w:pPr>
            <w:r w:rsidRPr="00C2061D">
              <w:rPr>
                <w:rFonts w:cs="Arial"/>
                <w:sz w:val="16"/>
                <w:szCs w:val="16"/>
              </w:rPr>
              <w:t>Participants were randomized into three groups: CLC treatment (n=54), PLGS treatment (n=55) or SAP treatment (n=55).</w:t>
            </w:r>
          </w:p>
          <w:p w14:paraId="0F695C43" w14:textId="77777777" w:rsidR="00A23C1B" w:rsidRPr="00C2061D" w:rsidRDefault="00A23C1B" w:rsidP="00A23C1B">
            <w:pPr>
              <w:rPr>
                <w:rFonts w:cs="Arial"/>
                <w:sz w:val="16"/>
                <w:szCs w:val="16"/>
              </w:rPr>
            </w:pPr>
          </w:p>
          <w:p w14:paraId="3EE5470B" w14:textId="79DA3137" w:rsidR="00A23C1B" w:rsidRPr="00C2061D" w:rsidRDefault="00A23C1B" w:rsidP="00A23C1B">
            <w:pPr>
              <w:rPr>
                <w:rFonts w:cs="Arial"/>
                <w:sz w:val="16"/>
                <w:szCs w:val="16"/>
              </w:rPr>
            </w:pPr>
            <w:r w:rsidRPr="00C2061D">
              <w:rPr>
                <w:rFonts w:cs="Arial"/>
                <w:sz w:val="16"/>
                <w:szCs w:val="16"/>
              </w:rPr>
              <w:t>There was a comparison of performance and safety among the different insulin pumps. This involved evaluating the transition from SAP or PLGS systems to the CLC system.</w:t>
            </w:r>
          </w:p>
          <w:p w14:paraId="338A6A25" w14:textId="77777777" w:rsidR="00A23C1B" w:rsidRPr="00C2061D" w:rsidRDefault="00A23C1B" w:rsidP="00A23C1B">
            <w:pPr>
              <w:rPr>
                <w:rFonts w:cs="Arial"/>
                <w:sz w:val="16"/>
                <w:szCs w:val="16"/>
              </w:rPr>
            </w:pPr>
          </w:p>
          <w:p w14:paraId="57FF1B75" w14:textId="662665EC" w:rsidR="00A23C1B" w:rsidRPr="00C2061D" w:rsidRDefault="00A23C1B" w:rsidP="00A23C1B">
            <w:pPr>
              <w:rPr>
                <w:rFonts w:cs="Arial"/>
                <w:sz w:val="16"/>
                <w:szCs w:val="16"/>
              </w:rPr>
            </w:pPr>
            <w:r w:rsidRPr="00C2061D">
              <w:rPr>
                <w:rFonts w:cs="Arial"/>
                <w:sz w:val="16"/>
                <w:szCs w:val="16"/>
              </w:rPr>
              <w:lastRenderedPageBreak/>
              <w:t xml:space="preserve">Data </w:t>
            </w:r>
            <w:proofErr w:type="gramStart"/>
            <w:r w:rsidRPr="00C2061D">
              <w:rPr>
                <w:rFonts w:cs="Arial"/>
                <w:sz w:val="16"/>
                <w:szCs w:val="16"/>
              </w:rPr>
              <w:t>were</w:t>
            </w:r>
            <w:proofErr w:type="gramEnd"/>
            <w:r w:rsidRPr="00C2061D">
              <w:rPr>
                <w:rFonts w:cs="Arial"/>
                <w:sz w:val="16"/>
                <w:szCs w:val="16"/>
              </w:rPr>
              <w:t xml:space="preserve"> collected over an initial </w:t>
            </w:r>
            <w:proofErr w:type="gramStart"/>
            <w:r w:rsidRPr="00C2061D">
              <w:rPr>
                <w:rFonts w:cs="Arial"/>
                <w:sz w:val="16"/>
                <w:szCs w:val="16"/>
              </w:rPr>
              <w:t>6 month</w:t>
            </w:r>
            <w:proofErr w:type="gramEnd"/>
            <w:r w:rsidRPr="00C2061D">
              <w:rPr>
                <w:rFonts w:cs="Arial"/>
                <w:sz w:val="16"/>
                <w:szCs w:val="16"/>
              </w:rPr>
              <w:t xml:space="preserve"> trial with a 3 month extension.</w:t>
            </w:r>
          </w:p>
        </w:tc>
        <w:tc>
          <w:tcPr>
            <w:tcW w:w="0" w:type="auto"/>
          </w:tcPr>
          <w:p w14:paraId="28D0E24E"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lastRenderedPageBreak/>
              <w:t>%TiR; (70–180 mg/dL)</w:t>
            </w:r>
          </w:p>
          <w:p w14:paraId="0C661562" w14:textId="682BAC8C"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%TAR: (&gt;180, &gt;250 and &gt;300 mg/dL)</w:t>
            </w:r>
          </w:p>
          <w:p w14:paraId="434F05E0" w14:textId="4DDB0292"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%TBR: (&lt;70, &lt;60 and &lt;54 mg/dL)</w:t>
            </w:r>
          </w:p>
          <w:p w14:paraId="09373539"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%TITR: (70-140 mg/dL)</w:t>
            </w:r>
          </w:p>
          <w:p w14:paraId="70CD3742" w14:textId="4735C4AE"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Hypoglycemia events</w:t>
            </w:r>
          </w:p>
        </w:tc>
        <w:tc>
          <w:tcPr>
            <w:tcW w:w="0" w:type="auto"/>
          </w:tcPr>
          <w:p w14:paraId="0DF397B1" w14:textId="77777777" w:rsidR="00A23C1B" w:rsidRPr="00C2061D" w:rsidRDefault="00A23C1B" w:rsidP="00A23C1B">
            <w:pPr>
              <w:rPr>
                <w:rFonts w:cs="Arial"/>
                <w:sz w:val="16"/>
                <w:szCs w:val="16"/>
              </w:rPr>
            </w:pPr>
            <w:r w:rsidRPr="00C2061D">
              <w:rPr>
                <w:rFonts w:cs="Arial"/>
                <w:sz w:val="16"/>
                <w:szCs w:val="16"/>
              </w:rPr>
              <w:t>The %TIR was 67.6% in the CLC group, 60.4% in the PLGS group and 69% in the SAP group.</w:t>
            </w:r>
          </w:p>
          <w:p w14:paraId="42293F19" w14:textId="77777777" w:rsidR="00A23C1B" w:rsidRPr="00C2061D" w:rsidRDefault="00A23C1B" w:rsidP="00A23C1B">
            <w:pPr>
              <w:rPr>
                <w:rFonts w:cs="Arial"/>
                <w:sz w:val="16"/>
                <w:szCs w:val="16"/>
              </w:rPr>
            </w:pPr>
          </w:p>
          <w:p w14:paraId="26DC512B" w14:textId="3D9BBDA9" w:rsidR="00A23C1B" w:rsidRPr="00C2061D" w:rsidRDefault="00A23C1B" w:rsidP="00A23C1B">
            <w:pPr>
              <w:rPr>
                <w:rFonts w:cs="Arial"/>
                <w:sz w:val="16"/>
                <w:szCs w:val="16"/>
              </w:rPr>
            </w:pPr>
            <w:r w:rsidRPr="00C2061D">
              <w:rPr>
                <w:rFonts w:cs="Arial"/>
                <w:sz w:val="16"/>
                <w:szCs w:val="16"/>
              </w:rPr>
              <w:t>The %TAR&gt;180 was 31% in the CLC group, 38% in the PLGS group and 29% in the SAP group.</w:t>
            </w:r>
          </w:p>
          <w:p w14:paraId="5ABE4000" w14:textId="77777777" w:rsidR="00A23C1B" w:rsidRPr="00C2061D" w:rsidRDefault="00A23C1B" w:rsidP="00A23C1B">
            <w:pPr>
              <w:rPr>
                <w:rFonts w:cs="Arial"/>
                <w:sz w:val="16"/>
                <w:szCs w:val="16"/>
              </w:rPr>
            </w:pPr>
          </w:p>
          <w:p w14:paraId="4FAA2993" w14:textId="02F59409" w:rsidR="00A23C1B" w:rsidRPr="00C2061D" w:rsidRDefault="00A23C1B" w:rsidP="00A23C1B">
            <w:pPr>
              <w:rPr>
                <w:rFonts w:cs="Arial"/>
                <w:sz w:val="16"/>
                <w:szCs w:val="16"/>
              </w:rPr>
            </w:pPr>
            <w:r w:rsidRPr="00C2061D">
              <w:rPr>
                <w:rFonts w:cs="Arial"/>
                <w:sz w:val="16"/>
                <w:szCs w:val="16"/>
              </w:rPr>
              <w:t>The %TBR&lt;70 was 0.53% in the CLC group, 0.59% in the PLGS group and 1.76% in the SAP group.</w:t>
            </w:r>
          </w:p>
          <w:p w14:paraId="7F7403DB" w14:textId="77777777" w:rsidR="00A23C1B" w:rsidRPr="00C2061D" w:rsidRDefault="00A23C1B" w:rsidP="00A23C1B">
            <w:pPr>
              <w:rPr>
                <w:rFonts w:cs="Arial"/>
                <w:sz w:val="16"/>
                <w:szCs w:val="16"/>
              </w:rPr>
            </w:pPr>
          </w:p>
          <w:p w14:paraId="76EE4D2C" w14:textId="68DAA026" w:rsidR="00A23C1B" w:rsidRPr="00C2061D" w:rsidRDefault="00A23C1B" w:rsidP="00A23C1B">
            <w:pPr>
              <w:rPr>
                <w:rFonts w:cs="Arial"/>
                <w:sz w:val="16"/>
                <w:szCs w:val="16"/>
              </w:rPr>
            </w:pPr>
            <w:r w:rsidRPr="00C2061D">
              <w:rPr>
                <w:rFonts w:cs="Arial"/>
                <w:sz w:val="16"/>
                <w:szCs w:val="16"/>
              </w:rPr>
              <w:t xml:space="preserve">The %TBR&lt;54 was 0.2% in the CLC group, 0.22% in the PLGS group and </w:t>
            </w:r>
            <w:r w:rsidRPr="00C2061D">
              <w:rPr>
                <w:rFonts w:cs="Arial"/>
                <w:sz w:val="16"/>
                <w:szCs w:val="16"/>
              </w:rPr>
              <w:lastRenderedPageBreak/>
              <w:t>0.19% in the SAP group.</w:t>
            </w:r>
          </w:p>
          <w:p w14:paraId="3ADACCC4" w14:textId="77777777" w:rsidR="00A23C1B" w:rsidRPr="00C2061D" w:rsidRDefault="00A23C1B" w:rsidP="00A23C1B">
            <w:pPr>
              <w:rPr>
                <w:rFonts w:cs="Arial"/>
                <w:sz w:val="16"/>
                <w:szCs w:val="16"/>
              </w:rPr>
            </w:pPr>
          </w:p>
          <w:p w14:paraId="01203BA0" w14:textId="72953A0D" w:rsidR="00A23C1B" w:rsidRPr="00C2061D" w:rsidRDefault="00A23C1B" w:rsidP="00A23C1B">
            <w:pPr>
              <w:rPr>
                <w:rFonts w:cs="Arial"/>
                <w:sz w:val="16"/>
                <w:szCs w:val="16"/>
              </w:rPr>
            </w:pPr>
            <w:r w:rsidRPr="00C2061D">
              <w:rPr>
                <w:rFonts w:cs="Arial"/>
                <w:sz w:val="16"/>
                <w:szCs w:val="16"/>
              </w:rPr>
              <w:t>The %TITR was 42% in the CLC group, 37.1% in the PLGS group and 45% in the SAP group.</w:t>
            </w:r>
          </w:p>
          <w:p w14:paraId="36D92686" w14:textId="77777777" w:rsidR="00A23C1B" w:rsidRPr="00C2061D" w:rsidRDefault="00A23C1B" w:rsidP="00A23C1B">
            <w:pPr>
              <w:rPr>
                <w:rFonts w:cs="Arial"/>
                <w:sz w:val="16"/>
                <w:szCs w:val="16"/>
              </w:rPr>
            </w:pPr>
          </w:p>
          <w:p w14:paraId="0BCDE46D" w14:textId="5EF34B67" w:rsidR="00A23C1B" w:rsidRPr="00C2061D" w:rsidRDefault="00A23C1B" w:rsidP="00A23C1B">
            <w:pPr>
              <w:rPr>
                <w:rFonts w:cs="Arial"/>
                <w:sz w:val="16"/>
                <w:szCs w:val="16"/>
              </w:rPr>
            </w:pPr>
            <w:r w:rsidRPr="00C2061D">
              <w:rPr>
                <w:rFonts w:cs="Arial"/>
                <w:sz w:val="16"/>
                <w:szCs w:val="16"/>
              </w:rPr>
              <w:t>The number of hypoglycemia events per week was 3.0 in the CLC group, 3.1 in the PLGS group and 3.8 in the SAP group.</w:t>
            </w:r>
          </w:p>
        </w:tc>
        <w:tc>
          <w:tcPr>
            <w:tcW w:w="0" w:type="auto"/>
          </w:tcPr>
          <w:p w14:paraId="50727C64" w14:textId="77777777" w:rsidR="00A23C1B" w:rsidRPr="00C2061D" w:rsidRDefault="00A23C1B" w:rsidP="00A23C1B">
            <w:pPr>
              <w:rPr>
                <w:rFonts w:cs="Arial"/>
                <w:sz w:val="16"/>
                <w:szCs w:val="16"/>
              </w:rPr>
            </w:pPr>
            <w:r w:rsidRPr="00C2061D">
              <w:rPr>
                <w:rFonts w:cs="Arial"/>
                <w:sz w:val="16"/>
                <w:szCs w:val="16"/>
              </w:rPr>
              <w:lastRenderedPageBreak/>
              <w:t>There were no device-related AEs or SAEs in either group.</w:t>
            </w:r>
          </w:p>
          <w:p w14:paraId="4B82A4DA" w14:textId="77777777" w:rsidR="00A23C1B" w:rsidRPr="00C2061D" w:rsidRDefault="00A23C1B" w:rsidP="00A23C1B">
            <w:pPr>
              <w:rPr>
                <w:rFonts w:cs="Arial"/>
                <w:sz w:val="16"/>
                <w:szCs w:val="16"/>
              </w:rPr>
            </w:pPr>
          </w:p>
          <w:p w14:paraId="74C0F067" w14:textId="3F59CABB" w:rsidR="00A23C1B" w:rsidRPr="00C2061D" w:rsidRDefault="00A23C1B" w:rsidP="00A23C1B">
            <w:pPr>
              <w:rPr>
                <w:rFonts w:cs="Arial"/>
                <w:sz w:val="16"/>
                <w:szCs w:val="16"/>
              </w:rPr>
            </w:pPr>
            <w:r w:rsidRPr="00C2061D">
              <w:rPr>
                <w:rFonts w:cs="Arial"/>
                <w:sz w:val="16"/>
                <w:szCs w:val="16"/>
              </w:rPr>
              <w:t>In addition, there were no severe hypoglycemia events.</w:t>
            </w:r>
          </w:p>
        </w:tc>
        <w:tc>
          <w:tcPr>
            <w:tcW w:w="0" w:type="auto"/>
          </w:tcPr>
          <w:p w14:paraId="28D39236" w14:textId="533E3020" w:rsidR="00A23C1B" w:rsidRPr="00C2061D" w:rsidRDefault="00A23C1B" w:rsidP="00A23C1B">
            <w:pPr>
              <w:rPr>
                <w:rFonts w:cs="Arial"/>
                <w:sz w:val="16"/>
                <w:szCs w:val="16"/>
              </w:rPr>
            </w:pPr>
            <w:r w:rsidRPr="00C2061D">
              <w:rPr>
                <w:rFonts w:cs="Arial"/>
                <w:sz w:val="16"/>
                <w:szCs w:val="16"/>
              </w:rPr>
              <w:t>The time spent in hypoglycemia (&lt;70 mg/dL) was higher in the SAP group compared to the other groups, whereas the time spent in severe hypoglycemia (&lt;54 mg/dL) was similar for the groups.</w:t>
            </w:r>
          </w:p>
        </w:tc>
      </w:tr>
      <w:tr w:rsidR="004D4B1D" w:rsidRPr="00C2061D" w14:paraId="360E2337" w14:textId="77777777" w:rsidTr="00B917A1">
        <w:tc>
          <w:tcPr>
            <w:tcW w:w="0" w:type="auto"/>
          </w:tcPr>
          <w:p w14:paraId="29F3ECA1" w14:textId="53753388" w:rsidR="00A23C1B" w:rsidRPr="00C2061D" w:rsidRDefault="00A23C1B" w:rsidP="00A23C1B">
            <w:pPr>
              <w:rPr>
                <w:rFonts w:cs="Arial"/>
                <w:bCs/>
                <w:sz w:val="18"/>
                <w:szCs w:val="18"/>
              </w:rPr>
            </w:pPr>
            <w:r w:rsidRPr="00C2061D">
              <w:rPr>
                <w:rFonts w:cs="Arial"/>
                <w:bCs/>
                <w:sz w:val="16"/>
                <w:szCs w:val="16"/>
              </w:rPr>
              <w:t xml:space="preserve">Levy et al. (2022) </w:t>
            </w:r>
            <w:r w:rsidRPr="00C2061D">
              <w:rPr>
                <w:rFonts w:cs="Arial"/>
                <w:bCs/>
                <w:sz w:val="16"/>
                <w:szCs w:val="16"/>
              </w:rPr>
              <w:fldChar w:fldCharType="begin">
                <w:fldData xml:space="preserve">PEVuZE5vdGU+PENpdGU+PEF1dGhvcj5MZXZ5PC9BdXRob3I+PFllYXI+MjAyMjwvWWVhcj48UmVj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PEVuZE5vdGU+PENpdGU+PEF1dGhvcj5MZXZ5PC9BdXRob3I+PFllYXI+MjAyMjwvWWVhcj48UmVj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(51)</w:t>
            </w:r>
            <w:r w:rsidRPr="00C2061D">
              <w:rPr>
                <w:rFonts w:cs="Arial"/>
                <w:bCs/>
                <w:sz w:val="16"/>
                <w:szCs w:val="16"/>
              </w:rPr>
              <w:fldChar w:fldCharType="end"/>
            </w:r>
          </w:p>
        </w:tc>
        <w:tc>
          <w:tcPr>
            <w:tcW w:w="0" w:type="auto"/>
          </w:tcPr>
          <w:p w14:paraId="0DC9ABB1" w14:textId="6D2CE489" w:rsidR="00A23C1B" w:rsidRPr="00C2061D" w:rsidRDefault="00A23C1B" w:rsidP="00A23C1B">
            <w:pPr>
              <w:rPr>
                <w:rFonts w:cs="Arial"/>
                <w:sz w:val="16"/>
                <w:szCs w:val="16"/>
              </w:rPr>
            </w:pPr>
            <w:r w:rsidRPr="00C2061D">
              <w:rPr>
                <w:rFonts w:cs="Arial"/>
                <w:sz w:val="16"/>
                <w:szCs w:val="16"/>
              </w:rPr>
              <w:t>The t-slim X2 insulin pump, equipped with the Control-IQ* algorithm, was used. Its purpose was to automate insulin delivery, modulate basal rates, and administer correction boluses to optimize glucose control and prevent hypoglycemia.</w:t>
            </w:r>
          </w:p>
        </w:tc>
        <w:tc>
          <w:tcPr>
            <w:tcW w:w="0" w:type="auto"/>
          </w:tcPr>
          <w:p w14:paraId="0CCC588E" w14:textId="69702C1D" w:rsidR="00A23C1B" w:rsidRPr="00C2061D" w:rsidRDefault="00A23C1B" w:rsidP="00A23C1B">
            <w:pPr>
              <w:rPr>
                <w:rFonts w:cs="Arial"/>
                <w:sz w:val="16"/>
                <w:szCs w:val="16"/>
              </w:rPr>
            </w:pPr>
            <w:r w:rsidRPr="00C2061D">
              <w:rPr>
                <w:rFonts w:cs="Arial"/>
                <w:sz w:val="16"/>
                <w:szCs w:val="16"/>
              </w:rPr>
              <w:t>To evaluate the glycemic outcomes of menstruating women using the Tandem Control-IQ* AID system, focusing on variations across different menstrual cycle phases during a 12-month extension of the International Diabetes Closed Loop (</w:t>
            </w:r>
            <w:proofErr w:type="spellStart"/>
            <w:r w:rsidRPr="00C2061D">
              <w:rPr>
                <w:rFonts w:cs="Arial"/>
                <w:sz w:val="16"/>
                <w:szCs w:val="16"/>
              </w:rPr>
              <w:t>iDCL</w:t>
            </w:r>
            <w:proofErr w:type="spellEnd"/>
            <w:r w:rsidRPr="00C2061D">
              <w:rPr>
                <w:rFonts w:cs="Arial"/>
                <w:sz w:val="16"/>
                <w:szCs w:val="16"/>
              </w:rPr>
              <w:t>) trial.</w:t>
            </w:r>
          </w:p>
        </w:tc>
        <w:tc>
          <w:tcPr>
            <w:tcW w:w="0" w:type="auto"/>
          </w:tcPr>
          <w:p w14:paraId="6894D4DB" w14:textId="48A0C4DF" w:rsidR="00A23C1B" w:rsidRPr="00C2061D" w:rsidRDefault="00C55AF0" w:rsidP="00A23C1B">
            <w:pPr>
              <w:rPr>
                <w:rFonts w:cs="Arial"/>
                <w:sz w:val="16"/>
                <w:szCs w:val="16"/>
              </w:rPr>
            </w:pPr>
            <w:r>
              <w:rPr>
                <w:rFonts w:cs="Arial"/>
                <w:sz w:val="16"/>
                <w:szCs w:val="16"/>
              </w:rPr>
              <w:t xml:space="preserve">RCT </w:t>
            </w:r>
            <w:r w:rsidR="00BB48FC">
              <w:rPr>
                <w:rFonts w:cs="Arial"/>
                <w:sz w:val="16"/>
                <w:szCs w:val="16"/>
              </w:rPr>
              <w:t>subgroup analysis</w:t>
            </w:r>
          </w:p>
          <w:p w14:paraId="6E22AED1" w14:textId="77777777" w:rsidR="00A23C1B" w:rsidRPr="00C2061D" w:rsidRDefault="00A23C1B" w:rsidP="00A23C1B">
            <w:pPr>
              <w:rPr>
                <w:rFonts w:cs="Arial"/>
                <w:sz w:val="16"/>
                <w:szCs w:val="16"/>
              </w:rPr>
            </w:pPr>
          </w:p>
          <w:p w14:paraId="11F6CAC5" w14:textId="77777777" w:rsidR="00A23C1B" w:rsidRPr="00C2061D" w:rsidRDefault="00A23C1B" w:rsidP="00A23C1B">
            <w:pPr>
              <w:rPr>
                <w:rFonts w:cs="Arial"/>
                <w:sz w:val="16"/>
                <w:szCs w:val="16"/>
              </w:rPr>
            </w:pPr>
            <w:r w:rsidRPr="00C2061D">
              <w:rPr>
                <w:rFonts w:cs="Arial"/>
                <w:sz w:val="16"/>
                <w:szCs w:val="16"/>
              </w:rPr>
              <w:t>The study included 16 menstruating women, aged 15 to 45 years, who had T1D and used the Control-IQ system.</w:t>
            </w:r>
          </w:p>
          <w:p w14:paraId="42432C5A" w14:textId="77777777" w:rsidR="00A23C1B" w:rsidRPr="00C2061D" w:rsidRDefault="00A23C1B" w:rsidP="00A23C1B">
            <w:pPr>
              <w:rPr>
                <w:rFonts w:cs="Arial"/>
                <w:sz w:val="16"/>
                <w:szCs w:val="16"/>
              </w:rPr>
            </w:pPr>
          </w:p>
          <w:p w14:paraId="166DFC5B" w14:textId="35047E56" w:rsidR="00A23C1B" w:rsidRPr="00C2061D" w:rsidRDefault="00A23C1B" w:rsidP="00A23C1B">
            <w:pPr>
              <w:rPr>
                <w:rFonts w:cs="Arial"/>
                <w:sz w:val="16"/>
                <w:szCs w:val="16"/>
              </w:rPr>
            </w:pPr>
            <w:r w:rsidRPr="00C2061D">
              <w:rPr>
                <w:rFonts w:cs="Arial"/>
                <w:sz w:val="16"/>
                <w:szCs w:val="16"/>
              </w:rPr>
              <w:t xml:space="preserve">The data was collected during the 12-month extension phase of the </w:t>
            </w:r>
            <w:proofErr w:type="spellStart"/>
            <w:r w:rsidRPr="00C2061D">
              <w:rPr>
                <w:rFonts w:cs="Arial"/>
                <w:sz w:val="16"/>
                <w:szCs w:val="16"/>
              </w:rPr>
              <w:t>iDCL</w:t>
            </w:r>
            <w:proofErr w:type="spellEnd"/>
            <w:r w:rsidRPr="00C2061D">
              <w:rPr>
                <w:rFonts w:cs="Arial"/>
                <w:sz w:val="16"/>
                <w:szCs w:val="16"/>
              </w:rPr>
              <w:t xml:space="preserve"> trial, though participants provided menstrual tracking information over an average period of 145 days (6 cycles).</w:t>
            </w:r>
          </w:p>
        </w:tc>
        <w:tc>
          <w:tcPr>
            <w:tcW w:w="0" w:type="auto"/>
          </w:tcPr>
          <w:p w14:paraId="4BBA823C"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%TiR; (70–180 mg/dL)</w:t>
            </w:r>
          </w:p>
          <w:p w14:paraId="1476EE73" w14:textId="13D008FB"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Mean glucose levels</w:t>
            </w:r>
          </w:p>
        </w:tc>
        <w:tc>
          <w:tcPr>
            <w:tcW w:w="0" w:type="auto"/>
          </w:tcPr>
          <w:p w14:paraId="07561D60" w14:textId="77777777" w:rsidR="00A23C1B" w:rsidRPr="00C2061D" w:rsidRDefault="00A23C1B" w:rsidP="00A23C1B">
            <w:pPr>
              <w:rPr>
                <w:rFonts w:cs="Arial"/>
                <w:sz w:val="16"/>
                <w:szCs w:val="16"/>
              </w:rPr>
            </w:pPr>
            <w:r w:rsidRPr="00C2061D">
              <w:rPr>
                <w:rFonts w:cs="Arial"/>
                <w:sz w:val="16"/>
                <w:szCs w:val="16"/>
              </w:rPr>
              <w:t xml:space="preserve">The mean 24-hour CGM glucose levels were 161 ± 26 mg/dL during menstruation, 165 ± 25 mg/dL during the luteal phase, and 159 ± 20 mg/dL during the rest of the cycle. </w:t>
            </w:r>
          </w:p>
          <w:p w14:paraId="709A441E" w14:textId="77777777" w:rsidR="00A23C1B" w:rsidRPr="00C2061D" w:rsidRDefault="00A23C1B" w:rsidP="00A23C1B">
            <w:pPr>
              <w:rPr>
                <w:rFonts w:cs="Arial"/>
                <w:sz w:val="16"/>
                <w:szCs w:val="16"/>
              </w:rPr>
            </w:pPr>
          </w:p>
          <w:p w14:paraId="68DFC357" w14:textId="77777777" w:rsidR="00A23C1B" w:rsidRPr="00C2061D" w:rsidRDefault="00A23C1B" w:rsidP="00A23C1B">
            <w:pPr>
              <w:rPr>
                <w:rFonts w:cs="Arial"/>
                <w:sz w:val="16"/>
                <w:szCs w:val="16"/>
              </w:rPr>
            </w:pPr>
            <w:r w:rsidRPr="00C2061D">
              <w:rPr>
                <w:rFonts w:cs="Arial"/>
                <w:sz w:val="16"/>
                <w:szCs w:val="16"/>
              </w:rPr>
              <w:t xml:space="preserve">%TiR was 69% ± 14% during menstruation, 67% ± 13% during the luteal phase, and 69% ± 12% during the rest of the cycle. </w:t>
            </w:r>
          </w:p>
          <w:p w14:paraId="541AAADC" w14:textId="77777777" w:rsidR="00A23C1B" w:rsidRPr="00C2061D" w:rsidRDefault="00A23C1B" w:rsidP="00A23C1B">
            <w:pPr>
              <w:rPr>
                <w:rFonts w:cs="Arial"/>
                <w:sz w:val="16"/>
                <w:szCs w:val="16"/>
              </w:rPr>
            </w:pPr>
          </w:p>
          <w:p w14:paraId="31A67EE1" w14:textId="6B55C2AF" w:rsidR="00A23C1B" w:rsidRPr="00C2061D" w:rsidRDefault="00A23C1B" w:rsidP="00A23C1B">
            <w:pPr>
              <w:rPr>
                <w:rFonts w:cs="Arial"/>
                <w:sz w:val="16"/>
                <w:szCs w:val="16"/>
              </w:rPr>
            </w:pPr>
            <w:r w:rsidRPr="00C2061D">
              <w:rPr>
                <w:rFonts w:cs="Arial"/>
                <w:sz w:val="16"/>
                <w:szCs w:val="16"/>
              </w:rPr>
              <w:t>No significant variations were noted in insulin delivery patterns or rates across different cycle phases.</w:t>
            </w:r>
          </w:p>
        </w:tc>
        <w:tc>
          <w:tcPr>
            <w:tcW w:w="0" w:type="auto"/>
          </w:tcPr>
          <w:p w14:paraId="5B5E540E" w14:textId="583DF45F" w:rsidR="00A23C1B" w:rsidRPr="00C2061D" w:rsidRDefault="00A23C1B" w:rsidP="00A23C1B">
            <w:pPr>
              <w:rPr>
                <w:rFonts w:cs="Arial"/>
                <w:sz w:val="16"/>
                <w:szCs w:val="16"/>
              </w:rPr>
            </w:pPr>
            <w:r w:rsidRPr="00C2061D">
              <w:rPr>
                <w:rFonts w:cs="Arial"/>
                <w:sz w:val="16"/>
                <w:szCs w:val="16"/>
              </w:rPr>
              <w:t>No device-related AEs or safety issues were reported.</w:t>
            </w:r>
          </w:p>
        </w:tc>
        <w:tc>
          <w:tcPr>
            <w:tcW w:w="0" w:type="auto"/>
          </w:tcPr>
          <w:p w14:paraId="4CCB8084" w14:textId="2C3C4814" w:rsidR="00A23C1B" w:rsidRPr="00C2061D" w:rsidRDefault="00A23C1B" w:rsidP="00A23C1B">
            <w:pPr>
              <w:rPr>
                <w:rFonts w:cs="Arial"/>
                <w:sz w:val="16"/>
                <w:szCs w:val="16"/>
              </w:rPr>
            </w:pPr>
            <w:r w:rsidRPr="00C2061D">
              <w:rPr>
                <w:rFonts w:cs="Arial"/>
                <w:sz w:val="16"/>
                <w:szCs w:val="16"/>
              </w:rPr>
              <w:t>The study found that the t-slim X2 insulin pump with Control-IQ technology provided consistent and effective glucose control across different phases of the menstrual cycle for women with T1D.</w:t>
            </w:r>
          </w:p>
        </w:tc>
      </w:tr>
      <w:tr w:rsidR="004D4B1D" w:rsidRPr="00C2061D" w14:paraId="2706E0C8" w14:textId="77777777" w:rsidTr="00B917A1">
        <w:tc>
          <w:tcPr>
            <w:tcW w:w="0" w:type="auto"/>
          </w:tcPr>
          <w:p w14:paraId="12C5C281" w14:textId="203A2038" w:rsidR="00A23C1B" w:rsidRPr="00C2061D" w:rsidRDefault="00A23C1B" w:rsidP="00A23C1B">
            <w:pPr>
              <w:rPr>
                <w:rFonts w:cs="Arial"/>
                <w:bCs/>
                <w:sz w:val="18"/>
                <w:szCs w:val="18"/>
              </w:rPr>
            </w:pPr>
            <w:bookmarkStart w:id="126" w:name="_Hlk182902520"/>
            <w:proofErr w:type="spellStart"/>
            <w:r w:rsidRPr="00C2061D">
              <w:rPr>
                <w:rFonts w:cs="Arial"/>
                <w:bCs/>
                <w:sz w:val="16"/>
                <w:szCs w:val="16"/>
              </w:rPr>
              <w:t>Wadwa</w:t>
            </w:r>
            <w:proofErr w:type="spellEnd"/>
            <w:r w:rsidRPr="00C2061D">
              <w:rPr>
                <w:rFonts w:cs="Arial"/>
                <w:bCs/>
                <w:sz w:val="16"/>
                <w:szCs w:val="16"/>
              </w:rPr>
              <w:t xml:space="preserve"> et al. (2023) </w:t>
            </w:r>
            <w:r w:rsidRPr="00C2061D">
              <w:rPr>
                <w:rFonts w:cs="Arial"/>
                <w:bCs/>
                <w:sz w:val="16"/>
                <w:szCs w:val="16"/>
              </w:rPr>
              <w:fldChar w:fldCharType="begin">
                <w:fldData xml:space="preserve">PEVuZE5vdGU+PENpdGU+PEF1dGhvcj5XYWR3YTwvQXV0aG9yPjxZZWFyPjIwMjM8L1llYXI+PFJl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PEVuZE5vdGU+PENpdGU+PEF1dGhvcj5XYWR3YTwvQXV0aG9yPjxZZWFyPjIwMjM8L1llYXI+PFJl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C2061D">
              <w:rPr>
                <w:rFonts w:cs="Arial"/>
                <w:bCs/>
                <w:sz w:val="16"/>
                <w:szCs w:val="16"/>
              </w:rPr>
            </w:r>
            <w:r w:rsidRPr="00C2061D">
              <w:rPr>
                <w:rFonts w:cs="Arial"/>
                <w:bCs/>
                <w:sz w:val="16"/>
                <w:szCs w:val="16"/>
              </w:rPr>
              <w:fldChar w:fldCharType="separate"/>
            </w:r>
            <w:r w:rsidR="00B60AE6">
              <w:rPr>
                <w:rFonts w:cs="Arial"/>
                <w:bCs/>
                <w:noProof/>
                <w:sz w:val="16"/>
                <w:szCs w:val="16"/>
              </w:rPr>
              <w:t>(52, 53)</w:t>
            </w:r>
            <w:r w:rsidRPr="00C2061D">
              <w:rPr>
                <w:rFonts w:cs="Arial"/>
                <w:bCs/>
                <w:sz w:val="16"/>
                <w:szCs w:val="16"/>
              </w:rPr>
              <w:fldChar w:fldCharType="end"/>
            </w:r>
          </w:p>
        </w:tc>
        <w:tc>
          <w:tcPr>
            <w:tcW w:w="0" w:type="auto"/>
          </w:tcPr>
          <w:p w14:paraId="16F5476F" w14:textId="18FBBCE0" w:rsidR="00A23C1B" w:rsidRPr="00C2061D" w:rsidRDefault="00A23C1B" w:rsidP="00A23C1B">
            <w:pPr>
              <w:rPr>
                <w:rFonts w:cs="Arial"/>
                <w:sz w:val="16"/>
                <w:szCs w:val="16"/>
              </w:rPr>
            </w:pPr>
            <w:r w:rsidRPr="00C2061D">
              <w:rPr>
                <w:rFonts w:cs="Arial"/>
                <w:sz w:val="16"/>
                <w:szCs w:val="16"/>
              </w:rPr>
              <w:t xml:space="preserve">The HCL infusion pump used was the t-slim X2 insulin pump with Control-IQ* Technology, which was combined with a Dexcom G6 CGM. The system was used for automated insulin </w:t>
            </w:r>
            <w:r w:rsidRPr="00C2061D">
              <w:rPr>
                <w:rFonts w:cs="Arial"/>
                <w:sz w:val="16"/>
                <w:szCs w:val="16"/>
              </w:rPr>
              <w:lastRenderedPageBreak/>
              <w:t>delivery, aiming to maintain blood glucose levels within the target range.</w:t>
            </w:r>
          </w:p>
          <w:p w14:paraId="68B57900" w14:textId="77777777" w:rsidR="00A23C1B" w:rsidRPr="00C2061D" w:rsidRDefault="00A23C1B" w:rsidP="00A23C1B">
            <w:pPr>
              <w:rPr>
                <w:rFonts w:cs="Arial"/>
                <w:sz w:val="16"/>
                <w:szCs w:val="16"/>
              </w:rPr>
            </w:pPr>
          </w:p>
          <w:p w14:paraId="47C3978B" w14:textId="6705B60B" w:rsidR="00A23C1B" w:rsidRPr="00C2061D" w:rsidRDefault="00A23C1B" w:rsidP="00A23C1B">
            <w:pPr>
              <w:rPr>
                <w:rFonts w:cs="Arial"/>
                <w:sz w:val="16"/>
                <w:szCs w:val="16"/>
              </w:rPr>
            </w:pPr>
            <w:r w:rsidRPr="00C2061D">
              <w:rPr>
                <w:rFonts w:cs="Arial"/>
                <w:sz w:val="16"/>
                <w:szCs w:val="16"/>
              </w:rPr>
              <w:t>Standard diabetes care involved either a personal insulin pump or MDI paired with a CGM.</w:t>
            </w:r>
          </w:p>
        </w:tc>
        <w:tc>
          <w:tcPr>
            <w:tcW w:w="0" w:type="auto"/>
          </w:tcPr>
          <w:p w14:paraId="359990AE" w14:textId="3D41B82E" w:rsidR="00A23C1B" w:rsidRPr="00C2061D" w:rsidRDefault="00A23C1B" w:rsidP="00A23C1B">
            <w:pPr>
              <w:rPr>
                <w:rFonts w:cs="Arial"/>
                <w:sz w:val="16"/>
                <w:szCs w:val="16"/>
              </w:rPr>
            </w:pPr>
            <w:r w:rsidRPr="00C2061D">
              <w:rPr>
                <w:rFonts w:cs="Arial"/>
                <w:sz w:val="16"/>
                <w:szCs w:val="16"/>
              </w:rPr>
              <w:lastRenderedPageBreak/>
              <w:t xml:space="preserve">To evaluate the safety and effectiveness of </w:t>
            </w:r>
            <w:proofErr w:type="gramStart"/>
            <w:r w:rsidRPr="00C2061D">
              <w:rPr>
                <w:rFonts w:cs="Arial"/>
                <w:sz w:val="16"/>
                <w:szCs w:val="16"/>
              </w:rPr>
              <w:t>a</w:t>
            </w:r>
            <w:proofErr w:type="gramEnd"/>
            <w:r w:rsidRPr="00C2061D">
              <w:rPr>
                <w:rFonts w:cs="Arial"/>
                <w:sz w:val="16"/>
                <w:szCs w:val="16"/>
              </w:rPr>
              <w:t xml:space="preserve"> HCL insulin delivery system in young children aged 2 to under 6 years with T1D, assessing whether the system can be remotely initiated and managed effectively.</w:t>
            </w:r>
          </w:p>
        </w:tc>
        <w:tc>
          <w:tcPr>
            <w:tcW w:w="0" w:type="auto"/>
          </w:tcPr>
          <w:p w14:paraId="6A3D9B4E" w14:textId="77777777" w:rsidR="00A23C1B" w:rsidRPr="00C2061D" w:rsidRDefault="00A23C1B" w:rsidP="00A23C1B">
            <w:pPr>
              <w:rPr>
                <w:rFonts w:cs="Arial"/>
                <w:sz w:val="16"/>
                <w:szCs w:val="16"/>
              </w:rPr>
            </w:pPr>
            <w:r w:rsidRPr="00C2061D">
              <w:rPr>
                <w:rFonts w:cs="Arial"/>
                <w:sz w:val="16"/>
                <w:szCs w:val="16"/>
              </w:rPr>
              <w:t>Multicenter, unblinded, parallel-group, RCT</w:t>
            </w:r>
          </w:p>
          <w:p w14:paraId="23EDF203" w14:textId="77777777" w:rsidR="00A23C1B" w:rsidRPr="00C2061D" w:rsidRDefault="00A23C1B" w:rsidP="00A23C1B">
            <w:pPr>
              <w:rPr>
                <w:rFonts w:cs="Arial"/>
                <w:sz w:val="16"/>
                <w:szCs w:val="16"/>
              </w:rPr>
            </w:pPr>
          </w:p>
          <w:p w14:paraId="149A3489" w14:textId="77777777" w:rsidR="00A23C1B" w:rsidRPr="00C2061D" w:rsidRDefault="00A23C1B" w:rsidP="00A23C1B">
            <w:pPr>
              <w:rPr>
                <w:rFonts w:cs="Arial"/>
                <w:sz w:val="16"/>
                <w:szCs w:val="16"/>
              </w:rPr>
            </w:pPr>
            <w:r w:rsidRPr="00C2061D">
              <w:rPr>
                <w:rFonts w:cs="Arial"/>
                <w:sz w:val="16"/>
                <w:szCs w:val="16"/>
              </w:rPr>
              <w:t xml:space="preserve">The study involved 102 young children (2-6 years) diagnosed with T1D, who had been receiving insulin </w:t>
            </w:r>
            <w:r w:rsidRPr="00C2061D">
              <w:rPr>
                <w:rFonts w:cs="Arial"/>
                <w:sz w:val="16"/>
                <w:szCs w:val="16"/>
              </w:rPr>
              <w:lastRenderedPageBreak/>
              <w:t xml:space="preserve">treatment for at least 6 months. </w:t>
            </w:r>
          </w:p>
          <w:p w14:paraId="37363BFD" w14:textId="77777777" w:rsidR="00A23C1B" w:rsidRPr="00C2061D" w:rsidRDefault="00A23C1B" w:rsidP="00A23C1B">
            <w:pPr>
              <w:rPr>
                <w:rFonts w:cs="Arial"/>
                <w:sz w:val="16"/>
                <w:szCs w:val="16"/>
              </w:rPr>
            </w:pPr>
          </w:p>
          <w:p w14:paraId="22CDB567" w14:textId="77777777" w:rsidR="00A23C1B" w:rsidRPr="00C2061D" w:rsidRDefault="00A23C1B" w:rsidP="00A23C1B">
            <w:pPr>
              <w:rPr>
                <w:rFonts w:cs="Arial"/>
                <w:sz w:val="16"/>
                <w:szCs w:val="16"/>
              </w:rPr>
            </w:pPr>
            <w:r w:rsidRPr="00C2061D">
              <w:rPr>
                <w:rFonts w:cs="Arial"/>
                <w:sz w:val="16"/>
                <w:szCs w:val="16"/>
              </w:rPr>
              <w:t>The trial used a 2:1 randomization of participants between the CL insulin delivery system and standard diabetes care. The study included options for both virtual and in-person visits,</w:t>
            </w:r>
          </w:p>
          <w:p w14:paraId="606F04A7" w14:textId="77777777" w:rsidR="00A23C1B" w:rsidRPr="00C2061D" w:rsidRDefault="00A23C1B" w:rsidP="00A23C1B">
            <w:pPr>
              <w:rPr>
                <w:rFonts w:cs="Arial"/>
                <w:sz w:val="16"/>
                <w:szCs w:val="16"/>
              </w:rPr>
            </w:pPr>
          </w:p>
          <w:p w14:paraId="5F502D3D" w14:textId="7B1604B1" w:rsidR="00A23C1B" w:rsidRPr="00C2061D" w:rsidRDefault="00A23C1B" w:rsidP="00A23C1B">
            <w:pPr>
              <w:rPr>
                <w:rFonts w:cs="Arial"/>
                <w:sz w:val="16"/>
                <w:szCs w:val="16"/>
              </w:rPr>
            </w:pPr>
            <w:r w:rsidRPr="00C2061D">
              <w:rPr>
                <w:rFonts w:cs="Arial"/>
                <w:sz w:val="16"/>
                <w:szCs w:val="16"/>
              </w:rPr>
              <w:t>Data was collected during a 13-week period between April 28, 2021, and January 13, 2022.</w:t>
            </w:r>
          </w:p>
        </w:tc>
        <w:tc>
          <w:tcPr>
            <w:tcW w:w="0" w:type="auto"/>
          </w:tcPr>
          <w:p w14:paraId="40E528EE"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lastRenderedPageBreak/>
              <w:t>%TiR; (70–180 mg/dL)</w:t>
            </w:r>
          </w:p>
          <w:p w14:paraId="32600ABB" w14:textId="79D6ABCB"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%TAR: (&gt;180 and &gt;250 mg/dL)</w:t>
            </w:r>
          </w:p>
          <w:p w14:paraId="2988715D" w14:textId="479F5C3A"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%TBR: (&lt;70 and &lt;54 mg/dL)</w:t>
            </w:r>
          </w:p>
          <w:p w14:paraId="26E2C03B" w14:textId="17C4C995"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Mean glucose levels</w:t>
            </w:r>
          </w:p>
          <w:p w14:paraId="11B1EBCA" w14:textId="2B4C708E"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lastRenderedPageBreak/>
              <w:t>HbA1c levels</w:t>
            </w:r>
          </w:p>
          <w:p w14:paraId="0205D2E3" w14:textId="77777777"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Incidence of severe hypoglycemia</w:t>
            </w:r>
          </w:p>
          <w:p w14:paraId="60FB3B6C" w14:textId="7625D1F0"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Incidence of DKA</w:t>
            </w:r>
          </w:p>
          <w:p w14:paraId="5AB96E40" w14:textId="7EE26539" w:rsidR="00A23C1B" w:rsidRPr="00C2061D" w:rsidRDefault="00A23C1B">
            <w:pPr>
              <w:pStyle w:val="ListParagraph"/>
              <w:numPr>
                <w:ilvl w:val="0"/>
                <w:numId w:val="17"/>
              </w:numPr>
              <w:ind w:left="175" w:hanging="175"/>
              <w:jc w:val="left"/>
              <w:rPr>
                <w:rFonts w:cs="Arial"/>
                <w:sz w:val="16"/>
                <w:szCs w:val="16"/>
              </w:rPr>
            </w:pPr>
            <w:r w:rsidRPr="00C2061D">
              <w:rPr>
                <w:rFonts w:cs="Arial"/>
                <w:sz w:val="16"/>
                <w:szCs w:val="16"/>
              </w:rPr>
              <w:t>SAEs</w:t>
            </w:r>
          </w:p>
          <w:p w14:paraId="21E468AF" w14:textId="47A203A6" w:rsidR="00A23C1B" w:rsidRPr="00C2061D" w:rsidRDefault="00A23C1B" w:rsidP="00A23C1B">
            <w:pPr>
              <w:jc w:val="left"/>
              <w:rPr>
                <w:rFonts w:cs="Arial"/>
                <w:sz w:val="16"/>
                <w:szCs w:val="16"/>
              </w:rPr>
            </w:pPr>
          </w:p>
        </w:tc>
        <w:tc>
          <w:tcPr>
            <w:tcW w:w="0" w:type="auto"/>
          </w:tcPr>
          <w:p w14:paraId="3F0A0494" w14:textId="7E5E7DB3" w:rsidR="00A23C1B" w:rsidRPr="00C2061D" w:rsidRDefault="00A23C1B" w:rsidP="00A23C1B">
            <w:pPr>
              <w:rPr>
                <w:rFonts w:cs="Arial"/>
                <w:sz w:val="16"/>
                <w:szCs w:val="16"/>
              </w:rPr>
            </w:pPr>
            <w:r w:rsidRPr="00C2061D">
              <w:rPr>
                <w:rFonts w:cs="Arial"/>
                <w:sz w:val="16"/>
                <w:szCs w:val="16"/>
              </w:rPr>
              <w:lastRenderedPageBreak/>
              <w:t xml:space="preserve">The HCL system significantly improved %TiR from 56.7% at baseline to 69.3% over 13 weeks. The standard-care group saw only a minor increase from 54.9% </w:t>
            </w:r>
            <w:r w:rsidRPr="00C2061D">
              <w:rPr>
                <w:rFonts w:cs="Arial"/>
                <w:sz w:val="16"/>
                <w:szCs w:val="16"/>
              </w:rPr>
              <w:lastRenderedPageBreak/>
              <w:t>to 55.9%. The HCL group showed a mean adjusted improvement of 12.4 percentage points over the standard-care group.</w:t>
            </w:r>
          </w:p>
          <w:p w14:paraId="31B2D6B7" w14:textId="77777777" w:rsidR="00A23C1B" w:rsidRPr="00C2061D" w:rsidRDefault="00A23C1B" w:rsidP="00A23C1B">
            <w:pPr>
              <w:rPr>
                <w:rFonts w:cs="Arial"/>
                <w:sz w:val="16"/>
                <w:szCs w:val="16"/>
              </w:rPr>
            </w:pPr>
          </w:p>
          <w:p w14:paraId="1E9D9DAA" w14:textId="77777777" w:rsidR="00A23C1B" w:rsidRPr="00C2061D" w:rsidRDefault="00A23C1B" w:rsidP="00A23C1B">
            <w:pPr>
              <w:rPr>
                <w:rFonts w:cs="Arial"/>
                <w:sz w:val="16"/>
                <w:szCs w:val="16"/>
              </w:rPr>
            </w:pPr>
            <w:r w:rsidRPr="00C2061D">
              <w:rPr>
                <w:rFonts w:cs="Arial"/>
                <w:sz w:val="16"/>
                <w:szCs w:val="16"/>
              </w:rPr>
              <w:t xml:space="preserve">Improvements were apparent within the first week and remained consistent throughout the follow-up period. </w:t>
            </w:r>
          </w:p>
          <w:p w14:paraId="2E36F75B" w14:textId="77777777" w:rsidR="00A23C1B" w:rsidRPr="00C2061D" w:rsidRDefault="00A23C1B" w:rsidP="00A23C1B">
            <w:pPr>
              <w:rPr>
                <w:rFonts w:cs="Arial"/>
                <w:sz w:val="16"/>
                <w:szCs w:val="16"/>
              </w:rPr>
            </w:pPr>
          </w:p>
          <w:p w14:paraId="5290CE26" w14:textId="45023867" w:rsidR="00A23C1B" w:rsidRPr="00C2061D" w:rsidRDefault="00A23C1B" w:rsidP="00A23C1B">
            <w:pPr>
              <w:rPr>
                <w:rFonts w:cs="Arial"/>
                <w:sz w:val="16"/>
                <w:szCs w:val="16"/>
              </w:rPr>
            </w:pPr>
            <w:r w:rsidRPr="00C2061D">
              <w:rPr>
                <w:rFonts w:cs="Arial"/>
                <w:sz w:val="16"/>
                <w:szCs w:val="16"/>
              </w:rPr>
              <w:t>The %TBR was similar for the HCL and standard care groups</w:t>
            </w:r>
            <w:r w:rsidR="00127351">
              <w:rPr>
                <w:rFonts w:cs="Arial"/>
                <w:sz w:val="16"/>
                <w:szCs w:val="16"/>
              </w:rPr>
              <w:t xml:space="preserve">, and </w:t>
            </w:r>
            <w:r w:rsidR="00127351" w:rsidRPr="00C2061D">
              <w:rPr>
                <w:rFonts w:cs="Arial"/>
                <w:sz w:val="16"/>
                <w:szCs w:val="16"/>
              </w:rPr>
              <w:t>did not change</w:t>
            </w:r>
            <w:r w:rsidR="00127351">
              <w:rPr>
                <w:rFonts w:cs="Arial"/>
                <w:sz w:val="16"/>
                <w:szCs w:val="16"/>
              </w:rPr>
              <w:t xml:space="preserve"> much</w:t>
            </w:r>
            <w:r w:rsidR="00127351" w:rsidRPr="00C2061D">
              <w:rPr>
                <w:rFonts w:cs="Arial"/>
                <w:sz w:val="16"/>
                <w:szCs w:val="16"/>
              </w:rPr>
              <w:t xml:space="preserve"> during the study</w:t>
            </w:r>
            <w:r w:rsidRPr="00C2061D">
              <w:rPr>
                <w:rFonts w:cs="Arial"/>
                <w:sz w:val="16"/>
                <w:szCs w:val="16"/>
              </w:rPr>
              <w:t>.</w:t>
            </w:r>
          </w:p>
        </w:tc>
        <w:tc>
          <w:tcPr>
            <w:tcW w:w="0" w:type="auto"/>
          </w:tcPr>
          <w:p w14:paraId="4707E5E9" w14:textId="1BD77DE8" w:rsidR="00A23C1B" w:rsidRPr="00C2061D" w:rsidRDefault="00A23C1B" w:rsidP="00A23C1B">
            <w:pPr>
              <w:rPr>
                <w:rFonts w:cs="Arial"/>
                <w:sz w:val="16"/>
                <w:szCs w:val="16"/>
              </w:rPr>
            </w:pPr>
            <w:r w:rsidRPr="00C2061D">
              <w:rPr>
                <w:rFonts w:cs="Arial"/>
                <w:sz w:val="16"/>
                <w:szCs w:val="16"/>
              </w:rPr>
              <w:lastRenderedPageBreak/>
              <w:t xml:space="preserve">Two cases of severe hypoglycemia were observed in the HCL group (2.94%) compared to one in the standard-care group (2.94%). </w:t>
            </w:r>
          </w:p>
          <w:p w14:paraId="04AAA0AF" w14:textId="77777777" w:rsidR="00A23C1B" w:rsidRPr="00C2061D" w:rsidRDefault="00A23C1B" w:rsidP="00A23C1B">
            <w:pPr>
              <w:rPr>
                <w:rFonts w:cs="Arial"/>
                <w:sz w:val="16"/>
                <w:szCs w:val="16"/>
              </w:rPr>
            </w:pPr>
          </w:p>
          <w:p w14:paraId="6D48FB82" w14:textId="0AA27B56" w:rsidR="00A23C1B" w:rsidRPr="00C2061D" w:rsidRDefault="00A23C1B" w:rsidP="00A23C1B">
            <w:pPr>
              <w:rPr>
                <w:rFonts w:cs="Arial"/>
                <w:sz w:val="16"/>
                <w:szCs w:val="16"/>
              </w:rPr>
            </w:pPr>
            <w:r w:rsidRPr="00C2061D">
              <w:rPr>
                <w:rFonts w:cs="Arial"/>
                <w:sz w:val="16"/>
                <w:szCs w:val="16"/>
              </w:rPr>
              <w:lastRenderedPageBreak/>
              <w:t xml:space="preserve">There were 51 hyperglycemia events in the HCL group, often related to infusion set failures, compared to 8 in the standard care group. </w:t>
            </w:r>
          </w:p>
          <w:p w14:paraId="3C0A583E" w14:textId="77777777" w:rsidR="00A23C1B" w:rsidRPr="00C2061D" w:rsidRDefault="00A23C1B" w:rsidP="00A23C1B">
            <w:pPr>
              <w:rPr>
                <w:rFonts w:cs="Arial"/>
                <w:sz w:val="16"/>
                <w:szCs w:val="16"/>
              </w:rPr>
            </w:pPr>
          </w:p>
          <w:p w14:paraId="18417A13" w14:textId="532A4034" w:rsidR="00A23C1B" w:rsidRPr="00C2061D" w:rsidRDefault="00A23C1B" w:rsidP="00A23C1B">
            <w:pPr>
              <w:rPr>
                <w:rFonts w:cs="Arial"/>
                <w:sz w:val="16"/>
                <w:szCs w:val="16"/>
              </w:rPr>
            </w:pPr>
            <w:r w:rsidRPr="00C2061D">
              <w:rPr>
                <w:rFonts w:cs="Arial"/>
                <w:sz w:val="16"/>
                <w:szCs w:val="16"/>
              </w:rPr>
              <w:t>There was one case of DKA in the HCL group due to infusion-set failure.</w:t>
            </w:r>
          </w:p>
        </w:tc>
        <w:tc>
          <w:tcPr>
            <w:tcW w:w="0" w:type="auto"/>
          </w:tcPr>
          <w:p w14:paraId="22F4DE75" w14:textId="0B272822" w:rsidR="00A23C1B" w:rsidRPr="00C2061D" w:rsidRDefault="00A23C1B" w:rsidP="00A23C1B">
            <w:pPr>
              <w:rPr>
                <w:rFonts w:cs="Arial"/>
                <w:sz w:val="16"/>
                <w:szCs w:val="16"/>
              </w:rPr>
            </w:pPr>
            <w:r w:rsidRPr="00C2061D">
              <w:rPr>
                <w:rFonts w:cs="Arial"/>
                <w:sz w:val="16"/>
                <w:szCs w:val="16"/>
              </w:rPr>
              <w:lastRenderedPageBreak/>
              <w:t>The HCL system did not significantly reduce the time spent with glucose levels below 70 or 54 mg/dL compared to standard care.</w:t>
            </w:r>
          </w:p>
        </w:tc>
      </w:tr>
      <w:bookmarkEnd w:id="126"/>
      <w:tr w:rsidR="004D4B1D" w:rsidRPr="00C2061D" w14:paraId="2D8205DC" w14:textId="77777777" w:rsidTr="00B917A1">
        <w:tc>
          <w:tcPr>
            <w:tcW w:w="0" w:type="auto"/>
          </w:tcPr>
          <w:p w14:paraId="791EAF14" w14:textId="692CE345" w:rsidR="0084713E" w:rsidRPr="0084713E" w:rsidRDefault="0084713E" w:rsidP="0084713E">
            <w:pPr>
              <w:rPr>
                <w:rFonts w:cs="Arial"/>
                <w:bCs/>
                <w:sz w:val="16"/>
                <w:szCs w:val="16"/>
              </w:rPr>
            </w:pPr>
            <w:r w:rsidRPr="0084713E">
              <w:rPr>
                <w:rFonts w:cs="Arial"/>
                <w:bCs/>
                <w:sz w:val="16"/>
                <w:szCs w:val="16"/>
              </w:rPr>
              <w:t xml:space="preserve">Brown (2021) </w:t>
            </w:r>
            <w:r w:rsidRPr="0084713E">
              <w:rPr>
                <w:rFonts w:cs="Arial"/>
                <w:bCs/>
                <w:sz w:val="16"/>
                <w:szCs w:val="16"/>
              </w:rPr>
              <w:fldChar w:fldCharType="begin"/>
            </w:r>
            <w:r w:rsidR="00B60AE6">
              <w:rPr>
                <w:rFonts w:cs="Arial"/>
                <w:bCs/>
                <w:sz w:val="16"/>
                <w:szCs w:val="16"/>
              </w:rPr>
              <w:instrText xml:space="preserve"> ADDIN EN.CITE &lt;EndNote&gt;&lt;Cite&gt;&lt;Author&gt;Brown&lt;/Author&gt;&lt;Year&gt;2021&lt;/Year&gt;&lt;RecNum&gt;26&lt;/RecNum&gt;&lt;DisplayText&gt;(54)&lt;/DisplayText&gt;&lt;record&gt;&lt;rec-number&gt;26&lt;/rec-number&gt;&lt;foreign-keys&gt;&lt;key app="EN" db-id="vwrrttwz10fd9netdtjv5t0n2rea550ese5e" timestamp="1725519153"&gt;26&lt;/key&gt;&lt;/foreign-keys&gt;&lt;ref-type name="Web Page"&gt;12&lt;/ref-type&gt;&lt;contributors&gt;&lt;authors&gt;&lt;author&gt;Sue Brown&lt;/author&gt;&lt;/authors&gt;&lt;/contributors&gt;&lt;titles&gt;&lt;title&gt;Adaptive Biobehavioral Control (ABC) of Automated Insulin Delivery&lt;/title&gt;&lt;/titles&gt;&lt;dates&gt;&lt;year&gt;2021&lt;/year&gt;&lt;/dates&gt;&lt;urls&gt;&lt;related-urls&gt;&lt;url&gt;https://clinicaltrials.gov/study/NCT04784637&lt;/url&gt;&lt;/related-urls&gt;&lt;/urls&gt;&lt;/record&gt;&lt;/Cite&gt;&lt;/EndNote&gt;</w:instrText>
            </w:r>
            <w:r w:rsidRPr="0084713E">
              <w:rPr>
                <w:rFonts w:cs="Arial"/>
                <w:bCs/>
                <w:sz w:val="16"/>
                <w:szCs w:val="16"/>
              </w:rPr>
              <w:fldChar w:fldCharType="separate"/>
            </w:r>
            <w:r w:rsidR="00B60AE6">
              <w:rPr>
                <w:rFonts w:cs="Arial"/>
                <w:bCs/>
                <w:noProof/>
                <w:sz w:val="16"/>
                <w:szCs w:val="16"/>
              </w:rPr>
              <w:t>(54)</w:t>
            </w:r>
            <w:r w:rsidRPr="0084713E">
              <w:rPr>
                <w:rFonts w:cs="Arial"/>
                <w:bCs/>
                <w:sz w:val="16"/>
                <w:szCs w:val="16"/>
              </w:rPr>
              <w:fldChar w:fldCharType="end"/>
            </w:r>
          </w:p>
        </w:tc>
        <w:tc>
          <w:tcPr>
            <w:tcW w:w="0" w:type="auto"/>
          </w:tcPr>
          <w:p w14:paraId="292F8A61" w14:textId="2888AA7C" w:rsidR="0084713E" w:rsidRPr="00C2061D" w:rsidRDefault="00041018" w:rsidP="0084713E">
            <w:pPr>
              <w:rPr>
                <w:rFonts w:cs="Arial"/>
                <w:sz w:val="16"/>
                <w:szCs w:val="16"/>
              </w:rPr>
            </w:pPr>
            <w:r>
              <w:rPr>
                <w:rFonts w:cs="Arial"/>
                <w:sz w:val="16"/>
                <w:szCs w:val="16"/>
              </w:rPr>
              <w:t xml:space="preserve">The </w:t>
            </w:r>
            <w:r w:rsidRPr="00041018">
              <w:rPr>
                <w:rFonts w:cs="Arial"/>
                <w:sz w:val="16"/>
                <w:szCs w:val="16"/>
              </w:rPr>
              <w:t>t:slim X2 insulin pump with Control-IQ</w:t>
            </w:r>
            <w:r>
              <w:rPr>
                <w:rFonts w:cs="Arial"/>
                <w:sz w:val="16"/>
                <w:szCs w:val="16"/>
              </w:rPr>
              <w:t>*</w:t>
            </w:r>
            <w:r w:rsidRPr="00041018">
              <w:rPr>
                <w:rFonts w:cs="Arial"/>
                <w:sz w:val="16"/>
                <w:szCs w:val="16"/>
              </w:rPr>
              <w:t xml:space="preserve"> technology</w:t>
            </w:r>
            <w:r>
              <w:rPr>
                <w:rFonts w:cs="Arial"/>
                <w:sz w:val="16"/>
                <w:szCs w:val="16"/>
              </w:rPr>
              <w:t xml:space="preserve"> was used for automatic insulin delivery </w:t>
            </w:r>
          </w:p>
        </w:tc>
        <w:tc>
          <w:tcPr>
            <w:tcW w:w="0" w:type="auto"/>
          </w:tcPr>
          <w:p w14:paraId="1FDC654F" w14:textId="7A3487D3" w:rsidR="0084713E" w:rsidRPr="00C2061D" w:rsidRDefault="0084713E" w:rsidP="0084713E">
            <w:pPr>
              <w:rPr>
                <w:rFonts w:cs="Arial"/>
                <w:sz w:val="16"/>
                <w:szCs w:val="16"/>
              </w:rPr>
            </w:pPr>
            <w:r>
              <w:rPr>
                <w:rFonts w:cs="Arial"/>
                <w:sz w:val="16"/>
                <w:szCs w:val="16"/>
              </w:rPr>
              <w:t>T</w:t>
            </w:r>
            <w:r w:rsidRPr="0084713E">
              <w:rPr>
                <w:rFonts w:cs="Arial"/>
                <w:sz w:val="16"/>
                <w:szCs w:val="16"/>
              </w:rPr>
              <w:t>o test the safety and feasibility of using two or three research modules</w:t>
            </w:r>
            <w:r>
              <w:rPr>
                <w:rFonts w:cs="Arial"/>
                <w:sz w:val="16"/>
                <w:szCs w:val="16"/>
              </w:rPr>
              <w:t xml:space="preserve"> (</w:t>
            </w:r>
            <w:r w:rsidRPr="0084713E">
              <w:rPr>
                <w:rFonts w:cs="Arial"/>
                <w:sz w:val="16"/>
                <w:szCs w:val="16"/>
              </w:rPr>
              <w:t>Behavioral Adaptation Module (BAM)</w:t>
            </w:r>
            <w:r>
              <w:rPr>
                <w:rFonts w:cs="Arial"/>
                <w:sz w:val="16"/>
                <w:szCs w:val="16"/>
              </w:rPr>
              <w:t xml:space="preserve">; </w:t>
            </w:r>
            <w:r w:rsidRPr="0084713E">
              <w:rPr>
                <w:rFonts w:cs="Arial"/>
                <w:sz w:val="16"/>
                <w:szCs w:val="16"/>
              </w:rPr>
              <w:t>Auto Titration Module (ATM)</w:t>
            </w:r>
            <w:r>
              <w:rPr>
                <w:rFonts w:cs="Arial"/>
                <w:sz w:val="16"/>
                <w:szCs w:val="16"/>
              </w:rPr>
              <w:t xml:space="preserve">; </w:t>
            </w:r>
            <w:r w:rsidRPr="0084713E">
              <w:rPr>
                <w:rFonts w:cs="Arial"/>
                <w:sz w:val="16"/>
                <w:szCs w:val="16"/>
              </w:rPr>
              <w:t>Web-based Simulation Tool (WST)</w:t>
            </w:r>
            <w:r>
              <w:rPr>
                <w:rFonts w:cs="Arial"/>
                <w:sz w:val="16"/>
                <w:szCs w:val="16"/>
              </w:rPr>
              <w:t>)</w:t>
            </w:r>
            <w:r w:rsidRPr="0084713E">
              <w:rPr>
                <w:rFonts w:cs="Arial"/>
                <w:sz w:val="16"/>
                <w:szCs w:val="16"/>
              </w:rPr>
              <w:t xml:space="preserve"> in conjunction with an AID.</w:t>
            </w:r>
          </w:p>
        </w:tc>
        <w:tc>
          <w:tcPr>
            <w:tcW w:w="0" w:type="auto"/>
          </w:tcPr>
          <w:p w14:paraId="384A5A00" w14:textId="54EAE197" w:rsidR="00780043" w:rsidRDefault="00780043" w:rsidP="0084713E">
            <w:pPr>
              <w:rPr>
                <w:rFonts w:cs="Arial"/>
                <w:sz w:val="16"/>
                <w:szCs w:val="16"/>
              </w:rPr>
            </w:pPr>
            <w:r w:rsidRPr="00780043">
              <w:rPr>
                <w:rFonts w:cs="Arial"/>
                <w:sz w:val="16"/>
                <w:szCs w:val="16"/>
              </w:rPr>
              <w:t>Randomized, Controlled Pilot Study</w:t>
            </w:r>
          </w:p>
          <w:p w14:paraId="31582544" w14:textId="77777777" w:rsidR="001C1BFD" w:rsidRDefault="001C1BFD" w:rsidP="0084713E">
            <w:pPr>
              <w:rPr>
                <w:rFonts w:cs="Arial"/>
                <w:sz w:val="16"/>
                <w:szCs w:val="16"/>
              </w:rPr>
            </w:pPr>
          </w:p>
          <w:p w14:paraId="4B6E0A90" w14:textId="41D85A62" w:rsidR="001C1BFD" w:rsidRDefault="001C1BFD" w:rsidP="0084713E">
            <w:pPr>
              <w:rPr>
                <w:rFonts w:cs="Arial"/>
                <w:sz w:val="16"/>
                <w:szCs w:val="16"/>
              </w:rPr>
            </w:pPr>
            <w:r>
              <w:rPr>
                <w:rFonts w:cs="Arial"/>
                <w:sz w:val="16"/>
                <w:szCs w:val="16"/>
              </w:rPr>
              <w:t>The study included 30 adult T1D patients</w:t>
            </w:r>
            <w:r w:rsidR="008B5E44">
              <w:rPr>
                <w:rFonts w:cs="Arial"/>
                <w:sz w:val="16"/>
                <w:szCs w:val="16"/>
              </w:rPr>
              <w:t>, who used or anticipated to use the t-slim X2 pump with Control IQ* at study start</w:t>
            </w:r>
            <w:r>
              <w:rPr>
                <w:rFonts w:cs="Arial"/>
                <w:sz w:val="16"/>
                <w:szCs w:val="16"/>
              </w:rPr>
              <w:t>.</w:t>
            </w:r>
          </w:p>
          <w:p w14:paraId="68E74ED2" w14:textId="77777777" w:rsidR="001C1BFD" w:rsidRDefault="001C1BFD" w:rsidP="0084713E">
            <w:pPr>
              <w:rPr>
                <w:rFonts w:cs="Arial"/>
                <w:sz w:val="16"/>
                <w:szCs w:val="16"/>
              </w:rPr>
            </w:pPr>
          </w:p>
          <w:p w14:paraId="100F7005" w14:textId="08C088A4" w:rsidR="001C1BFD" w:rsidRPr="001C1BFD" w:rsidRDefault="001C1BFD" w:rsidP="001C1BFD">
            <w:pPr>
              <w:rPr>
                <w:rFonts w:cs="Arial"/>
                <w:sz w:val="16"/>
                <w:szCs w:val="16"/>
              </w:rPr>
            </w:pPr>
            <w:r>
              <w:rPr>
                <w:rFonts w:cs="Arial"/>
                <w:sz w:val="16"/>
                <w:szCs w:val="16"/>
              </w:rPr>
              <w:t xml:space="preserve">After two weeks baseline use of personal AID systems, the patients were </w:t>
            </w:r>
            <w:r w:rsidRPr="001C1BFD">
              <w:rPr>
                <w:rFonts w:cs="Arial"/>
                <w:sz w:val="16"/>
                <w:szCs w:val="16"/>
              </w:rPr>
              <w:t>randomization 1:1 into two groups</w:t>
            </w:r>
            <w:r>
              <w:rPr>
                <w:rFonts w:cs="Arial"/>
                <w:sz w:val="16"/>
                <w:szCs w:val="16"/>
              </w:rPr>
              <w:t>:</w:t>
            </w:r>
          </w:p>
          <w:p w14:paraId="02E3E301" w14:textId="458D26AB" w:rsidR="001C1BFD" w:rsidRPr="001C1BFD" w:rsidRDefault="001C1BFD">
            <w:pPr>
              <w:pStyle w:val="ListParagraph"/>
              <w:numPr>
                <w:ilvl w:val="0"/>
                <w:numId w:val="19"/>
              </w:numPr>
              <w:ind w:left="103" w:hanging="142"/>
              <w:rPr>
                <w:rFonts w:cs="Arial"/>
                <w:sz w:val="16"/>
                <w:szCs w:val="16"/>
              </w:rPr>
            </w:pPr>
            <w:r w:rsidRPr="001C1BFD">
              <w:rPr>
                <w:rFonts w:cs="Arial"/>
                <w:sz w:val="16"/>
                <w:szCs w:val="16"/>
              </w:rPr>
              <w:t>Group 1</w:t>
            </w:r>
            <w:r>
              <w:rPr>
                <w:rFonts w:cs="Arial"/>
                <w:sz w:val="16"/>
                <w:szCs w:val="16"/>
              </w:rPr>
              <w:t>:</w:t>
            </w:r>
            <w:r w:rsidRPr="001C1BFD">
              <w:rPr>
                <w:rFonts w:cs="Arial"/>
                <w:sz w:val="16"/>
                <w:szCs w:val="16"/>
              </w:rPr>
              <w:t xml:space="preserve"> </w:t>
            </w:r>
            <w:r>
              <w:rPr>
                <w:rFonts w:cs="Arial"/>
                <w:sz w:val="16"/>
                <w:szCs w:val="16"/>
              </w:rPr>
              <w:t>P</w:t>
            </w:r>
            <w:r w:rsidRPr="001C1BFD">
              <w:rPr>
                <w:rFonts w:cs="Arial"/>
                <w:sz w:val="16"/>
                <w:szCs w:val="16"/>
              </w:rPr>
              <w:t xml:space="preserve">ersonal AID system </w:t>
            </w:r>
            <w:r>
              <w:rPr>
                <w:rFonts w:cs="Arial"/>
                <w:sz w:val="16"/>
                <w:szCs w:val="16"/>
              </w:rPr>
              <w:t xml:space="preserve">plus </w:t>
            </w:r>
            <w:r w:rsidRPr="001C1BFD">
              <w:rPr>
                <w:rFonts w:cs="Arial"/>
                <w:sz w:val="16"/>
                <w:szCs w:val="16"/>
              </w:rPr>
              <w:t>ATM</w:t>
            </w:r>
            <w:r>
              <w:rPr>
                <w:rFonts w:cs="Arial"/>
                <w:sz w:val="16"/>
                <w:szCs w:val="16"/>
              </w:rPr>
              <w:t xml:space="preserve"> </w:t>
            </w:r>
            <w:r w:rsidRPr="001C1BFD">
              <w:rPr>
                <w:rFonts w:cs="Arial"/>
                <w:sz w:val="16"/>
                <w:szCs w:val="16"/>
              </w:rPr>
              <w:t>and WST.</w:t>
            </w:r>
          </w:p>
          <w:p w14:paraId="7F841452" w14:textId="77777777" w:rsidR="00780043" w:rsidRDefault="001C1BFD">
            <w:pPr>
              <w:pStyle w:val="ListParagraph"/>
              <w:numPr>
                <w:ilvl w:val="0"/>
                <w:numId w:val="19"/>
              </w:numPr>
              <w:ind w:left="103" w:hanging="142"/>
              <w:rPr>
                <w:rFonts w:cs="Arial"/>
                <w:sz w:val="16"/>
                <w:szCs w:val="16"/>
              </w:rPr>
            </w:pPr>
            <w:r w:rsidRPr="001C1BFD">
              <w:rPr>
                <w:rFonts w:cs="Arial"/>
                <w:sz w:val="16"/>
                <w:szCs w:val="16"/>
              </w:rPr>
              <w:t>Group 2</w:t>
            </w:r>
            <w:r>
              <w:rPr>
                <w:rFonts w:cs="Arial"/>
                <w:sz w:val="16"/>
                <w:szCs w:val="16"/>
              </w:rPr>
              <w:t>:</w:t>
            </w:r>
            <w:r w:rsidRPr="001C1BFD">
              <w:rPr>
                <w:rFonts w:cs="Arial"/>
                <w:sz w:val="16"/>
                <w:szCs w:val="16"/>
              </w:rPr>
              <w:t xml:space="preserve"> </w:t>
            </w:r>
            <w:r>
              <w:rPr>
                <w:rFonts w:cs="Arial"/>
                <w:sz w:val="16"/>
                <w:szCs w:val="16"/>
              </w:rPr>
              <w:t>P</w:t>
            </w:r>
            <w:r w:rsidRPr="001C1BFD">
              <w:rPr>
                <w:rFonts w:cs="Arial"/>
                <w:sz w:val="16"/>
                <w:szCs w:val="16"/>
              </w:rPr>
              <w:t xml:space="preserve">ersonal AID system </w:t>
            </w:r>
            <w:r>
              <w:rPr>
                <w:rFonts w:cs="Arial"/>
                <w:sz w:val="16"/>
                <w:szCs w:val="16"/>
              </w:rPr>
              <w:t xml:space="preserve">plus </w:t>
            </w:r>
            <w:r w:rsidRPr="001C1BFD">
              <w:rPr>
                <w:rFonts w:cs="Arial"/>
                <w:sz w:val="16"/>
                <w:szCs w:val="16"/>
              </w:rPr>
              <w:t>ATM</w:t>
            </w:r>
            <w:r>
              <w:rPr>
                <w:rFonts w:cs="Arial"/>
                <w:sz w:val="16"/>
                <w:szCs w:val="16"/>
              </w:rPr>
              <w:t>,</w:t>
            </w:r>
            <w:r w:rsidRPr="001C1BFD">
              <w:rPr>
                <w:rFonts w:cs="Arial"/>
                <w:sz w:val="16"/>
                <w:szCs w:val="16"/>
              </w:rPr>
              <w:t xml:space="preserve"> WST</w:t>
            </w:r>
            <w:r>
              <w:rPr>
                <w:rFonts w:cs="Arial"/>
                <w:sz w:val="16"/>
                <w:szCs w:val="16"/>
              </w:rPr>
              <w:t xml:space="preserve"> and BAM</w:t>
            </w:r>
            <w:r w:rsidRPr="001C1BFD">
              <w:rPr>
                <w:rFonts w:cs="Arial"/>
                <w:sz w:val="16"/>
                <w:szCs w:val="16"/>
              </w:rPr>
              <w:t>.</w:t>
            </w:r>
          </w:p>
          <w:p w14:paraId="07AE8E78" w14:textId="77777777" w:rsidR="00426182" w:rsidRDefault="00426182" w:rsidP="00426182">
            <w:pPr>
              <w:rPr>
                <w:rFonts w:cs="Arial"/>
                <w:sz w:val="16"/>
                <w:szCs w:val="16"/>
              </w:rPr>
            </w:pPr>
          </w:p>
          <w:p w14:paraId="652758C5" w14:textId="3EB55D29" w:rsidR="00426182" w:rsidRPr="00426182" w:rsidRDefault="00426182" w:rsidP="00426182">
            <w:pPr>
              <w:rPr>
                <w:rFonts w:cs="Arial"/>
                <w:sz w:val="16"/>
                <w:szCs w:val="16"/>
              </w:rPr>
            </w:pPr>
            <w:r>
              <w:rPr>
                <w:rFonts w:cs="Arial"/>
                <w:sz w:val="16"/>
                <w:szCs w:val="16"/>
              </w:rPr>
              <w:t>The patients were followed for 6 weeks.</w:t>
            </w:r>
          </w:p>
        </w:tc>
        <w:tc>
          <w:tcPr>
            <w:tcW w:w="0" w:type="auto"/>
          </w:tcPr>
          <w:p w14:paraId="3B778BE0" w14:textId="46A47970" w:rsidR="008438E6" w:rsidRDefault="008438E6">
            <w:pPr>
              <w:pStyle w:val="ListParagraph"/>
              <w:numPr>
                <w:ilvl w:val="0"/>
                <w:numId w:val="19"/>
              </w:numPr>
              <w:ind w:left="145" w:hanging="145"/>
              <w:jc w:val="left"/>
              <w:rPr>
                <w:rFonts w:cs="Arial"/>
                <w:sz w:val="16"/>
                <w:szCs w:val="16"/>
              </w:rPr>
            </w:pPr>
            <w:r>
              <w:rPr>
                <w:rFonts w:cs="Arial"/>
                <w:sz w:val="16"/>
                <w:szCs w:val="16"/>
              </w:rPr>
              <w:t>SAEs</w:t>
            </w:r>
          </w:p>
          <w:p w14:paraId="08181452" w14:textId="56D402A6" w:rsidR="008438E6" w:rsidRDefault="008438E6">
            <w:pPr>
              <w:pStyle w:val="ListParagraph"/>
              <w:numPr>
                <w:ilvl w:val="0"/>
                <w:numId w:val="19"/>
              </w:numPr>
              <w:ind w:left="145" w:hanging="145"/>
              <w:jc w:val="left"/>
              <w:rPr>
                <w:rFonts w:cs="Arial"/>
                <w:sz w:val="16"/>
                <w:szCs w:val="16"/>
              </w:rPr>
            </w:pPr>
            <w:r>
              <w:rPr>
                <w:rFonts w:cs="Arial"/>
                <w:sz w:val="16"/>
                <w:szCs w:val="16"/>
              </w:rPr>
              <w:t>Adverse device effects (ADEs)</w:t>
            </w:r>
          </w:p>
          <w:p w14:paraId="6CAB6C88" w14:textId="6EC29FC0" w:rsidR="008438E6" w:rsidRPr="00C2061D" w:rsidRDefault="008438E6">
            <w:pPr>
              <w:pStyle w:val="ListParagraph"/>
              <w:numPr>
                <w:ilvl w:val="0"/>
                <w:numId w:val="19"/>
              </w:numPr>
              <w:ind w:left="145" w:hanging="145"/>
              <w:jc w:val="left"/>
              <w:rPr>
                <w:rFonts w:cs="Arial"/>
                <w:sz w:val="16"/>
                <w:szCs w:val="16"/>
              </w:rPr>
            </w:pPr>
            <w:r w:rsidRPr="00C2061D">
              <w:rPr>
                <w:rFonts w:cs="Arial"/>
                <w:sz w:val="16"/>
                <w:szCs w:val="16"/>
              </w:rPr>
              <w:t>%TiR; (70–180 mg/dL)</w:t>
            </w:r>
          </w:p>
          <w:p w14:paraId="5BF649C5" w14:textId="1955A674" w:rsidR="008438E6" w:rsidRPr="00C2061D" w:rsidRDefault="008438E6">
            <w:pPr>
              <w:pStyle w:val="ListParagraph"/>
              <w:numPr>
                <w:ilvl w:val="0"/>
                <w:numId w:val="19"/>
              </w:numPr>
              <w:ind w:left="145" w:hanging="145"/>
              <w:jc w:val="left"/>
              <w:rPr>
                <w:rFonts w:cs="Arial"/>
                <w:sz w:val="16"/>
                <w:szCs w:val="16"/>
              </w:rPr>
            </w:pPr>
            <w:r w:rsidRPr="00C2061D">
              <w:rPr>
                <w:rFonts w:cs="Arial"/>
                <w:sz w:val="16"/>
                <w:szCs w:val="16"/>
              </w:rPr>
              <w:t>%TBR: (&lt;70 mg/dL)</w:t>
            </w:r>
          </w:p>
          <w:p w14:paraId="3C4EF085" w14:textId="77777777" w:rsidR="00123F2F" w:rsidRDefault="00123F2F">
            <w:pPr>
              <w:pStyle w:val="ListParagraph"/>
              <w:numPr>
                <w:ilvl w:val="0"/>
                <w:numId w:val="19"/>
              </w:numPr>
              <w:ind w:left="145" w:hanging="145"/>
              <w:jc w:val="left"/>
              <w:rPr>
                <w:rFonts w:cs="Arial"/>
                <w:sz w:val="16"/>
                <w:szCs w:val="16"/>
              </w:rPr>
            </w:pPr>
            <w:r>
              <w:rPr>
                <w:rFonts w:cs="Arial"/>
                <w:sz w:val="16"/>
                <w:szCs w:val="16"/>
              </w:rPr>
              <w:t>T</w:t>
            </w:r>
            <w:r w:rsidRPr="000B30D5">
              <w:rPr>
                <w:rFonts w:cs="Arial"/>
                <w:sz w:val="16"/>
                <w:szCs w:val="16"/>
              </w:rPr>
              <w:t xml:space="preserve">echnology </w:t>
            </w:r>
            <w:r>
              <w:rPr>
                <w:rFonts w:cs="Arial"/>
                <w:sz w:val="16"/>
                <w:szCs w:val="16"/>
              </w:rPr>
              <w:t>experience using INSPIRE survey</w:t>
            </w:r>
          </w:p>
          <w:p w14:paraId="31856BF0" w14:textId="77777777" w:rsidR="0084713E" w:rsidRPr="00C2061D" w:rsidRDefault="0084713E" w:rsidP="004D4B1D">
            <w:pPr>
              <w:ind w:left="145" w:hanging="145"/>
              <w:jc w:val="left"/>
              <w:rPr>
                <w:rFonts w:cs="Arial"/>
                <w:sz w:val="16"/>
                <w:szCs w:val="16"/>
              </w:rPr>
            </w:pPr>
          </w:p>
        </w:tc>
        <w:tc>
          <w:tcPr>
            <w:tcW w:w="0" w:type="auto"/>
          </w:tcPr>
          <w:p w14:paraId="07C08A0A" w14:textId="77777777" w:rsidR="0084713E" w:rsidRDefault="008E3974" w:rsidP="0084713E">
            <w:pPr>
              <w:rPr>
                <w:rFonts w:cs="Arial"/>
                <w:sz w:val="16"/>
                <w:szCs w:val="16"/>
              </w:rPr>
            </w:pPr>
            <w:r>
              <w:rPr>
                <w:rFonts w:cs="Arial"/>
                <w:sz w:val="16"/>
                <w:szCs w:val="16"/>
              </w:rPr>
              <w:t xml:space="preserve">The %TiR changed from 77.0% to 73.8% for Group 1 (p = 0.064) and remained stable </w:t>
            </w:r>
            <w:proofErr w:type="gramStart"/>
            <w:r>
              <w:rPr>
                <w:rFonts w:cs="Arial"/>
                <w:sz w:val="16"/>
                <w:szCs w:val="16"/>
              </w:rPr>
              <w:t>on</w:t>
            </w:r>
            <w:proofErr w:type="gramEnd"/>
            <w:r>
              <w:rPr>
                <w:rFonts w:cs="Arial"/>
                <w:sz w:val="16"/>
                <w:szCs w:val="16"/>
              </w:rPr>
              <w:t xml:space="preserve"> 74.6% for Group 2 (p = 0.97).</w:t>
            </w:r>
          </w:p>
          <w:p w14:paraId="3CAEC6C9" w14:textId="77777777" w:rsidR="008E3974" w:rsidRDefault="008E3974" w:rsidP="0084713E">
            <w:pPr>
              <w:rPr>
                <w:rFonts w:cs="Arial"/>
                <w:sz w:val="16"/>
                <w:szCs w:val="16"/>
              </w:rPr>
            </w:pPr>
          </w:p>
          <w:p w14:paraId="3FB41D92" w14:textId="41194C6E" w:rsidR="008E3974" w:rsidRDefault="008E3974" w:rsidP="008E3974">
            <w:pPr>
              <w:rPr>
                <w:rFonts w:cs="Arial"/>
                <w:sz w:val="16"/>
                <w:szCs w:val="16"/>
              </w:rPr>
            </w:pPr>
            <w:r>
              <w:rPr>
                <w:rFonts w:cs="Arial"/>
                <w:sz w:val="16"/>
                <w:szCs w:val="16"/>
              </w:rPr>
              <w:t>The %TBR&lt;70 decreased from 2.35% to 1.41% for Group 1 (p &lt; 0.05) and from 1.58% to 1.48% for Group 2 (p = 0.93).</w:t>
            </w:r>
          </w:p>
          <w:p w14:paraId="668A9F04" w14:textId="6E5DE01A" w:rsidR="008E3974" w:rsidRPr="00C2061D" w:rsidRDefault="008E3974" w:rsidP="0084713E">
            <w:pPr>
              <w:rPr>
                <w:rFonts w:cs="Arial"/>
                <w:sz w:val="16"/>
                <w:szCs w:val="16"/>
              </w:rPr>
            </w:pPr>
          </w:p>
        </w:tc>
        <w:tc>
          <w:tcPr>
            <w:tcW w:w="0" w:type="auto"/>
          </w:tcPr>
          <w:p w14:paraId="6F034B92" w14:textId="0C43732F" w:rsidR="0084713E" w:rsidRPr="00C2061D" w:rsidRDefault="00E22DC1" w:rsidP="0084713E">
            <w:pPr>
              <w:rPr>
                <w:rFonts w:cs="Arial"/>
                <w:sz w:val="16"/>
                <w:szCs w:val="16"/>
              </w:rPr>
            </w:pPr>
            <w:r>
              <w:rPr>
                <w:rFonts w:cs="Arial"/>
                <w:sz w:val="16"/>
                <w:szCs w:val="16"/>
              </w:rPr>
              <w:t>No SAEs or ADEs were reported for either group.</w:t>
            </w:r>
          </w:p>
        </w:tc>
        <w:tc>
          <w:tcPr>
            <w:tcW w:w="0" w:type="auto"/>
          </w:tcPr>
          <w:p w14:paraId="6C770830" w14:textId="0C843446" w:rsidR="0084713E" w:rsidRPr="00C2061D" w:rsidRDefault="0023006D" w:rsidP="0084713E">
            <w:pPr>
              <w:rPr>
                <w:rFonts w:cs="Arial"/>
                <w:sz w:val="16"/>
                <w:szCs w:val="16"/>
              </w:rPr>
            </w:pPr>
            <w:r>
              <w:rPr>
                <w:rFonts w:cs="Arial"/>
                <w:sz w:val="16"/>
                <w:szCs w:val="16"/>
              </w:rPr>
              <w:t xml:space="preserve">The glycemic metrics </w:t>
            </w:r>
            <w:r w:rsidR="00C33DE5">
              <w:rPr>
                <w:rFonts w:cs="Arial"/>
                <w:sz w:val="16"/>
                <w:szCs w:val="16"/>
              </w:rPr>
              <w:t xml:space="preserve">improved more </w:t>
            </w:r>
            <w:r>
              <w:rPr>
                <w:rFonts w:cs="Arial"/>
                <w:sz w:val="16"/>
                <w:szCs w:val="16"/>
              </w:rPr>
              <w:t xml:space="preserve">for the group without BAM than the group with </w:t>
            </w:r>
            <w:r w:rsidR="0092492B">
              <w:rPr>
                <w:rFonts w:cs="Arial"/>
                <w:sz w:val="16"/>
                <w:szCs w:val="16"/>
              </w:rPr>
              <w:t xml:space="preserve"> BAM, which is </w:t>
            </w:r>
            <w:r w:rsidR="0092492B" w:rsidRPr="0092492B">
              <w:rPr>
                <w:rFonts w:cs="Arial"/>
                <w:sz w:val="16"/>
                <w:szCs w:val="16"/>
              </w:rPr>
              <w:t xml:space="preserve">a behavioral </w:t>
            </w:r>
            <w:r w:rsidR="00C33DE5">
              <w:rPr>
                <w:rFonts w:cs="Arial"/>
                <w:sz w:val="16"/>
                <w:szCs w:val="16"/>
              </w:rPr>
              <w:t>adaptation</w:t>
            </w:r>
            <w:r w:rsidR="0092492B" w:rsidRPr="0092492B">
              <w:rPr>
                <w:rFonts w:cs="Arial"/>
                <w:sz w:val="16"/>
                <w:szCs w:val="16"/>
              </w:rPr>
              <w:t xml:space="preserve"> </w:t>
            </w:r>
            <w:r w:rsidR="0092492B">
              <w:rPr>
                <w:rFonts w:cs="Arial"/>
                <w:sz w:val="16"/>
                <w:szCs w:val="16"/>
              </w:rPr>
              <w:t xml:space="preserve">module </w:t>
            </w:r>
            <w:r w:rsidR="0092492B" w:rsidRPr="0092492B">
              <w:rPr>
                <w:rFonts w:cs="Arial"/>
                <w:sz w:val="16"/>
                <w:szCs w:val="16"/>
              </w:rPr>
              <w:t xml:space="preserve">deployed in a mobile app to assist a person's adaptation to </w:t>
            </w:r>
            <w:r w:rsidR="0092492B">
              <w:rPr>
                <w:rFonts w:cs="Arial"/>
                <w:sz w:val="16"/>
                <w:szCs w:val="16"/>
              </w:rPr>
              <w:t>AID</w:t>
            </w:r>
            <w:r w:rsidR="0092492B" w:rsidRPr="0092492B">
              <w:rPr>
                <w:rFonts w:cs="Arial"/>
                <w:sz w:val="16"/>
                <w:szCs w:val="16"/>
              </w:rPr>
              <w:t xml:space="preserve"> by information and risk assessment primarily regarding glycemic risks</w:t>
            </w:r>
            <w:r w:rsidR="0092492B">
              <w:rPr>
                <w:rFonts w:cs="Arial"/>
                <w:sz w:val="16"/>
                <w:szCs w:val="16"/>
              </w:rPr>
              <w:t>.</w:t>
            </w:r>
            <w:r w:rsidR="00C33DE5">
              <w:rPr>
                <w:rFonts w:cs="Arial"/>
                <w:sz w:val="16"/>
                <w:szCs w:val="16"/>
              </w:rPr>
              <w:t xml:space="preserve"> </w:t>
            </w:r>
          </w:p>
        </w:tc>
      </w:tr>
      <w:tr w:rsidR="004D4B1D" w:rsidRPr="00C2061D" w14:paraId="738AB734" w14:textId="77777777" w:rsidTr="00B917A1">
        <w:tc>
          <w:tcPr>
            <w:tcW w:w="0" w:type="auto"/>
          </w:tcPr>
          <w:p w14:paraId="6749379B" w14:textId="1B4E2AC1" w:rsidR="0084713E" w:rsidRPr="0084713E" w:rsidRDefault="0084713E" w:rsidP="0084713E">
            <w:pPr>
              <w:rPr>
                <w:rFonts w:cs="Arial"/>
                <w:sz w:val="16"/>
                <w:szCs w:val="16"/>
              </w:rPr>
            </w:pPr>
            <w:r w:rsidRPr="0084713E">
              <w:rPr>
                <w:rFonts w:cs="Arial"/>
                <w:bCs/>
                <w:sz w:val="16"/>
                <w:szCs w:val="16"/>
              </w:rPr>
              <w:lastRenderedPageBreak/>
              <w:t xml:space="preserve">Brown (2019) </w:t>
            </w:r>
            <w:r w:rsidRPr="0084713E">
              <w:rPr>
                <w:rFonts w:cs="Arial"/>
                <w:bCs/>
                <w:sz w:val="16"/>
                <w:szCs w:val="16"/>
              </w:rPr>
              <w:fldChar w:fldCharType="begin"/>
            </w:r>
            <w:r w:rsidR="00B60AE6">
              <w:rPr>
                <w:rFonts w:cs="Arial"/>
                <w:bCs/>
                <w:sz w:val="16"/>
                <w:szCs w:val="16"/>
              </w:rPr>
              <w:instrText xml:space="preserve"> ADDIN EN.CITE &lt;EndNote&gt;&lt;Cite&gt;&lt;Author&gt;Brown&lt;/Author&gt;&lt;Year&gt;2019&lt;/Year&gt;&lt;RecNum&gt;24&lt;/RecNum&gt;&lt;DisplayText&gt;(55)&lt;/DisplayText&gt;&lt;record&gt;&lt;rec-number&gt;24&lt;/rec-number&gt;&lt;foreign-keys&gt;&lt;key app="EN" db-id="vwrrttwz10fd9netdtjv5t0n2rea550ese5e" timestamp="1725519150"&gt;24&lt;/key&gt;&lt;/foreign-keys&gt;&lt;ref-type name="Web Page"&gt;12&lt;/ref-type&gt;&lt;contributors&gt;&lt;authors&gt;&lt;author&gt;Sue Brown&lt;/author&gt;&lt;/authors&gt;&lt;/contributors&gt;&lt;titles&gt;&lt;title&gt;The VRIF Trial: Hypoglycemia Reduction With Automated-Insulin Delivery System&lt;/title&gt;&lt;/titles&gt;&lt;dates&gt;&lt;year&gt;2019&lt;/year&gt;&lt;/dates&gt;&lt;urls&gt;&lt;related-urls&gt;&lt;url&gt;https://clinicaltrials.gov/study/NCT03674281&lt;/url&gt;&lt;/related-urls&gt;&lt;/urls&gt;&lt;/record&gt;&lt;/Cite&gt;&lt;/EndNote&gt;</w:instrText>
            </w:r>
            <w:r w:rsidRPr="0084713E">
              <w:rPr>
                <w:rFonts w:cs="Arial"/>
                <w:bCs/>
                <w:sz w:val="16"/>
                <w:szCs w:val="16"/>
              </w:rPr>
              <w:fldChar w:fldCharType="separate"/>
            </w:r>
            <w:r w:rsidR="00B60AE6">
              <w:rPr>
                <w:rFonts w:cs="Arial"/>
                <w:bCs/>
                <w:noProof/>
                <w:sz w:val="16"/>
                <w:szCs w:val="16"/>
              </w:rPr>
              <w:t>(55)</w:t>
            </w:r>
            <w:r w:rsidRPr="0084713E">
              <w:rPr>
                <w:rFonts w:cs="Arial"/>
                <w:bCs/>
                <w:sz w:val="16"/>
                <w:szCs w:val="16"/>
              </w:rPr>
              <w:fldChar w:fldCharType="end"/>
            </w:r>
          </w:p>
        </w:tc>
        <w:tc>
          <w:tcPr>
            <w:tcW w:w="0" w:type="auto"/>
          </w:tcPr>
          <w:p w14:paraId="0DF252D8" w14:textId="77777777" w:rsidR="0084713E" w:rsidRDefault="002651C3" w:rsidP="0084713E">
            <w:pPr>
              <w:rPr>
                <w:rFonts w:cs="Arial"/>
                <w:sz w:val="16"/>
                <w:szCs w:val="16"/>
              </w:rPr>
            </w:pPr>
            <w:r w:rsidRPr="002651C3">
              <w:rPr>
                <w:rFonts w:cs="Arial"/>
                <w:sz w:val="16"/>
                <w:szCs w:val="16"/>
              </w:rPr>
              <w:t>During the SAP phase, participants use their personal insulin pumps without automated insulin delivery but with the Dexcom G6 CGM.</w:t>
            </w:r>
          </w:p>
          <w:p w14:paraId="331F01DF" w14:textId="77777777" w:rsidR="002651C3" w:rsidRDefault="002651C3" w:rsidP="0084713E">
            <w:pPr>
              <w:rPr>
                <w:rFonts w:cs="Arial"/>
                <w:sz w:val="16"/>
                <w:szCs w:val="16"/>
              </w:rPr>
            </w:pPr>
          </w:p>
          <w:p w14:paraId="7EE72E9D" w14:textId="0CAB5B99" w:rsidR="002651C3" w:rsidRPr="00C2061D" w:rsidRDefault="002651C3" w:rsidP="0084713E">
            <w:pPr>
              <w:rPr>
                <w:rFonts w:cs="Arial"/>
                <w:sz w:val="16"/>
                <w:szCs w:val="16"/>
              </w:rPr>
            </w:pPr>
            <w:r w:rsidRPr="002651C3">
              <w:rPr>
                <w:rFonts w:cs="Arial"/>
                <w:sz w:val="16"/>
                <w:szCs w:val="16"/>
              </w:rPr>
              <w:t>In the CLC phase, participants use the Tandem t-slim X2 pump with Control-IQ software integrated with the Dexcom G6 CGM, designed to adjust insulin delivery in response to real-time glucose readings.</w:t>
            </w:r>
          </w:p>
        </w:tc>
        <w:tc>
          <w:tcPr>
            <w:tcW w:w="0" w:type="auto"/>
          </w:tcPr>
          <w:p w14:paraId="05F4402A" w14:textId="668CBE82" w:rsidR="0084713E" w:rsidRPr="00C2061D" w:rsidRDefault="000B6FEC" w:rsidP="0084713E">
            <w:pPr>
              <w:rPr>
                <w:rFonts w:cs="Arial"/>
                <w:sz w:val="16"/>
                <w:szCs w:val="16"/>
              </w:rPr>
            </w:pPr>
            <w:r>
              <w:rPr>
                <w:rFonts w:cs="Arial"/>
                <w:sz w:val="16"/>
                <w:szCs w:val="16"/>
              </w:rPr>
              <w:t>T</w:t>
            </w:r>
            <w:r w:rsidRPr="000B6FEC">
              <w:rPr>
                <w:rFonts w:cs="Arial"/>
                <w:sz w:val="16"/>
                <w:szCs w:val="16"/>
              </w:rPr>
              <w:t>o evaluate the effectiveness of an AP System, particularly the t-slim X2 with Control-IQ</w:t>
            </w:r>
            <w:r>
              <w:rPr>
                <w:rFonts w:cs="Arial"/>
                <w:sz w:val="16"/>
                <w:szCs w:val="16"/>
              </w:rPr>
              <w:t>*</w:t>
            </w:r>
            <w:r w:rsidRPr="000B6FEC">
              <w:rPr>
                <w:rFonts w:cs="Arial"/>
                <w:sz w:val="16"/>
                <w:szCs w:val="16"/>
              </w:rPr>
              <w:t xml:space="preserve">, in maintaining stable glucose control in two specific populations with </w:t>
            </w:r>
            <w:r>
              <w:rPr>
                <w:rFonts w:cs="Arial"/>
                <w:sz w:val="16"/>
                <w:szCs w:val="16"/>
              </w:rPr>
              <w:t>T1D</w:t>
            </w:r>
            <w:r w:rsidRPr="000B6FEC">
              <w:rPr>
                <w:rFonts w:cs="Arial"/>
                <w:sz w:val="16"/>
                <w:szCs w:val="16"/>
              </w:rPr>
              <w:t xml:space="preserve">: children aged 6-10 and adults aged 65 and older. Additionally, </w:t>
            </w:r>
            <w:r>
              <w:rPr>
                <w:rFonts w:cs="Arial"/>
                <w:sz w:val="16"/>
                <w:szCs w:val="16"/>
              </w:rPr>
              <w:t>the study</w:t>
            </w:r>
            <w:r w:rsidRPr="000B6FEC">
              <w:rPr>
                <w:rFonts w:cs="Arial"/>
                <w:sz w:val="16"/>
                <w:szCs w:val="16"/>
              </w:rPr>
              <w:t xml:space="preserve"> seeks to determine whether improved glycemic stability is associated with improved cognitive function.</w:t>
            </w:r>
          </w:p>
        </w:tc>
        <w:tc>
          <w:tcPr>
            <w:tcW w:w="0" w:type="auto"/>
          </w:tcPr>
          <w:p w14:paraId="364D897E" w14:textId="77777777" w:rsidR="0084713E" w:rsidRDefault="000B6FEC" w:rsidP="0084713E">
            <w:pPr>
              <w:rPr>
                <w:rFonts w:cs="Arial"/>
                <w:sz w:val="16"/>
                <w:szCs w:val="16"/>
              </w:rPr>
            </w:pPr>
            <w:r>
              <w:rPr>
                <w:rFonts w:cs="Arial"/>
                <w:sz w:val="16"/>
                <w:szCs w:val="16"/>
              </w:rPr>
              <w:t>P</w:t>
            </w:r>
            <w:r w:rsidRPr="000B6FEC">
              <w:rPr>
                <w:rFonts w:cs="Arial"/>
                <w:sz w:val="16"/>
                <w:szCs w:val="16"/>
              </w:rPr>
              <w:t>ilot, interventional trial</w:t>
            </w:r>
          </w:p>
          <w:p w14:paraId="40E37632" w14:textId="77777777" w:rsidR="000B6FEC" w:rsidRDefault="000B6FEC" w:rsidP="0084713E">
            <w:pPr>
              <w:rPr>
                <w:rFonts w:cs="Arial"/>
                <w:sz w:val="16"/>
                <w:szCs w:val="16"/>
              </w:rPr>
            </w:pPr>
          </w:p>
          <w:p w14:paraId="2808BBB0" w14:textId="728A383E" w:rsidR="000B6FEC" w:rsidRDefault="002651C3" w:rsidP="0084713E">
            <w:pPr>
              <w:rPr>
                <w:rFonts w:cs="Arial"/>
                <w:sz w:val="16"/>
                <w:szCs w:val="16"/>
              </w:rPr>
            </w:pPr>
            <w:r w:rsidRPr="002651C3">
              <w:rPr>
                <w:rFonts w:cs="Arial"/>
                <w:sz w:val="16"/>
                <w:szCs w:val="16"/>
              </w:rPr>
              <w:t>The study includes T1D patients aged 6-10 years</w:t>
            </w:r>
            <w:r w:rsidR="00001310">
              <w:rPr>
                <w:rFonts w:cs="Arial"/>
                <w:sz w:val="16"/>
                <w:szCs w:val="16"/>
              </w:rPr>
              <w:t xml:space="preserve"> (n=13)</w:t>
            </w:r>
            <w:r w:rsidRPr="002651C3">
              <w:rPr>
                <w:rFonts w:cs="Arial"/>
                <w:sz w:val="16"/>
                <w:szCs w:val="16"/>
              </w:rPr>
              <w:t xml:space="preserve"> or ≥65 years</w:t>
            </w:r>
            <w:r w:rsidR="00001310">
              <w:rPr>
                <w:rFonts w:cs="Arial"/>
                <w:sz w:val="16"/>
                <w:szCs w:val="16"/>
              </w:rPr>
              <w:t xml:space="preserve"> (n=15)</w:t>
            </w:r>
            <w:r>
              <w:rPr>
                <w:rFonts w:cs="Arial"/>
                <w:sz w:val="16"/>
                <w:szCs w:val="16"/>
              </w:rPr>
              <w:t>.</w:t>
            </w:r>
          </w:p>
          <w:p w14:paraId="2B5AEA8F" w14:textId="77777777" w:rsidR="000B6FEC" w:rsidRDefault="000B6FEC" w:rsidP="0084713E">
            <w:pPr>
              <w:rPr>
                <w:rFonts w:cs="Arial"/>
                <w:sz w:val="16"/>
                <w:szCs w:val="16"/>
              </w:rPr>
            </w:pPr>
          </w:p>
          <w:p w14:paraId="2C0E0308" w14:textId="77777777" w:rsidR="000B6FEC" w:rsidRPr="000B6FEC" w:rsidRDefault="000B6FEC" w:rsidP="000B6FEC">
            <w:pPr>
              <w:rPr>
                <w:rFonts w:cs="Arial"/>
                <w:sz w:val="16"/>
                <w:szCs w:val="16"/>
              </w:rPr>
            </w:pPr>
            <w:r>
              <w:rPr>
                <w:rFonts w:cs="Arial"/>
                <w:sz w:val="16"/>
                <w:szCs w:val="16"/>
              </w:rPr>
              <w:t xml:space="preserve">The study included </w:t>
            </w:r>
            <w:r w:rsidRPr="000B6FEC">
              <w:rPr>
                <w:rFonts w:cs="Arial"/>
                <w:sz w:val="16"/>
                <w:szCs w:val="16"/>
              </w:rPr>
              <w:t>two sequential phases:</w:t>
            </w:r>
          </w:p>
          <w:p w14:paraId="30183582" w14:textId="0716C952" w:rsidR="000B6FEC" w:rsidRPr="000B6FEC" w:rsidRDefault="000B6FEC">
            <w:pPr>
              <w:pStyle w:val="ListParagraph"/>
              <w:numPr>
                <w:ilvl w:val="0"/>
                <w:numId w:val="20"/>
              </w:numPr>
              <w:ind w:left="73" w:hanging="142"/>
              <w:rPr>
                <w:rFonts w:cs="Arial"/>
                <w:sz w:val="16"/>
                <w:szCs w:val="16"/>
              </w:rPr>
            </w:pPr>
            <w:r w:rsidRPr="000B6FEC">
              <w:rPr>
                <w:rFonts w:cs="Arial"/>
                <w:sz w:val="16"/>
                <w:szCs w:val="16"/>
              </w:rPr>
              <w:t xml:space="preserve">A 4-week period using </w:t>
            </w:r>
            <w:proofErr w:type="gramStart"/>
            <w:r w:rsidRPr="000B6FEC">
              <w:rPr>
                <w:rFonts w:cs="Arial"/>
                <w:sz w:val="16"/>
                <w:szCs w:val="16"/>
              </w:rPr>
              <w:t>a</w:t>
            </w:r>
            <w:proofErr w:type="gramEnd"/>
            <w:r w:rsidRPr="000B6FEC">
              <w:rPr>
                <w:rFonts w:cs="Arial"/>
                <w:sz w:val="16"/>
                <w:szCs w:val="16"/>
              </w:rPr>
              <w:t xml:space="preserve"> SAP without </w:t>
            </w:r>
            <w:r>
              <w:rPr>
                <w:rFonts w:cs="Arial"/>
                <w:sz w:val="16"/>
                <w:szCs w:val="16"/>
              </w:rPr>
              <w:t>AID</w:t>
            </w:r>
            <w:r w:rsidRPr="000B6FEC">
              <w:rPr>
                <w:rFonts w:cs="Arial"/>
                <w:sz w:val="16"/>
                <w:szCs w:val="16"/>
              </w:rPr>
              <w:t>.</w:t>
            </w:r>
          </w:p>
          <w:p w14:paraId="064E39F1" w14:textId="59E8A5D9" w:rsidR="000B6FEC" w:rsidRPr="000B6FEC" w:rsidRDefault="000B6FEC">
            <w:pPr>
              <w:pStyle w:val="ListParagraph"/>
              <w:numPr>
                <w:ilvl w:val="0"/>
                <w:numId w:val="20"/>
              </w:numPr>
              <w:ind w:left="73" w:hanging="142"/>
              <w:rPr>
                <w:rFonts w:cs="Arial"/>
                <w:sz w:val="16"/>
                <w:szCs w:val="16"/>
              </w:rPr>
            </w:pPr>
            <w:r w:rsidRPr="000B6FEC">
              <w:rPr>
                <w:rFonts w:cs="Arial"/>
                <w:sz w:val="16"/>
                <w:szCs w:val="16"/>
              </w:rPr>
              <w:t>A subsequent 4-week period using a CLC system with the Tandem t-slim X2 with Control-IQ</w:t>
            </w:r>
            <w:r>
              <w:rPr>
                <w:rFonts w:cs="Arial"/>
                <w:sz w:val="16"/>
                <w:szCs w:val="16"/>
              </w:rPr>
              <w:t>*</w:t>
            </w:r>
            <w:r w:rsidRPr="000B6FEC">
              <w:rPr>
                <w:rFonts w:cs="Arial"/>
                <w:sz w:val="16"/>
                <w:szCs w:val="16"/>
              </w:rPr>
              <w:t xml:space="preserve"> and Dexcom G6 CGM.</w:t>
            </w:r>
          </w:p>
        </w:tc>
        <w:tc>
          <w:tcPr>
            <w:tcW w:w="0" w:type="auto"/>
          </w:tcPr>
          <w:p w14:paraId="5A5C855A" w14:textId="77777777" w:rsidR="004D4B1D" w:rsidRDefault="004D4B1D">
            <w:pPr>
              <w:pStyle w:val="ListParagraph"/>
              <w:numPr>
                <w:ilvl w:val="0"/>
                <w:numId w:val="20"/>
              </w:numPr>
              <w:ind w:left="145" w:hanging="145"/>
              <w:jc w:val="left"/>
              <w:rPr>
                <w:rFonts w:cs="Arial"/>
                <w:sz w:val="16"/>
                <w:szCs w:val="16"/>
              </w:rPr>
            </w:pPr>
            <w:r w:rsidRPr="00C2061D">
              <w:rPr>
                <w:rFonts w:cs="Arial"/>
                <w:sz w:val="16"/>
                <w:szCs w:val="16"/>
              </w:rPr>
              <w:t>%TiR; (70–180 mg/dL)</w:t>
            </w:r>
          </w:p>
          <w:p w14:paraId="2378D6BB" w14:textId="1B289862" w:rsidR="004D4B1D" w:rsidRDefault="004F6C35">
            <w:pPr>
              <w:pStyle w:val="ListParagraph"/>
              <w:numPr>
                <w:ilvl w:val="0"/>
                <w:numId w:val="20"/>
              </w:numPr>
              <w:ind w:left="145" w:hanging="145"/>
              <w:jc w:val="left"/>
              <w:rPr>
                <w:rFonts w:cs="Arial"/>
                <w:sz w:val="16"/>
                <w:szCs w:val="16"/>
              </w:rPr>
            </w:pPr>
            <w:r>
              <w:rPr>
                <w:rFonts w:cs="Arial"/>
                <w:sz w:val="16"/>
                <w:szCs w:val="16"/>
              </w:rPr>
              <w:t>Positive m</w:t>
            </w:r>
            <w:r w:rsidR="004D4B1D" w:rsidRPr="004D4B1D">
              <w:rPr>
                <w:rFonts w:cs="Arial"/>
                <w:sz w:val="16"/>
                <w:szCs w:val="16"/>
              </w:rPr>
              <w:t>ood scores (assessed via Ecological Momentary Assessments on a Likert scale from 0 to 4).</w:t>
            </w:r>
          </w:p>
          <w:p w14:paraId="6BE2068D" w14:textId="77777777" w:rsidR="0084713E" w:rsidRDefault="004D4B1D">
            <w:pPr>
              <w:pStyle w:val="ListParagraph"/>
              <w:numPr>
                <w:ilvl w:val="0"/>
                <w:numId w:val="20"/>
              </w:numPr>
              <w:ind w:left="145" w:hanging="145"/>
              <w:jc w:val="left"/>
              <w:rPr>
                <w:rFonts w:cs="Arial"/>
                <w:sz w:val="16"/>
                <w:szCs w:val="16"/>
              </w:rPr>
            </w:pPr>
            <w:r w:rsidRPr="004D4B1D">
              <w:rPr>
                <w:rFonts w:cs="Arial"/>
                <w:sz w:val="16"/>
                <w:szCs w:val="16"/>
              </w:rPr>
              <w:t>Sleep patterns, measured by the PSQI</w:t>
            </w:r>
            <w:r w:rsidR="001E1C34">
              <w:rPr>
                <w:rFonts w:cs="Arial"/>
                <w:sz w:val="16"/>
                <w:szCs w:val="16"/>
              </w:rPr>
              <w:t xml:space="preserve"> (0-21 scale)</w:t>
            </w:r>
            <w:r w:rsidRPr="004D4B1D">
              <w:rPr>
                <w:rFonts w:cs="Arial"/>
                <w:sz w:val="16"/>
                <w:szCs w:val="16"/>
              </w:rPr>
              <w:t>.</w:t>
            </w:r>
          </w:p>
          <w:p w14:paraId="4DE139C8" w14:textId="77777777" w:rsidR="0029638B" w:rsidRDefault="0029638B">
            <w:pPr>
              <w:pStyle w:val="ListParagraph"/>
              <w:numPr>
                <w:ilvl w:val="0"/>
                <w:numId w:val="20"/>
              </w:numPr>
              <w:ind w:left="145" w:hanging="145"/>
              <w:jc w:val="left"/>
              <w:rPr>
                <w:rFonts w:cs="Arial"/>
                <w:sz w:val="16"/>
                <w:szCs w:val="16"/>
              </w:rPr>
            </w:pPr>
            <w:r>
              <w:rPr>
                <w:rFonts w:cs="Arial"/>
                <w:sz w:val="16"/>
                <w:szCs w:val="16"/>
              </w:rPr>
              <w:t>AEs</w:t>
            </w:r>
          </w:p>
          <w:p w14:paraId="02118C40" w14:textId="665534F5" w:rsidR="0029638B" w:rsidRPr="004D4B1D" w:rsidRDefault="0029638B">
            <w:pPr>
              <w:pStyle w:val="ListParagraph"/>
              <w:numPr>
                <w:ilvl w:val="0"/>
                <w:numId w:val="20"/>
              </w:numPr>
              <w:ind w:left="145" w:hanging="145"/>
              <w:jc w:val="left"/>
              <w:rPr>
                <w:rFonts w:cs="Arial"/>
                <w:sz w:val="16"/>
                <w:szCs w:val="16"/>
              </w:rPr>
            </w:pPr>
            <w:r>
              <w:rPr>
                <w:rFonts w:cs="Arial"/>
                <w:sz w:val="16"/>
                <w:szCs w:val="16"/>
              </w:rPr>
              <w:t>SAs</w:t>
            </w:r>
          </w:p>
        </w:tc>
        <w:tc>
          <w:tcPr>
            <w:tcW w:w="0" w:type="auto"/>
          </w:tcPr>
          <w:p w14:paraId="71C1559B" w14:textId="252D7E21" w:rsidR="00E768D7" w:rsidRDefault="00E768D7" w:rsidP="00E768D7">
            <w:pPr>
              <w:rPr>
                <w:rFonts w:cs="Arial"/>
                <w:sz w:val="16"/>
                <w:szCs w:val="16"/>
              </w:rPr>
            </w:pPr>
            <w:r>
              <w:rPr>
                <w:rFonts w:cs="Arial"/>
                <w:sz w:val="16"/>
                <w:szCs w:val="16"/>
              </w:rPr>
              <w:t>The %TiR changed from 69.6% during SAP to 79.6% during CLC for the elderly group (p = 0.002) and from 50.9% to 69.2% for the children (p &lt; 0.001).</w:t>
            </w:r>
          </w:p>
          <w:p w14:paraId="0B36BF41" w14:textId="77777777" w:rsidR="0084713E" w:rsidRDefault="0084713E" w:rsidP="0084713E">
            <w:pPr>
              <w:rPr>
                <w:rFonts w:cs="Arial"/>
                <w:sz w:val="16"/>
                <w:szCs w:val="16"/>
              </w:rPr>
            </w:pPr>
          </w:p>
          <w:p w14:paraId="08C187EE" w14:textId="77777777" w:rsidR="004F6C35" w:rsidRDefault="004F6C35" w:rsidP="0084713E">
            <w:pPr>
              <w:rPr>
                <w:rFonts w:cs="Arial"/>
                <w:sz w:val="16"/>
                <w:szCs w:val="16"/>
              </w:rPr>
            </w:pPr>
            <w:r>
              <w:rPr>
                <w:rFonts w:cs="Arial"/>
                <w:sz w:val="16"/>
                <w:szCs w:val="16"/>
              </w:rPr>
              <w:t xml:space="preserve">The positive mood scores decreased for both groups, indicating a less positive mood after </w:t>
            </w:r>
            <w:r w:rsidR="001E1C34">
              <w:rPr>
                <w:rFonts w:cs="Arial"/>
                <w:sz w:val="16"/>
                <w:szCs w:val="16"/>
              </w:rPr>
              <w:t>transitioning</w:t>
            </w:r>
            <w:r>
              <w:rPr>
                <w:rFonts w:cs="Arial"/>
                <w:sz w:val="16"/>
                <w:szCs w:val="16"/>
              </w:rPr>
              <w:t xml:space="preserve"> to CLC.</w:t>
            </w:r>
          </w:p>
          <w:p w14:paraId="2162A58E" w14:textId="77777777" w:rsidR="001E1C34" w:rsidRDefault="001E1C34" w:rsidP="0084713E">
            <w:pPr>
              <w:rPr>
                <w:rFonts w:cs="Arial"/>
                <w:sz w:val="16"/>
                <w:szCs w:val="16"/>
              </w:rPr>
            </w:pPr>
          </w:p>
          <w:p w14:paraId="763E217A" w14:textId="63945EE0" w:rsidR="001E1C34" w:rsidRPr="00C2061D" w:rsidRDefault="001E1C34" w:rsidP="0084713E">
            <w:pPr>
              <w:rPr>
                <w:rFonts w:cs="Arial"/>
                <w:sz w:val="16"/>
                <w:szCs w:val="16"/>
              </w:rPr>
            </w:pPr>
            <w:r>
              <w:rPr>
                <w:rFonts w:cs="Arial"/>
                <w:sz w:val="16"/>
                <w:szCs w:val="16"/>
              </w:rPr>
              <w:t>The sleep pattern analysis showed that the scores decreased from baseline to SAP in both groups, indicating a better sleep quality. The change from SAP to CLC also improved sleep for the elderlies but not for the children.</w:t>
            </w:r>
          </w:p>
        </w:tc>
        <w:tc>
          <w:tcPr>
            <w:tcW w:w="0" w:type="auto"/>
          </w:tcPr>
          <w:p w14:paraId="4897484C" w14:textId="46F0A72C" w:rsidR="0084713E" w:rsidRPr="00C2061D" w:rsidRDefault="0029638B" w:rsidP="0084713E">
            <w:pPr>
              <w:rPr>
                <w:rFonts w:cs="Arial"/>
                <w:sz w:val="16"/>
                <w:szCs w:val="16"/>
              </w:rPr>
            </w:pPr>
            <w:r>
              <w:rPr>
                <w:rFonts w:cs="Arial"/>
                <w:sz w:val="16"/>
                <w:szCs w:val="16"/>
              </w:rPr>
              <w:t>There were no AEs or SAEs for either group.</w:t>
            </w:r>
          </w:p>
        </w:tc>
        <w:tc>
          <w:tcPr>
            <w:tcW w:w="0" w:type="auto"/>
          </w:tcPr>
          <w:p w14:paraId="6EBD69A4" w14:textId="4731F28F" w:rsidR="0084713E" w:rsidRPr="00C2061D" w:rsidRDefault="00ED3336" w:rsidP="0084713E">
            <w:pPr>
              <w:rPr>
                <w:rFonts w:cs="Arial"/>
                <w:sz w:val="16"/>
                <w:szCs w:val="16"/>
              </w:rPr>
            </w:pPr>
            <w:r>
              <w:rPr>
                <w:rFonts w:cs="Arial"/>
                <w:sz w:val="16"/>
                <w:szCs w:val="16"/>
              </w:rPr>
              <w:t>The TIR improved for both children and elderlies after transitioning from SAP therapy to CLC therapy. However, this was not associated with a more positive mood</w:t>
            </w:r>
            <w:r w:rsidR="00702426">
              <w:rPr>
                <w:rFonts w:cs="Arial"/>
                <w:sz w:val="16"/>
                <w:szCs w:val="16"/>
              </w:rPr>
              <w:t xml:space="preserve"> for the patients</w:t>
            </w:r>
            <w:r>
              <w:rPr>
                <w:rFonts w:cs="Arial"/>
                <w:sz w:val="16"/>
                <w:szCs w:val="16"/>
              </w:rPr>
              <w:t xml:space="preserve">. </w:t>
            </w:r>
          </w:p>
        </w:tc>
      </w:tr>
      <w:tr w:rsidR="0084713E" w:rsidRPr="00C2061D" w14:paraId="31A25A05" w14:textId="77777777" w:rsidTr="00B917A1">
        <w:tc>
          <w:tcPr>
            <w:tcW w:w="0" w:type="auto"/>
            <w:gridSpan w:val="8"/>
          </w:tcPr>
          <w:p w14:paraId="42701489" w14:textId="7A69C5DF" w:rsidR="0084713E" w:rsidRPr="00C2061D" w:rsidRDefault="0084713E" w:rsidP="0084713E">
            <w:pPr>
              <w:rPr>
                <w:rFonts w:cs="Arial"/>
                <w:sz w:val="16"/>
                <w:szCs w:val="16"/>
              </w:rPr>
            </w:pPr>
            <w:r w:rsidRPr="00C2061D">
              <w:rPr>
                <w:rFonts w:cs="Arial"/>
                <w:b/>
                <w:bCs/>
                <w:sz w:val="16"/>
                <w:szCs w:val="16"/>
              </w:rPr>
              <w:t>Abbreviations</w:t>
            </w:r>
            <w:r w:rsidRPr="00C2061D">
              <w:rPr>
                <w:rFonts w:cs="Arial"/>
                <w:sz w:val="16"/>
                <w:szCs w:val="16"/>
              </w:rPr>
              <w:t>: AE = adverse event; AID = automated insulin delivery; AP = artificial pancreas;</w:t>
            </w:r>
            <w:r>
              <w:rPr>
                <w:rFonts w:cs="Arial"/>
                <w:sz w:val="16"/>
                <w:szCs w:val="16"/>
              </w:rPr>
              <w:t xml:space="preserve"> ATM = </w:t>
            </w:r>
            <w:r w:rsidRPr="0084713E">
              <w:rPr>
                <w:rFonts w:cs="Arial"/>
                <w:sz w:val="16"/>
                <w:szCs w:val="16"/>
              </w:rPr>
              <w:t>Auto Titration Module</w:t>
            </w:r>
            <w:r>
              <w:rPr>
                <w:rFonts w:cs="Arial"/>
                <w:sz w:val="16"/>
                <w:szCs w:val="16"/>
              </w:rPr>
              <w:t>;</w:t>
            </w:r>
            <w:r w:rsidRPr="00C2061D">
              <w:rPr>
                <w:rFonts w:cs="Arial"/>
                <w:sz w:val="16"/>
                <w:szCs w:val="16"/>
              </w:rPr>
              <w:t xml:space="preserve"> </w:t>
            </w:r>
            <w:r>
              <w:rPr>
                <w:rFonts w:cs="Arial"/>
                <w:sz w:val="16"/>
                <w:szCs w:val="16"/>
              </w:rPr>
              <w:t xml:space="preserve">BAM = </w:t>
            </w:r>
            <w:r w:rsidRPr="0084713E">
              <w:rPr>
                <w:rFonts w:cs="Arial"/>
                <w:sz w:val="16"/>
                <w:szCs w:val="16"/>
              </w:rPr>
              <w:t>Behavioral Adaptation Module</w:t>
            </w:r>
            <w:r>
              <w:rPr>
                <w:rFonts w:cs="Arial"/>
                <w:sz w:val="16"/>
                <w:szCs w:val="16"/>
              </w:rPr>
              <w:t>;</w:t>
            </w:r>
            <w:r w:rsidRPr="0084713E">
              <w:rPr>
                <w:rFonts w:cs="Arial"/>
                <w:sz w:val="16"/>
                <w:szCs w:val="16"/>
              </w:rPr>
              <w:t xml:space="preserve"> </w:t>
            </w:r>
            <w:r w:rsidRPr="00C2061D">
              <w:rPr>
                <w:rFonts w:cs="Arial"/>
                <w:sz w:val="16"/>
                <w:szCs w:val="16"/>
              </w:rPr>
              <w:t xml:space="preserve">BP = Bionic Pancreas; BR = basal rates; CF = correction factor; CGM = continuous glucose monitor; CL = closed-loop; CLC = closed-loop control; CV = coefficient of variation; DIY = Do it yourself; DKA = diabetic ketoacidosis; HbA1c = Glycated hemoglobin; HCL = hybrid closed-loop; HFS = Hypoglycemia Fear Survey; ICR = insulin-to-carbohydrate ratio; </w:t>
            </w:r>
            <w:proofErr w:type="spellStart"/>
            <w:r w:rsidRPr="00C2061D">
              <w:rPr>
                <w:rFonts w:cs="Arial"/>
                <w:sz w:val="16"/>
                <w:szCs w:val="16"/>
              </w:rPr>
              <w:t>iDCL</w:t>
            </w:r>
            <w:proofErr w:type="spellEnd"/>
            <w:r w:rsidRPr="00C2061D">
              <w:rPr>
                <w:rFonts w:cs="Arial"/>
                <w:sz w:val="16"/>
                <w:szCs w:val="16"/>
              </w:rPr>
              <w:t xml:space="preserve"> = International Diabetes Closed Loop; IQR = Interquartile range; ITSQ = Insulin Treatment Satisfaction Questionnaire; MDI = multiple daily injections; PAID = Problem Areas in Diabetes; </w:t>
            </w:r>
            <w:proofErr w:type="spellStart"/>
            <w:r w:rsidRPr="00C2061D">
              <w:rPr>
                <w:rFonts w:cs="Arial"/>
                <w:sz w:val="16"/>
                <w:szCs w:val="16"/>
              </w:rPr>
              <w:t>PedsQL</w:t>
            </w:r>
            <w:proofErr w:type="spellEnd"/>
            <w:r w:rsidRPr="00C2061D">
              <w:rPr>
                <w:rFonts w:cs="Arial"/>
                <w:sz w:val="16"/>
                <w:szCs w:val="16"/>
              </w:rPr>
              <w:t xml:space="preserve"> = Pediatric Quality of Life; PHFS = Pediatric Hypoglycemia Fear Survey; PLGS = Predictive Low-Glucose Suspension, PMS = post-market surveillance;</w:t>
            </w:r>
            <w:r>
              <w:rPr>
                <w:rFonts w:cs="Arial"/>
                <w:sz w:val="16"/>
                <w:szCs w:val="16"/>
              </w:rPr>
              <w:t xml:space="preserve"> PRO  =</w:t>
            </w:r>
            <w:r w:rsidRPr="00AF3A3E">
              <w:rPr>
                <w:rFonts w:cs="Arial"/>
                <w:sz w:val="16"/>
                <w:szCs w:val="16"/>
              </w:rPr>
              <w:t xml:space="preserve"> patient-reported outcomes</w:t>
            </w:r>
            <w:r>
              <w:rPr>
                <w:rFonts w:cs="Arial"/>
                <w:sz w:val="16"/>
                <w:szCs w:val="16"/>
              </w:rPr>
              <w:t>;</w:t>
            </w:r>
            <w:r w:rsidRPr="00C2061D">
              <w:rPr>
                <w:rFonts w:cs="Arial"/>
                <w:sz w:val="16"/>
                <w:szCs w:val="16"/>
              </w:rPr>
              <w:t xml:space="preserve"> PSQI = Pittsburgh Sleep Quality Index; QoL = quality of life; RCT = randomized controlled trial; SAE = severe adverse event, SAP = Sensor-Augmented Pump; T1D = type 1 diabetes; T2D = type 2 diabetes; TAR = Time above range; TBR = Time below range; TDD = Total daily dose; TiR = Time in range; TITR = Time in tight range; TRIM-D = Treatment-Related Impact Measure of Diabetes; TRIM-DD = Treatment-Related Impact Measure of Diabetes Device</w:t>
            </w:r>
            <w:r>
              <w:rPr>
                <w:rFonts w:cs="Arial"/>
                <w:sz w:val="16"/>
                <w:szCs w:val="16"/>
              </w:rPr>
              <w:t xml:space="preserve">; WST = </w:t>
            </w:r>
            <w:r w:rsidRPr="0084713E">
              <w:rPr>
                <w:rFonts w:cs="Arial"/>
                <w:sz w:val="16"/>
                <w:szCs w:val="16"/>
              </w:rPr>
              <w:t>Web-based Simulation Tool</w:t>
            </w:r>
          </w:p>
          <w:p w14:paraId="3DFB5407" w14:textId="77777777" w:rsidR="0084713E" w:rsidRPr="00C2061D" w:rsidRDefault="0084713E" w:rsidP="0084713E">
            <w:pPr>
              <w:rPr>
                <w:rFonts w:cs="Arial"/>
                <w:sz w:val="16"/>
                <w:szCs w:val="16"/>
              </w:rPr>
            </w:pPr>
          </w:p>
          <w:p w14:paraId="2BA34532" w14:textId="2A4C3FFB" w:rsidR="0084713E" w:rsidRPr="00C2061D" w:rsidRDefault="0084713E" w:rsidP="0084713E">
            <w:pPr>
              <w:rPr>
                <w:rFonts w:cs="Arial"/>
                <w:sz w:val="16"/>
                <w:szCs w:val="16"/>
              </w:rPr>
            </w:pPr>
            <w:r w:rsidRPr="00C2061D">
              <w:rPr>
                <w:rFonts w:cs="Arial"/>
                <w:sz w:val="16"/>
                <w:szCs w:val="16"/>
              </w:rPr>
              <w:t>*Control-IQ is an automated insulin delivery (AID) system designed to optimize blood glucose levels by adjusting insulin doses and administer automatic correction boluses.</w:t>
            </w:r>
          </w:p>
        </w:tc>
      </w:tr>
    </w:tbl>
    <w:p w14:paraId="0B3DF59A" w14:textId="77777777" w:rsidR="00FB4BEC" w:rsidRPr="00C2061D" w:rsidRDefault="00FB4BEC" w:rsidP="000556C8"/>
    <w:p w14:paraId="251552EC" w14:textId="77777777" w:rsidR="00FB4BEC" w:rsidRPr="00C2061D" w:rsidRDefault="00FB4BEC" w:rsidP="000556C8"/>
    <w:p w14:paraId="0A3F494C" w14:textId="77777777" w:rsidR="0079567C" w:rsidRPr="00C2061D" w:rsidRDefault="0079567C" w:rsidP="0079567C">
      <w:pPr>
        <w:pStyle w:val="Heading3"/>
      </w:pPr>
      <w:bookmarkStart w:id="127" w:name="_Toc182295632"/>
      <w:proofErr w:type="spellStart"/>
      <w:r w:rsidRPr="00C2061D">
        <w:lastRenderedPageBreak/>
        <w:t>iLet</w:t>
      </w:r>
      <w:proofErr w:type="spellEnd"/>
      <w:r w:rsidRPr="00C2061D">
        <w:t xml:space="preserve"> Bionic Pancreas</w:t>
      </w:r>
      <w:bookmarkEnd w:id="127"/>
    </w:p>
    <w:p w14:paraId="38EB99EA" w14:textId="7D8F3ECC" w:rsidR="0079567C" w:rsidRPr="00C2061D" w:rsidRDefault="0079567C" w:rsidP="0079567C">
      <w:pPr>
        <w:pStyle w:val="Caption"/>
        <w:keepNext/>
      </w:pPr>
      <w:bookmarkStart w:id="128" w:name="_Ref181278188"/>
      <w:bookmarkStart w:id="129" w:name="_Toc182997814"/>
      <w:r w:rsidRPr="00C2061D">
        <w:t xml:space="preserve">Table </w:t>
      </w:r>
      <w:fldSimple w:instr=" SEQ Table \* ARABIC ">
        <w:r w:rsidR="00E344B5">
          <w:rPr>
            <w:noProof/>
          </w:rPr>
          <w:t>12</w:t>
        </w:r>
      </w:fldSimple>
      <w:bookmarkEnd w:id="128"/>
      <w:r w:rsidRPr="00C2061D">
        <w:t>.</w:t>
      </w:r>
      <w:r w:rsidRPr="00C2061D">
        <w:rPr>
          <w:rFonts w:cs="Arial"/>
        </w:rPr>
        <w:t xml:space="preserve"> Summary of clinical studies for </w:t>
      </w:r>
      <w:proofErr w:type="spellStart"/>
      <w:r w:rsidRPr="00C2061D">
        <w:rPr>
          <w:rFonts w:cs="Arial"/>
        </w:rPr>
        <w:t>iLET</w:t>
      </w:r>
      <w:proofErr w:type="spellEnd"/>
      <w:r w:rsidRPr="00C2061D">
        <w:rPr>
          <w:rFonts w:cs="Arial"/>
        </w:rPr>
        <w:t xml:space="preserve"> Bionic Pancreas</w:t>
      </w:r>
      <w:bookmarkEnd w:id="129"/>
    </w:p>
    <w:tbl>
      <w:tblPr>
        <w:tblStyle w:val="TableGrid"/>
        <w:tblpPr w:leftFromText="180" w:rightFromText="180" w:vertAnchor="text" w:tblpY="1"/>
        <w:tblOverlap w:val="never"/>
        <w:tblW w:w="0" w:type="auto"/>
        <w:tblLook w:val="04A0" w:firstRow="1" w:lastRow="0" w:firstColumn="1" w:lastColumn="0" w:noHBand="0" w:noVBand="1"/>
      </w:tblPr>
      <w:tblGrid>
        <w:gridCol w:w="1334"/>
        <w:gridCol w:w="1714"/>
        <w:gridCol w:w="2134"/>
        <w:gridCol w:w="1603"/>
        <w:gridCol w:w="1536"/>
        <w:gridCol w:w="2187"/>
        <w:gridCol w:w="1293"/>
        <w:gridCol w:w="1239"/>
      </w:tblGrid>
      <w:tr w:rsidR="00882D55" w:rsidRPr="00C2061D" w14:paraId="796271A1" w14:textId="77777777" w:rsidTr="005E17B4">
        <w:trPr>
          <w:tblHeader/>
        </w:trPr>
        <w:tc>
          <w:tcPr>
            <w:tcW w:w="1334" w:type="dxa"/>
            <w:shd w:val="clear" w:color="auto" w:fill="BFBFBF" w:themeFill="background1" w:themeFillShade="BF"/>
          </w:tcPr>
          <w:p w14:paraId="417C6D6A" w14:textId="77777777" w:rsidR="0079567C" w:rsidRPr="00C2061D" w:rsidRDefault="0079567C" w:rsidP="008B7DEF">
            <w:pPr>
              <w:rPr>
                <w:rFonts w:cs="Arial"/>
                <w:sz w:val="16"/>
                <w:szCs w:val="16"/>
              </w:rPr>
            </w:pPr>
            <w:r w:rsidRPr="00C2061D">
              <w:rPr>
                <w:rFonts w:cs="Arial"/>
                <w:b/>
                <w:bCs/>
                <w:sz w:val="16"/>
                <w:szCs w:val="16"/>
              </w:rPr>
              <w:t>Reference</w:t>
            </w:r>
          </w:p>
        </w:tc>
        <w:tc>
          <w:tcPr>
            <w:tcW w:w="1714" w:type="dxa"/>
            <w:shd w:val="clear" w:color="auto" w:fill="BFBFBF" w:themeFill="background1" w:themeFillShade="BF"/>
          </w:tcPr>
          <w:p w14:paraId="5D7E5951" w14:textId="77777777" w:rsidR="0079567C" w:rsidRPr="00C2061D" w:rsidRDefault="0079567C" w:rsidP="008B7DEF">
            <w:pPr>
              <w:rPr>
                <w:rFonts w:cs="Arial"/>
                <w:sz w:val="16"/>
                <w:szCs w:val="16"/>
              </w:rPr>
            </w:pPr>
            <w:r w:rsidRPr="00C2061D">
              <w:rPr>
                <w:rFonts w:cs="Arial"/>
                <w:b/>
                <w:bCs/>
                <w:sz w:val="16"/>
                <w:szCs w:val="16"/>
              </w:rPr>
              <w:t>Infusion pump usage</w:t>
            </w:r>
          </w:p>
        </w:tc>
        <w:tc>
          <w:tcPr>
            <w:tcW w:w="2134" w:type="dxa"/>
            <w:shd w:val="clear" w:color="auto" w:fill="BFBFBF" w:themeFill="background1" w:themeFillShade="BF"/>
          </w:tcPr>
          <w:p w14:paraId="53356226" w14:textId="77777777" w:rsidR="0079567C" w:rsidRPr="00C2061D" w:rsidRDefault="0079567C" w:rsidP="008B7DEF">
            <w:pPr>
              <w:rPr>
                <w:rFonts w:cs="Arial"/>
                <w:sz w:val="16"/>
                <w:szCs w:val="16"/>
              </w:rPr>
            </w:pPr>
            <w:r w:rsidRPr="00C2061D">
              <w:rPr>
                <w:rFonts w:cs="Arial"/>
                <w:b/>
                <w:bCs/>
                <w:sz w:val="16"/>
                <w:szCs w:val="16"/>
              </w:rPr>
              <w:t>Study objective</w:t>
            </w:r>
          </w:p>
        </w:tc>
        <w:tc>
          <w:tcPr>
            <w:tcW w:w="1603" w:type="dxa"/>
            <w:shd w:val="clear" w:color="auto" w:fill="BFBFBF" w:themeFill="background1" w:themeFillShade="BF"/>
          </w:tcPr>
          <w:p w14:paraId="420330F5" w14:textId="77777777" w:rsidR="0079567C" w:rsidRPr="00C2061D" w:rsidRDefault="0079567C" w:rsidP="008B7DEF">
            <w:pPr>
              <w:rPr>
                <w:rFonts w:cs="Arial"/>
                <w:sz w:val="16"/>
                <w:szCs w:val="16"/>
              </w:rPr>
            </w:pPr>
            <w:r w:rsidRPr="00C2061D">
              <w:rPr>
                <w:rFonts w:cs="Arial"/>
                <w:b/>
                <w:bCs/>
                <w:sz w:val="16"/>
                <w:szCs w:val="16"/>
              </w:rPr>
              <w:t>Study design and Population</w:t>
            </w:r>
          </w:p>
        </w:tc>
        <w:tc>
          <w:tcPr>
            <w:tcW w:w="1536" w:type="dxa"/>
            <w:shd w:val="clear" w:color="auto" w:fill="BFBFBF" w:themeFill="background1" w:themeFillShade="BF"/>
          </w:tcPr>
          <w:p w14:paraId="0F7A0917" w14:textId="77777777" w:rsidR="0079567C" w:rsidRPr="00C2061D" w:rsidRDefault="0079567C" w:rsidP="008B7DEF">
            <w:pPr>
              <w:rPr>
                <w:rFonts w:cs="Arial"/>
                <w:sz w:val="16"/>
                <w:szCs w:val="16"/>
              </w:rPr>
            </w:pPr>
            <w:r w:rsidRPr="00C2061D">
              <w:rPr>
                <w:rFonts w:cs="Arial"/>
                <w:b/>
                <w:bCs/>
                <w:sz w:val="16"/>
                <w:szCs w:val="16"/>
              </w:rPr>
              <w:t>Measurable endpoints</w:t>
            </w:r>
          </w:p>
        </w:tc>
        <w:tc>
          <w:tcPr>
            <w:tcW w:w="2187" w:type="dxa"/>
            <w:shd w:val="clear" w:color="auto" w:fill="BFBFBF" w:themeFill="background1" w:themeFillShade="BF"/>
          </w:tcPr>
          <w:p w14:paraId="57BB61EA" w14:textId="77777777" w:rsidR="0079567C" w:rsidRPr="00C2061D" w:rsidRDefault="0079567C" w:rsidP="008B7DEF">
            <w:pPr>
              <w:rPr>
                <w:rFonts w:cs="Arial"/>
                <w:sz w:val="16"/>
                <w:szCs w:val="16"/>
              </w:rPr>
            </w:pPr>
            <w:r w:rsidRPr="00C2061D">
              <w:rPr>
                <w:rFonts w:cs="Arial"/>
                <w:b/>
                <w:bCs/>
                <w:sz w:val="16"/>
                <w:szCs w:val="16"/>
              </w:rPr>
              <w:t>Performance results</w:t>
            </w:r>
          </w:p>
        </w:tc>
        <w:tc>
          <w:tcPr>
            <w:tcW w:w="0" w:type="auto"/>
            <w:shd w:val="clear" w:color="auto" w:fill="BFBFBF" w:themeFill="background1" w:themeFillShade="BF"/>
          </w:tcPr>
          <w:p w14:paraId="4AA82E71" w14:textId="77777777" w:rsidR="0079567C" w:rsidRPr="00C2061D" w:rsidRDefault="0079567C" w:rsidP="008B7DEF">
            <w:pPr>
              <w:rPr>
                <w:rFonts w:cs="Arial"/>
                <w:sz w:val="16"/>
                <w:szCs w:val="16"/>
              </w:rPr>
            </w:pPr>
            <w:r w:rsidRPr="00C2061D">
              <w:rPr>
                <w:rFonts w:cs="Arial"/>
                <w:b/>
                <w:bCs/>
                <w:sz w:val="16"/>
                <w:szCs w:val="16"/>
              </w:rPr>
              <w:t>Safety issues</w:t>
            </w:r>
          </w:p>
        </w:tc>
        <w:tc>
          <w:tcPr>
            <w:tcW w:w="0" w:type="auto"/>
            <w:shd w:val="clear" w:color="auto" w:fill="BFBFBF" w:themeFill="background1" w:themeFillShade="BF"/>
          </w:tcPr>
          <w:p w14:paraId="310A7620" w14:textId="77777777" w:rsidR="0079567C" w:rsidRPr="00C2061D" w:rsidRDefault="0079567C" w:rsidP="008B7DEF">
            <w:pPr>
              <w:rPr>
                <w:rFonts w:cs="Arial"/>
                <w:sz w:val="16"/>
                <w:szCs w:val="16"/>
              </w:rPr>
            </w:pPr>
            <w:r w:rsidRPr="00C2061D">
              <w:rPr>
                <w:rFonts w:cs="Arial"/>
                <w:b/>
                <w:bCs/>
                <w:sz w:val="16"/>
                <w:szCs w:val="16"/>
              </w:rPr>
              <w:t>Comment</w:t>
            </w:r>
          </w:p>
        </w:tc>
      </w:tr>
      <w:tr w:rsidR="00357A0C" w:rsidRPr="00C2061D" w14:paraId="594C14A2" w14:textId="77777777" w:rsidTr="005E17B4">
        <w:tc>
          <w:tcPr>
            <w:tcW w:w="1334" w:type="dxa"/>
          </w:tcPr>
          <w:p w14:paraId="50AE1CAE" w14:textId="18478A1A" w:rsidR="0079567C" w:rsidRPr="00FF2044" w:rsidRDefault="0079567C" w:rsidP="008B7DEF">
            <w:pPr>
              <w:rPr>
                <w:rFonts w:cs="Arial"/>
                <w:sz w:val="16"/>
                <w:szCs w:val="16"/>
              </w:rPr>
            </w:pPr>
            <w:r w:rsidRPr="00FF2044">
              <w:rPr>
                <w:rFonts w:cs="Arial"/>
                <w:bCs/>
                <w:sz w:val="16"/>
                <w:szCs w:val="16"/>
              </w:rPr>
              <w:t>Castellanos</w:t>
            </w:r>
            <w:r>
              <w:rPr>
                <w:rFonts w:cs="Arial"/>
                <w:bCs/>
                <w:sz w:val="16"/>
                <w:szCs w:val="16"/>
              </w:rPr>
              <w:t xml:space="preserve"> et al.</w:t>
            </w:r>
            <w:r w:rsidRPr="00FF2044">
              <w:rPr>
                <w:rFonts w:cs="Arial"/>
                <w:bCs/>
                <w:sz w:val="16"/>
                <w:szCs w:val="16"/>
              </w:rPr>
              <w:t xml:space="preserve"> (2021) </w:t>
            </w:r>
            <w:r w:rsidRPr="00FF2044">
              <w:rPr>
                <w:rFonts w:cs="Arial"/>
                <w:bCs/>
                <w:sz w:val="16"/>
                <w:szCs w:val="16"/>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PEVuZE5vdGU+PENpdGU+PEF1dGhvcj5DYXN0ZWxsYW5vczwvQXV0aG9yPjxZZWFyPjIwMjE8L1ll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(56)</w:t>
            </w:r>
            <w:r w:rsidRPr="00FF2044">
              <w:rPr>
                <w:rFonts w:cs="Arial"/>
                <w:bCs/>
                <w:sz w:val="16"/>
                <w:szCs w:val="16"/>
              </w:rPr>
              <w:fldChar w:fldCharType="end"/>
            </w:r>
          </w:p>
        </w:tc>
        <w:tc>
          <w:tcPr>
            <w:tcW w:w="1714" w:type="dxa"/>
          </w:tcPr>
          <w:p w14:paraId="2CFD95DE" w14:textId="1167BC01" w:rsidR="0079567C" w:rsidRDefault="00E01447" w:rsidP="008B7DEF">
            <w:pPr>
              <w:rPr>
                <w:rFonts w:cs="Arial"/>
                <w:sz w:val="16"/>
                <w:szCs w:val="16"/>
              </w:rPr>
            </w:pPr>
            <w:r w:rsidRPr="00E01447">
              <w:rPr>
                <w:rFonts w:cs="Arial"/>
                <w:sz w:val="16"/>
                <w:szCs w:val="16"/>
              </w:rPr>
              <w:t xml:space="preserve">The </w:t>
            </w:r>
            <w:proofErr w:type="spellStart"/>
            <w:r w:rsidRPr="00E01447">
              <w:rPr>
                <w:rFonts w:cs="Arial"/>
                <w:sz w:val="16"/>
                <w:szCs w:val="16"/>
              </w:rPr>
              <w:t>iLet</w:t>
            </w:r>
            <w:proofErr w:type="spellEnd"/>
            <w:r w:rsidRPr="00E01447">
              <w:rPr>
                <w:rFonts w:cs="Arial"/>
                <w:sz w:val="16"/>
                <w:szCs w:val="16"/>
              </w:rPr>
              <w:t xml:space="preserve"> bionic pancreas</w:t>
            </w:r>
            <w:r w:rsidR="00284084">
              <w:rPr>
                <w:rFonts w:cs="Arial"/>
                <w:sz w:val="16"/>
                <w:szCs w:val="16"/>
              </w:rPr>
              <w:t xml:space="preserve"> (BP)</w:t>
            </w:r>
            <w:r w:rsidRPr="00E01447">
              <w:rPr>
                <w:rFonts w:cs="Arial"/>
                <w:sz w:val="16"/>
                <w:szCs w:val="16"/>
              </w:rPr>
              <w:t xml:space="preserve"> was used in both its insulin-only and </w:t>
            </w:r>
            <w:proofErr w:type="spellStart"/>
            <w:r w:rsidRPr="00E01447">
              <w:rPr>
                <w:rFonts w:cs="Arial"/>
                <w:sz w:val="16"/>
                <w:szCs w:val="16"/>
              </w:rPr>
              <w:t>bihormonal</w:t>
            </w:r>
            <w:proofErr w:type="spellEnd"/>
            <w:r w:rsidRPr="00E01447">
              <w:rPr>
                <w:rFonts w:cs="Arial"/>
                <w:sz w:val="16"/>
                <w:szCs w:val="16"/>
              </w:rPr>
              <w:t xml:space="preserve"> configurations. In the insulin-only configuration, it delivered insulin lispro or </w:t>
            </w:r>
            <w:proofErr w:type="spellStart"/>
            <w:r w:rsidRPr="00E01447">
              <w:rPr>
                <w:rFonts w:cs="Arial"/>
                <w:sz w:val="16"/>
                <w:szCs w:val="16"/>
              </w:rPr>
              <w:t>aspart</w:t>
            </w:r>
            <w:proofErr w:type="spellEnd"/>
            <w:r w:rsidRPr="00E01447">
              <w:rPr>
                <w:rFonts w:cs="Arial"/>
                <w:sz w:val="16"/>
                <w:szCs w:val="16"/>
              </w:rPr>
              <w:t xml:space="preserve">, while in the </w:t>
            </w:r>
            <w:proofErr w:type="spellStart"/>
            <w:r w:rsidRPr="00E01447">
              <w:rPr>
                <w:rFonts w:cs="Arial"/>
                <w:sz w:val="16"/>
                <w:szCs w:val="16"/>
              </w:rPr>
              <w:t>bihormonal</w:t>
            </w:r>
            <w:proofErr w:type="spellEnd"/>
            <w:r w:rsidRPr="00E01447">
              <w:rPr>
                <w:rFonts w:cs="Arial"/>
                <w:sz w:val="16"/>
                <w:szCs w:val="16"/>
              </w:rPr>
              <w:t xml:space="preserve"> configuration, it delivered both insulin and dasiglucagon.</w:t>
            </w:r>
          </w:p>
          <w:p w14:paraId="0502B788" w14:textId="77777777" w:rsidR="00437696" w:rsidRDefault="00437696" w:rsidP="008B7DEF">
            <w:pPr>
              <w:rPr>
                <w:rFonts w:cs="Arial"/>
                <w:sz w:val="16"/>
                <w:szCs w:val="16"/>
              </w:rPr>
            </w:pPr>
          </w:p>
          <w:p w14:paraId="428F2E54" w14:textId="7593166E" w:rsidR="00437696" w:rsidRPr="00C2061D" w:rsidRDefault="00437696" w:rsidP="008B7DEF">
            <w:pPr>
              <w:rPr>
                <w:rFonts w:cs="Arial"/>
                <w:sz w:val="16"/>
                <w:szCs w:val="16"/>
              </w:rPr>
            </w:pPr>
            <w:r>
              <w:rPr>
                <w:rFonts w:cs="Arial"/>
                <w:sz w:val="16"/>
                <w:szCs w:val="16"/>
              </w:rPr>
              <w:t xml:space="preserve">The </w:t>
            </w:r>
            <w:proofErr w:type="spellStart"/>
            <w:r>
              <w:rPr>
                <w:rFonts w:cs="Arial"/>
                <w:sz w:val="16"/>
                <w:szCs w:val="16"/>
              </w:rPr>
              <w:t>iLet</w:t>
            </w:r>
            <w:proofErr w:type="spellEnd"/>
            <w:r>
              <w:rPr>
                <w:rFonts w:cs="Arial"/>
                <w:sz w:val="16"/>
                <w:szCs w:val="16"/>
              </w:rPr>
              <w:t xml:space="preserve"> </w:t>
            </w:r>
            <w:r w:rsidRPr="00E01447">
              <w:rPr>
                <w:rFonts w:cs="Arial"/>
                <w:sz w:val="16"/>
                <w:szCs w:val="16"/>
              </w:rPr>
              <w:t xml:space="preserve"> bionic pancreas</w:t>
            </w:r>
            <w:r>
              <w:rPr>
                <w:rFonts w:cs="Arial"/>
                <w:sz w:val="16"/>
                <w:szCs w:val="16"/>
              </w:rPr>
              <w:t xml:space="preserve"> receives glucose data for the continuous glucose monitor (CGM).</w:t>
            </w:r>
          </w:p>
        </w:tc>
        <w:tc>
          <w:tcPr>
            <w:tcW w:w="2134" w:type="dxa"/>
          </w:tcPr>
          <w:p w14:paraId="09F134AB" w14:textId="74A2E9E2" w:rsidR="0079567C" w:rsidRPr="00C2061D" w:rsidRDefault="007E1B7A" w:rsidP="008B7DEF">
            <w:pPr>
              <w:rPr>
                <w:rFonts w:cs="Arial"/>
                <w:sz w:val="16"/>
                <w:szCs w:val="16"/>
              </w:rPr>
            </w:pPr>
            <w:r w:rsidRPr="007E1B7A">
              <w:rPr>
                <w:rFonts w:cs="Arial"/>
                <w:sz w:val="16"/>
                <w:szCs w:val="16"/>
              </w:rPr>
              <w:t xml:space="preserve">To evaluate the function and safety of the </w:t>
            </w:r>
            <w:proofErr w:type="spellStart"/>
            <w:r w:rsidRPr="007E1B7A">
              <w:rPr>
                <w:rFonts w:cs="Arial"/>
                <w:sz w:val="16"/>
                <w:szCs w:val="16"/>
              </w:rPr>
              <w:t>iLet</w:t>
            </w:r>
            <w:proofErr w:type="spellEnd"/>
            <w:r w:rsidRPr="007E1B7A">
              <w:rPr>
                <w:rFonts w:cs="Arial"/>
                <w:sz w:val="16"/>
                <w:szCs w:val="16"/>
              </w:rPr>
              <w:t xml:space="preserve"> </w:t>
            </w:r>
            <w:r w:rsidR="00284084">
              <w:rPr>
                <w:rFonts w:cs="Arial"/>
                <w:sz w:val="16"/>
                <w:szCs w:val="16"/>
              </w:rPr>
              <w:t>BP</w:t>
            </w:r>
            <w:r w:rsidRPr="007E1B7A">
              <w:rPr>
                <w:rFonts w:cs="Arial"/>
                <w:sz w:val="16"/>
                <w:szCs w:val="16"/>
              </w:rPr>
              <w:t xml:space="preserve"> in adults with type 1 diabetes</w:t>
            </w:r>
            <w:r>
              <w:rPr>
                <w:rFonts w:cs="Arial"/>
                <w:sz w:val="16"/>
                <w:szCs w:val="16"/>
              </w:rPr>
              <w:t xml:space="preserve"> (T1D)</w:t>
            </w:r>
            <w:r w:rsidRPr="007E1B7A">
              <w:rPr>
                <w:rFonts w:cs="Arial"/>
                <w:sz w:val="16"/>
                <w:szCs w:val="16"/>
              </w:rPr>
              <w:t xml:space="preserve">, comparing an insulin-only configuration and a </w:t>
            </w:r>
            <w:proofErr w:type="spellStart"/>
            <w:r w:rsidRPr="007E1B7A">
              <w:rPr>
                <w:rFonts w:cs="Arial"/>
                <w:sz w:val="16"/>
                <w:szCs w:val="16"/>
              </w:rPr>
              <w:t>bihormonal</w:t>
            </w:r>
            <w:proofErr w:type="spellEnd"/>
            <w:r w:rsidRPr="007E1B7A">
              <w:rPr>
                <w:rFonts w:cs="Arial"/>
                <w:sz w:val="16"/>
                <w:szCs w:val="16"/>
              </w:rPr>
              <w:t xml:space="preserve"> configuration that delivers both insulin and dasiglucagon in a home setting.</w:t>
            </w:r>
          </w:p>
        </w:tc>
        <w:tc>
          <w:tcPr>
            <w:tcW w:w="1603" w:type="dxa"/>
          </w:tcPr>
          <w:p w14:paraId="5DD4A221" w14:textId="77777777" w:rsidR="0079567C" w:rsidRDefault="00AB1DA9" w:rsidP="008B7DEF">
            <w:pPr>
              <w:rPr>
                <w:rFonts w:cs="Arial"/>
                <w:sz w:val="16"/>
                <w:szCs w:val="16"/>
              </w:rPr>
            </w:pPr>
            <w:r>
              <w:rPr>
                <w:rFonts w:cs="Arial"/>
                <w:sz w:val="16"/>
                <w:szCs w:val="16"/>
              </w:rPr>
              <w:t>O</w:t>
            </w:r>
            <w:r w:rsidRPr="00AB1DA9">
              <w:rPr>
                <w:rFonts w:cs="Arial"/>
                <w:sz w:val="16"/>
                <w:szCs w:val="16"/>
              </w:rPr>
              <w:t>pen-label, random-order, crossover, home-use trial</w:t>
            </w:r>
            <w:r>
              <w:rPr>
                <w:rFonts w:cs="Arial"/>
                <w:sz w:val="16"/>
                <w:szCs w:val="16"/>
              </w:rPr>
              <w:t>.</w:t>
            </w:r>
          </w:p>
          <w:p w14:paraId="1D469124" w14:textId="77777777" w:rsidR="00AB1DA9" w:rsidRDefault="00AB1DA9" w:rsidP="008B7DEF">
            <w:pPr>
              <w:rPr>
                <w:rFonts w:cs="Arial"/>
                <w:sz w:val="16"/>
                <w:szCs w:val="16"/>
              </w:rPr>
            </w:pPr>
          </w:p>
          <w:p w14:paraId="1DECC347" w14:textId="77777777" w:rsidR="00AB1DA9" w:rsidRDefault="00AB1DA9" w:rsidP="008B7DEF">
            <w:pPr>
              <w:rPr>
                <w:rFonts w:cs="Arial"/>
                <w:sz w:val="16"/>
                <w:szCs w:val="16"/>
              </w:rPr>
            </w:pPr>
            <w:r w:rsidRPr="00AB1DA9">
              <w:rPr>
                <w:rFonts w:cs="Arial"/>
                <w:sz w:val="16"/>
                <w:szCs w:val="16"/>
              </w:rPr>
              <w:t xml:space="preserve">The study involved 10 adults with </w:t>
            </w:r>
            <w:r>
              <w:rPr>
                <w:rFonts w:cs="Arial"/>
                <w:sz w:val="16"/>
                <w:szCs w:val="16"/>
              </w:rPr>
              <w:t>T1D</w:t>
            </w:r>
            <w:r w:rsidRPr="00AB1DA9">
              <w:rPr>
                <w:rFonts w:cs="Arial"/>
                <w:sz w:val="16"/>
                <w:szCs w:val="16"/>
              </w:rPr>
              <w:t>.</w:t>
            </w:r>
          </w:p>
          <w:p w14:paraId="34BED78E" w14:textId="77777777" w:rsidR="00E01447" w:rsidRDefault="00E01447" w:rsidP="008B7DEF">
            <w:pPr>
              <w:rPr>
                <w:rFonts w:cs="Arial"/>
                <w:sz w:val="16"/>
                <w:szCs w:val="16"/>
              </w:rPr>
            </w:pPr>
          </w:p>
          <w:p w14:paraId="76FCA101" w14:textId="246D9AF6" w:rsidR="00E01447" w:rsidRDefault="00E01447" w:rsidP="008B7DEF">
            <w:pPr>
              <w:rPr>
                <w:rFonts w:cs="Arial"/>
                <w:sz w:val="16"/>
                <w:szCs w:val="16"/>
              </w:rPr>
            </w:pPr>
            <w:r>
              <w:rPr>
                <w:rFonts w:cs="Arial"/>
                <w:sz w:val="16"/>
                <w:szCs w:val="16"/>
              </w:rPr>
              <w:t>T</w:t>
            </w:r>
            <w:r w:rsidRPr="00E01447">
              <w:rPr>
                <w:rFonts w:cs="Arial"/>
                <w:sz w:val="16"/>
                <w:szCs w:val="16"/>
              </w:rPr>
              <w:t xml:space="preserve">he study compared the performance and safety of the </w:t>
            </w:r>
            <w:proofErr w:type="spellStart"/>
            <w:r w:rsidRPr="00E01447">
              <w:rPr>
                <w:rFonts w:cs="Arial"/>
                <w:sz w:val="16"/>
                <w:szCs w:val="16"/>
              </w:rPr>
              <w:t>iLet</w:t>
            </w:r>
            <w:proofErr w:type="spellEnd"/>
            <w:r w:rsidR="00284084">
              <w:rPr>
                <w:rFonts w:cs="Arial"/>
                <w:sz w:val="16"/>
                <w:szCs w:val="16"/>
              </w:rPr>
              <w:t xml:space="preserve"> BP</w:t>
            </w:r>
            <w:r w:rsidRPr="00E01447">
              <w:rPr>
                <w:rFonts w:cs="Arial"/>
                <w:sz w:val="16"/>
                <w:szCs w:val="16"/>
              </w:rPr>
              <w:t xml:space="preserve"> in its insulin-only and </w:t>
            </w:r>
            <w:proofErr w:type="spellStart"/>
            <w:r w:rsidRPr="00E01447">
              <w:rPr>
                <w:rFonts w:cs="Arial"/>
                <w:sz w:val="16"/>
                <w:szCs w:val="16"/>
              </w:rPr>
              <w:t>bihormonal</w:t>
            </w:r>
            <w:proofErr w:type="spellEnd"/>
            <w:r w:rsidRPr="00E01447">
              <w:rPr>
                <w:rFonts w:cs="Arial"/>
                <w:sz w:val="16"/>
                <w:szCs w:val="16"/>
              </w:rPr>
              <w:t xml:space="preserve"> configurations.</w:t>
            </w:r>
          </w:p>
          <w:p w14:paraId="6F51F42E" w14:textId="77777777" w:rsidR="00E01447" w:rsidRDefault="00E01447" w:rsidP="008B7DEF">
            <w:pPr>
              <w:rPr>
                <w:rFonts w:cs="Arial"/>
                <w:sz w:val="16"/>
                <w:szCs w:val="16"/>
              </w:rPr>
            </w:pPr>
          </w:p>
          <w:p w14:paraId="7E4B1A6D" w14:textId="2DA6DEAB" w:rsidR="00E01447" w:rsidRDefault="00E01447" w:rsidP="008B7DEF">
            <w:pPr>
              <w:rPr>
                <w:rFonts w:cs="Arial"/>
                <w:sz w:val="16"/>
                <w:szCs w:val="16"/>
              </w:rPr>
            </w:pPr>
            <w:r w:rsidRPr="00E01447">
              <w:rPr>
                <w:rFonts w:cs="Arial"/>
                <w:sz w:val="16"/>
                <w:szCs w:val="16"/>
              </w:rPr>
              <w:t xml:space="preserve">Each participant used the insulin-only </w:t>
            </w:r>
            <w:proofErr w:type="spellStart"/>
            <w:r w:rsidRPr="00E01447">
              <w:rPr>
                <w:rFonts w:cs="Arial"/>
                <w:sz w:val="16"/>
                <w:szCs w:val="16"/>
              </w:rPr>
              <w:t>iLet</w:t>
            </w:r>
            <w:proofErr w:type="spellEnd"/>
            <w:r w:rsidRPr="00E01447">
              <w:rPr>
                <w:rFonts w:cs="Arial"/>
                <w:sz w:val="16"/>
                <w:szCs w:val="16"/>
              </w:rPr>
              <w:t xml:space="preserve"> for 7 days and the </w:t>
            </w:r>
            <w:proofErr w:type="spellStart"/>
            <w:r w:rsidRPr="00E01447">
              <w:rPr>
                <w:rFonts w:cs="Arial"/>
                <w:sz w:val="16"/>
                <w:szCs w:val="16"/>
              </w:rPr>
              <w:t>bihormonal</w:t>
            </w:r>
            <w:proofErr w:type="spellEnd"/>
            <w:r w:rsidRPr="00E01447">
              <w:rPr>
                <w:rFonts w:cs="Arial"/>
                <w:sz w:val="16"/>
                <w:szCs w:val="16"/>
              </w:rPr>
              <w:t xml:space="preserve"> </w:t>
            </w:r>
            <w:proofErr w:type="spellStart"/>
            <w:r w:rsidRPr="00E01447">
              <w:rPr>
                <w:rFonts w:cs="Arial"/>
                <w:sz w:val="16"/>
                <w:szCs w:val="16"/>
              </w:rPr>
              <w:t>iLet</w:t>
            </w:r>
            <w:proofErr w:type="spellEnd"/>
            <w:r w:rsidRPr="00E01447">
              <w:rPr>
                <w:rFonts w:cs="Arial"/>
                <w:sz w:val="16"/>
                <w:szCs w:val="16"/>
              </w:rPr>
              <w:t xml:space="preserve"> for 7 days</w:t>
            </w:r>
            <w:r w:rsidR="00FD2131">
              <w:rPr>
                <w:rFonts w:cs="Arial"/>
                <w:sz w:val="16"/>
                <w:szCs w:val="16"/>
              </w:rPr>
              <w:t xml:space="preserve"> in random order</w:t>
            </w:r>
            <w:r w:rsidRPr="00E01447">
              <w:rPr>
                <w:rFonts w:cs="Arial"/>
                <w:sz w:val="16"/>
                <w:szCs w:val="16"/>
              </w:rPr>
              <w:t>.</w:t>
            </w:r>
          </w:p>
          <w:p w14:paraId="057E4A08" w14:textId="3BB9F4AF" w:rsidR="00E01447" w:rsidRPr="00C2061D" w:rsidRDefault="00E01447" w:rsidP="008B7DEF">
            <w:pPr>
              <w:rPr>
                <w:rFonts w:cs="Arial"/>
                <w:sz w:val="16"/>
                <w:szCs w:val="16"/>
              </w:rPr>
            </w:pPr>
          </w:p>
        </w:tc>
        <w:tc>
          <w:tcPr>
            <w:tcW w:w="1536" w:type="dxa"/>
          </w:tcPr>
          <w:p w14:paraId="0B141633" w14:textId="77777777" w:rsidR="00E01447" w:rsidRDefault="00E01447">
            <w:pPr>
              <w:pStyle w:val="ListParagraph"/>
              <w:numPr>
                <w:ilvl w:val="0"/>
                <w:numId w:val="20"/>
              </w:numPr>
              <w:ind w:left="145" w:hanging="145"/>
              <w:jc w:val="left"/>
              <w:rPr>
                <w:rFonts w:cs="Arial"/>
                <w:sz w:val="16"/>
                <w:szCs w:val="16"/>
              </w:rPr>
            </w:pPr>
            <w:proofErr w:type="spellStart"/>
            <w:r w:rsidRPr="00E01447">
              <w:rPr>
                <w:rFonts w:cs="Arial"/>
                <w:sz w:val="16"/>
                <w:szCs w:val="16"/>
              </w:rPr>
              <w:t>iLet</w:t>
            </w:r>
            <w:proofErr w:type="spellEnd"/>
            <w:r w:rsidRPr="00E01447">
              <w:rPr>
                <w:rFonts w:cs="Arial"/>
                <w:sz w:val="16"/>
                <w:szCs w:val="16"/>
              </w:rPr>
              <w:t xml:space="preserve"> operational threshold</w:t>
            </w:r>
            <w:r>
              <w:rPr>
                <w:rFonts w:cs="Arial"/>
                <w:sz w:val="16"/>
                <w:szCs w:val="16"/>
              </w:rPr>
              <w:t>s</w:t>
            </w:r>
          </w:p>
          <w:p w14:paraId="5850EDE6" w14:textId="4B15C427" w:rsidR="00E01447" w:rsidRPr="00E01447" w:rsidRDefault="00E01447">
            <w:pPr>
              <w:pStyle w:val="ListParagraph"/>
              <w:numPr>
                <w:ilvl w:val="0"/>
                <w:numId w:val="20"/>
              </w:numPr>
              <w:ind w:left="145" w:hanging="145"/>
              <w:jc w:val="left"/>
              <w:rPr>
                <w:rFonts w:cs="Arial"/>
                <w:sz w:val="16"/>
                <w:szCs w:val="16"/>
              </w:rPr>
            </w:pPr>
            <w:r w:rsidRPr="00E01447">
              <w:rPr>
                <w:rFonts w:cs="Arial"/>
                <w:sz w:val="16"/>
                <w:szCs w:val="16"/>
              </w:rPr>
              <w:t>Time below range (%TBR:</w:t>
            </w:r>
            <w:r w:rsidR="004B5ED4">
              <w:rPr>
                <w:rFonts w:cs="Arial"/>
                <w:sz w:val="16"/>
                <w:szCs w:val="16"/>
              </w:rPr>
              <w:t xml:space="preserve"> &lt;70 and</w:t>
            </w:r>
            <w:r w:rsidRPr="00E01447">
              <w:rPr>
                <w:rFonts w:cs="Arial"/>
                <w:sz w:val="16"/>
                <w:szCs w:val="16"/>
              </w:rPr>
              <w:t xml:space="preserve"> &lt;54 mg/dL)</w:t>
            </w:r>
          </w:p>
          <w:p w14:paraId="52DADE68" w14:textId="6AC93A85" w:rsidR="00E01447" w:rsidRDefault="00521DD9">
            <w:pPr>
              <w:pStyle w:val="ListParagraph"/>
              <w:numPr>
                <w:ilvl w:val="0"/>
                <w:numId w:val="20"/>
              </w:numPr>
              <w:ind w:left="145" w:hanging="145"/>
              <w:jc w:val="left"/>
              <w:rPr>
                <w:rFonts w:cs="Arial"/>
                <w:sz w:val="16"/>
                <w:szCs w:val="16"/>
              </w:rPr>
            </w:pPr>
            <w:r>
              <w:rPr>
                <w:rFonts w:cs="Arial"/>
                <w:sz w:val="16"/>
                <w:szCs w:val="16"/>
              </w:rPr>
              <w:t>Time in range (</w:t>
            </w:r>
            <w:r w:rsidR="00E01447" w:rsidRPr="00C2061D">
              <w:rPr>
                <w:rFonts w:cs="Arial"/>
                <w:sz w:val="16"/>
                <w:szCs w:val="16"/>
              </w:rPr>
              <w:t>%TiR</w:t>
            </w:r>
            <w:r>
              <w:rPr>
                <w:rFonts w:cs="Arial"/>
                <w:sz w:val="16"/>
                <w:szCs w:val="16"/>
              </w:rPr>
              <w:t>:</w:t>
            </w:r>
            <w:r w:rsidR="00E01447" w:rsidRPr="00C2061D">
              <w:rPr>
                <w:rFonts w:cs="Arial"/>
                <w:sz w:val="16"/>
                <w:szCs w:val="16"/>
              </w:rPr>
              <w:t xml:space="preserve"> 70–180 mg/dL)</w:t>
            </w:r>
          </w:p>
          <w:p w14:paraId="397A3B38" w14:textId="0FCF68A9" w:rsidR="00063813" w:rsidRDefault="00063813">
            <w:pPr>
              <w:pStyle w:val="ListParagraph"/>
              <w:numPr>
                <w:ilvl w:val="0"/>
                <w:numId w:val="20"/>
              </w:numPr>
              <w:ind w:left="145" w:hanging="145"/>
              <w:jc w:val="left"/>
              <w:rPr>
                <w:rFonts w:cs="Arial"/>
                <w:sz w:val="16"/>
                <w:szCs w:val="16"/>
              </w:rPr>
            </w:pPr>
            <w:r>
              <w:rPr>
                <w:rFonts w:cs="Arial"/>
                <w:sz w:val="16"/>
                <w:szCs w:val="16"/>
              </w:rPr>
              <w:t>Time above range (%TAR: &gt;180 and &gt;250 mg/dL)</w:t>
            </w:r>
          </w:p>
          <w:p w14:paraId="47AAE9BE" w14:textId="7A0F569A" w:rsidR="00D76187" w:rsidRDefault="00D76187">
            <w:pPr>
              <w:pStyle w:val="ListParagraph"/>
              <w:numPr>
                <w:ilvl w:val="0"/>
                <w:numId w:val="20"/>
              </w:numPr>
              <w:ind w:left="145" w:hanging="145"/>
              <w:jc w:val="left"/>
              <w:rPr>
                <w:rFonts w:cs="Arial"/>
                <w:sz w:val="16"/>
                <w:szCs w:val="16"/>
              </w:rPr>
            </w:pPr>
            <w:r>
              <w:rPr>
                <w:rFonts w:cs="Arial"/>
                <w:sz w:val="16"/>
                <w:szCs w:val="16"/>
              </w:rPr>
              <w:t>Mean glucose levels</w:t>
            </w:r>
          </w:p>
          <w:p w14:paraId="566DCF09" w14:textId="77777777" w:rsidR="00D76187" w:rsidRDefault="00D76187">
            <w:pPr>
              <w:pStyle w:val="ListParagraph"/>
              <w:numPr>
                <w:ilvl w:val="0"/>
                <w:numId w:val="20"/>
              </w:numPr>
              <w:ind w:left="145" w:hanging="145"/>
              <w:jc w:val="left"/>
              <w:rPr>
                <w:rFonts w:cs="Arial"/>
                <w:sz w:val="16"/>
                <w:szCs w:val="16"/>
              </w:rPr>
            </w:pPr>
            <w:r>
              <w:rPr>
                <w:rFonts w:cs="Arial"/>
                <w:sz w:val="16"/>
                <w:szCs w:val="16"/>
              </w:rPr>
              <w:t>M</w:t>
            </w:r>
            <w:r w:rsidRPr="00D76187">
              <w:rPr>
                <w:rFonts w:cs="Arial"/>
                <w:sz w:val="16"/>
                <w:szCs w:val="16"/>
              </w:rPr>
              <w:t>ean total daily dose (TDD) of dasiglucagon</w:t>
            </w:r>
          </w:p>
          <w:p w14:paraId="47ACC191" w14:textId="77777777" w:rsidR="00D76187" w:rsidRDefault="00D76187">
            <w:pPr>
              <w:pStyle w:val="ListParagraph"/>
              <w:numPr>
                <w:ilvl w:val="0"/>
                <w:numId w:val="20"/>
              </w:numPr>
              <w:ind w:left="145" w:hanging="145"/>
              <w:jc w:val="left"/>
              <w:rPr>
                <w:rFonts w:cs="Arial"/>
                <w:sz w:val="16"/>
                <w:szCs w:val="16"/>
              </w:rPr>
            </w:pPr>
            <w:r>
              <w:rPr>
                <w:rFonts w:cs="Arial"/>
                <w:sz w:val="16"/>
                <w:szCs w:val="16"/>
              </w:rPr>
              <w:t>C</w:t>
            </w:r>
            <w:r w:rsidRPr="00D76187">
              <w:rPr>
                <w:rFonts w:cs="Arial"/>
                <w:sz w:val="16"/>
                <w:szCs w:val="16"/>
              </w:rPr>
              <w:t>arbohydrate intake to manage hypoglycemia</w:t>
            </w:r>
          </w:p>
          <w:p w14:paraId="63692BE0" w14:textId="26B17B36" w:rsidR="00D76187" w:rsidRDefault="00D76187">
            <w:pPr>
              <w:pStyle w:val="ListParagraph"/>
              <w:numPr>
                <w:ilvl w:val="0"/>
                <w:numId w:val="20"/>
              </w:numPr>
              <w:ind w:left="145" w:hanging="145"/>
              <w:jc w:val="left"/>
              <w:rPr>
                <w:rFonts w:cs="Arial"/>
                <w:sz w:val="16"/>
                <w:szCs w:val="16"/>
              </w:rPr>
            </w:pPr>
            <w:r>
              <w:rPr>
                <w:rFonts w:cs="Arial"/>
                <w:sz w:val="16"/>
                <w:szCs w:val="16"/>
              </w:rPr>
              <w:t>A</w:t>
            </w:r>
            <w:r w:rsidRPr="00D76187">
              <w:rPr>
                <w:rFonts w:cs="Arial"/>
                <w:sz w:val="16"/>
                <w:szCs w:val="16"/>
              </w:rPr>
              <w:t>dverse events</w:t>
            </w:r>
            <w:r>
              <w:rPr>
                <w:rFonts w:cs="Arial"/>
                <w:sz w:val="16"/>
                <w:szCs w:val="16"/>
              </w:rPr>
              <w:t xml:space="preserve"> (AEs)</w:t>
            </w:r>
          </w:p>
          <w:p w14:paraId="58EADA70" w14:textId="7D074805" w:rsidR="0079567C" w:rsidRPr="00C2061D" w:rsidRDefault="0079567C" w:rsidP="00E01447">
            <w:pPr>
              <w:jc w:val="left"/>
              <w:rPr>
                <w:rFonts w:cs="Arial"/>
                <w:sz w:val="16"/>
                <w:szCs w:val="16"/>
              </w:rPr>
            </w:pPr>
          </w:p>
        </w:tc>
        <w:tc>
          <w:tcPr>
            <w:tcW w:w="2187" w:type="dxa"/>
          </w:tcPr>
          <w:p w14:paraId="4CAE7E83" w14:textId="4ACF634B" w:rsidR="0064546E" w:rsidRDefault="00437696" w:rsidP="008B7DEF">
            <w:pPr>
              <w:rPr>
                <w:rFonts w:cs="Arial"/>
                <w:sz w:val="16"/>
                <w:szCs w:val="16"/>
              </w:rPr>
            </w:pPr>
            <w:r w:rsidRPr="00437696">
              <w:rPr>
                <w:rFonts w:cs="Arial"/>
                <w:sz w:val="16"/>
                <w:szCs w:val="16"/>
              </w:rPr>
              <w:t xml:space="preserve">The </w:t>
            </w:r>
            <w:proofErr w:type="spellStart"/>
            <w:r w:rsidRPr="00437696">
              <w:rPr>
                <w:rFonts w:cs="Arial"/>
                <w:sz w:val="16"/>
                <w:szCs w:val="16"/>
              </w:rPr>
              <w:t>iLet</w:t>
            </w:r>
            <w:proofErr w:type="spellEnd"/>
            <w:r w:rsidR="00284084">
              <w:rPr>
                <w:rFonts w:cs="Arial"/>
                <w:sz w:val="16"/>
                <w:szCs w:val="16"/>
              </w:rPr>
              <w:t xml:space="preserve"> BP</w:t>
            </w:r>
            <w:r w:rsidRPr="00437696">
              <w:rPr>
                <w:rFonts w:cs="Arial"/>
                <w:sz w:val="16"/>
                <w:szCs w:val="16"/>
              </w:rPr>
              <w:t xml:space="preserve"> achieved high CGM capture rates during both the insulin-only (90.7%) and </w:t>
            </w:r>
            <w:proofErr w:type="spellStart"/>
            <w:r w:rsidRPr="00437696">
              <w:rPr>
                <w:rFonts w:cs="Arial"/>
                <w:sz w:val="16"/>
                <w:szCs w:val="16"/>
              </w:rPr>
              <w:t>bihormonal</w:t>
            </w:r>
            <w:proofErr w:type="spellEnd"/>
            <w:r w:rsidRPr="00437696">
              <w:rPr>
                <w:rFonts w:cs="Arial"/>
                <w:sz w:val="16"/>
                <w:szCs w:val="16"/>
              </w:rPr>
              <w:t xml:space="preserve"> (88.7%) periods, with drug dosing availability exceeding 95%.</w:t>
            </w:r>
          </w:p>
          <w:p w14:paraId="54FEAA6E" w14:textId="77777777" w:rsidR="0064546E" w:rsidRDefault="0064546E" w:rsidP="008B7DEF">
            <w:pPr>
              <w:rPr>
                <w:rFonts w:cs="Arial"/>
                <w:sz w:val="16"/>
                <w:szCs w:val="16"/>
              </w:rPr>
            </w:pPr>
          </w:p>
          <w:p w14:paraId="0647AC2C" w14:textId="77777777" w:rsidR="002A7F27" w:rsidRDefault="00437696" w:rsidP="008B7DEF">
            <w:pPr>
              <w:rPr>
                <w:rFonts w:cs="Arial"/>
                <w:sz w:val="16"/>
                <w:szCs w:val="16"/>
              </w:rPr>
            </w:pPr>
            <w:r w:rsidRPr="00437696">
              <w:rPr>
                <w:rFonts w:cs="Arial"/>
                <w:sz w:val="16"/>
                <w:szCs w:val="16"/>
              </w:rPr>
              <w:t>For insulin, the delivery ratio was within 95-105% of the target volume, demonstrating reliable performance.</w:t>
            </w:r>
          </w:p>
          <w:p w14:paraId="7B901F82" w14:textId="77777777" w:rsidR="002A7F27" w:rsidRDefault="002A7F27" w:rsidP="008B7DEF">
            <w:pPr>
              <w:rPr>
                <w:rFonts w:cs="Arial"/>
                <w:sz w:val="16"/>
                <w:szCs w:val="16"/>
              </w:rPr>
            </w:pPr>
          </w:p>
          <w:p w14:paraId="6F2352E6" w14:textId="645154F1" w:rsidR="002740BD" w:rsidRDefault="002A7F27" w:rsidP="008B7DEF">
            <w:pPr>
              <w:rPr>
                <w:rFonts w:cs="Arial"/>
                <w:sz w:val="16"/>
                <w:szCs w:val="16"/>
              </w:rPr>
            </w:pPr>
            <w:r>
              <w:rPr>
                <w:rFonts w:cs="Arial"/>
                <w:sz w:val="16"/>
                <w:szCs w:val="16"/>
              </w:rPr>
              <w:t>TBR</w:t>
            </w:r>
            <w:r w:rsidR="00437696" w:rsidRPr="00437696">
              <w:rPr>
                <w:rFonts w:cs="Arial"/>
                <w:sz w:val="16"/>
                <w:szCs w:val="16"/>
              </w:rPr>
              <w:t xml:space="preserve">&lt;54 mg/dL was reduced in the </w:t>
            </w:r>
            <w:proofErr w:type="spellStart"/>
            <w:r w:rsidR="00437696" w:rsidRPr="00437696">
              <w:rPr>
                <w:rFonts w:cs="Arial"/>
                <w:sz w:val="16"/>
                <w:szCs w:val="16"/>
              </w:rPr>
              <w:t>bihormonal</w:t>
            </w:r>
            <w:proofErr w:type="spellEnd"/>
            <w:r w:rsidR="00437696" w:rsidRPr="00437696">
              <w:rPr>
                <w:rFonts w:cs="Arial"/>
                <w:sz w:val="16"/>
                <w:szCs w:val="16"/>
              </w:rPr>
              <w:t xml:space="preserve"> configuration (0.2%) compared to the insulin-only configuration (0.6%). </w:t>
            </w:r>
            <w:r w:rsidR="002740BD">
              <w:rPr>
                <w:rFonts w:cs="Arial"/>
                <w:sz w:val="16"/>
                <w:szCs w:val="16"/>
              </w:rPr>
              <w:t xml:space="preserve">Similarly, TBR&lt;70 was reduced from 4% in the insulin-only approach to 2% </w:t>
            </w:r>
            <w:r w:rsidR="002740BD" w:rsidRPr="00437696">
              <w:rPr>
                <w:rFonts w:cs="Arial"/>
                <w:sz w:val="16"/>
                <w:szCs w:val="16"/>
              </w:rPr>
              <w:t xml:space="preserve"> in the </w:t>
            </w:r>
            <w:proofErr w:type="spellStart"/>
            <w:r w:rsidR="002740BD" w:rsidRPr="00437696">
              <w:rPr>
                <w:rFonts w:cs="Arial"/>
                <w:sz w:val="16"/>
                <w:szCs w:val="16"/>
              </w:rPr>
              <w:t>bihormonal</w:t>
            </w:r>
            <w:proofErr w:type="spellEnd"/>
            <w:r w:rsidR="002740BD" w:rsidRPr="00437696">
              <w:rPr>
                <w:rFonts w:cs="Arial"/>
                <w:sz w:val="16"/>
                <w:szCs w:val="16"/>
              </w:rPr>
              <w:t xml:space="preserve"> configuration</w:t>
            </w:r>
            <w:r w:rsidR="002740BD">
              <w:rPr>
                <w:rFonts w:cs="Arial"/>
                <w:sz w:val="16"/>
                <w:szCs w:val="16"/>
              </w:rPr>
              <w:t>.</w:t>
            </w:r>
          </w:p>
          <w:p w14:paraId="076F2E3C" w14:textId="77777777" w:rsidR="002740BD" w:rsidRDefault="002740BD" w:rsidP="008B7DEF">
            <w:pPr>
              <w:rPr>
                <w:rFonts w:cs="Arial"/>
                <w:sz w:val="16"/>
                <w:szCs w:val="16"/>
              </w:rPr>
            </w:pPr>
          </w:p>
          <w:p w14:paraId="50872EFE" w14:textId="393027AF" w:rsidR="0079567C" w:rsidRDefault="00437696" w:rsidP="008B7DEF">
            <w:pPr>
              <w:rPr>
                <w:rFonts w:cs="Arial"/>
                <w:sz w:val="16"/>
                <w:szCs w:val="16"/>
              </w:rPr>
            </w:pPr>
            <w:r w:rsidRPr="00437696">
              <w:rPr>
                <w:rFonts w:cs="Arial"/>
                <w:sz w:val="16"/>
                <w:szCs w:val="16"/>
              </w:rPr>
              <w:t xml:space="preserve">The </w:t>
            </w:r>
            <w:proofErr w:type="spellStart"/>
            <w:r w:rsidRPr="00437696">
              <w:rPr>
                <w:rFonts w:cs="Arial"/>
                <w:sz w:val="16"/>
                <w:szCs w:val="16"/>
              </w:rPr>
              <w:t>bihormonal</w:t>
            </w:r>
            <w:proofErr w:type="spellEnd"/>
            <w:r w:rsidRPr="00437696">
              <w:rPr>
                <w:rFonts w:cs="Arial"/>
                <w:sz w:val="16"/>
                <w:szCs w:val="16"/>
              </w:rPr>
              <w:t xml:space="preserve"> setup also achieved a lower mean CGM glucose (139 mg/dL) and higher </w:t>
            </w:r>
            <w:r w:rsidR="002A7F27">
              <w:rPr>
                <w:rFonts w:cs="Arial"/>
                <w:sz w:val="16"/>
                <w:szCs w:val="16"/>
              </w:rPr>
              <w:t>TiR</w:t>
            </w:r>
            <w:r w:rsidRPr="00437696">
              <w:rPr>
                <w:rFonts w:cs="Arial"/>
                <w:sz w:val="16"/>
                <w:szCs w:val="16"/>
              </w:rPr>
              <w:t xml:space="preserve"> (79%) compared to the insulin-only setup (149 mg/dL, 72%).</w:t>
            </w:r>
          </w:p>
          <w:p w14:paraId="64066E79" w14:textId="77777777" w:rsidR="00E253F1" w:rsidRDefault="00E253F1" w:rsidP="008B7DEF">
            <w:pPr>
              <w:rPr>
                <w:rFonts w:cs="Arial"/>
                <w:sz w:val="16"/>
                <w:szCs w:val="16"/>
              </w:rPr>
            </w:pPr>
          </w:p>
          <w:p w14:paraId="44CAEA1B" w14:textId="35E71FB4" w:rsidR="00E253F1" w:rsidRPr="00C2061D" w:rsidRDefault="00E253F1" w:rsidP="008B7DEF">
            <w:pPr>
              <w:rPr>
                <w:rFonts w:cs="Arial"/>
                <w:sz w:val="16"/>
                <w:szCs w:val="16"/>
              </w:rPr>
            </w:pPr>
            <w:r w:rsidRPr="00E253F1">
              <w:rPr>
                <w:rFonts w:cs="Arial"/>
                <w:sz w:val="16"/>
                <w:szCs w:val="16"/>
              </w:rPr>
              <w:t xml:space="preserve">There were five instances of insulin leakage at the insulin cartridge connector, occurring once in the </w:t>
            </w:r>
            <w:proofErr w:type="spellStart"/>
            <w:r w:rsidRPr="00E253F1">
              <w:rPr>
                <w:rFonts w:cs="Arial"/>
                <w:sz w:val="16"/>
                <w:szCs w:val="16"/>
              </w:rPr>
              <w:t>bihormonal</w:t>
            </w:r>
            <w:proofErr w:type="spellEnd"/>
            <w:r w:rsidRPr="00E253F1">
              <w:rPr>
                <w:rFonts w:cs="Arial"/>
                <w:sz w:val="16"/>
                <w:szCs w:val="16"/>
              </w:rPr>
              <w:t xml:space="preserve"> period and four times in the insulin-only period. The issue was traced to off-center needle piercing of the cartridge septum, which resulted in </w:t>
            </w:r>
            <w:r w:rsidRPr="00E253F1">
              <w:rPr>
                <w:rFonts w:cs="Arial"/>
                <w:sz w:val="16"/>
                <w:szCs w:val="16"/>
              </w:rPr>
              <w:lastRenderedPageBreak/>
              <w:t>leakage through an enlarged hole.</w:t>
            </w:r>
          </w:p>
        </w:tc>
        <w:tc>
          <w:tcPr>
            <w:tcW w:w="0" w:type="auto"/>
          </w:tcPr>
          <w:p w14:paraId="4521CDF7" w14:textId="77777777" w:rsidR="00CB26FB" w:rsidRDefault="00CB26FB" w:rsidP="008B7DEF">
            <w:pPr>
              <w:rPr>
                <w:rFonts w:cs="Arial"/>
                <w:sz w:val="16"/>
                <w:szCs w:val="16"/>
              </w:rPr>
            </w:pPr>
            <w:r w:rsidRPr="00CB26FB">
              <w:rPr>
                <w:rFonts w:cs="Arial"/>
                <w:sz w:val="16"/>
                <w:szCs w:val="16"/>
              </w:rPr>
              <w:lastRenderedPageBreak/>
              <w:t xml:space="preserve">One participant reported vomiting during the </w:t>
            </w:r>
            <w:proofErr w:type="spellStart"/>
            <w:r w:rsidRPr="00CB26FB">
              <w:rPr>
                <w:rFonts w:cs="Arial"/>
                <w:sz w:val="16"/>
                <w:szCs w:val="16"/>
              </w:rPr>
              <w:t>bihormonal</w:t>
            </w:r>
            <w:proofErr w:type="spellEnd"/>
            <w:r w:rsidRPr="00CB26FB">
              <w:rPr>
                <w:rFonts w:cs="Arial"/>
                <w:sz w:val="16"/>
                <w:szCs w:val="16"/>
              </w:rPr>
              <w:t xml:space="preserve"> period. </w:t>
            </w:r>
          </w:p>
          <w:p w14:paraId="102DA505" w14:textId="77777777" w:rsidR="00CB26FB" w:rsidRDefault="00CB26FB" w:rsidP="008B7DEF">
            <w:pPr>
              <w:rPr>
                <w:rFonts w:cs="Arial"/>
                <w:sz w:val="16"/>
                <w:szCs w:val="16"/>
              </w:rPr>
            </w:pPr>
          </w:p>
          <w:p w14:paraId="3783EB78" w14:textId="492664A3" w:rsidR="0079567C" w:rsidRPr="00C2061D" w:rsidRDefault="00CB26FB" w:rsidP="008B7DEF">
            <w:pPr>
              <w:rPr>
                <w:rFonts w:cs="Arial"/>
                <w:sz w:val="16"/>
                <w:szCs w:val="16"/>
              </w:rPr>
            </w:pPr>
            <w:r w:rsidRPr="00CB26FB">
              <w:rPr>
                <w:rFonts w:cs="Arial"/>
                <w:sz w:val="16"/>
                <w:szCs w:val="16"/>
              </w:rPr>
              <w:t>No severe hypoglycemia, diabetic ketoacidosis</w:t>
            </w:r>
            <w:r>
              <w:rPr>
                <w:rFonts w:cs="Arial"/>
                <w:sz w:val="16"/>
                <w:szCs w:val="16"/>
              </w:rPr>
              <w:t xml:space="preserve"> (DKA)</w:t>
            </w:r>
            <w:r w:rsidRPr="00CB26FB">
              <w:rPr>
                <w:rFonts w:cs="Arial"/>
                <w:sz w:val="16"/>
                <w:szCs w:val="16"/>
              </w:rPr>
              <w:t>, serious adverse events</w:t>
            </w:r>
            <w:r>
              <w:rPr>
                <w:rFonts w:cs="Arial"/>
                <w:sz w:val="16"/>
                <w:szCs w:val="16"/>
              </w:rPr>
              <w:t xml:space="preserve"> (SAEs)</w:t>
            </w:r>
            <w:r w:rsidRPr="00CB26FB">
              <w:rPr>
                <w:rFonts w:cs="Arial"/>
                <w:sz w:val="16"/>
                <w:szCs w:val="16"/>
              </w:rPr>
              <w:t>, or unexpected side effects were reported.</w:t>
            </w:r>
          </w:p>
        </w:tc>
        <w:tc>
          <w:tcPr>
            <w:tcW w:w="0" w:type="auto"/>
          </w:tcPr>
          <w:p w14:paraId="5AED3661" w14:textId="0112932B" w:rsidR="0079567C" w:rsidRPr="00C2061D" w:rsidRDefault="003F0C60" w:rsidP="008B7DEF">
            <w:pPr>
              <w:rPr>
                <w:rFonts w:cs="Arial"/>
                <w:sz w:val="16"/>
                <w:szCs w:val="16"/>
              </w:rPr>
            </w:pPr>
            <w:r w:rsidRPr="003F0C60">
              <w:rPr>
                <w:rFonts w:cs="Arial"/>
                <w:sz w:val="16"/>
                <w:szCs w:val="16"/>
              </w:rPr>
              <w:t xml:space="preserve">The </w:t>
            </w:r>
            <w:proofErr w:type="spellStart"/>
            <w:r w:rsidRPr="003F0C60">
              <w:rPr>
                <w:rFonts w:cs="Arial"/>
                <w:sz w:val="16"/>
                <w:szCs w:val="16"/>
              </w:rPr>
              <w:t>bihormonal</w:t>
            </w:r>
            <w:proofErr w:type="spellEnd"/>
            <w:r w:rsidRPr="003F0C60">
              <w:rPr>
                <w:rFonts w:cs="Arial"/>
                <w:sz w:val="16"/>
                <w:szCs w:val="16"/>
              </w:rPr>
              <w:t xml:space="preserve"> </w:t>
            </w:r>
            <w:proofErr w:type="spellStart"/>
            <w:r w:rsidRPr="003F0C60">
              <w:rPr>
                <w:rFonts w:cs="Arial"/>
                <w:sz w:val="16"/>
                <w:szCs w:val="16"/>
              </w:rPr>
              <w:t>iLet</w:t>
            </w:r>
            <w:proofErr w:type="spellEnd"/>
            <w:r>
              <w:rPr>
                <w:rFonts w:cs="Arial"/>
                <w:sz w:val="16"/>
                <w:szCs w:val="16"/>
              </w:rPr>
              <w:t xml:space="preserve"> </w:t>
            </w:r>
            <w:r w:rsidR="00284084">
              <w:rPr>
                <w:rFonts w:cs="Arial"/>
                <w:sz w:val="16"/>
                <w:szCs w:val="16"/>
              </w:rPr>
              <w:t xml:space="preserve">BP </w:t>
            </w:r>
            <w:r>
              <w:rPr>
                <w:rFonts w:cs="Arial"/>
                <w:sz w:val="16"/>
                <w:szCs w:val="16"/>
              </w:rPr>
              <w:t>with dasiglucagon and insulin</w:t>
            </w:r>
            <w:r w:rsidRPr="003F0C60">
              <w:rPr>
                <w:rFonts w:cs="Arial"/>
                <w:sz w:val="16"/>
                <w:szCs w:val="16"/>
              </w:rPr>
              <w:t xml:space="preserve"> was effective in minimizing hypoglycemia, with the median time below 54 mg/dL at only 0.2%, compared to 0.6% in the insulin-only configuration.</w:t>
            </w:r>
          </w:p>
        </w:tc>
      </w:tr>
      <w:tr w:rsidR="00357A0C" w:rsidRPr="00C2061D" w14:paraId="49557EAC" w14:textId="77777777" w:rsidTr="005E17B4">
        <w:tc>
          <w:tcPr>
            <w:tcW w:w="1334" w:type="dxa"/>
          </w:tcPr>
          <w:p w14:paraId="0FA8170D" w14:textId="3B5A5A69" w:rsidR="0079567C" w:rsidRPr="00FF2044" w:rsidRDefault="0079567C" w:rsidP="008B7DEF">
            <w:pPr>
              <w:rPr>
                <w:rFonts w:cs="Arial"/>
                <w:sz w:val="16"/>
                <w:szCs w:val="16"/>
              </w:rPr>
            </w:pPr>
            <w:r w:rsidRPr="00FF2044">
              <w:rPr>
                <w:rFonts w:cs="Arial"/>
                <w:bCs/>
                <w:sz w:val="16"/>
                <w:szCs w:val="16"/>
              </w:rPr>
              <w:t>Castellanos</w:t>
            </w:r>
            <w:r>
              <w:rPr>
                <w:rFonts w:cs="Arial"/>
                <w:bCs/>
                <w:sz w:val="16"/>
                <w:szCs w:val="16"/>
              </w:rPr>
              <w:t xml:space="preserve"> et al.</w:t>
            </w:r>
            <w:r w:rsidRPr="00FF2044">
              <w:rPr>
                <w:rFonts w:cs="Arial"/>
                <w:bCs/>
                <w:sz w:val="16"/>
                <w:szCs w:val="16"/>
              </w:rPr>
              <w:t xml:space="preserve"> (2023) </w:t>
            </w:r>
            <w:r w:rsidRPr="00FF2044">
              <w:rPr>
                <w:rFonts w:cs="Arial"/>
                <w:bCs/>
                <w:sz w:val="16"/>
                <w:szCs w:val="16"/>
              </w:rPr>
              <w:fldChar w:fldCharType="begin">
                <w:fldData xml:space="preserve">PEVuZE5vdGU+PENpdGU+PEF1dGhvcj5DYXN0ZWxsYW5vczwvQXV0aG9yPjxZZWFyPjIwMjM8L1ll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PEVuZE5vdGU+PENpdGU+PEF1dGhvcj5DYXN0ZWxsYW5vczwvQXV0aG9yPjxZZWFyPjIwMjM8L1ll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(57)</w:t>
            </w:r>
            <w:r w:rsidRPr="00FF2044">
              <w:rPr>
                <w:rFonts w:cs="Arial"/>
                <w:bCs/>
                <w:sz w:val="16"/>
                <w:szCs w:val="16"/>
              </w:rPr>
              <w:fldChar w:fldCharType="end"/>
            </w:r>
          </w:p>
        </w:tc>
        <w:tc>
          <w:tcPr>
            <w:tcW w:w="1714" w:type="dxa"/>
          </w:tcPr>
          <w:p w14:paraId="5007D18B" w14:textId="77777777" w:rsidR="00113972" w:rsidRDefault="00113972" w:rsidP="008B7DEF">
            <w:pPr>
              <w:rPr>
                <w:rFonts w:cs="Arial"/>
                <w:sz w:val="16"/>
                <w:szCs w:val="16"/>
              </w:rPr>
            </w:pPr>
            <w:r w:rsidRPr="00113972">
              <w:rPr>
                <w:rFonts w:cs="Arial"/>
                <w:sz w:val="16"/>
                <w:szCs w:val="16"/>
              </w:rPr>
              <w:t xml:space="preserve">The study used the </w:t>
            </w:r>
            <w:proofErr w:type="spellStart"/>
            <w:r w:rsidRPr="00113972">
              <w:rPr>
                <w:rFonts w:cs="Arial"/>
                <w:sz w:val="16"/>
                <w:szCs w:val="16"/>
              </w:rPr>
              <w:t>iLet</w:t>
            </w:r>
            <w:proofErr w:type="spellEnd"/>
            <w:r w:rsidRPr="00113972">
              <w:rPr>
                <w:rFonts w:cs="Arial"/>
                <w:sz w:val="16"/>
                <w:szCs w:val="16"/>
              </w:rPr>
              <w:t xml:space="preserve"> bionic pancreas for insulin-only delivery, which autonomously adjusts insulin dosing based on CGM data.</w:t>
            </w:r>
          </w:p>
          <w:p w14:paraId="006EE5DC" w14:textId="77777777" w:rsidR="00113972" w:rsidRDefault="00113972" w:rsidP="008B7DEF">
            <w:pPr>
              <w:rPr>
                <w:rFonts w:cs="Arial"/>
                <w:sz w:val="16"/>
                <w:szCs w:val="16"/>
              </w:rPr>
            </w:pPr>
          </w:p>
          <w:p w14:paraId="3E890DC9" w14:textId="109C08CC" w:rsidR="0079567C" w:rsidRPr="00C2061D" w:rsidRDefault="00113972" w:rsidP="008B7DEF">
            <w:pPr>
              <w:rPr>
                <w:rFonts w:cs="Arial"/>
                <w:sz w:val="16"/>
                <w:szCs w:val="16"/>
              </w:rPr>
            </w:pPr>
            <w:r w:rsidRPr="00113972">
              <w:rPr>
                <w:rFonts w:cs="Arial"/>
                <w:sz w:val="16"/>
                <w:szCs w:val="16"/>
              </w:rPr>
              <w:t>The control group continued their usual method of insulin delivery, which varied among participants (e.g., multiple daily injections</w:t>
            </w:r>
            <w:r>
              <w:rPr>
                <w:rFonts w:cs="Arial"/>
                <w:sz w:val="16"/>
                <w:szCs w:val="16"/>
              </w:rPr>
              <w:t xml:space="preserve"> [MDI]</w:t>
            </w:r>
            <w:r w:rsidRPr="00113972">
              <w:rPr>
                <w:rFonts w:cs="Arial"/>
                <w:sz w:val="16"/>
                <w:szCs w:val="16"/>
              </w:rPr>
              <w:t>, traditional insulin pumps, hybrid closed-loop</w:t>
            </w:r>
            <w:r>
              <w:rPr>
                <w:rFonts w:cs="Arial"/>
                <w:sz w:val="16"/>
                <w:szCs w:val="16"/>
              </w:rPr>
              <w:t xml:space="preserve"> [HCL] </w:t>
            </w:r>
            <w:r w:rsidRPr="00113972">
              <w:rPr>
                <w:rFonts w:cs="Arial"/>
                <w:sz w:val="16"/>
                <w:szCs w:val="16"/>
              </w:rPr>
              <w:t>systems).</w:t>
            </w:r>
          </w:p>
        </w:tc>
        <w:tc>
          <w:tcPr>
            <w:tcW w:w="2134" w:type="dxa"/>
          </w:tcPr>
          <w:p w14:paraId="2AE2BD79" w14:textId="5FAADAD4" w:rsidR="0079567C" w:rsidRPr="00C2061D" w:rsidRDefault="00284084" w:rsidP="008B7DEF">
            <w:pPr>
              <w:rPr>
                <w:rFonts w:cs="Arial"/>
                <w:sz w:val="16"/>
                <w:szCs w:val="16"/>
              </w:rPr>
            </w:pPr>
            <w:r>
              <w:rPr>
                <w:rFonts w:cs="Arial"/>
                <w:sz w:val="16"/>
                <w:szCs w:val="16"/>
              </w:rPr>
              <w:t>T</w:t>
            </w:r>
            <w:r w:rsidRPr="00284084">
              <w:rPr>
                <w:rFonts w:cs="Arial"/>
                <w:sz w:val="16"/>
                <w:szCs w:val="16"/>
              </w:rPr>
              <w:t xml:space="preserve">o examine the impact of the </w:t>
            </w:r>
            <w:proofErr w:type="spellStart"/>
            <w:r w:rsidRPr="00284084">
              <w:rPr>
                <w:rFonts w:cs="Arial"/>
                <w:sz w:val="16"/>
                <w:szCs w:val="16"/>
              </w:rPr>
              <w:t>iLet</w:t>
            </w:r>
            <w:proofErr w:type="spellEnd"/>
            <w:r w:rsidRPr="00284084">
              <w:rPr>
                <w:rFonts w:cs="Arial"/>
                <w:sz w:val="16"/>
                <w:szCs w:val="16"/>
              </w:rPr>
              <w:t xml:space="preserve"> BP on glycemic control compared with standard care across diverse racial and ethnic groups with </w:t>
            </w:r>
            <w:r w:rsidR="00D32C45">
              <w:rPr>
                <w:rFonts w:cs="Arial"/>
                <w:sz w:val="16"/>
                <w:szCs w:val="16"/>
              </w:rPr>
              <w:t>T1D</w:t>
            </w:r>
            <w:r w:rsidRPr="00284084">
              <w:rPr>
                <w:rFonts w:cs="Arial"/>
                <w:sz w:val="16"/>
                <w:szCs w:val="16"/>
              </w:rPr>
              <w:t>, addressing potential differences in outcomes due to racial/ethnic and socioeconomic disparities.</w:t>
            </w:r>
          </w:p>
        </w:tc>
        <w:tc>
          <w:tcPr>
            <w:tcW w:w="1603" w:type="dxa"/>
          </w:tcPr>
          <w:p w14:paraId="6478616D" w14:textId="77777777" w:rsidR="00113972" w:rsidRDefault="00217620" w:rsidP="008B7DEF">
            <w:pPr>
              <w:rPr>
                <w:rFonts w:cs="Arial"/>
                <w:sz w:val="16"/>
                <w:szCs w:val="16"/>
              </w:rPr>
            </w:pPr>
            <w:r>
              <w:rPr>
                <w:rFonts w:cs="Arial"/>
                <w:sz w:val="16"/>
                <w:szCs w:val="16"/>
              </w:rPr>
              <w:t>R</w:t>
            </w:r>
            <w:r w:rsidRPr="00217620">
              <w:rPr>
                <w:rFonts w:cs="Arial"/>
                <w:sz w:val="16"/>
                <w:szCs w:val="16"/>
              </w:rPr>
              <w:t>andomized controlled trial</w:t>
            </w:r>
            <w:r>
              <w:rPr>
                <w:rFonts w:cs="Arial"/>
                <w:sz w:val="16"/>
                <w:szCs w:val="16"/>
              </w:rPr>
              <w:t xml:space="preserve"> (RCT)</w:t>
            </w:r>
            <w:r w:rsidR="00113972">
              <w:rPr>
                <w:rFonts w:cs="Arial"/>
                <w:sz w:val="16"/>
                <w:szCs w:val="16"/>
              </w:rPr>
              <w:t>.</w:t>
            </w:r>
          </w:p>
          <w:p w14:paraId="6E1470DA" w14:textId="77777777" w:rsidR="00113972" w:rsidRDefault="00113972" w:rsidP="008B7DEF">
            <w:pPr>
              <w:rPr>
                <w:rFonts w:cs="Arial"/>
                <w:sz w:val="16"/>
                <w:szCs w:val="16"/>
              </w:rPr>
            </w:pPr>
          </w:p>
          <w:p w14:paraId="15D148CF" w14:textId="693D1895" w:rsidR="0079567C" w:rsidRDefault="00113972" w:rsidP="008B7DEF">
            <w:pPr>
              <w:rPr>
                <w:rFonts w:cs="Arial"/>
                <w:sz w:val="16"/>
                <w:szCs w:val="16"/>
              </w:rPr>
            </w:pPr>
            <w:r w:rsidRPr="00113972">
              <w:rPr>
                <w:rFonts w:cs="Arial"/>
                <w:sz w:val="16"/>
                <w:szCs w:val="16"/>
              </w:rPr>
              <w:t>The study included</w:t>
            </w:r>
            <w:r>
              <w:rPr>
                <w:rFonts w:cs="Arial"/>
                <w:sz w:val="16"/>
                <w:szCs w:val="16"/>
              </w:rPr>
              <w:t xml:space="preserve"> </w:t>
            </w:r>
            <w:r w:rsidR="004C0980">
              <w:rPr>
                <w:rFonts w:cs="Arial"/>
                <w:sz w:val="16"/>
                <w:szCs w:val="16"/>
              </w:rPr>
              <w:t>165</w:t>
            </w:r>
            <w:r w:rsidRPr="00113972">
              <w:rPr>
                <w:rFonts w:cs="Arial"/>
                <w:sz w:val="16"/>
                <w:szCs w:val="16"/>
              </w:rPr>
              <w:t xml:space="preserve"> </w:t>
            </w:r>
            <w:r>
              <w:rPr>
                <w:rFonts w:cs="Arial"/>
                <w:sz w:val="16"/>
                <w:szCs w:val="16"/>
              </w:rPr>
              <w:t xml:space="preserve">children and </w:t>
            </w:r>
            <w:r w:rsidR="004C0980">
              <w:rPr>
                <w:rFonts w:cs="Arial"/>
                <w:sz w:val="16"/>
                <w:szCs w:val="16"/>
              </w:rPr>
              <w:t xml:space="preserve">161 </w:t>
            </w:r>
            <w:r>
              <w:rPr>
                <w:rFonts w:cs="Arial"/>
                <w:sz w:val="16"/>
                <w:szCs w:val="16"/>
              </w:rPr>
              <w:t>adults</w:t>
            </w:r>
            <w:r w:rsidRPr="00113972">
              <w:rPr>
                <w:rFonts w:cs="Arial"/>
                <w:sz w:val="16"/>
                <w:szCs w:val="16"/>
              </w:rPr>
              <w:t xml:space="preserve"> with </w:t>
            </w:r>
            <w:r>
              <w:rPr>
                <w:rFonts w:cs="Arial"/>
                <w:sz w:val="16"/>
                <w:szCs w:val="16"/>
              </w:rPr>
              <w:t>T1D.</w:t>
            </w:r>
          </w:p>
          <w:p w14:paraId="566C33C0" w14:textId="77777777" w:rsidR="00854D6E" w:rsidRDefault="00854D6E" w:rsidP="008B7DEF">
            <w:pPr>
              <w:rPr>
                <w:rFonts w:cs="Arial"/>
                <w:sz w:val="16"/>
                <w:szCs w:val="16"/>
              </w:rPr>
            </w:pPr>
          </w:p>
          <w:p w14:paraId="6F914ADF" w14:textId="5E4F585A" w:rsidR="00854D6E" w:rsidRDefault="00854D6E" w:rsidP="008B7DEF">
            <w:pPr>
              <w:rPr>
                <w:rFonts w:cs="Arial"/>
                <w:sz w:val="16"/>
                <w:szCs w:val="16"/>
              </w:rPr>
            </w:pPr>
            <w:r>
              <w:rPr>
                <w:rFonts w:cs="Arial"/>
                <w:sz w:val="16"/>
                <w:szCs w:val="16"/>
              </w:rPr>
              <w:t>The patients were randomized, while matching ethnicity, for</w:t>
            </w:r>
            <w:r w:rsidR="002B7D85">
              <w:rPr>
                <w:rFonts w:cs="Arial"/>
                <w:sz w:val="16"/>
                <w:szCs w:val="16"/>
              </w:rPr>
              <w:t xml:space="preserve"> either</w:t>
            </w:r>
            <w:r>
              <w:rPr>
                <w:rFonts w:cs="Arial"/>
                <w:sz w:val="16"/>
                <w:szCs w:val="16"/>
              </w:rPr>
              <w:t xml:space="preserve"> </w:t>
            </w:r>
            <w:proofErr w:type="spellStart"/>
            <w:r>
              <w:rPr>
                <w:rFonts w:cs="Arial"/>
                <w:sz w:val="16"/>
                <w:szCs w:val="16"/>
              </w:rPr>
              <w:t>iLET</w:t>
            </w:r>
            <w:proofErr w:type="spellEnd"/>
            <w:r>
              <w:rPr>
                <w:rFonts w:cs="Arial"/>
                <w:sz w:val="16"/>
                <w:szCs w:val="16"/>
              </w:rPr>
              <w:t xml:space="preserve"> BP treatment (157 whites and 60 minorities) or standard care (83 whites and 24 minorities).</w:t>
            </w:r>
          </w:p>
          <w:p w14:paraId="78D46434" w14:textId="77777777" w:rsidR="00FC0CC4" w:rsidRDefault="00FC0CC4" w:rsidP="008B7DEF">
            <w:pPr>
              <w:rPr>
                <w:rFonts w:cs="Arial"/>
                <w:sz w:val="16"/>
                <w:szCs w:val="16"/>
              </w:rPr>
            </w:pPr>
          </w:p>
          <w:p w14:paraId="4C6E5A78" w14:textId="13C63393" w:rsidR="00FC0CC4" w:rsidRDefault="00FC0CC4" w:rsidP="008B7DEF">
            <w:pPr>
              <w:rPr>
                <w:rFonts w:cs="Arial"/>
                <w:sz w:val="16"/>
                <w:szCs w:val="16"/>
              </w:rPr>
            </w:pPr>
            <w:r>
              <w:rPr>
                <w:rFonts w:cs="Arial"/>
                <w:sz w:val="16"/>
                <w:szCs w:val="16"/>
              </w:rPr>
              <w:t>T</w:t>
            </w:r>
            <w:r w:rsidRPr="00FC0CC4">
              <w:rPr>
                <w:rFonts w:cs="Arial"/>
                <w:sz w:val="16"/>
                <w:szCs w:val="16"/>
              </w:rPr>
              <w:t>he study compared glycemic outcomes</w:t>
            </w:r>
            <w:r>
              <w:rPr>
                <w:rFonts w:cs="Arial"/>
                <w:sz w:val="16"/>
                <w:szCs w:val="16"/>
              </w:rPr>
              <w:t xml:space="preserve"> </w:t>
            </w:r>
            <w:r w:rsidRPr="00FC0CC4">
              <w:rPr>
                <w:rFonts w:cs="Arial"/>
                <w:sz w:val="16"/>
                <w:szCs w:val="16"/>
              </w:rPr>
              <w:t xml:space="preserve">between the </w:t>
            </w:r>
            <w:proofErr w:type="spellStart"/>
            <w:r w:rsidRPr="00FC0CC4">
              <w:rPr>
                <w:rFonts w:cs="Arial"/>
                <w:sz w:val="16"/>
                <w:szCs w:val="16"/>
              </w:rPr>
              <w:t>iLet</w:t>
            </w:r>
            <w:proofErr w:type="spellEnd"/>
            <w:r w:rsidRPr="00FC0CC4">
              <w:rPr>
                <w:rFonts w:cs="Arial"/>
                <w:sz w:val="16"/>
                <w:szCs w:val="16"/>
              </w:rPr>
              <w:t xml:space="preserve"> BP and standard care.</w:t>
            </w:r>
          </w:p>
          <w:p w14:paraId="51AFCB95" w14:textId="77777777" w:rsidR="00113972" w:rsidRDefault="00113972" w:rsidP="008B7DEF">
            <w:pPr>
              <w:rPr>
                <w:rFonts w:cs="Arial"/>
                <w:sz w:val="16"/>
                <w:szCs w:val="16"/>
              </w:rPr>
            </w:pPr>
          </w:p>
          <w:p w14:paraId="578BA28C" w14:textId="4BE3B632" w:rsidR="00113972" w:rsidRPr="00C2061D" w:rsidRDefault="00FC0CC4" w:rsidP="00C777A3">
            <w:pPr>
              <w:rPr>
                <w:rFonts w:cs="Arial"/>
                <w:sz w:val="16"/>
                <w:szCs w:val="16"/>
              </w:rPr>
            </w:pPr>
            <w:r w:rsidRPr="00FC0CC4">
              <w:rPr>
                <w:rFonts w:cs="Arial"/>
                <w:sz w:val="16"/>
                <w:szCs w:val="16"/>
              </w:rPr>
              <w:t>Participants were followed for a 13-week period after randomization.</w:t>
            </w:r>
          </w:p>
        </w:tc>
        <w:tc>
          <w:tcPr>
            <w:tcW w:w="1536" w:type="dxa"/>
          </w:tcPr>
          <w:p w14:paraId="3B8FAC2A" w14:textId="11CC88C0" w:rsidR="00C777A3" w:rsidRDefault="00C777A3">
            <w:pPr>
              <w:pStyle w:val="ListParagraph"/>
              <w:numPr>
                <w:ilvl w:val="0"/>
                <w:numId w:val="20"/>
              </w:numPr>
              <w:ind w:left="145" w:hanging="145"/>
              <w:jc w:val="left"/>
              <w:rPr>
                <w:rFonts w:cs="Arial"/>
                <w:sz w:val="16"/>
                <w:szCs w:val="16"/>
              </w:rPr>
            </w:pPr>
            <w:r>
              <w:rPr>
                <w:rFonts w:cs="Arial"/>
                <w:sz w:val="16"/>
                <w:szCs w:val="16"/>
              </w:rPr>
              <w:t>Time in range (</w:t>
            </w:r>
            <w:r w:rsidRPr="00C2061D">
              <w:rPr>
                <w:rFonts w:cs="Arial"/>
                <w:sz w:val="16"/>
                <w:szCs w:val="16"/>
              </w:rPr>
              <w:t>%TiR</w:t>
            </w:r>
            <w:r>
              <w:rPr>
                <w:rFonts w:cs="Arial"/>
                <w:sz w:val="16"/>
                <w:szCs w:val="16"/>
              </w:rPr>
              <w:t>:</w:t>
            </w:r>
            <w:r w:rsidRPr="00C2061D">
              <w:rPr>
                <w:rFonts w:cs="Arial"/>
                <w:sz w:val="16"/>
                <w:szCs w:val="16"/>
              </w:rPr>
              <w:t xml:space="preserve"> 70–180 mg/dL)</w:t>
            </w:r>
            <w:r>
              <w:rPr>
                <w:rFonts w:cs="Arial"/>
                <w:sz w:val="16"/>
                <w:szCs w:val="16"/>
              </w:rPr>
              <w:t xml:space="preserve"> </w:t>
            </w:r>
          </w:p>
          <w:p w14:paraId="22E7BBAA" w14:textId="59267284" w:rsidR="0079567C" w:rsidRPr="007451BD" w:rsidRDefault="00C777A3">
            <w:pPr>
              <w:pStyle w:val="ListParagraph"/>
              <w:numPr>
                <w:ilvl w:val="0"/>
                <w:numId w:val="20"/>
              </w:numPr>
              <w:ind w:left="145" w:hanging="145"/>
              <w:jc w:val="left"/>
              <w:rPr>
                <w:rFonts w:cs="Arial"/>
                <w:sz w:val="16"/>
                <w:szCs w:val="16"/>
              </w:rPr>
            </w:pPr>
            <w:r w:rsidRPr="00C777A3">
              <w:rPr>
                <w:rFonts w:cs="Arial"/>
                <w:sz w:val="16"/>
                <w:szCs w:val="16"/>
              </w:rPr>
              <w:t>HbA1c levels</w:t>
            </w:r>
          </w:p>
        </w:tc>
        <w:tc>
          <w:tcPr>
            <w:tcW w:w="2187" w:type="dxa"/>
          </w:tcPr>
          <w:p w14:paraId="446717CB" w14:textId="77777777" w:rsidR="00B131AA" w:rsidRDefault="00ED677F" w:rsidP="00B131AA">
            <w:pPr>
              <w:rPr>
                <w:rFonts w:cs="Arial"/>
                <w:sz w:val="16"/>
                <w:szCs w:val="16"/>
              </w:rPr>
            </w:pPr>
            <w:r w:rsidRPr="00ED677F">
              <w:rPr>
                <w:rFonts w:cs="Arial"/>
                <w:sz w:val="16"/>
                <w:szCs w:val="16"/>
              </w:rPr>
              <w:t xml:space="preserve">The </w:t>
            </w:r>
            <w:r>
              <w:rPr>
                <w:rFonts w:cs="Arial"/>
                <w:sz w:val="16"/>
                <w:szCs w:val="16"/>
              </w:rPr>
              <w:t>%</w:t>
            </w:r>
            <w:r w:rsidRPr="00ED677F">
              <w:rPr>
                <w:rFonts w:cs="Arial"/>
                <w:sz w:val="16"/>
                <w:szCs w:val="16"/>
              </w:rPr>
              <w:t>TIR also improved substantially</w:t>
            </w:r>
            <w:r>
              <w:rPr>
                <w:rFonts w:cs="Arial"/>
                <w:sz w:val="16"/>
                <w:szCs w:val="16"/>
              </w:rPr>
              <w:t xml:space="preserve"> </w:t>
            </w:r>
            <w:r w:rsidRPr="00ED677F">
              <w:rPr>
                <w:rFonts w:cs="Arial"/>
                <w:sz w:val="16"/>
                <w:szCs w:val="16"/>
              </w:rPr>
              <w:t>with Whites showing an increase from 53% to 65%</w:t>
            </w:r>
            <w:r>
              <w:rPr>
                <w:rFonts w:cs="Arial"/>
                <w:sz w:val="16"/>
                <w:szCs w:val="16"/>
              </w:rPr>
              <w:t xml:space="preserve"> in the BP group</w:t>
            </w:r>
            <w:r w:rsidRPr="00ED677F">
              <w:rPr>
                <w:rFonts w:cs="Arial"/>
                <w:sz w:val="16"/>
                <w:szCs w:val="16"/>
              </w:rPr>
              <w:t xml:space="preserve"> and minorities from 47% to 63%</w:t>
            </w:r>
            <w:r>
              <w:rPr>
                <w:rFonts w:cs="Arial"/>
                <w:sz w:val="16"/>
                <w:szCs w:val="16"/>
              </w:rPr>
              <w:t>, whereas the %TIR in the standard care group increased from 52% to 56% among Whites and from 45% to 47% among the minorities.</w:t>
            </w:r>
            <w:r w:rsidR="00D73A59">
              <w:rPr>
                <w:rFonts w:cs="Arial"/>
                <w:sz w:val="16"/>
                <w:szCs w:val="16"/>
              </w:rPr>
              <w:t xml:space="preserve"> The adjusted differences were statistically significantly higher for the BP group compared to standard care (p &lt; 0.001 for both ethnicities). </w:t>
            </w:r>
            <w:r w:rsidR="00B131AA" w:rsidRPr="00ED677F">
              <w:rPr>
                <w:rFonts w:cs="Arial"/>
                <w:sz w:val="16"/>
                <w:szCs w:val="16"/>
              </w:rPr>
              <w:t xml:space="preserve"> </w:t>
            </w:r>
          </w:p>
          <w:p w14:paraId="6075871E" w14:textId="77777777" w:rsidR="00B131AA" w:rsidRDefault="00B131AA" w:rsidP="00B131AA">
            <w:pPr>
              <w:rPr>
                <w:rFonts w:cs="Arial"/>
                <w:sz w:val="16"/>
                <w:szCs w:val="16"/>
              </w:rPr>
            </w:pPr>
          </w:p>
          <w:p w14:paraId="3F04683B" w14:textId="4208A382" w:rsidR="00B131AA" w:rsidRDefault="00B131AA" w:rsidP="00B131AA">
            <w:pPr>
              <w:rPr>
                <w:rFonts w:cs="Arial"/>
                <w:sz w:val="16"/>
                <w:szCs w:val="16"/>
              </w:rPr>
            </w:pPr>
            <w:r w:rsidRPr="00ED677F">
              <w:rPr>
                <w:rFonts w:cs="Arial"/>
                <w:sz w:val="16"/>
                <w:szCs w:val="16"/>
              </w:rPr>
              <w:t xml:space="preserve">In White participants, the </w:t>
            </w:r>
            <w:proofErr w:type="spellStart"/>
            <w:r w:rsidRPr="00ED677F">
              <w:rPr>
                <w:rFonts w:cs="Arial"/>
                <w:sz w:val="16"/>
                <w:szCs w:val="16"/>
              </w:rPr>
              <w:t>iLet</w:t>
            </w:r>
            <w:proofErr w:type="spellEnd"/>
            <w:r w:rsidRPr="00ED677F">
              <w:rPr>
                <w:rFonts w:cs="Arial"/>
                <w:sz w:val="16"/>
                <w:szCs w:val="16"/>
              </w:rPr>
              <w:t xml:space="preserve"> BP group saw an average HbA1c reduction from 7.7% to 7.2%, while minority participants experienced a reduction from 8.3% to 7.4%. </w:t>
            </w:r>
          </w:p>
          <w:p w14:paraId="2F172454" w14:textId="271F7288" w:rsidR="0079567C" w:rsidRPr="00C2061D" w:rsidRDefault="0079567C" w:rsidP="008B7DEF">
            <w:pPr>
              <w:rPr>
                <w:rFonts w:cs="Arial"/>
                <w:sz w:val="16"/>
                <w:szCs w:val="16"/>
              </w:rPr>
            </w:pPr>
          </w:p>
        </w:tc>
        <w:tc>
          <w:tcPr>
            <w:tcW w:w="0" w:type="auto"/>
          </w:tcPr>
          <w:p w14:paraId="25D96D81" w14:textId="420FC670" w:rsidR="0079567C" w:rsidRPr="00C2061D" w:rsidRDefault="00B131AA" w:rsidP="008B7DEF">
            <w:pPr>
              <w:rPr>
                <w:rFonts w:cs="Arial"/>
                <w:sz w:val="16"/>
                <w:szCs w:val="16"/>
              </w:rPr>
            </w:pPr>
            <w:r w:rsidRPr="00C2061D">
              <w:rPr>
                <w:rFonts w:cs="Arial"/>
                <w:sz w:val="16"/>
                <w:szCs w:val="16"/>
              </w:rPr>
              <w:t>No device-related AEs or safety issues were reported.</w:t>
            </w:r>
          </w:p>
        </w:tc>
        <w:tc>
          <w:tcPr>
            <w:tcW w:w="0" w:type="auto"/>
          </w:tcPr>
          <w:p w14:paraId="214AB02D" w14:textId="6BC76E39" w:rsidR="0079567C" w:rsidRPr="00C2061D" w:rsidRDefault="006631DA" w:rsidP="008B7DEF">
            <w:pPr>
              <w:rPr>
                <w:rFonts w:cs="Arial"/>
                <w:sz w:val="16"/>
                <w:szCs w:val="16"/>
              </w:rPr>
            </w:pPr>
            <w:r w:rsidRPr="006631DA">
              <w:rPr>
                <w:rFonts w:cs="Arial"/>
                <w:sz w:val="16"/>
                <w:szCs w:val="16"/>
              </w:rPr>
              <w:t xml:space="preserve">The </w:t>
            </w:r>
            <w:proofErr w:type="spellStart"/>
            <w:r w:rsidRPr="006631DA">
              <w:rPr>
                <w:rFonts w:cs="Arial"/>
                <w:sz w:val="16"/>
                <w:szCs w:val="16"/>
              </w:rPr>
              <w:t>iLet</w:t>
            </w:r>
            <w:proofErr w:type="spellEnd"/>
            <w:r w:rsidRPr="006631DA">
              <w:rPr>
                <w:rFonts w:cs="Arial"/>
                <w:sz w:val="16"/>
                <w:szCs w:val="16"/>
              </w:rPr>
              <w:t xml:space="preserve"> bionic pancreas demonstrated effective glycemic control in both White and minority participants, highlighting its potential to help reduce racial disparities in diabetes outcomes.</w:t>
            </w:r>
          </w:p>
        </w:tc>
      </w:tr>
      <w:tr w:rsidR="00357A0C" w:rsidRPr="00C2061D" w14:paraId="2D2F12C9" w14:textId="77777777" w:rsidTr="005E17B4">
        <w:tc>
          <w:tcPr>
            <w:tcW w:w="1334" w:type="dxa"/>
          </w:tcPr>
          <w:p w14:paraId="6FE95B88" w14:textId="36A6DFC4" w:rsidR="0079567C" w:rsidRPr="00FF2044" w:rsidRDefault="0079567C" w:rsidP="008B7DEF">
            <w:pPr>
              <w:rPr>
                <w:rFonts w:cs="Arial"/>
                <w:sz w:val="16"/>
                <w:szCs w:val="16"/>
              </w:rPr>
            </w:pPr>
            <w:r w:rsidRPr="00FF2044">
              <w:rPr>
                <w:rFonts w:cs="Arial"/>
                <w:bCs/>
                <w:sz w:val="16"/>
                <w:szCs w:val="16"/>
              </w:rPr>
              <w:t>Russell</w:t>
            </w:r>
            <w:r>
              <w:rPr>
                <w:rFonts w:cs="Arial"/>
                <w:bCs/>
                <w:sz w:val="16"/>
                <w:szCs w:val="16"/>
              </w:rPr>
              <w:t xml:space="preserve"> et al.</w:t>
            </w:r>
            <w:r w:rsidRPr="00FF2044">
              <w:rPr>
                <w:rFonts w:cs="Arial"/>
                <w:bCs/>
                <w:sz w:val="16"/>
                <w:szCs w:val="16"/>
              </w:rPr>
              <w:t xml:space="preserve"> (2021) </w:t>
            </w:r>
            <w:r w:rsidRPr="00FF2044">
              <w:rPr>
                <w:rFonts w:cs="Arial"/>
                <w:bCs/>
                <w:sz w:val="16"/>
                <w:szCs w:val="16"/>
              </w:rPr>
              <w:fldChar w:fldCharType="begin">
                <w:fldData xml:space="preserve">PEVuZE5vdGU+PENpdGU+PEF1dGhvcj5SdXNzZWxsPC9BdXRob3I+PFllYXI+MjAyMTwvWWVhcj48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PEVuZE5vdGU+PENpdGU+PEF1dGhvcj5SdXNzZWxsPC9BdXRob3I+PFllYXI+MjAyMTwvWWVhcj48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(58)</w:t>
            </w:r>
            <w:r w:rsidRPr="00FF2044">
              <w:rPr>
                <w:rFonts w:cs="Arial"/>
                <w:bCs/>
                <w:sz w:val="16"/>
                <w:szCs w:val="16"/>
              </w:rPr>
              <w:fldChar w:fldCharType="end"/>
            </w:r>
          </w:p>
        </w:tc>
        <w:tc>
          <w:tcPr>
            <w:tcW w:w="1714" w:type="dxa"/>
          </w:tcPr>
          <w:p w14:paraId="68ED963A" w14:textId="0445BD98" w:rsidR="0079567C" w:rsidRDefault="00B069D6" w:rsidP="008B7DEF">
            <w:pPr>
              <w:rPr>
                <w:rFonts w:cs="Arial"/>
                <w:sz w:val="16"/>
                <w:szCs w:val="16"/>
              </w:rPr>
            </w:pPr>
            <w:r w:rsidRPr="00B069D6">
              <w:rPr>
                <w:rFonts w:cs="Arial"/>
                <w:sz w:val="16"/>
                <w:szCs w:val="16"/>
              </w:rPr>
              <w:t xml:space="preserve">The </w:t>
            </w:r>
            <w:proofErr w:type="spellStart"/>
            <w:r w:rsidRPr="00B069D6">
              <w:rPr>
                <w:rFonts w:cs="Arial"/>
                <w:sz w:val="16"/>
                <w:szCs w:val="16"/>
              </w:rPr>
              <w:t>iLet</w:t>
            </w:r>
            <w:proofErr w:type="spellEnd"/>
            <w:r w:rsidRPr="00B069D6">
              <w:rPr>
                <w:rFonts w:cs="Arial"/>
                <w:sz w:val="16"/>
                <w:szCs w:val="16"/>
              </w:rPr>
              <w:t xml:space="preserve"> </w:t>
            </w:r>
            <w:r w:rsidR="00D700EC">
              <w:rPr>
                <w:rFonts w:cs="Arial"/>
                <w:sz w:val="16"/>
                <w:szCs w:val="16"/>
              </w:rPr>
              <w:t>BP</w:t>
            </w:r>
            <w:r w:rsidRPr="00B069D6">
              <w:rPr>
                <w:rFonts w:cs="Arial"/>
                <w:sz w:val="16"/>
                <w:szCs w:val="16"/>
              </w:rPr>
              <w:t xml:space="preserve"> in its insulin-only configuration was used to deliver faster </w:t>
            </w:r>
            <w:proofErr w:type="spellStart"/>
            <w:r w:rsidRPr="00B069D6">
              <w:rPr>
                <w:rFonts w:cs="Arial"/>
                <w:sz w:val="16"/>
                <w:szCs w:val="16"/>
              </w:rPr>
              <w:t>aspart</w:t>
            </w:r>
            <w:proofErr w:type="spellEnd"/>
            <w:r w:rsidRPr="00B069D6">
              <w:rPr>
                <w:rFonts w:cs="Arial"/>
                <w:sz w:val="16"/>
                <w:szCs w:val="16"/>
              </w:rPr>
              <w:t xml:space="preserve"> insulin in participants.</w:t>
            </w:r>
          </w:p>
          <w:p w14:paraId="41DDB8F8" w14:textId="77777777" w:rsidR="00D700EC" w:rsidRDefault="00D700EC" w:rsidP="008B7DEF">
            <w:pPr>
              <w:rPr>
                <w:rFonts w:cs="Arial"/>
                <w:sz w:val="16"/>
                <w:szCs w:val="16"/>
              </w:rPr>
            </w:pPr>
          </w:p>
          <w:p w14:paraId="15FC6128" w14:textId="07D9EE9C" w:rsidR="00D700EC" w:rsidRDefault="00D700EC" w:rsidP="008B7DEF">
            <w:pPr>
              <w:rPr>
                <w:rFonts w:cs="Arial"/>
                <w:sz w:val="16"/>
                <w:szCs w:val="16"/>
              </w:rPr>
            </w:pPr>
            <w:r>
              <w:rPr>
                <w:rFonts w:cs="Arial"/>
                <w:sz w:val="16"/>
                <w:szCs w:val="16"/>
              </w:rPr>
              <w:t xml:space="preserve">The </w:t>
            </w:r>
            <w:proofErr w:type="spellStart"/>
            <w:r>
              <w:rPr>
                <w:rFonts w:cs="Arial"/>
                <w:sz w:val="16"/>
                <w:szCs w:val="16"/>
              </w:rPr>
              <w:t>iLet</w:t>
            </w:r>
            <w:proofErr w:type="spellEnd"/>
            <w:r>
              <w:rPr>
                <w:rFonts w:cs="Arial"/>
                <w:sz w:val="16"/>
                <w:szCs w:val="16"/>
              </w:rPr>
              <w:t xml:space="preserve"> BP automatically adjusts insulin delivery based on CGM data.</w:t>
            </w:r>
          </w:p>
          <w:p w14:paraId="59C498EF" w14:textId="77777777" w:rsidR="00840940" w:rsidRDefault="00840940" w:rsidP="008B7DEF">
            <w:pPr>
              <w:rPr>
                <w:rFonts w:cs="Arial"/>
                <w:sz w:val="16"/>
                <w:szCs w:val="16"/>
              </w:rPr>
            </w:pPr>
          </w:p>
          <w:p w14:paraId="66696272" w14:textId="6CC7AFFB" w:rsidR="00840940" w:rsidRPr="00C2061D" w:rsidRDefault="00840940" w:rsidP="008B7DEF">
            <w:pPr>
              <w:rPr>
                <w:rFonts w:cs="Arial"/>
                <w:sz w:val="16"/>
                <w:szCs w:val="16"/>
              </w:rPr>
            </w:pPr>
          </w:p>
        </w:tc>
        <w:tc>
          <w:tcPr>
            <w:tcW w:w="2134" w:type="dxa"/>
          </w:tcPr>
          <w:p w14:paraId="73F29AEF" w14:textId="1F120A28" w:rsidR="0079567C" w:rsidRPr="00C2061D" w:rsidRDefault="00FB56AB" w:rsidP="008B7DEF">
            <w:pPr>
              <w:rPr>
                <w:rFonts w:cs="Arial"/>
                <w:sz w:val="16"/>
                <w:szCs w:val="16"/>
              </w:rPr>
            </w:pPr>
            <w:r>
              <w:rPr>
                <w:rFonts w:cs="Arial"/>
                <w:sz w:val="16"/>
                <w:szCs w:val="16"/>
              </w:rPr>
              <w:t>T</w:t>
            </w:r>
            <w:r w:rsidRPr="00FB56AB">
              <w:rPr>
                <w:rFonts w:cs="Arial"/>
                <w:sz w:val="16"/>
                <w:szCs w:val="16"/>
              </w:rPr>
              <w:t>o assess the safety of different, shortened insulin delivery intervals (</w:t>
            </w:r>
            <w:proofErr w:type="spellStart"/>
            <w:r w:rsidRPr="00FB56AB">
              <w:rPr>
                <w:rFonts w:cs="Arial"/>
                <w:sz w:val="16"/>
                <w:szCs w:val="16"/>
              </w:rPr>
              <w:t>tmax</w:t>
            </w:r>
            <w:proofErr w:type="spellEnd"/>
            <w:r w:rsidRPr="00FB56AB">
              <w:rPr>
                <w:rFonts w:cs="Arial"/>
                <w:sz w:val="16"/>
                <w:szCs w:val="16"/>
              </w:rPr>
              <w:t xml:space="preserve"> settings) using faster </w:t>
            </w:r>
            <w:proofErr w:type="spellStart"/>
            <w:r w:rsidRPr="00FB56AB">
              <w:rPr>
                <w:rFonts w:cs="Arial"/>
                <w:sz w:val="16"/>
                <w:szCs w:val="16"/>
              </w:rPr>
              <w:t>aspart</w:t>
            </w:r>
            <w:proofErr w:type="spellEnd"/>
            <w:r w:rsidRPr="00FB56AB">
              <w:rPr>
                <w:rFonts w:cs="Arial"/>
                <w:sz w:val="16"/>
                <w:szCs w:val="16"/>
              </w:rPr>
              <w:t xml:space="preserve"> insulin with the </w:t>
            </w:r>
            <w:proofErr w:type="spellStart"/>
            <w:r w:rsidRPr="00FB56AB">
              <w:rPr>
                <w:rFonts w:cs="Arial"/>
                <w:sz w:val="16"/>
                <w:szCs w:val="16"/>
              </w:rPr>
              <w:t>iLet</w:t>
            </w:r>
            <w:proofErr w:type="spellEnd"/>
            <w:r w:rsidRPr="00FB56AB">
              <w:rPr>
                <w:rFonts w:cs="Arial"/>
                <w:sz w:val="16"/>
                <w:szCs w:val="16"/>
              </w:rPr>
              <w:t xml:space="preserve"> insulin-only </w:t>
            </w:r>
            <w:r>
              <w:rPr>
                <w:rFonts w:cs="Arial"/>
                <w:sz w:val="16"/>
                <w:szCs w:val="16"/>
              </w:rPr>
              <w:t>BP</w:t>
            </w:r>
            <w:r w:rsidRPr="00FB56AB">
              <w:rPr>
                <w:rFonts w:cs="Arial"/>
                <w:sz w:val="16"/>
                <w:szCs w:val="16"/>
              </w:rPr>
              <w:t xml:space="preserve"> in adults with </w:t>
            </w:r>
            <w:r>
              <w:rPr>
                <w:rFonts w:cs="Arial"/>
                <w:sz w:val="16"/>
                <w:szCs w:val="16"/>
              </w:rPr>
              <w:t>T1D</w:t>
            </w:r>
            <w:r w:rsidRPr="00FB56AB">
              <w:rPr>
                <w:rFonts w:cs="Arial"/>
                <w:sz w:val="16"/>
                <w:szCs w:val="16"/>
              </w:rPr>
              <w:t xml:space="preserve">. Additionally, </w:t>
            </w:r>
            <w:r>
              <w:rPr>
                <w:rFonts w:cs="Arial"/>
                <w:sz w:val="16"/>
                <w:szCs w:val="16"/>
              </w:rPr>
              <w:t>the study</w:t>
            </w:r>
            <w:r w:rsidRPr="00FB56AB">
              <w:rPr>
                <w:rFonts w:cs="Arial"/>
                <w:sz w:val="16"/>
                <w:szCs w:val="16"/>
              </w:rPr>
              <w:t xml:space="preserve"> aimed to evaluate glucose control under various non-default </w:t>
            </w:r>
            <w:proofErr w:type="spellStart"/>
            <w:r w:rsidRPr="00FB56AB">
              <w:rPr>
                <w:rFonts w:cs="Arial"/>
                <w:sz w:val="16"/>
                <w:szCs w:val="16"/>
              </w:rPr>
              <w:t>tmax</w:t>
            </w:r>
            <w:proofErr w:type="spellEnd"/>
            <w:r w:rsidRPr="00FB56AB">
              <w:rPr>
                <w:rFonts w:cs="Arial"/>
                <w:sz w:val="16"/>
                <w:szCs w:val="16"/>
              </w:rPr>
              <w:t xml:space="preserve"> settings in comparison to the device’s standard setting.</w:t>
            </w:r>
          </w:p>
        </w:tc>
        <w:tc>
          <w:tcPr>
            <w:tcW w:w="1603" w:type="dxa"/>
          </w:tcPr>
          <w:p w14:paraId="24E8BF49" w14:textId="77777777" w:rsidR="0079567C" w:rsidRDefault="00FB56AB" w:rsidP="008B7DEF">
            <w:pPr>
              <w:rPr>
                <w:rFonts w:cs="Arial"/>
                <w:sz w:val="16"/>
                <w:szCs w:val="16"/>
              </w:rPr>
            </w:pPr>
            <w:r>
              <w:rPr>
                <w:rFonts w:cs="Arial"/>
                <w:sz w:val="16"/>
                <w:szCs w:val="16"/>
              </w:rPr>
              <w:t>S</w:t>
            </w:r>
            <w:r w:rsidRPr="00FB56AB">
              <w:rPr>
                <w:rFonts w:cs="Arial"/>
                <w:sz w:val="16"/>
                <w:szCs w:val="16"/>
              </w:rPr>
              <w:t>ingle-center, randomized, single-</w:t>
            </w:r>
            <w:proofErr w:type="gramStart"/>
            <w:r w:rsidRPr="00FB56AB">
              <w:rPr>
                <w:rFonts w:cs="Arial"/>
                <w:sz w:val="16"/>
                <w:szCs w:val="16"/>
              </w:rPr>
              <w:t>blinded</w:t>
            </w:r>
            <w:proofErr w:type="gramEnd"/>
            <w:r w:rsidRPr="00FB56AB">
              <w:rPr>
                <w:rFonts w:cs="Arial"/>
                <w:sz w:val="16"/>
                <w:szCs w:val="16"/>
              </w:rPr>
              <w:t>, sequential-cohort trial with a two-period crossover design</w:t>
            </w:r>
            <w:r>
              <w:rPr>
                <w:rFonts w:cs="Arial"/>
                <w:sz w:val="16"/>
                <w:szCs w:val="16"/>
              </w:rPr>
              <w:t>.</w:t>
            </w:r>
          </w:p>
          <w:p w14:paraId="498D8A56" w14:textId="77777777" w:rsidR="00FB56AB" w:rsidRDefault="00FB56AB" w:rsidP="008B7DEF">
            <w:pPr>
              <w:rPr>
                <w:rFonts w:cs="Arial"/>
                <w:sz w:val="16"/>
                <w:szCs w:val="16"/>
              </w:rPr>
            </w:pPr>
          </w:p>
          <w:p w14:paraId="55DA9AE7" w14:textId="77777777" w:rsidR="00FB56AB" w:rsidRDefault="00FB56AB" w:rsidP="008B7DEF">
            <w:pPr>
              <w:rPr>
                <w:rFonts w:cs="Arial"/>
                <w:sz w:val="16"/>
                <w:szCs w:val="16"/>
              </w:rPr>
            </w:pPr>
            <w:r w:rsidRPr="00FB56AB">
              <w:rPr>
                <w:rFonts w:cs="Arial"/>
                <w:sz w:val="16"/>
                <w:szCs w:val="16"/>
              </w:rPr>
              <w:t>The study included</w:t>
            </w:r>
            <w:r>
              <w:rPr>
                <w:rFonts w:cs="Arial"/>
                <w:sz w:val="16"/>
                <w:szCs w:val="16"/>
              </w:rPr>
              <w:t xml:space="preserve"> 24</w:t>
            </w:r>
            <w:r w:rsidRPr="00FB56AB">
              <w:rPr>
                <w:rFonts w:cs="Arial"/>
                <w:sz w:val="16"/>
                <w:szCs w:val="16"/>
              </w:rPr>
              <w:t xml:space="preserve"> adults with </w:t>
            </w:r>
            <w:r>
              <w:rPr>
                <w:rFonts w:cs="Arial"/>
                <w:sz w:val="16"/>
                <w:szCs w:val="16"/>
              </w:rPr>
              <w:t>T1D</w:t>
            </w:r>
            <w:r w:rsidRPr="00FB56AB">
              <w:rPr>
                <w:rFonts w:cs="Arial"/>
                <w:sz w:val="16"/>
                <w:szCs w:val="16"/>
              </w:rPr>
              <w:t xml:space="preserve"> who had been on continuous subcutaneous insulin infusion (CSII) therapy for at least a year.</w:t>
            </w:r>
          </w:p>
          <w:p w14:paraId="3D9A18C8" w14:textId="77777777" w:rsidR="002E42D4" w:rsidRDefault="002E42D4" w:rsidP="008B7DEF">
            <w:pPr>
              <w:rPr>
                <w:rFonts w:cs="Arial"/>
                <w:sz w:val="16"/>
                <w:szCs w:val="16"/>
              </w:rPr>
            </w:pPr>
          </w:p>
          <w:p w14:paraId="15242841" w14:textId="77777777" w:rsidR="002E42D4" w:rsidRDefault="002E42D4" w:rsidP="008B7DEF">
            <w:pPr>
              <w:rPr>
                <w:rFonts w:cs="Arial"/>
                <w:sz w:val="16"/>
                <w:szCs w:val="16"/>
              </w:rPr>
            </w:pPr>
            <w:r w:rsidRPr="002E42D4">
              <w:rPr>
                <w:rFonts w:cs="Arial"/>
                <w:sz w:val="16"/>
                <w:szCs w:val="16"/>
              </w:rPr>
              <w:lastRenderedPageBreak/>
              <w:t xml:space="preserve">Participants were randomized within each cohort to one of two treatment sequences (default or non-default </w:t>
            </w:r>
            <w:proofErr w:type="spellStart"/>
            <w:r w:rsidRPr="002E42D4">
              <w:rPr>
                <w:rFonts w:cs="Arial"/>
                <w:sz w:val="16"/>
                <w:szCs w:val="16"/>
              </w:rPr>
              <w:t>tmax</w:t>
            </w:r>
            <w:proofErr w:type="spellEnd"/>
            <w:r w:rsidRPr="002E42D4">
              <w:rPr>
                <w:rFonts w:cs="Arial"/>
                <w:sz w:val="16"/>
                <w:szCs w:val="16"/>
              </w:rPr>
              <w:t xml:space="preserve"> setting first) in a crossover manner.</w:t>
            </w:r>
            <w:r w:rsidR="00056318">
              <w:rPr>
                <w:rFonts w:cs="Arial"/>
                <w:sz w:val="16"/>
                <w:szCs w:val="16"/>
              </w:rPr>
              <w:t xml:space="preserve"> </w:t>
            </w:r>
            <w:r>
              <w:rPr>
                <w:rFonts w:cs="Arial"/>
                <w:sz w:val="16"/>
                <w:szCs w:val="16"/>
              </w:rPr>
              <w:t xml:space="preserve">The </w:t>
            </w:r>
            <w:r w:rsidRPr="00840940">
              <w:rPr>
                <w:rFonts w:cs="Arial"/>
                <w:sz w:val="16"/>
                <w:szCs w:val="16"/>
              </w:rPr>
              <w:t xml:space="preserve">performance and safety were compared between the default </w:t>
            </w:r>
            <w:proofErr w:type="spellStart"/>
            <w:r w:rsidRPr="00840940">
              <w:rPr>
                <w:rFonts w:cs="Arial"/>
                <w:sz w:val="16"/>
                <w:szCs w:val="16"/>
              </w:rPr>
              <w:t>tmax</w:t>
            </w:r>
            <w:proofErr w:type="spellEnd"/>
            <w:r w:rsidRPr="00840940">
              <w:rPr>
                <w:rFonts w:cs="Arial"/>
                <w:sz w:val="16"/>
                <w:szCs w:val="16"/>
              </w:rPr>
              <w:t xml:space="preserve"> setting (t65) and non-default settings (t50, t40, and t30).</w:t>
            </w:r>
          </w:p>
          <w:p w14:paraId="6C867AE4" w14:textId="77777777" w:rsidR="00056318" w:rsidRDefault="00056318" w:rsidP="008B7DEF">
            <w:pPr>
              <w:rPr>
                <w:rFonts w:cs="Arial"/>
                <w:sz w:val="16"/>
                <w:szCs w:val="16"/>
              </w:rPr>
            </w:pPr>
          </w:p>
          <w:p w14:paraId="3D2EB5C4" w14:textId="27087EE5" w:rsidR="00056318" w:rsidRPr="00C2061D" w:rsidRDefault="00056318" w:rsidP="008B7DEF">
            <w:pPr>
              <w:rPr>
                <w:rFonts w:cs="Arial"/>
                <w:sz w:val="16"/>
                <w:szCs w:val="16"/>
              </w:rPr>
            </w:pPr>
            <w:r w:rsidRPr="00056318">
              <w:rPr>
                <w:rFonts w:cs="Arial"/>
                <w:sz w:val="16"/>
                <w:szCs w:val="16"/>
              </w:rPr>
              <w:t xml:space="preserve">Each participant completed </w:t>
            </w:r>
            <w:r>
              <w:rPr>
                <w:rFonts w:cs="Arial"/>
                <w:sz w:val="16"/>
                <w:szCs w:val="16"/>
              </w:rPr>
              <w:t xml:space="preserve">a 7-day screening period, </w:t>
            </w:r>
            <w:r w:rsidRPr="00056318">
              <w:rPr>
                <w:rFonts w:cs="Arial"/>
                <w:sz w:val="16"/>
                <w:szCs w:val="16"/>
              </w:rPr>
              <w:t xml:space="preserve">two 7-day treatment periods (one with </w:t>
            </w:r>
            <w:r w:rsidR="001E1D7A">
              <w:rPr>
                <w:rFonts w:cs="Arial"/>
                <w:sz w:val="16"/>
                <w:szCs w:val="16"/>
              </w:rPr>
              <w:t xml:space="preserve">each </w:t>
            </w:r>
            <w:r w:rsidR="001E1D7A" w:rsidRPr="002E42D4">
              <w:rPr>
                <w:rFonts w:cs="Arial"/>
                <w:sz w:val="16"/>
                <w:szCs w:val="16"/>
              </w:rPr>
              <w:t xml:space="preserve"> </w:t>
            </w:r>
            <w:proofErr w:type="spellStart"/>
            <w:r w:rsidR="001E1D7A" w:rsidRPr="002E42D4">
              <w:rPr>
                <w:rFonts w:cs="Arial"/>
                <w:sz w:val="16"/>
                <w:szCs w:val="16"/>
              </w:rPr>
              <w:t>tmax</w:t>
            </w:r>
            <w:proofErr w:type="spellEnd"/>
            <w:r w:rsidR="001E1D7A" w:rsidRPr="002E42D4">
              <w:rPr>
                <w:rFonts w:cs="Arial"/>
                <w:sz w:val="16"/>
                <w:szCs w:val="16"/>
              </w:rPr>
              <w:t xml:space="preserve"> </w:t>
            </w:r>
            <w:r w:rsidRPr="00056318">
              <w:rPr>
                <w:rFonts w:cs="Arial"/>
                <w:sz w:val="16"/>
                <w:szCs w:val="16"/>
              </w:rPr>
              <w:t xml:space="preserve">setting) </w:t>
            </w:r>
            <w:r w:rsidR="001E1D7A">
              <w:rPr>
                <w:rFonts w:cs="Arial"/>
                <w:sz w:val="16"/>
                <w:szCs w:val="16"/>
              </w:rPr>
              <w:t>as well</w:t>
            </w:r>
            <w:r w:rsidRPr="00056318">
              <w:rPr>
                <w:rFonts w:cs="Arial"/>
                <w:sz w:val="16"/>
                <w:szCs w:val="16"/>
              </w:rPr>
              <w:t xml:space="preserve"> </w:t>
            </w:r>
            <w:r w:rsidR="001E1D7A">
              <w:rPr>
                <w:rFonts w:cs="Arial"/>
                <w:sz w:val="16"/>
                <w:szCs w:val="16"/>
              </w:rPr>
              <w:t>as</w:t>
            </w:r>
            <w:r w:rsidRPr="00056318">
              <w:rPr>
                <w:rFonts w:cs="Arial"/>
                <w:sz w:val="16"/>
                <w:szCs w:val="16"/>
              </w:rPr>
              <w:t xml:space="preserve"> a 7-day follow-up</w:t>
            </w:r>
            <w:r w:rsidR="008A7A8E">
              <w:rPr>
                <w:rFonts w:cs="Arial"/>
                <w:sz w:val="16"/>
                <w:szCs w:val="16"/>
              </w:rPr>
              <w:t xml:space="preserve"> period</w:t>
            </w:r>
            <w:r w:rsidRPr="00056318">
              <w:rPr>
                <w:rFonts w:cs="Arial"/>
                <w:sz w:val="16"/>
                <w:szCs w:val="16"/>
              </w:rPr>
              <w:t>.</w:t>
            </w:r>
          </w:p>
        </w:tc>
        <w:tc>
          <w:tcPr>
            <w:tcW w:w="1536" w:type="dxa"/>
          </w:tcPr>
          <w:p w14:paraId="3CDBBB3D" w14:textId="5AFB477E" w:rsidR="005F4903" w:rsidRPr="00E01447" w:rsidRDefault="005F4903">
            <w:pPr>
              <w:pStyle w:val="ListParagraph"/>
              <w:numPr>
                <w:ilvl w:val="0"/>
                <w:numId w:val="20"/>
              </w:numPr>
              <w:ind w:left="145" w:hanging="145"/>
              <w:jc w:val="left"/>
              <w:rPr>
                <w:rFonts w:cs="Arial"/>
                <w:sz w:val="16"/>
                <w:szCs w:val="16"/>
              </w:rPr>
            </w:pPr>
            <w:r w:rsidRPr="00E01447">
              <w:rPr>
                <w:rFonts w:cs="Arial"/>
                <w:sz w:val="16"/>
                <w:szCs w:val="16"/>
              </w:rPr>
              <w:lastRenderedPageBreak/>
              <w:t>%TBR:</w:t>
            </w:r>
            <w:r>
              <w:rPr>
                <w:rFonts w:cs="Arial"/>
                <w:sz w:val="16"/>
                <w:szCs w:val="16"/>
              </w:rPr>
              <w:t xml:space="preserve"> (</w:t>
            </w:r>
            <w:r w:rsidRPr="00E01447">
              <w:rPr>
                <w:rFonts w:cs="Arial"/>
                <w:sz w:val="16"/>
                <w:szCs w:val="16"/>
              </w:rPr>
              <w:t>&lt;54 mg/dL)</w:t>
            </w:r>
          </w:p>
          <w:p w14:paraId="54AAF850" w14:textId="63E3C900" w:rsidR="005F4903" w:rsidRDefault="005F4903">
            <w:pPr>
              <w:pStyle w:val="ListParagraph"/>
              <w:numPr>
                <w:ilvl w:val="0"/>
                <w:numId w:val="20"/>
              </w:numPr>
              <w:ind w:left="145" w:hanging="145"/>
              <w:jc w:val="left"/>
              <w:rPr>
                <w:rFonts w:cs="Arial"/>
                <w:sz w:val="16"/>
                <w:szCs w:val="16"/>
              </w:rPr>
            </w:pPr>
            <w:r w:rsidRPr="00C2061D">
              <w:rPr>
                <w:rFonts w:cs="Arial"/>
                <w:sz w:val="16"/>
                <w:szCs w:val="16"/>
              </w:rPr>
              <w:t xml:space="preserve">%TiR </w:t>
            </w:r>
            <w:r>
              <w:rPr>
                <w:rFonts w:cs="Arial"/>
                <w:sz w:val="16"/>
                <w:szCs w:val="16"/>
              </w:rPr>
              <w:t>(</w:t>
            </w:r>
            <w:r w:rsidRPr="00C2061D">
              <w:rPr>
                <w:rFonts w:cs="Arial"/>
                <w:sz w:val="16"/>
                <w:szCs w:val="16"/>
              </w:rPr>
              <w:t>70–180 mg/dL)</w:t>
            </w:r>
          </w:p>
          <w:p w14:paraId="3E04F725" w14:textId="74F296CA" w:rsidR="005F4903" w:rsidRDefault="005F4903">
            <w:pPr>
              <w:pStyle w:val="ListParagraph"/>
              <w:numPr>
                <w:ilvl w:val="0"/>
                <w:numId w:val="20"/>
              </w:numPr>
              <w:ind w:left="145" w:hanging="145"/>
              <w:jc w:val="left"/>
              <w:rPr>
                <w:rFonts w:cs="Arial"/>
                <w:sz w:val="16"/>
                <w:szCs w:val="16"/>
              </w:rPr>
            </w:pPr>
            <w:r>
              <w:rPr>
                <w:rFonts w:cs="Arial"/>
                <w:sz w:val="16"/>
                <w:szCs w:val="16"/>
              </w:rPr>
              <w:t>Time above range (%TAR: &gt;180 mg/dL)</w:t>
            </w:r>
          </w:p>
          <w:p w14:paraId="5F8A175D" w14:textId="77777777" w:rsidR="005F4903" w:rsidRDefault="005F4903">
            <w:pPr>
              <w:pStyle w:val="ListParagraph"/>
              <w:numPr>
                <w:ilvl w:val="0"/>
                <w:numId w:val="20"/>
              </w:numPr>
              <w:ind w:left="145" w:hanging="145"/>
              <w:jc w:val="left"/>
              <w:rPr>
                <w:rFonts w:cs="Arial"/>
                <w:sz w:val="16"/>
                <w:szCs w:val="16"/>
              </w:rPr>
            </w:pPr>
            <w:r>
              <w:rPr>
                <w:rFonts w:cs="Arial"/>
                <w:sz w:val="16"/>
                <w:szCs w:val="16"/>
              </w:rPr>
              <w:t>Mean glucose levels</w:t>
            </w:r>
          </w:p>
          <w:p w14:paraId="4FAF2B38" w14:textId="388943BD" w:rsidR="005F4903" w:rsidRDefault="005F4903">
            <w:pPr>
              <w:pStyle w:val="ListParagraph"/>
              <w:numPr>
                <w:ilvl w:val="0"/>
                <w:numId w:val="20"/>
              </w:numPr>
              <w:ind w:left="145" w:hanging="145"/>
              <w:jc w:val="left"/>
              <w:rPr>
                <w:rFonts w:cs="Arial"/>
                <w:sz w:val="16"/>
                <w:szCs w:val="16"/>
              </w:rPr>
            </w:pPr>
            <w:r w:rsidRPr="00D76187">
              <w:rPr>
                <w:rFonts w:cs="Arial"/>
                <w:sz w:val="16"/>
                <w:szCs w:val="16"/>
              </w:rPr>
              <w:t xml:space="preserve">TDD of </w:t>
            </w:r>
            <w:r>
              <w:rPr>
                <w:rFonts w:cs="Arial"/>
                <w:sz w:val="16"/>
                <w:szCs w:val="16"/>
              </w:rPr>
              <w:t>insulin</w:t>
            </w:r>
          </w:p>
          <w:p w14:paraId="0E19D46B" w14:textId="00EBD89D" w:rsidR="005F4903" w:rsidRDefault="005F4903">
            <w:pPr>
              <w:pStyle w:val="ListParagraph"/>
              <w:numPr>
                <w:ilvl w:val="0"/>
                <w:numId w:val="20"/>
              </w:numPr>
              <w:ind w:left="145" w:hanging="145"/>
              <w:jc w:val="left"/>
              <w:rPr>
                <w:rFonts w:cs="Arial"/>
                <w:sz w:val="16"/>
                <w:szCs w:val="16"/>
              </w:rPr>
            </w:pPr>
            <w:r>
              <w:rPr>
                <w:rFonts w:cs="Arial"/>
                <w:sz w:val="16"/>
                <w:szCs w:val="16"/>
              </w:rPr>
              <w:t>H</w:t>
            </w:r>
            <w:r w:rsidRPr="00D76187">
              <w:rPr>
                <w:rFonts w:cs="Arial"/>
                <w:sz w:val="16"/>
                <w:szCs w:val="16"/>
              </w:rPr>
              <w:t>ypoglycemia</w:t>
            </w:r>
            <w:r>
              <w:rPr>
                <w:rFonts w:cs="Arial"/>
                <w:sz w:val="16"/>
                <w:szCs w:val="16"/>
              </w:rPr>
              <w:t xml:space="preserve"> episodes</w:t>
            </w:r>
          </w:p>
          <w:p w14:paraId="0FF6D4E1" w14:textId="3D9414D5" w:rsidR="005F4903" w:rsidRDefault="005F4903">
            <w:pPr>
              <w:pStyle w:val="ListParagraph"/>
              <w:numPr>
                <w:ilvl w:val="0"/>
                <w:numId w:val="20"/>
              </w:numPr>
              <w:ind w:left="145" w:hanging="145"/>
              <w:jc w:val="left"/>
              <w:rPr>
                <w:rFonts w:cs="Arial"/>
                <w:sz w:val="16"/>
                <w:szCs w:val="16"/>
              </w:rPr>
            </w:pPr>
            <w:r>
              <w:rPr>
                <w:rFonts w:cs="Arial"/>
                <w:sz w:val="16"/>
                <w:szCs w:val="16"/>
              </w:rPr>
              <w:t>AEs</w:t>
            </w:r>
          </w:p>
          <w:p w14:paraId="43FFEC41" w14:textId="77777777" w:rsidR="0079567C" w:rsidRPr="00C2061D" w:rsidRDefault="0079567C" w:rsidP="008B7DEF">
            <w:pPr>
              <w:jc w:val="left"/>
              <w:rPr>
                <w:rFonts w:cs="Arial"/>
                <w:sz w:val="16"/>
                <w:szCs w:val="16"/>
              </w:rPr>
            </w:pPr>
          </w:p>
        </w:tc>
        <w:tc>
          <w:tcPr>
            <w:tcW w:w="2187" w:type="dxa"/>
          </w:tcPr>
          <w:p w14:paraId="43FAB24B" w14:textId="5AB69BD5" w:rsidR="009B348D" w:rsidRDefault="009B348D" w:rsidP="009B348D">
            <w:pPr>
              <w:rPr>
                <w:rFonts w:cs="Arial"/>
                <w:sz w:val="16"/>
                <w:szCs w:val="16"/>
              </w:rPr>
            </w:pPr>
            <w:r w:rsidRPr="009B348D">
              <w:rPr>
                <w:rFonts w:cs="Arial"/>
                <w:sz w:val="16"/>
                <w:szCs w:val="16"/>
              </w:rPr>
              <w:t xml:space="preserve">The </w:t>
            </w:r>
            <w:r>
              <w:rPr>
                <w:rFonts w:cs="Arial"/>
                <w:sz w:val="16"/>
                <w:szCs w:val="16"/>
              </w:rPr>
              <w:t>%TBR</w:t>
            </w:r>
            <w:r w:rsidRPr="009B348D">
              <w:rPr>
                <w:rFonts w:cs="Arial"/>
                <w:sz w:val="16"/>
                <w:szCs w:val="16"/>
              </w:rPr>
              <w:t xml:space="preserve">&lt;54 was consistently below 1% across all </w:t>
            </w:r>
            <w:proofErr w:type="spellStart"/>
            <w:r w:rsidRPr="009B348D">
              <w:rPr>
                <w:rFonts w:cs="Arial"/>
                <w:sz w:val="16"/>
                <w:szCs w:val="16"/>
              </w:rPr>
              <w:t>tmax</w:t>
            </w:r>
            <w:proofErr w:type="spellEnd"/>
            <w:r w:rsidRPr="009B348D">
              <w:rPr>
                <w:rFonts w:cs="Arial"/>
                <w:sz w:val="16"/>
                <w:szCs w:val="16"/>
              </w:rPr>
              <w:t xml:space="preserve"> </w:t>
            </w:r>
            <w:proofErr w:type="gramStart"/>
            <w:r w:rsidRPr="009B348D">
              <w:rPr>
                <w:rFonts w:cs="Arial"/>
                <w:sz w:val="16"/>
                <w:szCs w:val="16"/>
              </w:rPr>
              <w:t>settings</w:t>
            </w:r>
            <w:r w:rsidR="00DA7FC2">
              <w:rPr>
                <w:rFonts w:cs="Arial"/>
                <w:sz w:val="16"/>
                <w:szCs w:val="16"/>
              </w:rPr>
              <w:t>, but</w:t>
            </w:r>
            <w:proofErr w:type="gramEnd"/>
            <w:r w:rsidR="00DA7FC2">
              <w:rPr>
                <w:rFonts w:cs="Arial"/>
                <w:sz w:val="16"/>
                <w:szCs w:val="16"/>
              </w:rPr>
              <w:t xml:space="preserve"> tended to be slightly higher with the non-</w:t>
            </w:r>
            <w:r w:rsidR="00DA7FC2" w:rsidRPr="00FC4AB5">
              <w:rPr>
                <w:rFonts w:cs="Arial"/>
                <w:sz w:val="16"/>
                <w:szCs w:val="16"/>
              </w:rPr>
              <w:t>default settings</w:t>
            </w:r>
            <w:r w:rsidR="00DA7FC2">
              <w:rPr>
                <w:rFonts w:cs="Arial"/>
                <w:sz w:val="16"/>
                <w:szCs w:val="16"/>
              </w:rPr>
              <w:t xml:space="preserve"> compared to t65.</w:t>
            </w:r>
          </w:p>
          <w:p w14:paraId="74E155D8" w14:textId="77777777" w:rsidR="00FC4AB5" w:rsidRDefault="00FC4AB5" w:rsidP="009B348D">
            <w:pPr>
              <w:rPr>
                <w:rFonts w:cs="Arial"/>
                <w:sz w:val="16"/>
                <w:szCs w:val="16"/>
              </w:rPr>
            </w:pPr>
          </w:p>
          <w:p w14:paraId="3F70FB9E" w14:textId="59AB487D" w:rsidR="00FC4AB5" w:rsidRDefault="00FC4AB5" w:rsidP="009B348D">
            <w:pPr>
              <w:rPr>
                <w:rFonts w:cs="Arial"/>
                <w:sz w:val="16"/>
                <w:szCs w:val="16"/>
              </w:rPr>
            </w:pPr>
            <w:r w:rsidRPr="00FC4AB5">
              <w:rPr>
                <w:rFonts w:cs="Arial"/>
                <w:sz w:val="16"/>
                <w:szCs w:val="16"/>
              </w:rPr>
              <w:t xml:space="preserve">Non-default settings improved </w:t>
            </w:r>
            <w:r>
              <w:rPr>
                <w:rFonts w:cs="Arial"/>
                <w:sz w:val="16"/>
                <w:szCs w:val="16"/>
              </w:rPr>
              <w:t>%TiR slightly compared to t65, although not statistically significantly.</w:t>
            </w:r>
          </w:p>
          <w:p w14:paraId="620629DA" w14:textId="77777777" w:rsidR="009B348D" w:rsidRPr="009B348D" w:rsidRDefault="009B348D" w:rsidP="009B348D">
            <w:pPr>
              <w:rPr>
                <w:rFonts w:cs="Arial"/>
                <w:sz w:val="16"/>
                <w:szCs w:val="16"/>
              </w:rPr>
            </w:pPr>
          </w:p>
          <w:p w14:paraId="0396D04D" w14:textId="4D59DDEB" w:rsidR="009B348D" w:rsidRDefault="009B348D" w:rsidP="009B348D">
            <w:pPr>
              <w:rPr>
                <w:rFonts w:cs="Arial"/>
                <w:sz w:val="16"/>
                <w:szCs w:val="16"/>
              </w:rPr>
            </w:pPr>
            <w:r w:rsidRPr="009B348D">
              <w:rPr>
                <w:rFonts w:cs="Arial"/>
                <w:sz w:val="16"/>
                <w:szCs w:val="16"/>
              </w:rPr>
              <w:t>Mean glucose levels were significantly lower in the non-default settings for</w:t>
            </w:r>
            <w:r>
              <w:rPr>
                <w:rFonts w:cs="Arial"/>
                <w:sz w:val="16"/>
                <w:szCs w:val="16"/>
              </w:rPr>
              <w:t xml:space="preserve"> two of the three</w:t>
            </w:r>
            <w:r w:rsidRPr="009B348D">
              <w:rPr>
                <w:rFonts w:cs="Arial"/>
                <w:sz w:val="16"/>
                <w:szCs w:val="16"/>
              </w:rPr>
              <w:t xml:space="preserve"> cohorts. </w:t>
            </w:r>
          </w:p>
          <w:p w14:paraId="58819525" w14:textId="77777777" w:rsidR="009B348D" w:rsidRPr="009B348D" w:rsidRDefault="009B348D" w:rsidP="009B348D">
            <w:pPr>
              <w:rPr>
                <w:rFonts w:cs="Arial"/>
                <w:sz w:val="16"/>
                <w:szCs w:val="16"/>
              </w:rPr>
            </w:pPr>
          </w:p>
          <w:p w14:paraId="4C176177" w14:textId="31831F40" w:rsidR="0079567C" w:rsidRPr="00C2061D" w:rsidRDefault="009B348D" w:rsidP="009B348D">
            <w:pPr>
              <w:rPr>
                <w:rFonts w:cs="Arial"/>
                <w:sz w:val="16"/>
                <w:szCs w:val="16"/>
              </w:rPr>
            </w:pPr>
            <w:r w:rsidRPr="009B348D">
              <w:rPr>
                <w:rFonts w:cs="Arial"/>
                <w:sz w:val="16"/>
                <w:szCs w:val="16"/>
              </w:rPr>
              <w:t xml:space="preserve">The </w:t>
            </w:r>
            <w:r>
              <w:rPr>
                <w:rFonts w:cs="Arial"/>
                <w:sz w:val="16"/>
                <w:szCs w:val="16"/>
              </w:rPr>
              <w:t>TDD of</w:t>
            </w:r>
            <w:r w:rsidRPr="009B348D">
              <w:rPr>
                <w:rFonts w:cs="Arial"/>
                <w:sz w:val="16"/>
                <w:szCs w:val="16"/>
              </w:rPr>
              <w:t xml:space="preserve"> insulin was comparable across settings, showing no notable differences.</w:t>
            </w:r>
          </w:p>
        </w:tc>
        <w:tc>
          <w:tcPr>
            <w:tcW w:w="0" w:type="auto"/>
          </w:tcPr>
          <w:p w14:paraId="4CBCC3C4" w14:textId="77777777" w:rsidR="0079567C" w:rsidRDefault="009B348D" w:rsidP="008B7DEF">
            <w:pPr>
              <w:rPr>
                <w:rFonts w:cs="Arial"/>
                <w:sz w:val="16"/>
                <w:szCs w:val="16"/>
              </w:rPr>
            </w:pPr>
            <w:r>
              <w:rPr>
                <w:rFonts w:cs="Arial"/>
                <w:sz w:val="16"/>
                <w:szCs w:val="16"/>
              </w:rPr>
              <w:lastRenderedPageBreak/>
              <w:t>T</w:t>
            </w:r>
            <w:r w:rsidRPr="009B348D">
              <w:rPr>
                <w:rFonts w:cs="Arial"/>
                <w:sz w:val="16"/>
                <w:szCs w:val="16"/>
              </w:rPr>
              <w:t>wo participants experienced non-serious infusion-site reactions on the default setting.</w:t>
            </w:r>
          </w:p>
          <w:p w14:paraId="562CD17F" w14:textId="77777777" w:rsidR="009B348D" w:rsidRDefault="009B348D" w:rsidP="008B7DEF">
            <w:pPr>
              <w:rPr>
                <w:rFonts w:cs="Arial"/>
                <w:sz w:val="16"/>
                <w:szCs w:val="16"/>
              </w:rPr>
            </w:pPr>
          </w:p>
          <w:p w14:paraId="1157EC97" w14:textId="77777777" w:rsidR="009B348D" w:rsidRDefault="009B348D" w:rsidP="008B7DEF">
            <w:pPr>
              <w:rPr>
                <w:rFonts w:cs="Arial"/>
                <w:sz w:val="16"/>
                <w:szCs w:val="16"/>
              </w:rPr>
            </w:pPr>
            <w:r w:rsidRPr="009B348D">
              <w:rPr>
                <w:rFonts w:cs="Arial"/>
                <w:sz w:val="16"/>
                <w:szCs w:val="16"/>
              </w:rPr>
              <w:t>No severe hypoglycemic episodes occurred.</w:t>
            </w:r>
          </w:p>
          <w:p w14:paraId="547CB294" w14:textId="77777777" w:rsidR="009B348D" w:rsidRDefault="009B348D" w:rsidP="008B7DEF">
            <w:pPr>
              <w:rPr>
                <w:rFonts w:cs="Arial"/>
                <w:sz w:val="16"/>
                <w:szCs w:val="16"/>
              </w:rPr>
            </w:pPr>
          </w:p>
          <w:p w14:paraId="3802E2A1" w14:textId="48C0239B" w:rsidR="009B348D" w:rsidRPr="00C2061D" w:rsidRDefault="009B348D" w:rsidP="008B7DEF">
            <w:pPr>
              <w:rPr>
                <w:rFonts w:cs="Arial"/>
                <w:sz w:val="16"/>
                <w:szCs w:val="16"/>
              </w:rPr>
            </w:pPr>
            <w:r w:rsidRPr="009B348D">
              <w:rPr>
                <w:rFonts w:cs="Arial"/>
                <w:sz w:val="16"/>
                <w:szCs w:val="16"/>
              </w:rPr>
              <w:t xml:space="preserve">No </w:t>
            </w:r>
            <w:r>
              <w:rPr>
                <w:rFonts w:cs="Arial"/>
                <w:sz w:val="16"/>
                <w:szCs w:val="16"/>
              </w:rPr>
              <w:t>SAEs</w:t>
            </w:r>
            <w:r w:rsidRPr="009B348D">
              <w:rPr>
                <w:rFonts w:cs="Arial"/>
                <w:sz w:val="16"/>
                <w:szCs w:val="16"/>
              </w:rPr>
              <w:t xml:space="preserve"> were reported</w:t>
            </w:r>
            <w:r>
              <w:rPr>
                <w:rFonts w:cs="Arial"/>
                <w:sz w:val="16"/>
                <w:szCs w:val="16"/>
              </w:rPr>
              <w:t>.</w:t>
            </w:r>
          </w:p>
        </w:tc>
        <w:tc>
          <w:tcPr>
            <w:tcW w:w="0" w:type="auto"/>
          </w:tcPr>
          <w:p w14:paraId="61BD1081" w14:textId="4A4AE742" w:rsidR="0079567C" w:rsidRPr="00C2061D" w:rsidRDefault="00D901A7" w:rsidP="008B7DEF">
            <w:pPr>
              <w:rPr>
                <w:rFonts w:cs="Arial"/>
                <w:sz w:val="16"/>
                <w:szCs w:val="16"/>
              </w:rPr>
            </w:pPr>
            <w:r w:rsidRPr="00D901A7">
              <w:rPr>
                <w:rFonts w:cs="Arial"/>
                <w:sz w:val="16"/>
                <w:szCs w:val="16"/>
              </w:rPr>
              <w:t xml:space="preserve">The study suggests that the </w:t>
            </w:r>
            <w:proofErr w:type="spellStart"/>
            <w:r w:rsidRPr="00D901A7">
              <w:rPr>
                <w:rFonts w:cs="Arial"/>
                <w:sz w:val="16"/>
                <w:szCs w:val="16"/>
              </w:rPr>
              <w:t>iLet</w:t>
            </w:r>
            <w:proofErr w:type="spellEnd"/>
            <w:r w:rsidRPr="00D901A7">
              <w:rPr>
                <w:rFonts w:cs="Arial"/>
                <w:sz w:val="16"/>
                <w:szCs w:val="16"/>
              </w:rPr>
              <w:t xml:space="preserve"> bionic pancreas with faster </w:t>
            </w:r>
            <w:proofErr w:type="spellStart"/>
            <w:r w:rsidRPr="00D901A7">
              <w:rPr>
                <w:rFonts w:cs="Arial"/>
                <w:sz w:val="16"/>
                <w:szCs w:val="16"/>
              </w:rPr>
              <w:t>aspart</w:t>
            </w:r>
            <w:proofErr w:type="spellEnd"/>
            <w:r>
              <w:rPr>
                <w:rFonts w:cs="Arial"/>
                <w:sz w:val="16"/>
                <w:szCs w:val="16"/>
              </w:rPr>
              <w:t xml:space="preserve"> insulin</w:t>
            </w:r>
            <w:r w:rsidRPr="00D901A7">
              <w:rPr>
                <w:rFonts w:cs="Arial"/>
                <w:sz w:val="16"/>
                <w:szCs w:val="16"/>
              </w:rPr>
              <w:t xml:space="preserve"> and shorter </w:t>
            </w:r>
            <w:proofErr w:type="spellStart"/>
            <w:r w:rsidRPr="00D901A7">
              <w:rPr>
                <w:rFonts w:cs="Arial"/>
                <w:sz w:val="16"/>
                <w:szCs w:val="16"/>
              </w:rPr>
              <w:t>tmax</w:t>
            </w:r>
            <w:proofErr w:type="spellEnd"/>
            <w:r w:rsidRPr="00D901A7">
              <w:rPr>
                <w:rFonts w:cs="Arial"/>
                <w:sz w:val="16"/>
                <w:szCs w:val="16"/>
              </w:rPr>
              <w:t xml:space="preserve"> settings may provide safe and effective glucose control with minimal time spent in hypoglycemia.</w:t>
            </w:r>
          </w:p>
        </w:tc>
      </w:tr>
      <w:tr w:rsidR="00357A0C" w:rsidRPr="00C2061D" w14:paraId="43AD29D1" w14:textId="77777777" w:rsidTr="005E17B4">
        <w:tc>
          <w:tcPr>
            <w:tcW w:w="1334" w:type="dxa"/>
          </w:tcPr>
          <w:p w14:paraId="27DDE5E3" w14:textId="13570500" w:rsidR="0079567C" w:rsidRPr="00FF2044" w:rsidRDefault="0079567C" w:rsidP="008B7DEF">
            <w:pPr>
              <w:rPr>
                <w:rFonts w:cs="Arial"/>
                <w:sz w:val="16"/>
                <w:szCs w:val="16"/>
              </w:rPr>
            </w:pPr>
            <w:r w:rsidRPr="00FF2044">
              <w:rPr>
                <w:rFonts w:cs="Arial"/>
                <w:bCs/>
                <w:sz w:val="16"/>
                <w:szCs w:val="16"/>
              </w:rPr>
              <w:t xml:space="preserve">Sherwood </w:t>
            </w:r>
            <w:r>
              <w:rPr>
                <w:rFonts w:cs="Arial"/>
                <w:bCs/>
                <w:sz w:val="16"/>
                <w:szCs w:val="16"/>
              </w:rPr>
              <w:t>et al.</w:t>
            </w:r>
            <w:r w:rsidRPr="00FF2044">
              <w:rPr>
                <w:rFonts w:cs="Arial"/>
                <w:bCs/>
                <w:sz w:val="16"/>
                <w:szCs w:val="16"/>
              </w:rPr>
              <w:t xml:space="preserve"> (2024) </w:t>
            </w:r>
            <w:r w:rsidRPr="00FF2044">
              <w:rPr>
                <w:rFonts w:cs="Arial"/>
                <w:bCs/>
                <w:sz w:val="16"/>
                <w:szCs w:val="16"/>
              </w:rPr>
              <w:fldChar w:fldCharType="begin"/>
            </w:r>
            <w:r w:rsidR="00B60AE6">
              <w:rPr>
                <w:rFonts w:cs="Arial"/>
                <w:bCs/>
                <w:sz w:val="16"/>
                <w:szCs w:val="16"/>
              </w:rPr>
              <w:instrText xml:space="preserve"> ADDIN EN.CITE &lt;EndNote&gt;&lt;Cite&gt;&lt;Author&gt;Sherwood&lt;/Author&gt;&lt;Year&gt;2024&lt;/Year&gt;&lt;RecNum&gt;565&lt;/RecNum&gt;&lt;DisplayText&gt;(59)&lt;/DisplayText&gt;&lt;record&gt;&lt;rec-number&gt;565&lt;/rec-number&gt;&lt;foreign-keys&gt;&lt;key app="EN" db-id="vwrrttwz10fd9netdtjv5t0n2rea550ese5e" timestamp="1726139291"&gt;565&lt;/key&gt;&lt;/foreign-keys&gt;&lt;ref-type name="Journal Article"&gt;17&lt;/ref-type&gt;&lt;contributors&gt;&lt;authors&gt;&lt;author&gt;Sherwood, J. S.&lt;/author&gt;&lt;author&gt;Castellanos, L. E.&lt;/author&gt;&lt;author&gt;O&amp;apos;Connor, M. Y.&lt;/author&gt;&lt;author&gt;Balliro, C. A.&lt;/author&gt;&lt;author&gt;Hillard, M. A.&lt;/author&gt;&lt;author&gt;Gaston, S. G.&lt;/author&gt;&lt;author&gt;Bartholomew, R.&lt;/author&gt;&lt;author&gt;Greaux, E.&lt;/author&gt;&lt;author&gt;Sabean, A.&lt;/author&gt;&lt;author&gt;Zheng, H.&lt;/author&gt;&lt;author&gt;et al.,&lt;/author&gt;&lt;/authors&gt;&lt;/contributors&gt;&lt;titles&gt;&lt;title&gt;Randomized Trial of the Insulin-Only iLet Bionic Pancreas for the Treatment of Cystic Fibrosis- Related Diabetes&lt;/title&gt;&lt;secondary-title&gt;Diabetes care&lt;/secondary-title&gt;&lt;/titles&gt;&lt;periodical&gt;&lt;full-title&gt;Diabetes care&lt;/full-title&gt;&lt;/periodical&gt;&lt;pages&gt;101</w:instrText>
            </w:r>
            <w:r w:rsidR="00B60AE6">
              <w:rPr>
                <w:rFonts w:ascii="Cambria Math" w:hAnsi="Cambria Math" w:cs="Cambria Math"/>
                <w:bCs/>
                <w:sz w:val="16"/>
                <w:szCs w:val="16"/>
              </w:rPr>
              <w:instrText>‐</w:instrText>
            </w:r>
            <w:r w:rsidR="00B60AE6">
              <w:rPr>
                <w:rFonts w:cs="Arial"/>
                <w:bCs/>
                <w:sz w:val="16"/>
                <w:szCs w:val="16"/>
              </w:rPr>
              <w:instrText>108&lt;/pages&gt;&lt;volume&gt;47&lt;/volume&gt;&lt;number&gt;1&lt;/number&gt;&lt;keywords&gt;&lt;keyword&gt;*Cystic Fibrosis [drug therapy]&lt;/keyword&gt;&lt;keyword&gt;*Diabetes Mellitus, Type 1 [drug therapy]&lt;/keyword&gt;&lt;keyword&gt;*Hypoglycemia [drug therapy]&lt;/keyword&gt;&lt;keyword&gt;Adult&lt;/keyword&gt;&lt;keyword&gt;Bionics&lt;/keyword&gt;&lt;keyword&gt;Blood Glucose&lt;/keyword&gt;&lt;keyword&gt;Blood Glucose Self</w:instrText>
            </w:r>
            <w:r w:rsidR="00B60AE6">
              <w:rPr>
                <w:rFonts w:ascii="Cambria Math" w:hAnsi="Cambria Math" w:cs="Cambria Math"/>
                <w:bCs/>
                <w:sz w:val="16"/>
                <w:szCs w:val="16"/>
              </w:rPr>
              <w:instrText>‐</w:instrText>
            </w:r>
            <w:r w:rsidR="00B60AE6">
              <w:rPr>
                <w:rFonts w:cs="Arial"/>
                <w:bCs/>
                <w:sz w:val="16"/>
                <w:szCs w:val="16"/>
              </w:rPr>
              <w:instrText>Monitoring&lt;/keyword&gt;&lt;keyword&gt;Humans&lt;/keyword&gt;&lt;keyword&gt;Hypoglycemic Agents [therapeutic use]&lt;/keyword&gt;&lt;keyword&gt;Insulin Infusion Systems&lt;/keyword&gt;&lt;keyword&gt;Insulin [therapeutic use]&lt;/keyword&gt;&lt;keyword&gt;Insulin, Regular, Human [therapeutic use]&lt;/keyword&gt;&lt;keyword&gt;Pancreas&lt;/keyword&gt;&lt;/keywords&gt;&lt;dates&gt;&lt;year&gt;2024&lt;/year&gt;&lt;/dates&gt;&lt;accession-num&gt;CN-02608839&lt;/accession-num&gt;&lt;work-type&gt;Journal article&lt;/work-type&gt;&lt;urls&gt;&lt;related-urls&gt;&lt;url&gt;https://www.cochranelibrary.com/central/doi/10.1002/central/CN-02608839/full&lt;/url&gt;&lt;/related-urls&gt;&lt;/urls&gt;&lt;custom3&gt;PUBMED 37874987&lt;/custom3&gt;&lt;electronic-resource-num&gt;10.2337/dc23-1411&lt;/electronic-resource-num&gt;&lt;/record&gt;&lt;/Cite&gt;&lt;/EndNote&gt;</w:instrText>
            </w:r>
            <w:r w:rsidRPr="00FF2044">
              <w:rPr>
                <w:rFonts w:cs="Arial"/>
                <w:bCs/>
                <w:sz w:val="16"/>
                <w:szCs w:val="16"/>
              </w:rPr>
              <w:fldChar w:fldCharType="separate"/>
            </w:r>
            <w:r w:rsidR="00B60AE6">
              <w:rPr>
                <w:rFonts w:cs="Arial"/>
                <w:bCs/>
                <w:noProof/>
                <w:sz w:val="16"/>
                <w:szCs w:val="16"/>
              </w:rPr>
              <w:t>(59)</w:t>
            </w:r>
            <w:r w:rsidRPr="00FF2044">
              <w:rPr>
                <w:rFonts w:cs="Arial"/>
                <w:bCs/>
                <w:sz w:val="16"/>
                <w:szCs w:val="16"/>
              </w:rPr>
              <w:fldChar w:fldCharType="end"/>
            </w:r>
          </w:p>
        </w:tc>
        <w:tc>
          <w:tcPr>
            <w:tcW w:w="1714" w:type="dxa"/>
          </w:tcPr>
          <w:p w14:paraId="5585AF4D" w14:textId="26828C38" w:rsidR="00C24C01" w:rsidRDefault="00C24C01" w:rsidP="008B7DEF">
            <w:pPr>
              <w:rPr>
                <w:rFonts w:cs="Arial"/>
                <w:sz w:val="16"/>
                <w:szCs w:val="16"/>
              </w:rPr>
            </w:pPr>
            <w:r w:rsidRPr="00C24C01">
              <w:rPr>
                <w:rFonts w:cs="Arial"/>
                <w:sz w:val="16"/>
                <w:szCs w:val="16"/>
              </w:rPr>
              <w:t xml:space="preserve">The </w:t>
            </w:r>
            <w:proofErr w:type="spellStart"/>
            <w:r w:rsidRPr="00C24C01">
              <w:rPr>
                <w:rFonts w:cs="Arial"/>
                <w:sz w:val="16"/>
                <w:szCs w:val="16"/>
              </w:rPr>
              <w:t>iLet</w:t>
            </w:r>
            <w:proofErr w:type="spellEnd"/>
            <w:r w:rsidRPr="00C24C01">
              <w:rPr>
                <w:rFonts w:cs="Arial"/>
                <w:sz w:val="16"/>
                <w:szCs w:val="16"/>
              </w:rPr>
              <w:t xml:space="preserve"> BP was used in the intervention arm for automated insulin delivery, alongside the Dexcom G6 CGM and Inset I infusion set. </w:t>
            </w:r>
          </w:p>
          <w:p w14:paraId="7B4AD693" w14:textId="77777777" w:rsidR="00C24C01" w:rsidRDefault="00C24C01" w:rsidP="008B7DEF">
            <w:pPr>
              <w:rPr>
                <w:rFonts w:cs="Arial"/>
                <w:sz w:val="16"/>
                <w:szCs w:val="16"/>
              </w:rPr>
            </w:pPr>
          </w:p>
          <w:p w14:paraId="06C904BE" w14:textId="04A2F983" w:rsidR="0079567C" w:rsidRPr="00C2061D" w:rsidRDefault="00C24C01" w:rsidP="008B7DEF">
            <w:pPr>
              <w:rPr>
                <w:rFonts w:cs="Arial"/>
                <w:sz w:val="16"/>
                <w:szCs w:val="16"/>
              </w:rPr>
            </w:pPr>
            <w:r w:rsidRPr="00C24C01">
              <w:rPr>
                <w:rFonts w:cs="Arial"/>
                <w:sz w:val="16"/>
                <w:szCs w:val="16"/>
              </w:rPr>
              <w:t xml:space="preserve">During the control (usual care) arm, participants continued their regular diabetes management, with additional devices such as the Medtronic </w:t>
            </w:r>
            <w:proofErr w:type="spellStart"/>
            <w:r w:rsidRPr="00C24C01">
              <w:rPr>
                <w:rFonts w:cs="Arial"/>
                <w:sz w:val="16"/>
                <w:szCs w:val="16"/>
              </w:rPr>
              <w:t>InPen</w:t>
            </w:r>
            <w:proofErr w:type="spellEnd"/>
            <w:r w:rsidRPr="00C24C01">
              <w:rPr>
                <w:rFonts w:cs="Arial"/>
                <w:sz w:val="16"/>
                <w:szCs w:val="16"/>
              </w:rPr>
              <w:t xml:space="preserve"> for some.</w:t>
            </w:r>
          </w:p>
        </w:tc>
        <w:tc>
          <w:tcPr>
            <w:tcW w:w="2134" w:type="dxa"/>
          </w:tcPr>
          <w:p w14:paraId="68C7A73E" w14:textId="78A411DF" w:rsidR="0079567C" w:rsidRPr="00C2061D" w:rsidRDefault="00533C61" w:rsidP="008B7DEF">
            <w:pPr>
              <w:rPr>
                <w:rFonts w:cs="Arial"/>
                <w:sz w:val="16"/>
                <w:szCs w:val="16"/>
              </w:rPr>
            </w:pPr>
            <w:r w:rsidRPr="00533C61">
              <w:rPr>
                <w:rFonts w:cs="Arial"/>
                <w:sz w:val="16"/>
                <w:szCs w:val="16"/>
              </w:rPr>
              <w:t xml:space="preserve">To evaluate the effectiveness and safety of the </w:t>
            </w:r>
            <w:proofErr w:type="spellStart"/>
            <w:r w:rsidRPr="00533C61">
              <w:rPr>
                <w:rFonts w:cs="Arial"/>
                <w:sz w:val="16"/>
                <w:szCs w:val="16"/>
              </w:rPr>
              <w:t>iLet</w:t>
            </w:r>
            <w:proofErr w:type="spellEnd"/>
            <w:r w:rsidRPr="00533C61">
              <w:rPr>
                <w:rFonts w:cs="Arial"/>
                <w:sz w:val="16"/>
                <w:szCs w:val="16"/>
              </w:rPr>
              <w:t xml:space="preserve"> BP in an insulin-only configuration in comparison to standard diabetes care in adults with cystic fibrosis–related diabetes (CFRD) over a two-week period.</w:t>
            </w:r>
          </w:p>
        </w:tc>
        <w:tc>
          <w:tcPr>
            <w:tcW w:w="1603" w:type="dxa"/>
          </w:tcPr>
          <w:p w14:paraId="045C22E5" w14:textId="77777777" w:rsidR="0079567C" w:rsidRDefault="00420507" w:rsidP="008B7DEF">
            <w:pPr>
              <w:rPr>
                <w:rFonts w:cs="Arial"/>
                <w:sz w:val="16"/>
                <w:szCs w:val="16"/>
              </w:rPr>
            </w:pPr>
            <w:r>
              <w:rPr>
                <w:rFonts w:cs="Arial"/>
                <w:sz w:val="16"/>
                <w:szCs w:val="16"/>
              </w:rPr>
              <w:t>S</w:t>
            </w:r>
            <w:r w:rsidRPr="00420507">
              <w:rPr>
                <w:rFonts w:cs="Arial"/>
                <w:sz w:val="16"/>
                <w:szCs w:val="16"/>
              </w:rPr>
              <w:t>ingle-center, open-label, randomized, crossover trial</w:t>
            </w:r>
            <w:r>
              <w:rPr>
                <w:rFonts w:cs="Arial"/>
                <w:sz w:val="16"/>
                <w:szCs w:val="16"/>
              </w:rPr>
              <w:t>.</w:t>
            </w:r>
          </w:p>
          <w:p w14:paraId="460CCEBD" w14:textId="77777777" w:rsidR="00420507" w:rsidRDefault="00420507" w:rsidP="008B7DEF">
            <w:pPr>
              <w:rPr>
                <w:rFonts w:cs="Arial"/>
                <w:sz w:val="16"/>
                <w:szCs w:val="16"/>
              </w:rPr>
            </w:pPr>
          </w:p>
          <w:p w14:paraId="1FA4A11D" w14:textId="562E8AF3" w:rsidR="00420507" w:rsidRDefault="00420507" w:rsidP="008B7DEF">
            <w:pPr>
              <w:rPr>
                <w:rFonts w:cs="Arial"/>
                <w:sz w:val="16"/>
                <w:szCs w:val="16"/>
              </w:rPr>
            </w:pPr>
            <w:r>
              <w:rPr>
                <w:rFonts w:cs="Arial"/>
                <w:sz w:val="16"/>
                <w:szCs w:val="16"/>
              </w:rPr>
              <w:t>The study included 20 a</w:t>
            </w:r>
            <w:r w:rsidRPr="00420507">
              <w:rPr>
                <w:rFonts w:cs="Arial"/>
                <w:sz w:val="16"/>
                <w:szCs w:val="16"/>
              </w:rPr>
              <w:t>dults with CFRD</w:t>
            </w:r>
            <w:r w:rsidR="00C24C01">
              <w:rPr>
                <w:rFonts w:cs="Arial"/>
                <w:sz w:val="16"/>
                <w:szCs w:val="16"/>
              </w:rPr>
              <w:t>, who</w:t>
            </w:r>
            <w:r w:rsidRPr="00420507">
              <w:rPr>
                <w:rFonts w:cs="Arial"/>
                <w:sz w:val="16"/>
                <w:szCs w:val="16"/>
              </w:rPr>
              <w:t xml:space="preserve"> manag</w:t>
            </w:r>
            <w:r w:rsidR="00C24C01">
              <w:rPr>
                <w:rFonts w:cs="Arial"/>
                <w:sz w:val="16"/>
                <w:szCs w:val="16"/>
              </w:rPr>
              <w:t>ed</w:t>
            </w:r>
            <w:r w:rsidRPr="00420507">
              <w:rPr>
                <w:rFonts w:cs="Arial"/>
                <w:sz w:val="16"/>
                <w:szCs w:val="16"/>
              </w:rPr>
              <w:t xml:space="preserve"> their glucose levels with insulin.</w:t>
            </w:r>
          </w:p>
          <w:p w14:paraId="288E0942" w14:textId="77777777" w:rsidR="00C24C01" w:rsidRDefault="00C24C01" w:rsidP="008B7DEF">
            <w:pPr>
              <w:rPr>
                <w:rFonts w:cs="Arial"/>
                <w:sz w:val="16"/>
                <w:szCs w:val="16"/>
              </w:rPr>
            </w:pPr>
          </w:p>
          <w:p w14:paraId="4E67D488" w14:textId="261D9718" w:rsidR="00FE7C3F" w:rsidRPr="00C2061D" w:rsidRDefault="00DD0155" w:rsidP="008B7DEF">
            <w:pPr>
              <w:rPr>
                <w:rFonts w:cs="Arial"/>
                <w:sz w:val="16"/>
                <w:szCs w:val="16"/>
              </w:rPr>
            </w:pPr>
            <w:r>
              <w:rPr>
                <w:rFonts w:cs="Arial"/>
                <w:sz w:val="16"/>
                <w:szCs w:val="16"/>
              </w:rPr>
              <w:t xml:space="preserve">The study included </w:t>
            </w:r>
            <w:r w:rsidRPr="00DD0155">
              <w:rPr>
                <w:rFonts w:cs="Arial"/>
                <w:sz w:val="16"/>
                <w:szCs w:val="16"/>
              </w:rPr>
              <w:t>two treatment periods of two weeks each</w:t>
            </w:r>
            <w:r>
              <w:rPr>
                <w:rFonts w:cs="Arial"/>
                <w:sz w:val="16"/>
                <w:szCs w:val="16"/>
              </w:rPr>
              <w:t xml:space="preserve">. </w:t>
            </w:r>
            <w:r>
              <w:t xml:space="preserve"> </w:t>
            </w:r>
            <w:r w:rsidRPr="00DD0155">
              <w:rPr>
                <w:rFonts w:cs="Arial"/>
                <w:sz w:val="16"/>
                <w:szCs w:val="16"/>
              </w:rPr>
              <w:t>Participants were randomly assigned to either begin with the</w:t>
            </w:r>
            <w:r>
              <w:rPr>
                <w:rFonts w:cs="Arial"/>
                <w:sz w:val="16"/>
                <w:szCs w:val="16"/>
              </w:rPr>
              <w:t xml:space="preserve"> </w:t>
            </w:r>
            <w:proofErr w:type="spellStart"/>
            <w:r>
              <w:rPr>
                <w:rFonts w:cs="Arial"/>
                <w:sz w:val="16"/>
                <w:szCs w:val="16"/>
              </w:rPr>
              <w:t>iLet</w:t>
            </w:r>
            <w:proofErr w:type="spellEnd"/>
            <w:r w:rsidRPr="00DD0155">
              <w:rPr>
                <w:rFonts w:cs="Arial"/>
                <w:sz w:val="16"/>
                <w:szCs w:val="16"/>
              </w:rPr>
              <w:t xml:space="preserve"> BP or usual care</w:t>
            </w:r>
            <w:r>
              <w:rPr>
                <w:rFonts w:cs="Arial"/>
                <w:sz w:val="16"/>
                <w:szCs w:val="16"/>
              </w:rPr>
              <w:t>.</w:t>
            </w:r>
          </w:p>
        </w:tc>
        <w:tc>
          <w:tcPr>
            <w:tcW w:w="1536" w:type="dxa"/>
          </w:tcPr>
          <w:p w14:paraId="1A16A370" w14:textId="77777777" w:rsidR="00B61BA5" w:rsidRDefault="00B61BA5">
            <w:pPr>
              <w:pStyle w:val="ListParagraph"/>
              <w:numPr>
                <w:ilvl w:val="0"/>
                <w:numId w:val="20"/>
              </w:numPr>
              <w:ind w:left="145" w:hanging="145"/>
              <w:jc w:val="left"/>
              <w:rPr>
                <w:rFonts w:cs="Arial"/>
                <w:sz w:val="16"/>
                <w:szCs w:val="16"/>
              </w:rPr>
            </w:pPr>
            <w:r w:rsidRPr="00C2061D">
              <w:rPr>
                <w:rFonts w:cs="Arial"/>
                <w:sz w:val="16"/>
                <w:szCs w:val="16"/>
              </w:rPr>
              <w:t xml:space="preserve">%TiR </w:t>
            </w:r>
            <w:r>
              <w:rPr>
                <w:rFonts w:cs="Arial"/>
                <w:sz w:val="16"/>
                <w:szCs w:val="16"/>
              </w:rPr>
              <w:t>(</w:t>
            </w:r>
            <w:r w:rsidRPr="00C2061D">
              <w:rPr>
                <w:rFonts w:cs="Arial"/>
                <w:sz w:val="16"/>
                <w:szCs w:val="16"/>
              </w:rPr>
              <w:t>70–180 mg/dL)</w:t>
            </w:r>
          </w:p>
          <w:p w14:paraId="067CD2B6" w14:textId="71A41753" w:rsidR="000A6398" w:rsidRDefault="000A6398">
            <w:pPr>
              <w:pStyle w:val="ListParagraph"/>
              <w:numPr>
                <w:ilvl w:val="0"/>
                <w:numId w:val="20"/>
              </w:numPr>
              <w:ind w:left="145" w:hanging="145"/>
              <w:jc w:val="left"/>
              <w:rPr>
                <w:rFonts w:cs="Arial"/>
                <w:sz w:val="16"/>
                <w:szCs w:val="16"/>
              </w:rPr>
            </w:pPr>
            <w:r>
              <w:rPr>
                <w:rFonts w:cs="Arial"/>
                <w:sz w:val="16"/>
                <w:szCs w:val="16"/>
              </w:rPr>
              <w:t>%TBR (&lt;70 and &lt;54 mg/dL)</w:t>
            </w:r>
          </w:p>
          <w:p w14:paraId="7188B1E3" w14:textId="0C8286DF" w:rsidR="00B61BA5" w:rsidRDefault="00B61BA5">
            <w:pPr>
              <w:pStyle w:val="ListParagraph"/>
              <w:numPr>
                <w:ilvl w:val="0"/>
                <w:numId w:val="20"/>
              </w:numPr>
              <w:ind w:left="145" w:hanging="145"/>
              <w:jc w:val="left"/>
              <w:rPr>
                <w:rFonts w:cs="Arial"/>
                <w:sz w:val="16"/>
                <w:szCs w:val="16"/>
              </w:rPr>
            </w:pPr>
            <w:r>
              <w:rPr>
                <w:rFonts w:cs="Arial"/>
                <w:sz w:val="16"/>
                <w:szCs w:val="16"/>
              </w:rPr>
              <w:t>%TAR: (&gt;180 and &gt;250 mg/dL)</w:t>
            </w:r>
          </w:p>
          <w:p w14:paraId="456117D8" w14:textId="6862C38E" w:rsidR="00B61BA5" w:rsidRDefault="00B61BA5">
            <w:pPr>
              <w:pStyle w:val="ListParagraph"/>
              <w:numPr>
                <w:ilvl w:val="0"/>
                <w:numId w:val="20"/>
              </w:numPr>
              <w:ind w:left="145" w:hanging="145"/>
              <w:jc w:val="left"/>
              <w:rPr>
                <w:rFonts w:cs="Arial"/>
                <w:sz w:val="16"/>
                <w:szCs w:val="16"/>
              </w:rPr>
            </w:pPr>
            <w:r>
              <w:rPr>
                <w:rFonts w:cs="Arial"/>
                <w:sz w:val="16"/>
                <w:szCs w:val="16"/>
              </w:rPr>
              <w:t>H</w:t>
            </w:r>
            <w:r w:rsidRPr="00D76187">
              <w:rPr>
                <w:rFonts w:cs="Arial"/>
                <w:sz w:val="16"/>
                <w:szCs w:val="16"/>
              </w:rPr>
              <w:t>ypoglycemia</w:t>
            </w:r>
            <w:r>
              <w:rPr>
                <w:rFonts w:cs="Arial"/>
                <w:sz w:val="16"/>
                <w:szCs w:val="16"/>
              </w:rPr>
              <w:t xml:space="preserve"> episodes</w:t>
            </w:r>
            <w:r w:rsidR="00E0279B">
              <w:rPr>
                <w:rFonts w:cs="Arial"/>
                <w:sz w:val="16"/>
                <w:szCs w:val="16"/>
              </w:rPr>
              <w:t xml:space="preserve"> (self-reported)</w:t>
            </w:r>
          </w:p>
          <w:p w14:paraId="1F6BD60C" w14:textId="37457D5E" w:rsidR="00EC3E18" w:rsidRDefault="00EC3E18">
            <w:pPr>
              <w:pStyle w:val="ListParagraph"/>
              <w:numPr>
                <w:ilvl w:val="0"/>
                <w:numId w:val="20"/>
              </w:numPr>
              <w:ind w:left="145" w:hanging="145"/>
              <w:jc w:val="left"/>
              <w:rPr>
                <w:rFonts w:cs="Arial"/>
                <w:sz w:val="16"/>
                <w:szCs w:val="16"/>
              </w:rPr>
            </w:pPr>
            <w:r>
              <w:rPr>
                <w:rFonts w:cs="Arial"/>
                <w:sz w:val="16"/>
                <w:szCs w:val="16"/>
              </w:rPr>
              <w:t>TDD of insulin</w:t>
            </w:r>
          </w:p>
          <w:p w14:paraId="38DC969B" w14:textId="77777777" w:rsidR="00B61BA5" w:rsidRDefault="00B61BA5">
            <w:pPr>
              <w:pStyle w:val="ListParagraph"/>
              <w:numPr>
                <w:ilvl w:val="0"/>
                <w:numId w:val="20"/>
              </w:numPr>
              <w:ind w:left="145" w:hanging="145"/>
              <w:jc w:val="left"/>
              <w:rPr>
                <w:rFonts w:cs="Arial"/>
                <w:sz w:val="16"/>
                <w:szCs w:val="16"/>
              </w:rPr>
            </w:pPr>
            <w:r>
              <w:rPr>
                <w:rFonts w:cs="Arial"/>
                <w:sz w:val="16"/>
                <w:szCs w:val="16"/>
              </w:rPr>
              <w:t>AEs</w:t>
            </w:r>
          </w:p>
          <w:p w14:paraId="00514B8A" w14:textId="77777777" w:rsidR="0079567C" w:rsidRPr="00C2061D" w:rsidRDefault="0079567C" w:rsidP="008B7DEF">
            <w:pPr>
              <w:jc w:val="left"/>
              <w:rPr>
                <w:rFonts w:cs="Arial"/>
                <w:sz w:val="16"/>
                <w:szCs w:val="16"/>
              </w:rPr>
            </w:pPr>
          </w:p>
        </w:tc>
        <w:tc>
          <w:tcPr>
            <w:tcW w:w="2187" w:type="dxa"/>
          </w:tcPr>
          <w:p w14:paraId="642427B2" w14:textId="51432AEB" w:rsidR="00CA41CD" w:rsidRDefault="00CA41CD" w:rsidP="008B7DEF">
            <w:pPr>
              <w:rPr>
                <w:rFonts w:cs="Arial"/>
                <w:sz w:val="16"/>
                <w:szCs w:val="16"/>
              </w:rPr>
            </w:pPr>
            <w:r w:rsidRPr="00CA41CD">
              <w:rPr>
                <w:rFonts w:cs="Arial"/>
                <w:sz w:val="16"/>
                <w:szCs w:val="16"/>
              </w:rPr>
              <w:t>The BP showed significantly better glucose control than usual care, with an average T</w:t>
            </w:r>
            <w:r>
              <w:rPr>
                <w:rFonts w:cs="Arial"/>
                <w:sz w:val="16"/>
                <w:szCs w:val="16"/>
              </w:rPr>
              <w:t>i</w:t>
            </w:r>
            <w:r w:rsidRPr="00CA41CD">
              <w:rPr>
                <w:rFonts w:cs="Arial"/>
                <w:sz w:val="16"/>
                <w:szCs w:val="16"/>
              </w:rPr>
              <w:t xml:space="preserve">R of 75% (compared to 62% in usual care, p=0.001). </w:t>
            </w:r>
          </w:p>
          <w:p w14:paraId="17657CA1" w14:textId="77777777" w:rsidR="00B34866" w:rsidRDefault="00B34866" w:rsidP="008B7DEF">
            <w:pPr>
              <w:rPr>
                <w:rFonts w:cs="Arial"/>
                <w:sz w:val="16"/>
                <w:szCs w:val="16"/>
              </w:rPr>
            </w:pPr>
          </w:p>
          <w:p w14:paraId="4F9CF840" w14:textId="77777777" w:rsidR="00B34866" w:rsidRDefault="00B34866" w:rsidP="00B34866">
            <w:pPr>
              <w:rPr>
                <w:rFonts w:cs="Arial"/>
                <w:sz w:val="16"/>
                <w:szCs w:val="16"/>
              </w:rPr>
            </w:pPr>
            <w:r w:rsidRPr="00CA41CD">
              <w:rPr>
                <w:rFonts w:cs="Arial"/>
                <w:sz w:val="16"/>
                <w:szCs w:val="16"/>
              </w:rPr>
              <w:t>Mean glucose levels were lower in the BP group (150 mg/dL vs. 171 mg/dL in usual care, p=0.007).</w:t>
            </w:r>
          </w:p>
          <w:p w14:paraId="53EC9347" w14:textId="77777777" w:rsidR="00B34866" w:rsidRDefault="00B34866" w:rsidP="00B34866">
            <w:pPr>
              <w:rPr>
                <w:rFonts w:cs="Arial"/>
                <w:sz w:val="16"/>
                <w:szCs w:val="16"/>
              </w:rPr>
            </w:pPr>
          </w:p>
          <w:p w14:paraId="35DAF771" w14:textId="77777777" w:rsidR="00B34866" w:rsidRDefault="00B34866" w:rsidP="00B34866">
            <w:pPr>
              <w:rPr>
                <w:rFonts w:cs="Arial"/>
                <w:sz w:val="16"/>
                <w:szCs w:val="16"/>
              </w:rPr>
            </w:pPr>
            <w:r w:rsidRPr="00CA41CD">
              <w:rPr>
                <w:rFonts w:cs="Arial"/>
                <w:sz w:val="16"/>
                <w:szCs w:val="16"/>
              </w:rPr>
              <w:t xml:space="preserve">Additionally, there was a significant reduction in </w:t>
            </w:r>
            <w:r>
              <w:rPr>
                <w:rFonts w:cs="Arial"/>
                <w:sz w:val="16"/>
                <w:szCs w:val="16"/>
              </w:rPr>
              <w:t>%TAR</w:t>
            </w:r>
            <w:r w:rsidRPr="00CA41CD">
              <w:rPr>
                <w:rFonts w:cs="Arial"/>
                <w:sz w:val="16"/>
                <w:szCs w:val="16"/>
              </w:rPr>
              <w:t xml:space="preserve"> with the BP, both &gt;180 mg/dL and &gt;250 mg/dL (p=0.014 for both).</w:t>
            </w:r>
          </w:p>
          <w:p w14:paraId="231D4731" w14:textId="77777777" w:rsidR="002027CD" w:rsidRDefault="002027CD" w:rsidP="008B7DEF">
            <w:pPr>
              <w:rPr>
                <w:rFonts w:cs="Arial"/>
                <w:sz w:val="16"/>
                <w:szCs w:val="16"/>
              </w:rPr>
            </w:pPr>
          </w:p>
          <w:p w14:paraId="18629A2D" w14:textId="5BFF8C97" w:rsidR="002027CD" w:rsidRDefault="002027CD" w:rsidP="008B7DEF">
            <w:pPr>
              <w:rPr>
                <w:rFonts w:cs="Arial"/>
                <w:sz w:val="16"/>
                <w:szCs w:val="16"/>
              </w:rPr>
            </w:pPr>
            <w:r>
              <w:rPr>
                <w:rFonts w:cs="Arial"/>
                <w:sz w:val="16"/>
                <w:szCs w:val="16"/>
              </w:rPr>
              <w:t>%TBR was statistically similar for the two treatments (p = 1.0 for both TBR&lt;54 and &lt;70 mg/dL)</w:t>
            </w:r>
          </w:p>
          <w:p w14:paraId="37C52563" w14:textId="77777777" w:rsidR="00B34866" w:rsidRDefault="00B34866" w:rsidP="008B7DEF">
            <w:pPr>
              <w:rPr>
                <w:rFonts w:cs="Arial"/>
                <w:sz w:val="16"/>
                <w:szCs w:val="16"/>
              </w:rPr>
            </w:pPr>
          </w:p>
          <w:p w14:paraId="49CB9059" w14:textId="2B6AE5A9" w:rsidR="00B34866" w:rsidRPr="00C2061D" w:rsidRDefault="00B34866" w:rsidP="00B34866">
            <w:pPr>
              <w:rPr>
                <w:rFonts w:cs="Arial"/>
                <w:sz w:val="16"/>
                <w:szCs w:val="16"/>
              </w:rPr>
            </w:pPr>
            <w:r w:rsidRPr="00B34866">
              <w:rPr>
                <w:rFonts w:cs="Arial"/>
                <w:sz w:val="16"/>
                <w:szCs w:val="16"/>
              </w:rPr>
              <w:lastRenderedPageBreak/>
              <w:t>There were eight device issues reported in the BP arm, primarily related to the infusion set, tubing, insulin cartridge, and CGM sensor, as well as one instance of a temporarily nonresponsive touchscreen interface.</w:t>
            </w:r>
          </w:p>
        </w:tc>
        <w:tc>
          <w:tcPr>
            <w:tcW w:w="0" w:type="auto"/>
          </w:tcPr>
          <w:p w14:paraId="2D8D99E4" w14:textId="0850E438" w:rsidR="00B34866" w:rsidRDefault="00B34866" w:rsidP="008B7DEF">
            <w:pPr>
              <w:rPr>
                <w:rFonts w:cs="Arial"/>
                <w:sz w:val="16"/>
                <w:szCs w:val="16"/>
              </w:rPr>
            </w:pPr>
            <w:r w:rsidRPr="00B34866">
              <w:rPr>
                <w:rFonts w:cs="Arial"/>
                <w:sz w:val="16"/>
                <w:szCs w:val="16"/>
              </w:rPr>
              <w:lastRenderedPageBreak/>
              <w:t>In total, 1</w:t>
            </w:r>
            <w:r w:rsidR="00F73D40">
              <w:rPr>
                <w:rFonts w:cs="Arial"/>
                <w:sz w:val="16"/>
                <w:szCs w:val="16"/>
              </w:rPr>
              <w:t>2</w:t>
            </w:r>
            <w:r w:rsidRPr="00B34866">
              <w:rPr>
                <w:rFonts w:cs="Arial"/>
                <w:sz w:val="16"/>
                <w:szCs w:val="16"/>
              </w:rPr>
              <w:t xml:space="preserve"> </w:t>
            </w:r>
            <w:r>
              <w:rPr>
                <w:rFonts w:cs="Arial"/>
                <w:sz w:val="16"/>
                <w:szCs w:val="16"/>
              </w:rPr>
              <w:t>AEs</w:t>
            </w:r>
            <w:r w:rsidRPr="00B34866">
              <w:rPr>
                <w:rFonts w:cs="Arial"/>
                <w:sz w:val="16"/>
                <w:szCs w:val="16"/>
              </w:rPr>
              <w:t xml:space="preserve"> were reported</w:t>
            </w:r>
            <w:r w:rsidR="00F73D40">
              <w:rPr>
                <w:rFonts w:cs="Arial"/>
                <w:sz w:val="16"/>
                <w:szCs w:val="16"/>
              </w:rPr>
              <w:t xml:space="preserve"> during the periods of treatment with 7 in the BP arm and 5 </w:t>
            </w:r>
            <w:r w:rsidR="005F2571">
              <w:rPr>
                <w:rFonts w:cs="Arial"/>
                <w:sz w:val="16"/>
                <w:szCs w:val="16"/>
              </w:rPr>
              <w:t>for</w:t>
            </w:r>
            <w:r w:rsidR="00F73D40">
              <w:rPr>
                <w:rFonts w:cs="Arial"/>
                <w:sz w:val="16"/>
                <w:szCs w:val="16"/>
              </w:rPr>
              <w:t xml:space="preserve"> the usual care.</w:t>
            </w:r>
            <w:r w:rsidRPr="00B34866">
              <w:rPr>
                <w:rFonts w:cs="Arial"/>
                <w:sz w:val="16"/>
                <w:szCs w:val="16"/>
              </w:rPr>
              <w:t xml:space="preserve"> </w:t>
            </w:r>
          </w:p>
          <w:p w14:paraId="665A7BD1" w14:textId="77777777" w:rsidR="00B34866" w:rsidRDefault="00B34866" w:rsidP="008B7DEF">
            <w:pPr>
              <w:rPr>
                <w:rFonts w:cs="Arial"/>
                <w:sz w:val="16"/>
                <w:szCs w:val="16"/>
              </w:rPr>
            </w:pPr>
          </w:p>
          <w:p w14:paraId="2EE7A4C0" w14:textId="77777777" w:rsidR="00B34866" w:rsidRDefault="00B34866" w:rsidP="008B7DEF">
            <w:pPr>
              <w:rPr>
                <w:rFonts w:cs="Arial"/>
                <w:sz w:val="16"/>
                <w:szCs w:val="16"/>
              </w:rPr>
            </w:pPr>
            <w:r w:rsidRPr="00B34866">
              <w:rPr>
                <w:rFonts w:cs="Arial"/>
                <w:sz w:val="16"/>
                <w:szCs w:val="16"/>
              </w:rPr>
              <w:t xml:space="preserve">In the BP arm, there were </w:t>
            </w:r>
            <w:r>
              <w:rPr>
                <w:rFonts w:cs="Arial"/>
                <w:sz w:val="16"/>
                <w:szCs w:val="16"/>
              </w:rPr>
              <w:t>6</w:t>
            </w:r>
            <w:r w:rsidRPr="00B34866">
              <w:rPr>
                <w:rFonts w:cs="Arial"/>
                <w:sz w:val="16"/>
                <w:szCs w:val="16"/>
              </w:rPr>
              <w:t xml:space="preserve"> events of hyperglycemia without ketosis, mostly related to device issues. </w:t>
            </w:r>
          </w:p>
          <w:p w14:paraId="570D04DA" w14:textId="77777777" w:rsidR="00B34866" w:rsidRDefault="00B34866" w:rsidP="008B7DEF">
            <w:pPr>
              <w:rPr>
                <w:rFonts w:cs="Arial"/>
                <w:sz w:val="16"/>
                <w:szCs w:val="16"/>
              </w:rPr>
            </w:pPr>
          </w:p>
          <w:p w14:paraId="216D8E69" w14:textId="23C70E24" w:rsidR="0079567C" w:rsidRPr="00C2061D" w:rsidRDefault="00B34866" w:rsidP="008B7DEF">
            <w:pPr>
              <w:rPr>
                <w:rFonts w:cs="Arial"/>
                <w:sz w:val="16"/>
                <w:szCs w:val="16"/>
              </w:rPr>
            </w:pPr>
            <w:r w:rsidRPr="00B34866">
              <w:rPr>
                <w:rFonts w:cs="Arial"/>
                <w:sz w:val="16"/>
                <w:szCs w:val="16"/>
              </w:rPr>
              <w:t xml:space="preserve">There were no incidents of severe hypoglycemia </w:t>
            </w:r>
            <w:r w:rsidRPr="00B34866">
              <w:rPr>
                <w:rFonts w:cs="Arial"/>
                <w:sz w:val="16"/>
                <w:szCs w:val="16"/>
              </w:rPr>
              <w:lastRenderedPageBreak/>
              <w:t xml:space="preserve">or </w:t>
            </w:r>
            <w:r>
              <w:rPr>
                <w:rFonts w:cs="Arial"/>
                <w:sz w:val="16"/>
                <w:szCs w:val="16"/>
              </w:rPr>
              <w:t>DKA</w:t>
            </w:r>
            <w:r w:rsidRPr="00B34866">
              <w:rPr>
                <w:rFonts w:cs="Arial"/>
                <w:sz w:val="16"/>
                <w:szCs w:val="16"/>
              </w:rPr>
              <w:t xml:space="preserve"> in either arm.</w:t>
            </w:r>
          </w:p>
        </w:tc>
        <w:tc>
          <w:tcPr>
            <w:tcW w:w="0" w:type="auto"/>
          </w:tcPr>
          <w:p w14:paraId="02FD1F79" w14:textId="2E54688F" w:rsidR="0079567C" w:rsidRPr="00C2061D" w:rsidRDefault="007106FA" w:rsidP="008B7DEF">
            <w:pPr>
              <w:rPr>
                <w:rFonts w:cs="Arial"/>
                <w:sz w:val="16"/>
                <w:szCs w:val="16"/>
              </w:rPr>
            </w:pPr>
            <w:r w:rsidRPr="007106FA">
              <w:rPr>
                <w:rFonts w:cs="Arial"/>
                <w:sz w:val="16"/>
                <w:szCs w:val="16"/>
              </w:rPr>
              <w:lastRenderedPageBreak/>
              <w:t xml:space="preserve">The </w:t>
            </w:r>
            <w:proofErr w:type="spellStart"/>
            <w:r w:rsidRPr="007106FA">
              <w:rPr>
                <w:rFonts w:cs="Arial"/>
                <w:sz w:val="16"/>
                <w:szCs w:val="16"/>
              </w:rPr>
              <w:t>iLet</w:t>
            </w:r>
            <w:proofErr w:type="spellEnd"/>
            <w:r w:rsidRPr="007106FA">
              <w:rPr>
                <w:rFonts w:cs="Arial"/>
                <w:sz w:val="16"/>
                <w:szCs w:val="16"/>
              </w:rPr>
              <w:t xml:space="preserve"> BP appears to improve glucose control in CFRD patients significantly when compared to usual care, offering greater time in target glucose range without increased hypoglycemia risk</w:t>
            </w:r>
            <w:r>
              <w:rPr>
                <w:rFonts w:cs="Arial"/>
                <w:sz w:val="16"/>
                <w:szCs w:val="16"/>
              </w:rPr>
              <w:t>.</w:t>
            </w:r>
          </w:p>
        </w:tc>
      </w:tr>
      <w:tr w:rsidR="00402B0F" w:rsidRPr="00C2061D" w14:paraId="166B8308" w14:textId="77777777" w:rsidTr="005E17B4">
        <w:tc>
          <w:tcPr>
            <w:tcW w:w="1334" w:type="dxa"/>
          </w:tcPr>
          <w:p w14:paraId="727030C4" w14:textId="4E2F4BA2" w:rsidR="00402B0F" w:rsidRPr="00FF2044" w:rsidRDefault="00402B0F" w:rsidP="00402B0F">
            <w:pPr>
              <w:rPr>
                <w:rFonts w:cs="Arial"/>
                <w:bCs/>
                <w:sz w:val="16"/>
                <w:szCs w:val="16"/>
              </w:rPr>
            </w:pPr>
            <w:bookmarkStart w:id="130" w:name="_Hlk182902532"/>
            <w:r w:rsidRPr="00FF2044">
              <w:rPr>
                <w:rFonts w:cs="Arial"/>
                <w:bCs/>
                <w:sz w:val="16"/>
                <w:szCs w:val="16"/>
              </w:rPr>
              <w:t xml:space="preserve">Bionic Pancreas Research Group (2022) </w:t>
            </w:r>
            <w:r w:rsidRPr="00FF2044">
              <w:rPr>
                <w:rFonts w:cs="Arial"/>
                <w:bCs/>
                <w:sz w:val="16"/>
                <w:szCs w:val="16"/>
              </w:rPr>
              <w:fldChar w:fldCharType="begin">
                <w:fldData xml:space="preserve">PEVuZE5vdGU+PENpdGU+PEF1dGhvcj5CaW9uaWMgUGFuY3JlYXMgUmVzZWFyY2ggR3JvdXA8L0F1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MCwgNjEpPC9EaXNwbGF5VGV4dD48cmVjb3JkPjxyZWMtbnVtYmVyPjYzODwvcmVjLW51bWJlcj48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(60, 61)</w:t>
            </w:r>
            <w:r w:rsidRPr="00FF2044">
              <w:rPr>
                <w:rFonts w:cs="Arial"/>
                <w:bCs/>
                <w:sz w:val="16"/>
                <w:szCs w:val="16"/>
              </w:rPr>
              <w:fldChar w:fldCharType="end"/>
            </w:r>
          </w:p>
        </w:tc>
        <w:tc>
          <w:tcPr>
            <w:tcW w:w="1714" w:type="dxa"/>
          </w:tcPr>
          <w:p w14:paraId="5F649293" w14:textId="59C13E28" w:rsidR="00402B0F" w:rsidRDefault="00402B0F" w:rsidP="00402B0F">
            <w:pPr>
              <w:rPr>
                <w:rFonts w:cs="Arial"/>
                <w:sz w:val="16"/>
                <w:szCs w:val="16"/>
              </w:rPr>
            </w:pPr>
            <w:r w:rsidRPr="00A04B8F">
              <w:rPr>
                <w:rFonts w:cs="Arial"/>
                <w:sz w:val="16"/>
                <w:szCs w:val="16"/>
              </w:rPr>
              <w:t xml:space="preserve">The study used the </w:t>
            </w:r>
            <w:proofErr w:type="spellStart"/>
            <w:r w:rsidRPr="00A04B8F">
              <w:rPr>
                <w:rFonts w:cs="Arial"/>
                <w:b/>
                <w:bCs/>
                <w:sz w:val="16"/>
                <w:szCs w:val="16"/>
              </w:rPr>
              <w:t>iLet</w:t>
            </w:r>
            <w:proofErr w:type="spellEnd"/>
            <w:r w:rsidRPr="00A04B8F">
              <w:rPr>
                <w:rFonts w:cs="Arial"/>
                <w:b/>
                <w:bCs/>
                <w:sz w:val="16"/>
                <w:szCs w:val="16"/>
              </w:rPr>
              <w:t xml:space="preserve"> </w:t>
            </w:r>
            <w:r>
              <w:rPr>
                <w:rFonts w:cs="Arial"/>
                <w:b/>
                <w:bCs/>
                <w:sz w:val="16"/>
                <w:szCs w:val="16"/>
              </w:rPr>
              <w:t>BP</w:t>
            </w:r>
            <w:r w:rsidRPr="00A04B8F">
              <w:rPr>
                <w:rFonts w:cs="Arial"/>
                <w:sz w:val="16"/>
                <w:szCs w:val="16"/>
              </w:rPr>
              <w:t xml:space="preserve"> with the Inset I infusion set for insulin infusion. This device, along with the Dexcom G6 </w:t>
            </w:r>
            <w:r>
              <w:rPr>
                <w:rFonts w:cs="Arial"/>
                <w:sz w:val="16"/>
                <w:szCs w:val="16"/>
              </w:rPr>
              <w:t>CGM</w:t>
            </w:r>
            <w:r w:rsidRPr="00A04B8F">
              <w:rPr>
                <w:rFonts w:cs="Arial"/>
                <w:sz w:val="16"/>
                <w:szCs w:val="16"/>
              </w:rPr>
              <w:t xml:space="preserve">, administered insulin based on weight-adjusted algorithms. </w:t>
            </w:r>
          </w:p>
          <w:p w14:paraId="3991E80E" w14:textId="77777777" w:rsidR="00402B0F" w:rsidRDefault="00402B0F" w:rsidP="00402B0F">
            <w:pPr>
              <w:rPr>
                <w:rFonts w:cs="Arial"/>
                <w:sz w:val="16"/>
                <w:szCs w:val="16"/>
              </w:rPr>
            </w:pPr>
          </w:p>
          <w:p w14:paraId="550BCF41" w14:textId="34F251EE" w:rsidR="00402B0F" w:rsidRPr="00C24C01" w:rsidRDefault="00402B0F" w:rsidP="00402B0F">
            <w:pPr>
              <w:rPr>
                <w:rFonts w:cs="Arial"/>
                <w:sz w:val="16"/>
                <w:szCs w:val="16"/>
              </w:rPr>
            </w:pPr>
            <w:r>
              <w:rPr>
                <w:rFonts w:cs="Arial"/>
                <w:sz w:val="16"/>
                <w:szCs w:val="16"/>
              </w:rPr>
              <w:t>The</w:t>
            </w:r>
            <w:r w:rsidRPr="00A04B8F">
              <w:rPr>
                <w:rFonts w:cs="Arial"/>
                <w:sz w:val="16"/>
                <w:szCs w:val="16"/>
              </w:rPr>
              <w:t xml:space="preserve"> participants in the standard care group</w:t>
            </w:r>
            <w:r>
              <w:rPr>
                <w:rFonts w:cs="Arial"/>
                <w:sz w:val="16"/>
                <w:szCs w:val="16"/>
              </w:rPr>
              <w:t xml:space="preserve"> continued using their own pumps, which for some included</w:t>
            </w:r>
            <w:r w:rsidRPr="00A04B8F">
              <w:rPr>
                <w:rFonts w:cs="Arial"/>
                <w:sz w:val="16"/>
                <w:szCs w:val="16"/>
              </w:rPr>
              <w:t xml:space="preserve"> the </w:t>
            </w:r>
            <w:r w:rsidRPr="00A04B8F">
              <w:rPr>
                <w:rFonts w:cs="Arial"/>
                <w:b/>
                <w:bCs/>
                <w:sz w:val="16"/>
                <w:szCs w:val="16"/>
              </w:rPr>
              <w:t>t-slim X2</w:t>
            </w:r>
            <w:r w:rsidRPr="00A04B8F">
              <w:rPr>
                <w:rFonts w:cs="Arial"/>
                <w:sz w:val="16"/>
                <w:szCs w:val="16"/>
              </w:rPr>
              <w:t xml:space="preserve"> insulin pump with Control-IQ</w:t>
            </w:r>
            <w:r>
              <w:rPr>
                <w:rFonts w:cs="Arial"/>
                <w:sz w:val="16"/>
                <w:szCs w:val="16"/>
              </w:rPr>
              <w:t xml:space="preserve"> (19%; n=20)</w:t>
            </w:r>
            <w:r w:rsidRPr="00A04B8F">
              <w:rPr>
                <w:rFonts w:cs="Arial"/>
                <w:sz w:val="16"/>
                <w:szCs w:val="16"/>
              </w:rPr>
              <w:t xml:space="preserve"> or the </w:t>
            </w:r>
            <w:proofErr w:type="spellStart"/>
            <w:r w:rsidRPr="00CC10C0">
              <w:rPr>
                <w:rFonts w:cs="Arial"/>
                <w:b/>
                <w:bCs/>
                <w:sz w:val="16"/>
                <w:szCs w:val="16"/>
              </w:rPr>
              <w:t>MiniMed</w:t>
            </w:r>
            <w:proofErr w:type="spellEnd"/>
            <w:r w:rsidRPr="00CC10C0">
              <w:rPr>
                <w:rFonts w:cs="Arial"/>
                <w:b/>
                <w:bCs/>
                <w:sz w:val="16"/>
                <w:szCs w:val="16"/>
              </w:rPr>
              <w:t xml:space="preserve"> 770G</w:t>
            </w:r>
            <w:r>
              <w:rPr>
                <w:rFonts w:cs="Arial"/>
                <w:b/>
                <w:bCs/>
                <w:sz w:val="16"/>
                <w:szCs w:val="16"/>
              </w:rPr>
              <w:t>/</w:t>
            </w:r>
            <w:r w:rsidRPr="00CC10C0">
              <w:rPr>
                <w:rFonts w:cs="Arial"/>
                <w:sz w:val="16"/>
                <w:szCs w:val="16"/>
              </w:rPr>
              <w:t>670G</w:t>
            </w:r>
            <w:r w:rsidRPr="00A04B8F">
              <w:rPr>
                <w:rFonts w:cs="Arial"/>
                <w:sz w:val="16"/>
                <w:szCs w:val="16"/>
              </w:rPr>
              <w:t xml:space="preserve"> systems</w:t>
            </w:r>
            <w:r>
              <w:rPr>
                <w:rFonts w:cs="Arial"/>
                <w:sz w:val="16"/>
                <w:szCs w:val="16"/>
              </w:rPr>
              <w:t xml:space="preserve"> (11%; n=12), whereas others used MDI, </w:t>
            </w:r>
            <w:r w:rsidRPr="00C2784F">
              <w:rPr>
                <w:rFonts w:cs="Arial"/>
                <w:sz w:val="16"/>
                <w:szCs w:val="16"/>
              </w:rPr>
              <w:t>predictive low-glucose suspension</w:t>
            </w:r>
            <w:r>
              <w:rPr>
                <w:rFonts w:cs="Arial"/>
                <w:sz w:val="16"/>
                <w:szCs w:val="16"/>
              </w:rPr>
              <w:t xml:space="preserve"> (PLGS) or open-loop pumps</w:t>
            </w:r>
            <w:r w:rsidRPr="00A04B8F">
              <w:rPr>
                <w:rFonts w:cs="Arial"/>
                <w:sz w:val="16"/>
                <w:szCs w:val="16"/>
              </w:rPr>
              <w:t>.</w:t>
            </w:r>
            <w:r>
              <w:rPr>
                <w:rFonts w:cs="Arial"/>
                <w:sz w:val="16"/>
                <w:szCs w:val="16"/>
              </w:rPr>
              <w:t xml:space="preserve"> Additionally, a Dexcom G6 CGM was provided.</w:t>
            </w:r>
          </w:p>
        </w:tc>
        <w:tc>
          <w:tcPr>
            <w:tcW w:w="2134" w:type="dxa"/>
          </w:tcPr>
          <w:p w14:paraId="411ADAC9" w14:textId="33E1DEE4" w:rsidR="00402B0F" w:rsidRPr="00533C61" w:rsidRDefault="00402B0F" w:rsidP="00402B0F">
            <w:pPr>
              <w:rPr>
                <w:rFonts w:cs="Arial"/>
                <w:sz w:val="16"/>
                <w:szCs w:val="16"/>
              </w:rPr>
            </w:pPr>
            <w:r>
              <w:rPr>
                <w:rFonts w:cs="Arial"/>
                <w:sz w:val="16"/>
                <w:szCs w:val="16"/>
              </w:rPr>
              <w:t>T</w:t>
            </w:r>
            <w:r w:rsidRPr="00FB7F0D">
              <w:rPr>
                <w:rFonts w:cs="Arial"/>
                <w:sz w:val="16"/>
                <w:szCs w:val="16"/>
              </w:rPr>
              <w:t xml:space="preserve">o assess the effectiveness and safety of an insulin-only </w:t>
            </w:r>
            <w:r>
              <w:rPr>
                <w:rFonts w:cs="Arial"/>
                <w:sz w:val="16"/>
                <w:szCs w:val="16"/>
              </w:rPr>
              <w:t>BP</w:t>
            </w:r>
            <w:r w:rsidRPr="00FB7F0D">
              <w:rPr>
                <w:rFonts w:cs="Arial"/>
                <w:sz w:val="16"/>
                <w:szCs w:val="16"/>
              </w:rPr>
              <w:t xml:space="preserve"> in managing blood glucose levels compared to standard care in patients with </w:t>
            </w:r>
            <w:r>
              <w:rPr>
                <w:rFonts w:cs="Arial"/>
                <w:sz w:val="16"/>
                <w:szCs w:val="16"/>
              </w:rPr>
              <w:t>T1D</w:t>
            </w:r>
            <w:r w:rsidRPr="00FB7F0D">
              <w:rPr>
                <w:rFonts w:cs="Arial"/>
                <w:sz w:val="16"/>
                <w:szCs w:val="16"/>
              </w:rPr>
              <w:t>.</w:t>
            </w:r>
          </w:p>
        </w:tc>
        <w:tc>
          <w:tcPr>
            <w:tcW w:w="1603" w:type="dxa"/>
          </w:tcPr>
          <w:p w14:paraId="13763E02" w14:textId="77777777" w:rsidR="00402B0F" w:rsidRDefault="00402B0F" w:rsidP="00402B0F">
            <w:pPr>
              <w:rPr>
                <w:rFonts w:cs="Arial"/>
                <w:sz w:val="16"/>
                <w:szCs w:val="16"/>
              </w:rPr>
            </w:pPr>
            <w:r>
              <w:rPr>
                <w:rFonts w:cs="Arial"/>
                <w:sz w:val="16"/>
                <w:szCs w:val="16"/>
              </w:rPr>
              <w:t>M</w:t>
            </w:r>
            <w:r w:rsidRPr="00FB7F0D">
              <w:rPr>
                <w:rFonts w:cs="Arial"/>
                <w:sz w:val="16"/>
                <w:szCs w:val="16"/>
              </w:rPr>
              <w:t xml:space="preserve">ulticenter, </w:t>
            </w:r>
            <w:proofErr w:type="gramStart"/>
            <w:r w:rsidRPr="00FB7F0D">
              <w:rPr>
                <w:rFonts w:cs="Arial"/>
                <w:sz w:val="16"/>
                <w:szCs w:val="16"/>
              </w:rPr>
              <w:t>parallel-group</w:t>
            </w:r>
            <w:proofErr w:type="gramEnd"/>
            <w:r w:rsidRPr="00FB7F0D">
              <w:rPr>
                <w:rFonts w:cs="Arial"/>
                <w:sz w:val="16"/>
                <w:szCs w:val="16"/>
              </w:rPr>
              <w:t>, randomized, and unblinded clinical trial</w:t>
            </w:r>
            <w:r>
              <w:rPr>
                <w:rFonts w:cs="Arial"/>
                <w:sz w:val="16"/>
                <w:szCs w:val="16"/>
              </w:rPr>
              <w:t>.</w:t>
            </w:r>
          </w:p>
          <w:p w14:paraId="3452F494" w14:textId="77777777" w:rsidR="00402B0F" w:rsidRDefault="00402B0F" w:rsidP="00402B0F">
            <w:pPr>
              <w:rPr>
                <w:rFonts w:cs="Arial"/>
                <w:sz w:val="16"/>
                <w:szCs w:val="16"/>
              </w:rPr>
            </w:pPr>
          </w:p>
          <w:p w14:paraId="079ABD17" w14:textId="44BA9961" w:rsidR="00402B0F" w:rsidRDefault="00402B0F" w:rsidP="00402B0F">
            <w:pPr>
              <w:rPr>
                <w:rFonts w:cs="Arial"/>
                <w:sz w:val="16"/>
                <w:szCs w:val="16"/>
              </w:rPr>
            </w:pPr>
            <w:r w:rsidRPr="00FB7F0D">
              <w:rPr>
                <w:rFonts w:cs="Arial"/>
                <w:sz w:val="16"/>
                <w:szCs w:val="16"/>
              </w:rPr>
              <w:t>The trial included</w:t>
            </w:r>
            <w:r w:rsidR="00EA64C7">
              <w:rPr>
                <w:rFonts w:cs="Arial"/>
                <w:sz w:val="16"/>
                <w:szCs w:val="16"/>
              </w:rPr>
              <w:t xml:space="preserve"> 326</w:t>
            </w:r>
            <w:r w:rsidRPr="00FB7F0D">
              <w:rPr>
                <w:rFonts w:cs="Arial"/>
                <w:sz w:val="16"/>
                <w:szCs w:val="16"/>
              </w:rPr>
              <w:t xml:space="preserve"> </w:t>
            </w:r>
            <w:r>
              <w:rPr>
                <w:rFonts w:cs="Arial"/>
                <w:sz w:val="16"/>
                <w:szCs w:val="16"/>
              </w:rPr>
              <w:t xml:space="preserve"> T1D</w:t>
            </w:r>
            <w:r w:rsidRPr="00FB7F0D">
              <w:rPr>
                <w:rFonts w:cs="Arial"/>
                <w:sz w:val="16"/>
                <w:szCs w:val="16"/>
              </w:rPr>
              <w:t xml:space="preserve"> patients </w:t>
            </w:r>
            <w:r>
              <w:rPr>
                <w:rFonts w:cs="Arial"/>
                <w:sz w:val="16"/>
                <w:szCs w:val="16"/>
              </w:rPr>
              <w:t>from 6-79 years of age,</w:t>
            </w:r>
            <w:r w:rsidRPr="00FB7F0D">
              <w:rPr>
                <w:rFonts w:cs="Arial"/>
                <w:sz w:val="16"/>
                <w:szCs w:val="16"/>
              </w:rPr>
              <w:t xml:space="preserve"> who had been using insulin for at least one year.</w:t>
            </w:r>
          </w:p>
          <w:p w14:paraId="20BA3A40" w14:textId="77777777" w:rsidR="00402B0F" w:rsidRDefault="00402B0F" w:rsidP="00402B0F">
            <w:pPr>
              <w:rPr>
                <w:rFonts w:cs="Arial"/>
                <w:sz w:val="16"/>
                <w:szCs w:val="16"/>
              </w:rPr>
            </w:pPr>
          </w:p>
          <w:p w14:paraId="36F9553A" w14:textId="69896EE9" w:rsidR="00402B0F" w:rsidRDefault="00402B0F" w:rsidP="00402B0F">
            <w:pPr>
              <w:rPr>
                <w:rFonts w:cs="Arial"/>
                <w:sz w:val="16"/>
                <w:szCs w:val="16"/>
              </w:rPr>
            </w:pPr>
            <w:r w:rsidRPr="00A04B8F">
              <w:rPr>
                <w:rFonts w:cs="Arial"/>
                <w:sz w:val="16"/>
                <w:szCs w:val="16"/>
              </w:rPr>
              <w:t xml:space="preserve">Participants were randomly assigned to either the </w:t>
            </w:r>
            <w:r>
              <w:rPr>
                <w:rFonts w:cs="Arial"/>
                <w:sz w:val="16"/>
                <w:szCs w:val="16"/>
              </w:rPr>
              <w:t>BP</w:t>
            </w:r>
            <w:r w:rsidRPr="00A04B8F">
              <w:rPr>
                <w:rFonts w:cs="Arial"/>
                <w:sz w:val="16"/>
                <w:szCs w:val="16"/>
              </w:rPr>
              <w:t xml:space="preserve"> group</w:t>
            </w:r>
            <w:r w:rsidR="00EA64C7">
              <w:rPr>
                <w:rFonts w:cs="Arial"/>
                <w:sz w:val="16"/>
                <w:szCs w:val="16"/>
              </w:rPr>
              <w:t xml:space="preserve"> (n=219)</w:t>
            </w:r>
            <w:r w:rsidRPr="00A04B8F">
              <w:rPr>
                <w:rFonts w:cs="Arial"/>
                <w:sz w:val="16"/>
                <w:szCs w:val="16"/>
              </w:rPr>
              <w:t xml:space="preserve"> or the standard care</w:t>
            </w:r>
            <w:r w:rsidR="00925EC9">
              <w:rPr>
                <w:rFonts w:cs="Arial"/>
                <w:sz w:val="16"/>
                <w:szCs w:val="16"/>
              </w:rPr>
              <w:t xml:space="preserve"> (SC)</w:t>
            </w:r>
            <w:r w:rsidRPr="00A04B8F">
              <w:rPr>
                <w:rFonts w:cs="Arial"/>
                <w:sz w:val="16"/>
                <w:szCs w:val="16"/>
              </w:rPr>
              <w:t xml:space="preserve"> group</w:t>
            </w:r>
            <w:r w:rsidR="00EA64C7">
              <w:rPr>
                <w:rFonts w:cs="Arial"/>
                <w:sz w:val="16"/>
                <w:szCs w:val="16"/>
              </w:rPr>
              <w:t xml:space="preserve"> (n=107)</w:t>
            </w:r>
            <w:r w:rsidR="00925EC9">
              <w:rPr>
                <w:rFonts w:cs="Arial"/>
                <w:sz w:val="16"/>
                <w:szCs w:val="16"/>
              </w:rPr>
              <w:t xml:space="preserve"> </w:t>
            </w:r>
            <w:r w:rsidR="00925EC9" w:rsidRPr="00DE7229">
              <w:rPr>
                <w:rFonts w:cs="Arial"/>
                <w:sz w:val="16"/>
                <w:szCs w:val="16"/>
              </w:rPr>
              <w:t xml:space="preserve"> in a 2:1 ratio</w:t>
            </w:r>
            <w:r w:rsidRPr="00A04B8F">
              <w:rPr>
                <w:rFonts w:cs="Arial"/>
                <w:sz w:val="16"/>
                <w:szCs w:val="16"/>
              </w:rPr>
              <w:t>.</w:t>
            </w:r>
          </w:p>
          <w:p w14:paraId="36699276" w14:textId="77777777" w:rsidR="00402B0F" w:rsidRDefault="00402B0F" w:rsidP="00402B0F">
            <w:pPr>
              <w:rPr>
                <w:rFonts w:cs="Arial"/>
                <w:sz w:val="16"/>
                <w:szCs w:val="16"/>
              </w:rPr>
            </w:pPr>
          </w:p>
          <w:p w14:paraId="3E48399F" w14:textId="64BAEAFC" w:rsidR="00402B0F" w:rsidRDefault="00402B0F" w:rsidP="00402B0F">
            <w:pPr>
              <w:rPr>
                <w:rFonts w:cs="Arial"/>
                <w:sz w:val="16"/>
                <w:szCs w:val="16"/>
              </w:rPr>
            </w:pPr>
            <w:r>
              <w:rPr>
                <w:rFonts w:cs="Arial"/>
                <w:sz w:val="16"/>
                <w:szCs w:val="16"/>
              </w:rPr>
              <w:t>The patients were followed for 13 weeks.</w:t>
            </w:r>
          </w:p>
        </w:tc>
        <w:tc>
          <w:tcPr>
            <w:tcW w:w="1536" w:type="dxa"/>
          </w:tcPr>
          <w:p w14:paraId="1E1E9695" w14:textId="77B584C1" w:rsidR="00402B0F" w:rsidRDefault="00402B0F">
            <w:pPr>
              <w:pStyle w:val="ListParagraph"/>
              <w:numPr>
                <w:ilvl w:val="0"/>
                <w:numId w:val="20"/>
              </w:numPr>
              <w:ind w:left="145" w:hanging="145"/>
              <w:jc w:val="left"/>
              <w:rPr>
                <w:rFonts w:cs="Arial"/>
                <w:sz w:val="16"/>
                <w:szCs w:val="16"/>
              </w:rPr>
            </w:pPr>
            <w:r>
              <w:rPr>
                <w:rFonts w:cs="Arial"/>
                <w:sz w:val="16"/>
                <w:szCs w:val="16"/>
              </w:rPr>
              <w:t>HbA1c levels</w:t>
            </w:r>
          </w:p>
          <w:p w14:paraId="02C7AF4A" w14:textId="0C0104B7" w:rsidR="00402B0F" w:rsidRDefault="00402B0F">
            <w:pPr>
              <w:pStyle w:val="ListParagraph"/>
              <w:numPr>
                <w:ilvl w:val="0"/>
                <w:numId w:val="20"/>
              </w:numPr>
              <w:ind w:left="145" w:hanging="145"/>
              <w:jc w:val="left"/>
              <w:rPr>
                <w:rFonts w:cs="Arial"/>
                <w:sz w:val="16"/>
                <w:szCs w:val="16"/>
              </w:rPr>
            </w:pPr>
            <w:r w:rsidRPr="00C2061D">
              <w:rPr>
                <w:rFonts w:cs="Arial"/>
                <w:sz w:val="16"/>
                <w:szCs w:val="16"/>
              </w:rPr>
              <w:t xml:space="preserve">%TiR </w:t>
            </w:r>
            <w:r>
              <w:rPr>
                <w:rFonts w:cs="Arial"/>
                <w:sz w:val="16"/>
                <w:szCs w:val="16"/>
              </w:rPr>
              <w:t>(</w:t>
            </w:r>
            <w:r w:rsidRPr="00C2061D">
              <w:rPr>
                <w:rFonts w:cs="Arial"/>
                <w:sz w:val="16"/>
                <w:szCs w:val="16"/>
              </w:rPr>
              <w:t>70–180 mg/dL)</w:t>
            </w:r>
          </w:p>
          <w:p w14:paraId="419C52B8" w14:textId="77777777" w:rsidR="00402B0F" w:rsidRDefault="00402B0F">
            <w:pPr>
              <w:pStyle w:val="ListParagraph"/>
              <w:numPr>
                <w:ilvl w:val="0"/>
                <w:numId w:val="20"/>
              </w:numPr>
              <w:ind w:left="145" w:hanging="145"/>
              <w:jc w:val="left"/>
              <w:rPr>
                <w:rFonts w:cs="Arial"/>
                <w:sz w:val="16"/>
                <w:szCs w:val="16"/>
              </w:rPr>
            </w:pPr>
            <w:r>
              <w:rPr>
                <w:rFonts w:cs="Arial"/>
                <w:sz w:val="16"/>
                <w:szCs w:val="16"/>
              </w:rPr>
              <w:t>%TBR (&lt;70 and &lt;54 mg/dL)</w:t>
            </w:r>
          </w:p>
          <w:p w14:paraId="251E3676" w14:textId="77777777" w:rsidR="00402B0F" w:rsidRDefault="00402B0F">
            <w:pPr>
              <w:pStyle w:val="ListParagraph"/>
              <w:numPr>
                <w:ilvl w:val="0"/>
                <w:numId w:val="20"/>
              </w:numPr>
              <w:ind w:left="145" w:hanging="145"/>
              <w:jc w:val="left"/>
              <w:rPr>
                <w:rFonts w:cs="Arial"/>
                <w:sz w:val="16"/>
                <w:szCs w:val="16"/>
              </w:rPr>
            </w:pPr>
            <w:r>
              <w:rPr>
                <w:rFonts w:cs="Arial"/>
                <w:sz w:val="16"/>
                <w:szCs w:val="16"/>
              </w:rPr>
              <w:t>%TAR: (&gt;180 and &gt;250 mg/dL)</w:t>
            </w:r>
          </w:p>
          <w:p w14:paraId="391CE9E7" w14:textId="0A664B53" w:rsidR="00402B0F" w:rsidRPr="003E7D3E" w:rsidRDefault="003E7D3E">
            <w:pPr>
              <w:pStyle w:val="ListParagraph"/>
              <w:numPr>
                <w:ilvl w:val="0"/>
                <w:numId w:val="20"/>
              </w:numPr>
              <w:ind w:left="145" w:hanging="145"/>
              <w:jc w:val="left"/>
              <w:rPr>
                <w:rFonts w:cs="Arial"/>
                <w:sz w:val="16"/>
                <w:szCs w:val="16"/>
              </w:rPr>
            </w:pPr>
            <w:r>
              <w:rPr>
                <w:rFonts w:cs="Arial"/>
                <w:sz w:val="16"/>
                <w:szCs w:val="16"/>
              </w:rPr>
              <w:t>Mean glucose levels</w:t>
            </w:r>
          </w:p>
          <w:p w14:paraId="254610D8" w14:textId="77777777" w:rsidR="00402B0F" w:rsidRDefault="00402B0F">
            <w:pPr>
              <w:pStyle w:val="ListParagraph"/>
              <w:numPr>
                <w:ilvl w:val="0"/>
                <w:numId w:val="20"/>
              </w:numPr>
              <w:ind w:left="145" w:hanging="145"/>
              <w:jc w:val="left"/>
              <w:rPr>
                <w:rFonts w:cs="Arial"/>
                <w:sz w:val="16"/>
                <w:szCs w:val="16"/>
              </w:rPr>
            </w:pPr>
            <w:r>
              <w:rPr>
                <w:rFonts w:cs="Arial"/>
                <w:sz w:val="16"/>
                <w:szCs w:val="16"/>
              </w:rPr>
              <w:t>AEs</w:t>
            </w:r>
          </w:p>
          <w:p w14:paraId="73D7521D" w14:textId="77777777" w:rsidR="00402B0F" w:rsidRPr="00402B0F" w:rsidRDefault="00402B0F" w:rsidP="00402B0F">
            <w:pPr>
              <w:jc w:val="left"/>
              <w:rPr>
                <w:rFonts w:cs="Arial"/>
                <w:sz w:val="16"/>
                <w:szCs w:val="16"/>
              </w:rPr>
            </w:pPr>
          </w:p>
        </w:tc>
        <w:tc>
          <w:tcPr>
            <w:tcW w:w="2187" w:type="dxa"/>
          </w:tcPr>
          <w:p w14:paraId="7DFB27AD" w14:textId="7048793F" w:rsidR="003E7D3E" w:rsidRDefault="003E7D3E" w:rsidP="00402B0F">
            <w:pPr>
              <w:rPr>
                <w:rFonts w:cs="Arial"/>
                <w:sz w:val="16"/>
                <w:szCs w:val="16"/>
              </w:rPr>
            </w:pPr>
            <w:r w:rsidRPr="003E7D3E">
              <w:rPr>
                <w:rFonts w:cs="Arial"/>
                <w:sz w:val="16"/>
                <w:szCs w:val="16"/>
              </w:rPr>
              <w:t xml:space="preserve">The </w:t>
            </w:r>
            <w:proofErr w:type="spellStart"/>
            <w:r>
              <w:rPr>
                <w:rFonts w:cs="Arial"/>
                <w:sz w:val="16"/>
                <w:szCs w:val="16"/>
              </w:rPr>
              <w:t>iLet</w:t>
            </w:r>
            <w:proofErr w:type="spellEnd"/>
            <w:r>
              <w:rPr>
                <w:rFonts w:cs="Arial"/>
                <w:sz w:val="16"/>
                <w:szCs w:val="16"/>
              </w:rPr>
              <w:t xml:space="preserve"> BP</w:t>
            </w:r>
            <w:r w:rsidRPr="003E7D3E">
              <w:rPr>
                <w:rFonts w:cs="Arial"/>
                <w:sz w:val="16"/>
                <w:szCs w:val="16"/>
              </w:rPr>
              <w:t xml:space="preserve"> significantly reduced </w:t>
            </w:r>
            <w:r>
              <w:rPr>
                <w:rFonts w:cs="Arial"/>
                <w:sz w:val="16"/>
                <w:szCs w:val="16"/>
              </w:rPr>
              <w:t>Hb1Ac</w:t>
            </w:r>
            <w:r w:rsidRPr="003E7D3E">
              <w:rPr>
                <w:rFonts w:cs="Arial"/>
                <w:sz w:val="16"/>
                <w:szCs w:val="16"/>
              </w:rPr>
              <w:t xml:space="preserve"> levels by 0.5 percentage points (from 7.9% to 7.3%) compared to the standard care group, which showed no change (7.7% to 7.7%).</w:t>
            </w:r>
          </w:p>
          <w:p w14:paraId="2AF96387" w14:textId="77777777" w:rsidR="003E7D3E" w:rsidRDefault="003E7D3E" w:rsidP="00402B0F">
            <w:pPr>
              <w:rPr>
                <w:rFonts w:cs="Arial"/>
                <w:sz w:val="16"/>
                <w:szCs w:val="16"/>
              </w:rPr>
            </w:pPr>
          </w:p>
          <w:p w14:paraId="726BBEE1" w14:textId="5251A48E" w:rsidR="003E7D3E" w:rsidRDefault="003E7D3E" w:rsidP="00402B0F">
            <w:pPr>
              <w:rPr>
                <w:rFonts w:cs="Arial"/>
                <w:sz w:val="16"/>
                <w:szCs w:val="16"/>
              </w:rPr>
            </w:pPr>
            <w:r w:rsidRPr="003E7D3E">
              <w:rPr>
                <w:rFonts w:cs="Arial"/>
                <w:sz w:val="16"/>
                <w:szCs w:val="16"/>
              </w:rPr>
              <w:t xml:space="preserve">The </w:t>
            </w:r>
            <w:r>
              <w:rPr>
                <w:rFonts w:cs="Arial"/>
                <w:sz w:val="16"/>
                <w:szCs w:val="16"/>
              </w:rPr>
              <w:t xml:space="preserve"> </w:t>
            </w:r>
            <w:proofErr w:type="spellStart"/>
            <w:r>
              <w:rPr>
                <w:rFonts w:cs="Arial"/>
                <w:sz w:val="16"/>
                <w:szCs w:val="16"/>
              </w:rPr>
              <w:t>iLet</w:t>
            </w:r>
            <w:proofErr w:type="spellEnd"/>
            <w:r>
              <w:rPr>
                <w:rFonts w:cs="Arial"/>
                <w:sz w:val="16"/>
                <w:szCs w:val="16"/>
              </w:rPr>
              <w:t xml:space="preserve"> BP</w:t>
            </w:r>
            <w:r w:rsidRPr="003E7D3E">
              <w:rPr>
                <w:rFonts w:cs="Arial"/>
                <w:sz w:val="16"/>
                <w:szCs w:val="16"/>
              </w:rPr>
              <w:t xml:space="preserve"> improved </w:t>
            </w:r>
            <w:r>
              <w:rPr>
                <w:rFonts w:cs="Arial"/>
                <w:sz w:val="16"/>
                <w:szCs w:val="16"/>
              </w:rPr>
              <w:t>%TiR</w:t>
            </w:r>
            <w:r w:rsidRPr="003E7D3E">
              <w:rPr>
                <w:rFonts w:cs="Arial"/>
                <w:sz w:val="16"/>
                <w:szCs w:val="16"/>
              </w:rPr>
              <w:t xml:space="preserve"> </w:t>
            </w:r>
            <w:r w:rsidR="000E3595">
              <w:rPr>
                <w:rFonts w:cs="Arial"/>
                <w:sz w:val="16"/>
                <w:szCs w:val="16"/>
              </w:rPr>
              <w:t xml:space="preserve">(51% to 65%) </w:t>
            </w:r>
            <w:r w:rsidRPr="003E7D3E">
              <w:rPr>
                <w:rFonts w:cs="Arial"/>
                <w:sz w:val="16"/>
                <w:szCs w:val="16"/>
              </w:rPr>
              <w:t>by 11 percentage points</w:t>
            </w:r>
            <w:r w:rsidR="00C7710C">
              <w:rPr>
                <w:rFonts w:cs="Arial"/>
                <w:sz w:val="16"/>
                <w:szCs w:val="16"/>
              </w:rPr>
              <w:t xml:space="preserve"> more</w:t>
            </w:r>
            <w:r>
              <w:rPr>
                <w:rFonts w:cs="Arial"/>
                <w:sz w:val="16"/>
                <w:szCs w:val="16"/>
              </w:rPr>
              <w:t xml:space="preserve"> </w:t>
            </w:r>
            <w:r w:rsidRPr="003E7D3E">
              <w:rPr>
                <w:rFonts w:cs="Arial"/>
                <w:sz w:val="16"/>
                <w:szCs w:val="16"/>
              </w:rPr>
              <w:t xml:space="preserve"> </w:t>
            </w:r>
            <w:r w:rsidR="00C7710C">
              <w:rPr>
                <w:rFonts w:cs="Arial"/>
                <w:sz w:val="16"/>
                <w:szCs w:val="16"/>
              </w:rPr>
              <w:t>than</w:t>
            </w:r>
            <w:r w:rsidRPr="003E7D3E">
              <w:rPr>
                <w:rFonts w:cs="Arial"/>
                <w:sz w:val="16"/>
                <w:szCs w:val="16"/>
              </w:rPr>
              <w:t xml:space="preserve"> standard care</w:t>
            </w:r>
            <w:r w:rsidR="000E3595">
              <w:rPr>
                <w:rFonts w:cs="Arial"/>
                <w:sz w:val="16"/>
                <w:szCs w:val="16"/>
              </w:rPr>
              <w:t xml:space="preserve"> (51% to 54%)</w:t>
            </w:r>
            <w:r w:rsidRPr="003E7D3E">
              <w:rPr>
                <w:rFonts w:cs="Arial"/>
                <w:sz w:val="16"/>
                <w:szCs w:val="16"/>
              </w:rPr>
              <w:t xml:space="preserve">. </w:t>
            </w:r>
          </w:p>
          <w:p w14:paraId="50ABA360" w14:textId="77777777" w:rsidR="009B10F0" w:rsidRDefault="009B10F0" w:rsidP="00402B0F">
            <w:pPr>
              <w:rPr>
                <w:rFonts w:cs="Arial"/>
                <w:sz w:val="16"/>
                <w:szCs w:val="16"/>
              </w:rPr>
            </w:pPr>
          </w:p>
          <w:p w14:paraId="0A7FE2ED" w14:textId="126667B6" w:rsidR="003E7D3E" w:rsidRDefault="009B10F0" w:rsidP="00402B0F">
            <w:pPr>
              <w:rPr>
                <w:rFonts w:cs="Arial"/>
                <w:sz w:val="16"/>
                <w:szCs w:val="16"/>
              </w:rPr>
            </w:pPr>
            <w:r w:rsidRPr="003E7D3E">
              <w:rPr>
                <w:rFonts w:cs="Arial"/>
                <w:sz w:val="16"/>
                <w:szCs w:val="16"/>
              </w:rPr>
              <w:t xml:space="preserve">There was no significant difference in </w:t>
            </w:r>
            <w:r>
              <w:rPr>
                <w:rFonts w:cs="Arial"/>
                <w:sz w:val="16"/>
                <w:szCs w:val="16"/>
              </w:rPr>
              <w:t>%TBR</w:t>
            </w:r>
            <w:r w:rsidRPr="003E7D3E">
              <w:rPr>
                <w:rFonts w:cs="Arial"/>
                <w:sz w:val="16"/>
                <w:szCs w:val="16"/>
              </w:rPr>
              <w:t xml:space="preserve"> between the two groups.</w:t>
            </w:r>
          </w:p>
          <w:p w14:paraId="2CFA6387" w14:textId="77777777" w:rsidR="009B10F0" w:rsidRDefault="009B10F0" w:rsidP="00402B0F">
            <w:pPr>
              <w:rPr>
                <w:rFonts w:cs="Arial"/>
                <w:sz w:val="16"/>
                <w:szCs w:val="16"/>
              </w:rPr>
            </w:pPr>
          </w:p>
          <w:p w14:paraId="3FF5CE46" w14:textId="77777777" w:rsidR="003E7D3E" w:rsidRDefault="003E7D3E" w:rsidP="00402B0F">
            <w:pPr>
              <w:rPr>
                <w:rFonts w:cs="Arial"/>
                <w:sz w:val="16"/>
                <w:szCs w:val="16"/>
              </w:rPr>
            </w:pPr>
            <w:r w:rsidRPr="003E7D3E">
              <w:rPr>
                <w:rFonts w:cs="Arial"/>
                <w:sz w:val="16"/>
                <w:szCs w:val="16"/>
              </w:rPr>
              <w:t xml:space="preserve">The mean glucose level was 16 mg/dL lower in the </w:t>
            </w:r>
            <w:r>
              <w:rPr>
                <w:rFonts w:cs="Arial"/>
                <w:sz w:val="16"/>
                <w:szCs w:val="16"/>
              </w:rPr>
              <w:t xml:space="preserve"> </w:t>
            </w:r>
            <w:proofErr w:type="spellStart"/>
            <w:r>
              <w:rPr>
                <w:rFonts w:cs="Arial"/>
                <w:sz w:val="16"/>
                <w:szCs w:val="16"/>
              </w:rPr>
              <w:t>iLet</w:t>
            </w:r>
            <w:proofErr w:type="spellEnd"/>
            <w:r>
              <w:rPr>
                <w:rFonts w:cs="Arial"/>
                <w:sz w:val="16"/>
                <w:szCs w:val="16"/>
              </w:rPr>
              <w:t xml:space="preserve"> BP </w:t>
            </w:r>
            <w:r w:rsidRPr="003E7D3E">
              <w:rPr>
                <w:rFonts w:cs="Arial"/>
                <w:sz w:val="16"/>
                <w:szCs w:val="16"/>
              </w:rPr>
              <w:t xml:space="preserve">group. </w:t>
            </w:r>
          </w:p>
          <w:p w14:paraId="4AC1B68F" w14:textId="77777777" w:rsidR="003E7D3E" w:rsidRDefault="003E7D3E" w:rsidP="00402B0F">
            <w:pPr>
              <w:rPr>
                <w:rFonts w:cs="Arial"/>
                <w:sz w:val="16"/>
                <w:szCs w:val="16"/>
              </w:rPr>
            </w:pPr>
          </w:p>
          <w:p w14:paraId="26761C12" w14:textId="42BE1CDF" w:rsidR="00402B0F" w:rsidRPr="00CA41CD" w:rsidRDefault="00402B0F" w:rsidP="00402B0F">
            <w:pPr>
              <w:rPr>
                <w:rFonts w:cs="Arial"/>
                <w:sz w:val="16"/>
                <w:szCs w:val="16"/>
              </w:rPr>
            </w:pPr>
          </w:p>
        </w:tc>
        <w:tc>
          <w:tcPr>
            <w:tcW w:w="0" w:type="auto"/>
          </w:tcPr>
          <w:p w14:paraId="422E4C7A" w14:textId="61F5BD61" w:rsidR="0017083E" w:rsidRDefault="0017083E" w:rsidP="00402B0F">
            <w:pPr>
              <w:rPr>
                <w:rFonts w:cs="Arial"/>
                <w:sz w:val="16"/>
                <w:szCs w:val="16"/>
              </w:rPr>
            </w:pPr>
            <w:r w:rsidRPr="0017083E">
              <w:rPr>
                <w:rFonts w:cs="Arial"/>
                <w:sz w:val="16"/>
                <w:szCs w:val="16"/>
              </w:rPr>
              <w:t xml:space="preserve">The </w:t>
            </w:r>
            <w:r>
              <w:rPr>
                <w:rFonts w:cs="Arial"/>
                <w:sz w:val="16"/>
                <w:szCs w:val="16"/>
              </w:rPr>
              <w:t xml:space="preserve"> </w:t>
            </w:r>
            <w:proofErr w:type="spellStart"/>
            <w:r>
              <w:rPr>
                <w:rFonts w:cs="Arial"/>
                <w:sz w:val="16"/>
                <w:szCs w:val="16"/>
              </w:rPr>
              <w:t>iLet</w:t>
            </w:r>
            <w:proofErr w:type="spellEnd"/>
            <w:r>
              <w:rPr>
                <w:rFonts w:cs="Arial"/>
                <w:sz w:val="16"/>
                <w:szCs w:val="16"/>
              </w:rPr>
              <w:t xml:space="preserve"> BP</w:t>
            </w:r>
            <w:r w:rsidRPr="0017083E">
              <w:rPr>
                <w:rFonts w:cs="Arial"/>
                <w:sz w:val="16"/>
                <w:szCs w:val="16"/>
              </w:rPr>
              <w:t xml:space="preserve"> group had 214 episodes of hyperglycemia, </w:t>
            </w:r>
            <w:r w:rsidR="00E16376">
              <w:rPr>
                <w:rFonts w:cs="Arial"/>
                <w:sz w:val="16"/>
                <w:szCs w:val="16"/>
              </w:rPr>
              <w:t>primarily</w:t>
            </w:r>
            <w:r w:rsidRPr="0017083E">
              <w:rPr>
                <w:rFonts w:cs="Arial"/>
                <w:sz w:val="16"/>
                <w:szCs w:val="16"/>
              </w:rPr>
              <w:t xml:space="preserve"> attributed to infusion-set failures.</w:t>
            </w:r>
          </w:p>
          <w:p w14:paraId="75A99007" w14:textId="77777777" w:rsidR="0017083E" w:rsidRDefault="0017083E" w:rsidP="00402B0F">
            <w:pPr>
              <w:rPr>
                <w:rFonts w:cs="Arial"/>
                <w:sz w:val="16"/>
                <w:szCs w:val="16"/>
              </w:rPr>
            </w:pPr>
          </w:p>
          <w:p w14:paraId="23AA940D" w14:textId="61FE7F1A" w:rsidR="00E16376" w:rsidRDefault="0017083E" w:rsidP="00402B0F">
            <w:pPr>
              <w:rPr>
                <w:rFonts w:cs="Arial"/>
                <w:sz w:val="16"/>
                <w:szCs w:val="16"/>
              </w:rPr>
            </w:pPr>
            <w:r>
              <w:rPr>
                <w:rFonts w:cs="Arial"/>
                <w:sz w:val="16"/>
                <w:szCs w:val="16"/>
              </w:rPr>
              <w:t>10</w:t>
            </w:r>
            <w:r w:rsidRPr="0017083E">
              <w:rPr>
                <w:rFonts w:cs="Arial"/>
                <w:sz w:val="16"/>
                <w:szCs w:val="16"/>
              </w:rPr>
              <w:t xml:space="preserve"> severe hypoglycemia episodes occurred in the </w:t>
            </w:r>
            <w:r>
              <w:rPr>
                <w:rFonts w:cs="Arial"/>
                <w:sz w:val="16"/>
                <w:szCs w:val="16"/>
              </w:rPr>
              <w:t xml:space="preserve"> </w:t>
            </w:r>
            <w:proofErr w:type="spellStart"/>
            <w:r>
              <w:rPr>
                <w:rFonts w:cs="Arial"/>
                <w:sz w:val="16"/>
                <w:szCs w:val="16"/>
              </w:rPr>
              <w:t>iLet</w:t>
            </w:r>
            <w:proofErr w:type="spellEnd"/>
            <w:r>
              <w:rPr>
                <w:rFonts w:cs="Arial"/>
                <w:sz w:val="16"/>
                <w:szCs w:val="16"/>
              </w:rPr>
              <w:t xml:space="preserve"> BP</w:t>
            </w:r>
            <w:r w:rsidRPr="0017083E">
              <w:rPr>
                <w:rFonts w:cs="Arial"/>
                <w:sz w:val="16"/>
                <w:szCs w:val="16"/>
              </w:rPr>
              <w:t xml:space="preserve"> group compared to </w:t>
            </w:r>
            <w:r>
              <w:rPr>
                <w:rFonts w:cs="Arial"/>
                <w:sz w:val="16"/>
                <w:szCs w:val="16"/>
              </w:rPr>
              <w:t>3</w:t>
            </w:r>
            <w:r w:rsidRPr="0017083E">
              <w:rPr>
                <w:rFonts w:cs="Arial"/>
                <w:sz w:val="16"/>
                <w:szCs w:val="16"/>
              </w:rPr>
              <w:t xml:space="preserve"> in the standard care group.</w:t>
            </w:r>
          </w:p>
          <w:p w14:paraId="04C7FD6A" w14:textId="77777777" w:rsidR="00E16376" w:rsidRDefault="00E16376" w:rsidP="00402B0F">
            <w:pPr>
              <w:rPr>
                <w:rFonts w:cs="Arial"/>
                <w:sz w:val="16"/>
                <w:szCs w:val="16"/>
              </w:rPr>
            </w:pPr>
          </w:p>
          <w:p w14:paraId="5EEE3F48" w14:textId="5C85FE88" w:rsidR="00E16376" w:rsidRDefault="00E16376" w:rsidP="00402B0F">
            <w:pPr>
              <w:rPr>
                <w:rFonts w:cs="Arial"/>
                <w:sz w:val="16"/>
                <w:szCs w:val="16"/>
              </w:rPr>
            </w:pPr>
            <w:r>
              <w:rPr>
                <w:rFonts w:cs="Arial"/>
                <w:sz w:val="16"/>
                <w:szCs w:val="16"/>
              </w:rPr>
              <w:t xml:space="preserve">There were 3 SAEs in the </w:t>
            </w:r>
            <w:proofErr w:type="spellStart"/>
            <w:r>
              <w:rPr>
                <w:rFonts w:cs="Arial"/>
                <w:sz w:val="16"/>
                <w:szCs w:val="16"/>
              </w:rPr>
              <w:t>iLet</w:t>
            </w:r>
            <w:proofErr w:type="spellEnd"/>
            <w:r>
              <w:rPr>
                <w:rFonts w:cs="Arial"/>
                <w:sz w:val="16"/>
                <w:szCs w:val="16"/>
              </w:rPr>
              <w:t xml:space="preserve"> BP group, which were related to two suicide attempts and one non-severe hypoglycemia event.</w:t>
            </w:r>
          </w:p>
          <w:p w14:paraId="6F3FA168" w14:textId="77777777" w:rsidR="0017083E" w:rsidRDefault="0017083E" w:rsidP="00402B0F">
            <w:pPr>
              <w:rPr>
                <w:rFonts w:cs="Arial"/>
                <w:sz w:val="16"/>
                <w:szCs w:val="16"/>
              </w:rPr>
            </w:pPr>
          </w:p>
          <w:p w14:paraId="423F8734" w14:textId="77777777" w:rsidR="00402B0F" w:rsidRDefault="0017083E" w:rsidP="00402B0F">
            <w:pPr>
              <w:rPr>
                <w:rFonts w:cs="Arial"/>
                <w:sz w:val="16"/>
                <w:szCs w:val="16"/>
              </w:rPr>
            </w:pPr>
            <w:r w:rsidRPr="0017083E">
              <w:rPr>
                <w:rFonts w:cs="Arial"/>
                <w:sz w:val="16"/>
                <w:szCs w:val="16"/>
              </w:rPr>
              <w:t xml:space="preserve">No </w:t>
            </w:r>
            <w:r>
              <w:rPr>
                <w:rFonts w:cs="Arial"/>
                <w:sz w:val="16"/>
                <w:szCs w:val="16"/>
              </w:rPr>
              <w:t>DKA</w:t>
            </w:r>
            <w:r w:rsidRPr="0017083E">
              <w:rPr>
                <w:rFonts w:cs="Arial"/>
                <w:sz w:val="16"/>
                <w:szCs w:val="16"/>
              </w:rPr>
              <w:t xml:space="preserve"> episodes were reported.</w:t>
            </w:r>
          </w:p>
          <w:p w14:paraId="2760F587" w14:textId="77777777" w:rsidR="00AC4B5A" w:rsidRDefault="00AC4B5A" w:rsidP="00402B0F">
            <w:pPr>
              <w:rPr>
                <w:rFonts w:cs="Arial"/>
                <w:sz w:val="16"/>
                <w:szCs w:val="16"/>
              </w:rPr>
            </w:pPr>
          </w:p>
          <w:p w14:paraId="1C1FA9FF" w14:textId="03745FE1" w:rsidR="00AC4B5A" w:rsidRPr="00B34866" w:rsidRDefault="00AC4B5A" w:rsidP="00402B0F">
            <w:pPr>
              <w:rPr>
                <w:rFonts w:cs="Arial"/>
                <w:sz w:val="16"/>
                <w:szCs w:val="16"/>
              </w:rPr>
            </w:pPr>
            <w:r>
              <w:rPr>
                <w:rFonts w:cs="Arial"/>
                <w:sz w:val="16"/>
                <w:szCs w:val="16"/>
              </w:rPr>
              <w:t>No AEs were attributed to the pumps.</w:t>
            </w:r>
          </w:p>
        </w:tc>
        <w:tc>
          <w:tcPr>
            <w:tcW w:w="0" w:type="auto"/>
          </w:tcPr>
          <w:p w14:paraId="05C94BBF" w14:textId="2382EAE8" w:rsidR="00402B0F" w:rsidRPr="007106FA" w:rsidRDefault="006F6E70" w:rsidP="00402B0F">
            <w:pPr>
              <w:rPr>
                <w:rFonts w:cs="Arial"/>
                <w:sz w:val="16"/>
                <w:szCs w:val="16"/>
              </w:rPr>
            </w:pPr>
            <w:r w:rsidRPr="006F6E70">
              <w:rPr>
                <w:rFonts w:cs="Arial"/>
                <w:sz w:val="16"/>
                <w:szCs w:val="16"/>
              </w:rPr>
              <w:t xml:space="preserve">The insulin-only </w:t>
            </w:r>
            <w:r w:rsidR="004524D4">
              <w:rPr>
                <w:rFonts w:cs="Arial"/>
                <w:sz w:val="16"/>
                <w:szCs w:val="16"/>
              </w:rPr>
              <w:t>BP</w:t>
            </w:r>
            <w:r w:rsidRPr="006F6E70">
              <w:rPr>
                <w:rFonts w:cs="Arial"/>
                <w:sz w:val="16"/>
                <w:szCs w:val="16"/>
              </w:rPr>
              <w:t xml:space="preserve"> effectively improved blood glucose management in </w:t>
            </w:r>
            <w:r>
              <w:rPr>
                <w:rFonts w:cs="Arial"/>
                <w:sz w:val="16"/>
                <w:szCs w:val="16"/>
              </w:rPr>
              <w:t>T1D</w:t>
            </w:r>
            <w:r w:rsidRPr="006F6E70">
              <w:rPr>
                <w:rFonts w:cs="Arial"/>
                <w:sz w:val="16"/>
                <w:szCs w:val="16"/>
              </w:rPr>
              <w:t xml:space="preserve"> patients compared to standard care</w:t>
            </w:r>
            <w:r>
              <w:rPr>
                <w:rFonts w:cs="Arial"/>
                <w:sz w:val="16"/>
                <w:szCs w:val="16"/>
              </w:rPr>
              <w:t>, although the time in hypoglycemia was not different</w:t>
            </w:r>
            <w:r w:rsidRPr="006F6E70">
              <w:rPr>
                <w:rFonts w:cs="Arial"/>
                <w:sz w:val="16"/>
                <w:szCs w:val="16"/>
              </w:rPr>
              <w:t>.</w:t>
            </w:r>
          </w:p>
        </w:tc>
      </w:tr>
      <w:bookmarkEnd w:id="130"/>
      <w:tr w:rsidR="00402B0F" w:rsidRPr="00C2061D" w14:paraId="6CEA63DF" w14:textId="77777777" w:rsidTr="005E17B4">
        <w:tc>
          <w:tcPr>
            <w:tcW w:w="1334" w:type="dxa"/>
          </w:tcPr>
          <w:p w14:paraId="5F052698" w14:textId="2F1AF824" w:rsidR="00402B0F" w:rsidRPr="00FF2044" w:rsidRDefault="00402B0F" w:rsidP="00402B0F">
            <w:pPr>
              <w:rPr>
                <w:rFonts w:cs="Arial"/>
                <w:sz w:val="16"/>
                <w:szCs w:val="16"/>
              </w:rPr>
            </w:pPr>
            <w:r w:rsidRPr="00FF2044">
              <w:rPr>
                <w:rFonts w:cs="Arial"/>
                <w:bCs/>
                <w:sz w:val="16"/>
                <w:szCs w:val="16"/>
              </w:rPr>
              <w:t xml:space="preserve">Kruger </w:t>
            </w:r>
            <w:r>
              <w:rPr>
                <w:rFonts w:cs="Arial"/>
                <w:bCs/>
                <w:sz w:val="16"/>
                <w:szCs w:val="16"/>
              </w:rPr>
              <w:t>et al.</w:t>
            </w:r>
            <w:r w:rsidRPr="00FF2044">
              <w:rPr>
                <w:rFonts w:cs="Arial"/>
                <w:bCs/>
                <w:sz w:val="16"/>
                <w:szCs w:val="16"/>
              </w:rPr>
              <w:t xml:space="preserve"> (2022) </w:t>
            </w:r>
            <w:r w:rsidRPr="00FF2044">
              <w:rPr>
                <w:rFonts w:cs="Arial"/>
                <w:bCs/>
                <w:sz w:val="16"/>
                <w:szCs w:val="16"/>
              </w:rPr>
              <w:fldChar w:fldCharType="begin">
                <w:fldData xml:space="preserve">PEVuZE5vdGU+PENpdGU+PEF1dGhvcj5LcnVnZXI8L0F1dGhvcj48WWVhcj4yMDIyPC9ZZWFyPjxS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PEVuZE5vdGU+PENpdGU+PEF1dGhvcj5LcnVnZXI8L0F1dGhvcj48WWVhcj4yMDIyPC9ZZWFyPjxS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(62)</w:t>
            </w:r>
            <w:r w:rsidRPr="00FF2044">
              <w:rPr>
                <w:rFonts w:cs="Arial"/>
                <w:bCs/>
                <w:sz w:val="16"/>
                <w:szCs w:val="16"/>
              </w:rPr>
              <w:fldChar w:fldCharType="end"/>
            </w:r>
            <w:r w:rsidR="009775A2" w:rsidRPr="00FF2044">
              <w:rPr>
                <w:rFonts w:cs="Arial"/>
                <w:sz w:val="16"/>
                <w:szCs w:val="16"/>
              </w:rPr>
              <w:t xml:space="preserve"> </w:t>
            </w:r>
          </w:p>
        </w:tc>
        <w:tc>
          <w:tcPr>
            <w:tcW w:w="1714" w:type="dxa"/>
          </w:tcPr>
          <w:p w14:paraId="28E0A66E" w14:textId="77777777" w:rsidR="00DE2316" w:rsidRDefault="00DE2316" w:rsidP="00DE2316">
            <w:pPr>
              <w:rPr>
                <w:rFonts w:cs="Arial"/>
                <w:sz w:val="16"/>
                <w:szCs w:val="16"/>
              </w:rPr>
            </w:pPr>
            <w:r w:rsidRPr="00A04B8F">
              <w:rPr>
                <w:rFonts w:cs="Arial"/>
                <w:sz w:val="16"/>
                <w:szCs w:val="16"/>
              </w:rPr>
              <w:t xml:space="preserve">The study used the </w:t>
            </w:r>
            <w:proofErr w:type="spellStart"/>
            <w:r w:rsidRPr="00A04B8F">
              <w:rPr>
                <w:rFonts w:cs="Arial"/>
                <w:b/>
                <w:bCs/>
                <w:sz w:val="16"/>
                <w:szCs w:val="16"/>
              </w:rPr>
              <w:t>iLet</w:t>
            </w:r>
            <w:proofErr w:type="spellEnd"/>
            <w:r w:rsidRPr="00A04B8F">
              <w:rPr>
                <w:rFonts w:cs="Arial"/>
                <w:b/>
                <w:bCs/>
                <w:sz w:val="16"/>
                <w:szCs w:val="16"/>
              </w:rPr>
              <w:t xml:space="preserve"> </w:t>
            </w:r>
            <w:r>
              <w:rPr>
                <w:rFonts w:cs="Arial"/>
                <w:b/>
                <w:bCs/>
                <w:sz w:val="16"/>
                <w:szCs w:val="16"/>
              </w:rPr>
              <w:t>BP</w:t>
            </w:r>
            <w:r w:rsidRPr="00A04B8F">
              <w:rPr>
                <w:rFonts w:cs="Arial"/>
                <w:sz w:val="16"/>
                <w:szCs w:val="16"/>
              </w:rPr>
              <w:t xml:space="preserve"> with the Inset I infusion set for </w:t>
            </w:r>
            <w:r w:rsidRPr="00A04B8F">
              <w:rPr>
                <w:rFonts w:cs="Arial"/>
                <w:sz w:val="16"/>
                <w:szCs w:val="16"/>
              </w:rPr>
              <w:lastRenderedPageBreak/>
              <w:t xml:space="preserve">insulin infusion. This device, along with the Dexcom G6 </w:t>
            </w:r>
            <w:r>
              <w:rPr>
                <w:rFonts w:cs="Arial"/>
                <w:sz w:val="16"/>
                <w:szCs w:val="16"/>
              </w:rPr>
              <w:t>CGM</w:t>
            </w:r>
            <w:r w:rsidRPr="00A04B8F">
              <w:rPr>
                <w:rFonts w:cs="Arial"/>
                <w:sz w:val="16"/>
                <w:szCs w:val="16"/>
              </w:rPr>
              <w:t xml:space="preserve">, administered insulin based on weight-adjusted algorithms. </w:t>
            </w:r>
          </w:p>
          <w:p w14:paraId="4D5DA06D" w14:textId="77777777" w:rsidR="00DE2316" w:rsidRDefault="00DE2316" w:rsidP="00DE2316">
            <w:pPr>
              <w:rPr>
                <w:rFonts w:cs="Arial"/>
                <w:sz w:val="16"/>
                <w:szCs w:val="16"/>
              </w:rPr>
            </w:pPr>
          </w:p>
          <w:p w14:paraId="63A67E6B" w14:textId="17B8104D" w:rsidR="00402B0F" w:rsidRPr="00C2061D" w:rsidRDefault="00DE2316" w:rsidP="00DE2316">
            <w:pPr>
              <w:rPr>
                <w:rFonts w:cs="Arial"/>
                <w:sz w:val="16"/>
                <w:szCs w:val="16"/>
              </w:rPr>
            </w:pPr>
            <w:r>
              <w:rPr>
                <w:rFonts w:cs="Arial"/>
                <w:sz w:val="16"/>
                <w:szCs w:val="16"/>
              </w:rPr>
              <w:t>The</w:t>
            </w:r>
            <w:r w:rsidRPr="00A04B8F">
              <w:rPr>
                <w:rFonts w:cs="Arial"/>
                <w:sz w:val="16"/>
                <w:szCs w:val="16"/>
              </w:rPr>
              <w:t xml:space="preserve"> participants in the standard care group</w:t>
            </w:r>
            <w:r>
              <w:rPr>
                <w:rFonts w:cs="Arial"/>
                <w:sz w:val="16"/>
                <w:szCs w:val="16"/>
              </w:rPr>
              <w:t xml:space="preserve"> continued using their own pumps as described </w:t>
            </w:r>
            <w:r w:rsidR="00CE036A">
              <w:rPr>
                <w:rFonts w:cs="Arial"/>
                <w:sz w:val="16"/>
                <w:szCs w:val="16"/>
              </w:rPr>
              <w:t>above</w:t>
            </w:r>
            <w:r>
              <w:rPr>
                <w:rFonts w:cs="Arial"/>
                <w:sz w:val="16"/>
                <w:szCs w:val="16"/>
              </w:rPr>
              <w:t xml:space="preserve"> </w:t>
            </w:r>
            <w:r w:rsidRPr="00FF2044">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(60)</w:t>
            </w:r>
            <w:r w:rsidRPr="00FF2044">
              <w:rPr>
                <w:rFonts w:cs="Arial"/>
                <w:bCs/>
                <w:sz w:val="16"/>
                <w:szCs w:val="16"/>
              </w:rPr>
              <w:fldChar w:fldCharType="end"/>
            </w:r>
            <w:r>
              <w:rPr>
                <w:rFonts w:cs="Arial"/>
                <w:bCs/>
                <w:sz w:val="16"/>
                <w:szCs w:val="16"/>
              </w:rPr>
              <w:t>.</w:t>
            </w:r>
          </w:p>
        </w:tc>
        <w:tc>
          <w:tcPr>
            <w:tcW w:w="2134" w:type="dxa"/>
          </w:tcPr>
          <w:p w14:paraId="054CA99D" w14:textId="3C848269" w:rsidR="00402B0F" w:rsidRPr="00C2061D" w:rsidRDefault="005E17B4" w:rsidP="00402B0F">
            <w:pPr>
              <w:rPr>
                <w:rFonts w:cs="Arial"/>
                <w:sz w:val="16"/>
                <w:szCs w:val="16"/>
              </w:rPr>
            </w:pPr>
            <w:r>
              <w:rPr>
                <w:rFonts w:cs="Arial"/>
                <w:sz w:val="16"/>
                <w:szCs w:val="16"/>
              </w:rPr>
              <w:lastRenderedPageBreak/>
              <w:t>T</w:t>
            </w:r>
            <w:r w:rsidRPr="005E17B4">
              <w:rPr>
                <w:rFonts w:cs="Arial"/>
                <w:sz w:val="16"/>
                <w:szCs w:val="16"/>
              </w:rPr>
              <w:t xml:space="preserve">o assess the effectiveness and safety of an insulin-only BP system </w:t>
            </w:r>
            <w:r w:rsidRPr="005E17B4">
              <w:rPr>
                <w:rFonts w:cs="Arial"/>
                <w:sz w:val="16"/>
                <w:szCs w:val="16"/>
              </w:rPr>
              <w:lastRenderedPageBreak/>
              <w:t xml:space="preserve">using insulin </w:t>
            </w:r>
            <w:proofErr w:type="spellStart"/>
            <w:r w:rsidRPr="005E17B4">
              <w:rPr>
                <w:rFonts w:cs="Arial"/>
                <w:sz w:val="16"/>
                <w:szCs w:val="16"/>
              </w:rPr>
              <w:t>aspart</w:t>
            </w:r>
            <w:proofErr w:type="spellEnd"/>
            <w:r w:rsidRPr="005E17B4">
              <w:rPr>
                <w:rFonts w:cs="Arial"/>
                <w:sz w:val="16"/>
                <w:szCs w:val="16"/>
              </w:rPr>
              <w:t xml:space="preserve"> or insulin lispro in adults with </w:t>
            </w:r>
            <w:r>
              <w:rPr>
                <w:rFonts w:cs="Arial"/>
                <w:sz w:val="16"/>
                <w:szCs w:val="16"/>
              </w:rPr>
              <w:t>T1D</w:t>
            </w:r>
            <w:r w:rsidRPr="005E17B4">
              <w:rPr>
                <w:rFonts w:cs="Arial"/>
                <w:sz w:val="16"/>
                <w:szCs w:val="16"/>
              </w:rPr>
              <w:t>, compared to standard diabetes care.</w:t>
            </w:r>
          </w:p>
        </w:tc>
        <w:tc>
          <w:tcPr>
            <w:tcW w:w="1603" w:type="dxa"/>
          </w:tcPr>
          <w:p w14:paraId="64D73BB6" w14:textId="77777777" w:rsidR="00402B0F" w:rsidRDefault="00DE7229" w:rsidP="00402B0F">
            <w:pPr>
              <w:rPr>
                <w:rFonts w:cs="Arial"/>
                <w:sz w:val="16"/>
                <w:szCs w:val="16"/>
              </w:rPr>
            </w:pPr>
            <w:r>
              <w:rPr>
                <w:rFonts w:cs="Arial"/>
                <w:sz w:val="16"/>
                <w:szCs w:val="16"/>
              </w:rPr>
              <w:lastRenderedPageBreak/>
              <w:t>M</w:t>
            </w:r>
            <w:r w:rsidRPr="00DE7229">
              <w:rPr>
                <w:rFonts w:cs="Arial"/>
                <w:sz w:val="16"/>
                <w:szCs w:val="16"/>
              </w:rPr>
              <w:t>ulticenter, parallel-group, randomized trial</w:t>
            </w:r>
            <w:r>
              <w:rPr>
                <w:rFonts w:cs="Arial"/>
                <w:sz w:val="16"/>
                <w:szCs w:val="16"/>
              </w:rPr>
              <w:t>.</w:t>
            </w:r>
          </w:p>
          <w:p w14:paraId="07D6A891" w14:textId="77777777" w:rsidR="00DE7229" w:rsidRDefault="00DE7229" w:rsidP="00402B0F">
            <w:pPr>
              <w:rPr>
                <w:rFonts w:cs="Arial"/>
                <w:sz w:val="16"/>
                <w:szCs w:val="16"/>
              </w:rPr>
            </w:pPr>
          </w:p>
          <w:p w14:paraId="541773D1" w14:textId="32BD2C80" w:rsidR="00DE7229" w:rsidRDefault="00DE7229" w:rsidP="00DE7229">
            <w:pPr>
              <w:rPr>
                <w:rFonts w:cs="Arial"/>
                <w:sz w:val="16"/>
                <w:szCs w:val="16"/>
              </w:rPr>
            </w:pPr>
            <w:r w:rsidRPr="00FB7F0D">
              <w:rPr>
                <w:rFonts w:cs="Arial"/>
                <w:sz w:val="16"/>
                <w:szCs w:val="16"/>
              </w:rPr>
              <w:t xml:space="preserve">The </w:t>
            </w:r>
            <w:r>
              <w:rPr>
                <w:rFonts w:cs="Arial"/>
                <w:sz w:val="16"/>
                <w:szCs w:val="16"/>
              </w:rPr>
              <w:t>study</w:t>
            </w:r>
            <w:r w:rsidRPr="00FB7F0D">
              <w:rPr>
                <w:rFonts w:cs="Arial"/>
                <w:sz w:val="16"/>
                <w:szCs w:val="16"/>
              </w:rPr>
              <w:t xml:space="preserve"> included</w:t>
            </w:r>
            <w:r>
              <w:rPr>
                <w:rFonts w:cs="Arial"/>
                <w:sz w:val="16"/>
                <w:szCs w:val="16"/>
              </w:rPr>
              <w:t xml:space="preserve"> 161 adult</w:t>
            </w:r>
            <w:r w:rsidRPr="00FB7F0D">
              <w:rPr>
                <w:rFonts w:cs="Arial"/>
                <w:sz w:val="16"/>
                <w:szCs w:val="16"/>
              </w:rPr>
              <w:t xml:space="preserve"> </w:t>
            </w:r>
            <w:r>
              <w:rPr>
                <w:rFonts w:cs="Arial"/>
                <w:sz w:val="16"/>
                <w:szCs w:val="16"/>
              </w:rPr>
              <w:t xml:space="preserve"> T1D</w:t>
            </w:r>
            <w:r w:rsidRPr="00FB7F0D">
              <w:rPr>
                <w:rFonts w:cs="Arial"/>
                <w:sz w:val="16"/>
                <w:szCs w:val="16"/>
              </w:rPr>
              <w:t xml:space="preserve"> patients</w:t>
            </w:r>
            <w:r>
              <w:rPr>
                <w:rFonts w:cs="Arial"/>
                <w:sz w:val="16"/>
                <w:szCs w:val="16"/>
              </w:rPr>
              <w:t>,</w:t>
            </w:r>
            <w:r w:rsidRPr="00FB7F0D">
              <w:rPr>
                <w:rFonts w:cs="Arial"/>
                <w:sz w:val="16"/>
                <w:szCs w:val="16"/>
              </w:rPr>
              <w:t xml:space="preserve"> who had been using insulin for at least one year.</w:t>
            </w:r>
          </w:p>
          <w:p w14:paraId="0A01BA04" w14:textId="77777777" w:rsidR="00DE7229" w:rsidRDefault="00DE7229" w:rsidP="00DE7229">
            <w:pPr>
              <w:rPr>
                <w:rFonts w:cs="Arial"/>
                <w:sz w:val="16"/>
                <w:szCs w:val="16"/>
              </w:rPr>
            </w:pPr>
          </w:p>
          <w:p w14:paraId="4F6D4878" w14:textId="4580A62C" w:rsidR="00DE7229" w:rsidRDefault="00DE7229" w:rsidP="00DE7229">
            <w:pPr>
              <w:rPr>
                <w:rFonts w:cs="Arial"/>
                <w:sz w:val="16"/>
                <w:szCs w:val="16"/>
              </w:rPr>
            </w:pPr>
            <w:r w:rsidRPr="00DE7229">
              <w:rPr>
                <w:rFonts w:cs="Arial"/>
                <w:sz w:val="16"/>
                <w:szCs w:val="16"/>
              </w:rPr>
              <w:t>Participants were randomly assigned to either the BP group</w:t>
            </w:r>
            <w:r>
              <w:rPr>
                <w:rFonts w:cs="Arial"/>
                <w:sz w:val="16"/>
                <w:szCs w:val="16"/>
              </w:rPr>
              <w:t xml:space="preserve"> (n = 107)</w:t>
            </w:r>
            <w:r w:rsidRPr="00DE7229">
              <w:rPr>
                <w:rFonts w:cs="Arial"/>
                <w:sz w:val="16"/>
                <w:szCs w:val="16"/>
              </w:rPr>
              <w:t xml:space="preserve"> or the SC group</w:t>
            </w:r>
            <w:r>
              <w:rPr>
                <w:rFonts w:cs="Arial"/>
                <w:sz w:val="16"/>
                <w:szCs w:val="16"/>
              </w:rPr>
              <w:t xml:space="preserve"> (n = 54)</w:t>
            </w:r>
            <w:r w:rsidRPr="00DE7229">
              <w:rPr>
                <w:rFonts w:cs="Arial"/>
                <w:sz w:val="16"/>
                <w:szCs w:val="16"/>
              </w:rPr>
              <w:t xml:space="preserve"> in a 2:1 ratio</w:t>
            </w:r>
            <w:r w:rsidR="0044139E">
              <w:rPr>
                <w:rFonts w:cs="Arial"/>
                <w:sz w:val="16"/>
                <w:szCs w:val="16"/>
              </w:rPr>
              <w:t>.</w:t>
            </w:r>
          </w:p>
          <w:p w14:paraId="00EC6265" w14:textId="77777777" w:rsidR="0044139E" w:rsidRDefault="0044139E" w:rsidP="00DE7229">
            <w:pPr>
              <w:rPr>
                <w:rFonts w:cs="Arial"/>
                <w:sz w:val="16"/>
                <w:szCs w:val="16"/>
              </w:rPr>
            </w:pPr>
          </w:p>
          <w:p w14:paraId="6FB38CA4" w14:textId="56275691" w:rsidR="0044139E" w:rsidRDefault="0044139E" w:rsidP="00DE7229">
            <w:pPr>
              <w:rPr>
                <w:rFonts w:cs="Arial"/>
                <w:sz w:val="16"/>
                <w:szCs w:val="16"/>
              </w:rPr>
            </w:pPr>
            <w:r>
              <w:rPr>
                <w:rFonts w:cs="Arial"/>
                <w:sz w:val="16"/>
                <w:szCs w:val="16"/>
              </w:rPr>
              <w:t>The patients were followed for 13 weeks.</w:t>
            </w:r>
          </w:p>
          <w:p w14:paraId="69139E3C" w14:textId="75A02DD8" w:rsidR="00DE7229" w:rsidRPr="00C2061D" w:rsidRDefault="00DE7229" w:rsidP="00402B0F">
            <w:pPr>
              <w:rPr>
                <w:rFonts w:cs="Arial"/>
                <w:sz w:val="16"/>
                <w:szCs w:val="16"/>
              </w:rPr>
            </w:pPr>
          </w:p>
        </w:tc>
        <w:tc>
          <w:tcPr>
            <w:tcW w:w="1536" w:type="dxa"/>
          </w:tcPr>
          <w:p w14:paraId="3DB30F24" w14:textId="77777777" w:rsidR="006815E5" w:rsidRDefault="006815E5">
            <w:pPr>
              <w:pStyle w:val="ListParagraph"/>
              <w:numPr>
                <w:ilvl w:val="0"/>
                <w:numId w:val="20"/>
              </w:numPr>
              <w:ind w:left="145" w:hanging="145"/>
              <w:jc w:val="left"/>
              <w:rPr>
                <w:rFonts w:cs="Arial"/>
                <w:sz w:val="16"/>
                <w:szCs w:val="16"/>
              </w:rPr>
            </w:pPr>
            <w:r>
              <w:rPr>
                <w:rFonts w:cs="Arial"/>
                <w:sz w:val="16"/>
                <w:szCs w:val="16"/>
              </w:rPr>
              <w:lastRenderedPageBreak/>
              <w:t>HbA1c levels</w:t>
            </w:r>
          </w:p>
          <w:p w14:paraId="1958BB36" w14:textId="77777777" w:rsidR="006815E5" w:rsidRDefault="006815E5">
            <w:pPr>
              <w:pStyle w:val="ListParagraph"/>
              <w:numPr>
                <w:ilvl w:val="0"/>
                <w:numId w:val="20"/>
              </w:numPr>
              <w:ind w:left="145" w:hanging="145"/>
              <w:jc w:val="left"/>
              <w:rPr>
                <w:rFonts w:cs="Arial"/>
                <w:sz w:val="16"/>
                <w:szCs w:val="16"/>
              </w:rPr>
            </w:pPr>
            <w:r w:rsidRPr="00C2061D">
              <w:rPr>
                <w:rFonts w:cs="Arial"/>
                <w:sz w:val="16"/>
                <w:szCs w:val="16"/>
              </w:rPr>
              <w:t xml:space="preserve">%TiR </w:t>
            </w:r>
            <w:r>
              <w:rPr>
                <w:rFonts w:cs="Arial"/>
                <w:sz w:val="16"/>
                <w:szCs w:val="16"/>
              </w:rPr>
              <w:t>(</w:t>
            </w:r>
            <w:r w:rsidRPr="00C2061D">
              <w:rPr>
                <w:rFonts w:cs="Arial"/>
                <w:sz w:val="16"/>
                <w:szCs w:val="16"/>
              </w:rPr>
              <w:t>70–180 mg/dL)</w:t>
            </w:r>
          </w:p>
          <w:p w14:paraId="7C12C601" w14:textId="77777777" w:rsidR="006815E5" w:rsidRDefault="006815E5">
            <w:pPr>
              <w:pStyle w:val="ListParagraph"/>
              <w:numPr>
                <w:ilvl w:val="0"/>
                <w:numId w:val="20"/>
              </w:numPr>
              <w:ind w:left="145" w:hanging="145"/>
              <w:jc w:val="left"/>
              <w:rPr>
                <w:rFonts w:cs="Arial"/>
                <w:sz w:val="16"/>
                <w:szCs w:val="16"/>
              </w:rPr>
            </w:pPr>
            <w:r>
              <w:rPr>
                <w:rFonts w:cs="Arial"/>
                <w:sz w:val="16"/>
                <w:szCs w:val="16"/>
              </w:rPr>
              <w:lastRenderedPageBreak/>
              <w:t>%TBR (&lt;70 and &lt;54 mg/dL)</w:t>
            </w:r>
          </w:p>
          <w:p w14:paraId="774307D3" w14:textId="77777777" w:rsidR="006815E5" w:rsidRDefault="006815E5">
            <w:pPr>
              <w:pStyle w:val="ListParagraph"/>
              <w:numPr>
                <w:ilvl w:val="0"/>
                <w:numId w:val="20"/>
              </w:numPr>
              <w:ind w:left="145" w:hanging="145"/>
              <w:jc w:val="left"/>
              <w:rPr>
                <w:rFonts w:cs="Arial"/>
                <w:sz w:val="16"/>
                <w:szCs w:val="16"/>
              </w:rPr>
            </w:pPr>
            <w:r>
              <w:rPr>
                <w:rFonts w:cs="Arial"/>
                <w:sz w:val="16"/>
                <w:szCs w:val="16"/>
              </w:rPr>
              <w:t>%TAR: (&gt;180 and &gt;250 mg/dL)</w:t>
            </w:r>
          </w:p>
          <w:p w14:paraId="61902668" w14:textId="77777777" w:rsidR="006815E5" w:rsidRPr="003E7D3E" w:rsidRDefault="006815E5">
            <w:pPr>
              <w:pStyle w:val="ListParagraph"/>
              <w:numPr>
                <w:ilvl w:val="0"/>
                <w:numId w:val="20"/>
              </w:numPr>
              <w:ind w:left="145" w:hanging="145"/>
              <w:jc w:val="left"/>
              <w:rPr>
                <w:rFonts w:cs="Arial"/>
                <w:sz w:val="16"/>
                <w:szCs w:val="16"/>
              </w:rPr>
            </w:pPr>
            <w:r>
              <w:rPr>
                <w:rFonts w:cs="Arial"/>
                <w:sz w:val="16"/>
                <w:szCs w:val="16"/>
              </w:rPr>
              <w:t>Mean glucose levels</w:t>
            </w:r>
          </w:p>
          <w:p w14:paraId="721E4E40" w14:textId="77777777" w:rsidR="006815E5" w:rsidRDefault="006815E5">
            <w:pPr>
              <w:pStyle w:val="ListParagraph"/>
              <w:numPr>
                <w:ilvl w:val="0"/>
                <w:numId w:val="20"/>
              </w:numPr>
              <w:ind w:left="145" w:hanging="145"/>
              <w:jc w:val="left"/>
              <w:rPr>
                <w:rFonts w:cs="Arial"/>
                <w:sz w:val="16"/>
                <w:szCs w:val="16"/>
              </w:rPr>
            </w:pPr>
            <w:r>
              <w:rPr>
                <w:rFonts w:cs="Arial"/>
                <w:sz w:val="16"/>
                <w:szCs w:val="16"/>
              </w:rPr>
              <w:t>AEs</w:t>
            </w:r>
          </w:p>
          <w:p w14:paraId="30AA5876" w14:textId="77777777" w:rsidR="00402B0F" w:rsidRPr="00C2061D" w:rsidRDefault="00402B0F" w:rsidP="00402B0F">
            <w:pPr>
              <w:jc w:val="left"/>
              <w:rPr>
                <w:rFonts w:cs="Arial"/>
                <w:sz w:val="16"/>
                <w:szCs w:val="16"/>
              </w:rPr>
            </w:pPr>
          </w:p>
        </w:tc>
        <w:tc>
          <w:tcPr>
            <w:tcW w:w="2187" w:type="dxa"/>
          </w:tcPr>
          <w:p w14:paraId="661FAFBE" w14:textId="77777777" w:rsidR="00516506" w:rsidRDefault="00516506" w:rsidP="00402B0F">
            <w:pPr>
              <w:rPr>
                <w:rFonts w:cs="Arial"/>
                <w:sz w:val="16"/>
                <w:szCs w:val="16"/>
              </w:rPr>
            </w:pPr>
            <w:r w:rsidRPr="00516506">
              <w:rPr>
                <w:rFonts w:cs="Arial"/>
                <w:sz w:val="16"/>
                <w:szCs w:val="16"/>
              </w:rPr>
              <w:lastRenderedPageBreak/>
              <w:t xml:space="preserve">The BP group showed a significant reduction in HbA1c, dropping from a </w:t>
            </w:r>
            <w:r w:rsidRPr="00516506">
              <w:rPr>
                <w:rFonts w:cs="Arial"/>
                <w:sz w:val="16"/>
                <w:szCs w:val="16"/>
              </w:rPr>
              <w:lastRenderedPageBreak/>
              <w:t>baseline of 7.6% to 7.1% at 13 weeks, compared to the SC group’s slight decrease to 7.5%.</w:t>
            </w:r>
          </w:p>
          <w:p w14:paraId="40EE6FC2" w14:textId="77777777" w:rsidR="00516506" w:rsidRDefault="00516506" w:rsidP="00402B0F">
            <w:pPr>
              <w:rPr>
                <w:rFonts w:cs="Arial"/>
                <w:sz w:val="16"/>
                <w:szCs w:val="16"/>
              </w:rPr>
            </w:pPr>
          </w:p>
          <w:p w14:paraId="7420124E" w14:textId="77777777" w:rsidR="00516506" w:rsidRDefault="00516506" w:rsidP="00402B0F">
            <w:pPr>
              <w:rPr>
                <w:rFonts w:cs="Arial"/>
                <w:sz w:val="16"/>
                <w:szCs w:val="16"/>
              </w:rPr>
            </w:pPr>
            <w:r w:rsidRPr="00516506">
              <w:rPr>
                <w:rFonts w:cs="Arial"/>
                <w:sz w:val="16"/>
                <w:szCs w:val="16"/>
              </w:rPr>
              <w:t xml:space="preserve">The BP group also demonstrated a significant increase in TIR by 11%, and a reduction in mean glucose levels by 16 mg/dL. </w:t>
            </w:r>
          </w:p>
          <w:p w14:paraId="61BF6AA5" w14:textId="77777777" w:rsidR="00DC263C" w:rsidRDefault="00DC263C" w:rsidP="00402B0F">
            <w:pPr>
              <w:rPr>
                <w:rFonts w:cs="Arial"/>
                <w:sz w:val="16"/>
                <w:szCs w:val="16"/>
              </w:rPr>
            </w:pPr>
          </w:p>
          <w:p w14:paraId="327D07D6" w14:textId="625C2617" w:rsidR="00DC263C" w:rsidRDefault="00DC263C" w:rsidP="00402B0F">
            <w:pPr>
              <w:rPr>
                <w:rFonts w:cs="Arial"/>
                <w:sz w:val="16"/>
                <w:szCs w:val="16"/>
              </w:rPr>
            </w:pPr>
            <w:r>
              <w:rPr>
                <w:rFonts w:cs="Arial"/>
                <w:sz w:val="16"/>
                <w:szCs w:val="16"/>
              </w:rPr>
              <w:t>%TBR&lt;70 increased from 1.7% to 1.9% in the BP group and from 1.3% to 1.5% in the SC group, which was</w:t>
            </w:r>
            <w:r w:rsidR="00336EEB">
              <w:rPr>
                <w:rFonts w:cs="Arial"/>
                <w:sz w:val="16"/>
                <w:szCs w:val="16"/>
              </w:rPr>
              <w:t xml:space="preserve"> a</w:t>
            </w:r>
            <w:r>
              <w:rPr>
                <w:rFonts w:cs="Arial"/>
                <w:sz w:val="16"/>
                <w:szCs w:val="16"/>
              </w:rPr>
              <w:t xml:space="preserve"> statistically </w:t>
            </w:r>
            <w:r w:rsidR="00336EEB">
              <w:rPr>
                <w:rFonts w:cs="Arial"/>
                <w:sz w:val="16"/>
                <w:szCs w:val="16"/>
              </w:rPr>
              <w:t>similar change</w:t>
            </w:r>
            <w:r>
              <w:rPr>
                <w:rFonts w:cs="Arial"/>
                <w:sz w:val="16"/>
                <w:szCs w:val="16"/>
              </w:rPr>
              <w:t xml:space="preserve"> (p=0.51). </w:t>
            </w:r>
          </w:p>
          <w:p w14:paraId="1671C68F" w14:textId="1AE87E35" w:rsidR="00DC263C" w:rsidRDefault="00DC263C" w:rsidP="00402B0F">
            <w:pPr>
              <w:rPr>
                <w:rFonts w:cs="Arial"/>
                <w:sz w:val="16"/>
                <w:szCs w:val="16"/>
              </w:rPr>
            </w:pPr>
            <w:r>
              <w:rPr>
                <w:rFonts w:cs="Arial"/>
                <w:sz w:val="16"/>
                <w:szCs w:val="16"/>
              </w:rPr>
              <w:t>Similarly, %TBR&lt;54  increased from 0.21% to 0.33% in the BP group and from 0.11% to 0.18% in the SC group</w:t>
            </w:r>
            <w:r w:rsidR="00336EEB">
              <w:rPr>
                <w:rFonts w:cs="Arial"/>
                <w:sz w:val="16"/>
                <w:szCs w:val="16"/>
              </w:rPr>
              <w:t xml:space="preserve"> (p = 0.33)</w:t>
            </w:r>
            <w:r w:rsidR="00892490">
              <w:rPr>
                <w:rFonts w:cs="Arial"/>
                <w:sz w:val="16"/>
                <w:szCs w:val="16"/>
              </w:rPr>
              <w:t>.</w:t>
            </w:r>
          </w:p>
          <w:p w14:paraId="640B04D0" w14:textId="77777777" w:rsidR="00516506" w:rsidRDefault="00516506" w:rsidP="00402B0F">
            <w:pPr>
              <w:rPr>
                <w:rFonts w:cs="Arial"/>
                <w:sz w:val="16"/>
                <w:szCs w:val="16"/>
              </w:rPr>
            </w:pPr>
          </w:p>
          <w:p w14:paraId="12107997" w14:textId="15C4974D" w:rsidR="00402B0F" w:rsidRPr="00C2061D" w:rsidRDefault="00402B0F" w:rsidP="00402B0F">
            <w:pPr>
              <w:rPr>
                <w:rFonts w:cs="Arial"/>
                <w:sz w:val="16"/>
                <w:szCs w:val="16"/>
              </w:rPr>
            </w:pPr>
          </w:p>
        </w:tc>
        <w:tc>
          <w:tcPr>
            <w:tcW w:w="0" w:type="auto"/>
          </w:tcPr>
          <w:p w14:paraId="07A1FB7D" w14:textId="735EF0AC" w:rsidR="00516506" w:rsidRDefault="00516506" w:rsidP="00402B0F">
            <w:pPr>
              <w:rPr>
                <w:rFonts w:cs="Arial"/>
                <w:sz w:val="16"/>
                <w:szCs w:val="16"/>
              </w:rPr>
            </w:pPr>
            <w:r w:rsidRPr="00516506">
              <w:rPr>
                <w:rFonts w:cs="Arial"/>
                <w:sz w:val="16"/>
                <w:szCs w:val="16"/>
              </w:rPr>
              <w:lastRenderedPageBreak/>
              <w:t xml:space="preserve">The BP group experienced seven severe </w:t>
            </w:r>
            <w:r w:rsidRPr="00516506">
              <w:rPr>
                <w:rFonts w:cs="Arial"/>
                <w:sz w:val="16"/>
                <w:szCs w:val="16"/>
              </w:rPr>
              <w:lastRenderedPageBreak/>
              <w:t>hypoglycemia events, involving 6.5% of participants, compared to two events in one participant (1.9%) in the SC group.</w:t>
            </w:r>
            <w:r>
              <w:rPr>
                <w:rFonts w:cs="Arial"/>
                <w:sz w:val="16"/>
                <w:szCs w:val="16"/>
              </w:rPr>
              <w:t xml:space="preserve"> These were not attributed to issues with the infusion pumps.</w:t>
            </w:r>
          </w:p>
          <w:p w14:paraId="7C4ABE07" w14:textId="77777777" w:rsidR="00516506" w:rsidRDefault="00516506" w:rsidP="00402B0F">
            <w:pPr>
              <w:rPr>
                <w:rFonts w:cs="Arial"/>
                <w:sz w:val="16"/>
                <w:szCs w:val="16"/>
              </w:rPr>
            </w:pPr>
          </w:p>
          <w:p w14:paraId="17DF27A6" w14:textId="77777777" w:rsidR="00516506" w:rsidRDefault="00516506" w:rsidP="00402B0F">
            <w:pPr>
              <w:rPr>
                <w:rFonts w:cs="Arial"/>
                <w:sz w:val="16"/>
                <w:szCs w:val="16"/>
              </w:rPr>
            </w:pPr>
            <w:r w:rsidRPr="00516506">
              <w:rPr>
                <w:rFonts w:cs="Arial"/>
                <w:sz w:val="16"/>
                <w:szCs w:val="16"/>
              </w:rPr>
              <w:t xml:space="preserve">There were no instances of </w:t>
            </w:r>
            <w:r>
              <w:rPr>
                <w:rFonts w:cs="Arial"/>
                <w:sz w:val="16"/>
                <w:szCs w:val="16"/>
              </w:rPr>
              <w:t>DKA</w:t>
            </w:r>
            <w:r w:rsidRPr="00516506">
              <w:rPr>
                <w:rFonts w:cs="Arial"/>
                <w:sz w:val="16"/>
                <w:szCs w:val="16"/>
              </w:rPr>
              <w:t xml:space="preserve">s. </w:t>
            </w:r>
          </w:p>
          <w:p w14:paraId="2413BFC7" w14:textId="77777777" w:rsidR="00516506" w:rsidRDefault="00516506" w:rsidP="00402B0F">
            <w:pPr>
              <w:rPr>
                <w:rFonts w:cs="Arial"/>
                <w:sz w:val="16"/>
                <w:szCs w:val="16"/>
              </w:rPr>
            </w:pPr>
          </w:p>
          <w:p w14:paraId="1D155DB7" w14:textId="7F9E3DB5" w:rsidR="00402B0F" w:rsidRPr="00C2061D" w:rsidRDefault="0056609A" w:rsidP="00402B0F">
            <w:pPr>
              <w:rPr>
                <w:rFonts w:cs="Arial"/>
                <w:sz w:val="16"/>
                <w:szCs w:val="16"/>
              </w:rPr>
            </w:pPr>
            <w:r>
              <w:rPr>
                <w:rFonts w:cs="Arial"/>
                <w:sz w:val="16"/>
                <w:szCs w:val="16"/>
              </w:rPr>
              <w:t xml:space="preserve">The </w:t>
            </w:r>
            <w:r w:rsidR="00514377">
              <w:rPr>
                <w:rFonts w:cs="Arial"/>
                <w:sz w:val="16"/>
                <w:szCs w:val="16"/>
              </w:rPr>
              <w:t>34</w:t>
            </w:r>
            <w:r w:rsidR="005F3DBD">
              <w:rPr>
                <w:rFonts w:cs="Arial"/>
                <w:sz w:val="16"/>
                <w:szCs w:val="16"/>
              </w:rPr>
              <w:t xml:space="preserve"> relevant</w:t>
            </w:r>
            <w:r w:rsidR="00514377">
              <w:rPr>
                <w:rFonts w:cs="Arial"/>
                <w:sz w:val="16"/>
                <w:szCs w:val="16"/>
              </w:rPr>
              <w:t xml:space="preserve"> h</w:t>
            </w:r>
            <w:r w:rsidR="00516506" w:rsidRPr="00516506">
              <w:rPr>
                <w:rFonts w:cs="Arial"/>
                <w:sz w:val="16"/>
                <w:szCs w:val="16"/>
              </w:rPr>
              <w:t xml:space="preserve">yperglycemia </w:t>
            </w:r>
            <w:r w:rsidR="00514377">
              <w:rPr>
                <w:rFonts w:cs="Arial"/>
                <w:sz w:val="16"/>
                <w:szCs w:val="16"/>
              </w:rPr>
              <w:t>events</w:t>
            </w:r>
            <w:r w:rsidR="00516506" w:rsidRPr="00516506">
              <w:rPr>
                <w:rFonts w:cs="Arial"/>
                <w:sz w:val="16"/>
                <w:szCs w:val="16"/>
              </w:rPr>
              <w:t xml:space="preserve"> were </w:t>
            </w:r>
            <w:r w:rsidR="00613FF7">
              <w:rPr>
                <w:rFonts w:cs="Arial"/>
                <w:sz w:val="16"/>
                <w:szCs w:val="16"/>
              </w:rPr>
              <w:t>mainly</w:t>
            </w:r>
            <w:r w:rsidR="00516506" w:rsidRPr="00516506">
              <w:rPr>
                <w:rFonts w:cs="Arial"/>
                <w:sz w:val="16"/>
                <w:szCs w:val="16"/>
              </w:rPr>
              <w:t xml:space="preserve"> related to infusion set failures</w:t>
            </w:r>
            <w:r w:rsidR="00514377">
              <w:rPr>
                <w:rFonts w:cs="Arial"/>
                <w:sz w:val="16"/>
                <w:szCs w:val="16"/>
              </w:rPr>
              <w:t xml:space="preserve"> (n=30) but also cartridge issues (n=2), a CGM issue (n=1)</w:t>
            </w:r>
            <w:r w:rsidR="00E62C22">
              <w:rPr>
                <w:rFonts w:cs="Arial"/>
                <w:sz w:val="16"/>
                <w:szCs w:val="16"/>
              </w:rPr>
              <w:t>,</w:t>
            </w:r>
            <w:r w:rsidR="00514377">
              <w:rPr>
                <w:rFonts w:cs="Arial"/>
                <w:sz w:val="16"/>
                <w:szCs w:val="16"/>
              </w:rPr>
              <w:t xml:space="preserve"> and a motor issue (n=1)</w:t>
            </w:r>
            <w:r w:rsidR="00516506" w:rsidRPr="00516506">
              <w:rPr>
                <w:rFonts w:cs="Arial"/>
                <w:sz w:val="16"/>
                <w:szCs w:val="16"/>
              </w:rPr>
              <w:t>.</w:t>
            </w:r>
          </w:p>
        </w:tc>
        <w:tc>
          <w:tcPr>
            <w:tcW w:w="0" w:type="auto"/>
          </w:tcPr>
          <w:p w14:paraId="57B8F05F" w14:textId="32662B98" w:rsidR="00402B0F" w:rsidRPr="00336EEB" w:rsidRDefault="00336EEB" w:rsidP="00F633E4">
            <w:pPr>
              <w:rPr>
                <w:rFonts w:cs="Arial"/>
                <w:sz w:val="16"/>
                <w:szCs w:val="16"/>
              </w:rPr>
            </w:pPr>
            <w:r w:rsidRPr="00336EEB">
              <w:rPr>
                <w:rFonts w:cs="Arial"/>
                <w:sz w:val="16"/>
                <w:szCs w:val="16"/>
              </w:rPr>
              <w:lastRenderedPageBreak/>
              <w:t xml:space="preserve">The </w:t>
            </w:r>
            <w:r w:rsidR="00F633E4" w:rsidRPr="00336EEB">
              <w:rPr>
                <w:rFonts w:cs="Arial"/>
                <w:sz w:val="16"/>
                <w:szCs w:val="16"/>
              </w:rPr>
              <w:t>CGM-measured hypoglycemia</w:t>
            </w:r>
            <w:r>
              <w:rPr>
                <w:rFonts w:cs="Arial"/>
                <w:sz w:val="16"/>
                <w:szCs w:val="16"/>
              </w:rPr>
              <w:t xml:space="preserve"> </w:t>
            </w:r>
            <w:r>
              <w:rPr>
                <w:rFonts w:cs="Arial"/>
                <w:sz w:val="16"/>
                <w:szCs w:val="16"/>
              </w:rPr>
              <w:lastRenderedPageBreak/>
              <w:t>increased</w:t>
            </w:r>
            <w:r w:rsidR="001F3632">
              <w:rPr>
                <w:rFonts w:cs="Arial"/>
                <w:sz w:val="16"/>
                <w:szCs w:val="16"/>
              </w:rPr>
              <w:t xml:space="preserve"> from baseline to follow-up at 13 weeks</w:t>
            </w:r>
            <w:r>
              <w:rPr>
                <w:rFonts w:cs="Arial"/>
                <w:sz w:val="16"/>
                <w:szCs w:val="16"/>
              </w:rPr>
              <w:t xml:space="preserve"> for both the BP and SC group</w:t>
            </w:r>
            <w:r w:rsidR="00F633E4" w:rsidRPr="00336EEB">
              <w:rPr>
                <w:rFonts w:cs="Arial"/>
                <w:sz w:val="16"/>
                <w:szCs w:val="16"/>
              </w:rPr>
              <w:t>.</w:t>
            </w:r>
          </w:p>
        </w:tc>
      </w:tr>
      <w:tr w:rsidR="00402B0F" w:rsidRPr="00C2061D" w14:paraId="75039216" w14:textId="77777777" w:rsidTr="005E17B4">
        <w:tc>
          <w:tcPr>
            <w:tcW w:w="1334" w:type="dxa"/>
          </w:tcPr>
          <w:p w14:paraId="77064969" w14:textId="61031C16" w:rsidR="00402B0F" w:rsidRPr="00FF2044" w:rsidRDefault="00402B0F" w:rsidP="00402B0F">
            <w:pPr>
              <w:rPr>
                <w:rFonts w:cs="Arial"/>
                <w:sz w:val="16"/>
                <w:szCs w:val="16"/>
              </w:rPr>
            </w:pPr>
            <w:r w:rsidRPr="00FF2044">
              <w:rPr>
                <w:rFonts w:cs="Arial"/>
                <w:bCs/>
                <w:sz w:val="16"/>
                <w:szCs w:val="16"/>
              </w:rPr>
              <w:lastRenderedPageBreak/>
              <w:t>Messer</w:t>
            </w:r>
            <w:r>
              <w:rPr>
                <w:rFonts w:cs="Arial"/>
                <w:bCs/>
                <w:sz w:val="16"/>
                <w:szCs w:val="16"/>
              </w:rPr>
              <w:t xml:space="preserve"> et al.</w:t>
            </w:r>
            <w:r w:rsidRPr="00FF2044">
              <w:rPr>
                <w:rFonts w:cs="Arial"/>
                <w:bCs/>
                <w:sz w:val="16"/>
                <w:szCs w:val="16"/>
              </w:rPr>
              <w:t xml:space="preserve"> (2022) </w:t>
            </w:r>
            <w:r w:rsidRPr="00FF2044">
              <w:rPr>
                <w:rFonts w:cs="Arial"/>
                <w:bCs/>
                <w:sz w:val="16"/>
                <w:szCs w:val="16"/>
              </w:rPr>
              <w:fldChar w:fldCharType="begin">
                <w:fldData xml:space="preserve">PEVuZE5vdGU+PENpdGU+PEF1dGhvcj5NZXNzZXI8L0F1dGhvcj48WWVhcj4yMDIyPC9ZZWFyPjxS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cywgYW5kIERpYXNvbWUuPC9jdXN0b20xPjxjdXN0b20yPlBNQzk1MjkzMDQ8L2N1c3RvbTI+PGVs
ZWN0cm9uaWMtcmVzb3VyY2UtbnVtPjEwLjEwODkvZGlhLjIwMjIuMDIwMS5wdWI8L2VsZWN0cm9u
aWMtcmVzb3VyY2UtbnVtPjxyZW1vdGUtZGF0YWJhc2UtcHJvdmlkZXI+TkxNPC9yZW1vdGUtZGF0
YWJhc2UtcHJvdmlkZXI+PGxhbmd1YWdlPmVuZzwvbGFuZ3VhZ2U+PC9yZWNvcmQ+PC9DaXRlPjwv
RW5kTm90ZT4A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PEVuZE5vdGU+PENpdGU+PEF1dGhvcj5NZXNzZXI8L0F1dGhvcj48WWVhcj4yMDIyPC9ZZWFyPjxS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cywgYW5kIERpYXNvbWUuPC9jdXN0b20xPjxjdXN0b20yPlBNQzk1MjkzMDQ8L2N1c3RvbTI+PGVs
ZWN0cm9uaWMtcmVzb3VyY2UtbnVtPjEwLjEwODkvZGlhLjIwMjIuMDIwMS5wdWI8L2VsZWN0cm9u
aWMtcmVzb3VyY2UtbnVtPjxyZW1vdGUtZGF0YWJhc2UtcHJvdmlkZXI+TkxNPC9yZW1vdGUtZGF0
YWJhc2UtcHJvdmlkZXI+PGxhbmd1YWdlPmVuZzwvbGFuZ3VhZ2U+PC9yZWNvcmQ+PC9DaXRlPjwv
RW5kTm90ZT4A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(63)</w:t>
            </w:r>
            <w:r w:rsidRPr="00FF2044">
              <w:rPr>
                <w:rFonts w:cs="Arial"/>
                <w:bCs/>
                <w:sz w:val="16"/>
                <w:szCs w:val="16"/>
              </w:rPr>
              <w:fldChar w:fldCharType="end"/>
            </w:r>
            <w:r w:rsidR="009775A2" w:rsidRPr="00FF2044">
              <w:rPr>
                <w:rFonts w:cs="Arial"/>
                <w:sz w:val="16"/>
                <w:szCs w:val="16"/>
              </w:rPr>
              <w:t xml:space="preserve"> </w:t>
            </w:r>
          </w:p>
        </w:tc>
        <w:tc>
          <w:tcPr>
            <w:tcW w:w="1714" w:type="dxa"/>
          </w:tcPr>
          <w:p w14:paraId="2D69473C" w14:textId="77777777" w:rsidR="004133D1" w:rsidRDefault="004133D1" w:rsidP="004133D1">
            <w:pPr>
              <w:rPr>
                <w:rFonts w:cs="Arial"/>
                <w:sz w:val="16"/>
                <w:szCs w:val="16"/>
              </w:rPr>
            </w:pPr>
            <w:r w:rsidRPr="00A04B8F">
              <w:rPr>
                <w:rFonts w:cs="Arial"/>
                <w:sz w:val="16"/>
                <w:szCs w:val="16"/>
              </w:rPr>
              <w:t xml:space="preserve">The study used the </w:t>
            </w:r>
            <w:proofErr w:type="spellStart"/>
            <w:r w:rsidRPr="00A04B8F">
              <w:rPr>
                <w:rFonts w:cs="Arial"/>
                <w:b/>
                <w:bCs/>
                <w:sz w:val="16"/>
                <w:szCs w:val="16"/>
              </w:rPr>
              <w:t>iLet</w:t>
            </w:r>
            <w:proofErr w:type="spellEnd"/>
            <w:r w:rsidRPr="00A04B8F">
              <w:rPr>
                <w:rFonts w:cs="Arial"/>
                <w:b/>
                <w:bCs/>
                <w:sz w:val="16"/>
                <w:szCs w:val="16"/>
              </w:rPr>
              <w:t xml:space="preserve"> </w:t>
            </w:r>
            <w:r>
              <w:rPr>
                <w:rFonts w:cs="Arial"/>
                <w:b/>
                <w:bCs/>
                <w:sz w:val="16"/>
                <w:szCs w:val="16"/>
              </w:rPr>
              <w:t>BP</w:t>
            </w:r>
            <w:r w:rsidRPr="00A04B8F">
              <w:rPr>
                <w:rFonts w:cs="Arial"/>
                <w:sz w:val="16"/>
                <w:szCs w:val="16"/>
              </w:rPr>
              <w:t xml:space="preserve"> with the Inset I infusion set for insulin infusion. This device, along with the Dexcom G6 </w:t>
            </w:r>
            <w:r>
              <w:rPr>
                <w:rFonts w:cs="Arial"/>
                <w:sz w:val="16"/>
                <w:szCs w:val="16"/>
              </w:rPr>
              <w:t>CGM</w:t>
            </w:r>
            <w:r w:rsidRPr="00A04B8F">
              <w:rPr>
                <w:rFonts w:cs="Arial"/>
                <w:sz w:val="16"/>
                <w:szCs w:val="16"/>
              </w:rPr>
              <w:t xml:space="preserve">, administered insulin based on weight-adjusted algorithms. </w:t>
            </w:r>
          </w:p>
          <w:p w14:paraId="3ADE8471" w14:textId="77777777" w:rsidR="004133D1" w:rsidRDefault="004133D1" w:rsidP="004133D1">
            <w:pPr>
              <w:rPr>
                <w:rFonts w:cs="Arial"/>
                <w:sz w:val="16"/>
                <w:szCs w:val="16"/>
              </w:rPr>
            </w:pPr>
          </w:p>
          <w:p w14:paraId="473B3476" w14:textId="6AC3CB2C" w:rsidR="00402B0F" w:rsidRPr="00C2061D" w:rsidRDefault="004133D1" w:rsidP="004133D1">
            <w:pPr>
              <w:rPr>
                <w:rFonts w:cs="Arial"/>
                <w:sz w:val="16"/>
                <w:szCs w:val="16"/>
              </w:rPr>
            </w:pPr>
            <w:r>
              <w:rPr>
                <w:rFonts w:cs="Arial"/>
                <w:sz w:val="16"/>
                <w:szCs w:val="16"/>
              </w:rPr>
              <w:t>The</w:t>
            </w:r>
            <w:r w:rsidRPr="00A04B8F">
              <w:rPr>
                <w:rFonts w:cs="Arial"/>
                <w:sz w:val="16"/>
                <w:szCs w:val="16"/>
              </w:rPr>
              <w:t xml:space="preserve"> participants in the standard care group</w:t>
            </w:r>
            <w:r>
              <w:rPr>
                <w:rFonts w:cs="Arial"/>
                <w:sz w:val="16"/>
                <w:szCs w:val="16"/>
              </w:rPr>
              <w:t xml:space="preserve"> continued using their own </w:t>
            </w:r>
            <w:r>
              <w:rPr>
                <w:rFonts w:cs="Arial"/>
                <w:sz w:val="16"/>
                <w:szCs w:val="16"/>
              </w:rPr>
              <w:lastRenderedPageBreak/>
              <w:t xml:space="preserve">pumps as described </w:t>
            </w:r>
            <w:r w:rsidR="00CE036A">
              <w:rPr>
                <w:rFonts w:cs="Arial"/>
                <w:sz w:val="16"/>
                <w:szCs w:val="16"/>
              </w:rPr>
              <w:t>above</w:t>
            </w:r>
            <w:r>
              <w:rPr>
                <w:rFonts w:cs="Arial"/>
                <w:sz w:val="16"/>
                <w:szCs w:val="16"/>
              </w:rPr>
              <w:t xml:space="preserve"> </w:t>
            </w:r>
            <w:r w:rsidRPr="00FF2044">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(60)</w:t>
            </w:r>
            <w:r w:rsidRPr="00FF2044">
              <w:rPr>
                <w:rFonts w:cs="Arial"/>
                <w:bCs/>
                <w:sz w:val="16"/>
                <w:szCs w:val="16"/>
              </w:rPr>
              <w:fldChar w:fldCharType="end"/>
            </w:r>
            <w:r>
              <w:rPr>
                <w:rFonts w:cs="Arial"/>
                <w:bCs/>
                <w:sz w:val="16"/>
                <w:szCs w:val="16"/>
              </w:rPr>
              <w:t>.</w:t>
            </w:r>
          </w:p>
        </w:tc>
        <w:tc>
          <w:tcPr>
            <w:tcW w:w="2134" w:type="dxa"/>
          </w:tcPr>
          <w:p w14:paraId="45585B53" w14:textId="2F603EA9" w:rsidR="00402B0F" w:rsidRPr="00C2061D" w:rsidRDefault="00BB3757" w:rsidP="00402B0F">
            <w:pPr>
              <w:rPr>
                <w:rFonts w:cs="Arial"/>
                <w:sz w:val="16"/>
                <w:szCs w:val="16"/>
              </w:rPr>
            </w:pPr>
            <w:r>
              <w:rPr>
                <w:rFonts w:cs="Arial"/>
                <w:sz w:val="16"/>
                <w:szCs w:val="16"/>
              </w:rPr>
              <w:lastRenderedPageBreak/>
              <w:t>T</w:t>
            </w:r>
            <w:r w:rsidRPr="005E17B4">
              <w:rPr>
                <w:rFonts w:cs="Arial"/>
                <w:sz w:val="16"/>
                <w:szCs w:val="16"/>
              </w:rPr>
              <w:t xml:space="preserve">o assess the effectiveness and safety of an insulin-only BP system using insulin </w:t>
            </w:r>
            <w:proofErr w:type="spellStart"/>
            <w:r w:rsidRPr="005E17B4">
              <w:rPr>
                <w:rFonts w:cs="Arial"/>
                <w:sz w:val="16"/>
                <w:szCs w:val="16"/>
              </w:rPr>
              <w:t>aspart</w:t>
            </w:r>
            <w:proofErr w:type="spellEnd"/>
            <w:r w:rsidRPr="005E17B4">
              <w:rPr>
                <w:rFonts w:cs="Arial"/>
                <w:sz w:val="16"/>
                <w:szCs w:val="16"/>
              </w:rPr>
              <w:t xml:space="preserve"> or insulin lispro in </w:t>
            </w:r>
            <w:r>
              <w:rPr>
                <w:rFonts w:cs="Arial"/>
                <w:sz w:val="16"/>
                <w:szCs w:val="16"/>
              </w:rPr>
              <w:t>youths</w:t>
            </w:r>
            <w:r w:rsidRPr="005E17B4">
              <w:rPr>
                <w:rFonts w:cs="Arial"/>
                <w:sz w:val="16"/>
                <w:szCs w:val="16"/>
              </w:rPr>
              <w:t xml:space="preserve"> with </w:t>
            </w:r>
            <w:r>
              <w:rPr>
                <w:rFonts w:cs="Arial"/>
                <w:sz w:val="16"/>
                <w:szCs w:val="16"/>
              </w:rPr>
              <w:t>T1D</w:t>
            </w:r>
            <w:r w:rsidRPr="005E17B4">
              <w:rPr>
                <w:rFonts w:cs="Arial"/>
                <w:sz w:val="16"/>
                <w:szCs w:val="16"/>
              </w:rPr>
              <w:t>, compared to standard diabetes care.</w:t>
            </w:r>
          </w:p>
        </w:tc>
        <w:tc>
          <w:tcPr>
            <w:tcW w:w="1603" w:type="dxa"/>
          </w:tcPr>
          <w:p w14:paraId="3E7AA699" w14:textId="77777777" w:rsidR="00E56C03" w:rsidRDefault="00E56C03" w:rsidP="00E56C03">
            <w:pPr>
              <w:rPr>
                <w:rFonts w:cs="Arial"/>
                <w:sz w:val="16"/>
                <w:szCs w:val="16"/>
              </w:rPr>
            </w:pPr>
            <w:r>
              <w:rPr>
                <w:rFonts w:cs="Arial"/>
                <w:sz w:val="16"/>
                <w:szCs w:val="16"/>
              </w:rPr>
              <w:t>M</w:t>
            </w:r>
            <w:r w:rsidRPr="00DE7229">
              <w:rPr>
                <w:rFonts w:cs="Arial"/>
                <w:sz w:val="16"/>
                <w:szCs w:val="16"/>
              </w:rPr>
              <w:t>ulticenter, parallel-group, randomized trial</w:t>
            </w:r>
            <w:r>
              <w:rPr>
                <w:rFonts w:cs="Arial"/>
                <w:sz w:val="16"/>
                <w:szCs w:val="16"/>
              </w:rPr>
              <w:t>.</w:t>
            </w:r>
          </w:p>
          <w:p w14:paraId="025610C8" w14:textId="77777777" w:rsidR="00E56C03" w:rsidRDefault="00E56C03" w:rsidP="00E56C03">
            <w:pPr>
              <w:rPr>
                <w:rFonts w:cs="Arial"/>
                <w:sz w:val="16"/>
                <w:szCs w:val="16"/>
              </w:rPr>
            </w:pPr>
          </w:p>
          <w:p w14:paraId="3ACE80EE" w14:textId="520E9A6A" w:rsidR="00E56C03" w:rsidRDefault="00E56C03" w:rsidP="00E56C03">
            <w:pPr>
              <w:rPr>
                <w:rFonts w:cs="Arial"/>
                <w:sz w:val="16"/>
                <w:szCs w:val="16"/>
              </w:rPr>
            </w:pPr>
            <w:r w:rsidRPr="00FB7F0D">
              <w:rPr>
                <w:rFonts w:cs="Arial"/>
                <w:sz w:val="16"/>
                <w:szCs w:val="16"/>
              </w:rPr>
              <w:t xml:space="preserve">The </w:t>
            </w:r>
            <w:r>
              <w:rPr>
                <w:rFonts w:cs="Arial"/>
                <w:sz w:val="16"/>
                <w:szCs w:val="16"/>
              </w:rPr>
              <w:t>study</w:t>
            </w:r>
            <w:r w:rsidRPr="00FB7F0D">
              <w:rPr>
                <w:rFonts w:cs="Arial"/>
                <w:sz w:val="16"/>
                <w:szCs w:val="16"/>
              </w:rPr>
              <w:t xml:space="preserve"> included</w:t>
            </w:r>
            <w:r>
              <w:rPr>
                <w:rFonts w:cs="Arial"/>
                <w:sz w:val="16"/>
                <w:szCs w:val="16"/>
              </w:rPr>
              <w:t xml:space="preserve"> 165 children and adolescents (6-17 years of age) with</w:t>
            </w:r>
            <w:r w:rsidRPr="00FB7F0D">
              <w:rPr>
                <w:rFonts w:cs="Arial"/>
                <w:sz w:val="16"/>
                <w:szCs w:val="16"/>
              </w:rPr>
              <w:t xml:space="preserve"> </w:t>
            </w:r>
            <w:r>
              <w:rPr>
                <w:rFonts w:cs="Arial"/>
                <w:sz w:val="16"/>
                <w:szCs w:val="16"/>
              </w:rPr>
              <w:t xml:space="preserve"> T1D</w:t>
            </w:r>
            <w:r w:rsidRPr="00FB7F0D">
              <w:rPr>
                <w:rFonts w:cs="Arial"/>
                <w:sz w:val="16"/>
                <w:szCs w:val="16"/>
              </w:rPr>
              <w:t>.</w:t>
            </w:r>
          </w:p>
          <w:p w14:paraId="1F34EDC0" w14:textId="77777777" w:rsidR="00E56C03" w:rsidRDefault="00E56C03" w:rsidP="00E56C03">
            <w:pPr>
              <w:rPr>
                <w:rFonts w:cs="Arial"/>
                <w:sz w:val="16"/>
                <w:szCs w:val="16"/>
              </w:rPr>
            </w:pPr>
          </w:p>
          <w:p w14:paraId="4C91AD93" w14:textId="30D381A7" w:rsidR="00E56C03" w:rsidRDefault="00E56C03" w:rsidP="00E56C03">
            <w:pPr>
              <w:rPr>
                <w:rFonts w:cs="Arial"/>
                <w:sz w:val="16"/>
                <w:szCs w:val="16"/>
              </w:rPr>
            </w:pPr>
            <w:r w:rsidRPr="00DE7229">
              <w:rPr>
                <w:rFonts w:cs="Arial"/>
                <w:sz w:val="16"/>
                <w:szCs w:val="16"/>
              </w:rPr>
              <w:t>Participants were randomly assigned to either the BP group</w:t>
            </w:r>
            <w:r>
              <w:rPr>
                <w:rFonts w:cs="Arial"/>
                <w:sz w:val="16"/>
                <w:szCs w:val="16"/>
              </w:rPr>
              <w:t xml:space="preserve"> (n = 1</w:t>
            </w:r>
            <w:r w:rsidR="004133D1">
              <w:rPr>
                <w:rFonts w:cs="Arial"/>
                <w:sz w:val="16"/>
                <w:szCs w:val="16"/>
              </w:rPr>
              <w:t>12</w:t>
            </w:r>
            <w:r>
              <w:rPr>
                <w:rFonts w:cs="Arial"/>
                <w:sz w:val="16"/>
                <w:szCs w:val="16"/>
              </w:rPr>
              <w:t>)</w:t>
            </w:r>
            <w:r w:rsidRPr="00DE7229">
              <w:rPr>
                <w:rFonts w:cs="Arial"/>
                <w:sz w:val="16"/>
                <w:szCs w:val="16"/>
              </w:rPr>
              <w:t xml:space="preserve"> or </w:t>
            </w:r>
            <w:r w:rsidRPr="00DE7229">
              <w:rPr>
                <w:rFonts w:cs="Arial"/>
                <w:sz w:val="16"/>
                <w:szCs w:val="16"/>
              </w:rPr>
              <w:lastRenderedPageBreak/>
              <w:t>the SC group</w:t>
            </w:r>
            <w:r>
              <w:rPr>
                <w:rFonts w:cs="Arial"/>
                <w:sz w:val="16"/>
                <w:szCs w:val="16"/>
              </w:rPr>
              <w:t xml:space="preserve"> (n = </w:t>
            </w:r>
            <w:r w:rsidR="004133D1">
              <w:rPr>
                <w:rFonts w:cs="Arial"/>
                <w:sz w:val="16"/>
                <w:szCs w:val="16"/>
              </w:rPr>
              <w:t>53</w:t>
            </w:r>
            <w:r>
              <w:rPr>
                <w:rFonts w:cs="Arial"/>
                <w:sz w:val="16"/>
                <w:szCs w:val="16"/>
              </w:rPr>
              <w:t>)</w:t>
            </w:r>
            <w:r w:rsidRPr="00DE7229">
              <w:rPr>
                <w:rFonts w:cs="Arial"/>
                <w:sz w:val="16"/>
                <w:szCs w:val="16"/>
              </w:rPr>
              <w:t xml:space="preserve"> in a 2:1 ratio</w:t>
            </w:r>
            <w:r>
              <w:rPr>
                <w:rFonts w:cs="Arial"/>
                <w:sz w:val="16"/>
                <w:szCs w:val="16"/>
              </w:rPr>
              <w:t>.</w:t>
            </w:r>
          </w:p>
          <w:p w14:paraId="0BBCBD8B" w14:textId="77777777" w:rsidR="00E56C03" w:rsidRDefault="00E56C03" w:rsidP="00E56C03">
            <w:pPr>
              <w:rPr>
                <w:rFonts w:cs="Arial"/>
                <w:sz w:val="16"/>
                <w:szCs w:val="16"/>
              </w:rPr>
            </w:pPr>
          </w:p>
          <w:p w14:paraId="62C02881" w14:textId="77777777" w:rsidR="00E56C03" w:rsidRDefault="00E56C03" w:rsidP="00E56C03">
            <w:pPr>
              <w:rPr>
                <w:rFonts w:cs="Arial"/>
                <w:sz w:val="16"/>
                <w:szCs w:val="16"/>
              </w:rPr>
            </w:pPr>
            <w:r>
              <w:rPr>
                <w:rFonts w:cs="Arial"/>
                <w:sz w:val="16"/>
                <w:szCs w:val="16"/>
              </w:rPr>
              <w:t>The patients were followed for 13 weeks.</w:t>
            </w:r>
          </w:p>
          <w:p w14:paraId="69B44B6D" w14:textId="77777777" w:rsidR="00402B0F" w:rsidRPr="00C2061D" w:rsidRDefault="00402B0F" w:rsidP="00402B0F">
            <w:pPr>
              <w:rPr>
                <w:rFonts w:cs="Arial"/>
                <w:sz w:val="16"/>
                <w:szCs w:val="16"/>
              </w:rPr>
            </w:pPr>
          </w:p>
        </w:tc>
        <w:tc>
          <w:tcPr>
            <w:tcW w:w="1536" w:type="dxa"/>
          </w:tcPr>
          <w:p w14:paraId="6CA5828B" w14:textId="77777777" w:rsidR="004133D1" w:rsidRDefault="004133D1">
            <w:pPr>
              <w:pStyle w:val="ListParagraph"/>
              <w:numPr>
                <w:ilvl w:val="0"/>
                <w:numId w:val="20"/>
              </w:numPr>
              <w:ind w:left="145" w:hanging="145"/>
              <w:jc w:val="left"/>
              <w:rPr>
                <w:rFonts w:cs="Arial"/>
                <w:sz w:val="16"/>
                <w:szCs w:val="16"/>
              </w:rPr>
            </w:pPr>
            <w:r>
              <w:rPr>
                <w:rFonts w:cs="Arial"/>
                <w:sz w:val="16"/>
                <w:szCs w:val="16"/>
              </w:rPr>
              <w:lastRenderedPageBreak/>
              <w:t>HbA1c levels</w:t>
            </w:r>
          </w:p>
          <w:p w14:paraId="248E051C" w14:textId="77777777" w:rsidR="004133D1" w:rsidRDefault="004133D1">
            <w:pPr>
              <w:pStyle w:val="ListParagraph"/>
              <w:numPr>
                <w:ilvl w:val="0"/>
                <w:numId w:val="20"/>
              </w:numPr>
              <w:ind w:left="145" w:hanging="145"/>
              <w:jc w:val="left"/>
              <w:rPr>
                <w:rFonts w:cs="Arial"/>
                <w:sz w:val="16"/>
                <w:szCs w:val="16"/>
              </w:rPr>
            </w:pPr>
            <w:r w:rsidRPr="00C2061D">
              <w:rPr>
                <w:rFonts w:cs="Arial"/>
                <w:sz w:val="16"/>
                <w:szCs w:val="16"/>
              </w:rPr>
              <w:t xml:space="preserve">%TiR </w:t>
            </w:r>
            <w:r>
              <w:rPr>
                <w:rFonts w:cs="Arial"/>
                <w:sz w:val="16"/>
                <w:szCs w:val="16"/>
              </w:rPr>
              <w:t>(</w:t>
            </w:r>
            <w:r w:rsidRPr="00C2061D">
              <w:rPr>
                <w:rFonts w:cs="Arial"/>
                <w:sz w:val="16"/>
                <w:szCs w:val="16"/>
              </w:rPr>
              <w:t>70–180 mg/dL)</w:t>
            </w:r>
          </w:p>
          <w:p w14:paraId="7766CB53" w14:textId="77777777" w:rsidR="004133D1" w:rsidRDefault="004133D1">
            <w:pPr>
              <w:pStyle w:val="ListParagraph"/>
              <w:numPr>
                <w:ilvl w:val="0"/>
                <w:numId w:val="20"/>
              </w:numPr>
              <w:ind w:left="145" w:hanging="145"/>
              <w:jc w:val="left"/>
              <w:rPr>
                <w:rFonts w:cs="Arial"/>
                <w:sz w:val="16"/>
                <w:szCs w:val="16"/>
              </w:rPr>
            </w:pPr>
            <w:r>
              <w:rPr>
                <w:rFonts w:cs="Arial"/>
                <w:sz w:val="16"/>
                <w:szCs w:val="16"/>
              </w:rPr>
              <w:t>%TBR (&lt;70 and &lt;54 mg/dL)</w:t>
            </w:r>
          </w:p>
          <w:p w14:paraId="3D932C48" w14:textId="77777777" w:rsidR="004133D1" w:rsidRDefault="004133D1">
            <w:pPr>
              <w:pStyle w:val="ListParagraph"/>
              <w:numPr>
                <w:ilvl w:val="0"/>
                <w:numId w:val="20"/>
              </w:numPr>
              <w:ind w:left="145" w:hanging="145"/>
              <w:jc w:val="left"/>
              <w:rPr>
                <w:rFonts w:cs="Arial"/>
                <w:sz w:val="16"/>
                <w:szCs w:val="16"/>
              </w:rPr>
            </w:pPr>
            <w:r>
              <w:rPr>
                <w:rFonts w:cs="Arial"/>
                <w:sz w:val="16"/>
                <w:szCs w:val="16"/>
              </w:rPr>
              <w:t>%TAR: (&gt;180 and &gt;250 mg/dL)</w:t>
            </w:r>
          </w:p>
          <w:p w14:paraId="5216AD2F" w14:textId="77777777" w:rsidR="004133D1" w:rsidRDefault="004133D1">
            <w:pPr>
              <w:pStyle w:val="ListParagraph"/>
              <w:numPr>
                <w:ilvl w:val="0"/>
                <w:numId w:val="20"/>
              </w:numPr>
              <w:ind w:left="145" w:hanging="145"/>
              <w:jc w:val="left"/>
              <w:rPr>
                <w:rFonts w:cs="Arial"/>
                <w:sz w:val="16"/>
                <w:szCs w:val="16"/>
              </w:rPr>
            </w:pPr>
            <w:r>
              <w:rPr>
                <w:rFonts w:cs="Arial"/>
                <w:sz w:val="16"/>
                <w:szCs w:val="16"/>
              </w:rPr>
              <w:t>Mean glucose levels</w:t>
            </w:r>
          </w:p>
          <w:p w14:paraId="3541B745" w14:textId="3C4CED12" w:rsidR="004133D1" w:rsidRDefault="004133D1">
            <w:pPr>
              <w:pStyle w:val="ListParagraph"/>
              <w:numPr>
                <w:ilvl w:val="0"/>
                <w:numId w:val="20"/>
              </w:numPr>
              <w:ind w:left="145" w:hanging="145"/>
              <w:jc w:val="left"/>
              <w:rPr>
                <w:rFonts w:cs="Arial"/>
                <w:sz w:val="16"/>
                <w:szCs w:val="16"/>
              </w:rPr>
            </w:pPr>
            <w:r>
              <w:rPr>
                <w:rFonts w:cs="Arial"/>
                <w:sz w:val="16"/>
                <w:szCs w:val="16"/>
              </w:rPr>
              <w:t>TDD of insulin</w:t>
            </w:r>
          </w:p>
          <w:p w14:paraId="1976CF03" w14:textId="5E6EA036" w:rsidR="001D599A" w:rsidRPr="003E7D3E" w:rsidRDefault="001D599A">
            <w:pPr>
              <w:pStyle w:val="ListParagraph"/>
              <w:numPr>
                <w:ilvl w:val="0"/>
                <w:numId w:val="20"/>
              </w:numPr>
              <w:ind w:left="145" w:hanging="145"/>
              <w:jc w:val="left"/>
              <w:rPr>
                <w:rFonts w:cs="Arial"/>
                <w:sz w:val="16"/>
                <w:szCs w:val="16"/>
              </w:rPr>
            </w:pPr>
            <w:r>
              <w:rPr>
                <w:rFonts w:cs="Arial"/>
                <w:sz w:val="16"/>
                <w:szCs w:val="16"/>
              </w:rPr>
              <w:t>Weight changes</w:t>
            </w:r>
          </w:p>
          <w:p w14:paraId="4AFEB48C" w14:textId="77777777" w:rsidR="004133D1" w:rsidRDefault="004133D1">
            <w:pPr>
              <w:pStyle w:val="ListParagraph"/>
              <w:numPr>
                <w:ilvl w:val="0"/>
                <w:numId w:val="20"/>
              </w:numPr>
              <w:ind w:left="145" w:hanging="145"/>
              <w:jc w:val="left"/>
              <w:rPr>
                <w:rFonts w:cs="Arial"/>
                <w:sz w:val="16"/>
                <w:szCs w:val="16"/>
              </w:rPr>
            </w:pPr>
            <w:r>
              <w:rPr>
                <w:rFonts w:cs="Arial"/>
                <w:sz w:val="16"/>
                <w:szCs w:val="16"/>
              </w:rPr>
              <w:t>AEs</w:t>
            </w:r>
          </w:p>
          <w:p w14:paraId="44BE915A" w14:textId="77777777" w:rsidR="00402B0F" w:rsidRPr="00C2061D" w:rsidRDefault="00402B0F" w:rsidP="00402B0F">
            <w:pPr>
              <w:jc w:val="left"/>
              <w:rPr>
                <w:rFonts w:cs="Arial"/>
                <w:sz w:val="16"/>
                <w:szCs w:val="16"/>
              </w:rPr>
            </w:pPr>
          </w:p>
        </w:tc>
        <w:tc>
          <w:tcPr>
            <w:tcW w:w="2187" w:type="dxa"/>
          </w:tcPr>
          <w:p w14:paraId="207B9A8E" w14:textId="77777777" w:rsidR="00892490" w:rsidRDefault="00892490" w:rsidP="00402B0F">
            <w:pPr>
              <w:rPr>
                <w:rFonts w:cs="Arial"/>
                <w:sz w:val="16"/>
                <w:szCs w:val="16"/>
              </w:rPr>
            </w:pPr>
            <w:r w:rsidRPr="00892490">
              <w:rPr>
                <w:rFonts w:cs="Arial"/>
                <w:sz w:val="16"/>
                <w:szCs w:val="16"/>
              </w:rPr>
              <w:t>Participants using the BP showed a significant reduction in HbA1c, averaging a decrease of 0.5% over 13 weeks compared to no change in the SC group.</w:t>
            </w:r>
          </w:p>
          <w:p w14:paraId="2E861583" w14:textId="77777777" w:rsidR="00892490" w:rsidRDefault="00892490" w:rsidP="00402B0F">
            <w:pPr>
              <w:rPr>
                <w:rFonts w:cs="Arial"/>
                <w:sz w:val="16"/>
                <w:szCs w:val="16"/>
              </w:rPr>
            </w:pPr>
          </w:p>
          <w:p w14:paraId="14EB841C" w14:textId="77777777" w:rsidR="00892490" w:rsidRDefault="00892490" w:rsidP="00402B0F">
            <w:pPr>
              <w:rPr>
                <w:rFonts w:cs="Arial"/>
                <w:sz w:val="16"/>
                <w:szCs w:val="16"/>
              </w:rPr>
            </w:pPr>
            <w:r w:rsidRPr="00892490">
              <w:rPr>
                <w:rFonts w:cs="Arial"/>
                <w:sz w:val="16"/>
                <w:szCs w:val="16"/>
              </w:rPr>
              <w:t xml:space="preserve">BP participants also had increased </w:t>
            </w:r>
            <w:r>
              <w:rPr>
                <w:rFonts w:cs="Arial"/>
                <w:sz w:val="16"/>
                <w:szCs w:val="16"/>
              </w:rPr>
              <w:t>TiR</w:t>
            </w:r>
            <w:r w:rsidRPr="00892490">
              <w:rPr>
                <w:rFonts w:cs="Arial"/>
                <w:sz w:val="16"/>
                <w:szCs w:val="16"/>
              </w:rPr>
              <w:t xml:space="preserve"> (by approximately 10%, equivalent to 2.4 hours per day) and reduced mean glucose levels (by an average of 15 mg/dL). </w:t>
            </w:r>
          </w:p>
          <w:p w14:paraId="3C85BCE4" w14:textId="77777777" w:rsidR="00892490" w:rsidRDefault="00892490" w:rsidP="00402B0F">
            <w:pPr>
              <w:rPr>
                <w:rFonts w:cs="Arial"/>
                <w:sz w:val="16"/>
                <w:szCs w:val="16"/>
              </w:rPr>
            </w:pPr>
          </w:p>
          <w:p w14:paraId="643E6927" w14:textId="0FEC2B4F" w:rsidR="00892490" w:rsidRDefault="00892490" w:rsidP="00892490">
            <w:pPr>
              <w:rPr>
                <w:rFonts w:cs="Arial"/>
                <w:sz w:val="16"/>
                <w:szCs w:val="16"/>
              </w:rPr>
            </w:pPr>
            <w:r>
              <w:rPr>
                <w:rFonts w:cs="Arial"/>
                <w:sz w:val="16"/>
                <w:szCs w:val="16"/>
              </w:rPr>
              <w:t>%TBR&lt;70 increased from 1.3% to 1.8% in the BP group and from 1.5% to 2.3% in the SC group, which was a statistically similar change (p=0.</w:t>
            </w:r>
            <w:r w:rsidR="00A85647">
              <w:rPr>
                <w:rFonts w:cs="Arial"/>
                <w:sz w:val="16"/>
                <w:szCs w:val="16"/>
              </w:rPr>
              <w:t>07</w:t>
            </w:r>
            <w:r>
              <w:rPr>
                <w:rFonts w:cs="Arial"/>
                <w:sz w:val="16"/>
                <w:szCs w:val="16"/>
              </w:rPr>
              <w:t xml:space="preserve">). </w:t>
            </w:r>
          </w:p>
          <w:p w14:paraId="4954FC52" w14:textId="0F050154" w:rsidR="00892490" w:rsidRDefault="00892490" w:rsidP="00892490">
            <w:pPr>
              <w:rPr>
                <w:rFonts w:cs="Arial"/>
                <w:sz w:val="16"/>
                <w:szCs w:val="16"/>
              </w:rPr>
            </w:pPr>
            <w:r>
              <w:rPr>
                <w:rFonts w:cs="Arial"/>
                <w:sz w:val="16"/>
                <w:szCs w:val="16"/>
              </w:rPr>
              <w:t>Similarly, %TBR&lt;54  increased from 0.2</w:t>
            </w:r>
            <w:r w:rsidR="00A85647">
              <w:rPr>
                <w:rFonts w:cs="Arial"/>
                <w:sz w:val="16"/>
                <w:szCs w:val="16"/>
              </w:rPr>
              <w:t>0</w:t>
            </w:r>
            <w:r>
              <w:rPr>
                <w:rFonts w:cs="Arial"/>
                <w:sz w:val="16"/>
                <w:szCs w:val="16"/>
              </w:rPr>
              <w:t>% to 0.33% in the BP group and from 0.</w:t>
            </w:r>
            <w:r w:rsidR="00A85647">
              <w:rPr>
                <w:rFonts w:cs="Arial"/>
                <w:sz w:val="16"/>
                <w:szCs w:val="16"/>
              </w:rPr>
              <w:t>22</w:t>
            </w:r>
            <w:r>
              <w:rPr>
                <w:rFonts w:cs="Arial"/>
                <w:sz w:val="16"/>
                <w:szCs w:val="16"/>
              </w:rPr>
              <w:t>% to 0.</w:t>
            </w:r>
            <w:r w:rsidR="00A85647">
              <w:rPr>
                <w:rFonts w:cs="Arial"/>
                <w:sz w:val="16"/>
                <w:szCs w:val="16"/>
              </w:rPr>
              <w:t>37</w:t>
            </w:r>
            <w:r>
              <w:rPr>
                <w:rFonts w:cs="Arial"/>
                <w:sz w:val="16"/>
                <w:szCs w:val="16"/>
              </w:rPr>
              <w:t>% in the SC group (p = 0.</w:t>
            </w:r>
            <w:r w:rsidR="00A85647">
              <w:rPr>
                <w:rFonts w:cs="Arial"/>
                <w:sz w:val="16"/>
                <w:szCs w:val="16"/>
              </w:rPr>
              <w:t>24</w:t>
            </w:r>
            <w:r>
              <w:rPr>
                <w:rFonts w:cs="Arial"/>
                <w:sz w:val="16"/>
                <w:szCs w:val="16"/>
              </w:rPr>
              <w:t>)</w:t>
            </w:r>
            <w:r w:rsidR="00E94391">
              <w:rPr>
                <w:rFonts w:cs="Arial"/>
                <w:sz w:val="16"/>
                <w:szCs w:val="16"/>
              </w:rPr>
              <w:t>.</w:t>
            </w:r>
          </w:p>
          <w:p w14:paraId="5DDB1418" w14:textId="71AC41AE" w:rsidR="00402B0F" w:rsidRPr="00C2061D" w:rsidRDefault="00402B0F" w:rsidP="00402B0F">
            <w:pPr>
              <w:rPr>
                <w:rFonts w:cs="Arial"/>
                <w:sz w:val="16"/>
                <w:szCs w:val="16"/>
              </w:rPr>
            </w:pPr>
          </w:p>
        </w:tc>
        <w:tc>
          <w:tcPr>
            <w:tcW w:w="0" w:type="auto"/>
          </w:tcPr>
          <w:p w14:paraId="7B3304E9" w14:textId="798C3D23" w:rsidR="008A4124" w:rsidRDefault="008A4124" w:rsidP="00402B0F">
            <w:pPr>
              <w:rPr>
                <w:rFonts w:cs="Arial"/>
                <w:sz w:val="16"/>
                <w:szCs w:val="16"/>
              </w:rPr>
            </w:pPr>
            <w:r w:rsidRPr="008A4124">
              <w:rPr>
                <w:rFonts w:cs="Arial"/>
                <w:sz w:val="16"/>
                <w:szCs w:val="16"/>
              </w:rPr>
              <w:lastRenderedPageBreak/>
              <w:t xml:space="preserve">Three participants in the BP group and one in the SC group experienced severe hypoglycemia events. </w:t>
            </w:r>
            <w:r w:rsidR="00705762">
              <w:rPr>
                <w:rFonts w:cs="Arial"/>
                <w:sz w:val="16"/>
                <w:szCs w:val="16"/>
              </w:rPr>
              <w:t xml:space="preserve"> These were not attributed to issues with the infusion pumps.</w:t>
            </w:r>
          </w:p>
          <w:p w14:paraId="7A7E6F20" w14:textId="1B53DA6C" w:rsidR="008A4124" w:rsidRDefault="008A4124" w:rsidP="00402B0F">
            <w:pPr>
              <w:rPr>
                <w:rFonts w:cs="Arial"/>
                <w:sz w:val="16"/>
                <w:szCs w:val="16"/>
              </w:rPr>
            </w:pPr>
            <w:r w:rsidRPr="008A4124">
              <w:rPr>
                <w:rFonts w:cs="Arial"/>
                <w:sz w:val="16"/>
                <w:szCs w:val="16"/>
              </w:rPr>
              <w:lastRenderedPageBreak/>
              <w:t xml:space="preserve">There were no instances of </w:t>
            </w:r>
            <w:r>
              <w:rPr>
                <w:rFonts w:cs="Arial"/>
                <w:sz w:val="16"/>
                <w:szCs w:val="16"/>
              </w:rPr>
              <w:t>DKA</w:t>
            </w:r>
            <w:r w:rsidRPr="008A4124">
              <w:rPr>
                <w:rFonts w:cs="Arial"/>
                <w:sz w:val="16"/>
                <w:szCs w:val="16"/>
              </w:rPr>
              <w:t xml:space="preserve"> in either group.</w:t>
            </w:r>
          </w:p>
          <w:p w14:paraId="472B46EB" w14:textId="77777777" w:rsidR="00E830F1" w:rsidRDefault="008A4124" w:rsidP="00402B0F">
            <w:pPr>
              <w:rPr>
                <w:rFonts w:cs="Arial"/>
                <w:sz w:val="16"/>
                <w:szCs w:val="16"/>
              </w:rPr>
            </w:pPr>
            <w:r w:rsidRPr="008A4124">
              <w:rPr>
                <w:rFonts w:cs="Arial"/>
                <w:sz w:val="16"/>
                <w:szCs w:val="16"/>
              </w:rPr>
              <w:t xml:space="preserve"> </w:t>
            </w:r>
            <w:r w:rsidR="00E830F1">
              <w:rPr>
                <w:rFonts w:cs="Arial"/>
                <w:sz w:val="16"/>
                <w:szCs w:val="16"/>
              </w:rPr>
              <w:t xml:space="preserve"> </w:t>
            </w:r>
          </w:p>
          <w:p w14:paraId="389EB3DC" w14:textId="36DD95E7" w:rsidR="00402B0F" w:rsidRPr="00C2061D" w:rsidRDefault="00E830F1" w:rsidP="00402B0F">
            <w:pPr>
              <w:rPr>
                <w:rFonts w:cs="Arial"/>
                <w:sz w:val="16"/>
                <w:szCs w:val="16"/>
              </w:rPr>
            </w:pPr>
            <w:r>
              <w:rPr>
                <w:rFonts w:cs="Arial"/>
                <w:sz w:val="16"/>
                <w:szCs w:val="16"/>
              </w:rPr>
              <w:t>The 126 relevant h</w:t>
            </w:r>
            <w:r w:rsidRPr="00516506">
              <w:rPr>
                <w:rFonts w:cs="Arial"/>
                <w:sz w:val="16"/>
                <w:szCs w:val="16"/>
              </w:rPr>
              <w:t xml:space="preserve">yperglycemia </w:t>
            </w:r>
            <w:r>
              <w:rPr>
                <w:rFonts w:cs="Arial"/>
                <w:sz w:val="16"/>
                <w:szCs w:val="16"/>
              </w:rPr>
              <w:t>events</w:t>
            </w:r>
            <w:r w:rsidRPr="00516506">
              <w:rPr>
                <w:rFonts w:cs="Arial"/>
                <w:sz w:val="16"/>
                <w:szCs w:val="16"/>
              </w:rPr>
              <w:t xml:space="preserve"> were </w:t>
            </w:r>
            <w:r>
              <w:rPr>
                <w:rFonts w:cs="Arial"/>
                <w:sz w:val="16"/>
                <w:szCs w:val="16"/>
              </w:rPr>
              <w:t>mainly</w:t>
            </w:r>
            <w:r w:rsidRPr="00516506">
              <w:rPr>
                <w:rFonts w:cs="Arial"/>
                <w:sz w:val="16"/>
                <w:szCs w:val="16"/>
              </w:rPr>
              <w:t xml:space="preserve"> related to infusion set failures</w:t>
            </w:r>
            <w:r>
              <w:rPr>
                <w:rFonts w:cs="Arial"/>
                <w:sz w:val="16"/>
                <w:szCs w:val="16"/>
              </w:rPr>
              <w:t xml:space="preserve"> (n=103) but also cartridge issues (n=7), user errors (n=6), battery charging issues (n=5), algorithm issues (n=2), a CGM issue (n=1), an </w:t>
            </w:r>
            <w:proofErr w:type="spellStart"/>
            <w:r>
              <w:rPr>
                <w:rFonts w:cs="Arial"/>
                <w:sz w:val="16"/>
                <w:szCs w:val="16"/>
              </w:rPr>
              <w:t>iLet</w:t>
            </w:r>
            <w:proofErr w:type="spellEnd"/>
            <w:r>
              <w:rPr>
                <w:rFonts w:cs="Arial"/>
                <w:sz w:val="16"/>
                <w:szCs w:val="16"/>
              </w:rPr>
              <w:t xml:space="preserve"> screen issue (n=1), and a motor issue (n=1)</w:t>
            </w:r>
            <w:r w:rsidRPr="00516506">
              <w:rPr>
                <w:rFonts w:cs="Arial"/>
                <w:sz w:val="16"/>
                <w:szCs w:val="16"/>
              </w:rPr>
              <w:t>.</w:t>
            </w:r>
          </w:p>
        </w:tc>
        <w:tc>
          <w:tcPr>
            <w:tcW w:w="0" w:type="auto"/>
          </w:tcPr>
          <w:p w14:paraId="3B66E247" w14:textId="52854E1B" w:rsidR="00402B0F" w:rsidRPr="00C2061D" w:rsidRDefault="005424D0" w:rsidP="00402B0F">
            <w:pPr>
              <w:rPr>
                <w:rFonts w:cs="Arial"/>
                <w:sz w:val="16"/>
                <w:szCs w:val="16"/>
              </w:rPr>
            </w:pPr>
            <w:r w:rsidRPr="00336EEB">
              <w:rPr>
                <w:rFonts w:cs="Arial"/>
                <w:sz w:val="16"/>
                <w:szCs w:val="16"/>
              </w:rPr>
              <w:lastRenderedPageBreak/>
              <w:t>The CGM-measured hypoglycemia</w:t>
            </w:r>
            <w:r>
              <w:rPr>
                <w:rFonts w:cs="Arial"/>
                <w:sz w:val="16"/>
                <w:szCs w:val="16"/>
              </w:rPr>
              <w:t xml:space="preserve"> increased from baseline to follow-up at 13 weeks for both the BP and SC group</w:t>
            </w:r>
            <w:r w:rsidRPr="00336EEB">
              <w:rPr>
                <w:rFonts w:cs="Arial"/>
                <w:sz w:val="16"/>
                <w:szCs w:val="16"/>
              </w:rPr>
              <w:t>.</w:t>
            </w:r>
          </w:p>
        </w:tc>
      </w:tr>
      <w:tr w:rsidR="00D53687" w:rsidRPr="00C2061D" w14:paraId="64D47398" w14:textId="77777777" w:rsidTr="005E17B4">
        <w:tc>
          <w:tcPr>
            <w:tcW w:w="1334" w:type="dxa"/>
          </w:tcPr>
          <w:p w14:paraId="25083D18" w14:textId="420CC497" w:rsidR="00D53687" w:rsidRPr="00FF2044" w:rsidRDefault="00D53687" w:rsidP="00D53687">
            <w:pPr>
              <w:rPr>
                <w:rFonts w:cs="Arial"/>
                <w:sz w:val="16"/>
                <w:szCs w:val="16"/>
              </w:rPr>
            </w:pPr>
            <w:r w:rsidRPr="00FF2044">
              <w:rPr>
                <w:rFonts w:cs="Arial"/>
                <w:bCs/>
                <w:sz w:val="16"/>
                <w:szCs w:val="16"/>
              </w:rPr>
              <w:t xml:space="preserve">Lynch </w:t>
            </w:r>
            <w:r>
              <w:rPr>
                <w:rFonts w:cs="Arial"/>
                <w:bCs/>
                <w:sz w:val="16"/>
                <w:szCs w:val="16"/>
              </w:rPr>
              <w:t>et al.</w:t>
            </w:r>
            <w:r w:rsidRPr="00FF2044">
              <w:rPr>
                <w:rFonts w:cs="Arial"/>
                <w:bCs/>
                <w:sz w:val="16"/>
                <w:szCs w:val="16"/>
              </w:rPr>
              <w:t xml:space="preserve"> (2022) </w:t>
            </w:r>
            <w:r w:rsidRPr="00FF2044">
              <w:rPr>
                <w:rFonts w:cs="Arial"/>
                <w:bCs/>
                <w:sz w:val="16"/>
                <w:szCs w:val="16"/>
              </w:rPr>
              <w:fldChar w:fldCharType="begin">
                <w:fldData xml:space="preserve">PEVuZE5vdGU+PENpdGU+PEF1dGhvcj5MeW5jaDwvQXV0aG9yPjxZZWFyPjIwMjI8L1llYXI+PFJl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=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PEVuZE5vdGU+PENpdGU+PEF1dGhvcj5MeW5jaDwvQXV0aG9yPjxZZWFyPjIwMjI8L1llYXI+PFJl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=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(64)</w:t>
            </w:r>
            <w:r w:rsidRPr="00FF2044">
              <w:rPr>
                <w:rFonts w:cs="Arial"/>
                <w:bCs/>
                <w:sz w:val="16"/>
                <w:szCs w:val="16"/>
              </w:rPr>
              <w:fldChar w:fldCharType="end"/>
            </w:r>
            <w:r w:rsidR="009775A2" w:rsidRPr="00FF2044">
              <w:rPr>
                <w:rFonts w:cs="Arial"/>
                <w:sz w:val="16"/>
                <w:szCs w:val="16"/>
              </w:rPr>
              <w:t xml:space="preserve"> </w:t>
            </w:r>
          </w:p>
        </w:tc>
        <w:tc>
          <w:tcPr>
            <w:tcW w:w="1714" w:type="dxa"/>
          </w:tcPr>
          <w:p w14:paraId="3F0B6050" w14:textId="2FCF7852" w:rsidR="00D53687" w:rsidRDefault="00D53687" w:rsidP="00D53687">
            <w:pPr>
              <w:rPr>
                <w:rFonts w:cs="Arial"/>
                <w:sz w:val="16"/>
                <w:szCs w:val="16"/>
              </w:rPr>
            </w:pPr>
            <w:r>
              <w:rPr>
                <w:rFonts w:cs="Arial"/>
                <w:sz w:val="16"/>
                <w:szCs w:val="16"/>
              </w:rPr>
              <w:t xml:space="preserve">During the initial RCT, the </w:t>
            </w:r>
            <w:r w:rsidRPr="00A04B8F">
              <w:rPr>
                <w:rFonts w:cs="Arial"/>
                <w:sz w:val="16"/>
                <w:szCs w:val="16"/>
              </w:rPr>
              <w:t xml:space="preserve"> participants </w:t>
            </w:r>
            <w:r>
              <w:rPr>
                <w:rFonts w:cs="Arial"/>
                <w:sz w:val="16"/>
                <w:szCs w:val="16"/>
              </w:rPr>
              <w:t>continued using their own pumps</w:t>
            </w:r>
            <w:r w:rsidR="002D5AC2">
              <w:rPr>
                <w:rFonts w:cs="Arial"/>
                <w:sz w:val="16"/>
                <w:szCs w:val="16"/>
              </w:rPr>
              <w:t xml:space="preserve"> </w:t>
            </w:r>
            <w:r w:rsidR="002D5AC2" w:rsidRPr="00A04B8F">
              <w:rPr>
                <w:rFonts w:cs="Arial"/>
                <w:sz w:val="16"/>
                <w:szCs w:val="16"/>
              </w:rPr>
              <w:t xml:space="preserve"> for infusion</w:t>
            </w:r>
            <w:r w:rsidR="002D5AC2">
              <w:rPr>
                <w:rFonts w:cs="Arial"/>
                <w:sz w:val="16"/>
                <w:szCs w:val="16"/>
              </w:rPr>
              <w:t xml:space="preserve"> </w:t>
            </w:r>
            <w:r>
              <w:rPr>
                <w:rFonts w:cs="Arial"/>
                <w:sz w:val="16"/>
                <w:szCs w:val="16"/>
              </w:rPr>
              <w:t xml:space="preserve">as described above </w:t>
            </w:r>
            <w:r w:rsidRPr="00FF2044">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(60)</w:t>
            </w:r>
            <w:r w:rsidRPr="00FF2044">
              <w:rPr>
                <w:rFonts w:cs="Arial"/>
                <w:bCs/>
                <w:sz w:val="16"/>
                <w:szCs w:val="16"/>
              </w:rPr>
              <w:fldChar w:fldCharType="end"/>
            </w:r>
            <w:r w:rsidRPr="00A04B8F">
              <w:rPr>
                <w:rFonts w:cs="Arial"/>
                <w:sz w:val="16"/>
                <w:szCs w:val="16"/>
              </w:rPr>
              <w:t>.</w:t>
            </w:r>
            <w:r>
              <w:rPr>
                <w:rFonts w:cs="Arial"/>
                <w:sz w:val="16"/>
                <w:szCs w:val="16"/>
              </w:rPr>
              <w:t xml:space="preserve"> Additionally, a Dexcom G6 CGM was provided.</w:t>
            </w:r>
          </w:p>
          <w:p w14:paraId="2688A775" w14:textId="77777777" w:rsidR="00D53687" w:rsidRDefault="00D53687" w:rsidP="00D53687">
            <w:pPr>
              <w:rPr>
                <w:rFonts w:cs="Arial"/>
                <w:sz w:val="16"/>
                <w:szCs w:val="16"/>
              </w:rPr>
            </w:pPr>
          </w:p>
          <w:p w14:paraId="481C9929" w14:textId="548AEECE" w:rsidR="00D53687" w:rsidRPr="00C2061D" w:rsidRDefault="00D53687" w:rsidP="00D53687">
            <w:pPr>
              <w:rPr>
                <w:rFonts w:cs="Arial"/>
                <w:sz w:val="16"/>
                <w:szCs w:val="16"/>
              </w:rPr>
            </w:pPr>
            <w:r>
              <w:rPr>
                <w:rFonts w:cs="Arial"/>
                <w:sz w:val="16"/>
                <w:szCs w:val="16"/>
              </w:rPr>
              <w:t>During the present extension study,</w:t>
            </w:r>
            <w:r w:rsidRPr="00A04B8F">
              <w:rPr>
                <w:rFonts w:cs="Arial"/>
                <w:sz w:val="16"/>
                <w:szCs w:val="16"/>
              </w:rPr>
              <w:t xml:space="preserve"> the</w:t>
            </w:r>
            <w:r>
              <w:rPr>
                <w:rFonts w:cs="Arial"/>
                <w:sz w:val="16"/>
                <w:szCs w:val="16"/>
              </w:rPr>
              <w:t xml:space="preserve"> participants transitioned to the</w:t>
            </w:r>
            <w:r w:rsidRPr="00A04B8F">
              <w:rPr>
                <w:rFonts w:cs="Arial"/>
                <w:sz w:val="16"/>
                <w:szCs w:val="16"/>
              </w:rPr>
              <w:t xml:space="preserve"> </w:t>
            </w:r>
            <w:proofErr w:type="spellStart"/>
            <w:r w:rsidRPr="00A04B8F">
              <w:rPr>
                <w:rFonts w:cs="Arial"/>
                <w:b/>
                <w:bCs/>
                <w:sz w:val="16"/>
                <w:szCs w:val="16"/>
              </w:rPr>
              <w:t>iLet</w:t>
            </w:r>
            <w:proofErr w:type="spellEnd"/>
            <w:r w:rsidRPr="00A04B8F">
              <w:rPr>
                <w:rFonts w:cs="Arial"/>
                <w:b/>
                <w:bCs/>
                <w:sz w:val="16"/>
                <w:szCs w:val="16"/>
              </w:rPr>
              <w:t xml:space="preserve"> </w:t>
            </w:r>
            <w:r>
              <w:rPr>
                <w:rFonts w:cs="Arial"/>
                <w:b/>
                <w:bCs/>
                <w:sz w:val="16"/>
                <w:szCs w:val="16"/>
              </w:rPr>
              <w:t>BP</w:t>
            </w:r>
            <w:r w:rsidRPr="00A04B8F">
              <w:rPr>
                <w:rFonts w:cs="Arial"/>
                <w:sz w:val="16"/>
                <w:szCs w:val="16"/>
              </w:rPr>
              <w:t xml:space="preserve"> with the Inset I infusion set. This device, along with the Dexcom G6 </w:t>
            </w:r>
            <w:r>
              <w:rPr>
                <w:rFonts w:cs="Arial"/>
                <w:sz w:val="16"/>
                <w:szCs w:val="16"/>
              </w:rPr>
              <w:t>CGM</w:t>
            </w:r>
            <w:r w:rsidRPr="00A04B8F">
              <w:rPr>
                <w:rFonts w:cs="Arial"/>
                <w:sz w:val="16"/>
                <w:szCs w:val="16"/>
              </w:rPr>
              <w:t xml:space="preserve">, administered insulin based on </w:t>
            </w:r>
            <w:r w:rsidRPr="00A04B8F">
              <w:rPr>
                <w:rFonts w:cs="Arial"/>
                <w:sz w:val="16"/>
                <w:szCs w:val="16"/>
              </w:rPr>
              <w:lastRenderedPageBreak/>
              <w:t xml:space="preserve">weight-adjusted algorithms. </w:t>
            </w:r>
          </w:p>
        </w:tc>
        <w:tc>
          <w:tcPr>
            <w:tcW w:w="2134" w:type="dxa"/>
          </w:tcPr>
          <w:p w14:paraId="0C2C92C3" w14:textId="46353DCB" w:rsidR="00D53687" w:rsidRPr="00C2061D" w:rsidRDefault="00D53687" w:rsidP="00D53687">
            <w:pPr>
              <w:rPr>
                <w:rFonts w:cs="Arial"/>
                <w:sz w:val="16"/>
                <w:szCs w:val="16"/>
              </w:rPr>
            </w:pPr>
            <w:r>
              <w:rPr>
                <w:rFonts w:cs="Arial"/>
                <w:sz w:val="16"/>
                <w:szCs w:val="16"/>
              </w:rPr>
              <w:lastRenderedPageBreak/>
              <w:t>T</w:t>
            </w:r>
            <w:r w:rsidRPr="00E93248">
              <w:rPr>
                <w:rFonts w:cs="Arial"/>
                <w:sz w:val="16"/>
                <w:szCs w:val="16"/>
              </w:rPr>
              <w:t xml:space="preserve">o evaluate the </w:t>
            </w:r>
            <w:r>
              <w:rPr>
                <w:rFonts w:cs="Arial"/>
                <w:sz w:val="16"/>
                <w:szCs w:val="16"/>
              </w:rPr>
              <w:t>transition to</w:t>
            </w:r>
            <w:r w:rsidRPr="00E93248">
              <w:rPr>
                <w:rFonts w:cs="Arial"/>
                <w:sz w:val="16"/>
                <w:szCs w:val="16"/>
              </w:rPr>
              <w:t xml:space="preserve"> BP </w:t>
            </w:r>
            <w:r>
              <w:rPr>
                <w:rFonts w:cs="Arial"/>
                <w:sz w:val="16"/>
                <w:szCs w:val="16"/>
              </w:rPr>
              <w:t xml:space="preserve">treatment </w:t>
            </w:r>
            <w:r w:rsidRPr="00E93248">
              <w:rPr>
                <w:rFonts w:cs="Arial"/>
                <w:sz w:val="16"/>
                <w:szCs w:val="16"/>
              </w:rPr>
              <w:t>in adults and children</w:t>
            </w:r>
            <w:r>
              <w:rPr>
                <w:rFonts w:cs="Arial"/>
                <w:sz w:val="16"/>
                <w:szCs w:val="16"/>
              </w:rPr>
              <w:t xml:space="preserve">, who were  previously treated by standard diabetes care </w:t>
            </w:r>
            <w:r w:rsidRPr="00FF2044">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(60)</w:t>
            </w:r>
            <w:r w:rsidRPr="00FF2044">
              <w:rPr>
                <w:rFonts w:cs="Arial"/>
                <w:bCs/>
                <w:sz w:val="16"/>
                <w:szCs w:val="16"/>
              </w:rPr>
              <w:fldChar w:fldCharType="end"/>
            </w:r>
            <w:r w:rsidRPr="00E93248">
              <w:rPr>
                <w:rFonts w:cs="Arial"/>
                <w:sz w:val="16"/>
                <w:szCs w:val="16"/>
              </w:rPr>
              <w:t>.</w:t>
            </w:r>
            <w:r>
              <w:rPr>
                <w:rFonts w:cs="Arial"/>
                <w:sz w:val="16"/>
                <w:szCs w:val="16"/>
              </w:rPr>
              <w:t xml:space="preserve"> </w:t>
            </w:r>
          </w:p>
        </w:tc>
        <w:tc>
          <w:tcPr>
            <w:tcW w:w="1603" w:type="dxa"/>
          </w:tcPr>
          <w:p w14:paraId="6B235C27" w14:textId="77777777" w:rsidR="00D53687" w:rsidRDefault="00D53687" w:rsidP="00D53687">
            <w:pPr>
              <w:rPr>
                <w:rFonts w:cs="Arial"/>
                <w:sz w:val="16"/>
                <w:szCs w:val="16"/>
              </w:rPr>
            </w:pPr>
            <w:r>
              <w:rPr>
                <w:rFonts w:cs="Arial"/>
                <w:sz w:val="16"/>
                <w:szCs w:val="16"/>
              </w:rPr>
              <w:t>RCT extension study.</w:t>
            </w:r>
          </w:p>
          <w:p w14:paraId="1790C645" w14:textId="77777777" w:rsidR="00D53687" w:rsidRDefault="00D53687" w:rsidP="00D53687">
            <w:pPr>
              <w:rPr>
                <w:rFonts w:cs="Arial"/>
                <w:sz w:val="16"/>
                <w:szCs w:val="16"/>
              </w:rPr>
            </w:pPr>
          </w:p>
          <w:p w14:paraId="1800607A" w14:textId="4B457B3E" w:rsidR="00D53687" w:rsidRDefault="00D53687" w:rsidP="00D53687">
            <w:pPr>
              <w:rPr>
                <w:rFonts w:cs="Arial"/>
                <w:sz w:val="16"/>
                <w:szCs w:val="16"/>
              </w:rPr>
            </w:pPr>
            <w:r w:rsidRPr="00E93248">
              <w:rPr>
                <w:rFonts w:cs="Arial"/>
                <w:sz w:val="16"/>
                <w:szCs w:val="16"/>
              </w:rPr>
              <w:t xml:space="preserve">The study enrolled the </w:t>
            </w:r>
            <w:r>
              <w:rPr>
                <w:rFonts w:cs="Arial"/>
                <w:sz w:val="16"/>
                <w:szCs w:val="16"/>
              </w:rPr>
              <w:t>107</w:t>
            </w:r>
            <w:r w:rsidRPr="00E93248">
              <w:rPr>
                <w:rFonts w:cs="Arial"/>
                <w:sz w:val="16"/>
                <w:szCs w:val="16"/>
              </w:rPr>
              <w:t xml:space="preserve"> T1D patients</w:t>
            </w:r>
            <w:r>
              <w:rPr>
                <w:rFonts w:cs="Arial"/>
                <w:sz w:val="16"/>
                <w:szCs w:val="16"/>
              </w:rPr>
              <w:t>, who were treated with standard care</w:t>
            </w:r>
            <w:r w:rsidRPr="00E93248">
              <w:rPr>
                <w:rFonts w:cs="Arial"/>
                <w:sz w:val="16"/>
                <w:szCs w:val="16"/>
              </w:rPr>
              <w:t xml:space="preserve"> in</w:t>
            </w:r>
            <w:r>
              <w:rPr>
                <w:rFonts w:cs="Arial"/>
                <w:sz w:val="16"/>
                <w:szCs w:val="16"/>
              </w:rPr>
              <w:t xml:space="preserve"> a previous RCT</w:t>
            </w:r>
            <w:r w:rsidRPr="00E93248">
              <w:rPr>
                <w:rFonts w:cs="Arial"/>
                <w:sz w:val="16"/>
                <w:szCs w:val="16"/>
              </w:rPr>
              <w:t xml:space="preserve"> </w:t>
            </w:r>
            <w:r w:rsidRPr="00FF2044">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(60)</w:t>
            </w:r>
            <w:r w:rsidRPr="00FF2044">
              <w:rPr>
                <w:rFonts w:cs="Arial"/>
                <w:bCs/>
                <w:sz w:val="16"/>
                <w:szCs w:val="16"/>
              </w:rPr>
              <w:fldChar w:fldCharType="end"/>
            </w:r>
            <w:r w:rsidRPr="00E93248">
              <w:rPr>
                <w:rFonts w:cs="Arial"/>
                <w:sz w:val="16"/>
                <w:szCs w:val="16"/>
              </w:rPr>
              <w:t xml:space="preserve">. </w:t>
            </w:r>
            <w:r>
              <w:rPr>
                <w:rFonts w:cs="Arial"/>
                <w:sz w:val="16"/>
                <w:szCs w:val="16"/>
              </w:rPr>
              <w:t xml:space="preserve">Of these, </w:t>
            </w:r>
            <w:r w:rsidRPr="004E4CC1">
              <w:rPr>
                <w:rFonts w:cs="Arial"/>
                <w:sz w:val="16"/>
                <w:szCs w:val="16"/>
                <w:lang w:val="en-GB"/>
              </w:rPr>
              <w:t>90</w:t>
            </w:r>
            <w:r w:rsidR="00705762">
              <w:rPr>
                <w:rFonts w:cs="Arial"/>
                <w:sz w:val="16"/>
                <w:szCs w:val="16"/>
                <w:lang w:val="en-GB"/>
              </w:rPr>
              <w:t xml:space="preserve"> </w:t>
            </w:r>
            <w:r w:rsidRPr="004E4CC1">
              <w:rPr>
                <w:rFonts w:cs="Arial"/>
                <w:sz w:val="16"/>
                <w:szCs w:val="16"/>
                <w:lang w:val="en-GB"/>
              </w:rPr>
              <w:t>consented to participate in th</w:t>
            </w:r>
            <w:r>
              <w:rPr>
                <w:rFonts w:cs="Arial"/>
                <w:sz w:val="16"/>
                <w:szCs w:val="16"/>
                <w:lang w:val="en-GB"/>
              </w:rPr>
              <w:t>e present extension</w:t>
            </w:r>
            <w:r w:rsidRPr="004E4CC1">
              <w:rPr>
                <w:rFonts w:cs="Arial"/>
                <w:sz w:val="16"/>
                <w:szCs w:val="16"/>
                <w:lang w:val="en-GB"/>
              </w:rPr>
              <w:t xml:space="preserve"> study</w:t>
            </w:r>
            <w:r w:rsidRPr="00E93248">
              <w:rPr>
                <w:rFonts w:cs="Arial"/>
                <w:sz w:val="16"/>
                <w:szCs w:val="16"/>
              </w:rPr>
              <w:t>.</w:t>
            </w:r>
          </w:p>
          <w:p w14:paraId="50C27149" w14:textId="77777777" w:rsidR="00D53687" w:rsidRDefault="00D53687" w:rsidP="00D53687">
            <w:pPr>
              <w:rPr>
                <w:rFonts w:cs="Arial"/>
                <w:sz w:val="16"/>
                <w:szCs w:val="16"/>
              </w:rPr>
            </w:pPr>
          </w:p>
          <w:p w14:paraId="7ED3A5B7" w14:textId="77777777" w:rsidR="00D53687" w:rsidRDefault="00D53687" w:rsidP="00D53687">
            <w:pPr>
              <w:rPr>
                <w:rFonts w:cs="Arial"/>
                <w:sz w:val="16"/>
                <w:szCs w:val="16"/>
              </w:rPr>
            </w:pPr>
            <w:r w:rsidRPr="00C2061D">
              <w:rPr>
                <w:rFonts w:cs="Arial"/>
                <w:sz w:val="16"/>
                <w:szCs w:val="16"/>
              </w:rPr>
              <w:t>The study spanned 2</w:t>
            </w:r>
            <w:r>
              <w:rPr>
                <w:rFonts w:cs="Arial"/>
                <w:sz w:val="16"/>
                <w:szCs w:val="16"/>
              </w:rPr>
              <w:t>6</w:t>
            </w:r>
            <w:r w:rsidRPr="00C2061D">
              <w:rPr>
                <w:rFonts w:cs="Arial"/>
                <w:sz w:val="16"/>
                <w:szCs w:val="16"/>
              </w:rPr>
              <w:t xml:space="preserve"> weeks</w:t>
            </w:r>
            <w:r>
              <w:rPr>
                <w:rFonts w:cs="Arial"/>
                <w:sz w:val="16"/>
                <w:szCs w:val="16"/>
              </w:rPr>
              <w:t xml:space="preserve"> in total</w:t>
            </w:r>
            <w:r w:rsidRPr="00C2061D">
              <w:rPr>
                <w:rFonts w:cs="Arial"/>
                <w:sz w:val="16"/>
                <w:szCs w:val="16"/>
              </w:rPr>
              <w:t xml:space="preserve">: </w:t>
            </w:r>
            <w:r>
              <w:rPr>
                <w:rFonts w:cs="Arial"/>
                <w:sz w:val="16"/>
                <w:szCs w:val="16"/>
              </w:rPr>
              <w:t>the initial</w:t>
            </w:r>
            <w:r w:rsidRPr="00C2061D">
              <w:rPr>
                <w:rFonts w:cs="Arial"/>
                <w:sz w:val="16"/>
                <w:szCs w:val="16"/>
              </w:rPr>
              <w:t xml:space="preserve"> 1</w:t>
            </w:r>
            <w:r>
              <w:rPr>
                <w:rFonts w:cs="Arial"/>
                <w:sz w:val="16"/>
                <w:szCs w:val="16"/>
              </w:rPr>
              <w:t>3</w:t>
            </w:r>
            <w:r w:rsidRPr="00C2061D">
              <w:rPr>
                <w:rFonts w:cs="Arial"/>
                <w:sz w:val="16"/>
                <w:szCs w:val="16"/>
              </w:rPr>
              <w:t xml:space="preserve">-week RCT followed by </w:t>
            </w:r>
            <w:r>
              <w:rPr>
                <w:rFonts w:cs="Arial"/>
                <w:sz w:val="16"/>
                <w:szCs w:val="16"/>
              </w:rPr>
              <w:t>the present</w:t>
            </w:r>
            <w:r w:rsidRPr="00C2061D">
              <w:rPr>
                <w:rFonts w:cs="Arial"/>
                <w:sz w:val="16"/>
                <w:szCs w:val="16"/>
              </w:rPr>
              <w:t xml:space="preserve"> 1</w:t>
            </w:r>
            <w:r>
              <w:rPr>
                <w:rFonts w:cs="Arial"/>
                <w:sz w:val="16"/>
                <w:szCs w:val="16"/>
              </w:rPr>
              <w:t>3</w:t>
            </w:r>
            <w:r w:rsidRPr="00C2061D">
              <w:rPr>
                <w:rFonts w:cs="Arial"/>
                <w:sz w:val="16"/>
                <w:szCs w:val="16"/>
              </w:rPr>
              <w:t>-week extension.</w:t>
            </w:r>
          </w:p>
          <w:p w14:paraId="6799E2CE" w14:textId="77777777" w:rsidR="002D5AC2" w:rsidRDefault="002D5AC2" w:rsidP="00D53687">
            <w:pPr>
              <w:rPr>
                <w:rFonts w:cs="Arial"/>
                <w:sz w:val="16"/>
                <w:szCs w:val="16"/>
              </w:rPr>
            </w:pPr>
          </w:p>
          <w:p w14:paraId="250706A7" w14:textId="423A97E5" w:rsidR="002D5AC2" w:rsidRPr="00C2061D" w:rsidRDefault="002D5AC2" w:rsidP="00D53687">
            <w:pPr>
              <w:rPr>
                <w:rFonts w:cs="Arial"/>
                <w:sz w:val="16"/>
                <w:szCs w:val="16"/>
              </w:rPr>
            </w:pPr>
            <w:r>
              <w:rPr>
                <w:rFonts w:cs="Arial"/>
                <w:sz w:val="16"/>
                <w:szCs w:val="16"/>
              </w:rPr>
              <w:t>The data from the initial RCT</w:t>
            </w:r>
            <w:r w:rsidR="009C182A">
              <w:rPr>
                <w:rFonts w:cs="Arial"/>
                <w:sz w:val="16"/>
                <w:szCs w:val="16"/>
              </w:rPr>
              <w:t xml:space="preserve"> </w:t>
            </w:r>
            <w:r w:rsidR="009C182A" w:rsidRPr="00FF2044">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009C182A" w:rsidRPr="00FF2044">
              <w:rPr>
                <w:rFonts w:cs="Arial"/>
                <w:bCs/>
                <w:sz w:val="16"/>
                <w:szCs w:val="16"/>
              </w:rPr>
            </w:r>
            <w:r w:rsidR="009C182A" w:rsidRPr="00FF2044">
              <w:rPr>
                <w:rFonts w:cs="Arial"/>
                <w:bCs/>
                <w:sz w:val="16"/>
                <w:szCs w:val="16"/>
              </w:rPr>
              <w:fldChar w:fldCharType="separate"/>
            </w:r>
            <w:r w:rsidR="00B60AE6">
              <w:rPr>
                <w:rFonts w:cs="Arial"/>
                <w:bCs/>
                <w:noProof/>
                <w:sz w:val="16"/>
                <w:szCs w:val="16"/>
              </w:rPr>
              <w:t>(60)</w:t>
            </w:r>
            <w:r w:rsidR="009C182A" w:rsidRPr="00FF2044">
              <w:rPr>
                <w:rFonts w:cs="Arial"/>
                <w:bCs/>
                <w:sz w:val="16"/>
                <w:szCs w:val="16"/>
              </w:rPr>
              <w:fldChar w:fldCharType="end"/>
            </w:r>
            <w:r>
              <w:rPr>
                <w:rFonts w:cs="Arial"/>
                <w:sz w:val="16"/>
                <w:szCs w:val="16"/>
              </w:rPr>
              <w:t xml:space="preserve"> were used as </w:t>
            </w:r>
            <w:proofErr w:type="gramStart"/>
            <w:r>
              <w:rPr>
                <w:rFonts w:cs="Arial"/>
                <w:sz w:val="16"/>
                <w:szCs w:val="16"/>
              </w:rPr>
              <w:t>baseline</w:t>
            </w:r>
            <w:proofErr w:type="gramEnd"/>
            <w:r w:rsidR="00AC06E5">
              <w:rPr>
                <w:rFonts w:cs="Arial"/>
                <w:sz w:val="16"/>
                <w:szCs w:val="16"/>
              </w:rPr>
              <w:t xml:space="preserve"> for comparison.</w:t>
            </w:r>
          </w:p>
        </w:tc>
        <w:tc>
          <w:tcPr>
            <w:tcW w:w="1536" w:type="dxa"/>
          </w:tcPr>
          <w:p w14:paraId="10B18790" w14:textId="77777777" w:rsidR="00A665F7" w:rsidRDefault="00A665F7">
            <w:pPr>
              <w:pStyle w:val="ListParagraph"/>
              <w:numPr>
                <w:ilvl w:val="0"/>
                <w:numId w:val="20"/>
              </w:numPr>
              <w:ind w:left="145" w:hanging="145"/>
              <w:jc w:val="left"/>
              <w:rPr>
                <w:rFonts w:cs="Arial"/>
                <w:sz w:val="16"/>
                <w:szCs w:val="16"/>
              </w:rPr>
            </w:pPr>
            <w:r>
              <w:rPr>
                <w:rFonts w:cs="Arial"/>
                <w:sz w:val="16"/>
                <w:szCs w:val="16"/>
              </w:rPr>
              <w:lastRenderedPageBreak/>
              <w:t>HbA1c levels</w:t>
            </w:r>
          </w:p>
          <w:p w14:paraId="05AA4B26" w14:textId="77777777" w:rsidR="00A665F7" w:rsidRDefault="00A665F7">
            <w:pPr>
              <w:pStyle w:val="ListParagraph"/>
              <w:numPr>
                <w:ilvl w:val="0"/>
                <w:numId w:val="20"/>
              </w:numPr>
              <w:ind w:left="145" w:hanging="145"/>
              <w:jc w:val="left"/>
              <w:rPr>
                <w:rFonts w:cs="Arial"/>
                <w:sz w:val="16"/>
                <w:szCs w:val="16"/>
              </w:rPr>
            </w:pPr>
            <w:r w:rsidRPr="00C2061D">
              <w:rPr>
                <w:rFonts w:cs="Arial"/>
                <w:sz w:val="16"/>
                <w:szCs w:val="16"/>
              </w:rPr>
              <w:t xml:space="preserve">%TiR </w:t>
            </w:r>
            <w:r>
              <w:rPr>
                <w:rFonts w:cs="Arial"/>
                <w:sz w:val="16"/>
                <w:szCs w:val="16"/>
              </w:rPr>
              <w:t>(</w:t>
            </w:r>
            <w:r w:rsidRPr="00C2061D">
              <w:rPr>
                <w:rFonts w:cs="Arial"/>
                <w:sz w:val="16"/>
                <w:szCs w:val="16"/>
              </w:rPr>
              <w:t>70–180 mg/dL)</w:t>
            </w:r>
          </w:p>
          <w:p w14:paraId="7111AE3E" w14:textId="77777777" w:rsidR="00A665F7" w:rsidRDefault="00A665F7">
            <w:pPr>
              <w:pStyle w:val="ListParagraph"/>
              <w:numPr>
                <w:ilvl w:val="0"/>
                <w:numId w:val="20"/>
              </w:numPr>
              <w:ind w:left="145" w:hanging="145"/>
              <w:jc w:val="left"/>
              <w:rPr>
                <w:rFonts w:cs="Arial"/>
                <w:sz w:val="16"/>
                <w:szCs w:val="16"/>
              </w:rPr>
            </w:pPr>
            <w:r>
              <w:rPr>
                <w:rFonts w:cs="Arial"/>
                <w:sz w:val="16"/>
                <w:szCs w:val="16"/>
              </w:rPr>
              <w:t>%TBR (&lt;70 and &lt;54 mg/dL)</w:t>
            </w:r>
          </w:p>
          <w:p w14:paraId="4E567EA1" w14:textId="77777777" w:rsidR="00A665F7" w:rsidRDefault="00A665F7">
            <w:pPr>
              <w:pStyle w:val="ListParagraph"/>
              <w:numPr>
                <w:ilvl w:val="0"/>
                <w:numId w:val="20"/>
              </w:numPr>
              <w:ind w:left="145" w:hanging="145"/>
              <w:jc w:val="left"/>
              <w:rPr>
                <w:rFonts w:cs="Arial"/>
                <w:sz w:val="16"/>
                <w:szCs w:val="16"/>
              </w:rPr>
            </w:pPr>
            <w:r>
              <w:rPr>
                <w:rFonts w:cs="Arial"/>
                <w:sz w:val="16"/>
                <w:szCs w:val="16"/>
              </w:rPr>
              <w:t>%TAR: (&gt;180 and &gt;250 mg/dL)</w:t>
            </w:r>
          </w:p>
          <w:p w14:paraId="6744B4F0" w14:textId="77777777" w:rsidR="00A665F7" w:rsidRPr="003E7D3E" w:rsidRDefault="00A665F7">
            <w:pPr>
              <w:pStyle w:val="ListParagraph"/>
              <w:numPr>
                <w:ilvl w:val="0"/>
                <w:numId w:val="20"/>
              </w:numPr>
              <w:ind w:left="145" w:hanging="145"/>
              <w:jc w:val="left"/>
              <w:rPr>
                <w:rFonts w:cs="Arial"/>
                <w:sz w:val="16"/>
                <w:szCs w:val="16"/>
              </w:rPr>
            </w:pPr>
            <w:r>
              <w:rPr>
                <w:rFonts w:cs="Arial"/>
                <w:sz w:val="16"/>
                <w:szCs w:val="16"/>
              </w:rPr>
              <w:t>Mean glucose levels</w:t>
            </w:r>
          </w:p>
          <w:p w14:paraId="3DD73F30" w14:textId="71402B94" w:rsidR="00A665F7" w:rsidRPr="00A665F7" w:rsidRDefault="00A665F7">
            <w:pPr>
              <w:pStyle w:val="ListParagraph"/>
              <w:numPr>
                <w:ilvl w:val="0"/>
                <w:numId w:val="20"/>
              </w:numPr>
              <w:ind w:left="145" w:hanging="145"/>
              <w:jc w:val="left"/>
              <w:rPr>
                <w:rFonts w:cs="Arial"/>
                <w:sz w:val="16"/>
                <w:szCs w:val="16"/>
              </w:rPr>
            </w:pPr>
            <w:r>
              <w:rPr>
                <w:rFonts w:cs="Arial"/>
                <w:sz w:val="16"/>
                <w:szCs w:val="16"/>
              </w:rPr>
              <w:t>TDD of insulin</w:t>
            </w:r>
          </w:p>
          <w:p w14:paraId="51DE3BD8" w14:textId="10B2FE6C" w:rsidR="00A665F7" w:rsidRDefault="00A665F7">
            <w:pPr>
              <w:pStyle w:val="ListParagraph"/>
              <w:numPr>
                <w:ilvl w:val="0"/>
                <w:numId w:val="20"/>
              </w:numPr>
              <w:ind w:left="145" w:hanging="145"/>
              <w:jc w:val="left"/>
              <w:rPr>
                <w:rFonts w:cs="Arial"/>
                <w:sz w:val="16"/>
                <w:szCs w:val="16"/>
              </w:rPr>
            </w:pPr>
            <w:r>
              <w:rPr>
                <w:rFonts w:cs="Arial"/>
                <w:sz w:val="16"/>
                <w:szCs w:val="16"/>
              </w:rPr>
              <w:t>AEs</w:t>
            </w:r>
          </w:p>
          <w:p w14:paraId="1996F6E8" w14:textId="77777777" w:rsidR="00D53687" w:rsidRPr="00C2061D" w:rsidRDefault="00D53687" w:rsidP="00D53687">
            <w:pPr>
              <w:jc w:val="left"/>
              <w:rPr>
                <w:rFonts w:cs="Arial"/>
                <w:sz w:val="16"/>
                <w:szCs w:val="16"/>
              </w:rPr>
            </w:pPr>
          </w:p>
        </w:tc>
        <w:tc>
          <w:tcPr>
            <w:tcW w:w="2187" w:type="dxa"/>
          </w:tcPr>
          <w:p w14:paraId="5EF4D082" w14:textId="37C177C4" w:rsidR="00BB0D98" w:rsidRDefault="00BB0D98" w:rsidP="00D53687">
            <w:pPr>
              <w:rPr>
                <w:rFonts w:cs="Arial"/>
                <w:sz w:val="16"/>
                <w:szCs w:val="16"/>
              </w:rPr>
            </w:pPr>
            <w:r w:rsidRPr="00BB0D98">
              <w:rPr>
                <w:rFonts w:cs="Arial"/>
                <w:sz w:val="16"/>
                <w:szCs w:val="16"/>
              </w:rPr>
              <w:t>After</w:t>
            </w:r>
            <w:r>
              <w:rPr>
                <w:rFonts w:cs="Arial"/>
                <w:sz w:val="16"/>
                <w:szCs w:val="16"/>
              </w:rPr>
              <w:t xml:space="preserve"> the</w:t>
            </w:r>
            <w:r w:rsidRPr="00BB0D98">
              <w:rPr>
                <w:rFonts w:cs="Arial"/>
                <w:sz w:val="16"/>
                <w:szCs w:val="16"/>
              </w:rPr>
              <w:t xml:space="preserve"> 13</w:t>
            </w:r>
            <w:r>
              <w:rPr>
                <w:rFonts w:cs="Arial"/>
                <w:sz w:val="16"/>
                <w:szCs w:val="16"/>
              </w:rPr>
              <w:t>-</w:t>
            </w:r>
            <w:r w:rsidRPr="00BB0D98">
              <w:rPr>
                <w:rFonts w:cs="Arial"/>
                <w:sz w:val="16"/>
                <w:szCs w:val="16"/>
              </w:rPr>
              <w:t>week</w:t>
            </w:r>
            <w:r>
              <w:rPr>
                <w:rFonts w:cs="Arial"/>
                <w:sz w:val="16"/>
                <w:szCs w:val="16"/>
              </w:rPr>
              <w:t xml:space="preserve"> extension</w:t>
            </w:r>
            <w:r w:rsidRPr="00BB0D98">
              <w:rPr>
                <w:rFonts w:cs="Arial"/>
                <w:sz w:val="16"/>
                <w:szCs w:val="16"/>
              </w:rPr>
              <w:t>, participants using the BP device demonstrated an overall reduction in HbA1c from 7.7% to 7.1%, with 46% achieving HbA1c reductions of more than 0.5%.</w:t>
            </w:r>
          </w:p>
          <w:p w14:paraId="3E954A73" w14:textId="77777777" w:rsidR="00BB0D98" w:rsidRDefault="00BB0D98" w:rsidP="00D53687">
            <w:pPr>
              <w:rPr>
                <w:rFonts w:cs="Arial"/>
                <w:sz w:val="16"/>
                <w:szCs w:val="16"/>
              </w:rPr>
            </w:pPr>
          </w:p>
          <w:p w14:paraId="4A4532D2" w14:textId="77777777" w:rsidR="00D53687" w:rsidRDefault="00E94391" w:rsidP="00E94391">
            <w:pPr>
              <w:rPr>
                <w:rFonts w:cs="Arial"/>
                <w:sz w:val="16"/>
                <w:szCs w:val="16"/>
              </w:rPr>
            </w:pPr>
            <w:r>
              <w:rPr>
                <w:rFonts w:cs="Arial"/>
                <w:sz w:val="16"/>
                <w:szCs w:val="16"/>
              </w:rPr>
              <w:t>%</w:t>
            </w:r>
            <w:r w:rsidR="00BB0D98" w:rsidRPr="00BB0D98">
              <w:rPr>
                <w:rFonts w:cs="Arial"/>
                <w:sz w:val="16"/>
                <w:szCs w:val="16"/>
              </w:rPr>
              <w:t>TIR improved from an average of 53% to 65%, and mean CGM glucose dropped from 182 to 164 mg/dL. Improvements were similar across both adult and pediatric groups.</w:t>
            </w:r>
          </w:p>
          <w:p w14:paraId="43A40381" w14:textId="77777777" w:rsidR="00E94391" w:rsidRDefault="00E94391" w:rsidP="00E94391">
            <w:pPr>
              <w:rPr>
                <w:rFonts w:cs="Arial"/>
                <w:sz w:val="16"/>
                <w:szCs w:val="16"/>
              </w:rPr>
            </w:pPr>
          </w:p>
          <w:p w14:paraId="4E10ACC3" w14:textId="25A81D21" w:rsidR="00E94391" w:rsidRDefault="00E94391" w:rsidP="00E94391">
            <w:pPr>
              <w:rPr>
                <w:rFonts w:cs="Arial"/>
                <w:sz w:val="16"/>
                <w:szCs w:val="16"/>
              </w:rPr>
            </w:pPr>
            <w:r>
              <w:rPr>
                <w:rFonts w:cs="Arial"/>
                <w:sz w:val="16"/>
                <w:szCs w:val="16"/>
              </w:rPr>
              <w:t xml:space="preserve">%TBR&lt;70 decreased statistically significantly from 2.53% at baseline to </w:t>
            </w:r>
            <w:r>
              <w:rPr>
                <w:rFonts w:cs="Arial"/>
                <w:sz w:val="16"/>
                <w:szCs w:val="16"/>
              </w:rPr>
              <w:lastRenderedPageBreak/>
              <w:t xml:space="preserve">2.08% after 13-weeks (p=0.02). </w:t>
            </w:r>
          </w:p>
          <w:p w14:paraId="70C085FC" w14:textId="5864C7D7" w:rsidR="00E94391" w:rsidRDefault="00E94391" w:rsidP="00E94391">
            <w:pPr>
              <w:rPr>
                <w:rFonts w:cs="Arial"/>
                <w:sz w:val="16"/>
                <w:szCs w:val="16"/>
              </w:rPr>
            </w:pPr>
            <w:r>
              <w:rPr>
                <w:rFonts w:cs="Arial"/>
                <w:sz w:val="16"/>
                <w:szCs w:val="16"/>
              </w:rPr>
              <w:t>%TBR&lt;54  decreased non-significantly from 0.56% to 0.49% (p = 0.24).</w:t>
            </w:r>
          </w:p>
          <w:p w14:paraId="4F8AEBA3" w14:textId="13A21F63" w:rsidR="00E94391" w:rsidRPr="00C2061D" w:rsidRDefault="00E94391" w:rsidP="00E94391">
            <w:pPr>
              <w:rPr>
                <w:rFonts w:cs="Arial"/>
                <w:sz w:val="16"/>
                <w:szCs w:val="16"/>
              </w:rPr>
            </w:pPr>
          </w:p>
        </w:tc>
        <w:tc>
          <w:tcPr>
            <w:tcW w:w="0" w:type="auto"/>
          </w:tcPr>
          <w:p w14:paraId="632FE51E" w14:textId="0FF28259" w:rsidR="006D1E46" w:rsidRDefault="006D1E46" w:rsidP="00D53687">
            <w:pPr>
              <w:rPr>
                <w:rFonts w:cs="Arial"/>
                <w:sz w:val="16"/>
                <w:szCs w:val="16"/>
              </w:rPr>
            </w:pPr>
            <w:r>
              <w:rPr>
                <w:rFonts w:cs="Arial"/>
                <w:sz w:val="16"/>
                <w:szCs w:val="16"/>
              </w:rPr>
              <w:lastRenderedPageBreak/>
              <w:t>T</w:t>
            </w:r>
            <w:r w:rsidRPr="006D1E46">
              <w:rPr>
                <w:rFonts w:cs="Arial"/>
                <w:sz w:val="16"/>
                <w:szCs w:val="16"/>
              </w:rPr>
              <w:t>wo severe hypoglycemia events</w:t>
            </w:r>
            <w:r>
              <w:rPr>
                <w:rFonts w:cs="Arial"/>
                <w:sz w:val="16"/>
                <w:szCs w:val="16"/>
              </w:rPr>
              <w:t xml:space="preserve"> were reported for</w:t>
            </w:r>
            <w:r w:rsidRPr="006D1E46">
              <w:rPr>
                <w:rFonts w:cs="Arial"/>
                <w:sz w:val="16"/>
                <w:szCs w:val="16"/>
              </w:rPr>
              <w:t xml:space="preserve"> an adult participant, both unrelated to device malfunction</w:t>
            </w:r>
            <w:r>
              <w:rPr>
                <w:rFonts w:cs="Arial"/>
                <w:sz w:val="16"/>
                <w:szCs w:val="16"/>
              </w:rPr>
              <w:t>s</w:t>
            </w:r>
            <w:r w:rsidRPr="006D1E46">
              <w:rPr>
                <w:rFonts w:cs="Arial"/>
                <w:sz w:val="16"/>
                <w:szCs w:val="16"/>
              </w:rPr>
              <w:t xml:space="preserve">. </w:t>
            </w:r>
          </w:p>
          <w:p w14:paraId="1C2EDDF4" w14:textId="77777777" w:rsidR="006D1E46" w:rsidRDefault="006D1E46" w:rsidP="00D53687">
            <w:pPr>
              <w:rPr>
                <w:rFonts w:cs="Arial"/>
                <w:sz w:val="16"/>
                <w:szCs w:val="16"/>
              </w:rPr>
            </w:pPr>
          </w:p>
          <w:p w14:paraId="1F7E9F63" w14:textId="79D695DF" w:rsidR="00D53687" w:rsidRPr="00C2061D" w:rsidRDefault="004C5BAA" w:rsidP="00D53687">
            <w:pPr>
              <w:rPr>
                <w:rFonts w:cs="Arial"/>
                <w:sz w:val="16"/>
                <w:szCs w:val="16"/>
              </w:rPr>
            </w:pPr>
            <w:r>
              <w:rPr>
                <w:rFonts w:cs="Arial"/>
                <w:sz w:val="16"/>
                <w:szCs w:val="16"/>
              </w:rPr>
              <w:t>Some</w:t>
            </w:r>
            <w:r w:rsidR="006D1E46" w:rsidRPr="006D1E46">
              <w:rPr>
                <w:rFonts w:cs="Arial"/>
                <w:sz w:val="16"/>
                <w:szCs w:val="16"/>
              </w:rPr>
              <w:t xml:space="preserve"> hyperglycemia</w:t>
            </w:r>
            <w:r>
              <w:rPr>
                <w:rFonts w:cs="Arial"/>
                <w:sz w:val="16"/>
                <w:szCs w:val="16"/>
              </w:rPr>
              <w:t xml:space="preserve"> events</w:t>
            </w:r>
            <w:r w:rsidR="00522974">
              <w:rPr>
                <w:rFonts w:cs="Arial"/>
                <w:sz w:val="16"/>
                <w:szCs w:val="16"/>
              </w:rPr>
              <w:t xml:space="preserve"> and one DKA</w:t>
            </w:r>
            <w:r w:rsidR="006D1E46" w:rsidRPr="006D1E46">
              <w:rPr>
                <w:rFonts w:cs="Arial"/>
                <w:sz w:val="16"/>
                <w:szCs w:val="16"/>
              </w:rPr>
              <w:t xml:space="preserve"> w</w:t>
            </w:r>
            <w:r>
              <w:rPr>
                <w:rFonts w:cs="Arial"/>
                <w:sz w:val="16"/>
                <w:szCs w:val="16"/>
              </w:rPr>
              <w:t>ere</w:t>
            </w:r>
            <w:r w:rsidR="006D1E46" w:rsidRPr="006D1E46">
              <w:rPr>
                <w:rFonts w:cs="Arial"/>
                <w:sz w:val="16"/>
                <w:szCs w:val="16"/>
              </w:rPr>
              <w:t xml:space="preserve"> noted as being associated with infusion set </w:t>
            </w:r>
            <w:r w:rsidR="0057127E">
              <w:rPr>
                <w:rFonts w:cs="Arial"/>
                <w:sz w:val="16"/>
                <w:szCs w:val="16"/>
              </w:rPr>
              <w:t>failures</w:t>
            </w:r>
            <w:r w:rsidR="006D1E46" w:rsidRPr="006D1E46">
              <w:rPr>
                <w:rFonts w:cs="Arial"/>
                <w:sz w:val="16"/>
                <w:szCs w:val="16"/>
              </w:rPr>
              <w:t>.</w:t>
            </w:r>
          </w:p>
        </w:tc>
        <w:tc>
          <w:tcPr>
            <w:tcW w:w="0" w:type="auto"/>
          </w:tcPr>
          <w:p w14:paraId="57B56444" w14:textId="4ECA6B9B" w:rsidR="00D53687" w:rsidRPr="00C2061D" w:rsidRDefault="008F7435" w:rsidP="00882D55">
            <w:pPr>
              <w:rPr>
                <w:rFonts w:cs="Arial"/>
                <w:sz w:val="16"/>
                <w:szCs w:val="16"/>
              </w:rPr>
            </w:pPr>
            <w:r>
              <w:rPr>
                <w:rFonts w:cs="Arial"/>
                <w:sz w:val="16"/>
                <w:szCs w:val="16"/>
              </w:rPr>
              <w:t>The study concluded that, “</w:t>
            </w:r>
            <w:r w:rsidRPr="008F7435">
              <w:rPr>
                <w:rFonts w:cs="Arial"/>
                <w:i/>
                <w:iCs/>
                <w:sz w:val="16"/>
                <w:szCs w:val="16"/>
              </w:rPr>
              <w:t>Glycemic control</w:t>
            </w:r>
            <w:r w:rsidR="00882D55">
              <w:rPr>
                <w:rFonts w:cs="Arial"/>
                <w:i/>
                <w:iCs/>
                <w:sz w:val="16"/>
                <w:szCs w:val="16"/>
              </w:rPr>
              <w:t xml:space="preserve"> </w:t>
            </w:r>
            <w:r w:rsidRPr="008F7435">
              <w:rPr>
                <w:rFonts w:cs="Arial"/>
                <w:i/>
                <w:iCs/>
                <w:sz w:val="16"/>
                <w:szCs w:val="16"/>
              </w:rPr>
              <w:t>improved after adult and pediatric</w:t>
            </w:r>
            <w:r w:rsidR="00882D55">
              <w:rPr>
                <w:rFonts w:cs="Arial"/>
                <w:i/>
                <w:iCs/>
                <w:sz w:val="16"/>
                <w:szCs w:val="16"/>
              </w:rPr>
              <w:t xml:space="preserve"> </w:t>
            </w:r>
            <w:r w:rsidRPr="008F7435">
              <w:rPr>
                <w:rFonts w:cs="Arial"/>
                <w:i/>
                <w:iCs/>
                <w:sz w:val="16"/>
                <w:szCs w:val="16"/>
              </w:rPr>
              <w:t>participants in the SC arm in the Insulin-</w:t>
            </w:r>
            <w:r w:rsidR="00882D55">
              <w:rPr>
                <w:rFonts w:cs="Arial"/>
                <w:i/>
                <w:iCs/>
                <w:sz w:val="16"/>
                <w:szCs w:val="16"/>
              </w:rPr>
              <w:t>o</w:t>
            </w:r>
            <w:r w:rsidRPr="008F7435">
              <w:rPr>
                <w:rFonts w:cs="Arial"/>
                <w:i/>
                <w:iCs/>
                <w:sz w:val="16"/>
                <w:szCs w:val="16"/>
              </w:rPr>
              <w:t>nly BP Pivotal Trial transitioned to use of the BP. Improvement</w:t>
            </w:r>
            <w:r w:rsidRPr="008F7435">
              <w:rPr>
                <w:rFonts w:cs="Arial"/>
                <w:sz w:val="16"/>
                <w:szCs w:val="16"/>
              </w:rPr>
              <w:t xml:space="preserve"> </w:t>
            </w:r>
            <w:r w:rsidRPr="008F7435">
              <w:rPr>
                <w:rFonts w:cs="Arial"/>
                <w:i/>
                <w:iCs/>
                <w:sz w:val="16"/>
                <w:szCs w:val="16"/>
              </w:rPr>
              <w:t>using the BP was of similar magnitude to that</w:t>
            </w:r>
            <w:r w:rsidR="00882D55">
              <w:rPr>
                <w:rFonts w:cs="Arial"/>
                <w:i/>
                <w:iCs/>
                <w:sz w:val="16"/>
                <w:szCs w:val="16"/>
              </w:rPr>
              <w:t xml:space="preserve"> </w:t>
            </w:r>
            <w:r w:rsidRPr="008F7435">
              <w:rPr>
                <w:rFonts w:cs="Arial"/>
                <w:i/>
                <w:iCs/>
                <w:sz w:val="16"/>
                <w:szCs w:val="16"/>
              </w:rPr>
              <w:t xml:space="preserve">observed </w:t>
            </w:r>
            <w:r w:rsidRPr="008F7435">
              <w:rPr>
                <w:rFonts w:cs="Arial"/>
                <w:i/>
                <w:iCs/>
                <w:sz w:val="16"/>
                <w:szCs w:val="16"/>
              </w:rPr>
              <w:lastRenderedPageBreak/>
              <w:t>during the RCT</w:t>
            </w:r>
            <w:r w:rsidRPr="008F7435">
              <w:rPr>
                <w:rFonts w:cs="Arial"/>
                <w:sz w:val="16"/>
                <w:szCs w:val="16"/>
              </w:rPr>
              <w:t>.</w:t>
            </w:r>
            <w:r>
              <w:rPr>
                <w:rFonts w:cs="Arial"/>
                <w:sz w:val="16"/>
                <w:szCs w:val="16"/>
              </w:rPr>
              <w:t>”</w:t>
            </w:r>
          </w:p>
        </w:tc>
      </w:tr>
      <w:tr w:rsidR="00D53687" w:rsidRPr="00C2061D" w14:paraId="496F7823" w14:textId="77777777" w:rsidTr="005E17B4">
        <w:tc>
          <w:tcPr>
            <w:tcW w:w="1334" w:type="dxa"/>
          </w:tcPr>
          <w:p w14:paraId="456387D4" w14:textId="3AE88F10" w:rsidR="00D53687" w:rsidRPr="00FF2044" w:rsidRDefault="00D53687" w:rsidP="00D53687">
            <w:pPr>
              <w:rPr>
                <w:rFonts w:cs="Arial"/>
                <w:sz w:val="16"/>
                <w:szCs w:val="16"/>
              </w:rPr>
            </w:pPr>
            <w:r w:rsidRPr="00FF2044">
              <w:rPr>
                <w:rFonts w:cs="Arial"/>
                <w:bCs/>
                <w:sz w:val="16"/>
                <w:szCs w:val="16"/>
              </w:rPr>
              <w:lastRenderedPageBreak/>
              <w:t>Mauras</w:t>
            </w:r>
            <w:r>
              <w:rPr>
                <w:rFonts w:cs="Arial"/>
                <w:bCs/>
                <w:sz w:val="16"/>
                <w:szCs w:val="16"/>
              </w:rPr>
              <w:t xml:space="preserve"> et al.</w:t>
            </w:r>
            <w:r w:rsidRPr="00FF2044">
              <w:rPr>
                <w:rFonts w:cs="Arial"/>
                <w:bCs/>
                <w:sz w:val="16"/>
                <w:szCs w:val="16"/>
              </w:rPr>
              <w:t xml:space="preserve"> (2023) </w:t>
            </w:r>
            <w:r w:rsidRPr="00FF2044">
              <w:rPr>
                <w:rFonts w:cs="Arial"/>
                <w:bCs/>
                <w:sz w:val="16"/>
                <w:szCs w:val="16"/>
              </w:rPr>
              <w:fldChar w:fldCharType="begin">
                <w:fldData xml:space="preserve">PEVuZE5vdGU+PENpdGU+PEF1dGhvcj5NYXVyYXM8L0F1dGhvcj48WWVhcj4yMDIzPC9ZZWFyPjxS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PEVuZE5vdGU+PENpdGU+PEF1dGhvcj5NYXVyYXM8L0F1dGhvcj48WWVhcj4yMDIzPC9ZZWFyPjxS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(65)</w:t>
            </w:r>
            <w:r w:rsidRPr="00FF2044">
              <w:rPr>
                <w:rFonts w:cs="Arial"/>
                <w:bCs/>
                <w:sz w:val="16"/>
                <w:szCs w:val="16"/>
              </w:rPr>
              <w:fldChar w:fldCharType="end"/>
            </w:r>
            <w:r w:rsidR="009775A2" w:rsidRPr="00FF2044">
              <w:rPr>
                <w:rFonts w:cs="Arial"/>
                <w:sz w:val="16"/>
                <w:szCs w:val="16"/>
              </w:rPr>
              <w:t xml:space="preserve"> </w:t>
            </w:r>
          </w:p>
        </w:tc>
        <w:tc>
          <w:tcPr>
            <w:tcW w:w="1714" w:type="dxa"/>
          </w:tcPr>
          <w:p w14:paraId="34F6690C" w14:textId="511E44C5" w:rsidR="00D53687" w:rsidRDefault="0019383A" w:rsidP="00D53687">
            <w:pPr>
              <w:rPr>
                <w:rFonts w:cs="Arial"/>
                <w:bCs/>
                <w:sz w:val="16"/>
                <w:szCs w:val="16"/>
              </w:rPr>
            </w:pPr>
            <w:r>
              <w:rPr>
                <w:rFonts w:cs="Arial"/>
                <w:sz w:val="16"/>
                <w:szCs w:val="16"/>
              </w:rPr>
              <w:t xml:space="preserve">Participants had used the </w:t>
            </w:r>
            <w:proofErr w:type="spellStart"/>
            <w:r>
              <w:rPr>
                <w:rFonts w:cs="Arial"/>
                <w:sz w:val="16"/>
                <w:szCs w:val="16"/>
              </w:rPr>
              <w:t>iLet</w:t>
            </w:r>
            <w:proofErr w:type="spellEnd"/>
            <w:r>
              <w:rPr>
                <w:rFonts w:cs="Arial"/>
                <w:sz w:val="16"/>
                <w:szCs w:val="16"/>
              </w:rPr>
              <w:t xml:space="preserve"> BP for insulin delivery in the initial RCT </w:t>
            </w:r>
            <w:r w:rsidRPr="00FF2044">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(60)</w:t>
            </w:r>
            <w:r w:rsidRPr="00FF2044">
              <w:rPr>
                <w:rFonts w:cs="Arial"/>
                <w:bCs/>
                <w:sz w:val="16"/>
                <w:szCs w:val="16"/>
              </w:rPr>
              <w:fldChar w:fldCharType="end"/>
            </w:r>
            <w:r>
              <w:rPr>
                <w:rFonts w:cs="Arial"/>
                <w:bCs/>
                <w:sz w:val="16"/>
                <w:szCs w:val="16"/>
              </w:rPr>
              <w:t>.</w:t>
            </w:r>
          </w:p>
          <w:p w14:paraId="724D891D" w14:textId="77777777" w:rsidR="0019383A" w:rsidRDefault="0019383A" w:rsidP="00D53687">
            <w:pPr>
              <w:rPr>
                <w:rFonts w:cs="Arial"/>
                <w:bCs/>
                <w:sz w:val="16"/>
                <w:szCs w:val="16"/>
              </w:rPr>
            </w:pPr>
          </w:p>
          <w:p w14:paraId="6E9B5D15" w14:textId="0D56CDAE" w:rsidR="0019383A" w:rsidRDefault="0019383A" w:rsidP="00D53687">
            <w:pPr>
              <w:rPr>
                <w:rFonts w:cs="Arial"/>
                <w:sz w:val="16"/>
                <w:szCs w:val="16"/>
              </w:rPr>
            </w:pPr>
            <w:r>
              <w:rPr>
                <w:rFonts w:cs="Arial"/>
                <w:sz w:val="16"/>
                <w:szCs w:val="16"/>
              </w:rPr>
              <w:t>During the present extension study,</w:t>
            </w:r>
            <w:r w:rsidRPr="00A04B8F">
              <w:rPr>
                <w:rFonts w:cs="Arial"/>
                <w:sz w:val="16"/>
                <w:szCs w:val="16"/>
              </w:rPr>
              <w:t xml:space="preserve"> the</w:t>
            </w:r>
            <w:r>
              <w:rPr>
                <w:rFonts w:cs="Arial"/>
                <w:sz w:val="16"/>
                <w:szCs w:val="16"/>
              </w:rPr>
              <w:t xml:space="preserve"> participants transitioned back to their usual care with or without therapeutic guidance from the </w:t>
            </w:r>
            <w:proofErr w:type="spellStart"/>
            <w:r>
              <w:rPr>
                <w:rFonts w:cs="Arial"/>
                <w:sz w:val="16"/>
                <w:szCs w:val="16"/>
              </w:rPr>
              <w:t>iLet</w:t>
            </w:r>
            <w:proofErr w:type="spellEnd"/>
            <w:r>
              <w:rPr>
                <w:rFonts w:cs="Arial"/>
                <w:sz w:val="16"/>
                <w:szCs w:val="16"/>
              </w:rPr>
              <w:t xml:space="preserve"> BP.</w:t>
            </w:r>
            <w:r w:rsidR="00587F89">
              <w:rPr>
                <w:rFonts w:cs="Arial"/>
                <w:sz w:val="16"/>
                <w:szCs w:val="16"/>
              </w:rPr>
              <w:t xml:space="preserve"> </w:t>
            </w:r>
            <w:r w:rsidR="00587F89" w:rsidRPr="00587F89">
              <w:t xml:space="preserve"> </w:t>
            </w:r>
            <w:r w:rsidR="00587F89" w:rsidRPr="00587F89">
              <w:rPr>
                <w:rFonts w:cs="Arial"/>
                <w:sz w:val="16"/>
                <w:szCs w:val="16"/>
              </w:rPr>
              <w:t>For the BP Guidance group, the</w:t>
            </w:r>
            <w:r w:rsidR="0038645B">
              <w:rPr>
                <w:rFonts w:cs="Arial"/>
                <w:sz w:val="16"/>
                <w:szCs w:val="16"/>
              </w:rPr>
              <w:t xml:space="preserve"> </w:t>
            </w:r>
            <w:proofErr w:type="spellStart"/>
            <w:r w:rsidR="0038645B">
              <w:rPr>
                <w:rFonts w:cs="Arial"/>
                <w:sz w:val="16"/>
                <w:szCs w:val="16"/>
              </w:rPr>
              <w:t>iLet</w:t>
            </w:r>
            <w:proofErr w:type="spellEnd"/>
            <w:r w:rsidR="00587F89" w:rsidRPr="00587F89">
              <w:rPr>
                <w:rFonts w:cs="Arial"/>
                <w:sz w:val="16"/>
                <w:szCs w:val="16"/>
              </w:rPr>
              <w:t xml:space="preserve"> BP provided a recommended basal insulin profile with four specified periods for pump users, along with meal and correction doses based on glucose monitoring.</w:t>
            </w:r>
          </w:p>
          <w:p w14:paraId="41393510" w14:textId="77777777" w:rsidR="008C5365" w:rsidRDefault="008C5365" w:rsidP="00D53687">
            <w:pPr>
              <w:rPr>
                <w:rFonts w:cs="Arial"/>
                <w:sz w:val="16"/>
                <w:szCs w:val="16"/>
              </w:rPr>
            </w:pPr>
          </w:p>
          <w:p w14:paraId="165EA24A" w14:textId="3F62DD3E" w:rsidR="008C5365" w:rsidRPr="00C2061D" w:rsidRDefault="008C5365" w:rsidP="008C5365">
            <w:pPr>
              <w:rPr>
                <w:rFonts w:cs="Arial"/>
                <w:sz w:val="16"/>
                <w:szCs w:val="16"/>
              </w:rPr>
            </w:pPr>
            <w:r>
              <w:rPr>
                <w:rFonts w:cs="Arial"/>
                <w:sz w:val="16"/>
                <w:szCs w:val="16"/>
              </w:rPr>
              <w:t xml:space="preserve">The insulin infusion in the other group </w:t>
            </w:r>
            <w:r w:rsidRPr="008C5365">
              <w:rPr>
                <w:rFonts w:cs="Arial"/>
                <w:sz w:val="16"/>
                <w:szCs w:val="16"/>
              </w:rPr>
              <w:t>(pre-study IR group)</w:t>
            </w:r>
            <w:r>
              <w:rPr>
                <w:rFonts w:cs="Arial"/>
                <w:sz w:val="16"/>
                <w:szCs w:val="16"/>
              </w:rPr>
              <w:t xml:space="preserve"> was based on </w:t>
            </w:r>
            <w:r>
              <w:t xml:space="preserve"> </w:t>
            </w:r>
            <w:r w:rsidRPr="008C5365">
              <w:rPr>
                <w:rFonts w:cs="Arial"/>
                <w:sz w:val="16"/>
                <w:szCs w:val="16"/>
              </w:rPr>
              <w:t>their pre</w:t>
            </w:r>
            <w:r>
              <w:rPr>
                <w:rFonts w:cs="Arial"/>
                <w:sz w:val="16"/>
                <w:szCs w:val="16"/>
              </w:rPr>
              <w:t>-</w:t>
            </w:r>
            <w:r w:rsidRPr="008C5365">
              <w:rPr>
                <w:rFonts w:cs="Arial"/>
                <w:sz w:val="16"/>
                <w:szCs w:val="16"/>
              </w:rPr>
              <w:t>study insulin</w:t>
            </w:r>
            <w:r>
              <w:rPr>
                <w:rFonts w:cs="Arial"/>
                <w:sz w:val="16"/>
                <w:szCs w:val="16"/>
              </w:rPr>
              <w:t xml:space="preserve"> </w:t>
            </w:r>
            <w:r w:rsidRPr="008C5365">
              <w:rPr>
                <w:rFonts w:cs="Arial"/>
                <w:sz w:val="16"/>
                <w:szCs w:val="16"/>
              </w:rPr>
              <w:t>regimen.</w:t>
            </w:r>
          </w:p>
        </w:tc>
        <w:tc>
          <w:tcPr>
            <w:tcW w:w="2134" w:type="dxa"/>
          </w:tcPr>
          <w:p w14:paraId="4784B54B" w14:textId="70E84D42" w:rsidR="00D53687" w:rsidRPr="00C2061D" w:rsidRDefault="00D70C8C" w:rsidP="00D53687">
            <w:pPr>
              <w:rPr>
                <w:rFonts w:cs="Arial"/>
                <w:sz w:val="16"/>
                <w:szCs w:val="16"/>
              </w:rPr>
            </w:pPr>
            <w:r w:rsidRPr="00D70C8C">
              <w:rPr>
                <w:rFonts w:cs="Arial"/>
                <w:sz w:val="16"/>
                <w:szCs w:val="16"/>
              </w:rPr>
              <w:t xml:space="preserve">To assess the safety and efficacy of the backup insulin regimen generated by the </w:t>
            </w:r>
            <w:proofErr w:type="spellStart"/>
            <w:r w:rsidR="00414805">
              <w:rPr>
                <w:rFonts w:cs="Arial"/>
                <w:sz w:val="16"/>
                <w:szCs w:val="16"/>
              </w:rPr>
              <w:t>iLet</w:t>
            </w:r>
            <w:proofErr w:type="spellEnd"/>
            <w:r w:rsidR="00414805">
              <w:rPr>
                <w:rFonts w:cs="Arial"/>
                <w:sz w:val="16"/>
                <w:szCs w:val="16"/>
              </w:rPr>
              <w:t xml:space="preserve"> </w:t>
            </w:r>
            <w:r w:rsidRPr="00D70C8C">
              <w:rPr>
                <w:rFonts w:cs="Arial"/>
                <w:sz w:val="16"/>
                <w:szCs w:val="16"/>
              </w:rPr>
              <w:t>BP system, referred to as "BP Guidance," compared to a control group following their pre-study insulin regimen (IR).</w:t>
            </w:r>
          </w:p>
        </w:tc>
        <w:tc>
          <w:tcPr>
            <w:tcW w:w="1603" w:type="dxa"/>
          </w:tcPr>
          <w:p w14:paraId="4BD83FA2" w14:textId="0975D8D9" w:rsidR="00D53687" w:rsidRDefault="00D70C8C" w:rsidP="00D53687">
            <w:pPr>
              <w:rPr>
                <w:rFonts w:cs="Arial"/>
                <w:sz w:val="16"/>
                <w:szCs w:val="16"/>
              </w:rPr>
            </w:pPr>
            <w:r>
              <w:rPr>
                <w:rFonts w:cs="Arial"/>
                <w:sz w:val="16"/>
                <w:szCs w:val="16"/>
              </w:rPr>
              <w:t xml:space="preserve">RCT </w:t>
            </w:r>
            <w:r w:rsidR="0019383A">
              <w:rPr>
                <w:rFonts w:cs="Arial"/>
                <w:sz w:val="16"/>
                <w:szCs w:val="16"/>
              </w:rPr>
              <w:t xml:space="preserve">extension </w:t>
            </w:r>
            <w:r>
              <w:rPr>
                <w:rFonts w:cs="Arial"/>
                <w:sz w:val="16"/>
                <w:szCs w:val="16"/>
              </w:rPr>
              <w:t>study</w:t>
            </w:r>
            <w:r w:rsidR="0019383A">
              <w:rPr>
                <w:rFonts w:cs="Arial"/>
                <w:sz w:val="16"/>
                <w:szCs w:val="16"/>
              </w:rPr>
              <w:t>.</w:t>
            </w:r>
          </w:p>
          <w:p w14:paraId="313A11BF" w14:textId="77777777" w:rsidR="0019383A" w:rsidRDefault="0019383A" w:rsidP="00D53687">
            <w:pPr>
              <w:rPr>
                <w:rFonts w:cs="Arial"/>
                <w:sz w:val="16"/>
                <w:szCs w:val="16"/>
              </w:rPr>
            </w:pPr>
          </w:p>
          <w:p w14:paraId="15D91D63" w14:textId="7569D062" w:rsidR="0019383A" w:rsidRDefault="00AB5B84" w:rsidP="00D53687">
            <w:pPr>
              <w:rPr>
                <w:rFonts w:cs="Arial"/>
                <w:sz w:val="16"/>
                <w:szCs w:val="16"/>
              </w:rPr>
            </w:pPr>
            <w:r w:rsidRPr="00AB5B84">
              <w:rPr>
                <w:rFonts w:cs="Arial"/>
                <w:sz w:val="16"/>
                <w:szCs w:val="16"/>
              </w:rPr>
              <w:t>The study involved</w:t>
            </w:r>
            <w:r>
              <w:rPr>
                <w:rFonts w:cs="Arial"/>
                <w:sz w:val="16"/>
                <w:szCs w:val="16"/>
              </w:rPr>
              <w:t xml:space="preserve"> 295</w:t>
            </w:r>
            <w:r w:rsidRPr="00AB5B84">
              <w:rPr>
                <w:rFonts w:cs="Arial"/>
                <w:sz w:val="16"/>
                <w:szCs w:val="16"/>
              </w:rPr>
              <w:t xml:space="preserve"> participants with </w:t>
            </w:r>
            <w:r>
              <w:rPr>
                <w:rFonts w:cs="Arial"/>
                <w:sz w:val="16"/>
                <w:szCs w:val="16"/>
              </w:rPr>
              <w:t>T1D</w:t>
            </w:r>
            <w:r w:rsidRPr="00AB5B84">
              <w:rPr>
                <w:rFonts w:cs="Arial"/>
                <w:sz w:val="16"/>
                <w:szCs w:val="16"/>
              </w:rPr>
              <w:t xml:space="preserve"> who had completed a 13-week RCT</w:t>
            </w:r>
            <w:r>
              <w:rPr>
                <w:rFonts w:cs="Arial"/>
                <w:sz w:val="16"/>
                <w:szCs w:val="16"/>
              </w:rPr>
              <w:t xml:space="preserve"> </w:t>
            </w:r>
            <w:r w:rsidRPr="00FF2044">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(60)</w:t>
            </w:r>
            <w:r w:rsidRPr="00FF2044">
              <w:rPr>
                <w:rFonts w:cs="Arial"/>
                <w:bCs/>
                <w:sz w:val="16"/>
                <w:szCs w:val="16"/>
              </w:rPr>
              <w:fldChar w:fldCharType="end"/>
            </w:r>
            <w:r w:rsidRPr="00AB5B84">
              <w:rPr>
                <w:rFonts w:cs="Arial"/>
                <w:sz w:val="16"/>
                <w:szCs w:val="16"/>
              </w:rPr>
              <w:t xml:space="preserve"> using the BP system.</w:t>
            </w:r>
          </w:p>
          <w:p w14:paraId="1EC87110" w14:textId="77777777" w:rsidR="00AB5B84" w:rsidRDefault="00AB5B84" w:rsidP="00D53687">
            <w:pPr>
              <w:rPr>
                <w:rFonts w:cs="Arial"/>
                <w:sz w:val="16"/>
                <w:szCs w:val="16"/>
              </w:rPr>
            </w:pPr>
          </w:p>
          <w:p w14:paraId="0145E8F1" w14:textId="77777777" w:rsidR="00AB5B84" w:rsidRDefault="00AB5B84" w:rsidP="00D53687">
            <w:pPr>
              <w:rPr>
                <w:rFonts w:cs="Arial"/>
                <w:sz w:val="16"/>
                <w:szCs w:val="16"/>
              </w:rPr>
            </w:pPr>
            <w:r w:rsidRPr="00AB5B84">
              <w:rPr>
                <w:rFonts w:cs="Arial"/>
                <w:sz w:val="16"/>
                <w:szCs w:val="16"/>
              </w:rPr>
              <w:t>Participants were randomized in a 1:1 ratio to either the BP Guidance group</w:t>
            </w:r>
            <w:r>
              <w:rPr>
                <w:rFonts w:cs="Arial"/>
                <w:sz w:val="16"/>
                <w:szCs w:val="16"/>
              </w:rPr>
              <w:t xml:space="preserve"> (n=148)</w:t>
            </w:r>
            <w:r w:rsidRPr="00AB5B84">
              <w:rPr>
                <w:rFonts w:cs="Arial"/>
                <w:sz w:val="16"/>
                <w:szCs w:val="16"/>
              </w:rPr>
              <w:t xml:space="preserve"> or the Pre-study IR group</w:t>
            </w:r>
            <w:r>
              <w:rPr>
                <w:rFonts w:cs="Arial"/>
                <w:sz w:val="16"/>
                <w:szCs w:val="16"/>
              </w:rPr>
              <w:t xml:space="preserve"> (n=147)</w:t>
            </w:r>
            <w:r w:rsidRPr="00AB5B84">
              <w:rPr>
                <w:rFonts w:cs="Arial"/>
                <w:sz w:val="16"/>
                <w:szCs w:val="16"/>
              </w:rPr>
              <w:t>.</w:t>
            </w:r>
          </w:p>
          <w:p w14:paraId="6E1D9D2C" w14:textId="77777777" w:rsidR="00C77B13" w:rsidRDefault="00C77B13" w:rsidP="00D53687">
            <w:pPr>
              <w:rPr>
                <w:rFonts w:cs="Arial"/>
                <w:sz w:val="16"/>
                <w:szCs w:val="16"/>
              </w:rPr>
            </w:pPr>
          </w:p>
          <w:p w14:paraId="492BD1DE" w14:textId="4E083A82" w:rsidR="00C77B13" w:rsidRPr="00C2061D" w:rsidRDefault="00C77B13" w:rsidP="00D53687">
            <w:pPr>
              <w:rPr>
                <w:rFonts w:cs="Arial"/>
                <w:sz w:val="16"/>
                <w:szCs w:val="16"/>
              </w:rPr>
            </w:pPr>
            <w:r w:rsidRPr="00C77B13">
              <w:rPr>
                <w:rFonts w:cs="Arial"/>
                <w:sz w:val="16"/>
                <w:szCs w:val="16"/>
              </w:rPr>
              <w:t xml:space="preserve">Data </w:t>
            </w:r>
            <w:proofErr w:type="gramStart"/>
            <w:r w:rsidRPr="00C77B13">
              <w:rPr>
                <w:rFonts w:cs="Arial"/>
                <w:sz w:val="16"/>
                <w:szCs w:val="16"/>
              </w:rPr>
              <w:t>were</w:t>
            </w:r>
            <w:proofErr w:type="gramEnd"/>
            <w:r w:rsidRPr="00C77B13">
              <w:rPr>
                <w:rFonts w:cs="Arial"/>
                <w:sz w:val="16"/>
                <w:szCs w:val="16"/>
              </w:rPr>
              <w:t xml:space="preserve"> collected over a 2- to 4-day transition phase immediately following the 13-week RCT.</w:t>
            </w:r>
          </w:p>
        </w:tc>
        <w:tc>
          <w:tcPr>
            <w:tcW w:w="1536" w:type="dxa"/>
          </w:tcPr>
          <w:p w14:paraId="6E1BA53A" w14:textId="77777777" w:rsidR="00C77B13" w:rsidRDefault="00C77B13">
            <w:pPr>
              <w:pStyle w:val="ListParagraph"/>
              <w:numPr>
                <w:ilvl w:val="0"/>
                <w:numId w:val="20"/>
              </w:numPr>
              <w:ind w:left="145" w:hanging="145"/>
              <w:jc w:val="left"/>
              <w:rPr>
                <w:rFonts w:cs="Arial"/>
                <w:sz w:val="16"/>
                <w:szCs w:val="16"/>
              </w:rPr>
            </w:pPr>
            <w:r w:rsidRPr="00C2061D">
              <w:rPr>
                <w:rFonts w:cs="Arial"/>
                <w:sz w:val="16"/>
                <w:szCs w:val="16"/>
              </w:rPr>
              <w:t xml:space="preserve">%TiR </w:t>
            </w:r>
            <w:r>
              <w:rPr>
                <w:rFonts w:cs="Arial"/>
                <w:sz w:val="16"/>
                <w:szCs w:val="16"/>
              </w:rPr>
              <w:t>(</w:t>
            </w:r>
            <w:r w:rsidRPr="00C2061D">
              <w:rPr>
                <w:rFonts w:cs="Arial"/>
                <w:sz w:val="16"/>
                <w:szCs w:val="16"/>
              </w:rPr>
              <w:t>70–180 mg/dL)</w:t>
            </w:r>
          </w:p>
          <w:p w14:paraId="359E864A" w14:textId="77777777" w:rsidR="00C77B13" w:rsidRDefault="00C77B13">
            <w:pPr>
              <w:pStyle w:val="ListParagraph"/>
              <w:numPr>
                <w:ilvl w:val="0"/>
                <w:numId w:val="20"/>
              </w:numPr>
              <w:ind w:left="145" w:hanging="145"/>
              <w:jc w:val="left"/>
              <w:rPr>
                <w:rFonts w:cs="Arial"/>
                <w:sz w:val="16"/>
                <w:szCs w:val="16"/>
              </w:rPr>
            </w:pPr>
            <w:r>
              <w:rPr>
                <w:rFonts w:cs="Arial"/>
                <w:sz w:val="16"/>
                <w:szCs w:val="16"/>
              </w:rPr>
              <w:t>%TBR (&lt;70 and &lt;54 mg/dL)</w:t>
            </w:r>
          </w:p>
          <w:p w14:paraId="1D928972" w14:textId="05ED35A9" w:rsidR="00C77B13" w:rsidRDefault="00C77B13">
            <w:pPr>
              <w:pStyle w:val="ListParagraph"/>
              <w:numPr>
                <w:ilvl w:val="0"/>
                <w:numId w:val="20"/>
              </w:numPr>
              <w:ind w:left="145" w:hanging="145"/>
              <w:jc w:val="left"/>
              <w:rPr>
                <w:rFonts w:cs="Arial"/>
                <w:sz w:val="16"/>
                <w:szCs w:val="16"/>
              </w:rPr>
            </w:pPr>
            <w:r>
              <w:rPr>
                <w:rFonts w:cs="Arial"/>
                <w:sz w:val="16"/>
                <w:szCs w:val="16"/>
              </w:rPr>
              <w:t>%TAR: (&gt;180, &gt;250 and &gt;300 mg/dL)</w:t>
            </w:r>
          </w:p>
          <w:p w14:paraId="4BDCE3A1" w14:textId="77777777" w:rsidR="00C77B13" w:rsidRDefault="00C77B13">
            <w:pPr>
              <w:pStyle w:val="ListParagraph"/>
              <w:numPr>
                <w:ilvl w:val="0"/>
                <w:numId w:val="20"/>
              </w:numPr>
              <w:ind w:left="145" w:hanging="145"/>
              <w:jc w:val="left"/>
              <w:rPr>
                <w:rFonts w:cs="Arial"/>
                <w:sz w:val="16"/>
                <w:szCs w:val="16"/>
              </w:rPr>
            </w:pPr>
            <w:r>
              <w:rPr>
                <w:rFonts w:cs="Arial"/>
                <w:sz w:val="16"/>
                <w:szCs w:val="16"/>
              </w:rPr>
              <w:t>AEs</w:t>
            </w:r>
          </w:p>
          <w:p w14:paraId="311F0066" w14:textId="77777777" w:rsidR="00D53687" w:rsidRPr="00C2061D" w:rsidRDefault="00D53687" w:rsidP="00D53687">
            <w:pPr>
              <w:jc w:val="left"/>
              <w:rPr>
                <w:rFonts w:cs="Arial"/>
                <w:sz w:val="16"/>
                <w:szCs w:val="16"/>
              </w:rPr>
            </w:pPr>
          </w:p>
        </w:tc>
        <w:tc>
          <w:tcPr>
            <w:tcW w:w="2187" w:type="dxa"/>
          </w:tcPr>
          <w:p w14:paraId="3DEFFC2E" w14:textId="77777777" w:rsidR="00D53687" w:rsidRDefault="00FC6658" w:rsidP="00D53687">
            <w:pPr>
              <w:rPr>
                <w:rFonts w:cs="Arial"/>
                <w:sz w:val="16"/>
                <w:szCs w:val="16"/>
              </w:rPr>
            </w:pPr>
            <w:r w:rsidRPr="00FC6658">
              <w:rPr>
                <w:rFonts w:cs="Arial"/>
                <w:sz w:val="16"/>
                <w:szCs w:val="16"/>
              </w:rPr>
              <w:t xml:space="preserve">During the transition phase, glycemic </w:t>
            </w:r>
            <w:r>
              <w:rPr>
                <w:rFonts w:cs="Arial"/>
                <w:sz w:val="16"/>
                <w:szCs w:val="16"/>
              </w:rPr>
              <w:t xml:space="preserve">outcomes </w:t>
            </w:r>
            <w:r w:rsidRPr="00FC6658">
              <w:rPr>
                <w:rFonts w:cs="Arial"/>
                <w:sz w:val="16"/>
                <w:szCs w:val="16"/>
              </w:rPr>
              <w:t>were comparable between the BP Guidance and Pre-study IR groups, and generally consistent with pre-RCT values across all insulin delivery types.</w:t>
            </w:r>
          </w:p>
          <w:p w14:paraId="2FECCC90" w14:textId="77777777" w:rsidR="009F449B" w:rsidRDefault="009F449B" w:rsidP="00D53687">
            <w:pPr>
              <w:rPr>
                <w:rFonts w:cs="Arial"/>
                <w:sz w:val="16"/>
                <w:szCs w:val="16"/>
              </w:rPr>
            </w:pPr>
          </w:p>
          <w:p w14:paraId="4AFBF981" w14:textId="77777777" w:rsidR="009F449B" w:rsidRDefault="009F449B" w:rsidP="00D53687">
            <w:pPr>
              <w:rPr>
                <w:rFonts w:cs="Arial"/>
                <w:sz w:val="16"/>
                <w:szCs w:val="16"/>
              </w:rPr>
            </w:pPr>
            <w:r>
              <w:rPr>
                <w:rFonts w:cs="Arial"/>
                <w:sz w:val="16"/>
                <w:szCs w:val="16"/>
              </w:rPr>
              <w:t xml:space="preserve">%TBR&lt;70 for </w:t>
            </w:r>
            <w:r w:rsidR="00391DC3">
              <w:rPr>
                <w:rFonts w:cs="Arial"/>
                <w:sz w:val="16"/>
                <w:szCs w:val="16"/>
              </w:rPr>
              <w:t>pump</w:t>
            </w:r>
            <w:r>
              <w:rPr>
                <w:rFonts w:cs="Arial"/>
                <w:sz w:val="16"/>
                <w:szCs w:val="16"/>
              </w:rPr>
              <w:t xml:space="preserve"> users changed from 1.</w:t>
            </w:r>
            <w:r w:rsidR="00391DC3">
              <w:rPr>
                <w:rFonts w:cs="Arial"/>
                <w:sz w:val="16"/>
                <w:szCs w:val="16"/>
              </w:rPr>
              <w:t>7</w:t>
            </w:r>
            <w:r>
              <w:rPr>
                <w:rFonts w:cs="Arial"/>
                <w:sz w:val="16"/>
                <w:szCs w:val="16"/>
              </w:rPr>
              <w:t xml:space="preserve">% pre-RCT to </w:t>
            </w:r>
            <w:r w:rsidR="00391DC3">
              <w:rPr>
                <w:rFonts w:cs="Arial"/>
                <w:sz w:val="16"/>
                <w:szCs w:val="16"/>
              </w:rPr>
              <w:t>2.4</w:t>
            </w:r>
            <w:r>
              <w:rPr>
                <w:rFonts w:cs="Arial"/>
                <w:sz w:val="16"/>
                <w:szCs w:val="16"/>
              </w:rPr>
              <w:t xml:space="preserve">% during RCT and to </w:t>
            </w:r>
            <w:r w:rsidR="00391DC3">
              <w:rPr>
                <w:rFonts w:cs="Arial"/>
                <w:sz w:val="16"/>
                <w:szCs w:val="16"/>
              </w:rPr>
              <w:t>2</w:t>
            </w:r>
            <w:r>
              <w:rPr>
                <w:rFonts w:cs="Arial"/>
                <w:sz w:val="16"/>
                <w:szCs w:val="16"/>
              </w:rPr>
              <w:t>.</w:t>
            </w:r>
            <w:r w:rsidR="00391DC3">
              <w:rPr>
                <w:rFonts w:cs="Arial"/>
                <w:sz w:val="16"/>
                <w:szCs w:val="16"/>
              </w:rPr>
              <w:t>9</w:t>
            </w:r>
            <w:r>
              <w:rPr>
                <w:rFonts w:cs="Arial"/>
                <w:sz w:val="16"/>
                <w:szCs w:val="16"/>
              </w:rPr>
              <w:t xml:space="preserve">% during transition for the BP guidance group. For the </w:t>
            </w:r>
            <w:r w:rsidR="00391DC3">
              <w:rPr>
                <w:rFonts w:cs="Arial"/>
                <w:sz w:val="16"/>
                <w:szCs w:val="16"/>
              </w:rPr>
              <w:t>pump</w:t>
            </w:r>
            <w:r>
              <w:rPr>
                <w:rFonts w:cs="Arial"/>
                <w:sz w:val="16"/>
                <w:szCs w:val="16"/>
              </w:rPr>
              <w:t xml:space="preserve"> users in the pre</w:t>
            </w:r>
            <w:r w:rsidR="00523171">
              <w:rPr>
                <w:rFonts w:cs="Arial"/>
                <w:sz w:val="16"/>
                <w:szCs w:val="16"/>
              </w:rPr>
              <w:t>-</w:t>
            </w:r>
            <w:r>
              <w:rPr>
                <w:rFonts w:cs="Arial"/>
                <w:sz w:val="16"/>
                <w:szCs w:val="16"/>
              </w:rPr>
              <w:t xml:space="preserve">study IR group, these numbers were </w:t>
            </w:r>
            <w:r w:rsidR="00523171">
              <w:rPr>
                <w:rFonts w:cs="Arial"/>
                <w:sz w:val="16"/>
                <w:szCs w:val="16"/>
              </w:rPr>
              <w:t>2</w:t>
            </w:r>
            <w:r>
              <w:rPr>
                <w:rFonts w:cs="Arial"/>
                <w:sz w:val="16"/>
                <w:szCs w:val="16"/>
              </w:rPr>
              <w:t>.</w:t>
            </w:r>
            <w:r w:rsidR="00523171">
              <w:rPr>
                <w:rFonts w:cs="Arial"/>
                <w:sz w:val="16"/>
                <w:szCs w:val="16"/>
              </w:rPr>
              <w:t>1</w:t>
            </w:r>
            <w:r>
              <w:rPr>
                <w:rFonts w:cs="Arial"/>
                <w:sz w:val="16"/>
                <w:szCs w:val="16"/>
              </w:rPr>
              <w:t>%, 1.</w:t>
            </w:r>
            <w:r w:rsidR="00523171">
              <w:rPr>
                <w:rFonts w:cs="Arial"/>
                <w:sz w:val="16"/>
                <w:szCs w:val="16"/>
              </w:rPr>
              <w:t>9</w:t>
            </w:r>
            <w:r>
              <w:rPr>
                <w:rFonts w:cs="Arial"/>
                <w:sz w:val="16"/>
                <w:szCs w:val="16"/>
              </w:rPr>
              <w:t>% and 1.</w:t>
            </w:r>
            <w:r w:rsidR="00523171">
              <w:rPr>
                <w:rFonts w:cs="Arial"/>
                <w:sz w:val="16"/>
                <w:szCs w:val="16"/>
              </w:rPr>
              <w:t>7</w:t>
            </w:r>
            <w:r>
              <w:rPr>
                <w:rFonts w:cs="Arial"/>
                <w:sz w:val="16"/>
                <w:szCs w:val="16"/>
              </w:rPr>
              <w:t>%.</w:t>
            </w:r>
          </w:p>
          <w:p w14:paraId="68809745" w14:textId="77777777" w:rsidR="00251316" w:rsidRDefault="00251316" w:rsidP="00D53687">
            <w:pPr>
              <w:rPr>
                <w:rFonts w:cs="Arial"/>
                <w:sz w:val="16"/>
                <w:szCs w:val="16"/>
              </w:rPr>
            </w:pPr>
          </w:p>
          <w:p w14:paraId="0D5F1F3A" w14:textId="638A626A" w:rsidR="00251316" w:rsidRPr="00C2061D" w:rsidRDefault="00251316" w:rsidP="00D53687">
            <w:pPr>
              <w:rPr>
                <w:rFonts w:cs="Arial"/>
                <w:sz w:val="16"/>
                <w:szCs w:val="16"/>
              </w:rPr>
            </w:pPr>
            <w:r>
              <w:rPr>
                <w:rFonts w:cs="Arial"/>
                <w:sz w:val="16"/>
                <w:szCs w:val="16"/>
              </w:rPr>
              <w:t>%TBR&lt;54 for pump users changed from 0.20% pre-RCT to 0.37% during RCT and to 0.41% during transition for the BP guidance group. For the pump users in the pre-study IR group, these numbers were 0.35%, 0.32% and 0.14%.</w:t>
            </w:r>
            <w:r w:rsidR="00364BBC">
              <w:rPr>
                <w:rFonts w:cs="Arial"/>
                <w:sz w:val="16"/>
                <w:szCs w:val="16"/>
              </w:rPr>
              <w:t xml:space="preserve"> Corresponding numbers can be found for MDI and AID users in the article </w:t>
            </w:r>
            <w:r w:rsidR="00364BBC" w:rsidRPr="00FF2044">
              <w:rPr>
                <w:rFonts w:cs="Arial"/>
                <w:bCs/>
                <w:sz w:val="16"/>
                <w:szCs w:val="16"/>
              </w:rPr>
              <w:fldChar w:fldCharType="begin">
                <w:fldData xml:space="preserve">PEVuZE5vdGU+PENpdGU+PEF1dGhvcj5NYXVyYXM8L0F1dGhvcj48WWVhcj4yMDIzPC9ZZWFyPjxS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PEVuZE5vdGU+PENpdGU+PEF1dGhvcj5NYXVyYXM8L0F1dGhvcj48WWVhcj4yMDIzPC9ZZWFyPjxS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00364BBC" w:rsidRPr="00FF2044">
              <w:rPr>
                <w:rFonts w:cs="Arial"/>
                <w:bCs/>
                <w:sz w:val="16"/>
                <w:szCs w:val="16"/>
              </w:rPr>
            </w:r>
            <w:r w:rsidR="00364BBC" w:rsidRPr="00FF2044">
              <w:rPr>
                <w:rFonts w:cs="Arial"/>
                <w:bCs/>
                <w:sz w:val="16"/>
                <w:szCs w:val="16"/>
              </w:rPr>
              <w:fldChar w:fldCharType="separate"/>
            </w:r>
            <w:r w:rsidR="00B60AE6">
              <w:rPr>
                <w:rFonts w:cs="Arial"/>
                <w:bCs/>
                <w:noProof/>
                <w:sz w:val="16"/>
                <w:szCs w:val="16"/>
              </w:rPr>
              <w:t>(65)</w:t>
            </w:r>
            <w:r w:rsidR="00364BBC" w:rsidRPr="00FF2044">
              <w:rPr>
                <w:rFonts w:cs="Arial"/>
                <w:bCs/>
                <w:sz w:val="16"/>
                <w:szCs w:val="16"/>
              </w:rPr>
              <w:fldChar w:fldCharType="end"/>
            </w:r>
            <w:r w:rsidR="00364BBC">
              <w:rPr>
                <w:rFonts w:cs="Arial"/>
                <w:sz w:val="16"/>
                <w:szCs w:val="16"/>
              </w:rPr>
              <w:t>.</w:t>
            </w:r>
          </w:p>
        </w:tc>
        <w:tc>
          <w:tcPr>
            <w:tcW w:w="0" w:type="auto"/>
          </w:tcPr>
          <w:p w14:paraId="569B0019" w14:textId="793C458B" w:rsidR="00913EA8" w:rsidRDefault="00913EA8" w:rsidP="00913EA8">
            <w:pPr>
              <w:rPr>
                <w:rFonts w:cs="Arial"/>
                <w:sz w:val="16"/>
                <w:szCs w:val="16"/>
              </w:rPr>
            </w:pPr>
            <w:r w:rsidRPr="00913EA8">
              <w:rPr>
                <w:rFonts w:cs="Arial"/>
                <w:sz w:val="16"/>
                <w:szCs w:val="16"/>
              </w:rPr>
              <w:t xml:space="preserve">Seven adverse hyperglycemic events were reported during the transition phase, </w:t>
            </w:r>
            <w:r>
              <w:rPr>
                <w:rFonts w:cs="Arial"/>
                <w:sz w:val="16"/>
                <w:szCs w:val="16"/>
              </w:rPr>
              <w:t>4</w:t>
            </w:r>
            <w:r w:rsidRPr="00913EA8">
              <w:rPr>
                <w:rFonts w:cs="Arial"/>
                <w:sz w:val="16"/>
                <w:szCs w:val="16"/>
              </w:rPr>
              <w:t xml:space="preserve"> in the BP Guidance group and </w:t>
            </w:r>
            <w:r>
              <w:rPr>
                <w:rFonts w:cs="Arial"/>
                <w:sz w:val="16"/>
                <w:szCs w:val="16"/>
              </w:rPr>
              <w:t>3</w:t>
            </w:r>
            <w:r w:rsidRPr="00913EA8">
              <w:rPr>
                <w:rFonts w:cs="Arial"/>
                <w:sz w:val="16"/>
                <w:szCs w:val="16"/>
              </w:rPr>
              <w:t xml:space="preserve"> in the Pre-study IR group. These were attributed to infusion set failures, illness, </w:t>
            </w:r>
            <w:r>
              <w:rPr>
                <w:rFonts w:cs="Arial"/>
                <w:sz w:val="16"/>
                <w:szCs w:val="16"/>
              </w:rPr>
              <w:t xml:space="preserve">ineffective </w:t>
            </w:r>
            <w:r w:rsidRPr="00913EA8">
              <w:rPr>
                <w:rFonts w:cs="Arial"/>
                <w:sz w:val="16"/>
                <w:szCs w:val="16"/>
              </w:rPr>
              <w:t>insulin</w:t>
            </w:r>
            <w:r>
              <w:rPr>
                <w:rFonts w:cs="Arial"/>
                <w:sz w:val="16"/>
                <w:szCs w:val="16"/>
              </w:rPr>
              <w:t>, and unknown changes</w:t>
            </w:r>
            <w:r w:rsidRPr="00913EA8">
              <w:rPr>
                <w:rFonts w:cs="Arial"/>
                <w:sz w:val="16"/>
                <w:szCs w:val="16"/>
              </w:rPr>
              <w:t xml:space="preserve">. </w:t>
            </w:r>
          </w:p>
          <w:p w14:paraId="574372D8" w14:textId="77777777" w:rsidR="00913EA8" w:rsidRDefault="00913EA8" w:rsidP="00913EA8">
            <w:pPr>
              <w:rPr>
                <w:rFonts w:cs="Arial"/>
                <w:sz w:val="16"/>
                <w:szCs w:val="16"/>
              </w:rPr>
            </w:pPr>
          </w:p>
          <w:p w14:paraId="0A1414E1" w14:textId="54B8C664" w:rsidR="00913EA8" w:rsidRPr="00913EA8" w:rsidRDefault="00913EA8" w:rsidP="00913EA8">
            <w:pPr>
              <w:rPr>
                <w:rFonts w:cs="Arial"/>
                <w:sz w:val="16"/>
                <w:szCs w:val="16"/>
              </w:rPr>
            </w:pPr>
            <w:r w:rsidRPr="00913EA8">
              <w:rPr>
                <w:rFonts w:cs="Arial"/>
                <w:sz w:val="16"/>
                <w:szCs w:val="16"/>
              </w:rPr>
              <w:t xml:space="preserve">No episodes of severe hypoglycemia, </w:t>
            </w:r>
            <w:r w:rsidR="00140D3C">
              <w:rPr>
                <w:rFonts w:cs="Arial"/>
                <w:sz w:val="16"/>
                <w:szCs w:val="16"/>
              </w:rPr>
              <w:t>DKA</w:t>
            </w:r>
            <w:r w:rsidRPr="00913EA8">
              <w:rPr>
                <w:rFonts w:cs="Arial"/>
                <w:sz w:val="16"/>
                <w:szCs w:val="16"/>
              </w:rPr>
              <w:t xml:space="preserve">, or other </w:t>
            </w:r>
            <w:r w:rsidR="00140D3C">
              <w:rPr>
                <w:rFonts w:cs="Arial"/>
                <w:sz w:val="16"/>
                <w:szCs w:val="16"/>
              </w:rPr>
              <w:t>SAEs</w:t>
            </w:r>
            <w:r w:rsidRPr="00913EA8">
              <w:rPr>
                <w:rFonts w:cs="Arial"/>
                <w:sz w:val="16"/>
                <w:szCs w:val="16"/>
              </w:rPr>
              <w:t xml:space="preserve"> were reported.</w:t>
            </w:r>
          </w:p>
          <w:p w14:paraId="153DA334" w14:textId="77777777" w:rsidR="00D53687" w:rsidRPr="00C2061D" w:rsidRDefault="00D53687" w:rsidP="00D53687">
            <w:pPr>
              <w:rPr>
                <w:rFonts w:cs="Arial"/>
                <w:sz w:val="16"/>
                <w:szCs w:val="16"/>
              </w:rPr>
            </w:pPr>
          </w:p>
        </w:tc>
        <w:tc>
          <w:tcPr>
            <w:tcW w:w="0" w:type="auto"/>
          </w:tcPr>
          <w:p w14:paraId="78AABF07" w14:textId="0755723D" w:rsidR="00D53687" w:rsidRPr="00C2061D" w:rsidRDefault="006B27AD" w:rsidP="00D12A7A">
            <w:pPr>
              <w:rPr>
                <w:rFonts w:cs="Arial"/>
                <w:sz w:val="16"/>
                <w:szCs w:val="16"/>
              </w:rPr>
            </w:pPr>
            <w:r>
              <w:rPr>
                <w:rFonts w:cs="Arial"/>
                <w:sz w:val="16"/>
                <w:szCs w:val="16"/>
              </w:rPr>
              <w:t>The authors concluded that, “</w:t>
            </w:r>
            <w:r w:rsidRPr="001A359E">
              <w:rPr>
                <w:rFonts w:cs="Arial"/>
                <w:i/>
                <w:iCs/>
                <w:sz w:val="16"/>
                <w:szCs w:val="16"/>
              </w:rPr>
              <w:t>a</w:t>
            </w:r>
            <w:r w:rsidRPr="006B27AD">
              <w:rPr>
                <w:rFonts w:cs="Arial"/>
                <w:i/>
                <w:iCs/>
                <w:sz w:val="16"/>
                <w:szCs w:val="16"/>
              </w:rPr>
              <w:t xml:space="preserve"> backup insulin regimen automatically generated by the BP can be safely implemented if</w:t>
            </w:r>
            <w:r w:rsidR="00D12A7A">
              <w:rPr>
                <w:rFonts w:cs="Arial"/>
                <w:i/>
                <w:iCs/>
                <w:sz w:val="16"/>
                <w:szCs w:val="16"/>
              </w:rPr>
              <w:t xml:space="preserve"> </w:t>
            </w:r>
            <w:r w:rsidRPr="006B27AD">
              <w:rPr>
                <w:rFonts w:cs="Arial"/>
                <w:i/>
                <w:iCs/>
                <w:sz w:val="16"/>
                <w:szCs w:val="16"/>
              </w:rPr>
              <w:t>need arises to discontinue use of the BP</w:t>
            </w:r>
            <w:r>
              <w:rPr>
                <w:rFonts w:cs="Arial"/>
                <w:sz w:val="16"/>
                <w:szCs w:val="16"/>
              </w:rPr>
              <w:t>”.</w:t>
            </w:r>
          </w:p>
        </w:tc>
      </w:tr>
      <w:tr w:rsidR="00C3774A" w:rsidRPr="00C2061D" w14:paraId="7FA34E4C" w14:textId="77777777" w:rsidTr="005E17B4">
        <w:tc>
          <w:tcPr>
            <w:tcW w:w="1334" w:type="dxa"/>
          </w:tcPr>
          <w:p w14:paraId="60F5908A" w14:textId="5B908A41" w:rsidR="00C3774A" w:rsidRPr="00FF2044" w:rsidRDefault="00C3774A" w:rsidP="00C3774A">
            <w:pPr>
              <w:rPr>
                <w:rFonts w:cs="Arial"/>
                <w:bCs/>
                <w:sz w:val="16"/>
                <w:szCs w:val="16"/>
              </w:rPr>
            </w:pPr>
            <w:r w:rsidRPr="00FF2044">
              <w:rPr>
                <w:rFonts w:cs="Arial"/>
                <w:bCs/>
                <w:sz w:val="16"/>
                <w:szCs w:val="16"/>
              </w:rPr>
              <w:t>Weissberg-</w:t>
            </w:r>
            <w:proofErr w:type="spellStart"/>
            <w:r w:rsidRPr="00FF2044">
              <w:rPr>
                <w:rFonts w:cs="Arial"/>
                <w:bCs/>
                <w:sz w:val="16"/>
                <w:szCs w:val="16"/>
              </w:rPr>
              <w:t>Benchell</w:t>
            </w:r>
            <w:proofErr w:type="spellEnd"/>
            <w:r w:rsidRPr="00FF2044">
              <w:rPr>
                <w:rFonts w:cs="Arial"/>
                <w:bCs/>
                <w:sz w:val="16"/>
                <w:szCs w:val="16"/>
              </w:rPr>
              <w:t xml:space="preserve"> </w:t>
            </w:r>
            <w:r>
              <w:rPr>
                <w:rFonts w:cs="Arial"/>
                <w:bCs/>
                <w:sz w:val="16"/>
                <w:szCs w:val="16"/>
              </w:rPr>
              <w:t>et al.</w:t>
            </w:r>
            <w:r w:rsidRPr="00FF2044">
              <w:rPr>
                <w:rFonts w:cs="Arial"/>
                <w:bCs/>
                <w:sz w:val="16"/>
                <w:szCs w:val="16"/>
              </w:rPr>
              <w:t xml:space="preserve"> (2023) </w:t>
            </w:r>
            <w:r w:rsidRPr="00FF2044">
              <w:rPr>
                <w:rFonts w:cs="Arial"/>
                <w:bCs/>
                <w:sz w:val="16"/>
                <w:szCs w:val="16"/>
              </w:rPr>
              <w:fldChar w:fldCharType="begin">
                <w:fldData xml:space="preserve">PEVuZE5vdGU+PENpdGU+PEF1dGhvcj5XZWlzc2JlcmctQmVuY2hlbGw8L0F1dGhvcj48WWVhcj4y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cywgYW5kIERpYXNvbWUuPC9jdXN0b20xPjxjdXN0b20yPlBNQzEwNjExOTY0PC9jdXN0b20yPjxl
bGVjdHJvbmljLXJlc291cmNlLW51bT4xMC4xMDg5L2RpYS4yMDIzLjAyMzg8L2VsZWN0cm9uaWMt
cmVzb3VyY2UtbnVtPjxyZW1vdGUtZGF0YWJhc2UtcHJvdmlkZXI+TkxNPC9yZW1vdGUtZGF0YWJh
c2UtcHJvdmlkZXI+PGxhbmd1YWdlPmVuZzwvbGFuZ3VhZ2U+PC9yZWNvcmQ+PC9DaXRlPjwvRW5k
Tm90ZT4A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PEVuZE5vdGU+PENpdGU+PEF1dGhvcj5XZWlzc2JlcmctQmVuY2hlbGw8L0F1dGhvcj48WWVhcj4y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(66)</w:t>
            </w:r>
            <w:r w:rsidRPr="00FF2044">
              <w:rPr>
                <w:rFonts w:cs="Arial"/>
                <w:bCs/>
                <w:sz w:val="16"/>
                <w:szCs w:val="16"/>
              </w:rPr>
              <w:fldChar w:fldCharType="end"/>
            </w:r>
          </w:p>
        </w:tc>
        <w:tc>
          <w:tcPr>
            <w:tcW w:w="1714" w:type="dxa"/>
          </w:tcPr>
          <w:p w14:paraId="064E2454" w14:textId="77777777" w:rsidR="00C3774A" w:rsidRDefault="00C3774A" w:rsidP="00C3774A">
            <w:pPr>
              <w:rPr>
                <w:rFonts w:cs="Arial"/>
                <w:sz w:val="16"/>
                <w:szCs w:val="16"/>
              </w:rPr>
            </w:pPr>
            <w:r w:rsidRPr="00562216">
              <w:rPr>
                <w:rFonts w:cs="Arial"/>
                <w:sz w:val="16"/>
                <w:szCs w:val="16"/>
              </w:rPr>
              <w:t>The</w:t>
            </w:r>
            <w:r>
              <w:rPr>
                <w:rFonts w:cs="Arial"/>
                <w:sz w:val="16"/>
                <w:szCs w:val="16"/>
              </w:rPr>
              <w:t xml:space="preserve"> </w:t>
            </w:r>
            <w:proofErr w:type="spellStart"/>
            <w:r>
              <w:rPr>
                <w:rFonts w:cs="Arial"/>
                <w:sz w:val="16"/>
                <w:szCs w:val="16"/>
              </w:rPr>
              <w:t>iLet</w:t>
            </w:r>
            <w:proofErr w:type="spellEnd"/>
            <w:r w:rsidRPr="00562216">
              <w:rPr>
                <w:rFonts w:cs="Arial"/>
                <w:sz w:val="16"/>
                <w:szCs w:val="16"/>
              </w:rPr>
              <w:t xml:space="preserve"> BP system used in the study include</w:t>
            </w:r>
            <w:r>
              <w:rPr>
                <w:rFonts w:cs="Arial"/>
                <w:sz w:val="16"/>
                <w:szCs w:val="16"/>
              </w:rPr>
              <w:t>d</w:t>
            </w:r>
            <w:r w:rsidRPr="00562216">
              <w:rPr>
                <w:rFonts w:cs="Arial"/>
                <w:sz w:val="16"/>
                <w:szCs w:val="16"/>
              </w:rPr>
              <w:t xml:space="preserve"> an insulin pump and a CGM. The infusion pumps were used to administer insulin, aiming to automate insulin delivery and </w:t>
            </w:r>
            <w:r w:rsidRPr="00562216">
              <w:rPr>
                <w:rFonts w:cs="Arial"/>
                <w:sz w:val="16"/>
                <w:szCs w:val="16"/>
              </w:rPr>
              <w:lastRenderedPageBreak/>
              <w:t>improve glycemic control.</w:t>
            </w:r>
          </w:p>
          <w:p w14:paraId="7ED464BB" w14:textId="77777777" w:rsidR="00C3774A" w:rsidRDefault="00C3774A" w:rsidP="00C3774A">
            <w:pPr>
              <w:rPr>
                <w:rFonts w:cs="Arial"/>
                <w:sz w:val="16"/>
                <w:szCs w:val="16"/>
              </w:rPr>
            </w:pPr>
          </w:p>
          <w:p w14:paraId="35295F4F" w14:textId="77777777" w:rsidR="00C3774A" w:rsidRDefault="00C3774A" w:rsidP="00C3774A">
            <w:pPr>
              <w:rPr>
                <w:rFonts w:cs="Arial"/>
                <w:sz w:val="16"/>
                <w:szCs w:val="16"/>
              </w:rPr>
            </w:pPr>
            <w:r>
              <w:rPr>
                <w:rFonts w:cs="Arial"/>
                <w:sz w:val="16"/>
                <w:szCs w:val="16"/>
              </w:rPr>
              <w:t>The standard care (SC) group continued using their own personal insulin and insulin delivery method.</w:t>
            </w:r>
          </w:p>
          <w:p w14:paraId="47B6EB01" w14:textId="77777777" w:rsidR="00C3774A" w:rsidRPr="00323A5A" w:rsidRDefault="00C3774A" w:rsidP="00C3774A">
            <w:pPr>
              <w:rPr>
                <w:rFonts w:cs="Arial"/>
                <w:sz w:val="16"/>
                <w:szCs w:val="16"/>
              </w:rPr>
            </w:pPr>
          </w:p>
        </w:tc>
        <w:tc>
          <w:tcPr>
            <w:tcW w:w="2134" w:type="dxa"/>
          </w:tcPr>
          <w:p w14:paraId="4F625C48" w14:textId="0F3A1977" w:rsidR="00C3774A" w:rsidRDefault="00C3774A" w:rsidP="00C3774A">
            <w:pPr>
              <w:rPr>
                <w:rFonts w:cs="Arial"/>
                <w:sz w:val="16"/>
                <w:szCs w:val="16"/>
              </w:rPr>
            </w:pPr>
            <w:r>
              <w:rPr>
                <w:rFonts w:cs="Arial"/>
                <w:sz w:val="16"/>
                <w:szCs w:val="16"/>
              </w:rPr>
              <w:lastRenderedPageBreak/>
              <w:t>T</w:t>
            </w:r>
            <w:r w:rsidRPr="00456079">
              <w:rPr>
                <w:rFonts w:cs="Arial"/>
                <w:sz w:val="16"/>
                <w:szCs w:val="16"/>
              </w:rPr>
              <w:t>o evaluate the psychosocial impact, user experiences, and satisfaction with the BP system compared to SC, as well as to examine psychosocial factors that may influence the BP's effects on HbA1c levels in individuals with T1D.</w:t>
            </w:r>
          </w:p>
        </w:tc>
        <w:tc>
          <w:tcPr>
            <w:tcW w:w="1603" w:type="dxa"/>
          </w:tcPr>
          <w:p w14:paraId="42EFB3CF" w14:textId="77777777" w:rsidR="00C3774A" w:rsidRDefault="00C3774A" w:rsidP="00C3774A">
            <w:pPr>
              <w:rPr>
                <w:rFonts w:cs="Arial"/>
                <w:sz w:val="16"/>
                <w:szCs w:val="16"/>
              </w:rPr>
            </w:pPr>
            <w:r>
              <w:rPr>
                <w:rFonts w:cs="Arial"/>
                <w:sz w:val="16"/>
                <w:szCs w:val="16"/>
              </w:rPr>
              <w:t>M</w:t>
            </w:r>
            <w:r w:rsidRPr="00456079">
              <w:rPr>
                <w:rFonts w:cs="Arial"/>
                <w:sz w:val="16"/>
                <w:szCs w:val="16"/>
              </w:rPr>
              <w:t xml:space="preserve">ulticenter </w:t>
            </w:r>
            <w:r>
              <w:rPr>
                <w:rFonts w:cs="Arial"/>
                <w:sz w:val="16"/>
                <w:szCs w:val="16"/>
              </w:rPr>
              <w:t>RCT.</w:t>
            </w:r>
          </w:p>
          <w:p w14:paraId="00D1F447" w14:textId="77777777" w:rsidR="00C3774A" w:rsidRDefault="00C3774A" w:rsidP="00C3774A">
            <w:pPr>
              <w:rPr>
                <w:rFonts w:cs="Arial"/>
                <w:sz w:val="16"/>
                <w:szCs w:val="16"/>
              </w:rPr>
            </w:pPr>
          </w:p>
          <w:p w14:paraId="119506BC" w14:textId="77777777" w:rsidR="00C3774A" w:rsidRDefault="00C3774A" w:rsidP="00C3774A">
            <w:pPr>
              <w:rPr>
                <w:rFonts w:cs="Arial"/>
                <w:sz w:val="16"/>
                <w:szCs w:val="16"/>
              </w:rPr>
            </w:pPr>
            <w:r w:rsidRPr="00456079">
              <w:rPr>
                <w:rFonts w:cs="Arial"/>
                <w:sz w:val="16"/>
                <w:szCs w:val="16"/>
              </w:rPr>
              <w:t>A total of 440 participants (275 adults, 71 adolescents, and 94 children) were included.</w:t>
            </w:r>
          </w:p>
          <w:p w14:paraId="1D3023F4" w14:textId="77777777" w:rsidR="00C3774A" w:rsidRDefault="00C3774A" w:rsidP="00C3774A">
            <w:pPr>
              <w:rPr>
                <w:rFonts w:cs="Arial"/>
                <w:sz w:val="16"/>
                <w:szCs w:val="16"/>
              </w:rPr>
            </w:pPr>
          </w:p>
          <w:p w14:paraId="5AE01BD2" w14:textId="77777777" w:rsidR="00C3774A" w:rsidRDefault="00C3774A" w:rsidP="00C3774A">
            <w:pPr>
              <w:rPr>
                <w:rFonts w:cs="Arial"/>
                <w:sz w:val="16"/>
                <w:szCs w:val="16"/>
              </w:rPr>
            </w:pPr>
            <w:r w:rsidRPr="00323A5A">
              <w:rPr>
                <w:rFonts w:cs="Arial"/>
                <w:sz w:val="16"/>
                <w:szCs w:val="16"/>
              </w:rPr>
              <w:lastRenderedPageBreak/>
              <w:t xml:space="preserve">Patients were randomized into three groups: (1) BP with fast-acting insulin </w:t>
            </w:r>
            <w:proofErr w:type="spellStart"/>
            <w:r w:rsidRPr="00323A5A">
              <w:rPr>
                <w:rFonts w:cs="Arial"/>
                <w:sz w:val="16"/>
                <w:szCs w:val="16"/>
              </w:rPr>
              <w:t>aspart</w:t>
            </w:r>
            <w:proofErr w:type="spellEnd"/>
            <w:r w:rsidRPr="00323A5A">
              <w:rPr>
                <w:rFonts w:cs="Arial"/>
                <w:sz w:val="16"/>
                <w:szCs w:val="16"/>
              </w:rPr>
              <w:t xml:space="preserve"> (BP-F), (2) BP with insulin </w:t>
            </w:r>
            <w:proofErr w:type="spellStart"/>
            <w:r w:rsidRPr="00323A5A">
              <w:rPr>
                <w:rFonts w:cs="Arial"/>
                <w:sz w:val="16"/>
                <w:szCs w:val="16"/>
              </w:rPr>
              <w:t>aspart</w:t>
            </w:r>
            <w:proofErr w:type="spellEnd"/>
            <w:r w:rsidRPr="00323A5A">
              <w:rPr>
                <w:rFonts w:cs="Arial"/>
                <w:sz w:val="16"/>
                <w:szCs w:val="16"/>
              </w:rPr>
              <w:t xml:space="preserve"> or insulin lispro (BP-A/L), and (3) standard care (SC) group.</w:t>
            </w:r>
            <w:r>
              <w:rPr>
                <w:rFonts w:cs="Arial"/>
                <w:sz w:val="16"/>
                <w:szCs w:val="16"/>
              </w:rPr>
              <w:t xml:space="preserve"> </w:t>
            </w:r>
          </w:p>
          <w:p w14:paraId="6298371E" w14:textId="77777777" w:rsidR="00C3774A" w:rsidRDefault="00C3774A" w:rsidP="00C3774A">
            <w:pPr>
              <w:rPr>
                <w:rFonts w:cs="Arial"/>
                <w:sz w:val="16"/>
                <w:szCs w:val="16"/>
              </w:rPr>
            </w:pPr>
          </w:p>
          <w:p w14:paraId="0B7B049C" w14:textId="1666610E" w:rsidR="00C3774A" w:rsidRDefault="00C3774A" w:rsidP="00C3774A">
            <w:pPr>
              <w:rPr>
                <w:rFonts w:cs="Arial"/>
                <w:sz w:val="16"/>
                <w:szCs w:val="16"/>
              </w:rPr>
            </w:pPr>
            <w:r w:rsidRPr="00323A5A">
              <w:rPr>
                <w:rFonts w:cs="Arial"/>
                <w:sz w:val="16"/>
                <w:szCs w:val="16"/>
              </w:rPr>
              <w:t>Participants were followed for a period of 13 weeks</w:t>
            </w:r>
            <w:r>
              <w:rPr>
                <w:rFonts w:cs="Arial"/>
                <w:sz w:val="16"/>
                <w:szCs w:val="16"/>
              </w:rPr>
              <w:t>.</w:t>
            </w:r>
          </w:p>
        </w:tc>
        <w:tc>
          <w:tcPr>
            <w:tcW w:w="1536" w:type="dxa"/>
          </w:tcPr>
          <w:p w14:paraId="25D14606" w14:textId="369318C2" w:rsidR="00C3774A" w:rsidRDefault="00C3774A">
            <w:pPr>
              <w:pStyle w:val="ListParagraph"/>
              <w:numPr>
                <w:ilvl w:val="0"/>
                <w:numId w:val="17"/>
              </w:numPr>
              <w:ind w:left="175" w:hanging="175"/>
              <w:jc w:val="left"/>
              <w:rPr>
                <w:rFonts w:cs="Arial"/>
                <w:sz w:val="16"/>
                <w:szCs w:val="16"/>
              </w:rPr>
            </w:pPr>
            <w:r>
              <w:rPr>
                <w:rFonts w:cs="Arial"/>
                <w:sz w:val="16"/>
                <w:szCs w:val="16"/>
              </w:rPr>
              <w:lastRenderedPageBreak/>
              <w:t>D</w:t>
            </w:r>
            <w:r w:rsidRPr="000B30D5">
              <w:rPr>
                <w:rFonts w:cs="Arial"/>
                <w:sz w:val="16"/>
                <w:szCs w:val="16"/>
              </w:rPr>
              <w:t>iabetes distress</w:t>
            </w:r>
            <w:r>
              <w:rPr>
                <w:rFonts w:cs="Arial"/>
                <w:sz w:val="16"/>
                <w:szCs w:val="16"/>
              </w:rPr>
              <w:t xml:space="preserve"> scale (T1-DDS)</w:t>
            </w:r>
          </w:p>
          <w:p w14:paraId="6878131E" w14:textId="3897C9B4" w:rsidR="00C3774A" w:rsidRDefault="00C3774A">
            <w:pPr>
              <w:pStyle w:val="ListParagraph"/>
              <w:numPr>
                <w:ilvl w:val="0"/>
                <w:numId w:val="17"/>
              </w:numPr>
              <w:ind w:left="175" w:hanging="175"/>
              <w:jc w:val="left"/>
              <w:rPr>
                <w:rFonts w:cs="Arial"/>
                <w:sz w:val="16"/>
                <w:szCs w:val="16"/>
              </w:rPr>
            </w:pPr>
            <w:r>
              <w:rPr>
                <w:rFonts w:cs="Arial"/>
                <w:sz w:val="16"/>
                <w:szCs w:val="16"/>
              </w:rPr>
              <w:t>H</w:t>
            </w:r>
            <w:r w:rsidRPr="000B30D5">
              <w:rPr>
                <w:rFonts w:cs="Arial"/>
                <w:sz w:val="16"/>
                <w:szCs w:val="16"/>
              </w:rPr>
              <w:t>ypoglycemia fear</w:t>
            </w:r>
            <w:r>
              <w:rPr>
                <w:rFonts w:cs="Arial"/>
                <w:sz w:val="16"/>
                <w:szCs w:val="16"/>
              </w:rPr>
              <w:t xml:space="preserve"> survey (HFS)</w:t>
            </w:r>
          </w:p>
          <w:p w14:paraId="584017CB" w14:textId="789E10F8" w:rsidR="00C3774A" w:rsidRDefault="00C3774A">
            <w:pPr>
              <w:pStyle w:val="ListParagraph"/>
              <w:numPr>
                <w:ilvl w:val="0"/>
                <w:numId w:val="17"/>
              </w:numPr>
              <w:ind w:left="175" w:hanging="175"/>
              <w:jc w:val="left"/>
              <w:rPr>
                <w:rFonts w:cs="Arial"/>
                <w:sz w:val="16"/>
                <w:szCs w:val="16"/>
              </w:rPr>
            </w:pPr>
            <w:r>
              <w:rPr>
                <w:rFonts w:cs="Arial"/>
                <w:sz w:val="16"/>
                <w:szCs w:val="16"/>
              </w:rPr>
              <w:t>WHO-5</w:t>
            </w:r>
            <w:r w:rsidR="002D730E">
              <w:rPr>
                <w:rFonts w:cs="Arial"/>
                <w:sz w:val="16"/>
                <w:szCs w:val="16"/>
              </w:rPr>
              <w:t xml:space="preserve"> Wellbeing index</w:t>
            </w:r>
          </w:p>
          <w:p w14:paraId="268A54AF" w14:textId="02DD9E81" w:rsidR="00C3774A" w:rsidRDefault="00C3774A">
            <w:pPr>
              <w:pStyle w:val="ListParagraph"/>
              <w:numPr>
                <w:ilvl w:val="0"/>
                <w:numId w:val="17"/>
              </w:numPr>
              <w:ind w:left="175" w:hanging="175"/>
              <w:jc w:val="left"/>
              <w:rPr>
                <w:rFonts w:cs="Arial"/>
                <w:sz w:val="16"/>
                <w:szCs w:val="16"/>
              </w:rPr>
            </w:pPr>
            <w:r>
              <w:rPr>
                <w:rFonts w:cs="Arial"/>
                <w:sz w:val="16"/>
                <w:szCs w:val="16"/>
              </w:rPr>
              <w:t xml:space="preserve">Diabetes treatment </w:t>
            </w:r>
            <w:r>
              <w:rPr>
                <w:rFonts w:cs="Arial"/>
                <w:sz w:val="16"/>
                <w:szCs w:val="16"/>
              </w:rPr>
              <w:lastRenderedPageBreak/>
              <w:t>satisfaction questionnaire (DTSQ)</w:t>
            </w:r>
          </w:p>
          <w:p w14:paraId="6026E10D" w14:textId="77777777" w:rsidR="00C3774A" w:rsidRDefault="00C3774A">
            <w:pPr>
              <w:pStyle w:val="ListParagraph"/>
              <w:numPr>
                <w:ilvl w:val="0"/>
                <w:numId w:val="17"/>
              </w:numPr>
              <w:ind w:left="175" w:hanging="175"/>
              <w:jc w:val="left"/>
              <w:rPr>
                <w:rFonts w:cs="Arial"/>
                <w:sz w:val="16"/>
                <w:szCs w:val="16"/>
              </w:rPr>
            </w:pPr>
            <w:r>
              <w:rPr>
                <w:rFonts w:cs="Arial"/>
                <w:sz w:val="16"/>
                <w:szCs w:val="16"/>
              </w:rPr>
              <w:t>H</w:t>
            </w:r>
            <w:r w:rsidRPr="000B30D5">
              <w:rPr>
                <w:rFonts w:cs="Arial"/>
                <w:sz w:val="16"/>
                <w:szCs w:val="16"/>
              </w:rPr>
              <w:t>ypoglycemia confidence</w:t>
            </w:r>
            <w:r>
              <w:rPr>
                <w:rFonts w:cs="Arial"/>
                <w:sz w:val="16"/>
                <w:szCs w:val="16"/>
              </w:rPr>
              <w:t xml:space="preserve"> scale (HCS)</w:t>
            </w:r>
          </w:p>
          <w:p w14:paraId="76BC0F77" w14:textId="48A121A2" w:rsidR="00C3774A" w:rsidRDefault="00C3774A">
            <w:pPr>
              <w:pStyle w:val="ListParagraph"/>
              <w:numPr>
                <w:ilvl w:val="0"/>
                <w:numId w:val="17"/>
              </w:numPr>
              <w:ind w:left="175" w:hanging="175"/>
              <w:jc w:val="left"/>
              <w:rPr>
                <w:rFonts w:cs="Arial"/>
                <w:sz w:val="16"/>
                <w:szCs w:val="16"/>
              </w:rPr>
            </w:pPr>
            <w:r>
              <w:rPr>
                <w:rFonts w:cs="Arial"/>
                <w:sz w:val="16"/>
                <w:szCs w:val="16"/>
              </w:rPr>
              <w:t>Problem Areas in Diabetes (PAID)</w:t>
            </w:r>
          </w:p>
          <w:p w14:paraId="15552033" w14:textId="10832A8C" w:rsidR="00C3774A" w:rsidRDefault="00C3774A">
            <w:pPr>
              <w:pStyle w:val="ListParagraph"/>
              <w:numPr>
                <w:ilvl w:val="0"/>
                <w:numId w:val="17"/>
              </w:numPr>
              <w:ind w:left="175" w:hanging="175"/>
              <w:jc w:val="left"/>
              <w:rPr>
                <w:rFonts w:cs="Arial"/>
                <w:sz w:val="16"/>
                <w:szCs w:val="16"/>
              </w:rPr>
            </w:pPr>
            <w:r>
              <w:rPr>
                <w:rFonts w:cs="Arial"/>
                <w:sz w:val="16"/>
                <w:szCs w:val="16"/>
              </w:rPr>
              <w:t>EQ5D-5L</w:t>
            </w:r>
          </w:p>
          <w:p w14:paraId="19B4BE94" w14:textId="57FB769A" w:rsidR="00C3774A" w:rsidRDefault="00C3774A">
            <w:pPr>
              <w:pStyle w:val="ListParagraph"/>
              <w:numPr>
                <w:ilvl w:val="0"/>
                <w:numId w:val="17"/>
              </w:numPr>
              <w:ind w:left="175" w:hanging="175"/>
              <w:jc w:val="left"/>
              <w:rPr>
                <w:rFonts w:cs="Arial"/>
                <w:sz w:val="16"/>
                <w:szCs w:val="16"/>
              </w:rPr>
            </w:pPr>
            <w:r>
              <w:rPr>
                <w:rFonts w:cs="Arial"/>
                <w:sz w:val="16"/>
                <w:szCs w:val="16"/>
              </w:rPr>
              <w:t>EQ5D-5Y</w:t>
            </w:r>
          </w:p>
          <w:p w14:paraId="67514A7B" w14:textId="66CD2714" w:rsidR="00C3774A" w:rsidRDefault="00C3774A">
            <w:pPr>
              <w:pStyle w:val="ListParagraph"/>
              <w:numPr>
                <w:ilvl w:val="0"/>
                <w:numId w:val="17"/>
              </w:numPr>
              <w:ind w:left="175" w:hanging="175"/>
              <w:jc w:val="left"/>
              <w:rPr>
                <w:rFonts w:cs="Arial"/>
                <w:sz w:val="16"/>
                <w:szCs w:val="16"/>
              </w:rPr>
            </w:pPr>
            <w:r>
              <w:rPr>
                <w:rFonts w:cs="Arial"/>
                <w:sz w:val="16"/>
                <w:szCs w:val="16"/>
              </w:rPr>
              <w:t>INSPIRE (</w:t>
            </w:r>
            <w:r w:rsidRPr="00C3774A">
              <w:rPr>
                <w:rFonts w:cs="Arial"/>
                <w:sz w:val="16"/>
                <w:szCs w:val="16"/>
              </w:rPr>
              <w:t>Insulin Delivery Systems: Perceptions, Ideas, Reflections and Expectations</w:t>
            </w:r>
            <w:r>
              <w:rPr>
                <w:rFonts w:cs="Arial"/>
                <w:sz w:val="16"/>
                <w:szCs w:val="16"/>
              </w:rPr>
              <w:t>)</w:t>
            </w:r>
          </w:p>
          <w:p w14:paraId="76537D6D" w14:textId="1C062EC4" w:rsidR="00D921AD" w:rsidRDefault="00D921AD">
            <w:pPr>
              <w:pStyle w:val="ListParagraph"/>
              <w:numPr>
                <w:ilvl w:val="0"/>
                <w:numId w:val="17"/>
              </w:numPr>
              <w:ind w:left="175" w:hanging="175"/>
              <w:jc w:val="left"/>
              <w:rPr>
                <w:rFonts w:cs="Arial"/>
                <w:sz w:val="16"/>
                <w:szCs w:val="16"/>
              </w:rPr>
            </w:pPr>
            <w:r>
              <w:rPr>
                <w:rFonts w:cs="Arial"/>
                <w:sz w:val="16"/>
                <w:szCs w:val="16"/>
              </w:rPr>
              <w:t>Bionic Pancreas User Opinion Survey (BPUOS)</w:t>
            </w:r>
          </w:p>
          <w:p w14:paraId="096C8EF8" w14:textId="2DF36317" w:rsidR="00C3774A" w:rsidRPr="00D921AD" w:rsidRDefault="00C3774A">
            <w:pPr>
              <w:pStyle w:val="ListParagraph"/>
              <w:numPr>
                <w:ilvl w:val="0"/>
                <w:numId w:val="17"/>
              </w:numPr>
              <w:ind w:left="175" w:hanging="175"/>
              <w:jc w:val="left"/>
              <w:rPr>
                <w:rFonts w:cs="Arial"/>
                <w:sz w:val="16"/>
                <w:szCs w:val="16"/>
              </w:rPr>
            </w:pPr>
            <w:r>
              <w:rPr>
                <w:rFonts w:cs="Arial"/>
                <w:sz w:val="16"/>
                <w:szCs w:val="16"/>
              </w:rPr>
              <w:t>Diabetes-specific attitudes about Technology (DSAT)</w:t>
            </w:r>
          </w:p>
        </w:tc>
        <w:tc>
          <w:tcPr>
            <w:tcW w:w="2187" w:type="dxa"/>
          </w:tcPr>
          <w:p w14:paraId="1442006E" w14:textId="77777777" w:rsidR="00C3774A" w:rsidRDefault="0030256E" w:rsidP="00C3774A">
            <w:pPr>
              <w:rPr>
                <w:rFonts w:cs="Arial"/>
                <w:sz w:val="16"/>
                <w:szCs w:val="16"/>
              </w:rPr>
            </w:pPr>
            <w:r w:rsidRPr="0030256E">
              <w:rPr>
                <w:rFonts w:cs="Arial"/>
                <w:sz w:val="16"/>
                <w:szCs w:val="16"/>
              </w:rPr>
              <w:lastRenderedPageBreak/>
              <w:t xml:space="preserve">The T1-DDS score </w:t>
            </w:r>
            <w:r>
              <w:rPr>
                <w:rFonts w:cs="Arial"/>
                <w:sz w:val="16"/>
                <w:szCs w:val="16"/>
              </w:rPr>
              <w:t>improved</w:t>
            </w:r>
            <w:r w:rsidRPr="0030256E">
              <w:rPr>
                <w:rFonts w:cs="Arial"/>
                <w:sz w:val="16"/>
                <w:szCs w:val="16"/>
              </w:rPr>
              <w:t xml:space="preserve"> from 1.9 at baseline to 1.6 at week 13 in the BP group (P&lt;0.001). </w:t>
            </w:r>
          </w:p>
          <w:p w14:paraId="6C1366E4" w14:textId="77777777" w:rsidR="00E44EDF" w:rsidRDefault="00E44EDF" w:rsidP="00C3774A">
            <w:pPr>
              <w:rPr>
                <w:rFonts w:cs="Arial"/>
                <w:sz w:val="16"/>
                <w:szCs w:val="16"/>
              </w:rPr>
            </w:pPr>
          </w:p>
          <w:p w14:paraId="68B63F60" w14:textId="77777777" w:rsidR="002D730E" w:rsidRDefault="00E44EDF" w:rsidP="00C3774A">
            <w:pPr>
              <w:rPr>
                <w:rFonts w:cs="Arial"/>
                <w:sz w:val="16"/>
                <w:szCs w:val="16"/>
              </w:rPr>
            </w:pPr>
            <w:r w:rsidRPr="00E44EDF">
              <w:rPr>
                <w:rFonts w:cs="Arial"/>
                <w:sz w:val="16"/>
                <w:szCs w:val="16"/>
              </w:rPr>
              <w:t xml:space="preserve">The </w:t>
            </w:r>
            <w:r>
              <w:rPr>
                <w:rFonts w:cs="Arial"/>
                <w:sz w:val="16"/>
                <w:szCs w:val="16"/>
              </w:rPr>
              <w:t xml:space="preserve">adult </w:t>
            </w:r>
            <w:r w:rsidRPr="00E44EDF">
              <w:rPr>
                <w:rFonts w:cs="Arial"/>
                <w:sz w:val="16"/>
                <w:szCs w:val="16"/>
              </w:rPr>
              <w:t xml:space="preserve">BP group had a 6-point lower </w:t>
            </w:r>
            <w:r>
              <w:rPr>
                <w:rFonts w:cs="Arial"/>
                <w:sz w:val="16"/>
                <w:szCs w:val="16"/>
              </w:rPr>
              <w:t xml:space="preserve">HFS </w:t>
            </w:r>
            <w:r w:rsidRPr="00E44EDF">
              <w:rPr>
                <w:rFonts w:cs="Arial"/>
                <w:sz w:val="16"/>
                <w:szCs w:val="16"/>
              </w:rPr>
              <w:t xml:space="preserve">score at week 13 compared to the SC group, indicating a significant reduction in fear </w:t>
            </w:r>
            <w:r w:rsidRPr="00E44EDF">
              <w:rPr>
                <w:rFonts w:cs="Arial"/>
                <w:sz w:val="16"/>
                <w:szCs w:val="16"/>
              </w:rPr>
              <w:lastRenderedPageBreak/>
              <w:t>of hypoglycemia (P=0.005).</w:t>
            </w:r>
            <w:r w:rsidR="00E351AE" w:rsidRPr="00E351AE">
              <w:rPr>
                <w:rFonts w:cs="Arial"/>
                <w:sz w:val="16"/>
                <w:szCs w:val="16"/>
              </w:rPr>
              <w:t xml:space="preserve"> No significant treatment effect on the HFS was observed in </w:t>
            </w:r>
            <w:r w:rsidR="00E351AE">
              <w:rPr>
                <w:rFonts w:cs="Arial"/>
                <w:sz w:val="16"/>
                <w:szCs w:val="16"/>
              </w:rPr>
              <w:t>youths</w:t>
            </w:r>
            <w:r w:rsidR="00E351AE" w:rsidRPr="00E351AE">
              <w:rPr>
                <w:rFonts w:cs="Arial"/>
                <w:sz w:val="16"/>
                <w:szCs w:val="16"/>
              </w:rPr>
              <w:t>.</w:t>
            </w:r>
          </w:p>
          <w:p w14:paraId="473E56BC" w14:textId="77777777" w:rsidR="002D730E" w:rsidRDefault="002D730E" w:rsidP="00C3774A">
            <w:pPr>
              <w:rPr>
                <w:rFonts w:cs="Arial"/>
                <w:sz w:val="16"/>
                <w:szCs w:val="16"/>
              </w:rPr>
            </w:pPr>
          </w:p>
          <w:p w14:paraId="06EBB398" w14:textId="77777777" w:rsidR="00E44EDF" w:rsidRDefault="002D730E" w:rsidP="00C3774A">
            <w:pPr>
              <w:rPr>
                <w:rFonts w:cs="Arial"/>
                <w:sz w:val="16"/>
                <w:szCs w:val="16"/>
              </w:rPr>
            </w:pPr>
            <w:r w:rsidRPr="002D730E">
              <w:rPr>
                <w:rFonts w:cs="Arial"/>
                <w:sz w:val="16"/>
                <w:szCs w:val="16"/>
              </w:rPr>
              <w:t xml:space="preserve">The </w:t>
            </w:r>
            <w:r>
              <w:rPr>
                <w:rFonts w:cs="Arial"/>
                <w:sz w:val="16"/>
                <w:szCs w:val="16"/>
              </w:rPr>
              <w:t xml:space="preserve">adult </w:t>
            </w:r>
            <w:r w:rsidRPr="002D730E">
              <w:rPr>
                <w:rFonts w:cs="Arial"/>
                <w:sz w:val="16"/>
                <w:szCs w:val="16"/>
              </w:rPr>
              <w:t>BP group showed significant improvement</w:t>
            </w:r>
            <w:r>
              <w:rPr>
                <w:rFonts w:cs="Arial"/>
                <w:sz w:val="16"/>
                <w:szCs w:val="16"/>
              </w:rPr>
              <w:t xml:space="preserve"> in WHO-5</w:t>
            </w:r>
            <w:r w:rsidRPr="002D730E">
              <w:rPr>
                <w:rFonts w:cs="Arial"/>
                <w:sz w:val="16"/>
                <w:szCs w:val="16"/>
              </w:rPr>
              <w:t>, with a 5-point higher total score compared to the SC group at week 13 (P=0.02).</w:t>
            </w:r>
          </w:p>
          <w:p w14:paraId="39B982B5" w14:textId="77777777" w:rsidR="007B1154" w:rsidRDefault="007B1154" w:rsidP="00C3774A">
            <w:pPr>
              <w:rPr>
                <w:rFonts w:cs="Arial"/>
                <w:sz w:val="16"/>
                <w:szCs w:val="16"/>
              </w:rPr>
            </w:pPr>
          </w:p>
          <w:p w14:paraId="3BFA89CB" w14:textId="05578048" w:rsidR="007B1154" w:rsidRDefault="007B1154" w:rsidP="00C3774A">
            <w:pPr>
              <w:rPr>
                <w:rFonts w:cs="Arial"/>
                <w:sz w:val="16"/>
                <w:szCs w:val="16"/>
              </w:rPr>
            </w:pPr>
            <w:r w:rsidRPr="007B1154">
              <w:rPr>
                <w:rFonts w:cs="Arial"/>
                <w:sz w:val="16"/>
                <w:szCs w:val="16"/>
              </w:rPr>
              <w:t xml:space="preserve">A significant improvement in </w:t>
            </w:r>
            <w:r>
              <w:rPr>
                <w:rFonts w:cs="Arial"/>
                <w:sz w:val="16"/>
                <w:szCs w:val="16"/>
              </w:rPr>
              <w:t xml:space="preserve"> DTSQ</w:t>
            </w:r>
            <w:r w:rsidRPr="007B1154">
              <w:rPr>
                <w:rFonts w:cs="Arial"/>
                <w:sz w:val="16"/>
                <w:szCs w:val="16"/>
              </w:rPr>
              <w:t xml:space="preserve"> treatment</w:t>
            </w:r>
            <w:r>
              <w:rPr>
                <w:rFonts w:cs="Arial"/>
                <w:sz w:val="16"/>
                <w:szCs w:val="16"/>
              </w:rPr>
              <w:t xml:space="preserve"> </w:t>
            </w:r>
            <w:r w:rsidRPr="007B1154">
              <w:rPr>
                <w:rFonts w:cs="Arial"/>
                <w:sz w:val="16"/>
                <w:szCs w:val="16"/>
              </w:rPr>
              <w:t>satisfaction was observed in caregivers of children in the BP group (P&lt;0.001).</w:t>
            </w:r>
            <w:r>
              <w:rPr>
                <w:rFonts w:cs="Arial"/>
                <w:sz w:val="16"/>
                <w:szCs w:val="16"/>
              </w:rPr>
              <w:t xml:space="preserve"> </w:t>
            </w:r>
            <w:r w:rsidRPr="007B1154">
              <w:rPr>
                <w:rFonts w:cs="Arial"/>
                <w:sz w:val="16"/>
                <w:szCs w:val="16"/>
              </w:rPr>
              <w:t>A smaller, non-significant improvement was observed in caregivers of teenagers</w:t>
            </w:r>
            <w:r>
              <w:rPr>
                <w:rFonts w:cs="Arial"/>
                <w:sz w:val="16"/>
                <w:szCs w:val="16"/>
              </w:rPr>
              <w:t>.</w:t>
            </w:r>
          </w:p>
          <w:p w14:paraId="2A4071B9" w14:textId="77777777" w:rsidR="007B1154" w:rsidRDefault="007B1154" w:rsidP="00C3774A">
            <w:pPr>
              <w:rPr>
                <w:rFonts w:cs="Arial"/>
                <w:sz w:val="16"/>
                <w:szCs w:val="16"/>
              </w:rPr>
            </w:pPr>
          </w:p>
          <w:p w14:paraId="6CE45DFE" w14:textId="77777777" w:rsidR="007B1154" w:rsidRDefault="007B1154" w:rsidP="00C3774A">
            <w:pPr>
              <w:rPr>
                <w:rFonts w:cs="Arial"/>
                <w:sz w:val="16"/>
                <w:szCs w:val="16"/>
              </w:rPr>
            </w:pPr>
            <w:r w:rsidRPr="007B1154">
              <w:rPr>
                <w:rFonts w:cs="Arial"/>
                <w:sz w:val="16"/>
                <w:szCs w:val="16"/>
              </w:rPr>
              <w:t>No significant change was observed in the PAID scores for teenagers or children throughout the study.</w:t>
            </w:r>
          </w:p>
          <w:p w14:paraId="07956206" w14:textId="77777777" w:rsidR="007B1154" w:rsidRDefault="007B1154" w:rsidP="00C3774A">
            <w:pPr>
              <w:rPr>
                <w:rFonts w:cs="Arial"/>
                <w:sz w:val="16"/>
                <w:szCs w:val="16"/>
              </w:rPr>
            </w:pPr>
          </w:p>
          <w:p w14:paraId="0B6D2A05" w14:textId="77777777" w:rsidR="007B1154" w:rsidRDefault="007B1154" w:rsidP="00C3774A">
            <w:pPr>
              <w:rPr>
                <w:rFonts w:cs="Arial"/>
                <w:sz w:val="16"/>
                <w:szCs w:val="16"/>
              </w:rPr>
            </w:pPr>
            <w:r w:rsidRPr="007B1154">
              <w:rPr>
                <w:rFonts w:cs="Arial"/>
                <w:sz w:val="16"/>
                <w:szCs w:val="16"/>
              </w:rPr>
              <w:t>Significant improvements in perceived</w:t>
            </w:r>
            <w:r>
              <w:rPr>
                <w:rFonts w:cs="Arial"/>
                <w:sz w:val="16"/>
                <w:szCs w:val="16"/>
              </w:rPr>
              <w:t xml:space="preserve"> EQ5D</w:t>
            </w:r>
            <w:r w:rsidRPr="007B1154">
              <w:rPr>
                <w:rFonts w:cs="Arial"/>
                <w:sz w:val="16"/>
                <w:szCs w:val="16"/>
              </w:rPr>
              <w:t xml:space="preserve"> health status were observed in the BP group (P&lt;0.001).</w:t>
            </w:r>
            <w:r>
              <w:rPr>
                <w:rFonts w:cs="Arial"/>
                <w:sz w:val="16"/>
                <w:szCs w:val="16"/>
              </w:rPr>
              <w:t xml:space="preserve"> </w:t>
            </w:r>
          </w:p>
          <w:p w14:paraId="57F24B51" w14:textId="77777777" w:rsidR="00FF37FC" w:rsidRDefault="00FF37FC" w:rsidP="00C3774A">
            <w:pPr>
              <w:rPr>
                <w:rFonts w:cs="Arial"/>
                <w:sz w:val="16"/>
                <w:szCs w:val="16"/>
              </w:rPr>
            </w:pPr>
          </w:p>
          <w:p w14:paraId="1D427473" w14:textId="77777777" w:rsidR="00FF37FC" w:rsidRDefault="00FF37FC" w:rsidP="00C3774A">
            <w:pPr>
              <w:rPr>
                <w:rFonts w:cs="Arial"/>
                <w:sz w:val="16"/>
                <w:szCs w:val="16"/>
              </w:rPr>
            </w:pPr>
            <w:r w:rsidRPr="00FF37FC">
              <w:rPr>
                <w:rFonts w:cs="Arial"/>
                <w:sz w:val="16"/>
                <w:szCs w:val="16"/>
              </w:rPr>
              <w:t>Baseline and endpoint INSPIRE scores for the BP system were high, ranging from 79 to 82 at baseline and 69 to 77 at endpoint. This indicates that participants had positive expectations about the BP system both before and after using it.</w:t>
            </w:r>
          </w:p>
          <w:p w14:paraId="7D77BCCE" w14:textId="77777777" w:rsidR="00FF37FC" w:rsidRDefault="00FF37FC" w:rsidP="00C3774A">
            <w:pPr>
              <w:rPr>
                <w:rFonts w:cs="Arial"/>
                <w:sz w:val="16"/>
                <w:szCs w:val="16"/>
              </w:rPr>
            </w:pPr>
          </w:p>
          <w:p w14:paraId="24B57FB6" w14:textId="38FEF072" w:rsidR="00FF37FC" w:rsidRPr="00A03EB7" w:rsidRDefault="001459B0" w:rsidP="00C3774A">
            <w:pPr>
              <w:rPr>
                <w:rFonts w:cs="Arial"/>
                <w:sz w:val="16"/>
                <w:szCs w:val="16"/>
              </w:rPr>
            </w:pPr>
            <w:r w:rsidRPr="001459B0">
              <w:rPr>
                <w:rFonts w:cs="Arial"/>
                <w:sz w:val="16"/>
                <w:szCs w:val="16"/>
              </w:rPr>
              <w:t>Participants in all groups reported significantly greater benefits from the BP system compared to burdens</w:t>
            </w:r>
            <w:r>
              <w:rPr>
                <w:rFonts w:cs="Arial"/>
                <w:sz w:val="16"/>
                <w:szCs w:val="16"/>
              </w:rPr>
              <w:t xml:space="preserve"> based on BPUOS</w:t>
            </w:r>
            <w:r w:rsidRPr="001459B0">
              <w:rPr>
                <w:rFonts w:cs="Arial"/>
                <w:sz w:val="16"/>
                <w:szCs w:val="16"/>
              </w:rPr>
              <w:t xml:space="preserve">. </w:t>
            </w:r>
            <w:r w:rsidRPr="001459B0">
              <w:rPr>
                <w:rFonts w:cs="Arial"/>
                <w:sz w:val="16"/>
                <w:szCs w:val="16"/>
              </w:rPr>
              <w:lastRenderedPageBreak/>
              <w:t>The benefits included feelings of increased freedom, reduced worry, and a desire to continue using the BP system after the trial.</w:t>
            </w:r>
          </w:p>
        </w:tc>
        <w:tc>
          <w:tcPr>
            <w:tcW w:w="0" w:type="auto"/>
          </w:tcPr>
          <w:p w14:paraId="61F124C2" w14:textId="7FF6B27D" w:rsidR="00C3774A" w:rsidRDefault="0097332B" w:rsidP="00C3774A">
            <w:pPr>
              <w:rPr>
                <w:rFonts w:cs="Arial"/>
                <w:sz w:val="16"/>
                <w:szCs w:val="16"/>
              </w:rPr>
            </w:pPr>
            <w:r w:rsidRPr="00C2061D">
              <w:rPr>
                <w:rFonts w:cs="Arial"/>
                <w:sz w:val="16"/>
                <w:szCs w:val="16"/>
              </w:rPr>
              <w:lastRenderedPageBreak/>
              <w:t>No device-related AEs or safety issues were reported.</w:t>
            </w:r>
          </w:p>
        </w:tc>
        <w:tc>
          <w:tcPr>
            <w:tcW w:w="0" w:type="auto"/>
          </w:tcPr>
          <w:p w14:paraId="7B1C16CA" w14:textId="6F4FE426" w:rsidR="00C3774A" w:rsidRDefault="007C5CBC" w:rsidP="00C3774A">
            <w:pPr>
              <w:rPr>
                <w:rFonts w:cs="Arial"/>
                <w:sz w:val="16"/>
                <w:szCs w:val="16"/>
              </w:rPr>
            </w:pPr>
            <w:r w:rsidRPr="007C5CBC">
              <w:rPr>
                <w:rFonts w:cs="Arial"/>
                <w:sz w:val="16"/>
                <w:szCs w:val="16"/>
              </w:rPr>
              <w:t xml:space="preserve">The </w:t>
            </w:r>
            <w:r>
              <w:rPr>
                <w:rFonts w:cs="Arial"/>
                <w:sz w:val="16"/>
                <w:szCs w:val="16"/>
              </w:rPr>
              <w:t xml:space="preserve">BP </w:t>
            </w:r>
            <w:r w:rsidRPr="007C5CBC">
              <w:rPr>
                <w:rFonts w:cs="Arial"/>
                <w:sz w:val="16"/>
                <w:szCs w:val="16"/>
              </w:rPr>
              <w:t>system demonstrated a positive impact on the quality of life and emotional well-being compared to standard care</w:t>
            </w:r>
            <w:r w:rsidR="00BE75E0">
              <w:rPr>
                <w:rFonts w:cs="Arial"/>
                <w:sz w:val="16"/>
                <w:szCs w:val="16"/>
              </w:rPr>
              <w:t>.</w:t>
            </w:r>
          </w:p>
        </w:tc>
      </w:tr>
      <w:tr w:rsidR="003620A6" w:rsidRPr="00C2061D" w14:paraId="36C0064E" w14:textId="77777777" w:rsidTr="005E17B4">
        <w:tc>
          <w:tcPr>
            <w:tcW w:w="1334" w:type="dxa"/>
          </w:tcPr>
          <w:p w14:paraId="7EEFCEDE" w14:textId="249671DC" w:rsidR="003620A6" w:rsidRPr="00FF2044" w:rsidRDefault="003620A6" w:rsidP="003620A6">
            <w:pPr>
              <w:rPr>
                <w:rFonts w:cs="Arial"/>
                <w:bCs/>
                <w:sz w:val="16"/>
                <w:szCs w:val="16"/>
              </w:rPr>
            </w:pPr>
            <w:bookmarkStart w:id="131" w:name="_Hlk182902544"/>
            <w:r w:rsidRPr="00FF2044">
              <w:rPr>
                <w:rFonts w:cs="Arial"/>
                <w:bCs/>
                <w:sz w:val="16"/>
                <w:szCs w:val="16"/>
              </w:rPr>
              <w:lastRenderedPageBreak/>
              <w:t xml:space="preserve">Beck </w:t>
            </w:r>
            <w:r>
              <w:rPr>
                <w:rFonts w:cs="Arial"/>
                <w:bCs/>
                <w:sz w:val="16"/>
                <w:szCs w:val="16"/>
              </w:rPr>
              <w:t>et al.</w:t>
            </w:r>
            <w:r w:rsidRPr="00FF2044">
              <w:rPr>
                <w:rFonts w:cs="Arial"/>
                <w:bCs/>
                <w:sz w:val="16"/>
                <w:szCs w:val="16"/>
              </w:rPr>
              <w:t xml:space="preserve"> (2022) </w:t>
            </w:r>
            <w:r w:rsidRPr="00FF2044">
              <w:rPr>
                <w:rFonts w:cs="Arial"/>
                <w:bCs/>
                <w:sz w:val="16"/>
                <w:szCs w:val="16"/>
              </w:rPr>
              <w:fldChar w:fldCharType="begin">
                <w:fldData xml:space="preserve">PEVuZE5vdGU+PENpdGU+PEF1dGhvcj5CZWNrPC9BdXRob3I+PFllYXI+MjAyMjwvWWVhcj48UmVj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==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PEVuZE5vdGU+PENpdGU+PEF1dGhvcj5CZWNrPC9BdXRob3I+PFllYXI+MjAyMjwvWWVhcj48UmVj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==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(61, 67)</w:t>
            </w:r>
            <w:r w:rsidRPr="00FF2044">
              <w:rPr>
                <w:rFonts w:cs="Arial"/>
                <w:bCs/>
                <w:sz w:val="16"/>
                <w:szCs w:val="16"/>
              </w:rPr>
              <w:fldChar w:fldCharType="end"/>
            </w:r>
          </w:p>
        </w:tc>
        <w:tc>
          <w:tcPr>
            <w:tcW w:w="1714" w:type="dxa"/>
          </w:tcPr>
          <w:p w14:paraId="78CCB8A8" w14:textId="77777777" w:rsidR="003620A6" w:rsidRDefault="003620A6" w:rsidP="003620A6">
            <w:pPr>
              <w:rPr>
                <w:rFonts w:cs="Arial"/>
                <w:sz w:val="16"/>
                <w:szCs w:val="16"/>
              </w:rPr>
            </w:pPr>
            <w:r w:rsidRPr="00323A5A">
              <w:rPr>
                <w:rFonts w:cs="Arial"/>
                <w:sz w:val="16"/>
                <w:szCs w:val="16"/>
              </w:rPr>
              <w:t xml:space="preserve">The study used the </w:t>
            </w:r>
            <w:proofErr w:type="spellStart"/>
            <w:r w:rsidRPr="00323A5A">
              <w:rPr>
                <w:rFonts w:cs="Arial"/>
                <w:sz w:val="16"/>
                <w:szCs w:val="16"/>
              </w:rPr>
              <w:t>iLet</w:t>
            </w:r>
            <w:proofErr w:type="spellEnd"/>
            <w:r w:rsidRPr="00323A5A">
              <w:rPr>
                <w:rFonts w:cs="Arial"/>
                <w:sz w:val="16"/>
                <w:szCs w:val="16"/>
              </w:rPr>
              <w:t xml:space="preserve"> </w:t>
            </w:r>
            <w:r>
              <w:rPr>
                <w:rFonts w:cs="Arial"/>
                <w:sz w:val="16"/>
                <w:szCs w:val="16"/>
              </w:rPr>
              <w:t>BP</w:t>
            </w:r>
            <w:r w:rsidRPr="00323A5A">
              <w:rPr>
                <w:rFonts w:cs="Arial"/>
                <w:sz w:val="16"/>
                <w:szCs w:val="16"/>
              </w:rPr>
              <w:t xml:space="preserve"> device</w:t>
            </w:r>
            <w:r>
              <w:rPr>
                <w:rFonts w:cs="Arial"/>
                <w:sz w:val="16"/>
                <w:szCs w:val="16"/>
              </w:rPr>
              <w:t xml:space="preserve"> with Dexcom G6 CGM</w:t>
            </w:r>
            <w:r w:rsidRPr="00323A5A">
              <w:rPr>
                <w:rFonts w:cs="Arial"/>
                <w:sz w:val="16"/>
                <w:szCs w:val="16"/>
              </w:rPr>
              <w:t xml:space="preserve"> for insulin infusion in the BP groups. </w:t>
            </w:r>
          </w:p>
          <w:p w14:paraId="60D4FA71" w14:textId="77777777" w:rsidR="003620A6" w:rsidRDefault="003620A6" w:rsidP="003620A6">
            <w:pPr>
              <w:rPr>
                <w:rFonts w:cs="Arial"/>
                <w:sz w:val="16"/>
                <w:szCs w:val="16"/>
              </w:rPr>
            </w:pPr>
          </w:p>
          <w:p w14:paraId="6598B32A" w14:textId="77777777" w:rsidR="003620A6" w:rsidRDefault="003620A6" w:rsidP="003620A6">
            <w:pPr>
              <w:rPr>
                <w:rFonts w:cs="Arial"/>
                <w:sz w:val="16"/>
                <w:szCs w:val="16"/>
              </w:rPr>
            </w:pPr>
            <w:r>
              <w:rPr>
                <w:rFonts w:cs="Arial"/>
                <w:sz w:val="16"/>
                <w:szCs w:val="16"/>
              </w:rPr>
              <w:t>The</w:t>
            </w:r>
            <w:r w:rsidRPr="00323A5A">
              <w:rPr>
                <w:rFonts w:cs="Arial"/>
                <w:sz w:val="16"/>
                <w:szCs w:val="16"/>
              </w:rPr>
              <w:t xml:space="preserve"> </w:t>
            </w:r>
            <w:proofErr w:type="spellStart"/>
            <w:r w:rsidRPr="00323A5A">
              <w:rPr>
                <w:rFonts w:cs="Arial"/>
                <w:sz w:val="16"/>
                <w:szCs w:val="16"/>
              </w:rPr>
              <w:t>iLet</w:t>
            </w:r>
            <w:proofErr w:type="spellEnd"/>
            <w:r w:rsidRPr="00323A5A">
              <w:rPr>
                <w:rFonts w:cs="Arial"/>
                <w:sz w:val="16"/>
                <w:szCs w:val="16"/>
              </w:rPr>
              <w:t xml:space="preserve"> pumps </w:t>
            </w:r>
            <w:r>
              <w:rPr>
                <w:rFonts w:cs="Arial"/>
                <w:sz w:val="16"/>
                <w:szCs w:val="16"/>
              </w:rPr>
              <w:t>delivered either</w:t>
            </w:r>
            <w:r w:rsidRPr="00323A5A">
              <w:rPr>
                <w:rFonts w:cs="Arial"/>
                <w:sz w:val="16"/>
                <w:szCs w:val="16"/>
              </w:rPr>
              <w:t xml:space="preserve"> fast-acting insulin </w:t>
            </w:r>
            <w:proofErr w:type="spellStart"/>
            <w:r w:rsidRPr="00323A5A">
              <w:rPr>
                <w:rFonts w:cs="Arial"/>
                <w:sz w:val="16"/>
                <w:szCs w:val="16"/>
              </w:rPr>
              <w:t>aspart</w:t>
            </w:r>
            <w:proofErr w:type="spellEnd"/>
            <w:r>
              <w:rPr>
                <w:rFonts w:cs="Arial"/>
                <w:sz w:val="16"/>
                <w:szCs w:val="16"/>
              </w:rPr>
              <w:t xml:space="preserve"> (BP-F group)</w:t>
            </w:r>
            <w:r w:rsidRPr="00323A5A">
              <w:rPr>
                <w:rFonts w:cs="Arial"/>
                <w:sz w:val="16"/>
                <w:szCs w:val="16"/>
              </w:rPr>
              <w:t xml:space="preserve"> or a choice of insulin </w:t>
            </w:r>
            <w:proofErr w:type="spellStart"/>
            <w:r w:rsidRPr="00323A5A">
              <w:rPr>
                <w:rFonts w:cs="Arial"/>
                <w:sz w:val="16"/>
                <w:szCs w:val="16"/>
              </w:rPr>
              <w:t>aspart</w:t>
            </w:r>
            <w:proofErr w:type="spellEnd"/>
            <w:r w:rsidRPr="00323A5A">
              <w:rPr>
                <w:rFonts w:cs="Arial"/>
                <w:sz w:val="16"/>
                <w:szCs w:val="16"/>
              </w:rPr>
              <w:t xml:space="preserve"> or lispro</w:t>
            </w:r>
            <w:r>
              <w:rPr>
                <w:rFonts w:cs="Arial"/>
                <w:sz w:val="16"/>
                <w:szCs w:val="16"/>
              </w:rPr>
              <w:t xml:space="preserve"> (BP-A/L group)</w:t>
            </w:r>
            <w:r w:rsidRPr="00323A5A">
              <w:rPr>
                <w:rFonts w:cs="Arial"/>
                <w:sz w:val="16"/>
                <w:szCs w:val="16"/>
              </w:rPr>
              <w:t xml:space="preserve"> to regulate blood glucose autonomously.</w:t>
            </w:r>
          </w:p>
          <w:p w14:paraId="2E1E449A" w14:textId="77777777" w:rsidR="003620A6" w:rsidRDefault="003620A6" w:rsidP="003620A6">
            <w:pPr>
              <w:rPr>
                <w:rFonts w:cs="Arial"/>
                <w:sz w:val="16"/>
                <w:szCs w:val="16"/>
              </w:rPr>
            </w:pPr>
          </w:p>
          <w:p w14:paraId="5A3A8277" w14:textId="77777777" w:rsidR="003620A6" w:rsidRDefault="003620A6" w:rsidP="003620A6">
            <w:pPr>
              <w:rPr>
                <w:rFonts w:cs="Arial"/>
                <w:sz w:val="16"/>
                <w:szCs w:val="16"/>
              </w:rPr>
            </w:pPr>
            <w:r>
              <w:rPr>
                <w:rFonts w:cs="Arial"/>
                <w:sz w:val="16"/>
                <w:szCs w:val="16"/>
              </w:rPr>
              <w:t>The standard care (SC) group continued using their own personal insulin and insulin delivery method.</w:t>
            </w:r>
          </w:p>
          <w:p w14:paraId="11ABE3C1" w14:textId="77777777" w:rsidR="003620A6" w:rsidRDefault="003620A6" w:rsidP="003620A6">
            <w:pPr>
              <w:rPr>
                <w:rFonts w:cs="Arial"/>
                <w:sz w:val="16"/>
                <w:szCs w:val="16"/>
              </w:rPr>
            </w:pPr>
          </w:p>
          <w:p w14:paraId="50E02198" w14:textId="77777777" w:rsidR="003620A6" w:rsidRPr="00562216" w:rsidRDefault="003620A6" w:rsidP="003620A6">
            <w:pPr>
              <w:rPr>
                <w:rFonts w:cs="Arial"/>
                <w:sz w:val="16"/>
                <w:szCs w:val="16"/>
              </w:rPr>
            </w:pPr>
          </w:p>
        </w:tc>
        <w:tc>
          <w:tcPr>
            <w:tcW w:w="2134" w:type="dxa"/>
          </w:tcPr>
          <w:p w14:paraId="4175A34E" w14:textId="0A4D1266" w:rsidR="003620A6" w:rsidRDefault="003620A6" w:rsidP="003620A6">
            <w:pPr>
              <w:rPr>
                <w:rFonts w:cs="Arial"/>
                <w:sz w:val="16"/>
                <w:szCs w:val="16"/>
              </w:rPr>
            </w:pPr>
            <w:r>
              <w:rPr>
                <w:rFonts w:cs="Arial"/>
                <w:sz w:val="16"/>
                <w:szCs w:val="16"/>
              </w:rPr>
              <w:t>T</w:t>
            </w:r>
            <w:r w:rsidRPr="0099534E">
              <w:rPr>
                <w:rFonts w:cs="Arial"/>
                <w:sz w:val="16"/>
                <w:szCs w:val="16"/>
              </w:rPr>
              <w:t xml:space="preserve">o evaluate the efficacy and safety of a fully automated, insulin-only BP using fast-acting insulin </w:t>
            </w:r>
            <w:proofErr w:type="spellStart"/>
            <w:r w:rsidRPr="0099534E">
              <w:rPr>
                <w:rFonts w:cs="Arial"/>
                <w:sz w:val="16"/>
                <w:szCs w:val="16"/>
              </w:rPr>
              <w:t>aspart</w:t>
            </w:r>
            <w:proofErr w:type="spellEnd"/>
            <w:r w:rsidRPr="0099534E">
              <w:rPr>
                <w:rFonts w:cs="Arial"/>
                <w:sz w:val="16"/>
                <w:szCs w:val="16"/>
              </w:rPr>
              <w:t xml:space="preserve"> in adults with T1D, comparing it to standard subcutaneous insulin delivery methods and a BP variant using either insulin </w:t>
            </w:r>
            <w:proofErr w:type="spellStart"/>
            <w:r w:rsidRPr="0099534E">
              <w:rPr>
                <w:rFonts w:cs="Arial"/>
                <w:sz w:val="16"/>
                <w:szCs w:val="16"/>
              </w:rPr>
              <w:t>aspart</w:t>
            </w:r>
            <w:proofErr w:type="spellEnd"/>
            <w:r w:rsidRPr="0099534E">
              <w:rPr>
                <w:rFonts w:cs="Arial"/>
                <w:sz w:val="16"/>
                <w:szCs w:val="16"/>
              </w:rPr>
              <w:t xml:space="preserve"> or lispro.</w:t>
            </w:r>
          </w:p>
        </w:tc>
        <w:tc>
          <w:tcPr>
            <w:tcW w:w="1603" w:type="dxa"/>
          </w:tcPr>
          <w:p w14:paraId="49C777C5" w14:textId="77777777" w:rsidR="003620A6" w:rsidRDefault="003620A6" w:rsidP="003620A6">
            <w:pPr>
              <w:rPr>
                <w:rFonts w:cs="Arial"/>
                <w:sz w:val="16"/>
                <w:szCs w:val="16"/>
              </w:rPr>
            </w:pPr>
            <w:r>
              <w:rPr>
                <w:rFonts w:cs="Arial"/>
                <w:sz w:val="16"/>
                <w:szCs w:val="16"/>
              </w:rPr>
              <w:t>M</w:t>
            </w:r>
            <w:r w:rsidRPr="0099534E">
              <w:rPr>
                <w:rFonts w:cs="Arial"/>
                <w:sz w:val="16"/>
                <w:szCs w:val="16"/>
              </w:rPr>
              <w:t>ulticenter, parallel-group</w:t>
            </w:r>
            <w:r>
              <w:rPr>
                <w:rFonts w:cs="Arial"/>
                <w:sz w:val="16"/>
                <w:szCs w:val="16"/>
              </w:rPr>
              <w:t xml:space="preserve"> RCT.</w:t>
            </w:r>
          </w:p>
          <w:p w14:paraId="044A9A8F" w14:textId="77777777" w:rsidR="003620A6" w:rsidRDefault="003620A6" w:rsidP="003620A6">
            <w:pPr>
              <w:rPr>
                <w:rFonts w:cs="Arial"/>
                <w:sz w:val="16"/>
                <w:szCs w:val="16"/>
              </w:rPr>
            </w:pPr>
          </w:p>
          <w:p w14:paraId="3D181932" w14:textId="77777777" w:rsidR="003620A6" w:rsidRDefault="003620A6" w:rsidP="003620A6">
            <w:pPr>
              <w:rPr>
                <w:rFonts w:cs="Arial"/>
                <w:sz w:val="16"/>
                <w:szCs w:val="16"/>
              </w:rPr>
            </w:pPr>
            <w:r>
              <w:rPr>
                <w:rFonts w:cs="Arial"/>
                <w:sz w:val="16"/>
                <w:szCs w:val="16"/>
              </w:rPr>
              <w:t>The study included 275 a</w:t>
            </w:r>
            <w:r w:rsidRPr="00323A5A">
              <w:rPr>
                <w:rFonts w:cs="Arial"/>
                <w:sz w:val="16"/>
                <w:szCs w:val="16"/>
              </w:rPr>
              <w:t>dults with T1D who had been using insulin for at least one year, through MDI or pump therapy</w:t>
            </w:r>
            <w:r>
              <w:rPr>
                <w:rFonts w:cs="Arial"/>
                <w:sz w:val="16"/>
                <w:szCs w:val="16"/>
              </w:rPr>
              <w:t>.</w:t>
            </w:r>
          </w:p>
          <w:p w14:paraId="608B644F" w14:textId="77777777" w:rsidR="003620A6" w:rsidRDefault="003620A6" w:rsidP="003620A6">
            <w:pPr>
              <w:rPr>
                <w:rFonts w:cs="Arial"/>
                <w:sz w:val="16"/>
                <w:szCs w:val="16"/>
              </w:rPr>
            </w:pPr>
          </w:p>
          <w:p w14:paraId="5E942009" w14:textId="77777777" w:rsidR="003620A6" w:rsidRDefault="003620A6" w:rsidP="003620A6">
            <w:pPr>
              <w:rPr>
                <w:rFonts w:cs="Arial"/>
                <w:sz w:val="16"/>
                <w:szCs w:val="16"/>
              </w:rPr>
            </w:pPr>
            <w:r w:rsidRPr="00323A5A">
              <w:rPr>
                <w:rFonts w:cs="Arial"/>
                <w:sz w:val="16"/>
                <w:szCs w:val="16"/>
              </w:rPr>
              <w:t xml:space="preserve">Patients were randomized into three groups: (1) BP with fast-acting insulin </w:t>
            </w:r>
            <w:proofErr w:type="spellStart"/>
            <w:r w:rsidRPr="00323A5A">
              <w:rPr>
                <w:rFonts w:cs="Arial"/>
                <w:sz w:val="16"/>
                <w:szCs w:val="16"/>
              </w:rPr>
              <w:t>aspart</w:t>
            </w:r>
            <w:proofErr w:type="spellEnd"/>
            <w:r w:rsidRPr="00323A5A">
              <w:rPr>
                <w:rFonts w:cs="Arial"/>
                <w:sz w:val="16"/>
                <w:szCs w:val="16"/>
              </w:rPr>
              <w:t xml:space="preserve"> (BP-F), (2) BP with insulin </w:t>
            </w:r>
            <w:proofErr w:type="spellStart"/>
            <w:r w:rsidRPr="00323A5A">
              <w:rPr>
                <w:rFonts w:cs="Arial"/>
                <w:sz w:val="16"/>
                <w:szCs w:val="16"/>
              </w:rPr>
              <w:t>aspart</w:t>
            </w:r>
            <w:proofErr w:type="spellEnd"/>
            <w:r w:rsidRPr="00323A5A">
              <w:rPr>
                <w:rFonts w:cs="Arial"/>
                <w:sz w:val="16"/>
                <w:szCs w:val="16"/>
              </w:rPr>
              <w:t xml:space="preserve"> or insulin lispro (BP-A/L), and (3) standard care (SC) group.</w:t>
            </w:r>
            <w:r>
              <w:rPr>
                <w:rFonts w:cs="Arial"/>
                <w:sz w:val="16"/>
                <w:szCs w:val="16"/>
              </w:rPr>
              <w:t xml:space="preserve"> </w:t>
            </w:r>
          </w:p>
          <w:p w14:paraId="739DE457" w14:textId="77777777" w:rsidR="003620A6" w:rsidRDefault="003620A6" w:rsidP="003620A6">
            <w:pPr>
              <w:rPr>
                <w:rFonts w:cs="Arial"/>
                <w:sz w:val="16"/>
                <w:szCs w:val="16"/>
              </w:rPr>
            </w:pPr>
          </w:p>
          <w:p w14:paraId="0B4DCD1A" w14:textId="77777777" w:rsidR="003620A6" w:rsidRDefault="003620A6" w:rsidP="003620A6">
            <w:pPr>
              <w:rPr>
                <w:rFonts w:cs="Arial"/>
                <w:sz w:val="16"/>
                <w:szCs w:val="16"/>
              </w:rPr>
            </w:pPr>
            <w:r>
              <w:rPr>
                <w:rFonts w:cs="Arial"/>
                <w:sz w:val="16"/>
                <w:szCs w:val="16"/>
              </w:rPr>
              <w:t>P</w:t>
            </w:r>
            <w:r w:rsidRPr="00323A5A">
              <w:rPr>
                <w:rFonts w:cs="Arial"/>
                <w:sz w:val="16"/>
                <w:szCs w:val="16"/>
              </w:rPr>
              <w:t>erformance and safety comparisons were conducted between the BP groups and the SC group.</w:t>
            </w:r>
          </w:p>
          <w:p w14:paraId="42C21CB6" w14:textId="77777777" w:rsidR="003620A6" w:rsidRDefault="003620A6" w:rsidP="003620A6">
            <w:pPr>
              <w:rPr>
                <w:rFonts w:cs="Arial"/>
                <w:sz w:val="16"/>
                <w:szCs w:val="16"/>
              </w:rPr>
            </w:pPr>
          </w:p>
          <w:p w14:paraId="5906AE11" w14:textId="2BD449C9" w:rsidR="003620A6" w:rsidRDefault="003620A6" w:rsidP="003620A6">
            <w:pPr>
              <w:rPr>
                <w:rFonts w:cs="Arial"/>
                <w:sz w:val="16"/>
                <w:szCs w:val="16"/>
              </w:rPr>
            </w:pPr>
            <w:r w:rsidRPr="00323A5A">
              <w:rPr>
                <w:rFonts w:cs="Arial"/>
                <w:sz w:val="16"/>
                <w:szCs w:val="16"/>
              </w:rPr>
              <w:t>Participants were followed for a period of 13 weeks</w:t>
            </w:r>
            <w:r>
              <w:rPr>
                <w:rFonts w:cs="Arial"/>
                <w:sz w:val="16"/>
                <w:szCs w:val="16"/>
              </w:rPr>
              <w:t>.</w:t>
            </w:r>
          </w:p>
        </w:tc>
        <w:tc>
          <w:tcPr>
            <w:tcW w:w="1536" w:type="dxa"/>
          </w:tcPr>
          <w:p w14:paraId="0A1F6B6E" w14:textId="77777777" w:rsidR="003620A6" w:rsidRDefault="003620A6" w:rsidP="003620A6">
            <w:pPr>
              <w:pStyle w:val="ListParagraph"/>
              <w:numPr>
                <w:ilvl w:val="0"/>
                <w:numId w:val="20"/>
              </w:numPr>
              <w:ind w:left="145" w:hanging="145"/>
              <w:jc w:val="left"/>
              <w:rPr>
                <w:rFonts w:cs="Arial"/>
                <w:sz w:val="16"/>
                <w:szCs w:val="16"/>
              </w:rPr>
            </w:pPr>
            <w:r>
              <w:rPr>
                <w:rFonts w:cs="Arial"/>
                <w:sz w:val="16"/>
                <w:szCs w:val="16"/>
              </w:rPr>
              <w:t>HbA1c levels</w:t>
            </w:r>
          </w:p>
          <w:p w14:paraId="72691268" w14:textId="77777777" w:rsidR="003620A6" w:rsidRDefault="003620A6" w:rsidP="003620A6">
            <w:pPr>
              <w:pStyle w:val="ListParagraph"/>
              <w:numPr>
                <w:ilvl w:val="0"/>
                <w:numId w:val="20"/>
              </w:numPr>
              <w:ind w:left="145" w:hanging="145"/>
              <w:jc w:val="left"/>
              <w:rPr>
                <w:rFonts w:cs="Arial"/>
                <w:sz w:val="16"/>
                <w:szCs w:val="16"/>
              </w:rPr>
            </w:pPr>
            <w:r w:rsidRPr="00C2061D">
              <w:rPr>
                <w:rFonts w:cs="Arial"/>
                <w:sz w:val="16"/>
                <w:szCs w:val="16"/>
              </w:rPr>
              <w:t xml:space="preserve">%TiR </w:t>
            </w:r>
            <w:r>
              <w:rPr>
                <w:rFonts w:cs="Arial"/>
                <w:sz w:val="16"/>
                <w:szCs w:val="16"/>
              </w:rPr>
              <w:t>(</w:t>
            </w:r>
            <w:r w:rsidRPr="00C2061D">
              <w:rPr>
                <w:rFonts w:cs="Arial"/>
                <w:sz w:val="16"/>
                <w:szCs w:val="16"/>
              </w:rPr>
              <w:t>70–180 mg/dL)</w:t>
            </w:r>
          </w:p>
          <w:p w14:paraId="43F40981" w14:textId="77777777" w:rsidR="003620A6" w:rsidRDefault="003620A6" w:rsidP="003620A6">
            <w:pPr>
              <w:pStyle w:val="ListParagraph"/>
              <w:numPr>
                <w:ilvl w:val="0"/>
                <w:numId w:val="20"/>
              </w:numPr>
              <w:ind w:left="145" w:hanging="145"/>
              <w:jc w:val="left"/>
              <w:rPr>
                <w:rFonts w:cs="Arial"/>
                <w:sz w:val="16"/>
                <w:szCs w:val="16"/>
              </w:rPr>
            </w:pPr>
            <w:r>
              <w:rPr>
                <w:rFonts w:cs="Arial"/>
                <w:sz w:val="16"/>
                <w:szCs w:val="16"/>
              </w:rPr>
              <w:t>%TBR (&lt;70 and &lt;54 mg/dL)</w:t>
            </w:r>
          </w:p>
          <w:p w14:paraId="041D7F18" w14:textId="77777777" w:rsidR="003620A6" w:rsidRDefault="003620A6" w:rsidP="003620A6">
            <w:pPr>
              <w:pStyle w:val="ListParagraph"/>
              <w:numPr>
                <w:ilvl w:val="0"/>
                <w:numId w:val="20"/>
              </w:numPr>
              <w:ind w:left="145" w:hanging="145"/>
              <w:jc w:val="left"/>
              <w:rPr>
                <w:rFonts w:cs="Arial"/>
                <w:sz w:val="16"/>
                <w:szCs w:val="16"/>
              </w:rPr>
            </w:pPr>
            <w:r>
              <w:rPr>
                <w:rFonts w:cs="Arial"/>
                <w:sz w:val="16"/>
                <w:szCs w:val="16"/>
              </w:rPr>
              <w:t>%TAR: (&gt;180 and &gt;250 mg/dL)</w:t>
            </w:r>
          </w:p>
          <w:p w14:paraId="7AA17E67" w14:textId="77777777" w:rsidR="003620A6" w:rsidRDefault="003620A6" w:rsidP="003620A6">
            <w:pPr>
              <w:pStyle w:val="ListParagraph"/>
              <w:numPr>
                <w:ilvl w:val="0"/>
                <w:numId w:val="20"/>
              </w:numPr>
              <w:ind w:left="145" w:hanging="145"/>
              <w:jc w:val="left"/>
              <w:rPr>
                <w:rFonts w:cs="Arial"/>
                <w:sz w:val="16"/>
                <w:szCs w:val="16"/>
              </w:rPr>
            </w:pPr>
            <w:r>
              <w:rPr>
                <w:rFonts w:cs="Arial"/>
                <w:sz w:val="16"/>
                <w:szCs w:val="16"/>
              </w:rPr>
              <w:t>Mean glucose levels</w:t>
            </w:r>
          </w:p>
          <w:p w14:paraId="7050ADFF" w14:textId="2156176D" w:rsidR="003620A6" w:rsidRPr="003620A6" w:rsidRDefault="003620A6" w:rsidP="003620A6">
            <w:pPr>
              <w:pStyle w:val="ListParagraph"/>
              <w:numPr>
                <w:ilvl w:val="0"/>
                <w:numId w:val="20"/>
              </w:numPr>
              <w:ind w:left="145" w:hanging="145"/>
              <w:jc w:val="left"/>
              <w:rPr>
                <w:rFonts w:cs="Arial"/>
                <w:sz w:val="16"/>
                <w:szCs w:val="16"/>
              </w:rPr>
            </w:pPr>
            <w:r>
              <w:rPr>
                <w:rFonts w:cs="Arial"/>
                <w:sz w:val="16"/>
                <w:szCs w:val="16"/>
              </w:rPr>
              <w:t>AEs</w:t>
            </w:r>
          </w:p>
        </w:tc>
        <w:tc>
          <w:tcPr>
            <w:tcW w:w="2187" w:type="dxa"/>
          </w:tcPr>
          <w:p w14:paraId="2FD0BD03" w14:textId="77777777" w:rsidR="003620A6" w:rsidRDefault="003620A6" w:rsidP="003620A6">
            <w:pPr>
              <w:rPr>
                <w:rFonts w:cs="Arial"/>
                <w:sz w:val="16"/>
                <w:szCs w:val="16"/>
              </w:rPr>
            </w:pPr>
            <w:r w:rsidRPr="00A03EB7">
              <w:rPr>
                <w:rFonts w:cs="Arial"/>
                <w:sz w:val="16"/>
                <w:szCs w:val="16"/>
              </w:rPr>
              <w:t xml:space="preserve">The BP-F group showed a greater reduction in HbA1c (from 7.8% to 7.1%) compared to the SC group (from 7.6% to 7.5%), with an adjusted difference of -0.5% (p &lt; 0.001). </w:t>
            </w:r>
          </w:p>
          <w:p w14:paraId="75EFF09B" w14:textId="77777777" w:rsidR="003620A6" w:rsidRDefault="003620A6" w:rsidP="003620A6">
            <w:pPr>
              <w:rPr>
                <w:rFonts w:cs="Arial"/>
                <w:sz w:val="16"/>
                <w:szCs w:val="16"/>
              </w:rPr>
            </w:pPr>
          </w:p>
          <w:p w14:paraId="10EE6651" w14:textId="77777777" w:rsidR="003620A6" w:rsidRDefault="003620A6" w:rsidP="003620A6">
            <w:pPr>
              <w:rPr>
                <w:rFonts w:cs="Arial"/>
                <w:sz w:val="16"/>
                <w:szCs w:val="16"/>
              </w:rPr>
            </w:pPr>
            <w:r>
              <w:rPr>
                <w:rFonts w:cs="Arial"/>
                <w:sz w:val="16"/>
                <w:szCs w:val="16"/>
              </w:rPr>
              <w:t>%</w:t>
            </w:r>
            <w:r w:rsidRPr="00A03EB7">
              <w:rPr>
                <w:rFonts w:cs="Arial"/>
                <w:sz w:val="16"/>
                <w:szCs w:val="16"/>
              </w:rPr>
              <w:t>TIR increased</w:t>
            </w:r>
            <w:r>
              <w:rPr>
                <w:rFonts w:cs="Arial"/>
                <w:sz w:val="16"/>
                <w:szCs w:val="16"/>
              </w:rPr>
              <w:t xml:space="preserve"> from 54% to 71% in the BP-F group, which was significantly more than for SC (53% to 58%; p &lt; 0.001) and BP-A/L (56% to 69%; p = 0.005)</w:t>
            </w:r>
            <w:r w:rsidRPr="00A03EB7">
              <w:rPr>
                <w:rFonts w:cs="Arial"/>
                <w:sz w:val="16"/>
                <w:szCs w:val="16"/>
              </w:rPr>
              <w:t>.</w:t>
            </w:r>
          </w:p>
          <w:p w14:paraId="24D7FC95" w14:textId="77777777" w:rsidR="003620A6" w:rsidRDefault="003620A6" w:rsidP="003620A6">
            <w:pPr>
              <w:rPr>
                <w:rFonts w:cs="Arial"/>
                <w:sz w:val="16"/>
                <w:szCs w:val="16"/>
              </w:rPr>
            </w:pPr>
          </w:p>
          <w:p w14:paraId="0D019ABA" w14:textId="77777777" w:rsidR="003620A6" w:rsidRDefault="003620A6" w:rsidP="003620A6">
            <w:pPr>
              <w:rPr>
                <w:rFonts w:cs="Arial"/>
                <w:sz w:val="16"/>
                <w:szCs w:val="16"/>
              </w:rPr>
            </w:pPr>
            <w:r w:rsidRPr="00A03EB7">
              <w:rPr>
                <w:rFonts w:cs="Arial"/>
                <w:sz w:val="16"/>
                <w:szCs w:val="16"/>
              </w:rPr>
              <w:t>Notably, performance benefits were more prominent during nighttime, with consistent glucose control across participants regardless of baseline glucose levels.</w:t>
            </w:r>
          </w:p>
          <w:p w14:paraId="119986B3" w14:textId="77777777" w:rsidR="003620A6" w:rsidRDefault="003620A6" w:rsidP="003620A6">
            <w:pPr>
              <w:rPr>
                <w:rFonts w:cs="Arial"/>
                <w:sz w:val="16"/>
                <w:szCs w:val="16"/>
              </w:rPr>
            </w:pPr>
          </w:p>
          <w:p w14:paraId="49D12C30" w14:textId="77777777" w:rsidR="003620A6" w:rsidRDefault="003620A6" w:rsidP="003620A6">
            <w:pPr>
              <w:rPr>
                <w:rFonts w:cs="Arial"/>
                <w:sz w:val="16"/>
                <w:szCs w:val="16"/>
              </w:rPr>
            </w:pPr>
            <w:r>
              <w:rPr>
                <w:rFonts w:cs="Arial"/>
                <w:sz w:val="16"/>
                <w:szCs w:val="16"/>
              </w:rPr>
              <w:t>%TBR&lt;70 increased from 1.3% to 1.7%</w:t>
            </w:r>
            <w:r w:rsidRPr="00A03EB7">
              <w:rPr>
                <w:rFonts w:cs="Arial"/>
                <w:sz w:val="16"/>
                <w:szCs w:val="16"/>
              </w:rPr>
              <w:t xml:space="preserve"> </w:t>
            </w:r>
            <w:r>
              <w:rPr>
                <w:rFonts w:cs="Arial"/>
                <w:sz w:val="16"/>
                <w:szCs w:val="16"/>
              </w:rPr>
              <w:t>in the BP-F group, which was similar for SC (1.3% to 1.5%) and BP-A/L (1.7% to 1.9%). %TBR&lt;54 also increased to a similar degree for all groups.</w:t>
            </w:r>
          </w:p>
          <w:p w14:paraId="7898F8E3" w14:textId="77777777" w:rsidR="003620A6" w:rsidRDefault="003620A6" w:rsidP="003620A6">
            <w:pPr>
              <w:rPr>
                <w:rFonts w:cs="Arial"/>
                <w:sz w:val="16"/>
                <w:szCs w:val="16"/>
              </w:rPr>
            </w:pPr>
          </w:p>
          <w:p w14:paraId="622FF816" w14:textId="1F91194C" w:rsidR="003620A6" w:rsidRPr="0030256E" w:rsidRDefault="003620A6" w:rsidP="003620A6">
            <w:pPr>
              <w:rPr>
                <w:rFonts w:cs="Arial"/>
                <w:sz w:val="16"/>
                <w:szCs w:val="16"/>
              </w:rPr>
            </w:pPr>
            <w:r w:rsidRPr="004564ED">
              <w:rPr>
                <w:rFonts w:cs="Arial"/>
                <w:sz w:val="16"/>
                <w:szCs w:val="16"/>
              </w:rPr>
              <w:t>Some participants experienced interruptions in insulin dosing due to technical issues, such as empty insulin cartridges, battery depletion, infusion set occlusions, and insulin delivery pauses (e.g., for exercise).</w:t>
            </w:r>
          </w:p>
        </w:tc>
        <w:tc>
          <w:tcPr>
            <w:tcW w:w="0" w:type="auto"/>
          </w:tcPr>
          <w:p w14:paraId="1C8443C4" w14:textId="77777777" w:rsidR="003620A6" w:rsidRDefault="003620A6" w:rsidP="003620A6">
            <w:pPr>
              <w:rPr>
                <w:rFonts w:cs="Arial"/>
                <w:sz w:val="16"/>
                <w:szCs w:val="16"/>
              </w:rPr>
            </w:pPr>
            <w:r>
              <w:rPr>
                <w:rFonts w:cs="Arial"/>
                <w:sz w:val="16"/>
                <w:szCs w:val="16"/>
              </w:rPr>
              <w:t>AEs</w:t>
            </w:r>
            <w:r w:rsidRPr="00DD3D3D">
              <w:rPr>
                <w:rFonts w:cs="Arial"/>
                <w:sz w:val="16"/>
                <w:szCs w:val="16"/>
              </w:rPr>
              <w:t xml:space="preserve"> included severe hypoglycemia events, with </w:t>
            </w:r>
            <w:r>
              <w:rPr>
                <w:rFonts w:cs="Arial"/>
                <w:sz w:val="16"/>
                <w:szCs w:val="16"/>
              </w:rPr>
              <w:t>3</w:t>
            </w:r>
            <w:r w:rsidRPr="00DD3D3D">
              <w:rPr>
                <w:rFonts w:cs="Arial"/>
                <w:sz w:val="16"/>
                <w:szCs w:val="16"/>
              </w:rPr>
              <w:t xml:space="preserve"> occurrences in the BP-F group, </w:t>
            </w:r>
            <w:r>
              <w:rPr>
                <w:rFonts w:cs="Arial"/>
                <w:sz w:val="16"/>
                <w:szCs w:val="16"/>
              </w:rPr>
              <w:t>2</w:t>
            </w:r>
            <w:r w:rsidRPr="00DD3D3D">
              <w:rPr>
                <w:rFonts w:cs="Arial"/>
                <w:sz w:val="16"/>
                <w:szCs w:val="16"/>
              </w:rPr>
              <w:t xml:space="preserve"> in the SC group, and </w:t>
            </w:r>
            <w:r>
              <w:rPr>
                <w:rFonts w:cs="Arial"/>
                <w:sz w:val="16"/>
                <w:szCs w:val="16"/>
              </w:rPr>
              <w:t>7</w:t>
            </w:r>
            <w:r w:rsidRPr="00DD3D3D">
              <w:rPr>
                <w:rFonts w:cs="Arial"/>
                <w:sz w:val="16"/>
                <w:szCs w:val="16"/>
              </w:rPr>
              <w:t xml:space="preserve"> in the BP-A/L group. </w:t>
            </w:r>
            <w:r w:rsidRPr="009739DA">
              <w:rPr>
                <w:rFonts w:cs="Arial"/>
                <w:sz w:val="16"/>
                <w:szCs w:val="16"/>
              </w:rPr>
              <w:t xml:space="preserve"> </w:t>
            </w:r>
          </w:p>
          <w:p w14:paraId="192870CD" w14:textId="77777777" w:rsidR="003620A6" w:rsidRDefault="003620A6" w:rsidP="003620A6">
            <w:pPr>
              <w:rPr>
                <w:rFonts w:cs="Arial"/>
                <w:sz w:val="16"/>
                <w:szCs w:val="16"/>
              </w:rPr>
            </w:pPr>
          </w:p>
          <w:p w14:paraId="3F7C1D99" w14:textId="77777777" w:rsidR="003620A6" w:rsidRDefault="003620A6" w:rsidP="003620A6">
            <w:pPr>
              <w:rPr>
                <w:rFonts w:cs="Arial"/>
                <w:sz w:val="16"/>
                <w:szCs w:val="16"/>
              </w:rPr>
            </w:pPr>
            <w:r>
              <w:rPr>
                <w:rFonts w:cs="Arial"/>
                <w:sz w:val="16"/>
                <w:szCs w:val="16"/>
              </w:rPr>
              <w:t xml:space="preserve">In addition, there were 52 </w:t>
            </w:r>
            <w:r w:rsidRPr="009739DA">
              <w:rPr>
                <w:rFonts w:cs="Arial"/>
                <w:sz w:val="16"/>
                <w:szCs w:val="16"/>
              </w:rPr>
              <w:t xml:space="preserve"> hyp</w:t>
            </w:r>
            <w:r>
              <w:rPr>
                <w:rFonts w:cs="Arial"/>
                <w:sz w:val="16"/>
                <w:szCs w:val="16"/>
              </w:rPr>
              <w:t>er</w:t>
            </w:r>
            <w:r w:rsidRPr="009739DA">
              <w:rPr>
                <w:rFonts w:cs="Arial"/>
                <w:sz w:val="16"/>
                <w:szCs w:val="16"/>
              </w:rPr>
              <w:t>glycemia events</w:t>
            </w:r>
            <w:r>
              <w:rPr>
                <w:rFonts w:cs="Arial"/>
                <w:sz w:val="16"/>
                <w:szCs w:val="16"/>
              </w:rPr>
              <w:t xml:space="preserve"> in the BP-F group and 34 in the BP-A/L group. These events were attributed to infusion set failures.</w:t>
            </w:r>
          </w:p>
          <w:p w14:paraId="1788481B" w14:textId="77777777" w:rsidR="003620A6" w:rsidRDefault="003620A6" w:rsidP="003620A6">
            <w:pPr>
              <w:rPr>
                <w:rFonts w:cs="Arial"/>
                <w:sz w:val="16"/>
                <w:szCs w:val="16"/>
              </w:rPr>
            </w:pPr>
          </w:p>
          <w:p w14:paraId="654D45EC" w14:textId="6242FF42" w:rsidR="003620A6" w:rsidRPr="00C2061D" w:rsidRDefault="003620A6" w:rsidP="003620A6">
            <w:pPr>
              <w:rPr>
                <w:rFonts w:cs="Arial"/>
                <w:sz w:val="16"/>
                <w:szCs w:val="16"/>
              </w:rPr>
            </w:pPr>
            <w:r>
              <w:rPr>
                <w:rFonts w:cs="Arial"/>
                <w:sz w:val="16"/>
                <w:szCs w:val="16"/>
              </w:rPr>
              <w:t>There were 2 cases of DKA in the BP-F group and none in the other groups</w:t>
            </w:r>
            <w:r w:rsidRPr="00DD3D3D">
              <w:rPr>
                <w:rFonts w:cs="Arial"/>
                <w:sz w:val="16"/>
                <w:szCs w:val="16"/>
              </w:rPr>
              <w:t>.</w:t>
            </w:r>
          </w:p>
        </w:tc>
        <w:tc>
          <w:tcPr>
            <w:tcW w:w="0" w:type="auto"/>
          </w:tcPr>
          <w:p w14:paraId="3F4783CF" w14:textId="77777777" w:rsidR="003620A6" w:rsidRPr="00415A3E" w:rsidRDefault="003620A6" w:rsidP="003620A6">
            <w:pPr>
              <w:rPr>
                <w:rFonts w:cs="Arial"/>
                <w:i/>
                <w:iCs/>
                <w:sz w:val="16"/>
                <w:szCs w:val="16"/>
              </w:rPr>
            </w:pPr>
            <w:r>
              <w:rPr>
                <w:rFonts w:cs="Arial"/>
                <w:sz w:val="16"/>
                <w:szCs w:val="16"/>
              </w:rPr>
              <w:t>The study concluded that, “</w:t>
            </w:r>
            <w:r w:rsidRPr="00415A3E">
              <w:rPr>
                <w:rFonts w:cs="Arial"/>
                <w:i/>
                <w:iCs/>
                <w:sz w:val="16"/>
                <w:szCs w:val="16"/>
              </w:rPr>
              <w:t xml:space="preserve">In adults with T1D, HbA1c was improved with the BP using fast-acting insulin </w:t>
            </w:r>
            <w:proofErr w:type="spellStart"/>
            <w:r w:rsidRPr="00415A3E">
              <w:rPr>
                <w:rFonts w:cs="Arial"/>
                <w:i/>
                <w:iCs/>
                <w:sz w:val="16"/>
                <w:szCs w:val="16"/>
              </w:rPr>
              <w:t>aspart</w:t>
            </w:r>
            <w:proofErr w:type="spellEnd"/>
            <w:r w:rsidRPr="00415A3E">
              <w:rPr>
                <w:rFonts w:cs="Arial"/>
                <w:i/>
                <w:iCs/>
                <w:sz w:val="16"/>
                <w:szCs w:val="16"/>
              </w:rPr>
              <w:t xml:space="preserve"> compared</w:t>
            </w:r>
          </w:p>
          <w:p w14:paraId="35986734" w14:textId="77777777" w:rsidR="003620A6" w:rsidRPr="00415A3E" w:rsidRDefault="003620A6" w:rsidP="003620A6">
            <w:pPr>
              <w:rPr>
                <w:rFonts w:cs="Arial"/>
                <w:i/>
                <w:iCs/>
                <w:sz w:val="16"/>
                <w:szCs w:val="16"/>
              </w:rPr>
            </w:pPr>
            <w:r w:rsidRPr="00415A3E">
              <w:rPr>
                <w:rFonts w:cs="Arial"/>
                <w:i/>
                <w:iCs/>
                <w:sz w:val="16"/>
                <w:szCs w:val="16"/>
              </w:rPr>
              <w:t>with standard care without increasing CGM-measured hypoglycemia. However, the effect was no better than</w:t>
            </w:r>
          </w:p>
          <w:p w14:paraId="60805815" w14:textId="32BC08EA" w:rsidR="003620A6" w:rsidRPr="007C5CBC" w:rsidRDefault="003620A6" w:rsidP="003620A6">
            <w:pPr>
              <w:rPr>
                <w:rFonts w:cs="Arial"/>
                <w:sz w:val="16"/>
                <w:szCs w:val="16"/>
              </w:rPr>
            </w:pPr>
            <w:r w:rsidRPr="00415A3E">
              <w:rPr>
                <w:rFonts w:cs="Arial"/>
                <w:i/>
                <w:iCs/>
                <w:sz w:val="16"/>
                <w:szCs w:val="16"/>
              </w:rPr>
              <w:t xml:space="preserve">the reduction observed with the BP using </w:t>
            </w:r>
            <w:proofErr w:type="spellStart"/>
            <w:r w:rsidRPr="00415A3E">
              <w:rPr>
                <w:rFonts w:cs="Arial"/>
                <w:i/>
                <w:iCs/>
                <w:sz w:val="16"/>
                <w:szCs w:val="16"/>
              </w:rPr>
              <w:t>aspart</w:t>
            </w:r>
            <w:proofErr w:type="spellEnd"/>
            <w:r w:rsidRPr="00415A3E">
              <w:rPr>
                <w:rFonts w:cs="Arial"/>
                <w:i/>
                <w:iCs/>
                <w:sz w:val="16"/>
                <w:szCs w:val="16"/>
              </w:rPr>
              <w:t xml:space="preserve"> or lispro</w:t>
            </w:r>
            <w:r w:rsidRPr="00415A3E">
              <w:rPr>
                <w:rFonts w:cs="Arial"/>
                <w:sz w:val="16"/>
                <w:szCs w:val="16"/>
              </w:rPr>
              <w:t>.</w:t>
            </w:r>
            <w:r>
              <w:rPr>
                <w:rFonts w:cs="Arial"/>
                <w:sz w:val="16"/>
                <w:szCs w:val="16"/>
              </w:rPr>
              <w:t>”</w:t>
            </w:r>
          </w:p>
        </w:tc>
      </w:tr>
      <w:bookmarkEnd w:id="131"/>
      <w:tr w:rsidR="003620A6" w:rsidRPr="00C2061D" w14:paraId="153F9906" w14:textId="77777777" w:rsidTr="005E17B4">
        <w:tc>
          <w:tcPr>
            <w:tcW w:w="1334" w:type="dxa"/>
          </w:tcPr>
          <w:p w14:paraId="1AC49B19" w14:textId="78073F4A" w:rsidR="003620A6" w:rsidRPr="00FF2044" w:rsidRDefault="003620A6" w:rsidP="003620A6">
            <w:pPr>
              <w:rPr>
                <w:rFonts w:cs="Arial"/>
                <w:bCs/>
                <w:sz w:val="16"/>
                <w:szCs w:val="16"/>
              </w:rPr>
            </w:pPr>
            <w:r w:rsidRPr="00FF2044">
              <w:rPr>
                <w:rFonts w:cs="Arial"/>
                <w:bCs/>
                <w:sz w:val="16"/>
                <w:szCs w:val="16"/>
              </w:rPr>
              <w:lastRenderedPageBreak/>
              <w:t xml:space="preserve">Howard </w:t>
            </w:r>
            <w:r>
              <w:rPr>
                <w:rFonts w:cs="Arial"/>
                <w:bCs/>
                <w:sz w:val="16"/>
                <w:szCs w:val="16"/>
              </w:rPr>
              <w:t>et al.</w:t>
            </w:r>
            <w:r w:rsidRPr="00FF2044">
              <w:rPr>
                <w:rFonts w:cs="Arial"/>
                <w:bCs/>
                <w:sz w:val="16"/>
                <w:szCs w:val="16"/>
              </w:rPr>
              <w:t xml:space="preserve"> (2024) </w:t>
            </w:r>
            <w:r w:rsidRPr="00FF2044">
              <w:rPr>
                <w:rFonts w:cs="Arial"/>
                <w:bCs/>
                <w:sz w:val="16"/>
                <w:szCs w:val="16"/>
              </w:rPr>
              <w:fldChar w:fldCharType="begin">
                <w:fldData xml:space="preserve">PEVuZE5vdGU+PENpdGU+PEF1dGhvcj5Ib3dhcmQ8L0F1dGhvcj48WWVhcj4yMDI0PC9ZZWFyPjxS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==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PEVuZE5vdGU+PENpdGU+PEF1dGhvcj5Ib3dhcmQ8L0F1dGhvcj48WWVhcj4yMDI0PC9ZZWFyPjxS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==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(68)</w:t>
            </w:r>
            <w:r w:rsidRPr="00FF2044">
              <w:rPr>
                <w:rFonts w:cs="Arial"/>
                <w:bCs/>
                <w:sz w:val="16"/>
                <w:szCs w:val="16"/>
              </w:rPr>
              <w:fldChar w:fldCharType="end"/>
            </w:r>
          </w:p>
        </w:tc>
        <w:tc>
          <w:tcPr>
            <w:tcW w:w="1714" w:type="dxa"/>
          </w:tcPr>
          <w:p w14:paraId="037EC9E2" w14:textId="5EF95291" w:rsidR="003620A6" w:rsidRPr="00C2061D" w:rsidRDefault="003620A6" w:rsidP="003620A6">
            <w:pPr>
              <w:rPr>
                <w:rFonts w:cs="Arial"/>
                <w:sz w:val="16"/>
                <w:szCs w:val="16"/>
              </w:rPr>
            </w:pPr>
            <w:r w:rsidRPr="00B069D6">
              <w:rPr>
                <w:rFonts w:cs="Arial"/>
                <w:sz w:val="16"/>
                <w:szCs w:val="16"/>
              </w:rPr>
              <w:t xml:space="preserve">The </w:t>
            </w:r>
            <w:proofErr w:type="spellStart"/>
            <w:r w:rsidRPr="00B069D6">
              <w:rPr>
                <w:rFonts w:cs="Arial"/>
                <w:sz w:val="16"/>
                <w:szCs w:val="16"/>
              </w:rPr>
              <w:t>iLet</w:t>
            </w:r>
            <w:proofErr w:type="spellEnd"/>
            <w:r w:rsidRPr="00B069D6">
              <w:rPr>
                <w:rFonts w:cs="Arial"/>
                <w:sz w:val="16"/>
                <w:szCs w:val="16"/>
              </w:rPr>
              <w:t xml:space="preserve"> </w:t>
            </w:r>
            <w:r>
              <w:rPr>
                <w:rFonts w:cs="Arial"/>
                <w:sz w:val="16"/>
                <w:szCs w:val="16"/>
              </w:rPr>
              <w:t>BP was used for automatic insulin delivery.</w:t>
            </w:r>
          </w:p>
        </w:tc>
        <w:tc>
          <w:tcPr>
            <w:tcW w:w="2134" w:type="dxa"/>
          </w:tcPr>
          <w:p w14:paraId="32138545" w14:textId="1DE17359" w:rsidR="003620A6" w:rsidRPr="00C2061D" w:rsidRDefault="003620A6" w:rsidP="003620A6">
            <w:pPr>
              <w:rPr>
                <w:rFonts w:cs="Arial"/>
                <w:sz w:val="16"/>
                <w:szCs w:val="16"/>
              </w:rPr>
            </w:pPr>
            <w:r>
              <w:rPr>
                <w:rFonts w:cs="Arial"/>
                <w:sz w:val="16"/>
                <w:szCs w:val="16"/>
              </w:rPr>
              <w:t>T</w:t>
            </w:r>
            <w:r w:rsidRPr="00AC76B9">
              <w:rPr>
                <w:rFonts w:cs="Arial"/>
                <w:sz w:val="16"/>
                <w:szCs w:val="16"/>
              </w:rPr>
              <w:t>o explore the experiences and perceptions of youth</w:t>
            </w:r>
            <w:r>
              <w:rPr>
                <w:rFonts w:cs="Arial"/>
                <w:sz w:val="16"/>
                <w:szCs w:val="16"/>
              </w:rPr>
              <w:t>s</w:t>
            </w:r>
            <w:r w:rsidRPr="00AC76B9">
              <w:rPr>
                <w:rFonts w:cs="Arial"/>
                <w:sz w:val="16"/>
                <w:szCs w:val="16"/>
              </w:rPr>
              <w:t xml:space="preserve"> and their caregivers participating in the BP pivotal trial, focusing on usability, quality of life</w:t>
            </w:r>
            <w:r>
              <w:rPr>
                <w:rFonts w:cs="Arial"/>
                <w:sz w:val="16"/>
                <w:szCs w:val="16"/>
              </w:rPr>
              <w:t xml:space="preserve"> (QoL)</w:t>
            </w:r>
            <w:r w:rsidRPr="00AC76B9">
              <w:rPr>
                <w:rFonts w:cs="Arial"/>
                <w:sz w:val="16"/>
                <w:szCs w:val="16"/>
              </w:rPr>
              <w:t xml:space="preserve">, and device efficacy in managing </w:t>
            </w:r>
            <w:r>
              <w:rPr>
                <w:rFonts w:cs="Arial"/>
                <w:sz w:val="16"/>
                <w:szCs w:val="16"/>
              </w:rPr>
              <w:t>T1D</w:t>
            </w:r>
            <w:r w:rsidRPr="00AC76B9">
              <w:rPr>
                <w:rFonts w:cs="Arial"/>
                <w:sz w:val="16"/>
                <w:szCs w:val="16"/>
              </w:rPr>
              <w:t>.</w:t>
            </w:r>
          </w:p>
        </w:tc>
        <w:tc>
          <w:tcPr>
            <w:tcW w:w="1603" w:type="dxa"/>
          </w:tcPr>
          <w:p w14:paraId="6D12DBAC" w14:textId="77777777" w:rsidR="003620A6" w:rsidRDefault="003620A6" w:rsidP="003620A6">
            <w:pPr>
              <w:rPr>
                <w:rFonts w:cs="Arial"/>
                <w:sz w:val="16"/>
                <w:szCs w:val="16"/>
              </w:rPr>
            </w:pPr>
            <w:r w:rsidRPr="002A275D">
              <w:rPr>
                <w:rFonts w:cs="Arial"/>
                <w:sz w:val="16"/>
                <w:szCs w:val="16"/>
              </w:rPr>
              <w:t>Multicenter</w:t>
            </w:r>
            <w:r>
              <w:rPr>
                <w:rFonts w:cs="Arial"/>
                <w:sz w:val="16"/>
                <w:szCs w:val="16"/>
              </w:rPr>
              <w:t xml:space="preserve"> pivotal trial</w:t>
            </w:r>
          </w:p>
          <w:p w14:paraId="0782341F" w14:textId="77777777" w:rsidR="003620A6" w:rsidRDefault="003620A6" w:rsidP="003620A6">
            <w:pPr>
              <w:rPr>
                <w:rFonts w:cs="Arial"/>
                <w:sz w:val="16"/>
                <w:szCs w:val="16"/>
              </w:rPr>
            </w:pPr>
          </w:p>
          <w:p w14:paraId="29164CA0" w14:textId="77777777" w:rsidR="003620A6" w:rsidRPr="006A1C5A" w:rsidRDefault="003620A6" w:rsidP="003620A6">
            <w:pPr>
              <w:rPr>
                <w:rFonts w:cs="Arial"/>
                <w:sz w:val="16"/>
                <w:szCs w:val="16"/>
              </w:rPr>
            </w:pPr>
            <w:r w:rsidRPr="006A1C5A">
              <w:rPr>
                <w:rFonts w:cs="Arial"/>
                <w:sz w:val="16"/>
                <w:szCs w:val="16"/>
              </w:rPr>
              <w:t xml:space="preserve">The study involved </w:t>
            </w:r>
            <w:r>
              <w:rPr>
                <w:rFonts w:cs="Arial"/>
                <w:sz w:val="16"/>
                <w:szCs w:val="16"/>
              </w:rPr>
              <w:t>25</w:t>
            </w:r>
            <w:r w:rsidRPr="006A1C5A">
              <w:rPr>
                <w:rFonts w:cs="Arial"/>
                <w:sz w:val="16"/>
                <w:szCs w:val="16"/>
              </w:rPr>
              <w:t xml:space="preserve"> youth</w:t>
            </w:r>
            <w:r>
              <w:rPr>
                <w:rFonts w:cs="Arial"/>
                <w:sz w:val="16"/>
                <w:szCs w:val="16"/>
              </w:rPr>
              <w:t>s (8-17 years)</w:t>
            </w:r>
            <w:r w:rsidRPr="006A1C5A">
              <w:rPr>
                <w:rFonts w:cs="Arial"/>
                <w:sz w:val="16"/>
                <w:szCs w:val="16"/>
              </w:rPr>
              <w:t xml:space="preserve"> with </w:t>
            </w:r>
            <w:r>
              <w:rPr>
                <w:rFonts w:cs="Arial"/>
                <w:sz w:val="16"/>
                <w:szCs w:val="16"/>
              </w:rPr>
              <w:t>T1D</w:t>
            </w:r>
            <w:r w:rsidRPr="006A1C5A">
              <w:rPr>
                <w:rFonts w:cs="Arial"/>
                <w:sz w:val="16"/>
                <w:szCs w:val="16"/>
              </w:rPr>
              <w:t>, and 27 caregivers.</w:t>
            </w:r>
          </w:p>
          <w:p w14:paraId="578654EA" w14:textId="77777777" w:rsidR="003620A6" w:rsidRDefault="003620A6" w:rsidP="003620A6">
            <w:pPr>
              <w:rPr>
                <w:rFonts w:cs="Arial"/>
                <w:sz w:val="16"/>
                <w:szCs w:val="16"/>
              </w:rPr>
            </w:pPr>
          </w:p>
          <w:p w14:paraId="57747716" w14:textId="77777777" w:rsidR="003620A6" w:rsidRDefault="003620A6" w:rsidP="003620A6">
            <w:pPr>
              <w:rPr>
                <w:rFonts w:cs="Arial"/>
                <w:sz w:val="16"/>
                <w:szCs w:val="16"/>
              </w:rPr>
            </w:pPr>
            <w:r>
              <w:rPr>
                <w:rFonts w:cs="Arial"/>
                <w:sz w:val="16"/>
                <w:szCs w:val="16"/>
              </w:rPr>
              <w:t xml:space="preserve">The </w:t>
            </w:r>
            <w:r w:rsidRPr="00A4331F">
              <w:rPr>
                <w:rFonts w:cs="Arial"/>
                <w:sz w:val="16"/>
                <w:szCs w:val="16"/>
              </w:rPr>
              <w:t>participants’ experiences with the BP system were qualitatively compared to their previous diabetes management routines, highlighting perceived improvements and challenges.</w:t>
            </w:r>
          </w:p>
          <w:p w14:paraId="2A097E48" w14:textId="77777777" w:rsidR="003620A6" w:rsidRDefault="003620A6" w:rsidP="003620A6">
            <w:pPr>
              <w:rPr>
                <w:rFonts w:cs="Arial"/>
                <w:sz w:val="16"/>
                <w:szCs w:val="16"/>
              </w:rPr>
            </w:pPr>
          </w:p>
          <w:p w14:paraId="31EC7B50" w14:textId="5FE65954" w:rsidR="003620A6" w:rsidRPr="00C2061D" w:rsidRDefault="003620A6" w:rsidP="003620A6">
            <w:pPr>
              <w:rPr>
                <w:rFonts w:cs="Arial"/>
                <w:sz w:val="16"/>
                <w:szCs w:val="16"/>
              </w:rPr>
            </w:pPr>
            <w:r>
              <w:rPr>
                <w:rFonts w:cs="Arial"/>
                <w:sz w:val="16"/>
                <w:szCs w:val="16"/>
              </w:rPr>
              <w:t xml:space="preserve">After an initial 13-week RCT </w:t>
            </w:r>
            <w:r w:rsidRPr="00FF2044">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 </w:instrText>
            </w:r>
            <w:r w:rsidR="00B60AE6">
              <w:rPr>
                <w:rFonts w:cs="Arial"/>
                <w:bCs/>
                <w:sz w:val="16"/>
                <w:szCs w:val="16"/>
              </w:rPr>
              <w:fldChar w:fldCharType="begin">
                <w:fldData xml:space="preserve">PEVuZE5vdGU+PENpdGU+PEF1dGhvcj5CaW9uaWMgUGFuY3JlYXMgUmVzZWFyY2ggR3JvdXA8L0F1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</w:fldData>
              </w:fldChar>
            </w:r>
            <w:r w:rsidR="00B60AE6">
              <w:rPr>
                <w:rFonts w:cs="Arial"/>
                <w:bCs/>
                <w:sz w:val="16"/>
                <w:szCs w:val="16"/>
              </w:rPr>
              <w:instrText xml:space="preserve"> ADDIN EN.CITE.DATA </w:instrText>
            </w:r>
            <w:r w:rsidR="00B60AE6">
              <w:rPr>
                <w:rFonts w:cs="Arial"/>
                <w:bCs/>
                <w:sz w:val="16"/>
                <w:szCs w:val="16"/>
              </w:rPr>
            </w:r>
            <w:r w:rsidR="00B60AE6">
              <w:rPr>
                <w:rFonts w:cs="Arial"/>
                <w:bCs/>
                <w:sz w:val="16"/>
                <w:szCs w:val="16"/>
              </w:rPr>
              <w:fldChar w:fldCharType="end"/>
            </w:r>
            <w:r w:rsidRPr="00FF2044">
              <w:rPr>
                <w:rFonts w:cs="Arial"/>
                <w:bCs/>
                <w:sz w:val="16"/>
                <w:szCs w:val="16"/>
              </w:rPr>
            </w:r>
            <w:r w:rsidRPr="00FF2044">
              <w:rPr>
                <w:rFonts w:cs="Arial"/>
                <w:bCs/>
                <w:sz w:val="16"/>
                <w:szCs w:val="16"/>
              </w:rPr>
              <w:fldChar w:fldCharType="separate"/>
            </w:r>
            <w:r w:rsidR="00B60AE6">
              <w:rPr>
                <w:rFonts w:cs="Arial"/>
                <w:bCs/>
                <w:noProof/>
                <w:sz w:val="16"/>
                <w:szCs w:val="16"/>
              </w:rPr>
              <w:t>(60)</w:t>
            </w:r>
            <w:r w:rsidRPr="00FF2044">
              <w:rPr>
                <w:rFonts w:cs="Arial"/>
                <w:bCs/>
                <w:sz w:val="16"/>
                <w:szCs w:val="16"/>
              </w:rPr>
              <w:fldChar w:fldCharType="end"/>
            </w:r>
            <w:r>
              <w:rPr>
                <w:rFonts w:cs="Arial"/>
                <w:sz w:val="16"/>
                <w:szCs w:val="16"/>
              </w:rPr>
              <w:t xml:space="preserve">, the current focus groups were completed within 2-10 weeks. </w:t>
            </w:r>
          </w:p>
        </w:tc>
        <w:tc>
          <w:tcPr>
            <w:tcW w:w="1536" w:type="dxa"/>
          </w:tcPr>
          <w:p w14:paraId="6635D491" w14:textId="1948C785" w:rsidR="003620A6" w:rsidRDefault="003620A6" w:rsidP="003620A6">
            <w:pPr>
              <w:jc w:val="left"/>
              <w:rPr>
                <w:rFonts w:cs="Arial"/>
                <w:sz w:val="16"/>
                <w:szCs w:val="16"/>
              </w:rPr>
            </w:pPr>
            <w:r>
              <w:rPr>
                <w:rFonts w:cs="Arial"/>
                <w:sz w:val="16"/>
                <w:szCs w:val="16"/>
              </w:rPr>
              <w:t>There were no measurable endpoints. Qualitative endpoints included:</w:t>
            </w:r>
          </w:p>
          <w:p w14:paraId="1FECAB3E" w14:textId="3DFF9AD5" w:rsidR="003620A6" w:rsidRDefault="003620A6" w:rsidP="003620A6">
            <w:pPr>
              <w:pStyle w:val="ListParagraph"/>
              <w:numPr>
                <w:ilvl w:val="0"/>
                <w:numId w:val="20"/>
              </w:numPr>
              <w:ind w:left="145" w:hanging="145"/>
              <w:jc w:val="left"/>
              <w:rPr>
                <w:rFonts w:cs="Arial"/>
                <w:sz w:val="16"/>
                <w:szCs w:val="16"/>
              </w:rPr>
            </w:pPr>
            <w:r>
              <w:rPr>
                <w:rFonts w:cs="Arial"/>
                <w:sz w:val="16"/>
                <w:szCs w:val="16"/>
              </w:rPr>
              <w:t>T</w:t>
            </w:r>
            <w:r w:rsidRPr="00244914">
              <w:rPr>
                <w:rFonts w:cs="Arial"/>
                <w:sz w:val="16"/>
                <w:szCs w:val="16"/>
              </w:rPr>
              <w:t xml:space="preserve">ime </w:t>
            </w:r>
            <w:r>
              <w:rPr>
                <w:rFonts w:cs="Arial"/>
                <w:sz w:val="16"/>
                <w:szCs w:val="16"/>
              </w:rPr>
              <w:t>burden</w:t>
            </w:r>
          </w:p>
          <w:p w14:paraId="69FCE9CC" w14:textId="325E438C" w:rsidR="003620A6" w:rsidRDefault="003620A6" w:rsidP="003620A6">
            <w:pPr>
              <w:pStyle w:val="ListParagraph"/>
              <w:numPr>
                <w:ilvl w:val="0"/>
                <w:numId w:val="20"/>
              </w:numPr>
              <w:ind w:left="145" w:hanging="145"/>
              <w:jc w:val="left"/>
              <w:rPr>
                <w:rFonts w:cs="Arial"/>
                <w:sz w:val="16"/>
                <w:szCs w:val="16"/>
              </w:rPr>
            </w:pPr>
            <w:r>
              <w:rPr>
                <w:rFonts w:cs="Arial"/>
                <w:sz w:val="16"/>
                <w:szCs w:val="16"/>
              </w:rPr>
              <w:t>C</w:t>
            </w:r>
            <w:r w:rsidRPr="00244914">
              <w:rPr>
                <w:rFonts w:cs="Arial"/>
                <w:sz w:val="16"/>
                <w:szCs w:val="16"/>
              </w:rPr>
              <w:t>ognitive and emotional burden</w:t>
            </w:r>
          </w:p>
          <w:p w14:paraId="3C884450" w14:textId="58D65A97" w:rsidR="003620A6" w:rsidRDefault="003620A6" w:rsidP="003620A6">
            <w:pPr>
              <w:pStyle w:val="ListParagraph"/>
              <w:numPr>
                <w:ilvl w:val="0"/>
                <w:numId w:val="20"/>
              </w:numPr>
              <w:ind w:left="145" w:hanging="145"/>
              <w:jc w:val="left"/>
              <w:rPr>
                <w:rFonts w:cs="Arial"/>
                <w:sz w:val="16"/>
                <w:szCs w:val="16"/>
              </w:rPr>
            </w:pPr>
            <w:r>
              <w:rPr>
                <w:rFonts w:cs="Arial"/>
                <w:sz w:val="16"/>
                <w:szCs w:val="16"/>
              </w:rPr>
              <w:t>G</w:t>
            </w:r>
            <w:r w:rsidRPr="00244914">
              <w:rPr>
                <w:rFonts w:cs="Arial"/>
                <w:sz w:val="16"/>
                <w:szCs w:val="16"/>
              </w:rPr>
              <w:t xml:space="preserve">lucose control </w:t>
            </w:r>
          </w:p>
          <w:p w14:paraId="0307381F" w14:textId="5C919A39" w:rsidR="003620A6" w:rsidRDefault="003620A6" w:rsidP="003620A6">
            <w:pPr>
              <w:pStyle w:val="ListParagraph"/>
              <w:numPr>
                <w:ilvl w:val="0"/>
                <w:numId w:val="20"/>
              </w:numPr>
              <w:ind w:left="145" w:hanging="145"/>
              <w:jc w:val="left"/>
              <w:rPr>
                <w:rFonts w:cs="Arial"/>
                <w:sz w:val="16"/>
                <w:szCs w:val="16"/>
              </w:rPr>
            </w:pPr>
            <w:r>
              <w:rPr>
                <w:rFonts w:cs="Arial"/>
                <w:sz w:val="16"/>
                <w:szCs w:val="16"/>
              </w:rPr>
              <w:t>I</w:t>
            </w:r>
            <w:r w:rsidRPr="00244914">
              <w:rPr>
                <w:rFonts w:cs="Arial"/>
                <w:sz w:val="16"/>
                <w:szCs w:val="16"/>
              </w:rPr>
              <w:t>ndependence</w:t>
            </w:r>
          </w:p>
          <w:p w14:paraId="67CB1A0E" w14:textId="0C716240" w:rsidR="003620A6" w:rsidRDefault="003620A6" w:rsidP="003620A6">
            <w:pPr>
              <w:pStyle w:val="ListParagraph"/>
              <w:numPr>
                <w:ilvl w:val="0"/>
                <w:numId w:val="20"/>
              </w:numPr>
              <w:ind w:left="145" w:hanging="145"/>
              <w:jc w:val="left"/>
              <w:rPr>
                <w:rFonts w:cs="Arial"/>
                <w:sz w:val="16"/>
                <w:szCs w:val="16"/>
              </w:rPr>
            </w:pPr>
            <w:r>
              <w:rPr>
                <w:rFonts w:cs="Arial"/>
                <w:sz w:val="16"/>
                <w:szCs w:val="16"/>
              </w:rPr>
              <w:t>F</w:t>
            </w:r>
            <w:r w:rsidRPr="00244914">
              <w:rPr>
                <w:rFonts w:cs="Arial"/>
                <w:sz w:val="16"/>
                <w:szCs w:val="16"/>
              </w:rPr>
              <w:t xml:space="preserve">lexibility in daily routine </w:t>
            </w:r>
          </w:p>
          <w:p w14:paraId="78D7EF4B" w14:textId="3546D48E" w:rsidR="003620A6" w:rsidRDefault="003620A6" w:rsidP="003620A6">
            <w:pPr>
              <w:pStyle w:val="ListParagraph"/>
              <w:numPr>
                <w:ilvl w:val="0"/>
                <w:numId w:val="20"/>
              </w:numPr>
              <w:ind w:left="145" w:hanging="145"/>
              <w:jc w:val="left"/>
              <w:rPr>
                <w:rFonts w:cs="Arial"/>
                <w:sz w:val="16"/>
                <w:szCs w:val="16"/>
              </w:rPr>
            </w:pPr>
            <w:r>
              <w:rPr>
                <w:rFonts w:cs="Arial"/>
                <w:sz w:val="16"/>
                <w:szCs w:val="16"/>
              </w:rPr>
              <w:t>P</w:t>
            </w:r>
            <w:r w:rsidRPr="00244914">
              <w:rPr>
                <w:rFonts w:cs="Arial"/>
                <w:sz w:val="16"/>
                <w:szCs w:val="16"/>
              </w:rPr>
              <w:t>articipant satisfaction</w:t>
            </w:r>
          </w:p>
          <w:p w14:paraId="58437E55" w14:textId="1A8F695A" w:rsidR="003620A6" w:rsidRPr="00C2061D" w:rsidRDefault="003620A6" w:rsidP="003620A6">
            <w:pPr>
              <w:pStyle w:val="ListParagraph"/>
              <w:ind w:left="145"/>
              <w:jc w:val="left"/>
              <w:rPr>
                <w:rFonts w:cs="Arial"/>
                <w:sz w:val="16"/>
                <w:szCs w:val="16"/>
              </w:rPr>
            </w:pPr>
          </w:p>
        </w:tc>
        <w:tc>
          <w:tcPr>
            <w:tcW w:w="2187" w:type="dxa"/>
          </w:tcPr>
          <w:p w14:paraId="375BE146" w14:textId="77777777" w:rsidR="003620A6" w:rsidRDefault="003620A6" w:rsidP="003620A6">
            <w:pPr>
              <w:rPr>
                <w:rFonts w:cs="Arial"/>
                <w:sz w:val="16"/>
                <w:szCs w:val="16"/>
              </w:rPr>
            </w:pPr>
            <w:r w:rsidRPr="0012412E">
              <w:rPr>
                <w:rFonts w:cs="Arial"/>
                <w:sz w:val="16"/>
                <w:szCs w:val="16"/>
              </w:rPr>
              <w:t>Youth</w:t>
            </w:r>
            <w:r>
              <w:rPr>
                <w:rFonts w:cs="Arial"/>
                <w:sz w:val="16"/>
                <w:szCs w:val="16"/>
              </w:rPr>
              <w:t>s</w:t>
            </w:r>
            <w:r w:rsidRPr="0012412E">
              <w:rPr>
                <w:rFonts w:cs="Arial"/>
                <w:sz w:val="16"/>
                <w:szCs w:val="16"/>
              </w:rPr>
              <w:t xml:space="preserve"> and caregivers reported significant improvements in managing diabetes with the BP, noting reduced time and cognitive load dedicated to diabetes management</w:t>
            </w:r>
            <w:r>
              <w:rPr>
                <w:rFonts w:cs="Arial"/>
                <w:sz w:val="16"/>
                <w:szCs w:val="16"/>
              </w:rPr>
              <w:t xml:space="preserve"> as well as</w:t>
            </w:r>
            <w:r w:rsidRPr="0012412E">
              <w:rPr>
                <w:rFonts w:cs="Arial"/>
                <w:sz w:val="16"/>
                <w:szCs w:val="16"/>
              </w:rPr>
              <w:t xml:space="preserve"> better overnight glucose stability and increased freedom in daily life.</w:t>
            </w:r>
          </w:p>
          <w:p w14:paraId="11A8D02D" w14:textId="77777777" w:rsidR="003620A6" w:rsidRDefault="003620A6" w:rsidP="003620A6">
            <w:pPr>
              <w:rPr>
                <w:rFonts w:cs="Arial"/>
                <w:sz w:val="16"/>
                <w:szCs w:val="16"/>
              </w:rPr>
            </w:pPr>
          </w:p>
          <w:p w14:paraId="34C41AED" w14:textId="77777777" w:rsidR="003620A6" w:rsidRDefault="003620A6" w:rsidP="003620A6">
            <w:pPr>
              <w:rPr>
                <w:rFonts w:cs="Arial"/>
                <w:sz w:val="16"/>
                <w:szCs w:val="16"/>
              </w:rPr>
            </w:pPr>
            <w:r w:rsidRPr="0012412E">
              <w:rPr>
                <w:rFonts w:cs="Arial"/>
                <w:sz w:val="16"/>
                <w:szCs w:val="16"/>
              </w:rPr>
              <w:t xml:space="preserve">However, some reported challenges with high and low glucose levels, especially during exercise and at night. </w:t>
            </w:r>
          </w:p>
          <w:p w14:paraId="439E68AA" w14:textId="77777777" w:rsidR="003620A6" w:rsidRDefault="003620A6" w:rsidP="003620A6">
            <w:pPr>
              <w:rPr>
                <w:rFonts w:cs="Arial"/>
                <w:sz w:val="16"/>
                <w:szCs w:val="16"/>
              </w:rPr>
            </w:pPr>
          </w:p>
          <w:p w14:paraId="770D581A" w14:textId="77777777" w:rsidR="003620A6" w:rsidRDefault="003620A6" w:rsidP="003620A6">
            <w:pPr>
              <w:rPr>
                <w:rFonts w:cs="Arial"/>
                <w:sz w:val="16"/>
                <w:szCs w:val="16"/>
              </w:rPr>
            </w:pPr>
            <w:r w:rsidRPr="0012412E">
              <w:rPr>
                <w:rFonts w:cs="Arial"/>
                <w:sz w:val="16"/>
                <w:szCs w:val="16"/>
              </w:rPr>
              <w:t>Additionally, there were mixed feelings about the BP algorithm's ability to adapt, with some reporting a steep learning curve and frustration with control limitations.</w:t>
            </w:r>
          </w:p>
          <w:p w14:paraId="6CA50777" w14:textId="77777777" w:rsidR="003620A6" w:rsidRDefault="003620A6" w:rsidP="003620A6">
            <w:pPr>
              <w:rPr>
                <w:rFonts w:cs="Arial"/>
                <w:sz w:val="16"/>
                <w:szCs w:val="16"/>
              </w:rPr>
            </w:pPr>
          </w:p>
          <w:p w14:paraId="30526DA7" w14:textId="4BC3AEBF" w:rsidR="003620A6" w:rsidRPr="00C2061D" w:rsidRDefault="003620A6" w:rsidP="003620A6">
            <w:pPr>
              <w:rPr>
                <w:rFonts w:cs="Arial"/>
                <w:sz w:val="16"/>
                <w:szCs w:val="16"/>
              </w:rPr>
            </w:pPr>
            <w:r>
              <w:rPr>
                <w:rFonts w:cs="Arial"/>
                <w:sz w:val="16"/>
                <w:szCs w:val="16"/>
              </w:rPr>
              <w:t>U</w:t>
            </w:r>
            <w:r w:rsidRPr="00DE1BDF">
              <w:rPr>
                <w:rFonts w:cs="Arial"/>
                <w:sz w:val="16"/>
                <w:szCs w:val="16"/>
              </w:rPr>
              <w:t>sers expressed concerns about issues such as alarm fatigue, the frequency of insulin cartridge changes, and the dimness of the BP screen.</w:t>
            </w:r>
          </w:p>
        </w:tc>
        <w:tc>
          <w:tcPr>
            <w:tcW w:w="0" w:type="auto"/>
          </w:tcPr>
          <w:p w14:paraId="1F71B79C" w14:textId="77777777" w:rsidR="003620A6" w:rsidRDefault="003620A6" w:rsidP="003620A6">
            <w:pPr>
              <w:rPr>
                <w:rFonts w:cs="Arial"/>
                <w:sz w:val="16"/>
                <w:szCs w:val="16"/>
              </w:rPr>
            </w:pPr>
            <w:r>
              <w:rPr>
                <w:rFonts w:cs="Arial"/>
                <w:sz w:val="16"/>
                <w:szCs w:val="16"/>
              </w:rPr>
              <w:t>There were no AEs reported.</w:t>
            </w:r>
          </w:p>
          <w:p w14:paraId="00193004" w14:textId="77777777" w:rsidR="003620A6" w:rsidRDefault="003620A6" w:rsidP="003620A6">
            <w:pPr>
              <w:rPr>
                <w:rFonts w:cs="Arial"/>
                <w:sz w:val="16"/>
                <w:szCs w:val="16"/>
              </w:rPr>
            </w:pPr>
          </w:p>
          <w:p w14:paraId="30473DF3" w14:textId="77777777" w:rsidR="003620A6" w:rsidRDefault="003620A6" w:rsidP="003620A6">
            <w:pPr>
              <w:rPr>
                <w:rFonts w:cs="Arial"/>
                <w:sz w:val="16"/>
                <w:szCs w:val="16"/>
              </w:rPr>
            </w:pPr>
            <w:r w:rsidRPr="00357A0C">
              <w:rPr>
                <w:rFonts w:cs="Arial"/>
                <w:sz w:val="16"/>
                <w:szCs w:val="16"/>
              </w:rPr>
              <w:t>Safety concerns included instances of hypoglycemia, especially during exercise or when reattaching the pump after being disconnected.</w:t>
            </w:r>
          </w:p>
          <w:p w14:paraId="4ADC798D" w14:textId="77777777" w:rsidR="003620A6" w:rsidRDefault="003620A6" w:rsidP="003620A6">
            <w:pPr>
              <w:rPr>
                <w:rFonts w:cs="Arial"/>
                <w:sz w:val="16"/>
                <w:szCs w:val="16"/>
              </w:rPr>
            </w:pPr>
          </w:p>
          <w:p w14:paraId="65457349" w14:textId="072FE9FF" w:rsidR="003620A6" w:rsidRPr="00C2061D" w:rsidRDefault="003620A6" w:rsidP="003620A6">
            <w:pPr>
              <w:rPr>
                <w:rFonts w:cs="Arial"/>
                <w:sz w:val="16"/>
                <w:szCs w:val="16"/>
              </w:rPr>
            </w:pPr>
            <w:r w:rsidRPr="00357A0C">
              <w:rPr>
                <w:rFonts w:cs="Arial"/>
                <w:sz w:val="16"/>
                <w:szCs w:val="16"/>
              </w:rPr>
              <w:t>Some parents noted high glucose levels overnight that the BP system struggled to bring back into range.</w:t>
            </w:r>
          </w:p>
        </w:tc>
        <w:tc>
          <w:tcPr>
            <w:tcW w:w="0" w:type="auto"/>
          </w:tcPr>
          <w:p w14:paraId="4788D68B" w14:textId="77777777" w:rsidR="003620A6" w:rsidRDefault="003620A6" w:rsidP="003620A6">
            <w:pPr>
              <w:rPr>
                <w:rFonts w:cs="Arial"/>
                <w:sz w:val="16"/>
                <w:szCs w:val="16"/>
              </w:rPr>
            </w:pPr>
            <w:r w:rsidRPr="00357A0C">
              <w:rPr>
                <w:rFonts w:cs="Arial"/>
                <w:sz w:val="16"/>
                <w:szCs w:val="16"/>
              </w:rPr>
              <w:t>The BP system was generally well-regarded for reducing the daily burden of diabetes management and improving glucose control for many youth</w:t>
            </w:r>
            <w:r>
              <w:rPr>
                <w:rFonts w:cs="Arial"/>
                <w:sz w:val="16"/>
                <w:szCs w:val="16"/>
              </w:rPr>
              <w:t>s</w:t>
            </w:r>
            <w:r w:rsidRPr="00357A0C">
              <w:rPr>
                <w:rFonts w:cs="Arial"/>
                <w:sz w:val="16"/>
                <w:szCs w:val="16"/>
              </w:rPr>
              <w:t xml:space="preserve"> and caregivers. </w:t>
            </w:r>
          </w:p>
          <w:p w14:paraId="501F3658" w14:textId="77777777" w:rsidR="003620A6" w:rsidRDefault="003620A6" w:rsidP="003620A6">
            <w:pPr>
              <w:rPr>
                <w:rFonts w:cs="Arial"/>
                <w:sz w:val="16"/>
                <w:szCs w:val="16"/>
              </w:rPr>
            </w:pPr>
          </w:p>
          <w:p w14:paraId="3464ACA2" w14:textId="113660C4" w:rsidR="003620A6" w:rsidRPr="00C2061D" w:rsidRDefault="003620A6" w:rsidP="003620A6">
            <w:pPr>
              <w:rPr>
                <w:rFonts w:cs="Arial"/>
                <w:sz w:val="16"/>
                <w:szCs w:val="16"/>
              </w:rPr>
            </w:pPr>
            <w:r w:rsidRPr="00357A0C">
              <w:rPr>
                <w:rFonts w:cs="Arial"/>
                <w:sz w:val="16"/>
                <w:szCs w:val="16"/>
              </w:rPr>
              <w:t xml:space="preserve">However, some concerns regarding blood glucose stability </w:t>
            </w:r>
            <w:proofErr w:type="gramStart"/>
            <w:r w:rsidRPr="00357A0C">
              <w:rPr>
                <w:rFonts w:cs="Arial"/>
                <w:sz w:val="16"/>
                <w:szCs w:val="16"/>
              </w:rPr>
              <w:t>limited</w:t>
            </w:r>
            <w:proofErr w:type="gramEnd"/>
            <w:r w:rsidRPr="00357A0C">
              <w:rPr>
                <w:rFonts w:cs="Arial"/>
                <w:sz w:val="16"/>
                <w:szCs w:val="16"/>
              </w:rPr>
              <w:t xml:space="preserve"> the BP’s perceived efficacy for a subset of users.</w:t>
            </w:r>
          </w:p>
        </w:tc>
      </w:tr>
      <w:tr w:rsidR="003620A6" w:rsidRPr="00C2061D" w14:paraId="1D258077" w14:textId="77777777" w:rsidTr="008B7DEF">
        <w:tc>
          <w:tcPr>
            <w:tcW w:w="0" w:type="auto"/>
            <w:gridSpan w:val="8"/>
          </w:tcPr>
          <w:p w14:paraId="5460B5A6" w14:textId="0B7C2930" w:rsidR="003620A6" w:rsidRPr="00C2061D" w:rsidRDefault="003620A6" w:rsidP="003620A6">
            <w:pPr>
              <w:rPr>
                <w:rFonts w:cs="Arial"/>
                <w:sz w:val="16"/>
                <w:szCs w:val="16"/>
              </w:rPr>
            </w:pPr>
            <w:r w:rsidRPr="00C2061D">
              <w:rPr>
                <w:rFonts w:cs="Arial"/>
                <w:b/>
                <w:bCs/>
                <w:sz w:val="16"/>
                <w:szCs w:val="16"/>
              </w:rPr>
              <w:t>Abbreviations</w:t>
            </w:r>
            <w:r w:rsidRPr="00C2061D">
              <w:rPr>
                <w:rFonts w:cs="Arial"/>
                <w:sz w:val="16"/>
                <w:szCs w:val="16"/>
              </w:rPr>
              <w:t xml:space="preserve">: </w:t>
            </w:r>
            <w:r>
              <w:rPr>
                <w:rFonts w:cs="Arial"/>
                <w:sz w:val="16"/>
                <w:szCs w:val="16"/>
              </w:rPr>
              <w:t>AE = A</w:t>
            </w:r>
            <w:r w:rsidRPr="00D76187">
              <w:rPr>
                <w:rFonts w:cs="Arial"/>
                <w:sz w:val="16"/>
                <w:szCs w:val="16"/>
              </w:rPr>
              <w:t>dverse event</w:t>
            </w:r>
            <w:r>
              <w:rPr>
                <w:rFonts w:cs="Arial"/>
                <w:sz w:val="16"/>
                <w:szCs w:val="16"/>
              </w:rPr>
              <w:t xml:space="preserve">; BP = </w:t>
            </w:r>
            <w:r w:rsidRPr="00E01447">
              <w:rPr>
                <w:rFonts w:cs="Arial"/>
                <w:sz w:val="16"/>
                <w:szCs w:val="16"/>
              </w:rPr>
              <w:t xml:space="preserve"> bionic pancreas</w:t>
            </w:r>
            <w:r>
              <w:rPr>
                <w:rFonts w:cs="Arial"/>
                <w:sz w:val="16"/>
                <w:szCs w:val="16"/>
              </w:rPr>
              <w:t xml:space="preserve">; BPUOS = </w:t>
            </w:r>
            <w:r w:rsidRPr="008B2599">
              <w:rPr>
                <w:rFonts w:cs="Arial"/>
                <w:sz w:val="16"/>
                <w:szCs w:val="16"/>
              </w:rPr>
              <w:t xml:space="preserve"> Bionic Pancreas User Opinion Survey</w:t>
            </w:r>
            <w:r>
              <w:rPr>
                <w:rFonts w:cs="Arial"/>
                <w:sz w:val="16"/>
                <w:szCs w:val="16"/>
              </w:rPr>
              <w:t>;</w:t>
            </w:r>
            <w:r w:rsidRPr="008B2599">
              <w:rPr>
                <w:rFonts w:cs="Arial"/>
                <w:sz w:val="16"/>
                <w:szCs w:val="16"/>
              </w:rPr>
              <w:t xml:space="preserve"> </w:t>
            </w:r>
            <w:r>
              <w:rPr>
                <w:rFonts w:cs="Arial"/>
                <w:sz w:val="16"/>
                <w:szCs w:val="16"/>
              </w:rPr>
              <w:t xml:space="preserve">CFRD = </w:t>
            </w:r>
            <w:r w:rsidRPr="00533C61">
              <w:rPr>
                <w:rFonts w:cs="Arial"/>
                <w:sz w:val="16"/>
                <w:szCs w:val="16"/>
              </w:rPr>
              <w:t xml:space="preserve"> cystic fibrosis–related diabetes</w:t>
            </w:r>
            <w:r>
              <w:rPr>
                <w:rFonts w:cs="Arial"/>
                <w:sz w:val="16"/>
                <w:szCs w:val="16"/>
              </w:rPr>
              <w:t xml:space="preserve">; CGM =  continuous glucose monitor; CSII = </w:t>
            </w:r>
            <w:r w:rsidRPr="00FB56AB">
              <w:rPr>
                <w:rFonts w:cs="Arial"/>
                <w:sz w:val="16"/>
                <w:szCs w:val="16"/>
              </w:rPr>
              <w:t>continuous subcutaneous insulin infusion</w:t>
            </w:r>
            <w:r>
              <w:rPr>
                <w:rFonts w:cs="Arial"/>
                <w:sz w:val="16"/>
                <w:szCs w:val="16"/>
              </w:rPr>
              <w:t xml:space="preserve">; DDS = </w:t>
            </w:r>
            <w:r w:rsidRPr="008B2599">
              <w:rPr>
                <w:rFonts w:cs="Arial"/>
                <w:sz w:val="16"/>
                <w:szCs w:val="16"/>
              </w:rPr>
              <w:t xml:space="preserve"> Diabetes distress scale</w:t>
            </w:r>
            <w:r>
              <w:rPr>
                <w:rFonts w:cs="Arial"/>
                <w:sz w:val="16"/>
                <w:szCs w:val="16"/>
              </w:rPr>
              <w:t>;</w:t>
            </w:r>
            <w:r w:rsidRPr="00FB56AB">
              <w:rPr>
                <w:rFonts w:cs="Arial"/>
                <w:sz w:val="16"/>
                <w:szCs w:val="16"/>
              </w:rPr>
              <w:t xml:space="preserve"> </w:t>
            </w:r>
            <w:r>
              <w:rPr>
                <w:rFonts w:cs="Arial"/>
                <w:sz w:val="16"/>
                <w:szCs w:val="16"/>
              </w:rPr>
              <w:t xml:space="preserve">DKA = </w:t>
            </w:r>
            <w:r w:rsidRPr="00CB26FB">
              <w:rPr>
                <w:rFonts w:cs="Arial"/>
                <w:sz w:val="16"/>
                <w:szCs w:val="16"/>
              </w:rPr>
              <w:t xml:space="preserve"> diabetic ketoacidosis</w:t>
            </w:r>
            <w:r>
              <w:rPr>
                <w:rFonts w:cs="Arial"/>
                <w:sz w:val="16"/>
                <w:szCs w:val="16"/>
              </w:rPr>
              <w:t xml:space="preserve">; DSAT = </w:t>
            </w:r>
            <w:r w:rsidRPr="008B2599">
              <w:rPr>
                <w:rFonts w:cs="Arial"/>
                <w:sz w:val="16"/>
                <w:szCs w:val="16"/>
              </w:rPr>
              <w:t xml:space="preserve"> Diabetes-specific attitudes about Technology</w:t>
            </w:r>
            <w:r>
              <w:rPr>
                <w:rFonts w:cs="Arial"/>
                <w:sz w:val="16"/>
                <w:szCs w:val="16"/>
              </w:rPr>
              <w:t xml:space="preserve">; DTSQ = </w:t>
            </w:r>
            <w:r w:rsidRPr="008B2599">
              <w:rPr>
                <w:rFonts w:cs="Arial"/>
                <w:sz w:val="16"/>
                <w:szCs w:val="16"/>
              </w:rPr>
              <w:t xml:space="preserve"> Diabetes treatment satisfaction questionnaire</w:t>
            </w:r>
            <w:r>
              <w:rPr>
                <w:rFonts w:cs="Arial"/>
                <w:sz w:val="16"/>
                <w:szCs w:val="16"/>
              </w:rPr>
              <w:t xml:space="preserve">; </w:t>
            </w:r>
            <w:r w:rsidRPr="00C2061D">
              <w:rPr>
                <w:rFonts w:cs="Arial"/>
                <w:sz w:val="16"/>
                <w:szCs w:val="16"/>
              </w:rPr>
              <w:t>HbA1c = Glycated hemoglobin</w:t>
            </w:r>
            <w:r>
              <w:rPr>
                <w:rFonts w:cs="Arial"/>
                <w:sz w:val="16"/>
                <w:szCs w:val="16"/>
              </w:rPr>
              <w:t xml:space="preserve">; HCL = </w:t>
            </w:r>
            <w:r w:rsidRPr="00113972">
              <w:rPr>
                <w:rFonts w:cs="Arial"/>
                <w:sz w:val="16"/>
                <w:szCs w:val="16"/>
              </w:rPr>
              <w:t xml:space="preserve"> hybrid closed-loop</w:t>
            </w:r>
            <w:r>
              <w:rPr>
                <w:rFonts w:cs="Arial"/>
                <w:sz w:val="16"/>
                <w:szCs w:val="16"/>
              </w:rPr>
              <w:t xml:space="preserve">; HCS = </w:t>
            </w:r>
            <w:r w:rsidRPr="008B2599">
              <w:rPr>
                <w:rFonts w:cs="Arial"/>
                <w:sz w:val="16"/>
                <w:szCs w:val="16"/>
              </w:rPr>
              <w:t xml:space="preserve"> Hypoglycemia confidence scale</w:t>
            </w:r>
            <w:r>
              <w:rPr>
                <w:rFonts w:cs="Arial"/>
                <w:sz w:val="16"/>
                <w:szCs w:val="16"/>
              </w:rPr>
              <w:t xml:space="preserve">; HFS = </w:t>
            </w:r>
            <w:r w:rsidRPr="008B2599">
              <w:rPr>
                <w:rFonts w:cs="Arial"/>
                <w:sz w:val="16"/>
                <w:szCs w:val="16"/>
              </w:rPr>
              <w:t xml:space="preserve"> Hypoglycemia fear survey</w:t>
            </w:r>
            <w:r>
              <w:rPr>
                <w:rFonts w:cs="Arial"/>
                <w:sz w:val="16"/>
                <w:szCs w:val="16"/>
              </w:rPr>
              <w:t xml:space="preserve">; INSPIRE = </w:t>
            </w:r>
            <w:r w:rsidRPr="008B2599">
              <w:rPr>
                <w:rFonts w:cs="Arial"/>
                <w:sz w:val="16"/>
                <w:szCs w:val="16"/>
              </w:rPr>
              <w:t xml:space="preserve"> Insulin Delivery Systems: Perceptions, Ideas, Reflections and Expectations</w:t>
            </w:r>
            <w:r>
              <w:rPr>
                <w:rFonts w:cs="Arial"/>
                <w:sz w:val="16"/>
                <w:szCs w:val="16"/>
              </w:rPr>
              <w:t xml:space="preserve">; IR = </w:t>
            </w:r>
            <w:r w:rsidRPr="00D70C8C">
              <w:rPr>
                <w:rFonts w:cs="Arial"/>
                <w:sz w:val="16"/>
                <w:szCs w:val="16"/>
              </w:rPr>
              <w:t xml:space="preserve"> insulin regimen</w:t>
            </w:r>
            <w:r>
              <w:rPr>
                <w:rFonts w:cs="Arial"/>
                <w:sz w:val="16"/>
                <w:szCs w:val="16"/>
              </w:rPr>
              <w:t>;</w:t>
            </w:r>
            <w:r w:rsidRPr="00D70C8C">
              <w:rPr>
                <w:rFonts w:cs="Arial"/>
                <w:sz w:val="16"/>
                <w:szCs w:val="16"/>
              </w:rPr>
              <w:t xml:space="preserve"> </w:t>
            </w:r>
            <w:r>
              <w:rPr>
                <w:rFonts w:cs="Arial"/>
                <w:sz w:val="16"/>
                <w:szCs w:val="16"/>
              </w:rPr>
              <w:t xml:space="preserve">MDI = </w:t>
            </w:r>
            <w:r w:rsidRPr="00113972">
              <w:rPr>
                <w:rFonts w:cs="Arial"/>
                <w:sz w:val="16"/>
                <w:szCs w:val="16"/>
              </w:rPr>
              <w:t xml:space="preserve"> multiple daily injections</w:t>
            </w:r>
            <w:r>
              <w:rPr>
                <w:rFonts w:cs="Arial"/>
                <w:sz w:val="16"/>
                <w:szCs w:val="16"/>
              </w:rPr>
              <w:t xml:space="preserve">; PAID = </w:t>
            </w:r>
            <w:r w:rsidRPr="008B2599">
              <w:rPr>
                <w:rFonts w:cs="Arial"/>
                <w:sz w:val="16"/>
                <w:szCs w:val="16"/>
              </w:rPr>
              <w:t xml:space="preserve"> Problem Areas in Diabetes</w:t>
            </w:r>
            <w:r>
              <w:rPr>
                <w:rFonts w:cs="Arial"/>
                <w:sz w:val="16"/>
                <w:szCs w:val="16"/>
              </w:rPr>
              <w:t xml:space="preserve">; PLGS = </w:t>
            </w:r>
            <w:r w:rsidRPr="00C2784F">
              <w:rPr>
                <w:rFonts w:cs="Arial"/>
                <w:sz w:val="16"/>
                <w:szCs w:val="16"/>
              </w:rPr>
              <w:t>predictive low-glucose suspension</w:t>
            </w:r>
            <w:r>
              <w:rPr>
                <w:rFonts w:cs="Arial"/>
                <w:sz w:val="16"/>
                <w:szCs w:val="16"/>
              </w:rPr>
              <w:t xml:space="preserve">; QoL = </w:t>
            </w:r>
            <w:r w:rsidRPr="00AC76B9">
              <w:rPr>
                <w:rFonts w:cs="Arial"/>
                <w:sz w:val="16"/>
                <w:szCs w:val="16"/>
              </w:rPr>
              <w:t>quality of life</w:t>
            </w:r>
            <w:r>
              <w:rPr>
                <w:rFonts w:cs="Arial"/>
                <w:sz w:val="16"/>
                <w:szCs w:val="16"/>
              </w:rPr>
              <w:t xml:space="preserve">; RCT = </w:t>
            </w:r>
            <w:r w:rsidRPr="00217620">
              <w:t xml:space="preserve"> </w:t>
            </w:r>
            <w:r w:rsidRPr="00217620">
              <w:rPr>
                <w:rFonts w:cs="Arial"/>
                <w:sz w:val="16"/>
                <w:szCs w:val="16"/>
              </w:rPr>
              <w:t>randomized controlled trial</w:t>
            </w:r>
            <w:r>
              <w:rPr>
                <w:rFonts w:cs="Arial"/>
                <w:sz w:val="16"/>
                <w:szCs w:val="16"/>
              </w:rPr>
              <w:t xml:space="preserve">; SAE = </w:t>
            </w:r>
            <w:r w:rsidRPr="00CB26FB">
              <w:rPr>
                <w:rFonts w:cs="Arial"/>
                <w:sz w:val="16"/>
                <w:szCs w:val="16"/>
              </w:rPr>
              <w:t xml:space="preserve"> serious adverse event</w:t>
            </w:r>
            <w:r>
              <w:rPr>
                <w:rFonts w:cs="Arial"/>
                <w:sz w:val="16"/>
                <w:szCs w:val="16"/>
              </w:rPr>
              <w:t xml:space="preserve">; SC = Standard care; T1D = </w:t>
            </w:r>
            <w:r w:rsidRPr="007E1B7A">
              <w:rPr>
                <w:rFonts w:cs="Arial"/>
                <w:sz w:val="16"/>
                <w:szCs w:val="16"/>
              </w:rPr>
              <w:t xml:space="preserve"> type 1 diabetes</w:t>
            </w:r>
            <w:r>
              <w:rPr>
                <w:rFonts w:cs="Arial"/>
                <w:sz w:val="16"/>
                <w:szCs w:val="16"/>
              </w:rPr>
              <w:t xml:space="preserve">; </w:t>
            </w:r>
            <w:r w:rsidRPr="00C2061D">
              <w:rPr>
                <w:rFonts w:cs="Arial"/>
                <w:sz w:val="16"/>
                <w:szCs w:val="16"/>
              </w:rPr>
              <w:t>TAR = Time above range; TBR = Time below range; TDD = Total daily dose; TiR = Time in range; TITR = Time in tight range</w:t>
            </w:r>
          </w:p>
        </w:tc>
      </w:tr>
    </w:tbl>
    <w:p w14:paraId="42BE22EE" w14:textId="77777777" w:rsidR="0079567C" w:rsidRDefault="0079567C" w:rsidP="0079567C"/>
    <w:p w14:paraId="02CBE4F0" w14:textId="77777777" w:rsidR="00FB4BEC" w:rsidRPr="00C2061D" w:rsidRDefault="00FB4BEC" w:rsidP="00FB4BEC">
      <w:pPr>
        <w:pStyle w:val="Heading3"/>
      </w:pPr>
      <w:bookmarkStart w:id="132" w:name="_Toc182295633"/>
      <w:r w:rsidRPr="00C2061D">
        <w:lastRenderedPageBreak/>
        <w:t>CADD-MS3</w:t>
      </w:r>
      <w:bookmarkEnd w:id="132"/>
    </w:p>
    <w:p w14:paraId="4161AD31" w14:textId="2E40D831" w:rsidR="00413A18" w:rsidRPr="00C2061D" w:rsidRDefault="00413A18" w:rsidP="00413A18">
      <w:pPr>
        <w:pStyle w:val="Caption"/>
        <w:keepNext/>
      </w:pPr>
      <w:bookmarkStart w:id="133" w:name="_Ref181278186"/>
      <w:bookmarkStart w:id="134" w:name="_Toc182997815"/>
      <w:r w:rsidRPr="00C2061D">
        <w:t xml:space="preserve">Table </w:t>
      </w:r>
      <w:fldSimple w:instr=" SEQ Table \* ARABIC ">
        <w:r w:rsidR="00E344B5">
          <w:rPr>
            <w:noProof/>
          </w:rPr>
          <w:t>13</w:t>
        </w:r>
      </w:fldSimple>
      <w:bookmarkEnd w:id="133"/>
      <w:r w:rsidRPr="00C2061D">
        <w:t>.</w:t>
      </w:r>
      <w:r w:rsidRPr="00C2061D">
        <w:rPr>
          <w:rFonts w:cs="Arial"/>
        </w:rPr>
        <w:t xml:space="preserve"> Summary of clinical studies for </w:t>
      </w:r>
      <w:r w:rsidR="00ED28F3" w:rsidRPr="00C2061D">
        <w:rPr>
          <w:rFonts w:cs="Arial"/>
        </w:rPr>
        <w:t>CADD-MS3</w:t>
      </w:r>
      <w:bookmarkEnd w:id="134"/>
    </w:p>
    <w:tbl>
      <w:tblPr>
        <w:tblStyle w:val="TableGrid"/>
        <w:tblW w:w="0" w:type="auto"/>
        <w:tblLook w:val="04A0" w:firstRow="1" w:lastRow="0" w:firstColumn="1" w:lastColumn="0" w:noHBand="0" w:noVBand="1"/>
      </w:tblPr>
      <w:tblGrid>
        <w:gridCol w:w="1226"/>
        <w:gridCol w:w="1504"/>
        <w:gridCol w:w="1700"/>
        <w:gridCol w:w="1972"/>
        <w:gridCol w:w="1693"/>
        <w:gridCol w:w="1614"/>
        <w:gridCol w:w="1792"/>
        <w:gridCol w:w="1539"/>
      </w:tblGrid>
      <w:tr w:rsidR="001A5594" w:rsidRPr="00C2061D" w14:paraId="463C760B" w14:textId="77777777" w:rsidTr="00BB21FD">
        <w:trPr>
          <w:tblHeader/>
        </w:trPr>
        <w:tc>
          <w:tcPr>
            <w:tcW w:w="1259" w:type="dxa"/>
            <w:shd w:val="clear" w:color="auto" w:fill="BFBFBF" w:themeFill="background1" w:themeFillShade="BF"/>
          </w:tcPr>
          <w:p w14:paraId="27A0FD72" w14:textId="77777777" w:rsidR="00FB4BEC" w:rsidRPr="00C2061D" w:rsidRDefault="00FB4BEC" w:rsidP="00B917A1">
            <w:pPr>
              <w:rPr>
                <w:rFonts w:cs="Arial"/>
                <w:sz w:val="16"/>
                <w:szCs w:val="16"/>
              </w:rPr>
            </w:pPr>
            <w:r w:rsidRPr="00C2061D">
              <w:rPr>
                <w:rFonts w:cs="Arial"/>
                <w:b/>
                <w:bCs/>
                <w:sz w:val="16"/>
                <w:szCs w:val="16"/>
              </w:rPr>
              <w:t>Reference</w:t>
            </w:r>
          </w:p>
        </w:tc>
        <w:tc>
          <w:tcPr>
            <w:tcW w:w="1545" w:type="dxa"/>
            <w:shd w:val="clear" w:color="auto" w:fill="BFBFBF" w:themeFill="background1" w:themeFillShade="BF"/>
          </w:tcPr>
          <w:p w14:paraId="6627CE36" w14:textId="77777777" w:rsidR="00FB4BEC" w:rsidRPr="00C2061D" w:rsidRDefault="00FB4BEC" w:rsidP="00B917A1">
            <w:pPr>
              <w:rPr>
                <w:rFonts w:cs="Arial"/>
                <w:sz w:val="16"/>
                <w:szCs w:val="16"/>
              </w:rPr>
            </w:pPr>
            <w:r w:rsidRPr="00C2061D">
              <w:rPr>
                <w:rFonts w:cs="Arial"/>
                <w:b/>
                <w:bCs/>
                <w:sz w:val="16"/>
                <w:szCs w:val="16"/>
              </w:rPr>
              <w:t>Infusion pump usage</w:t>
            </w:r>
          </w:p>
        </w:tc>
        <w:tc>
          <w:tcPr>
            <w:tcW w:w="1740" w:type="dxa"/>
            <w:shd w:val="clear" w:color="auto" w:fill="BFBFBF" w:themeFill="background1" w:themeFillShade="BF"/>
          </w:tcPr>
          <w:p w14:paraId="201ED89E" w14:textId="77777777" w:rsidR="00FB4BEC" w:rsidRPr="00C2061D" w:rsidRDefault="00FB4BEC" w:rsidP="00B917A1">
            <w:pPr>
              <w:rPr>
                <w:rFonts w:cs="Arial"/>
                <w:sz w:val="16"/>
                <w:szCs w:val="16"/>
              </w:rPr>
            </w:pPr>
            <w:r w:rsidRPr="00C2061D">
              <w:rPr>
                <w:rFonts w:cs="Arial"/>
                <w:b/>
                <w:bCs/>
                <w:sz w:val="16"/>
                <w:szCs w:val="16"/>
              </w:rPr>
              <w:t>Study objective</w:t>
            </w:r>
          </w:p>
        </w:tc>
        <w:tc>
          <w:tcPr>
            <w:tcW w:w="2010" w:type="dxa"/>
            <w:shd w:val="clear" w:color="auto" w:fill="BFBFBF" w:themeFill="background1" w:themeFillShade="BF"/>
          </w:tcPr>
          <w:p w14:paraId="5A68E78F" w14:textId="77777777" w:rsidR="00FB4BEC" w:rsidRPr="00C2061D" w:rsidRDefault="00FB4BEC" w:rsidP="00B917A1">
            <w:pPr>
              <w:rPr>
                <w:rFonts w:cs="Arial"/>
                <w:sz w:val="16"/>
                <w:szCs w:val="16"/>
              </w:rPr>
            </w:pPr>
            <w:r w:rsidRPr="00C2061D">
              <w:rPr>
                <w:rFonts w:cs="Arial"/>
                <w:b/>
                <w:bCs/>
                <w:sz w:val="16"/>
                <w:szCs w:val="16"/>
              </w:rPr>
              <w:t>Study design and Population</w:t>
            </w:r>
          </w:p>
        </w:tc>
        <w:tc>
          <w:tcPr>
            <w:tcW w:w="1550" w:type="dxa"/>
            <w:shd w:val="clear" w:color="auto" w:fill="BFBFBF" w:themeFill="background1" w:themeFillShade="BF"/>
          </w:tcPr>
          <w:p w14:paraId="058841B4" w14:textId="77777777" w:rsidR="00FB4BEC" w:rsidRPr="00C2061D" w:rsidRDefault="00FB4BEC" w:rsidP="00B917A1">
            <w:pPr>
              <w:rPr>
                <w:rFonts w:cs="Arial"/>
                <w:sz w:val="16"/>
                <w:szCs w:val="16"/>
              </w:rPr>
            </w:pPr>
            <w:r w:rsidRPr="00C2061D">
              <w:rPr>
                <w:rFonts w:cs="Arial"/>
                <w:b/>
                <w:bCs/>
                <w:sz w:val="16"/>
                <w:szCs w:val="16"/>
              </w:rPr>
              <w:t>Measurable endpoints</w:t>
            </w:r>
          </w:p>
        </w:tc>
        <w:tc>
          <w:tcPr>
            <w:tcW w:w="1531" w:type="dxa"/>
            <w:shd w:val="clear" w:color="auto" w:fill="BFBFBF" w:themeFill="background1" w:themeFillShade="BF"/>
          </w:tcPr>
          <w:p w14:paraId="574D4751" w14:textId="77777777" w:rsidR="00FB4BEC" w:rsidRPr="00C2061D" w:rsidRDefault="00FB4BEC" w:rsidP="00B917A1">
            <w:pPr>
              <w:rPr>
                <w:rFonts w:cs="Arial"/>
                <w:sz w:val="16"/>
                <w:szCs w:val="16"/>
              </w:rPr>
            </w:pPr>
            <w:r w:rsidRPr="00C2061D">
              <w:rPr>
                <w:rFonts w:cs="Arial"/>
                <w:b/>
                <w:bCs/>
                <w:sz w:val="16"/>
                <w:szCs w:val="16"/>
              </w:rPr>
              <w:t>Performance results</w:t>
            </w:r>
          </w:p>
        </w:tc>
        <w:tc>
          <w:tcPr>
            <w:tcW w:w="1984" w:type="dxa"/>
            <w:shd w:val="clear" w:color="auto" w:fill="BFBFBF" w:themeFill="background1" w:themeFillShade="BF"/>
          </w:tcPr>
          <w:p w14:paraId="4AB5DFB8" w14:textId="77777777" w:rsidR="00FB4BEC" w:rsidRPr="00C2061D" w:rsidRDefault="00FB4BEC" w:rsidP="00B917A1">
            <w:pPr>
              <w:rPr>
                <w:rFonts w:cs="Arial"/>
                <w:sz w:val="16"/>
                <w:szCs w:val="16"/>
              </w:rPr>
            </w:pPr>
            <w:r w:rsidRPr="00C2061D">
              <w:rPr>
                <w:rFonts w:cs="Arial"/>
                <w:b/>
                <w:bCs/>
                <w:sz w:val="16"/>
                <w:szCs w:val="16"/>
              </w:rPr>
              <w:t>Safety issues</w:t>
            </w:r>
          </w:p>
        </w:tc>
        <w:tc>
          <w:tcPr>
            <w:tcW w:w="1421" w:type="dxa"/>
            <w:shd w:val="clear" w:color="auto" w:fill="BFBFBF" w:themeFill="background1" w:themeFillShade="BF"/>
          </w:tcPr>
          <w:p w14:paraId="3E5461E5" w14:textId="77777777" w:rsidR="00FB4BEC" w:rsidRPr="00C2061D" w:rsidRDefault="00FB4BEC" w:rsidP="00B917A1">
            <w:pPr>
              <w:rPr>
                <w:rFonts w:cs="Arial"/>
                <w:sz w:val="16"/>
                <w:szCs w:val="16"/>
              </w:rPr>
            </w:pPr>
            <w:r w:rsidRPr="00C2061D">
              <w:rPr>
                <w:rFonts w:cs="Arial"/>
                <w:b/>
                <w:bCs/>
                <w:sz w:val="16"/>
                <w:szCs w:val="16"/>
              </w:rPr>
              <w:t>Comment</w:t>
            </w:r>
          </w:p>
        </w:tc>
      </w:tr>
      <w:tr w:rsidR="00BB21FD" w:rsidRPr="00C2061D" w14:paraId="46D81254" w14:textId="77777777" w:rsidTr="00BB21FD">
        <w:tc>
          <w:tcPr>
            <w:tcW w:w="1259" w:type="dxa"/>
          </w:tcPr>
          <w:p w14:paraId="54F30298" w14:textId="10FB33FA" w:rsidR="004021AB" w:rsidRPr="00F9666E" w:rsidRDefault="004021AB" w:rsidP="004021AB">
            <w:pPr>
              <w:rPr>
                <w:rFonts w:cs="Arial"/>
                <w:sz w:val="16"/>
                <w:szCs w:val="16"/>
              </w:rPr>
            </w:pPr>
            <w:proofErr w:type="spellStart"/>
            <w:r w:rsidRPr="00F9666E">
              <w:rPr>
                <w:rFonts w:cs="Arial"/>
                <w:bCs/>
                <w:sz w:val="16"/>
                <w:szCs w:val="16"/>
              </w:rPr>
              <w:t>Sadushi-Koliçi</w:t>
            </w:r>
            <w:proofErr w:type="spellEnd"/>
            <w:r>
              <w:rPr>
                <w:rFonts w:cs="Arial"/>
                <w:bCs/>
                <w:sz w:val="16"/>
                <w:szCs w:val="16"/>
              </w:rPr>
              <w:t xml:space="preserve"> et al.</w:t>
            </w:r>
            <w:r w:rsidRPr="00F9666E">
              <w:rPr>
                <w:rFonts w:cs="Arial"/>
                <w:bCs/>
                <w:sz w:val="16"/>
                <w:szCs w:val="16"/>
              </w:rPr>
              <w:t xml:space="preserve"> (2012) </w:t>
            </w:r>
            <w:r w:rsidRPr="00F9666E">
              <w:rPr>
                <w:rFonts w:cs="Arial"/>
                <w:bCs/>
                <w:sz w:val="16"/>
                <w:szCs w:val="16"/>
              </w:rPr>
              <w:fldChar w:fldCharType="begin"/>
            </w:r>
            <w:r w:rsidR="00D963EB">
              <w:rPr>
                <w:rFonts w:cs="Arial"/>
                <w:bCs/>
                <w:sz w:val="16"/>
                <w:szCs w:val="16"/>
              </w:rPr>
              <w:instrText xml:space="preserve"> ADDIN EN.CITE &lt;EndNote&gt;&lt;Cite&gt;&lt;Author&gt;Sadushi-Koliçi&lt;/Author&gt;&lt;Year&gt;2012&lt;/Year&gt;&lt;RecNum&gt;266&lt;/RecNum&gt;&lt;DisplayText&gt;(69)&lt;/DisplayText&gt;&lt;record&gt;&lt;rec-number&gt;266&lt;/rec-number&gt;&lt;foreign-keys&gt;&lt;key app="EN" db-id="vwrrttwz10fd9netdtjv5t0n2rea550ese5e" timestamp="1725871942"&gt;266&lt;/key&gt;&lt;/foreign-keys&gt;&lt;ref-type name="Journal Article"&gt;17&lt;/ref-type&gt;&lt;contributors&gt;&lt;authors&gt;&lt;author&gt;R Sadushi-Koliçi&lt;/author&gt;&lt;author&gt;N Skoro-Sajer&lt;/author&gt;&lt;author&gt;D Zimmer&lt;/author&gt;&lt;author&gt;D Bonderman&lt;/author&gt;&lt;author&gt;M Schemper&lt;/author&gt;&lt;author&gt;W Klepetko&lt;/author&gt;&lt;author&gt;J Glatz&lt;/author&gt;&lt;author&gt;J Jakowitsch&lt;/author&gt;&lt;author&gt;IM Lang&lt;/author&gt;&lt;/authors&gt;&lt;/contributors&gt;&lt;titles&gt;&lt;title&gt;Long-term treatment, tolerability, and survival with sub-cutaneous treprostinil for severe pulmonary hypertension&lt;/title&gt;&lt;secondary-title&gt;J Heart Lung Transplant&lt;/secondary-title&gt;&lt;/titles&gt;&lt;periodical&gt;&lt;full-title&gt;J Heart Lung Transplant&lt;/full-title&gt;&lt;/periodical&gt;&lt;pages&gt;735-43&lt;/pages&gt;&lt;volume&gt;31&lt;/volume&gt;&lt;number&gt;7&lt;/number&gt;&lt;dates&gt;&lt;year&gt;2012&lt;/year&gt;&lt;/dates&gt;&lt;urls&gt;&lt;related-urls&gt;&lt;url&gt;https://www.academia.edu/download/48194049/Long-term_treatment_tolerability_and_sur20160820-19000-4hi9hr.pdf&lt;/url&gt;&lt;/related-urls&gt;&lt;/urls&gt;&lt;custom1&gt;Query date: 2024-09-09 09:34:13&lt;/custom1&gt;&lt;/record&gt;&lt;/Cite&gt;&lt;/EndNote&gt;</w:instrText>
            </w:r>
            <w:r w:rsidRPr="00F9666E">
              <w:rPr>
                <w:rFonts w:cs="Arial"/>
                <w:bCs/>
                <w:sz w:val="16"/>
                <w:szCs w:val="16"/>
              </w:rPr>
              <w:fldChar w:fldCharType="separate"/>
            </w:r>
            <w:r w:rsidR="00B60AE6">
              <w:rPr>
                <w:rFonts w:cs="Arial"/>
                <w:bCs/>
                <w:noProof/>
                <w:sz w:val="16"/>
                <w:szCs w:val="16"/>
              </w:rPr>
              <w:t>(69)</w:t>
            </w:r>
            <w:r w:rsidRPr="00F9666E">
              <w:rPr>
                <w:rFonts w:cs="Arial"/>
                <w:bCs/>
                <w:sz w:val="16"/>
                <w:szCs w:val="16"/>
              </w:rPr>
              <w:fldChar w:fldCharType="end"/>
            </w:r>
          </w:p>
        </w:tc>
        <w:tc>
          <w:tcPr>
            <w:tcW w:w="1545" w:type="dxa"/>
          </w:tcPr>
          <w:p w14:paraId="3670284B" w14:textId="77777777" w:rsidR="004021AB" w:rsidRDefault="004021AB" w:rsidP="004021AB">
            <w:pPr>
              <w:rPr>
                <w:rFonts w:cs="Arial"/>
                <w:sz w:val="16"/>
                <w:szCs w:val="16"/>
              </w:rPr>
            </w:pPr>
            <w:r w:rsidRPr="0004323D">
              <w:rPr>
                <w:rFonts w:cs="Arial"/>
                <w:sz w:val="16"/>
                <w:szCs w:val="16"/>
              </w:rPr>
              <w:t xml:space="preserve">Initially, </w:t>
            </w:r>
            <w:proofErr w:type="spellStart"/>
            <w:r w:rsidRPr="0004323D">
              <w:rPr>
                <w:rFonts w:cs="Arial"/>
                <w:sz w:val="16"/>
                <w:szCs w:val="16"/>
              </w:rPr>
              <w:t>treprostinil</w:t>
            </w:r>
            <w:proofErr w:type="spellEnd"/>
            <w:r w:rsidRPr="0004323D">
              <w:rPr>
                <w:rFonts w:cs="Arial"/>
                <w:sz w:val="16"/>
                <w:szCs w:val="16"/>
              </w:rPr>
              <w:t xml:space="preserve"> was administered via the </w:t>
            </w:r>
            <w:proofErr w:type="spellStart"/>
            <w:r w:rsidRPr="0004323D">
              <w:rPr>
                <w:rFonts w:cs="Arial"/>
                <w:sz w:val="16"/>
                <w:szCs w:val="16"/>
              </w:rPr>
              <w:t>MiniMed</w:t>
            </w:r>
            <w:proofErr w:type="spellEnd"/>
            <w:r w:rsidRPr="0004323D">
              <w:rPr>
                <w:rFonts w:cs="Arial"/>
                <w:sz w:val="16"/>
                <w:szCs w:val="16"/>
              </w:rPr>
              <w:t xml:space="preserve"> 407C insulin infusion pump (Medtronic). </w:t>
            </w:r>
          </w:p>
          <w:p w14:paraId="5C2A773C" w14:textId="77777777" w:rsidR="004021AB" w:rsidRDefault="004021AB" w:rsidP="004021AB">
            <w:pPr>
              <w:rPr>
                <w:rFonts w:cs="Arial"/>
                <w:sz w:val="16"/>
                <w:szCs w:val="16"/>
              </w:rPr>
            </w:pPr>
            <w:r w:rsidRPr="0004323D">
              <w:rPr>
                <w:rFonts w:cs="Arial"/>
                <w:sz w:val="16"/>
                <w:szCs w:val="16"/>
              </w:rPr>
              <w:t xml:space="preserve">Starting in 2004, the CADD-MS3 infusion pump (Smith Medical MD Inc) was used. </w:t>
            </w:r>
          </w:p>
          <w:p w14:paraId="2FC66DAC" w14:textId="77777777" w:rsidR="004021AB" w:rsidRDefault="004021AB" w:rsidP="004021AB">
            <w:pPr>
              <w:rPr>
                <w:rFonts w:cs="Arial"/>
                <w:sz w:val="16"/>
                <w:szCs w:val="16"/>
              </w:rPr>
            </w:pPr>
          </w:p>
          <w:p w14:paraId="09B7567E" w14:textId="642D0FDD" w:rsidR="004021AB" w:rsidRPr="00C2061D" w:rsidRDefault="004021AB" w:rsidP="004021AB">
            <w:pPr>
              <w:rPr>
                <w:rFonts w:cs="Arial"/>
                <w:sz w:val="16"/>
                <w:szCs w:val="16"/>
              </w:rPr>
            </w:pPr>
            <w:r w:rsidRPr="0004323D">
              <w:rPr>
                <w:rFonts w:cs="Arial"/>
                <w:sz w:val="16"/>
                <w:szCs w:val="16"/>
              </w:rPr>
              <w:t xml:space="preserve">The pumps were utilized for </w:t>
            </w:r>
            <w:r w:rsidRPr="0079567C">
              <w:rPr>
                <w:rFonts w:cs="Arial"/>
                <w:sz w:val="16"/>
                <w:szCs w:val="16"/>
              </w:rPr>
              <w:t xml:space="preserve">subcutaneous </w:t>
            </w:r>
            <w:r>
              <w:rPr>
                <w:rFonts w:cs="Arial"/>
                <w:sz w:val="16"/>
                <w:szCs w:val="16"/>
              </w:rPr>
              <w:t>(</w:t>
            </w:r>
            <w:r w:rsidRPr="0004323D">
              <w:rPr>
                <w:rFonts w:cs="Arial"/>
                <w:sz w:val="16"/>
                <w:szCs w:val="16"/>
              </w:rPr>
              <w:t>SC</w:t>
            </w:r>
            <w:r>
              <w:rPr>
                <w:rFonts w:cs="Arial"/>
                <w:sz w:val="16"/>
                <w:szCs w:val="16"/>
              </w:rPr>
              <w:t>)</w:t>
            </w:r>
            <w:r w:rsidRPr="0004323D">
              <w:rPr>
                <w:rFonts w:cs="Arial"/>
                <w:sz w:val="16"/>
                <w:szCs w:val="16"/>
              </w:rPr>
              <w:t xml:space="preserve"> delivery of </w:t>
            </w:r>
            <w:proofErr w:type="spellStart"/>
            <w:r w:rsidRPr="0004323D">
              <w:rPr>
                <w:rFonts w:cs="Arial"/>
                <w:sz w:val="16"/>
                <w:szCs w:val="16"/>
              </w:rPr>
              <w:t>treprostinil</w:t>
            </w:r>
            <w:proofErr w:type="spellEnd"/>
            <w:r w:rsidRPr="0004323D">
              <w:rPr>
                <w:rFonts w:cs="Arial"/>
                <w:sz w:val="16"/>
                <w:szCs w:val="16"/>
              </w:rPr>
              <w:t xml:space="preserve"> to achieve therapeutic goals based on functional and clinical response.</w:t>
            </w:r>
          </w:p>
        </w:tc>
        <w:tc>
          <w:tcPr>
            <w:tcW w:w="1740" w:type="dxa"/>
          </w:tcPr>
          <w:p w14:paraId="597DC802" w14:textId="4E501E9E" w:rsidR="004021AB" w:rsidRPr="00C2061D" w:rsidRDefault="004021AB" w:rsidP="004021AB">
            <w:pPr>
              <w:rPr>
                <w:rFonts w:cs="Arial"/>
                <w:sz w:val="16"/>
                <w:szCs w:val="16"/>
              </w:rPr>
            </w:pPr>
            <w:r>
              <w:rPr>
                <w:rFonts w:cs="Arial"/>
                <w:sz w:val="16"/>
                <w:szCs w:val="16"/>
              </w:rPr>
              <w:t>T</w:t>
            </w:r>
            <w:r w:rsidRPr="0079567C">
              <w:rPr>
                <w:rFonts w:cs="Arial"/>
                <w:sz w:val="16"/>
                <w:szCs w:val="16"/>
              </w:rPr>
              <w:t xml:space="preserve">o evaluate the long-term effects, including functional capacity, exercise tolerance, hemodynamic measures, survival rates, and tolerability, of first-line SC </w:t>
            </w:r>
            <w:proofErr w:type="spellStart"/>
            <w:r w:rsidRPr="0079567C">
              <w:rPr>
                <w:rFonts w:cs="Arial"/>
                <w:sz w:val="16"/>
                <w:szCs w:val="16"/>
              </w:rPr>
              <w:t>treprostinil</w:t>
            </w:r>
            <w:proofErr w:type="spellEnd"/>
            <w:r w:rsidRPr="0079567C">
              <w:rPr>
                <w:rFonts w:cs="Arial"/>
                <w:sz w:val="16"/>
                <w:szCs w:val="16"/>
              </w:rPr>
              <w:t xml:space="preserve"> therapy in patients with severe pre-capillary pulmonary</w:t>
            </w:r>
            <w:r w:rsidR="008F2FF8">
              <w:rPr>
                <w:rFonts w:cs="Arial"/>
                <w:sz w:val="16"/>
                <w:szCs w:val="16"/>
              </w:rPr>
              <w:t xml:space="preserve"> arterial</w:t>
            </w:r>
            <w:r w:rsidRPr="0079567C">
              <w:rPr>
                <w:rFonts w:cs="Arial"/>
                <w:sz w:val="16"/>
                <w:szCs w:val="16"/>
              </w:rPr>
              <w:t xml:space="preserve"> hypertension (P</w:t>
            </w:r>
            <w:r w:rsidR="008F2FF8">
              <w:rPr>
                <w:rFonts w:cs="Arial"/>
                <w:sz w:val="16"/>
                <w:szCs w:val="16"/>
              </w:rPr>
              <w:t>A</w:t>
            </w:r>
            <w:r w:rsidRPr="0079567C">
              <w:rPr>
                <w:rFonts w:cs="Arial"/>
                <w:sz w:val="16"/>
                <w:szCs w:val="16"/>
              </w:rPr>
              <w:t>H).</w:t>
            </w:r>
          </w:p>
        </w:tc>
        <w:tc>
          <w:tcPr>
            <w:tcW w:w="2010" w:type="dxa"/>
          </w:tcPr>
          <w:p w14:paraId="48187327" w14:textId="2667D30B" w:rsidR="004021AB" w:rsidRDefault="004021AB" w:rsidP="004021AB">
            <w:pPr>
              <w:rPr>
                <w:rFonts w:cs="Arial"/>
                <w:sz w:val="16"/>
                <w:szCs w:val="16"/>
              </w:rPr>
            </w:pPr>
            <w:r>
              <w:rPr>
                <w:rFonts w:cs="Arial"/>
                <w:sz w:val="16"/>
                <w:szCs w:val="16"/>
              </w:rPr>
              <w:t>P</w:t>
            </w:r>
            <w:r w:rsidRPr="007621A4">
              <w:rPr>
                <w:rFonts w:cs="Arial"/>
                <w:sz w:val="16"/>
                <w:szCs w:val="16"/>
              </w:rPr>
              <w:t>rospective registry study</w:t>
            </w:r>
            <w:r>
              <w:rPr>
                <w:rFonts w:cs="Arial"/>
                <w:sz w:val="16"/>
                <w:szCs w:val="16"/>
              </w:rPr>
              <w:t>.</w:t>
            </w:r>
          </w:p>
          <w:p w14:paraId="2B601EC8" w14:textId="77777777" w:rsidR="004021AB" w:rsidRDefault="004021AB" w:rsidP="004021AB">
            <w:pPr>
              <w:rPr>
                <w:rFonts w:cs="Arial"/>
                <w:sz w:val="16"/>
                <w:szCs w:val="16"/>
              </w:rPr>
            </w:pPr>
          </w:p>
          <w:p w14:paraId="1FBFEAED" w14:textId="72B37D0B" w:rsidR="004021AB" w:rsidRDefault="004021AB" w:rsidP="004021AB">
            <w:pPr>
              <w:rPr>
                <w:rFonts w:cs="Arial"/>
                <w:sz w:val="16"/>
                <w:szCs w:val="16"/>
              </w:rPr>
            </w:pPr>
            <w:r w:rsidRPr="007621A4">
              <w:rPr>
                <w:rFonts w:cs="Arial"/>
                <w:sz w:val="16"/>
                <w:szCs w:val="16"/>
              </w:rPr>
              <w:t>The study included 111 adult patients diagnosed with severe pre-capillary P</w:t>
            </w:r>
            <w:r w:rsidR="008F2FF8">
              <w:rPr>
                <w:rFonts w:cs="Arial"/>
                <w:sz w:val="16"/>
                <w:szCs w:val="16"/>
              </w:rPr>
              <w:t>A</w:t>
            </w:r>
            <w:r w:rsidRPr="007621A4">
              <w:rPr>
                <w:rFonts w:cs="Arial"/>
                <w:sz w:val="16"/>
                <w:szCs w:val="16"/>
              </w:rPr>
              <w:t xml:space="preserve">H, specifically </w:t>
            </w:r>
            <w:r w:rsidRPr="004211AC">
              <w:rPr>
                <w:rFonts w:cs="Arial"/>
                <w:sz w:val="16"/>
                <w:szCs w:val="16"/>
              </w:rPr>
              <w:t xml:space="preserve">World Health Organization </w:t>
            </w:r>
            <w:r>
              <w:rPr>
                <w:rFonts w:cs="Arial"/>
                <w:sz w:val="16"/>
                <w:szCs w:val="16"/>
              </w:rPr>
              <w:t>(</w:t>
            </w:r>
            <w:r w:rsidRPr="007621A4">
              <w:rPr>
                <w:rFonts w:cs="Arial"/>
                <w:sz w:val="16"/>
                <w:szCs w:val="16"/>
              </w:rPr>
              <w:t>WHO</w:t>
            </w:r>
            <w:r>
              <w:rPr>
                <w:rFonts w:cs="Arial"/>
                <w:sz w:val="16"/>
                <w:szCs w:val="16"/>
              </w:rPr>
              <w:t>)</w:t>
            </w:r>
            <w:r w:rsidRPr="007621A4">
              <w:rPr>
                <w:rFonts w:cs="Arial"/>
                <w:sz w:val="16"/>
                <w:szCs w:val="16"/>
              </w:rPr>
              <w:t xml:space="preserve"> functional class (FC) III or IV.</w:t>
            </w:r>
          </w:p>
          <w:p w14:paraId="5A18CD5A" w14:textId="77777777" w:rsidR="004021AB" w:rsidRDefault="004021AB" w:rsidP="004021AB">
            <w:pPr>
              <w:rPr>
                <w:rFonts w:cs="Arial"/>
                <w:sz w:val="16"/>
                <w:szCs w:val="16"/>
              </w:rPr>
            </w:pPr>
          </w:p>
          <w:p w14:paraId="496EE352" w14:textId="05AE808D" w:rsidR="004021AB" w:rsidRPr="00C2061D" w:rsidRDefault="004021AB" w:rsidP="004021AB">
            <w:pPr>
              <w:rPr>
                <w:rFonts w:cs="Arial"/>
                <w:sz w:val="16"/>
                <w:szCs w:val="16"/>
              </w:rPr>
            </w:pPr>
            <w:r w:rsidRPr="00B92AD3">
              <w:rPr>
                <w:rFonts w:cs="Arial"/>
                <w:sz w:val="16"/>
                <w:szCs w:val="16"/>
              </w:rPr>
              <w:t>Data collection spanned from June 1, 1999, to November 30, 2010.</w:t>
            </w:r>
            <w:r>
              <w:rPr>
                <w:rFonts w:cs="Arial"/>
                <w:sz w:val="16"/>
                <w:szCs w:val="16"/>
              </w:rPr>
              <w:t xml:space="preserve"> </w:t>
            </w:r>
            <w:r w:rsidRPr="00B92AD3">
              <w:rPr>
                <w:rFonts w:cs="Arial"/>
                <w:sz w:val="16"/>
                <w:szCs w:val="16"/>
              </w:rPr>
              <w:t xml:space="preserve">The median observation period </w:t>
            </w:r>
            <w:r>
              <w:rPr>
                <w:rFonts w:cs="Arial"/>
                <w:sz w:val="16"/>
                <w:szCs w:val="16"/>
              </w:rPr>
              <w:t xml:space="preserve">per patient </w:t>
            </w:r>
            <w:r w:rsidRPr="00B92AD3">
              <w:rPr>
                <w:rFonts w:cs="Arial"/>
                <w:sz w:val="16"/>
                <w:szCs w:val="16"/>
              </w:rPr>
              <w:t>was 56 months, with an interquartile range (IQR) of 31–91 months.</w:t>
            </w:r>
          </w:p>
        </w:tc>
        <w:tc>
          <w:tcPr>
            <w:tcW w:w="1550" w:type="dxa"/>
          </w:tcPr>
          <w:p w14:paraId="518AC4E8" w14:textId="50E6D74E" w:rsidR="004021AB" w:rsidRDefault="004021AB">
            <w:pPr>
              <w:pStyle w:val="ListParagraph"/>
              <w:numPr>
                <w:ilvl w:val="0"/>
                <w:numId w:val="15"/>
              </w:numPr>
              <w:ind w:left="184" w:hanging="141"/>
              <w:jc w:val="left"/>
              <w:rPr>
                <w:rFonts w:cs="Arial"/>
                <w:sz w:val="16"/>
                <w:szCs w:val="16"/>
              </w:rPr>
            </w:pPr>
            <w:r>
              <w:rPr>
                <w:rFonts w:cs="Arial"/>
                <w:sz w:val="16"/>
                <w:szCs w:val="16"/>
              </w:rPr>
              <w:t>WHO FC</w:t>
            </w:r>
          </w:p>
          <w:p w14:paraId="7331387B" w14:textId="67EBDB35" w:rsidR="004021AB" w:rsidRDefault="004021AB">
            <w:pPr>
              <w:pStyle w:val="ListParagraph"/>
              <w:numPr>
                <w:ilvl w:val="0"/>
                <w:numId w:val="15"/>
              </w:numPr>
              <w:ind w:left="184" w:hanging="141"/>
              <w:jc w:val="left"/>
              <w:rPr>
                <w:rFonts w:cs="Arial"/>
                <w:sz w:val="16"/>
                <w:szCs w:val="16"/>
              </w:rPr>
            </w:pPr>
            <w:r>
              <w:rPr>
                <w:rFonts w:cs="Arial"/>
                <w:sz w:val="16"/>
                <w:szCs w:val="16"/>
              </w:rPr>
              <w:t>6-minute walking distance (6MWD)</w:t>
            </w:r>
          </w:p>
          <w:p w14:paraId="5F38AA07" w14:textId="654F1F5E" w:rsidR="00530B0C" w:rsidRDefault="00530B0C">
            <w:pPr>
              <w:pStyle w:val="ListParagraph"/>
              <w:numPr>
                <w:ilvl w:val="0"/>
                <w:numId w:val="15"/>
              </w:numPr>
              <w:ind w:left="184" w:hanging="141"/>
              <w:jc w:val="left"/>
              <w:rPr>
                <w:rFonts w:cs="Arial"/>
                <w:sz w:val="16"/>
                <w:szCs w:val="16"/>
              </w:rPr>
            </w:pPr>
            <w:r>
              <w:rPr>
                <w:rFonts w:cs="Arial"/>
                <w:sz w:val="16"/>
                <w:szCs w:val="16"/>
              </w:rPr>
              <w:t>M</w:t>
            </w:r>
            <w:r w:rsidRPr="00530B0C">
              <w:rPr>
                <w:rFonts w:cs="Arial"/>
                <w:sz w:val="16"/>
                <w:szCs w:val="16"/>
              </w:rPr>
              <w:t>ean pulmonary arterial pressure (</w:t>
            </w:r>
            <w:proofErr w:type="spellStart"/>
            <w:r w:rsidRPr="00530B0C">
              <w:rPr>
                <w:rFonts w:cs="Arial"/>
                <w:sz w:val="16"/>
                <w:szCs w:val="16"/>
              </w:rPr>
              <w:t>mPAP</w:t>
            </w:r>
            <w:proofErr w:type="spellEnd"/>
            <w:r w:rsidRPr="00530B0C">
              <w:rPr>
                <w:rFonts w:cs="Arial"/>
                <w:sz w:val="16"/>
                <w:szCs w:val="16"/>
              </w:rPr>
              <w:t xml:space="preserve">) </w:t>
            </w:r>
          </w:p>
          <w:p w14:paraId="6E290AD3" w14:textId="27733FCD" w:rsidR="00530B0C" w:rsidRDefault="00530B0C">
            <w:pPr>
              <w:pStyle w:val="ListParagraph"/>
              <w:numPr>
                <w:ilvl w:val="0"/>
                <w:numId w:val="15"/>
              </w:numPr>
              <w:ind w:left="184" w:hanging="141"/>
              <w:jc w:val="left"/>
              <w:rPr>
                <w:rFonts w:cs="Arial"/>
                <w:sz w:val="16"/>
                <w:szCs w:val="16"/>
              </w:rPr>
            </w:pPr>
            <w:r>
              <w:rPr>
                <w:rFonts w:cs="Arial"/>
                <w:sz w:val="16"/>
                <w:szCs w:val="16"/>
              </w:rPr>
              <w:t>M</w:t>
            </w:r>
            <w:r w:rsidRPr="00530B0C">
              <w:rPr>
                <w:rFonts w:cs="Arial"/>
                <w:sz w:val="16"/>
                <w:szCs w:val="16"/>
              </w:rPr>
              <w:t>ean right atrial pressure (</w:t>
            </w:r>
            <w:proofErr w:type="spellStart"/>
            <w:r w:rsidRPr="00530B0C">
              <w:rPr>
                <w:rFonts w:cs="Arial"/>
                <w:sz w:val="16"/>
                <w:szCs w:val="16"/>
              </w:rPr>
              <w:t>mRAP</w:t>
            </w:r>
            <w:proofErr w:type="spellEnd"/>
            <w:r w:rsidRPr="00530B0C">
              <w:rPr>
                <w:rFonts w:cs="Arial"/>
                <w:sz w:val="16"/>
                <w:szCs w:val="16"/>
              </w:rPr>
              <w:t xml:space="preserve">) </w:t>
            </w:r>
          </w:p>
          <w:p w14:paraId="262A416F" w14:textId="0F18622A" w:rsidR="00530B0C" w:rsidRDefault="00530B0C">
            <w:pPr>
              <w:pStyle w:val="ListParagraph"/>
              <w:numPr>
                <w:ilvl w:val="0"/>
                <w:numId w:val="15"/>
              </w:numPr>
              <w:ind w:left="184" w:hanging="141"/>
              <w:jc w:val="left"/>
              <w:rPr>
                <w:rFonts w:cs="Arial"/>
                <w:sz w:val="16"/>
                <w:szCs w:val="16"/>
              </w:rPr>
            </w:pPr>
            <w:r>
              <w:rPr>
                <w:rFonts w:cs="Arial"/>
                <w:sz w:val="16"/>
                <w:szCs w:val="16"/>
              </w:rPr>
              <w:t>C</w:t>
            </w:r>
            <w:r w:rsidRPr="00530B0C">
              <w:rPr>
                <w:rFonts w:cs="Arial"/>
                <w:sz w:val="16"/>
                <w:szCs w:val="16"/>
              </w:rPr>
              <w:t xml:space="preserve">ardiac </w:t>
            </w:r>
            <w:r>
              <w:rPr>
                <w:rFonts w:cs="Arial"/>
                <w:sz w:val="16"/>
                <w:szCs w:val="16"/>
              </w:rPr>
              <w:t>I</w:t>
            </w:r>
            <w:r w:rsidRPr="00530B0C">
              <w:rPr>
                <w:rFonts w:cs="Arial"/>
                <w:sz w:val="16"/>
                <w:szCs w:val="16"/>
              </w:rPr>
              <w:t xml:space="preserve">ndex (CI) </w:t>
            </w:r>
          </w:p>
          <w:p w14:paraId="78398D07" w14:textId="2BA86B3B" w:rsidR="00530B0C" w:rsidRDefault="00530B0C">
            <w:pPr>
              <w:pStyle w:val="ListParagraph"/>
              <w:numPr>
                <w:ilvl w:val="0"/>
                <w:numId w:val="15"/>
              </w:numPr>
              <w:ind w:left="184" w:hanging="141"/>
              <w:jc w:val="left"/>
              <w:rPr>
                <w:rFonts w:cs="Arial"/>
                <w:sz w:val="16"/>
                <w:szCs w:val="16"/>
              </w:rPr>
            </w:pPr>
            <w:r>
              <w:rPr>
                <w:rFonts w:cs="Arial"/>
                <w:sz w:val="16"/>
                <w:szCs w:val="16"/>
              </w:rPr>
              <w:t>T</w:t>
            </w:r>
            <w:r w:rsidRPr="00530B0C">
              <w:rPr>
                <w:rFonts w:cs="Arial"/>
                <w:sz w:val="16"/>
                <w:szCs w:val="16"/>
              </w:rPr>
              <w:t xml:space="preserve">ime to clinical worsening </w:t>
            </w:r>
          </w:p>
          <w:p w14:paraId="1ACA5CC2" w14:textId="00D32542" w:rsidR="00530B0C" w:rsidRDefault="00A339FB">
            <w:pPr>
              <w:pStyle w:val="ListParagraph"/>
              <w:numPr>
                <w:ilvl w:val="0"/>
                <w:numId w:val="15"/>
              </w:numPr>
              <w:ind w:left="184" w:hanging="141"/>
              <w:jc w:val="left"/>
              <w:rPr>
                <w:rFonts w:cs="Arial"/>
                <w:sz w:val="16"/>
                <w:szCs w:val="16"/>
              </w:rPr>
            </w:pPr>
            <w:r>
              <w:rPr>
                <w:rFonts w:cs="Arial"/>
                <w:sz w:val="16"/>
                <w:szCs w:val="16"/>
              </w:rPr>
              <w:t>S</w:t>
            </w:r>
            <w:r w:rsidR="00530B0C" w:rsidRPr="00530B0C">
              <w:rPr>
                <w:rFonts w:cs="Arial"/>
                <w:sz w:val="16"/>
                <w:szCs w:val="16"/>
              </w:rPr>
              <w:t>urvival</w:t>
            </w:r>
            <w:r w:rsidR="006409C6">
              <w:rPr>
                <w:rFonts w:cs="Arial"/>
                <w:sz w:val="16"/>
                <w:szCs w:val="16"/>
              </w:rPr>
              <w:t xml:space="preserve"> rates</w:t>
            </w:r>
          </w:p>
          <w:p w14:paraId="3E139E86" w14:textId="494FB05F" w:rsidR="004021AB" w:rsidRPr="00C2061D" w:rsidRDefault="00530B0C">
            <w:pPr>
              <w:pStyle w:val="ListParagraph"/>
              <w:numPr>
                <w:ilvl w:val="0"/>
                <w:numId w:val="15"/>
              </w:numPr>
              <w:ind w:left="184" w:hanging="141"/>
              <w:jc w:val="left"/>
              <w:rPr>
                <w:rFonts w:cs="Arial"/>
                <w:sz w:val="16"/>
                <w:szCs w:val="16"/>
              </w:rPr>
            </w:pPr>
            <w:r w:rsidRPr="00530B0C">
              <w:rPr>
                <w:rFonts w:cs="Arial"/>
                <w:sz w:val="16"/>
                <w:szCs w:val="16"/>
              </w:rPr>
              <w:t>Tolerability/</w:t>
            </w:r>
            <w:r>
              <w:rPr>
                <w:rFonts w:cs="Arial"/>
                <w:sz w:val="16"/>
                <w:szCs w:val="16"/>
              </w:rPr>
              <w:t xml:space="preserve"> </w:t>
            </w:r>
            <w:r w:rsidRPr="00530B0C">
              <w:rPr>
                <w:rFonts w:cs="Arial"/>
                <w:sz w:val="16"/>
                <w:szCs w:val="16"/>
              </w:rPr>
              <w:t>Adverse events (AEs).</w:t>
            </w:r>
            <w:r w:rsidR="004021AB" w:rsidRPr="00C2061D">
              <w:rPr>
                <w:rFonts w:cs="Arial"/>
                <w:sz w:val="16"/>
                <w:szCs w:val="16"/>
              </w:rPr>
              <w:t xml:space="preserve"> </w:t>
            </w:r>
          </w:p>
        </w:tc>
        <w:tc>
          <w:tcPr>
            <w:tcW w:w="1531" w:type="dxa"/>
          </w:tcPr>
          <w:p w14:paraId="7A7C33AA" w14:textId="65242912" w:rsidR="00A339FB" w:rsidRDefault="0001579C" w:rsidP="004021AB">
            <w:pPr>
              <w:rPr>
                <w:rFonts w:cs="Arial"/>
                <w:sz w:val="16"/>
                <w:szCs w:val="16"/>
              </w:rPr>
            </w:pPr>
            <w:r w:rsidRPr="0001579C">
              <w:rPr>
                <w:rFonts w:cs="Arial"/>
                <w:sz w:val="16"/>
                <w:szCs w:val="16"/>
              </w:rPr>
              <w:t xml:space="preserve">The study's results focus primarily on the efficacy of </w:t>
            </w:r>
            <w:proofErr w:type="spellStart"/>
            <w:r w:rsidRPr="0001579C">
              <w:rPr>
                <w:rFonts w:cs="Arial"/>
                <w:sz w:val="16"/>
                <w:szCs w:val="16"/>
              </w:rPr>
              <w:t>treprostinil</w:t>
            </w:r>
            <w:proofErr w:type="spellEnd"/>
            <w:r w:rsidRPr="0001579C">
              <w:rPr>
                <w:rFonts w:cs="Arial"/>
                <w:sz w:val="16"/>
                <w:szCs w:val="16"/>
              </w:rPr>
              <w:t xml:space="preserve"> rather than on infusion pump performance.</w:t>
            </w:r>
          </w:p>
          <w:p w14:paraId="71D92068" w14:textId="77777777" w:rsidR="0001579C" w:rsidRDefault="0001579C" w:rsidP="004021AB">
            <w:pPr>
              <w:rPr>
                <w:rFonts w:cs="Arial"/>
                <w:sz w:val="16"/>
                <w:szCs w:val="16"/>
              </w:rPr>
            </w:pPr>
          </w:p>
          <w:p w14:paraId="11B55D70" w14:textId="224D2C8D" w:rsidR="004021AB" w:rsidRPr="00C2061D" w:rsidRDefault="000F3A22" w:rsidP="004021AB">
            <w:pPr>
              <w:rPr>
                <w:rFonts w:cs="Arial"/>
                <w:sz w:val="16"/>
                <w:szCs w:val="16"/>
              </w:rPr>
            </w:pPr>
            <w:r>
              <w:rPr>
                <w:rFonts w:cs="Arial"/>
                <w:sz w:val="16"/>
                <w:szCs w:val="16"/>
              </w:rPr>
              <w:t>I</w:t>
            </w:r>
            <w:r w:rsidR="00A339FB">
              <w:rPr>
                <w:rFonts w:cs="Arial"/>
                <w:sz w:val="16"/>
                <w:szCs w:val="16"/>
              </w:rPr>
              <w:t>ssues</w:t>
            </w:r>
            <w:r w:rsidR="001257FE" w:rsidRPr="001257FE">
              <w:rPr>
                <w:rFonts w:cs="Arial"/>
                <w:sz w:val="16"/>
                <w:szCs w:val="16"/>
              </w:rPr>
              <w:t xml:space="preserve"> with primary pump failure and infusion line obstruction</w:t>
            </w:r>
            <w:r>
              <w:rPr>
                <w:rFonts w:cs="Arial"/>
                <w:sz w:val="16"/>
                <w:szCs w:val="16"/>
              </w:rPr>
              <w:t xml:space="preserve"> were</w:t>
            </w:r>
            <w:r w:rsidR="001257FE" w:rsidRPr="001257FE">
              <w:rPr>
                <w:rFonts w:cs="Arial"/>
                <w:sz w:val="16"/>
                <w:szCs w:val="16"/>
              </w:rPr>
              <w:t xml:space="preserve"> reported in </w:t>
            </w:r>
            <w:r w:rsidR="00035098">
              <w:rPr>
                <w:rFonts w:cs="Arial"/>
                <w:sz w:val="16"/>
                <w:szCs w:val="16"/>
              </w:rPr>
              <w:t>4</w:t>
            </w:r>
            <w:r w:rsidR="001257FE" w:rsidRPr="001257FE">
              <w:rPr>
                <w:rFonts w:cs="Arial"/>
                <w:sz w:val="16"/>
                <w:szCs w:val="16"/>
              </w:rPr>
              <w:t xml:space="preserve"> patients</w:t>
            </w:r>
            <w:r w:rsidR="00035098">
              <w:rPr>
                <w:rFonts w:cs="Arial"/>
                <w:sz w:val="16"/>
                <w:szCs w:val="16"/>
              </w:rPr>
              <w:t xml:space="preserve"> (</w:t>
            </w:r>
            <w:r w:rsidR="00035098" w:rsidRPr="001257FE">
              <w:rPr>
                <w:rFonts w:cs="Arial"/>
                <w:sz w:val="16"/>
                <w:szCs w:val="16"/>
              </w:rPr>
              <w:t>3.6%</w:t>
            </w:r>
            <w:r w:rsidR="00035098">
              <w:rPr>
                <w:rFonts w:cs="Arial"/>
                <w:sz w:val="16"/>
                <w:szCs w:val="16"/>
              </w:rPr>
              <w:t>)</w:t>
            </w:r>
            <w:r w:rsidR="001257FE" w:rsidRPr="001257FE">
              <w:rPr>
                <w:rFonts w:cs="Arial"/>
                <w:sz w:val="16"/>
                <w:szCs w:val="16"/>
              </w:rPr>
              <w:t xml:space="preserve">. </w:t>
            </w:r>
          </w:p>
        </w:tc>
        <w:tc>
          <w:tcPr>
            <w:tcW w:w="1984" w:type="dxa"/>
          </w:tcPr>
          <w:p w14:paraId="6E98991D" w14:textId="77777777" w:rsidR="004021AB" w:rsidRDefault="001257FE" w:rsidP="004021AB">
            <w:pPr>
              <w:rPr>
                <w:rFonts w:cs="Arial"/>
                <w:sz w:val="16"/>
                <w:szCs w:val="16"/>
              </w:rPr>
            </w:pPr>
            <w:r w:rsidRPr="001257FE">
              <w:rPr>
                <w:rFonts w:cs="Arial"/>
                <w:sz w:val="16"/>
                <w:szCs w:val="16"/>
              </w:rPr>
              <w:t>The study noted frequent infusion site reactions and pain, with 80% of patients experiencing pain at the infusion site.</w:t>
            </w:r>
          </w:p>
          <w:p w14:paraId="249F7335" w14:textId="77777777" w:rsidR="001257FE" w:rsidRDefault="001257FE" w:rsidP="004021AB">
            <w:pPr>
              <w:rPr>
                <w:rFonts w:cs="Arial"/>
                <w:sz w:val="16"/>
                <w:szCs w:val="16"/>
              </w:rPr>
            </w:pPr>
          </w:p>
          <w:p w14:paraId="2A8C02AB" w14:textId="23DAD0C0" w:rsidR="001257FE" w:rsidRDefault="001257FE" w:rsidP="004021AB">
            <w:pPr>
              <w:rPr>
                <w:rFonts w:cs="Arial"/>
                <w:sz w:val="16"/>
                <w:szCs w:val="16"/>
              </w:rPr>
            </w:pPr>
            <w:r w:rsidRPr="001257FE">
              <w:rPr>
                <w:rFonts w:cs="Arial"/>
                <w:sz w:val="16"/>
                <w:szCs w:val="16"/>
              </w:rPr>
              <w:t>The issues</w:t>
            </w:r>
            <w:r>
              <w:rPr>
                <w:rFonts w:cs="Arial"/>
                <w:sz w:val="16"/>
                <w:szCs w:val="16"/>
              </w:rPr>
              <w:t xml:space="preserve"> with </w:t>
            </w:r>
            <w:r w:rsidRPr="001257FE">
              <w:rPr>
                <w:rFonts w:cs="Arial"/>
                <w:sz w:val="16"/>
                <w:szCs w:val="16"/>
              </w:rPr>
              <w:t xml:space="preserve">primary pump failure and infusion line obstruction </w:t>
            </w:r>
            <w:r w:rsidR="00F31E9E">
              <w:rPr>
                <w:rFonts w:cs="Arial"/>
                <w:sz w:val="16"/>
                <w:szCs w:val="16"/>
              </w:rPr>
              <w:t xml:space="preserve">(n=4) </w:t>
            </w:r>
            <w:r w:rsidRPr="001257FE">
              <w:rPr>
                <w:rFonts w:cs="Arial"/>
                <w:sz w:val="16"/>
                <w:szCs w:val="16"/>
              </w:rPr>
              <w:t>trigger</w:t>
            </w:r>
            <w:r>
              <w:rPr>
                <w:rFonts w:cs="Arial"/>
                <w:sz w:val="16"/>
                <w:szCs w:val="16"/>
              </w:rPr>
              <w:t>ed</w:t>
            </w:r>
            <w:r w:rsidRPr="001257FE">
              <w:rPr>
                <w:rFonts w:cs="Arial"/>
                <w:sz w:val="16"/>
                <w:szCs w:val="16"/>
              </w:rPr>
              <w:t xml:space="preserve"> sudden-onset dyspnea.</w:t>
            </w:r>
          </w:p>
          <w:p w14:paraId="5B052FE4" w14:textId="77777777" w:rsidR="00727E0F" w:rsidRDefault="00727E0F" w:rsidP="004021AB">
            <w:pPr>
              <w:rPr>
                <w:rFonts w:cs="Arial"/>
                <w:sz w:val="16"/>
                <w:szCs w:val="16"/>
              </w:rPr>
            </w:pPr>
          </w:p>
          <w:p w14:paraId="5286620F" w14:textId="4B9F0D6B" w:rsidR="00727E0F" w:rsidRDefault="00727E0F" w:rsidP="004021AB">
            <w:pPr>
              <w:rPr>
                <w:rFonts w:cs="Arial"/>
                <w:sz w:val="16"/>
                <w:szCs w:val="16"/>
              </w:rPr>
            </w:pPr>
            <w:r>
              <w:rPr>
                <w:rFonts w:cs="Arial"/>
                <w:sz w:val="16"/>
                <w:szCs w:val="16"/>
              </w:rPr>
              <w:t>Some patients stopped treatment due to drug side effects (n=13). In addition, 49 patients died from any cause</w:t>
            </w:r>
            <w:r w:rsidR="00873E2D">
              <w:rPr>
                <w:rFonts w:cs="Arial"/>
                <w:sz w:val="16"/>
                <w:szCs w:val="16"/>
              </w:rPr>
              <w:t>; not attributed to the pump</w:t>
            </w:r>
            <w:r>
              <w:rPr>
                <w:rFonts w:cs="Arial"/>
                <w:sz w:val="16"/>
                <w:szCs w:val="16"/>
              </w:rPr>
              <w:t>.</w:t>
            </w:r>
          </w:p>
          <w:p w14:paraId="6D6765A1" w14:textId="77777777" w:rsidR="00035098" w:rsidRDefault="00035098" w:rsidP="004021AB">
            <w:pPr>
              <w:rPr>
                <w:rFonts w:cs="Arial"/>
                <w:sz w:val="16"/>
                <w:szCs w:val="16"/>
              </w:rPr>
            </w:pPr>
          </w:p>
          <w:p w14:paraId="75CE5498" w14:textId="4FF16F36" w:rsidR="00035098" w:rsidRPr="00C2061D" w:rsidRDefault="00035098" w:rsidP="004021AB">
            <w:pPr>
              <w:rPr>
                <w:rFonts w:cs="Arial"/>
                <w:sz w:val="16"/>
                <w:szCs w:val="16"/>
              </w:rPr>
            </w:pPr>
            <w:r>
              <w:rPr>
                <w:rFonts w:cs="Arial"/>
                <w:sz w:val="16"/>
                <w:szCs w:val="16"/>
              </w:rPr>
              <w:t>Other AEs included r</w:t>
            </w:r>
            <w:r w:rsidRPr="00035098">
              <w:rPr>
                <w:rFonts w:cs="Arial"/>
                <w:sz w:val="16"/>
                <w:szCs w:val="16"/>
              </w:rPr>
              <w:t xml:space="preserve">ight heart decompensation </w:t>
            </w:r>
            <w:r>
              <w:rPr>
                <w:rFonts w:cs="Arial"/>
                <w:sz w:val="16"/>
                <w:szCs w:val="16"/>
              </w:rPr>
              <w:t xml:space="preserve">that </w:t>
            </w:r>
            <w:r w:rsidRPr="00035098">
              <w:rPr>
                <w:rFonts w:cs="Arial"/>
                <w:sz w:val="16"/>
                <w:szCs w:val="16"/>
              </w:rPr>
              <w:t>led to an average of 2.2 hospitalizations per affected patient, requiring interventions such as intravenous diuretics or vasopressors.</w:t>
            </w:r>
            <w:r w:rsidR="00B31E2D">
              <w:rPr>
                <w:rFonts w:cs="Arial"/>
                <w:sz w:val="16"/>
                <w:szCs w:val="16"/>
              </w:rPr>
              <w:t xml:space="preserve"> </w:t>
            </w:r>
          </w:p>
        </w:tc>
        <w:tc>
          <w:tcPr>
            <w:tcW w:w="1421" w:type="dxa"/>
          </w:tcPr>
          <w:p w14:paraId="0790534B" w14:textId="6AD1138B" w:rsidR="004021AB" w:rsidRPr="00C2061D" w:rsidRDefault="006409C6" w:rsidP="004021AB">
            <w:pPr>
              <w:rPr>
                <w:rFonts w:cs="Arial"/>
                <w:sz w:val="16"/>
                <w:szCs w:val="16"/>
              </w:rPr>
            </w:pPr>
            <w:r w:rsidRPr="006409C6">
              <w:rPr>
                <w:rFonts w:cs="Arial"/>
                <w:sz w:val="16"/>
                <w:szCs w:val="16"/>
              </w:rPr>
              <w:t xml:space="preserve">SC </w:t>
            </w:r>
            <w:proofErr w:type="spellStart"/>
            <w:r w:rsidRPr="006409C6">
              <w:rPr>
                <w:rFonts w:cs="Arial"/>
                <w:sz w:val="16"/>
                <w:szCs w:val="16"/>
              </w:rPr>
              <w:t>treprostinil</w:t>
            </w:r>
            <w:proofErr w:type="spellEnd"/>
            <w:r w:rsidRPr="006409C6">
              <w:rPr>
                <w:rFonts w:cs="Arial"/>
                <w:sz w:val="16"/>
                <w:szCs w:val="16"/>
              </w:rPr>
              <w:t>, delivered via infusion pumps provided substantial long-term benefits in functional capacity, exercise tolerance, and hemodynamics for patients with severe pre-capillary P</w:t>
            </w:r>
            <w:r w:rsidR="008F2FF8">
              <w:rPr>
                <w:rFonts w:cs="Arial"/>
                <w:sz w:val="16"/>
                <w:szCs w:val="16"/>
              </w:rPr>
              <w:t>A</w:t>
            </w:r>
            <w:r w:rsidRPr="006409C6">
              <w:rPr>
                <w:rFonts w:cs="Arial"/>
                <w:sz w:val="16"/>
                <w:szCs w:val="16"/>
              </w:rPr>
              <w:t>H. However, practical support for pump management is essential to mitigate common infusion-related issues and ensure effective treatment.</w:t>
            </w:r>
          </w:p>
        </w:tc>
      </w:tr>
      <w:tr w:rsidR="00F931E3" w:rsidRPr="00C2061D" w14:paraId="089D2926" w14:textId="77777777" w:rsidTr="00BB21FD">
        <w:tc>
          <w:tcPr>
            <w:tcW w:w="1259" w:type="dxa"/>
          </w:tcPr>
          <w:p w14:paraId="620A38A1" w14:textId="6E992D08" w:rsidR="00381DF8" w:rsidRPr="00F9666E" w:rsidRDefault="00381DF8" w:rsidP="00381DF8">
            <w:pPr>
              <w:rPr>
                <w:rFonts w:cs="Arial"/>
                <w:bCs/>
                <w:sz w:val="16"/>
                <w:szCs w:val="16"/>
              </w:rPr>
            </w:pPr>
            <w:proofErr w:type="spellStart"/>
            <w:r w:rsidRPr="00F9666E">
              <w:rPr>
                <w:rFonts w:cs="Arial"/>
                <w:bCs/>
                <w:sz w:val="16"/>
                <w:szCs w:val="16"/>
              </w:rPr>
              <w:t>Sadushi-Kolici</w:t>
            </w:r>
            <w:proofErr w:type="spellEnd"/>
            <w:r>
              <w:rPr>
                <w:rFonts w:cs="Arial"/>
                <w:bCs/>
                <w:sz w:val="16"/>
                <w:szCs w:val="16"/>
              </w:rPr>
              <w:t xml:space="preserve"> et al.</w:t>
            </w:r>
            <w:r w:rsidRPr="00F9666E">
              <w:rPr>
                <w:rFonts w:cs="Arial"/>
                <w:bCs/>
                <w:sz w:val="16"/>
                <w:szCs w:val="16"/>
              </w:rPr>
              <w:t xml:space="preserve"> (2019) </w:t>
            </w:r>
            <w:r w:rsidRPr="00F9666E">
              <w:rPr>
                <w:rFonts w:cs="Arial"/>
                <w:bCs/>
                <w:sz w:val="16"/>
                <w:szCs w:val="16"/>
              </w:rPr>
              <w:fldChar w:fldCharType="begin"/>
            </w:r>
            <w:r w:rsidR="00B60AE6">
              <w:rPr>
                <w:rFonts w:cs="Arial"/>
                <w:bCs/>
                <w:sz w:val="16"/>
                <w:szCs w:val="16"/>
              </w:rPr>
              <w:instrText xml:space="preserve"> ADDIN EN.CITE &lt;EndNote&gt;&lt;Cite&gt;&lt;Author&gt;Sadushi-Kolici&lt;/Author&gt;&lt;Year&gt;2019&lt;/Year&gt;&lt;RecNum&gt;271&lt;/RecNum&gt;&lt;DisplayText&gt;(70)&lt;/DisplayText&gt;&lt;record&gt;&lt;rec-number&gt;271&lt;/rec-number&gt;&lt;foreign-keys&gt;&lt;key app="EN" db-id="vwrrttwz10fd9netdtjv5t0n2rea550ese5e" timestamp="1725871942"&gt;271&lt;/key&gt;&lt;/foreign-keys&gt;&lt;ref-type name="Journal Article"&gt;17&lt;/ref-type&gt;&lt;contributors&gt;&lt;authors&gt;&lt;author&gt;R Sadushi-Kolici&lt;/author&gt;&lt;author&gt;P Jansa&lt;/author&gt;&lt;author&gt;G Kopec&lt;/author&gt;&lt;author&gt;A Torbicki&lt;/author&gt;&lt;author&gt;N Skoro-Sajer&lt;/author&gt;&lt;author&gt;I Campean&lt;/author&gt;&lt;/authors&gt;&lt;/contributors&gt;&lt;titles&gt;&lt;title&gt;Subcutaneous treprostinil for the treatment of severe non-operable chronic thromboembolic pulmonary hypertension (CTREPH): a double-blind, phase 3, randomised trial&lt;/title&gt;&lt;secondary-title&gt;The lancet respiratory medicine&lt;/secondary-title&gt;&lt;/titles&gt;&lt;periodical&gt;&lt;full-title&gt;The lancet respiratory medicine&lt;/full-title&gt;&lt;/periodical&gt;&lt;pages&gt;239-248&lt;/pages&gt;&lt;volume&gt;7&lt;/volume&gt;&lt;number&gt;3&lt;/number&gt;&lt;dates&gt;&lt;year&gt;2019&lt;/year&gt;&lt;/dates&gt;&lt;urls&gt;&lt;related-urls&gt;&lt;url&gt;https://www.thelancet.com/journals/lanres/article/PIIS2213-2600(18)30367-9/abstract&lt;/url&gt;&lt;/related-urls&gt;&lt;/urls&gt;&lt;custom1&gt;168 cites: https://scholar.google.com/scholar?cites=407603296707897229&amp;amp;as_sdt=2005&amp;amp;sciodt=0,5&amp;amp;hl=en&amp;#xD;Query date: 2024-09-09 09:34:13&lt;/custom1&gt;&lt;/record&gt;&lt;/Cite&gt;&lt;/EndNote&gt;</w:instrText>
            </w:r>
            <w:r w:rsidRPr="00F9666E">
              <w:rPr>
                <w:rFonts w:cs="Arial"/>
                <w:bCs/>
                <w:sz w:val="16"/>
                <w:szCs w:val="16"/>
              </w:rPr>
              <w:fldChar w:fldCharType="separate"/>
            </w:r>
            <w:r w:rsidR="00B60AE6">
              <w:rPr>
                <w:rFonts w:cs="Arial"/>
                <w:bCs/>
                <w:noProof/>
                <w:sz w:val="16"/>
                <w:szCs w:val="16"/>
              </w:rPr>
              <w:t>(70)</w:t>
            </w:r>
            <w:r w:rsidRPr="00F9666E">
              <w:rPr>
                <w:rFonts w:cs="Arial"/>
                <w:bCs/>
                <w:sz w:val="16"/>
                <w:szCs w:val="16"/>
              </w:rPr>
              <w:fldChar w:fldCharType="end"/>
            </w:r>
          </w:p>
        </w:tc>
        <w:tc>
          <w:tcPr>
            <w:tcW w:w="1545" w:type="dxa"/>
          </w:tcPr>
          <w:p w14:paraId="08F5D3DC" w14:textId="77777777" w:rsidR="00381DF8" w:rsidRDefault="00381DF8" w:rsidP="00381DF8">
            <w:pPr>
              <w:rPr>
                <w:rFonts w:cs="Arial"/>
                <w:sz w:val="16"/>
                <w:szCs w:val="16"/>
              </w:rPr>
            </w:pPr>
            <w:r w:rsidRPr="000E5284">
              <w:rPr>
                <w:rFonts w:cs="Arial"/>
                <w:sz w:val="16"/>
                <w:szCs w:val="16"/>
              </w:rPr>
              <w:t xml:space="preserve">The CADD-MS3 infusion pump was used to administer subcutaneous </w:t>
            </w:r>
            <w:proofErr w:type="spellStart"/>
            <w:r w:rsidRPr="000E5284">
              <w:rPr>
                <w:rFonts w:cs="Arial"/>
                <w:sz w:val="16"/>
                <w:szCs w:val="16"/>
              </w:rPr>
              <w:t>treprostinil</w:t>
            </w:r>
            <w:proofErr w:type="spellEnd"/>
            <w:r w:rsidRPr="000E5284">
              <w:rPr>
                <w:rFonts w:cs="Arial"/>
                <w:sz w:val="16"/>
                <w:szCs w:val="16"/>
              </w:rPr>
              <w:t>.</w:t>
            </w:r>
          </w:p>
          <w:p w14:paraId="345AB62E" w14:textId="77777777" w:rsidR="00381DF8" w:rsidRDefault="00381DF8" w:rsidP="00381DF8">
            <w:pPr>
              <w:rPr>
                <w:rFonts w:cs="Arial"/>
                <w:sz w:val="16"/>
                <w:szCs w:val="16"/>
              </w:rPr>
            </w:pPr>
          </w:p>
          <w:p w14:paraId="3D2B631D" w14:textId="170BC21A" w:rsidR="00381DF8" w:rsidRPr="0004323D" w:rsidRDefault="00381DF8" w:rsidP="00381DF8">
            <w:pPr>
              <w:rPr>
                <w:rFonts w:cs="Arial"/>
                <w:sz w:val="16"/>
                <w:szCs w:val="16"/>
              </w:rPr>
            </w:pPr>
            <w:r w:rsidRPr="000E5284">
              <w:rPr>
                <w:rFonts w:cs="Arial"/>
                <w:sz w:val="16"/>
                <w:szCs w:val="16"/>
              </w:rPr>
              <w:t xml:space="preserve">Patients were trained to independently use </w:t>
            </w:r>
            <w:r w:rsidRPr="000E5284">
              <w:rPr>
                <w:rFonts w:cs="Arial"/>
                <w:sz w:val="16"/>
                <w:szCs w:val="16"/>
              </w:rPr>
              <w:lastRenderedPageBreak/>
              <w:t>these pumps, adjusting infusion rates and refilling cartridges as needed.</w:t>
            </w:r>
          </w:p>
        </w:tc>
        <w:tc>
          <w:tcPr>
            <w:tcW w:w="1740" w:type="dxa"/>
          </w:tcPr>
          <w:p w14:paraId="44861538" w14:textId="71E7A1C5" w:rsidR="00381DF8" w:rsidRDefault="00381DF8" w:rsidP="00381DF8">
            <w:pPr>
              <w:rPr>
                <w:rFonts w:cs="Arial"/>
                <w:sz w:val="16"/>
                <w:szCs w:val="16"/>
              </w:rPr>
            </w:pPr>
            <w:r w:rsidRPr="009A0577">
              <w:rPr>
                <w:rFonts w:cs="Arial"/>
                <w:sz w:val="16"/>
                <w:szCs w:val="16"/>
              </w:rPr>
              <w:lastRenderedPageBreak/>
              <w:t xml:space="preserve">To determine the impact of high-dose versus low-dose subcutaneous </w:t>
            </w:r>
            <w:proofErr w:type="spellStart"/>
            <w:r w:rsidRPr="009A0577">
              <w:rPr>
                <w:rFonts w:cs="Arial"/>
                <w:sz w:val="16"/>
                <w:szCs w:val="16"/>
              </w:rPr>
              <w:t>treprostinil</w:t>
            </w:r>
            <w:proofErr w:type="spellEnd"/>
            <w:r w:rsidRPr="009A0577">
              <w:rPr>
                <w:rFonts w:cs="Arial"/>
                <w:sz w:val="16"/>
                <w:szCs w:val="16"/>
              </w:rPr>
              <w:t xml:space="preserve"> on the 6MWD after 24 weeks in patients with severe non-operable chronic thromboembolic </w:t>
            </w:r>
            <w:r w:rsidRPr="009A0577">
              <w:rPr>
                <w:rFonts w:cs="Arial"/>
                <w:sz w:val="16"/>
                <w:szCs w:val="16"/>
              </w:rPr>
              <w:lastRenderedPageBreak/>
              <w:t xml:space="preserve">pulmonary hypertension (CTEPH) or recurrent </w:t>
            </w:r>
            <w:r>
              <w:rPr>
                <w:rFonts w:cs="Arial"/>
                <w:sz w:val="16"/>
                <w:szCs w:val="16"/>
              </w:rPr>
              <w:t>P</w:t>
            </w:r>
            <w:r w:rsidR="008F2FF8">
              <w:rPr>
                <w:rFonts w:cs="Arial"/>
                <w:sz w:val="16"/>
                <w:szCs w:val="16"/>
              </w:rPr>
              <w:t>A</w:t>
            </w:r>
            <w:r>
              <w:rPr>
                <w:rFonts w:cs="Arial"/>
                <w:sz w:val="16"/>
                <w:szCs w:val="16"/>
              </w:rPr>
              <w:t>H</w:t>
            </w:r>
            <w:r w:rsidRPr="009A0577">
              <w:rPr>
                <w:rFonts w:cs="Arial"/>
                <w:sz w:val="16"/>
                <w:szCs w:val="16"/>
              </w:rPr>
              <w:t xml:space="preserve"> following pulmonary endarterectomy.</w:t>
            </w:r>
          </w:p>
        </w:tc>
        <w:tc>
          <w:tcPr>
            <w:tcW w:w="2010" w:type="dxa"/>
          </w:tcPr>
          <w:p w14:paraId="24E598A5" w14:textId="77777777" w:rsidR="00381DF8" w:rsidRDefault="00381DF8" w:rsidP="00381DF8">
            <w:pPr>
              <w:rPr>
                <w:rFonts w:cs="Arial"/>
                <w:sz w:val="16"/>
                <w:szCs w:val="16"/>
              </w:rPr>
            </w:pPr>
            <w:r>
              <w:rPr>
                <w:rFonts w:cs="Arial"/>
                <w:sz w:val="16"/>
                <w:szCs w:val="16"/>
              </w:rPr>
              <w:lastRenderedPageBreak/>
              <w:t>D</w:t>
            </w:r>
            <w:r w:rsidRPr="005F7B48">
              <w:rPr>
                <w:rFonts w:cs="Arial"/>
                <w:sz w:val="16"/>
                <w:szCs w:val="16"/>
              </w:rPr>
              <w:t>ouble-blind, randomized, controlled phase 3 trial.</w:t>
            </w:r>
          </w:p>
          <w:p w14:paraId="682359C0" w14:textId="77777777" w:rsidR="00381DF8" w:rsidRDefault="00381DF8" w:rsidP="00381DF8">
            <w:pPr>
              <w:rPr>
                <w:rFonts w:cs="Arial"/>
                <w:sz w:val="16"/>
                <w:szCs w:val="16"/>
              </w:rPr>
            </w:pPr>
          </w:p>
          <w:p w14:paraId="6F13CD2D" w14:textId="5E360085" w:rsidR="00381DF8" w:rsidRDefault="00381DF8" w:rsidP="00381DF8">
            <w:pPr>
              <w:rPr>
                <w:rFonts w:cs="Arial"/>
                <w:sz w:val="16"/>
                <w:szCs w:val="16"/>
              </w:rPr>
            </w:pPr>
            <w:r w:rsidRPr="005F7B48">
              <w:rPr>
                <w:rFonts w:cs="Arial"/>
                <w:sz w:val="16"/>
                <w:szCs w:val="16"/>
              </w:rPr>
              <w:t xml:space="preserve">The study included 105 adult patients diagnosed with severe, non-operable CTEPH or persistent/recurrent </w:t>
            </w:r>
            <w:r>
              <w:rPr>
                <w:rFonts w:cs="Arial"/>
                <w:sz w:val="16"/>
                <w:szCs w:val="16"/>
              </w:rPr>
              <w:t>P</w:t>
            </w:r>
            <w:r w:rsidR="008F2FF8">
              <w:rPr>
                <w:rFonts w:cs="Arial"/>
                <w:sz w:val="16"/>
                <w:szCs w:val="16"/>
              </w:rPr>
              <w:t>A</w:t>
            </w:r>
            <w:r>
              <w:rPr>
                <w:rFonts w:cs="Arial"/>
                <w:sz w:val="16"/>
                <w:szCs w:val="16"/>
              </w:rPr>
              <w:t>H</w:t>
            </w:r>
            <w:r w:rsidRPr="005F7B48">
              <w:rPr>
                <w:rFonts w:cs="Arial"/>
                <w:sz w:val="16"/>
                <w:szCs w:val="16"/>
              </w:rPr>
              <w:t xml:space="preserve"> </w:t>
            </w:r>
            <w:r w:rsidRPr="005F7B48">
              <w:rPr>
                <w:rFonts w:cs="Arial"/>
                <w:sz w:val="16"/>
                <w:szCs w:val="16"/>
              </w:rPr>
              <w:lastRenderedPageBreak/>
              <w:t>post-pulmonary endarterectomy.</w:t>
            </w:r>
          </w:p>
          <w:p w14:paraId="39F7BC66" w14:textId="77777777" w:rsidR="00CA6113" w:rsidRDefault="00CA6113" w:rsidP="00381DF8">
            <w:pPr>
              <w:rPr>
                <w:rFonts w:cs="Arial"/>
                <w:sz w:val="16"/>
                <w:szCs w:val="16"/>
              </w:rPr>
            </w:pPr>
          </w:p>
          <w:p w14:paraId="4B2A423F" w14:textId="636F159D" w:rsidR="00CA6113" w:rsidRDefault="00CA6113" w:rsidP="00381DF8">
            <w:pPr>
              <w:rPr>
                <w:rFonts w:cs="Arial"/>
                <w:sz w:val="16"/>
                <w:szCs w:val="16"/>
              </w:rPr>
            </w:pPr>
            <w:r>
              <w:rPr>
                <w:rFonts w:cs="Arial"/>
                <w:sz w:val="16"/>
                <w:szCs w:val="16"/>
              </w:rPr>
              <w:t xml:space="preserve">Patients were randomized 1:1 for high-dose or low-dose </w:t>
            </w:r>
            <w:proofErr w:type="spellStart"/>
            <w:r>
              <w:rPr>
                <w:rFonts w:cs="Arial"/>
                <w:sz w:val="16"/>
                <w:szCs w:val="16"/>
              </w:rPr>
              <w:t>treprostinil</w:t>
            </w:r>
            <w:proofErr w:type="spellEnd"/>
            <w:r>
              <w:rPr>
                <w:rFonts w:cs="Arial"/>
                <w:sz w:val="16"/>
                <w:szCs w:val="16"/>
              </w:rPr>
              <w:t xml:space="preserve"> treatment</w:t>
            </w:r>
            <w:r w:rsidR="00F45EAD">
              <w:rPr>
                <w:rFonts w:cs="Arial"/>
                <w:sz w:val="16"/>
                <w:szCs w:val="16"/>
              </w:rPr>
              <w:t>.</w:t>
            </w:r>
          </w:p>
          <w:p w14:paraId="23171FA2" w14:textId="77777777" w:rsidR="00381DF8" w:rsidRDefault="00381DF8" w:rsidP="00381DF8">
            <w:pPr>
              <w:rPr>
                <w:rFonts w:cs="Arial"/>
                <w:sz w:val="16"/>
                <w:szCs w:val="16"/>
              </w:rPr>
            </w:pPr>
          </w:p>
          <w:p w14:paraId="1B47E336" w14:textId="77777777" w:rsidR="00381DF8" w:rsidRDefault="00381DF8" w:rsidP="00381DF8">
            <w:pPr>
              <w:rPr>
                <w:rFonts w:cs="Arial"/>
                <w:sz w:val="16"/>
                <w:szCs w:val="16"/>
              </w:rPr>
            </w:pPr>
            <w:r w:rsidRPr="000E5284">
              <w:rPr>
                <w:rFonts w:cs="Arial"/>
                <w:sz w:val="16"/>
                <w:szCs w:val="16"/>
              </w:rPr>
              <w:t>Period of Data Collection: March 9, 2009, to November 24, 2016.</w:t>
            </w:r>
            <w:r>
              <w:rPr>
                <w:rFonts w:cs="Arial"/>
                <w:sz w:val="16"/>
                <w:szCs w:val="16"/>
              </w:rPr>
              <w:t xml:space="preserve"> </w:t>
            </w:r>
          </w:p>
          <w:p w14:paraId="66E8DC55" w14:textId="126F2659" w:rsidR="00381DF8" w:rsidRDefault="00381DF8" w:rsidP="00381DF8">
            <w:pPr>
              <w:rPr>
                <w:rFonts w:cs="Arial"/>
                <w:sz w:val="16"/>
                <w:szCs w:val="16"/>
              </w:rPr>
            </w:pPr>
            <w:r>
              <w:rPr>
                <w:rFonts w:cs="Arial"/>
                <w:sz w:val="16"/>
                <w:szCs w:val="16"/>
              </w:rPr>
              <w:t>The patients were followed for 24 weeks.</w:t>
            </w:r>
          </w:p>
        </w:tc>
        <w:tc>
          <w:tcPr>
            <w:tcW w:w="1550" w:type="dxa"/>
          </w:tcPr>
          <w:p w14:paraId="46FAFDDA" w14:textId="77777777" w:rsidR="00381DF8" w:rsidRDefault="00381DF8">
            <w:pPr>
              <w:pStyle w:val="ListParagraph"/>
              <w:numPr>
                <w:ilvl w:val="0"/>
                <w:numId w:val="15"/>
              </w:numPr>
              <w:ind w:left="184" w:hanging="141"/>
              <w:jc w:val="left"/>
              <w:rPr>
                <w:rFonts w:cs="Arial"/>
                <w:sz w:val="16"/>
                <w:szCs w:val="16"/>
              </w:rPr>
            </w:pPr>
            <w:r>
              <w:rPr>
                <w:rFonts w:cs="Arial"/>
                <w:sz w:val="16"/>
                <w:szCs w:val="16"/>
              </w:rPr>
              <w:lastRenderedPageBreak/>
              <w:t>6MWD</w:t>
            </w:r>
          </w:p>
          <w:p w14:paraId="60FD140A" w14:textId="77777777" w:rsidR="00381DF8" w:rsidRDefault="00381DF8">
            <w:pPr>
              <w:pStyle w:val="ListParagraph"/>
              <w:numPr>
                <w:ilvl w:val="0"/>
                <w:numId w:val="15"/>
              </w:numPr>
              <w:ind w:left="184" w:hanging="141"/>
              <w:jc w:val="left"/>
              <w:rPr>
                <w:rFonts w:cs="Arial"/>
                <w:sz w:val="16"/>
                <w:szCs w:val="16"/>
              </w:rPr>
            </w:pPr>
            <w:r>
              <w:rPr>
                <w:rFonts w:cs="Arial"/>
                <w:sz w:val="16"/>
                <w:szCs w:val="16"/>
              </w:rPr>
              <w:t>WHO FC</w:t>
            </w:r>
          </w:p>
          <w:p w14:paraId="2547C051" w14:textId="45C57370" w:rsidR="00381DF8" w:rsidRDefault="00381DF8">
            <w:pPr>
              <w:pStyle w:val="ListParagraph"/>
              <w:numPr>
                <w:ilvl w:val="0"/>
                <w:numId w:val="15"/>
              </w:numPr>
              <w:ind w:left="184" w:hanging="141"/>
              <w:jc w:val="left"/>
              <w:rPr>
                <w:rFonts w:cs="Arial"/>
                <w:sz w:val="16"/>
                <w:szCs w:val="16"/>
              </w:rPr>
            </w:pPr>
            <w:r>
              <w:rPr>
                <w:rFonts w:cs="Arial"/>
                <w:sz w:val="16"/>
                <w:szCs w:val="16"/>
              </w:rPr>
              <w:t>Borg Dyspnea Score</w:t>
            </w:r>
          </w:p>
          <w:p w14:paraId="383236F2" w14:textId="7042EBC2" w:rsidR="00381DF8" w:rsidRDefault="00381DF8">
            <w:pPr>
              <w:pStyle w:val="ListParagraph"/>
              <w:numPr>
                <w:ilvl w:val="0"/>
                <w:numId w:val="15"/>
              </w:numPr>
              <w:ind w:left="184" w:hanging="141"/>
              <w:jc w:val="left"/>
              <w:rPr>
                <w:rFonts w:cs="Arial"/>
                <w:sz w:val="16"/>
                <w:szCs w:val="16"/>
              </w:rPr>
            </w:pPr>
            <w:r>
              <w:rPr>
                <w:rFonts w:cs="Arial"/>
                <w:sz w:val="16"/>
                <w:szCs w:val="16"/>
              </w:rPr>
              <w:t>Heart rate</w:t>
            </w:r>
          </w:p>
          <w:p w14:paraId="19F9A864" w14:textId="6EB7E879" w:rsidR="00381DF8" w:rsidRDefault="00381DF8">
            <w:pPr>
              <w:pStyle w:val="ListParagraph"/>
              <w:numPr>
                <w:ilvl w:val="0"/>
                <w:numId w:val="15"/>
              </w:numPr>
              <w:ind w:left="184" w:hanging="141"/>
              <w:jc w:val="left"/>
              <w:rPr>
                <w:rFonts w:cs="Arial"/>
                <w:sz w:val="16"/>
                <w:szCs w:val="16"/>
              </w:rPr>
            </w:pPr>
            <w:r>
              <w:rPr>
                <w:rFonts w:cs="Arial"/>
                <w:sz w:val="16"/>
                <w:szCs w:val="16"/>
              </w:rPr>
              <w:t>Oxygen saturation</w:t>
            </w:r>
          </w:p>
          <w:p w14:paraId="5D55A418" w14:textId="6A90DC63" w:rsidR="00381DF8" w:rsidRDefault="00381DF8">
            <w:pPr>
              <w:pStyle w:val="ListParagraph"/>
              <w:numPr>
                <w:ilvl w:val="0"/>
                <w:numId w:val="15"/>
              </w:numPr>
              <w:ind w:left="184" w:hanging="141"/>
              <w:jc w:val="left"/>
              <w:rPr>
                <w:rFonts w:cs="Arial"/>
                <w:sz w:val="16"/>
                <w:szCs w:val="16"/>
              </w:rPr>
            </w:pPr>
            <w:r>
              <w:rPr>
                <w:rFonts w:cs="Arial"/>
                <w:sz w:val="16"/>
                <w:szCs w:val="16"/>
              </w:rPr>
              <w:t>Quality of life (QoL) scores</w:t>
            </w:r>
          </w:p>
          <w:p w14:paraId="0036E0C1" w14:textId="5E578AF3" w:rsidR="00381DF8" w:rsidRDefault="00381DF8">
            <w:pPr>
              <w:pStyle w:val="ListParagraph"/>
              <w:numPr>
                <w:ilvl w:val="0"/>
                <w:numId w:val="15"/>
              </w:numPr>
              <w:ind w:left="184" w:hanging="141"/>
              <w:jc w:val="left"/>
              <w:rPr>
                <w:rFonts w:cs="Arial"/>
                <w:sz w:val="16"/>
                <w:szCs w:val="16"/>
              </w:rPr>
            </w:pPr>
            <w:proofErr w:type="spellStart"/>
            <w:r w:rsidRPr="00530B0C">
              <w:rPr>
                <w:rFonts w:cs="Arial"/>
                <w:sz w:val="16"/>
                <w:szCs w:val="16"/>
              </w:rPr>
              <w:t>mPAP</w:t>
            </w:r>
            <w:proofErr w:type="spellEnd"/>
          </w:p>
          <w:p w14:paraId="76C4E4D8" w14:textId="08D98589" w:rsidR="00381DF8" w:rsidRDefault="00381DF8">
            <w:pPr>
              <w:pStyle w:val="ListParagraph"/>
              <w:numPr>
                <w:ilvl w:val="0"/>
                <w:numId w:val="15"/>
              </w:numPr>
              <w:ind w:left="184" w:hanging="141"/>
              <w:jc w:val="left"/>
              <w:rPr>
                <w:rFonts w:cs="Arial"/>
                <w:sz w:val="16"/>
                <w:szCs w:val="16"/>
              </w:rPr>
            </w:pPr>
            <w:r>
              <w:rPr>
                <w:rFonts w:cs="Arial"/>
                <w:sz w:val="16"/>
                <w:szCs w:val="16"/>
              </w:rPr>
              <w:lastRenderedPageBreak/>
              <w:t>C</w:t>
            </w:r>
            <w:r w:rsidRPr="00530B0C">
              <w:rPr>
                <w:rFonts w:cs="Arial"/>
                <w:sz w:val="16"/>
                <w:szCs w:val="16"/>
              </w:rPr>
              <w:t xml:space="preserve">ardiac </w:t>
            </w:r>
            <w:r>
              <w:rPr>
                <w:rFonts w:cs="Arial"/>
                <w:sz w:val="16"/>
                <w:szCs w:val="16"/>
              </w:rPr>
              <w:t>output</w:t>
            </w:r>
            <w:r w:rsidRPr="00530B0C">
              <w:rPr>
                <w:rFonts w:cs="Arial"/>
                <w:sz w:val="16"/>
                <w:szCs w:val="16"/>
              </w:rPr>
              <w:t xml:space="preserve"> </w:t>
            </w:r>
          </w:p>
          <w:p w14:paraId="7C618AFA" w14:textId="4E1BC14A" w:rsidR="00AC37CC" w:rsidRDefault="00AC37CC">
            <w:pPr>
              <w:pStyle w:val="ListParagraph"/>
              <w:numPr>
                <w:ilvl w:val="0"/>
                <w:numId w:val="15"/>
              </w:numPr>
              <w:ind w:left="184" w:hanging="141"/>
              <w:jc w:val="left"/>
              <w:rPr>
                <w:rFonts w:cs="Arial"/>
                <w:sz w:val="16"/>
                <w:szCs w:val="16"/>
              </w:rPr>
            </w:pPr>
            <w:r>
              <w:rPr>
                <w:rFonts w:cs="Arial"/>
                <w:sz w:val="16"/>
                <w:szCs w:val="16"/>
              </w:rPr>
              <w:t>Clinical worsening</w:t>
            </w:r>
          </w:p>
          <w:p w14:paraId="651410D5" w14:textId="05E59E5B" w:rsidR="00AC37CC" w:rsidRDefault="00AC37CC">
            <w:pPr>
              <w:pStyle w:val="ListParagraph"/>
              <w:numPr>
                <w:ilvl w:val="0"/>
                <w:numId w:val="15"/>
              </w:numPr>
              <w:ind w:left="184" w:hanging="141"/>
              <w:jc w:val="left"/>
              <w:rPr>
                <w:rFonts w:cs="Arial"/>
                <w:sz w:val="16"/>
                <w:szCs w:val="16"/>
              </w:rPr>
            </w:pPr>
            <w:r>
              <w:rPr>
                <w:rFonts w:cs="Arial"/>
                <w:sz w:val="16"/>
                <w:szCs w:val="16"/>
              </w:rPr>
              <w:t>L</w:t>
            </w:r>
            <w:r w:rsidRPr="00AC37CC">
              <w:rPr>
                <w:rFonts w:cs="Arial"/>
                <w:sz w:val="16"/>
                <w:szCs w:val="16"/>
              </w:rPr>
              <w:t>evels of N-terminal pro-brain natriuretic peptide.</w:t>
            </w:r>
          </w:p>
          <w:p w14:paraId="0E59A4AA" w14:textId="1BE4A0B4" w:rsidR="00381DF8" w:rsidRPr="00381DF8" w:rsidRDefault="00381DF8" w:rsidP="00381DF8">
            <w:pPr>
              <w:jc w:val="left"/>
              <w:rPr>
                <w:rFonts w:cs="Arial"/>
                <w:sz w:val="16"/>
                <w:szCs w:val="16"/>
              </w:rPr>
            </w:pPr>
            <w:r w:rsidRPr="00381DF8">
              <w:rPr>
                <w:rFonts w:cs="Arial"/>
                <w:sz w:val="16"/>
                <w:szCs w:val="16"/>
              </w:rPr>
              <w:t xml:space="preserve"> </w:t>
            </w:r>
          </w:p>
        </w:tc>
        <w:tc>
          <w:tcPr>
            <w:tcW w:w="1531" w:type="dxa"/>
          </w:tcPr>
          <w:p w14:paraId="70E060E0" w14:textId="77777777" w:rsidR="00381DF8" w:rsidRDefault="00CA6113" w:rsidP="00381DF8">
            <w:pPr>
              <w:rPr>
                <w:rFonts w:cs="Arial"/>
                <w:sz w:val="16"/>
                <w:szCs w:val="16"/>
              </w:rPr>
            </w:pPr>
            <w:r w:rsidRPr="00CA6113">
              <w:rPr>
                <w:rFonts w:cs="Arial"/>
                <w:sz w:val="16"/>
                <w:szCs w:val="16"/>
              </w:rPr>
              <w:lastRenderedPageBreak/>
              <w:t xml:space="preserve">The study's results focus primarily on the efficacy of </w:t>
            </w:r>
            <w:proofErr w:type="spellStart"/>
            <w:r w:rsidRPr="00CA6113">
              <w:rPr>
                <w:rFonts w:cs="Arial"/>
                <w:sz w:val="16"/>
                <w:szCs w:val="16"/>
              </w:rPr>
              <w:t>treprostinil</w:t>
            </w:r>
            <w:proofErr w:type="spellEnd"/>
            <w:r w:rsidRPr="00CA6113">
              <w:rPr>
                <w:rFonts w:cs="Arial"/>
                <w:sz w:val="16"/>
                <w:szCs w:val="16"/>
              </w:rPr>
              <w:t xml:space="preserve"> rather than on infusion pump performance.</w:t>
            </w:r>
          </w:p>
          <w:p w14:paraId="496E85A8" w14:textId="77777777" w:rsidR="00CA6113" w:rsidRDefault="00CA6113" w:rsidP="00381DF8">
            <w:pPr>
              <w:rPr>
                <w:rFonts w:cs="Arial"/>
                <w:sz w:val="16"/>
                <w:szCs w:val="16"/>
              </w:rPr>
            </w:pPr>
          </w:p>
          <w:p w14:paraId="177DDBD3" w14:textId="09E2D122" w:rsidR="00CA6113" w:rsidRDefault="00CA6113" w:rsidP="00381DF8">
            <w:pPr>
              <w:rPr>
                <w:rFonts w:cs="Arial"/>
                <w:sz w:val="16"/>
                <w:szCs w:val="16"/>
              </w:rPr>
            </w:pPr>
            <w:r w:rsidRPr="00CA6113">
              <w:rPr>
                <w:rFonts w:cs="Arial"/>
                <w:sz w:val="16"/>
                <w:szCs w:val="16"/>
              </w:rPr>
              <w:t xml:space="preserve">Both dosage groups effectively received the </w:t>
            </w:r>
            <w:r w:rsidRPr="00CA6113">
              <w:rPr>
                <w:rFonts w:cs="Arial"/>
                <w:sz w:val="16"/>
                <w:szCs w:val="16"/>
              </w:rPr>
              <w:lastRenderedPageBreak/>
              <w:t>medication via the infusion pumps, with no significant issues related to infusion delivery itself affecting study results.</w:t>
            </w:r>
          </w:p>
          <w:p w14:paraId="200EC3EF" w14:textId="2F940600" w:rsidR="00CA6113" w:rsidRPr="000F3A22" w:rsidRDefault="00CA6113" w:rsidP="00381DF8">
            <w:pPr>
              <w:rPr>
                <w:rFonts w:cs="Arial"/>
                <w:sz w:val="16"/>
                <w:szCs w:val="16"/>
              </w:rPr>
            </w:pPr>
          </w:p>
        </w:tc>
        <w:tc>
          <w:tcPr>
            <w:tcW w:w="1984" w:type="dxa"/>
          </w:tcPr>
          <w:p w14:paraId="2F15FBD8" w14:textId="1BEBD244" w:rsidR="00381DF8" w:rsidRDefault="00F45EAD" w:rsidP="00381DF8">
            <w:pPr>
              <w:rPr>
                <w:rFonts w:cs="Arial"/>
                <w:sz w:val="16"/>
                <w:szCs w:val="16"/>
              </w:rPr>
            </w:pPr>
            <w:r w:rsidRPr="00F45EAD">
              <w:rPr>
                <w:rFonts w:cs="Arial"/>
                <w:sz w:val="16"/>
                <w:szCs w:val="16"/>
              </w:rPr>
              <w:lastRenderedPageBreak/>
              <w:t xml:space="preserve">74% of patients on high-dose and 81% on low-dose </w:t>
            </w:r>
            <w:proofErr w:type="spellStart"/>
            <w:r w:rsidRPr="00F45EAD">
              <w:rPr>
                <w:rFonts w:cs="Arial"/>
                <w:sz w:val="16"/>
                <w:szCs w:val="16"/>
              </w:rPr>
              <w:t>treprostinil</w:t>
            </w:r>
            <w:proofErr w:type="spellEnd"/>
            <w:r w:rsidRPr="00F45EAD">
              <w:rPr>
                <w:rFonts w:cs="Arial"/>
                <w:sz w:val="16"/>
                <w:szCs w:val="16"/>
              </w:rPr>
              <w:t xml:space="preserve"> reported infusion site pain.</w:t>
            </w:r>
            <w:r w:rsidR="00044F11">
              <w:t xml:space="preserve"> </w:t>
            </w:r>
            <w:r w:rsidR="00044F11" w:rsidRPr="00044F11">
              <w:rPr>
                <w:rFonts w:cs="Arial"/>
                <w:sz w:val="16"/>
                <w:szCs w:val="16"/>
              </w:rPr>
              <w:t>Additional local</w:t>
            </w:r>
            <w:r w:rsidR="00044F11">
              <w:rPr>
                <w:rFonts w:cs="Arial"/>
                <w:sz w:val="16"/>
                <w:szCs w:val="16"/>
              </w:rPr>
              <w:t xml:space="preserve"> infusion site</w:t>
            </w:r>
            <w:r w:rsidR="00044F11" w:rsidRPr="00044F11">
              <w:rPr>
                <w:rFonts w:cs="Arial"/>
                <w:sz w:val="16"/>
                <w:szCs w:val="16"/>
              </w:rPr>
              <w:t xml:space="preserve"> reactions occurred in approximately half of both groups, with some patients </w:t>
            </w:r>
            <w:r w:rsidR="00044F11" w:rsidRPr="00044F11">
              <w:rPr>
                <w:rFonts w:cs="Arial"/>
                <w:sz w:val="16"/>
                <w:szCs w:val="16"/>
              </w:rPr>
              <w:lastRenderedPageBreak/>
              <w:t>discontinuing due to pain.</w:t>
            </w:r>
          </w:p>
          <w:p w14:paraId="27F4188C" w14:textId="77777777" w:rsidR="00F45EAD" w:rsidRDefault="00F45EAD" w:rsidP="00381DF8">
            <w:pPr>
              <w:rPr>
                <w:rFonts w:cs="Arial"/>
                <w:sz w:val="16"/>
                <w:szCs w:val="16"/>
              </w:rPr>
            </w:pPr>
          </w:p>
          <w:p w14:paraId="66875159" w14:textId="77777777" w:rsidR="00F45EAD" w:rsidRDefault="00F45EAD" w:rsidP="00381DF8">
            <w:pPr>
              <w:rPr>
                <w:rFonts w:cs="Arial"/>
                <w:sz w:val="16"/>
                <w:szCs w:val="16"/>
              </w:rPr>
            </w:pPr>
            <w:r w:rsidRPr="00F45EAD">
              <w:rPr>
                <w:rFonts w:cs="Arial"/>
                <w:sz w:val="16"/>
                <w:szCs w:val="16"/>
              </w:rPr>
              <w:t>Serious adverse events (SAEs) included cases requiring hospitalization, and three deaths (two in the high-dose group due to heart failure, one in the low-dose group from appendicitis with sepsis).</w:t>
            </w:r>
          </w:p>
          <w:p w14:paraId="3051A9A9" w14:textId="77777777" w:rsidR="00F45EAD" w:rsidRDefault="00F45EAD" w:rsidP="00381DF8">
            <w:pPr>
              <w:rPr>
                <w:rFonts w:cs="Arial"/>
                <w:sz w:val="16"/>
                <w:szCs w:val="16"/>
              </w:rPr>
            </w:pPr>
          </w:p>
          <w:p w14:paraId="5364FCD6" w14:textId="77777777" w:rsidR="00F45EAD" w:rsidRDefault="00F45EAD" w:rsidP="00381DF8">
            <w:pPr>
              <w:rPr>
                <w:rFonts w:cs="Arial"/>
                <w:sz w:val="16"/>
                <w:szCs w:val="16"/>
              </w:rPr>
            </w:pPr>
            <w:r w:rsidRPr="00F45EAD">
              <w:rPr>
                <w:rFonts w:cs="Arial"/>
                <w:sz w:val="16"/>
                <w:szCs w:val="16"/>
              </w:rPr>
              <w:t xml:space="preserve">Other </w:t>
            </w:r>
            <w:r>
              <w:rPr>
                <w:rFonts w:cs="Arial"/>
                <w:sz w:val="16"/>
                <w:szCs w:val="16"/>
              </w:rPr>
              <w:t>AEs included</w:t>
            </w:r>
            <w:r w:rsidRPr="00F45EAD">
              <w:rPr>
                <w:rFonts w:cs="Arial"/>
                <w:sz w:val="16"/>
                <w:szCs w:val="16"/>
              </w:rPr>
              <w:t xml:space="preserve"> </w:t>
            </w:r>
            <w:r>
              <w:rPr>
                <w:rFonts w:cs="Arial"/>
                <w:sz w:val="16"/>
                <w:szCs w:val="16"/>
              </w:rPr>
              <w:t>d</w:t>
            </w:r>
            <w:r w:rsidRPr="00F45EAD">
              <w:rPr>
                <w:rFonts w:cs="Arial"/>
                <w:sz w:val="16"/>
                <w:szCs w:val="16"/>
              </w:rPr>
              <w:t>iarrhea, headache, and pain in extremities</w:t>
            </w:r>
            <w:r w:rsidR="00082DB8">
              <w:rPr>
                <w:rFonts w:cs="Arial"/>
                <w:sz w:val="16"/>
                <w:szCs w:val="16"/>
              </w:rPr>
              <w:t>, which</w:t>
            </w:r>
            <w:r w:rsidRPr="00F45EAD">
              <w:rPr>
                <w:rFonts w:cs="Arial"/>
                <w:sz w:val="16"/>
                <w:szCs w:val="16"/>
              </w:rPr>
              <w:t xml:space="preserve"> were more common in the high-dose group.</w:t>
            </w:r>
          </w:p>
          <w:p w14:paraId="33DA07B6" w14:textId="77777777" w:rsidR="0027592E" w:rsidRDefault="0027592E" w:rsidP="00381DF8">
            <w:pPr>
              <w:rPr>
                <w:rFonts w:cs="Arial"/>
                <w:sz w:val="16"/>
                <w:szCs w:val="16"/>
              </w:rPr>
            </w:pPr>
          </w:p>
          <w:p w14:paraId="717F67CF" w14:textId="7FF91A25" w:rsidR="0027592E" w:rsidRPr="001257FE" w:rsidRDefault="0027592E" w:rsidP="00381DF8">
            <w:pPr>
              <w:rPr>
                <w:rFonts w:cs="Arial"/>
                <w:sz w:val="16"/>
                <w:szCs w:val="16"/>
              </w:rPr>
            </w:pPr>
            <w:r w:rsidRPr="0027592E">
              <w:rPr>
                <w:rFonts w:cs="Arial"/>
                <w:sz w:val="16"/>
                <w:szCs w:val="16"/>
              </w:rPr>
              <w:t xml:space="preserve">The </w:t>
            </w:r>
            <w:r>
              <w:rPr>
                <w:rFonts w:cs="Arial"/>
                <w:sz w:val="16"/>
                <w:szCs w:val="16"/>
              </w:rPr>
              <w:t>SAEs and AEs</w:t>
            </w:r>
            <w:r w:rsidRPr="0027592E">
              <w:rPr>
                <w:rFonts w:cs="Arial"/>
                <w:sz w:val="16"/>
                <w:szCs w:val="16"/>
              </w:rPr>
              <w:t xml:space="preserve"> were related to the effects of subcutaneous </w:t>
            </w:r>
            <w:proofErr w:type="spellStart"/>
            <w:r w:rsidRPr="0027592E">
              <w:rPr>
                <w:rFonts w:cs="Arial"/>
                <w:sz w:val="16"/>
                <w:szCs w:val="16"/>
              </w:rPr>
              <w:t>treprostinil</w:t>
            </w:r>
            <w:proofErr w:type="spellEnd"/>
            <w:r w:rsidRPr="0027592E">
              <w:rPr>
                <w:rFonts w:cs="Arial"/>
                <w:sz w:val="16"/>
                <w:szCs w:val="16"/>
              </w:rPr>
              <w:t xml:space="preserve"> administration rather than specific to the infusion pumps.</w:t>
            </w:r>
          </w:p>
        </w:tc>
        <w:tc>
          <w:tcPr>
            <w:tcW w:w="1421" w:type="dxa"/>
          </w:tcPr>
          <w:p w14:paraId="3FBE750C" w14:textId="02B05DF2" w:rsidR="00381DF8" w:rsidRPr="006409C6" w:rsidRDefault="00BB21FD" w:rsidP="00381DF8">
            <w:pPr>
              <w:rPr>
                <w:rFonts w:cs="Arial"/>
                <w:sz w:val="16"/>
                <w:szCs w:val="16"/>
              </w:rPr>
            </w:pPr>
            <w:r w:rsidRPr="00BB21FD">
              <w:rPr>
                <w:rFonts w:cs="Arial"/>
                <w:sz w:val="16"/>
                <w:szCs w:val="16"/>
              </w:rPr>
              <w:lastRenderedPageBreak/>
              <w:t xml:space="preserve">The study supports the use of continuous </w:t>
            </w:r>
            <w:r w:rsidR="00DF0894">
              <w:rPr>
                <w:rFonts w:cs="Arial"/>
                <w:sz w:val="16"/>
                <w:szCs w:val="16"/>
              </w:rPr>
              <w:t>SC</w:t>
            </w:r>
            <w:r w:rsidRPr="00BB21FD">
              <w:rPr>
                <w:rFonts w:cs="Arial"/>
                <w:sz w:val="16"/>
                <w:szCs w:val="16"/>
              </w:rPr>
              <w:t xml:space="preserve"> </w:t>
            </w:r>
            <w:proofErr w:type="spellStart"/>
            <w:r w:rsidRPr="00BB21FD">
              <w:rPr>
                <w:rFonts w:cs="Arial"/>
                <w:sz w:val="16"/>
                <w:szCs w:val="16"/>
              </w:rPr>
              <w:t>treprostinil</w:t>
            </w:r>
            <w:proofErr w:type="spellEnd"/>
            <w:r w:rsidRPr="00BB21FD">
              <w:rPr>
                <w:rFonts w:cs="Arial"/>
                <w:sz w:val="16"/>
                <w:szCs w:val="16"/>
              </w:rPr>
              <w:t xml:space="preserve"> delivered via ambulatory infusion pumps, as it enabled safe and effective administration, </w:t>
            </w:r>
            <w:r w:rsidRPr="00BB21FD">
              <w:rPr>
                <w:rFonts w:cs="Arial"/>
                <w:sz w:val="16"/>
                <w:szCs w:val="16"/>
              </w:rPr>
              <w:lastRenderedPageBreak/>
              <w:t>particularly for high-dose therapy, without major issues related to pump performance.</w:t>
            </w:r>
          </w:p>
        </w:tc>
      </w:tr>
      <w:tr w:rsidR="00BB21FD" w:rsidRPr="00C2061D" w14:paraId="7E993FC6" w14:textId="77777777" w:rsidTr="00BB21FD">
        <w:tc>
          <w:tcPr>
            <w:tcW w:w="1259" w:type="dxa"/>
          </w:tcPr>
          <w:p w14:paraId="6A43EF30" w14:textId="70E76058" w:rsidR="00381DF8" w:rsidRPr="00F9666E" w:rsidRDefault="00381DF8" w:rsidP="00381DF8">
            <w:pPr>
              <w:rPr>
                <w:rFonts w:cs="Arial"/>
                <w:sz w:val="16"/>
                <w:szCs w:val="16"/>
              </w:rPr>
            </w:pPr>
            <w:r w:rsidRPr="00F9666E">
              <w:rPr>
                <w:rFonts w:cs="Arial"/>
                <w:bCs/>
                <w:sz w:val="16"/>
                <w:szCs w:val="16"/>
              </w:rPr>
              <w:lastRenderedPageBreak/>
              <w:t>Kingman</w:t>
            </w:r>
            <w:r>
              <w:rPr>
                <w:rFonts w:cs="Arial"/>
                <w:bCs/>
                <w:sz w:val="16"/>
                <w:szCs w:val="16"/>
              </w:rPr>
              <w:t xml:space="preserve"> et al.</w:t>
            </w:r>
            <w:r w:rsidRPr="00F9666E">
              <w:rPr>
                <w:rFonts w:cs="Arial"/>
                <w:bCs/>
                <w:sz w:val="16"/>
                <w:szCs w:val="16"/>
              </w:rPr>
              <w:t xml:space="preserve"> (2010) </w:t>
            </w:r>
            <w:r w:rsidRPr="00F9666E">
              <w:rPr>
                <w:rFonts w:cs="Arial"/>
                <w:bCs/>
                <w:sz w:val="16"/>
                <w:szCs w:val="16"/>
              </w:rPr>
              <w:fldChar w:fldCharType="begin"/>
            </w:r>
            <w:r w:rsidR="00D963EB">
              <w:rPr>
                <w:rFonts w:cs="Arial"/>
                <w:bCs/>
                <w:sz w:val="16"/>
                <w:szCs w:val="16"/>
              </w:rPr>
              <w:instrText xml:space="preserve"> ADDIN EN.CITE &lt;EndNote&gt;&lt;Cite&gt;&lt;Author&gt;Kingman&lt;/Author&gt;&lt;Year&gt;2010&lt;/Year&gt;&lt;RecNum&gt;269&lt;/RecNum&gt;&lt;DisplayText&gt;(71)&lt;/DisplayText&gt;&lt;record&gt;&lt;rec-number&gt;269&lt;/rec-number&gt;&lt;foreign-keys&gt;&lt;key app="EN" db-id="vwrrttwz10fd9netdtjv5t0n2rea550ese5e" timestamp="1725871942"&gt;269&lt;/key&gt;&lt;/foreign-keys&gt;&lt;ref-type name="Journal Article"&gt;17&lt;/ref-type&gt;&lt;contributors&gt;&lt;authors&gt;&lt;author&gt;MS Kingman&lt;/author&gt;&lt;author&gt;MA Tankersley&lt;/author&gt;&lt;author&gt;S Lombardi&lt;/author&gt;&lt;author&gt;Susan Spence&lt;/author&gt;&lt;author&gt;Fernando Torres&lt;/author&gt;&lt;author&gt;Kelly S Chin&lt;/author&gt;&lt;author&gt;Prostacyclin Safety Group&lt;/author&gt;&lt;/authors&gt;&lt;/contributors&gt;&lt;titles&gt;&lt;title&gt;Prostacyclin administration errors in pulmonary arterial hypertension patients admitted to hospitals in the United States: a national survey&lt;/title&gt;&lt;secondary-title&gt;J Heart Lung Transplant&lt;/secondary-title&gt;&lt;/titles&gt;&lt;periodical&gt;&lt;full-title&gt;J Heart Lung Transplant&lt;/full-title&gt;&lt;/periodical&gt;&lt;pages&gt;841-6&lt;/pages&gt;&lt;volume&gt;29&lt;/volume&gt;&lt;number&gt;8&lt;/number&gt;&lt;dates&gt;&lt;year&gt;2010&lt;/year&gt;&lt;/dates&gt;&lt;urls&gt;&lt;related-urls&gt;&lt;url&gt;https://www.sciencedirect.com/science/article/pii/S1053249810002007&lt;/url&gt;&lt;/related-urls&gt;&lt;/urls&gt;&lt;custom1&gt;52 cites: https://scholar.google.com/scholar?cites=18414755192023704869&amp;amp;as_sdt=2005&amp;amp;sciodt=0,5&amp;amp;hl=en&amp;#xD;Query date: 2024-09-09 09:34:13&lt;/custom1&gt;&lt;/record&gt;&lt;/Cite&gt;&lt;/EndNote&gt;</w:instrText>
            </w:r>
            <w:r w:rsidRPr="00F9666E">
              <w:rPr>
                <w:rFonts w:cs="Arial"/>
                <w:bCs/>
                <w:sz w:val="16"/>
                <w:szCs w:val="16"/>
              </w:rPr>
              <w:fldChar w:fldCharType="separate"/>
            </w:r>
            <w:r w:rsidR="00B60AE6">
              <w:rPr>
                <w:rFonts w:cs="Arial"/>
                <w:bCs/>
                <w:noProof/>
                <w:sz w:val="16"/>
                <w:szCs w:val="16"/>
              </w:rPr>
              <w:t>(71)</w:t>
            </w:r>
            <w:r w:rsidRPr="00F9666E">
              <w:rPr>
                <w:rFonts w:cs="Arial"/>
                <w:bCs/>
                <w:sz w:val="16"/>
                <w:szCs w:val="16"/>
              </w:rPr>
              <w:fldChar w:fldCharType="end"/>
            </w:r>
          </w:p>
        </w:tc>
        <w:tc>
          <w:tcPr>
            <w:tcW w:w="1545" w:type="dxa"/>
          </w:tcPr>
          <w:p w14:paraId="12ACCBCF" w14:textId="77777777" w:rsidR="00F931E3" w:rsidRPr="00F931E3" w:rsidRDefault="00F931E3" w:rsidP="00F931E3">
            <w:pPr>
              <w:rPr>
                <w:rFonts w:cs="Arial"/>
                <w:sz w:val="16"/>
                <w:szCs w:val="16"/>
              </w:rPr>
            </w:pPr>
            <w:r w:rsidRPr="00F931E3">
              <w:rPr>
                <w:rFonts w:cs="Arial"/>
                <w:sz w:val="16"/>
                <w:szCs w:val="16"/>
              </w:rPr>
              <w:t>Various infusion pumps were utilized:</w:t>
            </w:r>
          </w:p>
          <w:p w14:paraId="0A13913B" w14:textId="77777777" w:rsidR="00F931E3" w:rsidRPr="00F931E3" w:rsidRDefault="00F931E3" w:rsidP="00F931E3">
            <w:pPr>
              <w:rPr>
                <w:rFonts w:cs="Arial"/>
                <w:sz w:val="16"/>
                <w:szCs w:val="16"/>
              </w:rPr>
            </w:pPr>
          </w:p>
          <w:p w14:paraId="4EEB8C0E" w14:textId="3F504DB5" w:rsidR="00F931E3" w:rsidRPr="00F931E3" w:rsidRDefault="003620A6">
            <w:pPr>
              <w:pStyle w:val="ListParagraph"/>
              <w:numPr>
                <w:ilvl w:val="0"/>
                <w:numId w:val="21"/>
              </w:numPr>
              <w:ind w:left="69" w:hanging="157"/>
              <w:rPr>
                <w:rFonts w:cs="Arial"/>
                <w:sz w:val="16"/>
                <w:szCs w:val="16"/>
              </w:rPr>
            </w:pPr>
            <w:r w:rsidRPr="00F931E3">
              <w:rPr>
                <w:rFonts w:cs="Arial"/>
                <w:sz w:val="16"/>
                <w:szCs w:val="16"/>
              </w:rPr>
              <w:t>12% of centers</w:t>
            </w:r>
            <w:r>
              <w:rPr>
                <w:rFonts w:cs="Arial"/>
                <w:sz w:val="16"/>
                <w:szCs w:val="16"/>
              </w:rPr>
              <w:t xml:space="preserve"> used</w:t>
            </w:r>
            <w:r w:rsidRPr="00F931E3">
              <w:rPr>
                <w:rFonts w:cs="Arial"/>
                <w:b/>
                <w:bCs/>
                <w:sz w:val="16"/>
                <w:szCs w:val="16"/>
              </w:rPr>
              <w:t xml:space="preserve"> </w:t>
            </w:r>
            <w:r w:rsidR="00F931E3" w:rsidRPr="00F931E3">
              <w:rPr>
                <w:rFonts w:cs="Arial"/>
                <w:b/>
                <w:bCs/>
                <w:sz w:val="16"/>
                <w:szCs w:val="16"/>
              </w:rPr>
              <w:t>CADD-MS3 Pumps</w:t>
            </w:r>
            <w:r w:rsidR="00F931E3" w:rsidRPr="00F931E3">
              <w:rPr>
                <w:rFonts w:cs="Arial"/>
                <w:sz w:val="16"/>
                <w:szCs w:val="16"/>
              </w:rPr>
              <w:t>.</w:t>
            </w:r>
          </w:p>
          <w:p w14:paraId="2BB72D6C" w14:textId="15C478E2" w:rsidR="00F931E3" w:rsidRPr="00F931E3" w:rsidRDefault="00F931E3">
            <w:pPr>
              <w:pStyle w:val="ListParagraph"/>
              <w:numPr>
                <w:ilvl w:val="0"/>
                <w:numId w:val="21"/>
              </w:numPr>
              <w:ind w:left="69" w:hanging="157"/>
              <w:rPr>
                <w:rFonts w:cs="Arial"/>
                <w:sz w:val="16"/>
                <w:szCs w:val="16"/>
              </w:rPr>
            </w:pPr>
            <w:r w:rsidRPr="00F931E3">
              <w:rPr>
                <w:rFonts w:cs="Arial"/>
                <w:sz w:val="16"/>
                <w:szCs w:val="16"/>
              </w:rPr>
              <w:t xml:space="preserve">59% of centers </w:t>
            </w:r>
            <w:r w:rsidR="00911775">
              <w:rPr>
                <w:rFonts w:cs="Arial"/>
                <w:sz w:val="16"/>
                <w:szCs w:val="16"/>
              </w:rPr>
              <w:t xml:space="preserve">used the patients’ own </w:t>
            </w:r>
            <w:r w:rsidR="00911775" w:rsidRPr="00911775">
              <w:rPr>
                <w:rFonts w:cs="Arial"/>
                <w:sz w:val="16"/>
                <w:szCs w:val="16"/>
              </w:rPr>
              <w:t>ambulatory infusion</w:t>
            </w:r>
            <w:r w:rsidR="00911775">
              <w:rPr>
                <w:rFonts w:cs="Arial"/>
                <w:sz w:val="16"/>
                <w:szCs w:val="16"/>
              </w:rPr>
              <w:t xml:space="preserve"> pumps</w:t>
            </w:r>
            <w:r w:rsidRPr="00F931E3">
              <w:rPr>
                <w:rFonts w:cs="Arial"/>
                <w:sz w:val="16"/>
                <w:szCs w:val="16"/>
              </w:rPr>
              <w:t>.</w:t>
            </w:r>
          </w:p>
          <w:p w14:paraId="624B8F1F" w14:textId="6BDE72CD" w:rsidR="00F931E3" w:rsidRPr="00F931E3" w:rsidRDefault="00F931E3">
            <w:pPr>
              <w:pStyle w:val="ListParagraph"/>
              <w:numPr>
                <w:ilvl w:val="0"/>
                <w:numId w:val="21"/>
              </w:numPr>
              <w:ind w:left="69" w:hanging="157"/>
              <w:rPr>
                <w:rFonts w:cs="Arial"/>
                <w:sz w:val="16"/>
                <w:szCs w:val="16"/>
              </w:rPr>
            </w:pPr>
            <w:r w:rsidRPr="00F931E3">
              <w:rPr>
                <w:rFonts w:cs="Arial"/>
                <w:sz w:val="16"/>
                <w:szCs w:val="16"/>
              </w:rPr>
              <w:t xml:space="preserve">28% of centers </w:t>
            </w:r>
            <w:r w:rsidR="00911775" w:rsidRPr="00911775">
              <w:rPr>
                <w:rFonts w:cs="Arial"/>
                <w:sz w:val="16"/>
                <w:szCs w:val="16"/>
              </w:rPr>
              <w:t>transitioned patients to regular hospital infusion pumps</w:t>
            </w:r>
            <w:r w:rsidRPr="00F931E3">
              <w:rPr>
                <w:rFonts w:cs="Arial"/>
                <w:sz w:val="16"/>
                <w:szCs w:val="16"/>
              </w:rPr>
              <w:t>.</w:t>
            </w:r>
          </w:p>
          <w:p w14:paraId="747B3CCF" w14:textId="77777777" w:rsidR="00F931E3" w:rsidRPr="00F931E3" w:rsidRDefault="00F931E3" w:rsidP="00F931E3">
            <w:pPr>
              <w:rPr>
                <w:rFonts w:cs="Arial"/>
                <w:sz w:val="16"/>
                <w:szCs w:val="16"/>
              </w:rPr>
            </w:pPr>
          </w:p>
          <w:p w14:paraId="4B3BFA00" w14:textId="2C05A1B4" w:rsidR="00381DF8" w:rsidRPr="00C2061D" w:rsidRDefault="00F931E3" w:rsidP="00F931E3">
            <w:pPr>
              <w:rPr>
                <w:rFonts w:cs="Arial"/>
                <w:sz w:val="16"/>
                <w:szCs w:val="16"/>
              </w:rPr>
            </w:pPr>
            <w:r w:rsidRPr="00F931E3">
              <w:rPr>
                <w:rFonts w:cs="Arial"/>
                <w:sz w:val="16"/>
                <w:szCs w:val="16"/>
              </w:rPr>
              <w:t xml:space="preserve">The pumps administered continuous intravenous </w:t>
            </w:r>
            <w:proofErr w:type="spellStart"/>
            <w:r w:rsidRPr="00F931E3">
              <w:rPr>
                <w:rFonts w:cs="Arial"/>
                <w:sz w:val="16"/>
                <w:szCs w:val="16"/>
              </w:rPr>
              <w:t>epoprostenol</w:t>
            </w:r>
            <w:proofErr w:type="spellEnd"/>
            <w:r w:rsidRPr="00F931E3">
              <w:rPr>
                <w:rFonts w:cs="Arial"/>
                <w:sz w:val="16"/>
                <w:szCs w:val="16"/>
              </w:rPr>
              <w:t xml:space="preserve"> or </w:t>
            </w:r>
            <w:proofErr w:type="spellStart"/>
            <w:r w:rsidRPr="00F931E3">
              <w:rPr>
                <w:rFonts w:cs="Arial"/>
                <w:sz w:val="16"/>
                <w:szCs w:val="16"/>
              </w:rPr>
              <w:t>treprostinil</w:t>
            </w:r>
            <w:proofErr w:type="spellEnd"/>
            <w:r w:rsidRPr="00F931E3">
              <w:rPr>
                <w:rFonts w:cs="Arial"/>
                <w:sz w:val="16"/>
                <w:szCs w:val="16"/>
              </w:rPr>
              <w:t>, essential treatments for advanced P</w:t>
            </w:r>
            <w:r w:rsidR="008F2FF8">
              <w:rPr>
                <w:rFonts w:cs="Arial"/>
                <w:sz w:val="16"/>
                <w:szCs w:val="16"/>
              </w:rPr>
              <w:t>A</w:t>
            </w:r>
            <w:r w:rsidRPr="00F931E3">
              <w:rPr>
                <w:rFonts w:cs="Arial"/>
                <w:sz w:val="16"/>
                <w:szCs w:val="16"/>
              </w:rPr>
              <w:t>H.</w:t>
            </w:r>
          </w:p>
        </w:tc>
        <w:tc>
          <w:tcPr>
            <w:tcW w:w="1740" w:type="dxa"/>
          </w:tcPr>
          <w:p w14:paraId="56F2AB9D" w14:textId="58BED531" w:rsidR="00381DF8" w:rsidRPr="00C2061D" w:rsidRDefault="0013095B" w:rsidP="00381DF8">
            <w:pPr>
              <w:rPr>
                <w:rFonts w:cs="Arial"/>
                <w:sz w:val="16"/>
                <w:szCs w:val="16"/>
              </w:rPr>
            </w:pPr>
            <w:r>
              <w:rPr>
                <w:rFonts w:cs="Arial"/>
                <w:sz w:val="16"/>
                <w:szCs w:val="16"/>
              </w:rPr>
              <w:lastRenderedPageBreak/>
              <w:t>T</w:t>
            </w:r>
            <w:r w:rsidRPr="0013095B">
              <w:rPr>
                <w:rFonts w:cs="Arial"/>
                <w:sz w:val="16"/>
                <w:szCs w:val="16"/>
              </w:rPr>
              <w:t>o assess the types and frequencies of administration errors in intravenous prostacyclin infusions for P</w:t>
            </w:r>
            <w:r w:rsidR="008F2FF8">
              <w:rPr>
                <w:rFonts w:cs="Arial"/>
                <w:sz w:val="16"/>
                <w:szCs w:val="16"/>
              </w:rPr>
              <w:t>A</w:t>
            </w:r>
            <w:r w:rsidRPr="0013095B">
              <w:rPr>
                <w:rFonts w:cs="Arial"/>
                <w:sz w:val="16"/>
                <w:szCs w:val="16"/>
              </w:rPr>
              <w:t>H patients in hospital settings and to explore related hospital policies.</w:t>
            </w:r>
          </w:p>
        </w:tc>
        <w:tc>
          <w:tcPr>
            <w:tcW w:w="2010" w:type="dxa"/>
          </w:tcPr>
          <w:p w14:paraId="2CB3AF56" w14:textId="77777777" w:rsidR="00381DF8" w:rsidRDefault="0013095B" w:rsidP="00381DF8">
            <w:pPr>
              <w:rPr>
                <w:rFonts w:cs="Arial"/>
                <w:sz w:val="16"/>
                <w:szCs w:val="16"/>
              </w:rPr>
            </w:pPr>
            <w:r>
              <w:rPr>
                <w:rFonts w:cs="Arial"/>
                <w:sz w:val="16"/>
                <w:szCs w:val="16"/>
              </w:rPr>
              <w:t>Survey</w:t>
            </w:r>
          </w:p>
          <w:p w14:paraId="12E8360C" w14:textId="77777777" w:rsidR="00F931E3" w:rsidRDefault="00F931E3" w:rsidP="00381DF8">
            <w:pPr>
              <w:rPr>
                <w:rFonts w:cs="Arial"/>
                <w:sz w:val="16"/>
                <w:szCs w:val="16"/>
              </w:rPr>
            </w:pPr>
          </w:p>
          <w:p w14:paraId="156993B8" w14:textId="77777777" w:rsidR="00F931E3" w:rsidRDefault="00F931E3" w:rsidP="00381DF8">
            <w:pPr>
              <w:rPr>
                <w:rFonts w:cs="Arial"/>
                <w:sz w:val="16"/>
                <w:szCs w:val="16"/>
              </w:rPr>
            </w:pPr>
            <w:r w:rsidRPr="00F931E3">
              <w:rPr>
                <w:rFonts w:cs="Arial"/>
                <w:sz w:val="16"/>
                <w:szCs w:val="16"/>
              </w:rPr>
              <w:t>The study targeted professionals involved in the care of patients with pulmonary arterial hypertension (PAH) receiving intravenous prostacyclin therapy. Approximately 1,200 individuals were invited to the electronic survey, with 97 responding.</w:t>
            </w:r>
          </w:p>
          <w:p w14:paraId="62224D9B" w14:textId="77777777" w:rsidR="00F931E3" w:rsidRDefault="00F931E3" w:rsidP="00381DF8">
            <w:pPr>
              <w:rPr>
                <w:rFonts w:cs="Arial"/>
                <w:sz w:val="16"/>
                <w:szCs w:val="16"/>
              </w:rPr>
            </w:pPr>
          </w:p>
          <w:p w14:paraId="269F48F3" w14:textId="4BFC3BD9" w:rsidR="00F931E3" w:rsidRDefault="00681176" w:rsidP="00381DF8">
            <w:pPr>
              <w:rPr>
                <w:rFonts w:cs="Arial"/>
                <w:sz w:val="16"/>
                <w:szCs w:val="16"/>
              </w:rPr>
            </w:pPr>
            <w:r w:rsidRPr="00681176">
              <w:rPr>
                <w:rFonts w:cs="Arial"/>
                <w:sz w:val="16"/>
                <w:szCs w:val="16"/>
              </w:rPr>
              <w:t xml:space="preserve">The study compared error rates and types of errors between centers </w:t>
            </w:r>
            <w:r w:rsidRPr="00681176">
              <w:rPr>
                <w:rFonts w:cs="Arial"/>
                <w:sz w:val="16"/>
                <w:szCs w:val="16"/>
              </w:rPr>
              <w:lastRenderedPageBreak/>
              <w:t>using home infusion pumps and those transitioning patients to hospital pumps</w:t>
            </w:r>
          </w:p>
          <w:p w14:paraId="1BCD558E" w14:textId="77777777" w:rsidR="00681176" w:rsidRDefault="00681176" w:rsidP="00381DF8">
            <w:pPr>
              <w:rPr>
                <w:rFonts w:cs="Arial"/>
                <w:sz w:val="16"/>
                <w:szCs w:val="16"/>
              </w:rPr>
            </w:pPr>
          </w:p>
          <w:p w14:paraId="5C50F910" w14:textId="77777777" w:rsidR="00681176" w:rsidRDefault="00681176" w:rsidP="00381DF8">
            <w:pPr>
              <w:rPr>
                <w:rFonts w:cs="Arial"/>
                <w:sz w:val="16"/>
                <w:szCs w:val="16"/>
              </w:rPr>
            </w:pPr>
          </w:p>
          <w:p w14:paraId="36AE892B" w14:textId="704D6EC0" w:rsidR="00F931E3" w:rsidRPr="00C2061D" w:rsidRDefault="00F931E3" w:rsidP="00381DF8">
            <w:pPr>
              <w:rPr>
                <w:rFonts w:cs="Arial"/>
                <w:sz w:val="16"/>
                <w:szCs w:val="16"/>
              </w:rPr>
            </w:pPr>
          </w:p>
        </w:tc>
        <w:tc>
          <w:tcPr>
            <w:tcW w:w="1550" w:type="dxa"/>
          </w:tcPr>
          <w:p w14:paraId="13FD85AD" w14:textId="77777777" w:rsidR="00681176" w:rsidRPr="00681176" w:rsidRDefault="00681176">
            <w:pPr>
              <w:pStyle w:val="ListParagraph"/>
              <w:numPr>
                <w:ilvl w:val="0"/>
                <w:numId w:val="15"/>
              </w:numPr>
              <w:ind w:left="169" w:hanging="169"/>
              <w:jc w:val="left"/>
              <w:rPr>
                <w:rFonts w:cs="Arial"/>
                <w:sz w:val="16"/>
                <w:szCs w:val="16"/>
              </w:rPr>
            </w:pPr>
            <w:r w:rsidRPr="00681176">
              <w:rPr>
                <w:rFonts w:cs="Arial"/>
                <w:sz w:val="16"/>
                <w:szCs w:val="16"/>
              </w:rPr>
              <w:lastRenderedPageBreak/>
              <w:t>Frequency and Types of Errors in prostacyclin administration.</w:t>
            </w:r>
          </w:p>
          <w:p w14:paraId="60D0F602" w14:textId="325EDFE3" w:rsidR="00381DF8" w:rsidRPr="00C44A50" w:rsidRDefault="00681176">
            <w:pPr>
              <w:pStyle w:val="ListParagraph"/>
              <w:numPr>
                <w:ilvl w:val="0"/>
                <w:numId w:val="15"/>
              </w:numPr>
              <w:ind w:left="169" w:hanging="169"/>
              <w:jc w:val="left"/>
              <w:rPr>
                <w:rFonts w:cs="Arial"/>
                <w:sz w:val="16"/>
                <w:szCs w:val="16"/>
              </w:rPr>
            </w:pPr>
            <w:r w:rsidRPr="00681176">
              <w:rPr>
                <w:rFonts w:cs="Arial"/>
                <w:sz w:val="16"/>
                <w:szCs w:val="16"/>
              </w:rPr>
              <w:t xml:space="preserve">Severity of Errors (including whether errors resulted in symptoms or </w:t>
            </w:r>
            <w:r>
              <w:rPr>
                <w:rFonts w:cs="Arial"/>
                <w:sz w:val="16"/>
                <w:szCs w:val="16"/>
              </w:rPr>
              <w:t>SAEs</w:t>
            </w:r>
            <w:r w:rsidRPr="00681176">
              <w:rPr>
                <w:rFonts w:cs="Arial"/>
                <w:sz w:val="16"/>
                <w:szCs w:val="16"/>
              </w:rPr>
              <w:t>).</w:t>
            </w:r>
          </w:p>
        </w:tc>
        <w:tc>
          <w:tcPr>
            <w:tcW w:w="1531" w:type="dxa"/>
          </w:tcPr>
          <w:p w14:paraId="55C09CC9" w14:textId="7DCC0717" w:rsidR="00C5788F" w:rsidRDefault="00C5788F" w:rsidP="00381DF8">
            <w:pPr>
              <w:rPr>
                <w:rFonts w:cs="Arial"/>
                <w:sz w:val="16"/>
                <w:szCs w:val="16"/>
              </w:rPr>
            </w:pPr>
            <w:r w:rsidRPr="00C5788F">
              <w:rPr>
                <w:rFonts w:cs="Arial"/>
                <w:sz w:val="16"/>
                <w:szCs w:val="16"/>
              </w:rPr>
              <w:t>Errors occurred at similar rates regardless of whether home or hospital pumps were used.</w:t>
            </w:r>
            <w:r w:rsidR="00ED734C" w:rsidRPr="00C5788F">
              <w:rPr>
                <w:rFonts w:cs="Arial"/>
                <w:sz w:val="16"/>
                <w:szCs w:val="16"/>
              </w:rPr>
              <w:t xml:space="preserve"> Serious errors occurred in both settings</w:t>
            </w:r>
            <w:r w:rsidR="00ED734C">
              <w:rPr>
                <w:rFonts w:cs="Arial"/>
                <w:sz w:val="16"/>
                <w:szCs w:val="16"/>
              </w:rPr>
              <w:t>.</w:t>
            </w:r>
          </w:p>
          <w:p w14:paraId="0254E030" w14:textId="77777777" w:rsidR="001A5594" w:rsidRDefault="001A5594" w:rsidP="00381DF8">
            <w:pPr>
              <w:rPr>
                <w:rFonts w:cs="Arial"/>
                <w:sz w:val="16"/>
                <w:szCs w:val="16"/>
              </w:rPr>
            </w:pPr>
          </w:p>
          <w:p w14:paraId="04C29CF5" w14:textId="2BF5645E" w:rsidR="001A5594" w:rsidRPr="001A5594" w:rsidRDefault="001A5594" w:rsidP="001A5594">
            <w:pPr>
              <w:rPr>
                <w:rFonts w:cs="Arial"/>
                <w:sz w:val="16"/>
                <w:szCs w:val="16"/>
              </w:rPr>
            </w:pPr>
            <w:r>
              <w:rPr>
                <w:rFonts w:cs="Arial"/>
                <w:sz w:val="16"/>
                <w:szCs w:val="16"/>
              </w:rPr>
              <w:t>E</w:t>
            </w:r>
            <w:r w:rsidRPr="001A5594">
              <w:rPr>
                <w:rFonts w:cs="Arial"/>
                <w:sz w:val="16"/>
                <w:szCs w:val="16"/>
              </w:rPr>
              <w:t>rrors stemmed from issues such as:</w:t>
            </w:r>
          </w:p>
          <w:p w14:paraId="20F510C7" w14:textId="77777777" w:rsidR="001A5594" w:rsidRPr="001A5594" w:rsidRDefault="001A5594">
            <w:pPr>
              <w:pStyle w:val="ListParagraph"/>
              <w:numPr>
                <w:ilvl w:val="0"/>
                <w:numId w:val="22"/>
              </w:numPr>
              <w:ind w:left="138" w:hanging="138"/>
              <w:rPr>
                <w:rFonts w:cs="Arial"/>
                <w:sz w:val="16"/>
                <w:szCs w:val="16"/>
              </w:rPr>
            </w:pPr>
            <w:r w:rsidRPr="001A5594">
              <w:rPr>
                <w:rFonts w:cs="Arial"/>
                <w:sz w:val="16"/>
                <w:szCs w:val="16"/>
              </w:rPr>
              <w:t>Incorrect rate programming.</w:t>
            </w:r>
          </w:p>
          <w:p w14:paraId="749170F7" w14:textId="77777777" w:rsidR="001A5594" w:rsidRPr="001A5594" w:rsidRDefault="001A5594">
            <w:pPr>
              <w:pStyle w:val="ListParagraph"/>
              <w:numPr>
                <w:ilvl w:val="0"/>
                <w:numId w:val="22"/>
              </w:numPr>
              <w:ind w:left="138" w:hanging="138"/>
              <w:rPr>
                <w:rFonts w:cs="Arial"/>
                <w:sz w:val="16"/>
                <w:szCs w:val="16"/>
              </w:rPr>
            </w:pPr>
            <w:r w:rsidRPr="001A5594">
              <w:rPr>
                <w:rFonts w:cs="Arial"/>
                <w:sz w:val="16"/>
                <w:szCs w:val="16"/>
              </w:rPr>
              <w:t>Failure to restart the pump.</w:t>
            </w:r>
          </w:p>
          <w:p w14:paraId="0AA7A94C" w14:textId="2E11443D" w:rsidR="001A5594" w:rsidRPr="001A5594" w:rsidRDefault="001A5594">
            <w:pPr>
              <w:pStyle w:val="ListParagraph"/>
              <w:numPr>
                <w:ilvl w:val="0"/>
                <w:numId w:val="22"/>
              </w:numPr>
              <w:ind w:left="138" w:hanging="138"/>
              <w:rPr>
                <w:rFonts w:cs="Arial"/>
                <w:sz w:val="16"/>
                <w:szCs w:val="16"/>
              </w:rPr>
            </w:pPr>
            <w:r w:rsidRPr="001A5594">
              <w:rPr>
                <w:rFonts w:cs="Arial"/>
                <w:sz w:val="16"/>
                <w:szCs w:val="16"/>
              </w:rPr>
              <w:lastRenderedPageBreak/>
              <w:t>Accidental stop</w:t>
            </w:r>
            <w:r>
              <w:rPr>
                <w:rFonts w:cs="Arial"/>
                <w:sz w:val="16"/>
                <w:szCs w:val="16"/>
              </w:rPr>
              <w:t>s</w:t>
            </w:r>
            <w:r w:rsidRPr="001A5594">
              <w:rPr>
                <w:rFonts w:cs="Arial"/>
                <w:sz w:val="16"/>
                <w:szCs w:val="16"/>
              </w:rPr>
              <w:t xml:space="preserve"> of the pump.</w:t>
            </w:r>
          </w:p>
          <w:p w14:paraId="05425FCC" w14:textId="5D167BEF" w:rsidR="001A5594" w:rsidRDefault="001A5594">
            <w:pPr>
              <w:pStyle w:val="ListParagraph"/>
              <w:numPr>
                <w:ilvl w:val="0"/>
                <w:numId w:val="22"/>
              </w:numPr>
              <w:ind w:left="138" w:hanging="138"/>
              <w:rPr>
                <w:rFonts w:cs="Arial"/>
                <w:sz w:val="16"/>
                <w:szCs w:val="16"/>
              </w:rPr>
            </w:pPr>
            <w:r w:rsidRPr="001A5594">
              <w:rPr>
                <w:rFonts w:cs="Arial"/>
                <w:sz w:val="16"/>
                <w:szCs w:val="16"/>
              </w:rPr>
              <w:t>Mix-up of medication cassettes.</w:t>
            </w:r>
          </w:p>
          <w:p w14:paraId="4872B9CC" w14:textId="7C9062DA" w:rsidR="003A4AAC" w:rsidRDefault="003A4AAC">
            <w:pPr>
              <w:pStyle w:val="ListParagraph"/>
              <w:numPr>
                <w:ilvl w:val="0"/>
                <w:numId w:val="22"/>
              </w:numPr>
              <w:ind w:left="138" w:hanging="138"/>
              <w:rPr>
                <w:rFonts w:cs="Arial"/>
                <w:sz w:val="16"/>
                <w:szCs w:val="16"/>
              </w:rPr>
            </w:pPr>
            <w:r>
              <w:rPr>
                <w:rFonts w:cs="Arial"/>
                <w:sz w:val="16"/>
                <w:szCs w:val="16"/>
              </w:rPr>
              <w:t>Erro</w:t>
            </w:r>
            <w:r w:rsidR="00C44A50">
              <w:rPr>
                <w:rFonts w:cs="Arial"/>
                <w:sz w:val="16"/>
                <w:szCs w:val="16"/>
              </w:rPr>
              <w:t>r</w:t>
            </w:r>
            <w:r>
              <w:rPr>
                <w:rFonts w:cs="Arial"/>
                <w:sz w:val="16"/>
                <w:szCs w:val="16"/>
              </w:rPr>
              <w:t xml:space="preserve">s with </w:t>
            </w:r>
            <w:r w:rsidRPr="003A4AAC">
              <w:rPr>
                <w:rFonts w:cs="Arial"/>
                <w:sz w:val="16"/>
                <w:szCs w:val="16"/>
              </w:rPr>
              <w:t>flushing the dedicated prostacyclin line</w:t>
            </w:r>
          </w:p>
          <w:p w14:paraId="51D025A9" w14:textId="5A2D3D4D" w:rsidR="0015622D" w:rsidRPr="001A5594" w:rsidRDefault="0015622D">
            <w:pPr>
              <w:pStyle w:val="ListParagraph"/>
              <w:numPr>
                <w:ilvl w:val="0"/>
                <w:numId w:val="22"/>
              </w:numPr>
              <w:ind w:left="138" w:hanging="138"/>
              <w:rPr>
                <w:rFonts w:cs="Arial"/>
                <w:sz w:val="16"/>
                <w:szCs w:val="16"/>
              </w:rPr>
            </w:pPr>
            <w:r>
              <w:rPr>
                <w:rFonts w:cs="Arial"/>
                <w:sz w:val="16"/>
                <w:szCs w:val="16"/>
              </w:rPr>
              <w:t>Wrong dosing</w:t>
            </w:r>
          </w:p>
          <w:p w14:paraId="49059ACE" w14:textId="77777777" w:rsidR="00C5788F" w:rsidRDefault="00C5788F" w:rsidP="00381DF8">
            <w:pPr>
              <w:rPr>
                <w:rFonts w:cs="Arial"/>
                <w:sz w:val="16"/>
                <w:szCs w:val="16"/>
              </w:rPr>
            </w:pPr>
          </w:p>
          <w:p w14:paraId="4B7A9E31" w14:textId="11C99BF9" w:rsidR="00381DF8" w:rsidRPr="00C2061D" w:rsidRDefault="00C5788F" w:rsidP="00381DF8">
            <w:pPr>
              <w:rPr>
                <w:rFonts w:cs="Arial"/>
                <w:sz w:val="16"/>
                <w:szCs w:val="16"/>
              </w:rPr>
            </w:pPr>
            <w:r w:rsidRPr="00C5788F">
              <w:rPr>
                <w:rFonts w:cs="Arial"/>
                <w:sz w:val="16"/>
                <w:szCs w:val="16"/>
              </w:rPr>
              <w:t>Some institutions reported that transitioning to hospital pumps did not mitigate these errors.</w:t>
            </w:r>
          </w:p>
        </w:tc>
        <w:tc>
          <w:tcPr>
            <w:tcW w:w="1984" w:type="dxa"/>
          </w:tcPr>
          <w:p w14:paraId="3750665C" w14:textId="3E1756C1" w:rsidR="00381DF8" w:rsidRDefault="00C44A50" w:rsidP="00381DF8">
            <w:pPr>
              <w:rPr>
                <w:rFonts w:cs="Arial"/>
                <w:sz w:val="16"/>
                <w:szCs w:val="16"/>
              </w:rPr>
            </w:pPr>
            <w:r>
              <w:rPr>
                <w:rFonts w:cs="Arial"/>
                <w:sz w:val="16"/>
                <w:szCs w:val="16"/>
              </w:rPr>
              <w:lastRenderedPageBreak/>
              <w:t>68%</w:t>
            </w:r>
            <w:r w:rsidR="00475644" w:rsidRPr="00475644">
              <w:rPr>
                <w:rFonts w:cs="Arial"/>
                <w:sz w:val="16"/>
                <w:szCs w:val="16"/>
              </w:rPr>
              <w:t xml:space="preserve"> noted serious or potentially serious errors.</w:t>
            </w:r>
            <w:r w:rsidR="0015622D">
              <w:rPr>
                <w:rFonts w:cs="Arial"/>
                <w:sz w:val="16"/>
                <w:szCs w:val="16"/>
              </w:rPr>
              <w:t xml:space="preserve"> However, this was noted by 94% of PAH nurses in a separate interview.</w:t>
            </w:r>
          </w:p>
          <w:p w14:paraId="48A3E8B2" w14:textId="77777777" w:rsidR="00475644" w:rsidRDefault="00475644" w:rsidP="00381DF8">
            <w:pPr>
              <w:rPr>
                <w:rFonts w:cs="Arial"/>
                <w:sz w:val="16"/>
                <w:szCs w:val="16"/>
              </w:rPr>
            </w:pPr>
          </w:p>
          <w:p w14:paraId="621132E8" w14:textId="41FF8CF1" w:rsidR="006661C0" w:rsidRDefault="00475644" w:rsidP="00381DF8">
            <w:pPr>
              <w:rPr>
                <w:rFonts w:cs="Arial"/>
                <w:sz w:val="16"/>
                <w:szCs w:val="16"/>
              </w:rPr>
            </w:pPr>
            <w:r>
              <w:rPr>
                <w:rFonts w:cs="Arial"/>
                <w:sz w:val="16"/>
                <w:szCs w:val="16"/>
              </w:rPr>
              <w:t>SAEs</w:t>
            </w:r>
            <w:r w:rsidR="003A4AAC">
              <w:rPr>
                <w:rFonts w:cs="Arial"/>
                <w:sz w:val="16"/>
                <w:szCs w:val="16"/>
              </w:rPr>
              <w:t xml:space="preserve"> (n=28)</w:t>
            </w:r>
            <w:r w:rsidRPr="00475644">
              <w:rPr>
                <w:rFonts w:cs="Arial"/>
                <w:sz w:val="16"/>
                <w:szCs w:val="16"/>
              </w:rPr>
              <w:t xml:space="preserve"> </w:t>
            </w:r>
            <w:r>
              <w:rPr>
                <w:rFonts w:cs="Arial"/>
                <w:sz w:val="16"/>
                <w:szCs w:val="16"/>
              </w:rPr>
              <w:t>i</w:t>
            </w:r>
            <w:r w:rsidRPr="00475644">
              <w:rPr>
                <w:rFonts w:cs="Arial"/>
                <w:sz w:val="16"/>
                <w:szCs w:val="16"/>
              </w:rPr>
              <w:t xml:space="preserve">ncluded hypotension, cardiopulmonary arrest, syncope, and </w:t>
            </w:r>
            <w:r w:rsidR="003A4AAC">
              <w:rPr>
                <w:rFonts w:cs="Arial"/>
                <w:sz w:val="16"/>
                <w:szCs w:val="16"/>
              </w:rPr>
              <w:t>9</w:t>
            </w:r>
            <w:r w:rsidRPr="00475644">
              <w:rPr>
                <w:rFonts w:cs="Arial"/>
                <w:sz w:val="16"/>
                <w:szCs w:val="16"/>
              </w:rPr>
              <w:t xml:space="preserve"> deaths. </w:t>
            </w:r>
          </w:p>
          <w:p w14:paraId="0E83A4AF" w14:textId="77777777" w:rsidR="006661C0" w:rsidRDefault="006661C0" w:rsidP="00381DF8">
            <w:pPr>
              <w:rPr>
                <w:rFonts w:cs="Arial"/>
                <w:sz w:val="16"/>
                <w:szCs w:val="16"/>
              </w:rPr>
            </w:pPr>
          </w:p>
          <w:p w14:paraId="3A13941E" w14:textId="0CB5E1C1" w:rsidR="00475644" w:rsidRPr="00C2061D" w:rsidRDefault="00475644" w:rsidP="00381DF8">
            <w:pPr>
              <w:rPr>
                <w:rFonts w:cs="Arial"/>
                <w:sz w:val="16"/>
                <w:szCs w:val="16"/>
              </w:rPr>
            </w:pPr>
            <w:r w:rsidRPr="00475644">
              <w:rPr>
                <w:rFonts w:cs="Arial"/>
                <w:sz w:val="16"/>
                <w:szCs w:val="16"/>
              </w:rPr>
              <w:t xml:space="preserve">Most severe incidents involved dosage and administration errors, such as incorrect rate </w:t>
            </w:r>
            <w:r w:rsidRPr="00475644">
              <w:rPr>
                <w:rFonts w:cs="Arial"/>
                <w:sz w:val="16"/>
                <w:szCs w:val="16"/>
              </w:rPr>
              <w:lastRenderedPageBreak/>
              <w:t>settings</w:t>
            </w:r>
            <w:r w:rsidR="00C44A50">
              <w:rPr>
                <w:rFonts w:cs="Arial"/>
                <w:sz w:val="16"/>
                <w:szCs w:val="16"/>
              </w:rPr>
              <w:t>,</w:t>
            </w:r>
            <w:r w:rsidRPr="00475644">
              <w:rPr>
                <w:rFonts w:cs="Arial"/>
                <w:sz w:val="16"/>
                <w:szCs w:val="16"/>
              </w:rPr>
              <w:t xml:space="preserve"> administering the wrong medication</w:t>
            </w:r>
            <w:r w:rsidR="00C44A50">
              <w:rPr>
                <w:rFonts w:cs="Arial"/>
                <w:sz w:val="16"/>
                <w:szCs w:val="16"/>
              </w:rPr>
              <w:t xml:space="preserve"> or </w:t>
            </w:r>
            <w:r w:rsidR="00C44A50" w:rsidRPr="00C44A50">
              <w:rPr>
                <w:rFonts w:cs="Arial"/>
                <w:sz w:val="16"/>
                <w:szCs w:val="16"/>
              </w:rPr>
              <w:t>wrong dose due to calculation or concentration error</w:t>
            </w:r>
            <w:r w:rsidR="00C44A50">
              <w:rPr>
                <w:rFonts w:cs="Arial"/>
                <w:sz w:val="16"/>
                <w:szCs w:val="16"/>
              </w:rPr>
              <w:t>s.</w:t>
            </w:r>
          </w:p>
        </w:tc>
        <w:tc>
          <w:tcPr>
            <w:tcW w:w="1421" w:type="dxa"/>
          </w:tcPr>
          <w:p w14:paraId="1C262655" w14:textId="5F849946" w:rsidR="00381DF8" w:rsidRPr="00C2061D" w:rsidRDefault="006661C0" w:rsidP="00381DF8">
            <w:pPr>
              <w:rPr>
                <w:rFonts w:cs="Arial"/>
                <w:sz w:val="16"/>
                <w:szCs w:val="16"/>
              </w:rPr>
            </w:pPr>
            <w:r>
              <w:rPr>
                <w:rFonts w:cs="Arial"/>
                <w:sz w:val="16"/>
                <w:szCs w:val="16"/>
              </w:rPr>
              <w:lastRenderedPageBreak/>
              <w:t>W</w:t>
            </w:r>
            <w:r w:rsidRPr="006661C0">
              <w:rPr>
                <w:rFonts w:cs="Arial"/>
                <w:sz w:val="16"/>
                <w:szCs w:val="16"/>
              </w:rPr>
              <w:t xml:space="preserve">hile infusion pumps are critical, the risk of severe, sometimes fatal, administration errors </w:t>
            </w:r>
            <w:r>
              <w:rPr>
                <w:rFonts w:cs="Arial"/>
                <w:sz w:val="16"/>
                <w:szCs w:val="16"/>
              </w:rPr>
              <w:t>during</w:t>
            </w:r>
            <w:r w:rsidRPr="006661C0">
              <w:rPr>
                <w:rFonts w:cs="Arial"/>
                <w:sz w:val="16"/>
                <w:szCs w:val="16"/>
              </w:rPr>
              <w:t xml:space="preserve"> PAH therapy underscores the need for standardized procedures and careful monitoring to improve their safety in hospital settings.</w:t>
            </w:r>
          </w:p>
        </w:tc>
      </w:tr>
      <w:tr w:rsidR="00381DF8" w:rsidRPr="00C2061D" w14:paraId="50163773" w14:textId="77777777" w:rsidTr="00B917A1">
        <w:tc>
          <w:tcPr>
            <w:tcW w:w="0" w:type="auto"/>
            <w:gridSpan w:val="8"/>
          </w:tcPr>
          <w:p w14:paraId="20E36E96" w14:textId="5FEE582E" w:rsidR="00381DF8" w:rsidRPr="00C2061D" w:rsidRDefault="00381DF8" w:rsidP="00381DF8">
            <w:pPr>
              <w:rPr>
                <w:rFonts w:cs="Arial"/>
                <w:sz w:val="16"/>
                <w:szCs w:val="16"/>
              </w:rPr>
            </w:pPr>
            <w:r w:rsidRPr="00C2061D">
              <w:rPr>
                <w:rFonts w:cs="Arial"/>
                <w:b/>
                <w:bCs/>
                <w:sz w:val="16"/>
                <w:szCs w:val="16"/>
              </w:rPr>
              <w:t>Abbreviations</w:t>
            </w:r>
            <w:r w:rsidRPr="00C2061D">
              <w:rPr>
                <w:rFonts w:cs="Arial"/>
                <w:sz w:val="16"/>
                <w:szCs w:val="16"/>
              </w:rPr>
              <w:t>:</w:t>
            </w:r>
            <w:r>
              <w:rPr>
                <w:rFonts w:cs="Arial"/>
                <w:sz w:val="16"/>
                <w:szCs w:val="16"/>
              </w:rPr>
              <w:t xml:space="preserve"> AE = </w:t>
            </w:r>
            <w:r w:rsidRPr="00530B0C">
              <w:rPr>
                <w:rFonts w:cs="Arial"/>
                <w:sz w:val="16"/>
                <w:szCs w:val="16"/>
              </w:rPr>
              <w:t>Adverse event</w:t>
            </w:r>
            <w:r>
              <w:rPr>
                <w:rFonts w:cs="Arial"/>
                <w:sz w:val="16"/>
                <w:szCs w:val="16"/>
              </w:rPr>
              <w:t>;</w:t>
            </w:r>
            <w:r w:rsidRPr="00C2061D">
              <w:rPr>
                <w:rFonts w:cs="Arial"/>
                <w:sz w:val="16"/>
                <w:szCs w:val="16"/>
              </w:rPr>
              <w:t xml:space="preserve"> </w:t>
            </w:r>
            <w:r>
              <w:rPr>
                <w:rFonts w:cs="Arial"/>
                <w:sz w:val="16"/>
                <w:szCs w:val="16"/>
              </w:rPr>
              <w:t>CI = C</w:t>
            </w:r>
            <w:r w:rsidRPr="00530B0C">
              <w:rPr>
                <w:rFonts w:cs="Arial"/>
                <w:sz w:val="16"/>
                <w:szCs w:val="16"/>
              </w:rPr>
              <w:t xml:space="preserve">ardiac </w:t>
            </w:r>
            <w:r>
              <w:rPr>
                <w:rFonts w:cs="Arial"/>
                <w:sz w:val="16"/>
                <w:szCs w:val="16"/>
              </w:rPr>
              <w:t>I</w:t>
            </w:r>
            <w:r w:rsidRPr="00530B0C">
              <w:rPr>
                <w:rFonts w:cs="Arial"/>
                <w:sz w:val="16"/>
                <w:szCs w:val="16"/>
              </w:rPr>
              <w:t>ndex</w:t>
            </w:r>
            <w:r>
              <w:rPr>
                <w:rFonts w:cs="Arial"/>
                <w:sz w:val="16"/>
                <w:szCs w:val="16"/>
              </w:rPr>
              <w:t xml:space="preserve">; CTEPH = </w:t>
            </w:r>
            <w:r w:rsidRPr="009A0577">
              <w:rPr>
                <w:rFonts w:cs="Arial"/>
                <w:sz w:val="16"/>
                <w:szCs w:val="16"/>
              </w:rPr>
              <w:t>chronic thromboembolic pulmonary hypertension</w:t>
            </w:r>
            <w:r>
              <w:rPr>
                <w:rFonts w:cs="Arial"/>
                <w:sz w:val="16"/>
                <w:szCs w:val="16"/>
              </w:rPr>
              <w:t>;</w:t>
            </w:r>
            <w:r w:rsidRPr="00530B0C">
              <w:rPr>
                <w:rFonts w:cs="Arial"/>
                <w:sz w:val="16"/>
                <w:szCs w:val="16"/>
              </w:rPr>
              <w:t xml:space="preserve"> </w:t>
            </w:r>
            <w:r>
              <w:rPr>
                <w:rFonts w:cs="Arial"/>
                <w:sz w:val="16"/>
                <w:szCs w:val="16"/>
              </w:rPr>
              <w:t xml:space="preserve">FC = </w:t>
            </w:r>
            <w:r w:rsidRPr="007621A4">
              <w:rPr>
                <w:rFonts w:cs="Arial"/>
                <w:sz w:val="16"/>
                <w:szCs w:val="16"/>
              </w:rPr>
              <w:t>functional class</w:t>
            </w:r>
            <w:r>
              <w:rPr>
                <w:rFonts w:cs="Arial"/>
                <w:sz w:val="16"/>
                <w:szCs w:val="16"/>
              </w:rPr>
              <w:t xml:space="preserve">; IQR = </w:t>
            </w:r>
            <w:r w:rsidRPr="00B92AD3">
              <w:rPr>
                <w:rFonts w:cs="Arial"/>
                <w:sz w:val="16"/>
                <w:szCs w:val="16"/>
              </w:rPr>
              <w:t>interquartile range</w:t>
            </w:r>
            <w:r>
              <w:rPr>
                <w:rFonts w:cs="Arial"/>
                <w:sz w:val="16"/>
                <w:szCs w:val="16"/>
              </w:rPr>
              <w:t>; MPAP = M</w:t>
            </w:r>
            <w:r w:rsidRPr="00530B0C">
              <w:rPr>
                <w:rFonts w:cs="Arial"/>
                <w:sz w:val="16"/>
                <w:szCs w:val="16"/>
              </w:rPr>
              <w:t>ean pulmonary arterial pressure</w:t>
            </w:r>
            <w:r>
              <w:rPr>
                <w:rFonts w:cs="Arial"/>
                <w:sz w:val="16"/>
                <w:szCs w:val="16"/>
              </w:rPr>
              <w:t>; MRAP = M</w:t>
            </w:r>
            <w:r w:rsidRPr="00530B0C">
              <w:rPr>
                <w:rFonts w:cs="Arial"/>
                <w:sz w:val="16"/>
                <w:szCs w:val="16"/>
              </w:rPr>
              <w:t>ean right atrial pressure</w:t>
            </w:r>
            <w:r>
              <w:rPr>
                <w:rFonts w:cs="Arial"/>
                <w:sz w:val="16"/>
                <w:szCs w:val="16"/>
              </w:rPr>
              <w:t>; P</w:t>
            </w:r>
            <w:r w:rsidR="008F2FF8">
              <w:rPr>
                <w:rFonts w:cs="Arial"/>
                <w:sz w:val="16"/>
                <w:szCs w:val="16"/>
              </w:rPr>
              <w:t>A</w:t>
            </w:r>
            <w:r>
              <w:rPr>
                <w:rFonts w:cs="Arial"/>
                <w:sz w:val="16"/>
                <w:szCs w:val="16"/>
              </w:rPr>
              <w:t xml:space="preserve">H = </w:t>
            </w:r>
            <w:r w:rsidRPr="0079567C">
              <w:rPr>
                <w:rFonts w:cs="Arial"/>
                <w:sz w:val="16"/>
                <w:szCs w:val="16"/>
              </w:rPr>
              <w:t>pulmonary</w:t>
            </w:r>
            <w:r w:rsidR="008F2FF8">
              <w:rPr>
                <w:rFonts w:cs="Arial"/>
                <w:sz w:val="16"/>
                <w:szCs w:val="16"/>
              </w:rPr>
              <w:t xml:space="preserve"> arterial</w:t>
            </w:r>
            <w:r w:rsidRPr="0079567C">
              <w:rPr>
                <w:rFonts w:cs="Arial"/>
                <w:sz w:val="16"/>
                <w:szCs w:val="16"/>
              </w:rPr>
              <w:t xml:space="preserve"> hypertension</w:t>
            </w:r>
            <w:r>
              <w:rPr>
                <w:rFonts w:cs="Arial"/>
                <w:sz w:val="16"/>
                <w:szCs w:val="16"/>
              </w:rPr>
              <w:t xml:space="preserve">; QoL = Quality of life; </w:t>
            </w:r>
            <w:r w:rsidR="00F45EAD">
              <w:rPr>
                <w:rFonts w:cs="Arial"/>
                <w:sz w:val="16"/>
                <w:szCs w:val="16"/>
              </w:rPr>
              <w:t xml:space="preserve">SAE = </w:t>
            </w:r>
            <w:r w:rsidR="00F45EAD" w:rsidRPr="00F45EAD">
              <w:rPr>
                <w:rFonts w:cs="Arial"/>
                <w:sz w:val="16"/>
                <w:szCs w:val="16"/>
              </w:rPr>
              <w:t>Serious adverse event</w:t>
            </w:r>
            <w:r w:rsidR="00F45EAD">
              <w:rPr>
                <w:rFonts w:cs="Arial"/>
                <w:sz w:val="16"/>
                <w:szCs w:val="16"/>
              </w:rPr>
              <w:t xml:space="preserve">; </w:t>
            </w:r>
            <w:r>
              <w:rPr>
                <w:rFonts w:cs="Arial"/>
                <w:sz w:val="16"/>
                <w:szCs w:val="16"/>
              </w:rPr>
              <w:t xml:space="preserve">SC = </w:t>
            </w:r>
            <w:r w:rsidRPr="0079567C">
              <w:rPr>
                <w:rFonts w:cs="Arial"/>
                <w:sz w:val="16"/>
                <w:szCs w:val="16"/>
              </w:rPr>
              <w:t>subcutaneous</w:t>
            </w:r>
            <w:r>
              <w:rPr>
                <w:rFonts w:cs="Arial"/>
                <w:sz w:val="16"/>
                <w:szCs w:val="16"/>
              </w:rPr>
              <w:t xml:space="preserve">; WHO = </w:t>
            </w:r>
            <w:r w:rsidRPr="004211AC">
              <w:rPr>
                <w:rFonts w:cs="Arial"/>
                <w:sz w:val="16"/>
                <w:szCs w:val="16"/>
                <w:lang w:val="en-GB"/>
              </w:rPr>
              <w:t>World Health Organization</w:t>
            </w:r>
            <w:r>
              <w:rPr>
                <w:rFonts w:cs="Arial"/>
                <w:sz w:val="16"/>
                <w:szCs w:val="16"/>
                <w:lang w:val="en-GB"/>
              </w:rPr>
              <w:t xml:space="preserve">; 6MWD = </w:t>
            </w:r>
            <w:r>
              <w:rPr>
                <w:rFonts w:cs="Arial"/>
                <w:sz w:val="16"/>
                <w:szCs w:val="16"/>
              </w:rPr>
              <w:t>6-minute walking distance</w:t>
            </w:r>
          </w:p>
        </w:tc>
      </w:tr>
    </w:tbl>
    <w:p w14:paraId="09A55B01" w14:textId="77777777" w:rsidR="00FB4BEC" w:rsidRPr="00C2061D" w:rsidRDefault="00FB4BEC" w:rsidP="00FB4BEC"/>
    <w:p w14:paraId="75C4BBB2" w14:textId="77777777" w:rsidR="00591D8A" w:rsidRPr="00C2061D" w:rsidRDefault="00591D8A" w:rsidP="00591D8A"/>
    <w:p w14:paraId="62A5FB8C" w14:textId="77777777" w:rsidR="00FB4BEC" w:rsidRPr="00C2061D" w:rsidRDefault="00FB4BEC" w:rsidP="00FB4BEC">
      <w:pPr>
        <w:pStyle w:val="Heading3"/>
      </w:pPr>
      <w:bookmarkStart w:id="135" w:name="_Toc182295634"/>
      <w:proofErr w:type="spellStart"/>
      <w:r w:rsidRPr="00C2061D">
        <w:t>Everaid</w:t>
      </w:r>
      <w:proofErr w:type="spellEnd"/>
      <w:r w:rsidRPr="00C2061D">
        <w:t xml:space="preserve"> </w:t>
      </w:r>
      <w:proofErr w:type="spellStart"/>
      <w:r w:rsidRPr="00C2061D">
        <w:t>iJET</w:t>
      </w:r>
      <w:bookmarkEnd w:id="135"/>
      <w:proofErr w:type="spellEnd"/>
    </w:p>
    <w:p w14:paraId="2520B0C5" w14:textId="69F7C1BE" w:rsidR="00413A18" w:rsidRPr="00C2061D" w:rsidRDefault="00413A18" w:rsidP="00413A18">
      <w:pPr>
        <w:pStyle w:val="Caption"/>
        <w:keepNext/>
      </w:pPr>
      <w:bookmarkStart w:id="136" w:name="_Ref181278187"/>
      <w:bookmarkStart w:id="137" w:name="_Toc182997816"/>
      <w:r w:rsidRPr="00C2061D">
        <w:t xml:space="preserve">Table </w:t>
      </w:r>
      <w:fldSimple w:instr=" SEQ Table \* ARABIC ">
        <w:r w:rsidR="00E344B5">
          <w:rPr>
            <w:noProof/>
          </w:rPr>
          <w:t>14</w:t>
        </w:r>
      </w:fldSimple>
      <w:bookmarkEnd w:id="136"/>
      <w:r w:rsidRPr="00C2061D">
        <w:t>.</w:t>
      </w:r>
      <w:r w:rsidRPr="00C2061D">
        <w:rPr>
          <w:rFonts w:cs="Arial"/>
        </w:rPr>
        <w:t xml:space="preserve"> Summary of clinical studies for </w:t>
      </w:r>
      <w:proofErr w:type="spellStart"/>
      <w:r w:rsidR="00ED28F3" w:rsidRPr="00C2061D">
        <w:rPr>
          <w:rFonts w:cs="Arial"/>
        </w:rPr>
        <w:t>Everaid</w:t>
      </w:r>
      <w:proofErr w:type="spellEnd"/>
      <w:r w:rsidR="00ED28F3" w:rsidRPr="00C2061D">
        <w:rPr>
          <w:rFonts w:cs="Arial"/>
        </w:rPr>
        <w:t xml:space="preserve"> </w:t>
      </w:r>
      <w:proofErr w:type="spellStart"/>
      <w:r w:rsidR="00ED28F3" w:rsidRPr="00C2061D">
        <w:rPr>
          <w:rFonts w:cs="Arial"/>
        </w:rPr>
        <w:t>iJET</w:t>
      </w:r>
      <w:bookmarkEnd w:id="137"/>
      <w:proofErr w:type="spellEnd"/>
    </w:p>
    <w:tbl>
      <w:tblPr>
        <w:tblStyle w:val="TableGrid"/>
        <w:tblW w:w="0" w:type="auto"/>
        <w:tblLook w:val="04A0" w:firstRow="1" w:lastRow="0" w:firstColumn="1" w:lastColumn="0" w:noHBand="0" w:noVBand="1"/>
      </w:tblPr>
      <w:tblGrid>
        <w:gridCol w:w="1068"/>
        <w:gridCol w:w="1597"/>
        <w:gridCol w:w="2144"/>
        <w:gridCol w:w="1709"/>
        <w:gridCol w:w="1388"/>
        <w:gridCol w:w="2043"/>
        <w:gridCol w:w="1139"/>
        <w:gridCol w:w="1952"/>
      </w:tblGrid>
      <w:tr w:rsidR="00815416" w:rsidRPr="00C2061D" w14:paraId="0B811F94" w14:textId="77777777" w:rsidTr="00B917A1">
        <w:trPr>
          <w:tblHeader/>
        </w:trPr>
        <w:tc>
          <w:tcPr>
            <w:tcW w:w="0" w:type="auto"/>
            <w:shd w:val="clear" w:color="auto" w:fill="BFBFBF" w:themeFill="background1" w:themeFillShade="BF"/>
          </w:tcPr>
          <w:p w14:paraId="227916B5" w14:textId="77777777" w:rsidR="00FB4BEC" w:rsidRPr="00C2061D" w:rsidRDefault="00FB4BEC" w:rsidP="00B917A1">
            <w:pPr>
              <w:rPr>
                <w:rFonts w:cs="Arial"/>
                <w:sz w:val="16"/>
                <w:szCs w:val="16"/>
              </w:rPr>
            </w:pPr>
            <w:r w:rsidRPr="00C2061D">
              <w:rPr>
                <w:rFonts w:cs="Arial"/>
                <w:b/>
                <w:bCs/>
                <w:sz w:val="16"/>
                <w:szCs w:val="16"/>
              </w:rPr>
              <w:t>Reference</w:t>
            </w:r>
          </w:p>
        </w:tc>
        <w:tc>
          <w:tcPr>
            <w:tcW w:w="0" w:type="auto"/>
            <w:shd w:val="clear" w:color="auto" w:fill="BFBFBF" w:themeFill="background1" w:themeFillShade="BF"/>
          </w:tcPr>
          <w:p w14:paraId="1A68F3ED" w14:textId="77777777" w:rsidR="00FB4BEC" w:rsidRPr="00C2061D" w:rsidRDefault="00FB4BEC" w:rsidP="00B917A1">
            <w:pPr>
              <w:rPr>
                <w:rFonts w:cs="Arial"/>
                <w:sz w:val="16"/>
                <w:szCs w:val="16"/>
              </w:rPr>
            </w:pPr>
            <w:r w:rsidRPr="00C2061D">
              <w:rPr>
                <w:rFonts w:cs="Arial"/>
                <w:b/>
                <w:bCs/>
                <w:sz w:val="16"/>
                <w:szCs w:val="16"/>
              </w:rPr>
              <w:t>Infusion pump usage</w:t>
            </w:r>
          </w:p>
        </w:tc>
        <w:tc>
          <w:tcPr>
            <w:tcW w:w="0" w:type="auto"/>
            <w:shd w:val="clear" w:color="auto" w:fill="BFBFBF" w:themeFill="background1" w:themeFillShade="BF"/>
          </w:tcPr>
          <w:p w14:paraId="47627A3A" w14:textId="77777777" w:rsidR="00FB4BEC" w:rsidRPr="00C2061D" w:rsidRDefault="00FB4BEC" w:rsidP="00B917A1">
            <w:pPr>
              <w:rPr>
                <w:rFonts w:cs="Arial"/>
                <w:sz w:val="16"/>
                <w:szCs w:val="16"/>
              </w:rPr>
            </w:pPr>
            <w:r w:rsidRPr="00C2061D">
              <w:rPr>
                <w:rFonts w:cs="Arial"/>
                <w:b/>
                <w:bCs/>
                <w:sz w:val="16"/>
                <w:szCs w:val="16"/>
              </w:rPr>
              <w:t>Study objective</w:t>
            </w:r>
          </w:p>
        </w:tc>
        <w:tc>
          <w:tcPr>
            <w:tcW w:w="0" w:type="auto"/>
            <w:shd w:val="clear" w:color="auto" w:fill="BFBFBF" w:themeFill="background1" w:themeFillShade="BF"/>
          </w:tcPr>
          <w:p w14:paraId="27F7E694" w14:textId="77777777" w:rsidR="00FB4BEC" w:rsidRPr="00C2061D" w:rsidRDefault="00FB4BEC" w:rsidP="00B917A1">
            <w:pPr>
              <w:rPr>
                <w:rFonts w:cs="Arial"/>
                <w:sz w:val="16"/>
                <w:szCs w:val="16"/>
              </w:rPr>
            </w:pPr>
            <w:r w:rsidRPr="00C2061D">
              <w:rPr>
                <w:rFonts w:cs="Arial"/>
                <w:b/>
                <w:bCs/>
                <w:sz w:val="16"/>
                <w:szCs w:val="16"/>
              </w:rPr>
              <w:t>Study design and Population</w:t>
            </w:r>
          </w:p>
        </w:tc>
        <w:tc>
          <w:tcPr>
            <w:tcW w:w="0" w:type="auto"/>
            <w:shd w:val="clear" w:color="auto" w:fill="BFBFBF" w:themeFill="background1" w:themeFillShade="BF"/>
          </w:tcPr>
          <w:p w14:paraId="6C5577A2" w14:textId="77777777" w:rsidR="00FB4BEC" w:rsidRPr="00C2061D" w:rsidRDefault="00FB4BEC" w:rsidP="00B917A1">
            <w:pPr>
              <w:rPr>
                <w:rFonts w:cs="Arial"/>
                <w:sz w:val="16"/>
                <w:szCs w:val="16"/>
              </w:rPr>
            </w:pPr>
            <w:r w:rsidRPr="00C2061D">
              <w:rPr>
                <w:rFonts w:cs="Arial"/>
                <w:b/>
                <w:bCs/>
                <w:sz w:val="16"/>
                <w:szCs w:val="16"/>
              </w:rPr>
              <w:t>Measurable endpoints</w:t>
            </w:r>
          </w:p>
        </w:tc>
        <w:tc>
          <w:tcPr>
            <w:tcW w:w="0" w:type="auto"/>
            <w:shd w:val="clear" w:color="auto" w:fill="BFBFBF" w:themeFill="background1" w:themeFillShade="BF"/>
          </w:tcPr>
          <w:p w14:paraId="25DB60B6" w14:textId="77777777" w:rsidR="00FB4BEC" w:rsidRPr="00C2061D" w:rsidRDefault="00FB4BEC" w:rsidP="00B917A1">
            <w:pPr>
              <w:rPr>
                <w:rFonts w:cs="Arial"/>
                <w:sz w:val="16"/>
                <w:szCs w:val="16"/>
              </w:rPr>
            </w:pPr>
            <w:r w:rsidRPr="00C2061D">
              <w:rPr>
                <w:rFonts w:cs="Arial"/>
                <w:b/>
                <w:bCs/>
                <w:sz w:val="16"/>
                <w:szCs w:val="16"/>
              </w:rPr>
              <w:t>Performance results</w:t>
            </w:r>
          </w:p>
        </w:tc>
        <w:tc>
          <w:tcPr>
            <w:tcW w:w="0" w:type="auto"/>
            <w:shd w:val="clear" w:color="auto" w:fill="BFBFBF" w:themeFill="background1" w:themeFillShade="BF"/>
          </w:tcPr>
          <w:p w14:paraId="6C19FE75" w14:textId="77777777" w:rsidR="00FB4BEC" w:rsidRPr="00C2061D" w:rsidRDefault="00FB4BEC" w:rsidP="00B917A1">
            <w:pPr>
              <w:rPr>
                <w:rFonts w:cs="Arial"/>
                <w:sz w:val="16"/>
                <w:szCs w:val="16"/>
              </w:rPr>
            </w:pPr>
            <w:r w:rsidRPr="00C2061D">
              <w:rPr>
                <w:rFonts w:cs="Arial"/>
                <w:b/>
                <w:bCs/>
                <w:sz w:val="16"/>
                <w:szCs w:val="16"/>
              </w:rPr>
              <w:t>Safety issues</w:t>
            </w:r>
          </w:p>
        </w:tc>
        <w:tc>
          <w:tcPr>
            <w:tcW w:w="0" w:type="auto"/>
            <w:shd w:val="clear" w:color="auto" w:fill="BFBFBF" w:themeFill="background1" w:themeFillShade="BF"/>
          </w:tcPr>
          <w:p w14:paraId="3C43AE43" w14:textId="77777777" w:rsidR="00FB4BEC" w:rsidRPr="00C2061D" w:rsidRDefault="00FB4BEC" w:rsidP="00B917A1">
            <w:pPr>
              <w:rPr>
                <w:rFonts w:cs="Arial"/>
                <w:sz w:val="16"/>
                <w:szCs w:val="16"/>
              </w:rPr>
            </w:pPr>
            <w:r w:rsidRPr="00C2061D">
              <w:rPr>
                <w:rFonts w:cs="Arial"/>
                <w:b/>
                <w:bCs/>
                <w:sz w:val="16"/>
                <w:szCs w:val="16"/>
              </w:rPr>
              <w:t>Comment</w:t>
            </w:r>
          </w:p>
        </w:tc>
      </w:tr>
      <w:tr w:rsidR="00815416" w:rsidRPr="00C2061D" w14:paraId="1BBD14FF" w14:textId="77777777" w:rsidTr="00B917A1">
        <w:tc>
          <w:tcPr>
            <w:tcW w:w="0" w:type="auto"/>
          </w:tcPr>
          <w:p w14:paraId="534F4DA1" w14:textId="30D2B3FC" w:rsidR="00FB4BEC" w:rsidRPr="00C2061D" w:rsidRDefault="00EB6AE0" w:rsidP="00B917A1">
            <w:pPr>
              <w:rPr>
                <w:rFonts w:cs="Arial"/>
                <w:sz w:val="16"/>
                <w:szCs w:val="16"/>
              </w:rPr>
            </w:pPr>
            <w:proofErr w:type="spellStart"/>
            <w:r w:rsidRPr="00C2061D">
              <w:rPr>
                <w:rFonts w:cs="Arial"/>
                <w:bCs/>
                <w:sz w:val="16"/>
                <w:szCs w:val="16"/>
              </w:rPr>
              <w:t>Waligóra</w:t>
            </w:r>
            <w:proofErr w:type="spellEnd"/>
            <w:r w:rsidRPr="00C2061D">
              <w:rPr>
                <w:rFonts w:cs="Arial"/>
                <w:bCs/>
                <w:sz w:val="16"/>
                <w:szCs w:val="16"/>
              </w:rPr>
              <w:t xml:space="preserve"> et al. (2023) </w:t>
            </w:r>
            <w:r w:rsidRPr="00C2061D">
              <w:rPr>
                <w:rFonts w:cs="Arial"/>
                <w:bCs/>
                <w:sz w:val="16"/>
                <w:szCs w:val="16"/>
              </w:rPr>
              <w:fldChar w:fldCharType="begin"/>
            </w:r>
            <w:r w:rsidR="00D963EB">
              <w:rPr>
                <w:rFonts w:cs="Arial"/>
                <w:bCs/>
                <w:sz w:val="16"/>
                <w:szCs w:val="16"/>
              </w:rPr>
              <w:instrText xml:space="preserve"> ADDIN EN.CITE &lt;EndNote&gt;&lt;Cite&gt;&lt;Author&gt;Waligóra&lt;/Author&gt;&lt;Year&gt;2023&lt;/Year&gt;&lt;RecNum&gt;299&lt;/RecNum&gt;&lt;DisplayText&gt;(72)&lt;/DisplayText&gt;&lt;record&gt;&lt;rec-number&gt;299&lt;/rec-number&gt;&lt;foreign-keys&gt;&lt;key app="EN" db-id="vwrrttwz10fd9netdtjv5t0n2rea550ese5e" timestamp="1725871954"&gt;299&lt;/key&gt;&lt;/foreign-keys&gt;&lt;ref-type name="Journal Article"&gt;17&lt;/ref-type&gt;&lt;contributors&gt;&lt;authors&gt;&lt;author&gt;M Waligóra&lt;/author&gt;&lt;author&gt;&lt;style face="normal" font="default" size="100%"&gt;B &lt;/style&gt;&lt;style face="normal" font="default" charset="238" size="100%"&gt;Żuławinska&lt;/style&gt;&lt;/author&gt;&lt;author&gt;&lt;style face="normal" font="default" charset="238" size="100%"&gt;M Tomaszewski&lt;/style&gt;&lt;/author&gt;&lt;author&gt;&lt;style face="normal" font="default" charset="238" size="100%"&gt;P Roset&lt;/style&gt;&lt;/author&gt;&lt;author&gt;&lt;style face="normal" font="default" charset="238" size="100%"&gt;G Kopeć&lt;/style&gt;&lt;/author&gt;&lt;/authors&gt;&lt;/contributors&gt;&lt;titles&gt;&lt;title&gt;Patient satisfaction with a dedicated infusion pump for subcutaneous Treprostinil to treat pulmonary arterial hypertension&lt;/title&gt;&lt;secondary-title&gt;J Pers Med.&lt;/secondary-title&gt;&lt;/titles&gt;&lt;periodical&gt;&lt;full-title&gt;J Pers Med.&lt;/full-title&gt;&lt;/periodical&gt;&lt;pages&gt;423&lt;/pages&gt;&lt;volume&gt;13&lt;/volume&gt;&lt;number&gt;3&lt;/number&gt;&lt;dates&gt;&lt;year&gt;2023&lt;/year&gt;&lt;/dates&gt;&lt;urls&gt;&lt;related-urls&gt;&lt;url&gt;https://www.mdpi.com/2075-4426/13/3/423&lt;/url&gt;&lt;/related-urls&gt;&lt;/urls&gt;&lt;custom1&gt;1 cites: https://scholar.google.com/scholar?cites=10835976247460171703&amp;amp;as_sdt=2005&amp;amp;sciodt=0,5&amp;amp;hl=en&amp;#xD;Query date: 2024-09-09 09:35:36&lt;/custom1&gt;&lt;/record&gt;&lt;/Cite&gt;&lt;/EndNote&gt;</w:instrText>
            </w:r>
            <w:r w:rsidRPr="00C2061D">
              <w:rPr>
                <w:rFonts w:cs="Arial"/>
                <w:bCs/>
                <w:sz w:val="16"/>
                <w:szCs w:val="16"/>
              </w:rPr>
              <w:fldChar w:fldCharType="separate"/>
            </w:r>
            <w:r w:rsidR="00B60AE6">
              <w:rPr>
                <w:rFonts w:cs="Arial"/>
                <w:bCs/>
                <w:noProof/>
                <w:sz w:val="16"/>
                <w:szCs w:val="16"/>
              </w:rPr>
              <w:t>(72)</w:t>
            </w:r>
            <w:r w:rsidRPr="00C2061D">
              <w:rPr>
                <w:rFonts w:cs="Arial"/>
                <w:bCs/>
                <w:sz w:val="16"/>
                <w:szCs w:val="16"/>
              </w:rPr>
              <w:fldChar w:fldCharType="end"/>
            </w:r>
          </w:p>
        </w:tc>
        <w:tc>
          <w:tcPr>
            <w:tcW w:w="0" w:type="auto"/>
          </w:tcPr>
          <w:p w14:paraId="24620A2F" w14:textId="13D69BEC" w:rsidR="00FB4BEC" w:rsidRPr="00C2061D" w:rsidRDefault="00D376E0" w:rsidP="00B917A1">
            <w:pPr>
              <w:rPr>
                <w:rFonts w:cs="Arial"/>
                <w:sz w:val="16"/>
                <w:szCs w:val="16"/>
              </w:rPr>
            </w:pPr>
            <w:r w:rsidRPr="00C2061D">
              <w:rPr>
                <w:rFonts w:cs="Arial"/>
                <w:sz w:val="16"/>
                <w:szCs w:val="16"/>
              </w:rPr>
              <w:t xml:space="preserve">The I-Jet infusion pump was used for the continuous subcutaneous infusion of </w:t>
            </w:r>
            <w:proofErr w:type="spellStart"/>
            <w:r w:rsidRPr="00C2061D">
              <w:rPr>
                <w:rFonts w:cs="Arial"/>
                <w:sz w:val="16"/>
                <w:szCs w:val="16"/>
              </w:rPr>
              <w:t>treprostinil</w:t>
            </w:r>
            <w:proofErr w:type="spellEnd"/>
            <w:r w:rsidRPr="00C2061D">
              <w:rPr>
                <w:rFonts w:cs="Arial"/>
                <w:sz w:val="16"/>
                <w:szCs w:val="16"/>
              </w:rPr>
              <w:t>.</w:t>
            </w:r>
          </w:p>
        </w:tc>
        <w:tc>
          <w:tcPr>
            <w:tcW w:w="0" w:type="auto"/>
          </w:tcPr>
          <w:p w14:paraId="602D67BE" w14:textId="14DB06D4" w:rsidR="00FB4BEC" w:rsidRPr="00C2061D" w:rsidRDefault="00541798" w:rsidP="00B917A1">
            <w:pPr>
              <w:rPr>
                <w:rFonts w:cs="Arial"/>
                <w:sz w:val="16"/>
                <w:szCs w:val="16"/>
              </w:rPr>
            </w:pPr>
            <w:r w:rsidRPr="00C2061D">
              <w:rPr>
                <w:rFonts w:cs="Arial"/>
                <w:sz w:val="16"/>
                <w:szCs w:val="16"/>
              </w:rPr>
              <w:t xml:space="preserve">To evaluate satisfaction, usability, reliability, and the overall experience of first-time pulmonary arterial hypertension (PAH) patients using the I-Jet infusion pump for </w:t>
            </w:r>
            <w:proofErr w:type="spellStart"/>
            <w:r w:rsidRPr="00C2061D">
              <w:rPr>
                <w:rFonts w:cs="Arial"/>
                <w:sz w:val="16"/>
                <w:szCs w:val="16"/>
              </w:rPr>
              <w:t>treprostinil</w:t>
            </w:r>
            <w:proofErr w:type="spellEnd"/>
            <w:r w:rsidRPr="00C2061D">
              <w:rPr>
                <w:rFonts w:cs="Arial"/>
                <w:sz w:val="16"/>
                <w:szCs w:val="16"/>
              </w:rPr>
              <w:t xml:space="preserve"> administration.</w:t>
            </w:r>
          </w:p>
        </w:tc>
        <w:tc>
          <w:tcPr>
            <w:tcW w:w="0" w:type="auto"/>
          </w:tcPr>
          <w:p w14:paraId="6B04E99D" w14:textId="77777777" w:rsidR="00FB4BEC" w:rsidRPr="00C2061D" w:rsidRDefault="00541798" w:rsidP="00B917A1">
            <w:pPr>
              <w:rPr>
                <w:rFonts w:cs="Arial"/>
                <w:sz w:val="16"/>
                <w:szCs w:val="16"/>
              </w:rPr>
            </w:pPr>
            <w:r w:rsidRPr="00C2061D">
              <w:rPr>
                <w:rFonts w:cs="Arial"/>
                <w:sz w:val="16"/>
                <w:szCs w:val="16"/>
              </w:rPr>
              <w:t>Prospective, observational, single-center, non-interventional study.</w:t>
            </w:r>
          </w:p>
          <w:p w14:paraId="602E1E86" w14:textId="77777777" w:rsidR="00D376E0" w:rsidRPr="00C2061D" w:rsidRDefault="00D376E0" w:rsidP="00B917A1">
            <w:pPr>
              <w:rPr>
                <w:rFonts w:cs="Arial"/>
                <w:sz w:val="16"/>
                <w:szCs w:val="16"/>
              </w:rPr>
            </w:pPr>
          </w:p>
          <w:p w14:paraId="3E3961FB" w14:textId="77777777" w:rsidR="00D376E0" w:rsidRPr="00C2061D" w:rsidRDefault="00D376E0" w:rsidP="00B917A1">
            <w:pPr>
              <w:rPr>
                <w:rFonts w:cs="Arial"/>
                <w:sz w:val="16"/>
                <w:szCs w:val="16"/>
              </w:rPr>
            </w:pPr>
            <w:r w:rsidRPr="00C2061D">
              <w:rPr>
                <w:rFonts w:cs="Arial"/>
                <w:sz w:val="16"/>
                <w:szCs w:val="16"/>
              </w:rPr>
              <w:t xml:space="preserve">The study included 13 adult patients diagnosed with PAH who were stable on subcutaneous </w:t>
            </w:r>
            <w:proofErr w:type="spellStart"/>
            <w:r w:rsidRPr="00C2061D">
              <w:rPr>
                <w:rFonts w:cs="Arial"/>
                <w:sz w:val="16"/>
                <w:szCs w:val="16"/>
              </w:rPr>
              <w:t>treprostinil</w:t>
            </w:r>
            <w:proofErr w:type="spellEnd"/>
            <w:r w:rsidRPr="00C2061D">
              <w:rPr>
                <w:rFonts w:cs="Arial"/>
                <w:sz w:val="16"/>
                <w:szCs w:val="16"/>
              </w:rPr>
              <w:t xml:space="preserve"> therapy.</w:t>
            </w:r>
          </w:p>
          <w:p w14:paraId="1158149D" w14:textId="77777777" w:rsidR="00D376E0" w:rsidRPr="00C2061D" w:rsidRDefault="00D376E0" w:rsidP="00B917A1">
            <w:pPr>
              <w:rPr>
                <w:rFonts w:cs="Arial"/>
                <w:sz w:val="16"/>
                <w:szCs w:val="16"/>
              </w:rPr>
            </w:pPr>
          </w:p>
          <w:p w14:paraId="48F1C67B" w14:textId="5BED0573" w:rsidR="00D376E0" w:rsidRPr="00C2061D" w:rsidRDefault="00D376E0" w:rsidP="00B917A1">
            <w:pPr>
              <w:rPr>
                <w:rFonts w:cs="Arial"/>
                <w:sz w:val="16"/>
                <w:szCs w:val="16"/>
              </w:rPr>
            </w:pPr>
            <w:r w:rsidRPr="00C2061D">
              <w:rPr>
                <w:rFonts w:cs="Arial"/>
                <w:sz w:val="16"/>
                <w:szCs w:val="16"/>
              </w:rPr>
              <w:t xml:space="preserve">Patients were recruited and followed from August to October 2021. </w:t>
            </w:r>
            <w:r w:rsidRPr="00C2061D">
              <w:rPr>
                <w:rFonts w:cs="Arial"/>
                <w:sz w:val="16"/>
                <w:szCs w:val="16"/>
              </w:rPr>
              <w:lastRenderedPageBreak/>
              <w:t>Follow-up Duration: 2 months.</w:t>
            </w:r>
          </w:p>
        </w:tc>
        <w:tc>
          <w:tcPr>
            <w:tcW w:w="0" w:type="auto"/>
          </w:tcPr>
          <w:p w14:paraId="6E426BBA" w14:textId="77777777" w:rsidR="00D376E0" w:rsidRPr="00C2061D" w:rsidRDefault="00D376E0">
            <w:pPr>
              <w:pStyle w:val="ListParagraph"/>
              <w:numPr>
                <w:ilvl w:val="0"/>
                <w:numId w:val="15"/>
              </w:numPr>
              <w:ind w:left="184" w:hanging="141"/>
              <w:jc w:val="left"/>
              <w:rPr>
                <w:rFonts w:cs="Arial"/>
                <w:sz w:val="16"/>
                <w:szCs w:val="16"/>
              </w:rPr>
            </w:pPr>
            <w:r w:rsidRPr="00C2061D">
              <w:rPr>
                <w:rFonts w:cs="Arial"/>
                <w:sz w:val="16"/>
                <w:szCs w:val="16"/>
              </w:rPr>
              <w:lastRenderedPageBreak/>
              <w:t>Patient satisfaction</w:t>
            </w:r>
          </w:p>
          <w:p w14:paraId="66AA1EE8" w14:textId="77777777" w:rsidR="002C7BAE" w:rsidRPr="00C2061D" w:rsidRDefault="00D376E0">
            <w:pPr>
              <w:pStyle w:val="ListParagraph"/>
              <w:numPr>
                <w:ilvl w:val="0"/>
                <w:numId w:val="15"/>
              </w:numPr>
              <w:ind w:left="184" w:hanging="141"/>
              <w:jc w:val="left"/>
              <w:rPr>
                <w:rFonts w:cs="Arial"/>
                <w:sz w:val="16"/>
                <w:szCs w:val="16"/>
              </w:rPr>
            </w:pPr>
            <w:r w:rsidRPr="00C2061D">
              <w:rPr>
                <w:rFonts w:cs="Arial"/>
                <w:sz w:val="16"/>
                <w:szCs w:val="16"/>
              </w:rPr>
              <w:t>Technical performance</w:t>
            </w:r>
          </w:p>
          <w:p w14:paraId="42B3F697" w14:textId="14BD7D55" w:rsidR="00D376E0" w:rsidRPr="00C2061D" w:rsidRDefault="002C7BAE">
            <w:pPr>
              <w:pStyle w:val="ListParagraph"/>
              <w:numPr>
                <w:ilvl w:val="0"/>
                <w:numId w:val="15"/>
              </w:numPr>
              <w:ind w:left="184" w:hanging="141"/>
              <w:jc w:val="left"/>
              <w:rPr>
                <w:rFonts w:cs="Arial"/>
                <w:sz w:val="16"/>
                <w:szCs w:val="16"/>
              </w:rPr>
            </w:pPr>
            <w:r w:rsidRPr="00C2061D">
              <w:rPr>
                <w:rFonts w:cs="Arial"/>
                <w:sz w:val="16"/>
                <w:szCs w:val="16"/>
              </w:rPr>
              <w:t>Usability</w:t>
            </w:r>
            <w:r w:rsidR="00D376E0" w:rsidRPr="00C2061D">
              <w:rPr>
                <w:rFonts w:cs="Arial"/>
                <w:sz w:val="16"/>
                <w:szCs w:val="16"/>
              </w:rPr>
              <w:t xml:space="preserve"> </w:t>
            </w:r>
          </w:p>
          <w:p w14:paraId="30A9E666" w14:textId="2496211F" w:rsidR="005A4800" w:rsidRPr="00C2061D" w:rsidRDefault="005A4800">
            <w:pPr>
              <w:pStyle w:val="ListParagraph"/>
              <w:numPr>
                <w:ilvl w:val="0"/>
                <w:numId w:val="15"/>
              </w:numPr>
              <w:ind w:left="184" w:hanging="141"/>
              <w:jc w:val="left"/>
              <w:rPr>
                <w:rFonts w:cs="Arial"/>
                <w:sz w:val="16"/>
                <w:szCs w:val="16"/>
              </w:rPr>
            </w:pPr>
            <w:r w:rsidRPr="00C2061D">
              <w:rPr>
                <w:rFonts w:cs="Arial"/>
                <w:sz w:val="16"/>
                <w:szCs w:val="16"/>
              </w:rPr>
              <w:t xml:space="preserve">Medical device incidents </w:t>
            </w:r>
          </w:p>
          <w:p w14:paraId="7E582A15" w14:textId="7DE1BF28" w:rsidR="00FB4BEC" w:rsidRPr="00C2061D" w:rsidRDefault="005A4800">
            <w:pPr>
              <w:pStyle w:val="ListParagraph"/>
              <w:numPr>
                <w:ilvl w:val="0"/>
                <w:numId w:val="15"/>
              </w:numPr>
              <w:ind w:left="184" w:hanging="141"/>
              <w:jc w:val="left"/>
              <w:rPr>
                <w:rFonts w:cs="Arial"/>
                <w:sz w:val="16"/>
                <w:szCs w:val="16"/>
              </w:rPr>
            </w:pPr>
            <w:r w:rsidRPr="00C2061D">
              <w:rPr>
                <w:rFonts w:cs="Arial"/>
                <w:sz w:val="16"/>
                <w:szCs w:val="16"/>
              </w:rPr>
              <w:t>Adverse drug reactions (ADR)</w:t>
            </w:r>
            <w:r w:rsidR="00D376E0" w:rsidRPr="00C2061D">
              <w:rPr>
                <w:rFonts w:cs="Arial"/>
                <w:sz w:val="16"/>
                <w:szCs w:val="16"/>
              </w:rPr>
              <w:t xml:space="preserve"> </w:t>
            </w:r>
          </w:p>
        </w:tc>
        <w:tc>
          <w:tcPr>
            <w:tcW w:w="0" w:type="auto"/>
          </w:tcPr>
          <w:p w14:paraId="0B688774" w14:textId="77777777" w:rsidR="00D376E0" w:rsidRPr="00C2061D" w:rsidRDefault="00D376E0" w:rsidP="00B917A1">
            <w:pPr>
              <w:rPr>
                <w:rFonts w:cs="Arial"/>
                <w:sz w:val="16"/>
                <w:szCs w:val="16"/>
              </w:rPr>
            </w:pPr>
            <w:r w:rsidRPr="00C2061D">
              <w:rPr>
                <w:rFonts w:cs="Arial"/>
                <w:sz w:val="16"/>
                <w:szCs w:val="16"/>
              </w:rPr>
              <w:t xml:space="preserve">Most participants (92.3%) expressed satisfaction with key features such as the water resistance of the pump, precise flow rate settings, and the ease of changing the battery. </w:t>
            </w:r>
          </w:p>
          <w:p w14:paraId="47E9E82E" w14:textId="77777777" w:rsidR="00D376E0" w:rsidRPr="00C2061D" w:rsidRDefault="00D376E0" w:rsidP="00B917A1">
            <w:pPr>
              <w:rPr>
                <w:rFonts w:cs="Arial"/>
                <w:sz w:val="16"/>
                <w:szCs w:val="16"/>
              </w:rPr>
            </w:pPr>
          </w:p>
          <w:p w14:paraId="1E4BC294" w14:textId="77777777" w:rsidR="00D376E0" w:rsidRPr="00C2061D" w:rsidRDefault="00D376E0" w:rsidP="00B917A1">
            <w:pPr>
              <w:rPr>
                <w:rFonts w:cs="Arial"/>
                <w:sz w:val="16"/>
                <w:szCs w:val="16"/>
              </w:rPr>
            </w:pPr>
            <w:r w:rsidRPr="00C2061D">
              <w:rPr>
                <w:rFonts w:cs="Arial"/>
                <w:sz w:val="16"/>
                <w:szCs w:val="16"/>
              </w:rPr>
              <w:t>Patients also found the settings menu accessible (69.2%) and were generally satisfied with the handling of the syringe and the design of the software interface.</w:t>
            </w:r>
          </w:p>
          <w:p w14:paraId="1C165197" w14:textId="77777777" w:rsidR="00D376E0" w:rsidRPr="00C2061D" w:rsidRDefault="00D376E0" w:rsidP="00B917A1">
            <w:pPr>
              <w:rPr>
                <w:rFonts w:cs="Arial"/>
                <w:sz w:val="16"/>
                <w:szCs w:val="16"/>
              </w:rPr>
            </w:pPr>
          </w:p>
          <w:p w14:paraId="175359D3" w14:textId="1F44DCE8" w:rsidR="00FB4BEC" w:rsidRPr="00C2061D" w:rsidRDefault="00D376E0" w:rsidP="00B917A1">
            <w:pPr>
              <w:rPr>
                <w:rFonts w:cs="Arial"/>
                <w:sz w:val="16"/>
                <w:szCs w:val="16"/>
              </w:rPr>
            </w:pPr>
            <w:r w:rsidRPr="00C2061D">
              <w:rPr>
                <w:rFonts w:cs="Arial"/>
                <w:sz w:val="16"/>
                <w:szCs w:val="16"/>
              </w:rPr>
              <w:lastRenderedPageBreak/>
              <w:t>Only one occlusion alarm was reported, and no patients required hospital visits or experienced technical malfunctions necessitating pump replacement during the observation period.</w:t>
            </w:r>
          </w:p>
        </w:tc>
        <w:tc>
          <w:tcPr>
            <w:tcW w:w="0" w:type="auto"/>
          </w:tcPr>
          <w:p w14:paraId="73A9A03B" w14:textId="632CA8C5" w:rsidR="00FB4BEC" w:rsidRPr="00C2061D" w:rsidRDefault="00D376E0" w:rsidP="00B917A1">
            <w:pPr>
              <w:rPr>
                <w:rFonts w:cs="Arial"/>
                <w:sz w:val="16"/>
                <w:szCs w:val="16"/>
              </w:rPr>
            </w:pPr>
            <w:r w:rsidRPr="00C2061D">
              <w:rPr>
                <w:rFonts w:cs="Arial"/>
                <w:sz w:val="16"/>
                <w:szCs w:val="16"/>
              </w:rPr>
              <w:lastRenderedPageBreak/>
              <w:t xml:space="preserve">No </w:t>
            </w:r>
            <w:r w:rsidR="00815416">
              <w:rPr>
                <w:rFonts w:cs="Arial"/>
                <w:sz w:val="16"/>
                <w:szCs w:val="16"/>
              </w:rPr>
              <w:t>medical device incidents</w:t>
            </w:r>
            <w:r w:rsidRPr="00C2061D">
              <w:rPr>
                <w:rFonts w:cs="Arial"/>
                <w:sz w:val="16"/>
                <w:szCs w:val="16"/>
              </w:rPr>
              <w:t xml:space="preserve"> or </w:t>
            </w:r>
            <w:r w:rsidR="00C76CC3" w:rsidRPr="00C2061D">
              <w:rPr>
                <w:rFonts w:cs="Arial"/>
                <w:sz w:val="16"/>
                <w:szCs w:val="16"/>
              </w:rPr>
              <w:t>ADRs</w:t>
            </w:r>
            <w:r w:rsidRPr="00C2061D">
              <w:rPr>
                <w:rFonts w:cs="Arial"/>
                <w:sz w:val="16"/>
                <w:szCs w:val="16"/>
              </w:rPr>
              <w:t xml:space="preserve"> were found during the study.</w:t>
            </w:r>
          </w:p>
        </w:tc>
        <w:tc>
          <w:tcPr>
            <w:tcW w:w="0" w:type="auto"/>
          </w:tcPr>
          <w:p w14:paraId="4D74FA8F" w14:textId="68DBA280" w:rsidR="00FB4BEC" w:rsidRPr="00C2061D" w:rsidRDefault="00830459" w:rsidP="00B917A1">
            <w:pPr>
              <w:rPr>
                <w:rFonts w:cs="Arial"/>
                <w:sz w:val="16"/>
                <w:szCs w:val="16"/>
              </w:rPr>
            </w:pPr>
            <w:r w:rsidRPr="00C2061D">
              <w:rPr>
                <w:rFonts w:cs="Arial"/>
                <w:sz w:val="16"/>
                <w:szCs w:val="16"/>
              </w:rPr>
              <w:t>The I-Jet infusion pump was found to be a reliable and user-friendly device for PAH self-management, enhancing patient confidence and satisfaction with daily use.</w:t>
            </w:r>
          </w:p>
        </w:tc>
      </w:tr>
      <w:tr w:rsidR="00FB4BEC" w:rsidRPr="00C2061D" w14:paraId="7D9259D4" w14:textId="77777777" w:rsidTr="00B917A1">
        <w:tc>
          <w:tcPr>
            <w:tcW w:w="0" w:type="auto"/>
            <w:gridSpan w:val="8"/>
          </w:tcPr>
          <w:p w14:paraId="39FEC32D" w14:textId="43538AFF" w:rsidR="00FB4BEC" w:rsidRPr="00C2061D" w:rsidRDefault="00FB4BEC" w:rsidP="00B917A1">
            <w:pPr>
              <w:rPr>
                <w:rFonts w:cs="Arial"/>
                <w:sz w:val="16"/>
                <w:szCs w:val="16"/>
              </w:rPr>
            </w:pPr>
            <w:r w:rsidRPr="00C2061D">
              <w:rPr>
                <w:rFonts w:cs="Arial"/>
                <w:b/>
                <w:bCs/>
                <w:sz w:val="16"/>
                <w:szCs w:val="16"/>
              </w:rPr>
              <w:t>Abbreviations</w:t>
            </w:r>
            <w:r w:rsidRPr="00C2061D">
              <w:rPr>
                <w:rFonts w:cs="Arial"/>
                <w:sz w:val="16"/>
                <w:szCs w:val="16"/>
              </w:rPr>
              <w:t xml:space="preserve">: </w:t>
            </w:r>
            <w:r w:rsidR="005A4800" w:rsidRPr="00C2061D">
              <w:rPr>
                <w:rFonts w:cs="Arial"/>
                <w:sz w:val="16"/>
                <w:szCs w:val="16"/>
              </w:rPr>
              <w:t xml:space="preserve">ADR = Adverse drug reactions; </w:t>
            </w:r>
            <w:r w:rsidR="00541798" w:rsidRPr="00C2061D">
              <w:rPr>
                <w:rFonts w:cs="Arial"/>
                <w:sz w:val="16"/>
                <w:szCs w:val="16"/>
              </w:rPr>
              <w:t>PAH = pulmonary arterial hypertension</w:t>
            </w:r>
          </w:p>
        </w:tc>
      </w:tr>
    </w:tbl>
    <w:p w14:paraId="42145E79" w14:textId="77777777" w:rsidR="00FB4BEC" w:rsidRPr="00C2061D" w:rsidRDefault="00FB4BEC" w:rsidP="00FB4BEC"/>
    <w:p w14:paraId="70F842FC" w14:textId="423111F5" w:rsidR="00FB4BEC" w:rsidRPr="00C2061D" w:rsidRDefault="00FB4BEC" w:rsidP="00FB4BEC">
      <w:pPr>
        <w:sectPr w:rsidR="00FB4BEC" w:rsidRPr="00C2061D" w:rsidSect="006A706F">
          <w:pgSz w:w="15840" w:h="12240" w:orient="landscape"/>
          <w:pgMar w:top="1440" w:right="1440" w:bottom="1440" w:left="1350" w:header="450" w:footer="261" w:gutter="0"/>
          <w:cols w:space="720"/>
          <w:titlePg/>
          <w:docGrid w:linePitch="360"/>
        </w:sectPr>
      </w:pPr>
    </w:p>
    <w:p w14:paraId="4E73D6A1" w14:textId="5F01F62F" w:rsidR="00C34319" w:rsidRPr="00C2061D" w:rsidRDefault="00C34319" w:rsidP="00C55AE7">
      <w:pPr>
        <w:pStyle w:val="Heading1"/>
      </w:pPr>
      <w:bookmarkStart w:id="138" w:name="_Toc182295635"/>
      <w:commentRangeStart w:id="139"/>
      <w:r w:rsidRPr="00C2061D">
        <w:lastRenderedPageBreak/>
        <w:t>Clinical Background / State of the Art</w:t>
      </w:r>
      <w:bookmarkEnd w:id="138"/>
      <w:commentRangeEnd w:id="139"/>
      <w:r w:rsidR="001B6522">
        <w:rPr>
          <w:rStyle w:val="CommentReference"/>
          <w:rFonts w:eastAsiaTheme="minorHAnsi" w:cstheme="minorBidi"/>
          <w:b w:val="0"/>
          <w:bCs w:val="0"/>
        </w:rPr>
        <w:commentReference w:id="139"/>
      </w:r>
    </w:p>
    <w:p w14:paraId="1A9BA724" w14:textId="77777777" w:rsidR="00C55AE7" w:rsidRPr="007C65B9" w:rsidRDefault="00C55AE7" w:rsidP="00C55AE7">
      <w:pPr>
        <w:rPr>
          <w:rFonts w:cstheme="minorHAnsi"/>
          <w:szCs w:val="20"/>
        </w:rPr>
      </w:pPr>
      <w:r w:rsidRPr="007C65B9">
        <w:rPr>
          <w:rFonts w:cstheme="minorHAnsi"/>
          <w:szCs w:val="20"/>
        </w:rPr>
        <w:t>A presentation of the clinical conditions and general analysis of the treatment options (highlighting risks, benefits and limitations) is used to establish the current state of the art and current knowledge in the corresponding medical field associated with the subject devices.</w:t>
      </w:r>
    </w:p>
    <w:p w14:paraId="4BF2B3FA" w14:textId="77777777" w:rsidR="00C55AE7" w:rsidRPr="007C65B9" w:rsidRDefault="00C55AE7" w:rsidP="00C55AE7">
      <w:pPr>
        <w:pStyle w:val="Heading2"/>
      </w:pPr>
      <w:bookmarkStart w:id="140" w:name="_Toc118449465"/>
      <w:r w:rsidRPr="007C65B9">
        <w:t>Clinical problem</w:t>
      </w:r>
      <w:bookmarkEnd w:id="140"/>
    </w:p>
    <w:p w14:paraId="38EF69CB" w14:textId="77777777" w:rsidR="00C55AE7" w:rsidRPr="007C65B9" w:rsidRDefault="00C55AE7" w:rsidP="00C55AE7">
      <w:pPr>
        <w:pStyle w:val="Heading3"/>
      </w:pPr>
      <w:r w:rsidRPr="007C65B9">
        <w:t>Definition</w:t>
      </w:r>
    </w:p>
    <w:p w14:paraId="53BA6C3C" w14:textId="77777777" w:rsidR="00C55AE7" w:rsidRPr="007C65B9" w:rsidRDefault="00C55AE7" w:rsidP="00C55AE7">
      <w:pPr>
        <w:spacing w:before="120" w:after="120"/>
      </w:pPr>
      <w:r w:rsidRPr="007C65B9">
        <w:t xml:space="preserve">Congenital hyperinsulinism (CHI) is a rare disorder that results from dysregulated insulin secretion, leading to recurrent and often severe episodes of hypoglycemia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This condition, predominantly affecting neonates, infants, and young children, is recognized as the most common cause of persistent hypoglycemia in these age groups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xml:space="preserve">. It is the most severe and persistent type of hereditary </w:t>
      </w:r>
      <w:proofErr w:type="spellStart"/>
      <w:r w:rsidRPr="007C65B9">
        <w:t>hyperinsulinemic</w:t>
      </w:r>
      <w:proofErr w:type="spellEnd"/>
      <w:r w:rsidRPr="007C65B9">
        <w:t xml:space="preserve"> </w:t>
      </w:r>
      <w:proofErr w:type="spellStart"/>
      <w:r w:rsidRPr="007C65B9">
        <w:t>hypoglycemias</w:t>
      </w:r>
      <w:proofErr w:type="spellEnd"/>
      <w:r w:rsidRPr="007C65B9">
        <w:t xml:space="preserve"> </w:t>
      </w:r>
      <w:r w:rsidRPr="007C65B9">
        <w:fldChar w:fldCharType="begin"/>
      </w:r>
      <w:r w:rsidRPr="007C65B9">
        <w:instrText xml:space="preserve"> ADDIN EN.CITE &lt;EndNote&gt;&lt;Cite&gt;&lt;Author&gt;Şıklar&lt;/Author&gt;&lt;Year&gt;2016&lt;/Year&gt;&lt;RecNum&gt;397&lt;/RecNum&gt;&lt;DisplayText&gt;(9)&lt;/DisplayText&gt;&lt;record&gt;&lt;rec-number&gt;397&lt;/rec-number&gt;&lt;foreign-keys&gt;&lt;key app="EN" db-id="vwrrttwz10fd9netdtjv5t0n2rea550ese5e" timestamp="1726042242"&gt;397&lt;/key&gt;&lt;/foreign-keys&gt;&lt;ref-type name="Journal Article"&gt;17&lt;/ref-type&gt;&lt;contributors&gt;&lt;authors&gt;&lt;author&gt;Şıklar, Z.&lt;/author&gt;&lt;author&gt;Berberoğlu, M.&lt;/author&gt;&lt;/authors&gt;&lt;/contributors&gt;&lt;auth-address&gt;Ankara University Faculty of Medicine, Department of Pediatric Endocrinology, Ankara, Turkey, Phone: +90 312 595 66 35 E-mail: zeynepsklr@gmail.com.&lt;/auth-address&gt;&lt;titles&gt;&lt;title&gt;Current Status of Childhood Hyperinsulinemic Hypoglycemia in Turkey&lt;/title&gt;&lt;secondary-title&gt;J Clin Res Pediatr Endocrinol&lt;/secondary-title&gt;&lt;/titles&gt;&lt;periodical&gt;&lt;full-title&gt;J Clin Res Pediatr Endocrinol&lt;/full-title&gt;&lt;/periodical&gt;&lt;pages&gt;375-380&lt;/pages&gt;&lt;volume&gt;8&lt;/volume&gt;&lt;number&gt;4&lt;/number&gt;&lt;edition&gt;20160516&lt;/edition&gt;&lt;keywords&gt;&lt;keyword&gt;3-Hydroxyacyl CoA Dehydrogenases/genetics&lt;/keyword&gt;&lt;keyword&gt;Child&lt;/keyword&gt;&lt;keyword&gt;Congenital Hyperinsulinism/complications/*genetics&lt;/keyword&gt;&lt;keyword&gt;Genetic Predisposition to Disease/*genetics&lt;/keyword&gt;&lt;keyword&gt;Humans&lt;/keyword&gt;&lt;keyword&gt;Hypoglycemia/complications/*genetics&lt;/keyword&gt;&lt;keyword&gt;*Mutation&lt;/keyword&gt;&lt;keyword&gt;Potassium Channels, Inwardly Rectifying/genetics&lt;/keyword&gt;&lt;keyword&gt;Sulfonylurea Receptors/genetics&lt;/keyword&gt;&lt;keyword&gt;Turkey&lt;/keyword&gt;&lt;/keywords&gt;&lt;dates&gt;&lt;year&gt;2016&lt;/year&gt;&lt;pub-dates&gt;&lt;date&gt;Dec 1&lt;/date&gt;&lt;/pub-dates&gt;&lt;/dates&gt;&lt;isbn&gt;1308-5727 (Print)&lt;/isbn&gt;&lt;accession-num&gt;27181376&lt;/accession-num&gt;&lt;urls&gt;&lt;/urls&gt;&lt;custom1&gt;Financial Disclosure: The authors declared that this study received no financial support.&lt;/custom1&gt;&lt;custom2&gt;PMC5197994&lt;/custom2&gt;&lt;electronic-resource-num&gt;10.4274/jcrpe.2991&lt;/electronic-resource-num&gt;&lt;remote-database-provider&gt;NLM&lt;/remote-database-provider&gt;&lt;language&gt;eng&lt;/language&gt;&lt;/record&gt;&lt;/Cite&gt;&lt;/EndNote&gt;</w:instrText>
      </w:r>
      <w:r w:rsidRPr="007C65B9">
        <w:fldChar w:fldCharType="separate"/>
      </w:r>
      <w:r w:rsidRPr="007C65B9">
        <w:rPr>
          <w:noProof/>
        </w:rPr>
        <w:t>(9)</w:t>
      </w:r>
      <w:r w:rsidRPr="007C65B9">
        <w:fldChar w:fldCharType="end"/>
      </w:r>
      <w:r w:rsidRPr="007C65B9">
        <w:t>.</w:t>
      </w:r>
    </w:p>
    <w:p w14:paraId="31D70B52" w14:textId="77777777" w:rsidR="00C55AE7" w:rsidRPr="007C65B9" w:rsidRDefault="00C55AE7" w:rsidP="00C55AE7">
      <w:pPr>
        <w:spacing w:before="120" w:after="120"/>
      </w:pPr>
      <w:r w:rsidRPr="007C65B9">
        <w:t xml:space="preserve">CHI is a genetically diverse disorder, with various underlying mutations affecting insulin regulation. Despite its heterogeneity, the unifying feature across different forms of CHI is </w:t>
      </w:r>
      <w:proofErr w:type="spellStart"/>
      <w:r w:rsidRPr="007C65B9">
        <w:t>hyperinsulinemic</w:t>
      </w:r>
      <w:proofErr w:type="spellEnd"/>
      <w:r w:rsidRPr="007C65B9">
        <w:t xml:space="preserve"> hypoglycemia, driven by excessive insulin secretion even in the absence of normal physiological stimuli like food intake </w:t>
      </w:r>
      <w:r w:rsidRPr="007C65B9">
        <w:fldChar w:fldCharType="begin">
          <w:fldData xml:space="preserve">PEVuZE5vdGU+PENpdGU+PEF1dGhvcj5Bcm5vdXg8L0F1dGhvcj48WWVhcj4yMDExPC9ZZWFyPjxS
ZWNOdW0+MzE4PC9SZWNOdW0+PERpc3BsYXlUZXh0PigxMCwgMTEpPC9EaXNwbGF5VGV4dD48cmVj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LWRhdGFiYXNlLXByb3ZpZGVyPjwvcmVjb3JkPjwvQ2l0ZT48Q2l0ZT48QXV0aG9yPkxhcGlkdXM8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ZWNOdW0+MzE4PC9SZWNOdW0+PERpc3BsYXlUZXh0PigxMCwgMTEpPC9EaXNwbGF5VGV4dD48cmVj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LWRhdGFiYXNlLXByb3ZpZGVyPjwvcmVjb3JkPjwvQ2l0ZT48Q2l0ZT48QXV0aG9yPkxhcGlkdXM8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</w:fldData>
        </w:fldChar>
      </w:r>
      <w:r w:rsidRPr="007C65B9">
        <w:instrText xml:space="preserve"> ADDIN EN.CITE.DATA </w:instrText>
      </w:r>
      <w:r w:rsidRPr="007C65B9">
        <w:fldChar w:fldCharType="end"/>
      </w:r>
      <w:r w:rsidRPr="007C65B9">
        <w:fldChar w:fldCharType="separate"/>
      </w:r>
      <w:r w:rsidRPr="007C65B9">
        <w:rPr>
          <w:noProof/>
        </w:rPr>
        <w:t>(10, 11)</w:t>
      </w:r>
      <w:r w:rsidRPr="007C65B9">
        <w:fldChar w:fldCharType="end"/>
      </w:r>
      <w:r w:rsidRPr="007C65B9">
        <w:t xml:space="preserve">. As such, the hallmark of CHI is the inappropriate and excessive release of insulin by pancreatic β cells, which results in hypoglycemia accompanied by suppressed levels of ketones and free fatty acids, a reflection of the body's impaired ability to compensate for low blood sugar levels </w:t>
      </w:r>
      <w:r w:rsidRPr="007C65B9">
        <w:fldChar w:fldCharType="begin">
          <w:fldData xml:space="preserve">PEVuZE5vdGU+PENpdGU+PEF1dGhvcj5Sb3NlbmZlbGQ8L0F1dGhvcj48WWVhcj4yMDIzPC9ZZWFy
PjxSZWNOdW0+MzM2PC9SZWNOdW0+PERpc3BsYXlUZXh0PigxMiwgMTMpPC9EaXNwbGF5VGV4dD48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YWdlPmVuZzwvbGFuZ3VhZ2U+PC9yZWNvcmQ+PC9DaXRlPjxDaXRlPjxBdXRob3I+QmFuZXJqZWU8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PjxSZWNOdW0+MzM2PC9SZWNOdW0+PERpc3BsYXlUZXh0PigxMiwgMTMpPC9EaXNwbGF5VGV4dD48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YWdlPmVuZzwvbGFuZ3VhZ2U+PC9yZWNvcmQ+PC9DaXRlPjxDaXRlPjxBdXRob3I+QmFuZXJqZWU8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(12, 13)</w:t>
      </w:r>
      <w:r w:rsidRPr="007C65B9">
        <w:fldChar w:fldCharType="end"/>
      </w:r>
      <w:r w:rsidRPr="007C65B9">
        <w:t>.</w:t>
      </w:r>
    </w:p>
    <w:p w14:paraId="21DA143E" w14:textId="77777777" w:rsidR="00C55AE7" w:rsidRPr="007C65B9" w:rsidRDefault="00C55AE7" w:rsidP="00C55AE7">
      <w:pPr>
        <w:spacing w:before="120" w:after="120"/>
      </w:pPr>
      <w:r w:rsidRPr="007C65B9">
        <w:t xml:space="preserve">Historically, terms such as "idiopathic hypoglycemia of infancy", “persistent </w:t>
      </w:r>
      <w:proofErr w:type="spellStart"/>
      <w:r w:rsidRPr="007C65B9">
        <w:t>hyperinsulinemic</w:t>
      </w:r>
      <w:proofErr w:type="spellEnd"/>
      <w:r w:rsidRPr="007C65B9">
        <w:t xml:space="preserve"> hypoglycemia of infancy” (PHHI), and "nesidioblastosis" were used to describe this condition, but these are now considered obsolete. Research has demonstrated that these terms were either misnomers or referred to normal pancreatic features in early infancy. In 1975, experts proposed adopting "congenital hyperinsulinism" as the preferred term, emphasizing its innate origin </w:t>
      </w:r>
      <w:r w:rsidRPr="007C65B9">
        <w:fldChar w:fldCharType="begin">
          <w:fldData xml:space="preserve">PEVuZE5vdGU+PENpdGU+PEF1dGhvcj5Bcm5vdXg8L0F1dGhvcj48WWVhcj4yMDExPC9ZZWFyPjxS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ZWNOdW0+MzE4PC9SZWNOdW0+PERpc3BsYXlUZXh0Pig4LCAxMCk8L0Rpc3BsYXlUZXh0PjxyZWNv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</w:fldData>
        </w:fldChar>
      </w:r>
      <w:r w:rsidRPr="007C65B9">
        <w:instrText xml:space="preserve"> ADDIN EN.CITE.DATA </w:instrText>
      </w:r>
      <w:r w:rsidRPr="007C65B9">
        <w:fldChar w:fldCharType="end"/>
      </w:r>
      <w:r w:rsidRPr="007C65B9">
        <w:fldChar w:fldCharType="separate"/>
      </w:r>
      <w:r w:rsidRPr="007C65B9">
        <w:rPr>
          <w:noProof/>
        </w:rPr>
        <w:t>(8, 10)</w:t>
      </w:r>
      <w:r w:rsidRPr="007C65B9">
        <w:fldChar w:fldCharType="end"/>
      </w:r>
    </w:p>
    <w:p w14:paraId="464764FE" w14:textId="77777777" w:rsidR="00C55AE7" w:rsidRPr="007C65B9" w:rsidRDefault="00C55AE7" w:rsidP="00C55AE7">
      <w:pPr>
        <w:pStyle w:val="Heading3"/>
      </w:pPr>
      <w:r w:rsidRPr="007C65B9">
        <w:t>Outcome</w:t>
      </w:r>
    </w:p>
    <w:p w14:paraId="3BFA2F47" w14:textId="77777777" w:rsidR="00C55AE7" w:rsidRPr="007C65B9" w:rsidRDefault="00C55AE7" w:rsidP="00C55AE7">
      <w:pPr>
        <w:spacing w:before="120" w:after="120"/>
      </w:pPr>
      <w:r w:rsidRPr="007C65B9">
        <w:t xml:space="preserve">If left untreated or inadequately managed, CHI is associated with a high risk of long-term neurodevelopmental complications, underscoring the critical importance of prompt diagnosis and intervention to improve long-term outcomes </w:t>
      </w:r>
      <w:r w:rsidRPr="007C65B9">
        <w:fldChar w:fldCharType="begin">
          <w:fldData xml:space="preserve">PEVuZE5vdGU+PENpdGU+PEF1dGhvcj5Sb3NlbmZlbGQ8L0F1dGhvcj48WWVhcj4yMDIzPC9ZZWFy
PjxSZWNOdW0+MzM2PC9SZWNOdW0+PERpc3BsYXlUZXh0PigxMiwgMTQpPC9EaXNwbGF5VGV4dD48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YWdlPmVuZzwvbGFuZ3VhZ2U+PC9yZWNvcmQ+PC9DaXRlPjxDaXRlPjxBdXRob3I+UGFzcXVpbmk8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PjxSZWNOdW0+MzM2PC9SZWNOdW0+PERpc3BsYXlUZXh0PigxMiwgMTQpPC9EaXNwbGF5VGV4dD48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YWdlPmVuZzwvbGFuZ3VhZ2U+PC9yZWNvcmQ+PC9DaXRlPjxDaXRlPjxBdXRob3I+UGFzcXVpbmk8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</w:fldData>
        </w:fldChar>
      </w:r>
      <w:r w:rsidRPr="007C65B9">
        <w:instrText xml:space="preserve"> ADDIN EN.CITE.DATA </w:instrText>
      </w:r>
      <w:r w:rsidRPr="007C65B9">
        <w:fldChar w:fldCharType="end"/>
      </w:r>
      <w:r w:rsidRPr="007C65B9">
        <w:fldChar w:fldCharType="separate"/>
      </w:r>
      <w:r w:rsidRPr="007C65B9">
        <w:rPr>
          <w:noProof/>
        </w:rPr>
        <w:t>(12, 14)</w:t>
      </w:r>
      <w:r w:rsidRPr="007C65B9">
        <w:fldChar w:fldCharType="end"/>
      </w:r>
      <w:r w:rsidRPr="007C65B9">
        <w:t xml:space="preserve">. Some children may continue to experience troublesome hypoglycemia into late adolescence, reflecting the chronic nature of CHI in certain cases </w:t>
      </w:r>
      <w:r w:rsidRPr="007C65B9">
        <w:fldChar w:fldCharType="begin">
          <w:fldData xml:space="preserve">PEVuZE5vdGU+PENpdGU+PEF1dGhvcj5CYW5lcmplZTwvQXV0aG9yPjxZZWFyPjIwMTk8L1llYXI+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</w:fldData>
        </w:fldChar>
      </w:r>
      <w:r w:rsidRPr="007C65B9">
        <w:instrText xml:space="preserve"> ADDIN EN.CITE </w:instrText>
      </w:r>
      <w:r w:rsidRPr="007C65B9">
        <w:fldChar w:fldCharType="begin">
          <w:fldData xml:space="preserve">PEVuZE5vdGU+PENpdGU+PEF1dGhvcj5CYW5lcmplZTwvQXV0aG9yPjxZZWFyPjIwMTk8L1llYXI+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(13)</w:t>
      </w:r>
      <w:r w:rsidRPr="007C65B9">
        <w:fldChar w:fldCharType="end"/>
      </w:r>
      <w:r w:rsidRPr="007C65B9">
        <w:t>.</w:t>
      </w:r>
    </w:p>
    <w:p w14:paraId="07F489D1" w14:textId="77777777" w:rsidR="00C55AE7" w:rsidRPr="007C65B9" w:rsidRDefault="00C55AE7" w:rsidP="00C55AE7">
      <w:pPr>
        <w:spacing w:before="120" w:after="120"/>
      </w:pPr>
      <w:r w:rsidRPr="007C65B9">
        <w:t xml:space="preserve">As many as 50% of children with CHI experience long-term neurodevelopmental impairments, with detrimental effects on patients, families, society, and healthcare systems as a whole </w:t>
      </w:r>
      <w:r w:rsidRPr="007C65B9">
        <w:fldChar w:fldCharType="begin">
          <w:fldData xml:space="preserve">PEVuZE5vdGU+PENpdGU+PEF1dGhvcj5Xb3J0aDwvQXV0aG9yPjxZZWFyPjIwMjA8L1llYXI+PFJl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Y051bT4zNzM8L1JlY051bT48RGlzcGxheVRleHQ+KDcsIDE1LCAxNik8L0Rpc3BsYXlUZXh0Pjxy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</w:fldData>
        </w:fldChar>
      </w:r>
      <w:r w:rsidRPr="007C65B9">
        <w:instrText xml:space="preserve"> ADDIN EN.CITE.DATA </w:instrText>
      </w:r>
      <w:r w:rsidRPr="007C65B9">
        <w:fldChar w:fldCharType="end"/>
      </w:r>
      <w:r w:rsidRPr="007C65B9">
        <w:fldChar w:fldCharType="separate"/>
      </w:r>
      <w:r w:rsidRPr="007C65B9">
        <w:rPr>
          <w:noProof/>
        </w:rPr>
        <w:t>(7, 15, 16)</w:t>
      </w:r>
      <w:r w:rsidRPr="007C65B9">
        <w:fldChar w:fldCharType="end"/>
      </w:r>
      <w:r w:rsidRPr="007C65B9">
        <w:t>. Patients frequently suffer from neurological disorders such as developmental delays</w:t>
      </w:r>
      <w:ins w:id="141" w:author="AML Christensen team" w:date="2024-12-04T10:29:00Z" w16du:dateUtc="2024-12-04T09:29:00Z">
        <w:r w:rsidRPr="007C65B9">
          <w:t xml:space="preserve"> and</w:t>
        </w:r>
      </w:ins>
      <w:del w:id="142" w:author="AML Christensen team" w:date="2024-12-04T10:29:00Z" w16du:dateUtc="2024-12-04T09:29:00Z">
        <w:r w:rsidRPr="007C65B9" w:rsidDel="0048349D">
          <w:delText>,</w:delText>
        </w:r>
      </w:del>
      <w:r w:rsidRPr="007C65B9">
        <w:t xml:space="preserve"> epilepsy</w:t>
      </w:r>
      <w:del w:id="143" w:author="AML Christensen team" w:date="2024-12-04T10:29:00Z" w16du:dateUtc="2024-12-04T09:29:00Z">
        <w:r w:rsidRPr="007C65B9" w:rsidDel="0048349D">
          <w:delText>,</w:delText>
        </w:r>
      </w:del>
      <w:r w:rsidRPr="007C65B9">
        <w:t xml:space="preserve"> </w:t>
      </w:r>
      <w:del w:id="144" w:author="AML Christensen team" w:date="2024-12-04T10:29:00Z" w16du:dateUtc="2024-12-04T09:29:00Z">
        <w:r w:rsidRPr="007C65B9" w:rsidDel="0048349D">
          <w:delText xml:space="preserve">and </w:delText>
        </w:r>
        <w:commentRangeStart w:id="145"/>
        <w:r w:rsidRPr="007C65B9" w:rsidDel="0048349D">
          <w:delText>microcephaly</w:delText>
        </w:r>
        <w:commentRangeEnd w:id="145"/>
        <w:r w:rsidRPr="007C65B9" w:rsidDel="0048349D">
          <w:rPr>
            <w:rStyle w:val="CommentReference"/>
          </w:rPr>
          <w:commentReference w:id="145"/>
        </w:r>
        <w:r w:rsidRPr="007C65B9" w:rsidDel="0048349D">
          <w:delText xml:space="preserve"> </w:delText>
        </w:r>
      </w:del>
      <w:r w:rsidRPr="007C65B9">
        <w:t xml:space="preserve">due to hypoglycemic brain injury. Additionally, deficits in attention, verbal working memory, visual learning, memory, and sensorimotor functions are common in early childhood. This may result in neurodevelopmental challenges like sucking and swallowing disorders, speech, language, motor, and vision delays, lower limb weakness, as well as an increased risk of cerebral palsy </w:t>
      </w:r>
      <w:r w:rsidRPr="007C65B9">
        <w:fldChar w:fldCharType="begin">
          <w:fldData xml:space="preserve">PEVuZE5vdGU+PENpdGU+PEF1dGhvcj5EZSBMZW9uPC9BdXRob3I+PFllYXI+MjAyNDwvWWVhcj48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UmVjTnVtPjMzMTwvUmVjTnVtPjxEaXNwbGF5VGV4dD4oMTUsIDE3LCAxOCk8L0Rpc3BsYXlUZXh0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</w:fldData>
        </w:fldChar>
      </w:r>
      <w:r w:rsidRPr="007C65B9">
        <w:instrText xml:space="preserve"> ADDIN EN.CITE.DATA </w:instrText>
      </w:r>
      <w:r w:rsidRPr="007C65B9">
        <w:fldChar w:fldCharType="end"/>
      </w:r>
      <w:r w:rsidRPr="007C65B9">
        <w:fldChar w:fldCharType="separate"/>
      </w:r>
      <w:r w:rsidRPr="007C65B9">
        <w:rPr>
          <w:noProof/>
        </w:rPr>
        <w:t>(15, 17, 18)</w:t>
      </w:r>
      <w:r w:rsidRPr="007C65B9">
        <w:fldChar w:fldCharType="end"/>
      </w:r>
      <w:r w:rsidRPr="007C65B9">
        <w:t xml:space="preserve">. </w:t>
      </w:r>
    </w:p>
    <w:p w14:paraId="4B57D44B" w14:textId="77777777" w:rsidR="00C55AE7" w:rsidRPr="007C65B9" w:rsidRDefault="00C55AE7" w:rsidP="00C55AE7">
      <w:pPr>
        <w:spacing w:before="120" w:after="120"/>
      </w:pPr>
      <w:r w:rsidRPr="007C65B9">
        <w:t xml:space="preserve">Severe cases of CHI can lead to deep, prolonged hypoglycemia, which can result in irreversible brain damage, manifesting as coma, status epilepticus, or even death in infancy </w:t>
      </w:r>
      <w:r w:rsidRPr="007C65B9">
        <w:fldChar w:fldCharType="begin"/>
      </w:r>
      <w:r w:rsidRPr="007C65B9">
        <w:instrText xml:space="preserve"> ADDIN EN.CITE &lt;EndNote&gt;&lt;Cite&gt;&lt;Author&gt;Wang&lt;/Author&gt;&lt;Year&gt;2017&lt;/Year&gt;&lt;RecNum&gt;392&lt;/RecNum&gt;&lt;DisplayText&gt;(19)&lt;/DisplayText&gt;&lt;record&gt;&lt;rec-number&gt;392&lt;/rec-number&gt;&lt;foreign-keys&gt;&lt;key app="EN" db-id="vwrrttwz10fd9netdtjv5t0n2rea550ese5e" timestamp="1726042242"&gt;392&lt;/key&gt;&lt;/foreign-keys&gt;&lt;ref-type name="Journal Article"&gt;17&lt;/ref-type&gt;&lt;contributors&gt;&lt;authors&gt;&lt;author&gt;Wang, W. Y.&lt;/author&gt;&lt;author&gt;Sun, Y.&lt;/author&gt;&lt;author&gt;Zhao, W. T.&lt;/author&gt;&lt;author&gt;Wu, T.&lt;/author&gt;&lt;author&gt;Wang, L.&lt;/author&gt;&lt;author&gt;Yuan, T. M.&lt;/author&gt;&lt;author&gt;Yu, H. M.&lt;/author&gt;&lt;/authors&gt;&lt;/contributors&gt;&lt;auth-address&gt;Zhejiang University School of Medicine, Children&amp;apos;s Hospital, Clinic of Neonates, Hangzhou, China.&lt;/auth-address&gt;&lt;titles&gt;&lt;title&gt;Congenital Hyperinsulinism in China: A Review of Chinese Literature Over the Past 15 Years&lt;/title&gt;&lt;secondary-title&gt;J Clin Res Pediatr Endocrinol&lt;/secondary-title&gt;&lt;/titles&gt;&lt;periodical&gt;&lt;full-title&gt;J Clin Res Pediatr Endocrinol&lt;/full-title&gt;&lt;/periodical&gt;&lt;pages&gt;194-201&lt;/pages&gt;&lt;volume&gt;9&lt;/volume&gt;&lt;number&gt;3&lt;/number&gt;&lt;edition&gt;20170308&lt;/edition&gt;&lt;keywords&gt;&lt;keyword&gt;China&lt;/keyword&gt;&lt;keyword&gt;*Congenital Hyperinsulinism&lt;/keyword&gt;&lt;keyword&gt;Humans&lt;/keyword&gt;&lt;keyword&gt;Congenital hyperinsulinism&lt;/keyword&gt;&lt;keyword&gt;clinical presentation gene mutation.&lt;/keyword&gt;&lt;keyword&gt;neonate&lt;/keyword&gt;&lt;/keywords&gt;&lt;dates&gt;&lt;year&gt;2017&lt;/year&gt;&lt;pub-dates&gt;&lt;date&gt;Sep 1&lt;/date&gt;&lt;/pub-dates&gt;&lt;/dates&gt;&lt;isbn&gt;1308-5727 (Print)&lt;/isbn&gt;&lt;accession-num&gt;28270372&lt;/accession-num&gt;&lt;urls&gt;&lt;/urls&gt;&lt;custom2&gt;PMC5596799&lt;/custom2&gt;&lt;electronic-resource-num&gt;10.4274/jcrpe.3934&lt;/electronic-resource-num&gt;&lt;remote-database-provider&gt;NLM&lt;/remote-database-provider&gt;&lt;language&gt;eng&lt;/language&gt;&lt;/record&gt;&lt;/Cite&gt;&lt;/EndNote&gt;</w:instrText>
      </w:r>
      <w:r w:rsidRPr="007C65B9">
        <w:fldChar w:fldCharType="separate"/>
      </w:r>
      <w:r w:rsidRPr="007C65B9">
        <w:rPr>
          <w:noProof/>
        </w:rPr>
        <w:t>(19)</w:t>
      </w:r>
      <w:r w:rsidRPr="007C65B9">
        <w:fldChar w:fldCharType="end"/>
      </w:r>
      <w:r w:rsidRPr="007C65B9">
        <w:t>. The strongest associations between severe brain injury and CHI are linked to hypoglycemic seizures, blood glucose levels below 20 mg/dL</w:t>
      </w:r>
      <w:ins w:id="146" w:author="AML Christensen team" w:date="2024-12-04T11:15:00Z" w16du:dateUtc="2024-12-04T10:15:00Z">
        <w:r w:rsidRPr="007C65B9">
          <w:t xml:space="preserve"> (1.1 mmol/L)</w:t>
        </w:r>
      </w:ins>
      <w:r w:rsidRPr="007C65B9">
        <w:t xml:space="preserve">, and a history of untreated hypoglycemia </w:t>
      </w:r>
      <w:r w:rsidRPr="007C65B9">
        <w:fldChar w:fldCharType="begin"/>
      </w:r>
      <w:r w:rsidRPr="007C65B9">
        <w:instrText xml:space="preserve"> ADDIN EN.CITE &lt;EndNote&gt;&lt;Cite&gt;&lt;Author&gt;Martino&lt;/Author&gt;&lt;Year&gt;2022&lt;/Year&gt;&lt;RecNum&gt;344&lt;/RecNum&gt;&lt;DisplayText&gt;(15)&lt;/DisplayText&gt;&lt;record&gt;&lt;rec-number&gt;344&lt;/rec-number&gt;&lt;foreign-keys&gt;&lt;key app="EN" db-id="vwrrttwz10fd9netdtjv5t0n2rea550ese5e" timestamp="1726042242"&gt;344&lt;/key&gt;&lt;/foreign-keys&gt;&lt;ref-type name="Journal Article"&gt;17&lt;/ref-type&gt;&lt;contributors&gt;&lt;authors&gt;&lt;author&gt;Martino, M.&lt;/author&gt;&lt;author&gt;Sartorelli, J.&lt;/author&gt;&lt;author&gt;Gragnaniello, V.&lt;/author&gt;&lt;author&gt;Burlina, A.&lt;/author&gt;&lt;/authors&gt;&lt;/contributors&gt;&lt;auth-address&gt;Department of Child and Mother, University of Padua, Padua, Italy.&amp;#xD;Division of Inborn Metabolic Disease, Department of Pediatrics, University Hospital Padua, Padua, Italy.&lt;/auth-address&gt;&lt;titles&gt;&lt;title&gt;Congenital hyperinsulinism in clinical practice: From biochemical pathophysiology to new monitoring techniques&lt;/title&gt;&lt;secondary-title&gt;Front Pediatr&lt;/secondary-title&gt;&lt;/titles&gt;&lt;periodical&gt;&lt;full-title&gt;Front Pediatr&lt;/full-title&gt;&lt;/periodical&gt;&lt;pages&gt;901338&lt;/pages&gt;&lt;volume&gt;10&lt;/volume&gt;&lt;edition&gt;20220923&lt;/edition&gt;&lt;keywords&gt;&lt;keyword&gt;Cgm&lt;/keyword&gt;&lt;keyword&gt;glucose&lt;/keyword&gt;&lt;keyword&gt;hyperinsulinism&lt;/keyword&gt;&lt;keyword&gt;hypoglycemia&lt;/keyword&gt;&lt;keyword&gt;inborn error of metabolism&lt;/keyword&gt;&lt;/keywords&gt;&lt;dates&gt;&lt;year&gt;2022&lt;/year&gt;&lt;/dates&gt;&lt;isbn&gt;2296-2360 (Print)&amp;#xD;2296-2360&lt;/isbn&gt;&lt;accession-num&gt;36210928&lt;/accession-num&gt;&lt;urls&gt;&lt;/urls&gt;&lt;custom1&gt;The authors declare that the research was conducted in the absence of any commercial or financial relationships that could be construed as a potential conflict of interest.&lt;/custom1&gt;&lt;custom2&gt;PMC9538154&lt;/custom2&gt;&lt;electronic-resource-num&gt;10.3389/fped.2022.901338&lt;/electronic-resource-num&gt;&lt;remote-database-provider&gt;NLM&lt;/remote-database-provider&gt;&lt;language&gt;eng&lt;/language&gt;&lt;/record&gt;&lt;/Cite&gt;&lt;/EndNote&gt;</w:instrText>
      </w:r>
      <w:r w:rsidRPr="007C65B9">
        <w:fldChar w:fldCharType="separate"/>
      </w:r>
      <w:r w:rsidRPr="007C65B9">
        <w:rPr>
          <w:noProof/>
        </w:rPr>
        <w:t>(15)</w:t>
      </w:r>
      <w:r w:rsidRPr="007C65B9">
        <w:fldChar w:fldCharType="end"/>
      </w:r>
      <w:r w:rsidRPr="007C65B9">
        <w:t xml:space="preserve">. Intellectual disability is more common in children with neonatal-onset CHI (11%) compared to those diagnosed later in infancy (3%)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 xml:space="preserve">. There is also a risk of glucose intolerance and diabetes, particularly in patients with HNF4A gene mutations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w:t>
      </w:r>
    </w:p>
    <w:p w14:paraId="03781206" w14:textId="77777777" w:rsidR="00C55AE7" w:rsidRPr="007C65B9" w:rsidRDefault="00C55AE7" w:rsidP="00C55AE7">
      <w:pPr>
        <w:spacing w:before="120" w:after="120"/>
      </w:pPr>
      <w:r w:rsidRPr="007C65B9">
        <w:t xml:space="preserve">Despite advancements in diagnostic methods and treatments, rates of long-term neuro-disability remain high, with 26-48% of affected children experiencing neurodevelopmental challenges in various cohorts </w:t>
      </w:r>
      <w:r w:rsidRPr="007C65B9">
        <w:lastRenderedPageBreak/>
        <w:t xml:space="preserve">around the world </w:t>
      </w:r>
      <w:r w:rsidRPr="007C65B9">
        <w:fldChar w:fldCharType="begin">
          <w:fldData xml:space="preserve">PEVuZE5vdGU+PENpdGU+PEF1dGhvcj5Sb3NlbmZlbGQ8L0F1dGhvcj48WWVhcj4yMDIzPC9ZZWFy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PjxSZWNOdW0+MzM2PC9SZWNOdW0+PERpc3BsYXlUZXh0Pig3LCAxMiwgMTYpPC9EaXNwbGF5VGV4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</w:fldData>
        </w:fldChar>
      </w:r>
      <w:r w:rsidRPr="007C65B9">
        <w:instrText xml:space="preserve"> ADDIN EN.CITE.DATA </w:instrText>
      </w:r>
      <w:r w:rsidRPr="007C65B9">
        <w:fldChar w:fldCharType="end"/>
      </w:r>
      <w:r w:rsidRPr="007C65B9">
        <w:fldChar w:fldCharType="separate"/>
      </w:r>
      <w:r w:rsidRPr="007C65B9">
        <w:rPr>
          <w:noProof/>
        </w:rPr>
        <w:t>(7, 12, 16)</w:t>
      </w:r>
      <w:r w:rsidRPr="007C65B9">
        <w:fldChar w:fldCharType="end"/>
      </w:r>
      <w:r w:rsidRPr="007C65B9">
        <w:t xml:space="preserve">. These complications result from the combined effects of hypoglycemia and </w:t>
      </w:r>
      <w:proofErr w:type="spellStart"/>
      <w:r w:rsidRPr="007C65B9">
        <w:t>hypoketonemia</w:t>
      </w:r>
      <w:proofErr w:type="spellEnd"/>
      <w:r w:rsidRPr="007C65B9">
        <w:t xml:space="preserve"> during critical stages of early brain development when neurons are most susceptible to metabolic disturbances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The lack of alternative brain fuels, such as ketone bodies and lactate, due to hyperinsulinism, exacerbates brain injury in CHI, as these are crucial for neuronal survival in states of glucose deficiency. Moreover, comorbidities such as status epilepticus, respiratory failure, hypoxic-ischemic injury, and infections can further increase the brain's energy demands, worsening hypoglycemic brain injury </w:t>
      </w:r>
      <w:r w:rsidRPr="007C65B9">
        <w:fldChar w:fldCharType="begin"/>
      </w:r>
      <w:r w:rsidRPr="007C65B9">
        <w:instrText xml:space="preserve"> ADDIN EN.CITE &lt;EndNote&gt;&lt;Cite&gt;&lt;Author&gt;Martino&lt;/Author&gt;&lt;Year&gt;2022&lt;/Year&gt;&lt;RecNum&gt;344&lt;/RecNum&gt;&lt;DisplayText&gt;(15)&lt;/DisplayText&gt;&lt;record&gt;&lt;rec-number&gt;344&lt;/rec-number&gt;&lt;foreign-keys&gt;&lt;key app="EN" db-id="vwrrttwz10fd9netdtjv5t0n2rea550ese5e" timestamp="1726042242"&gt;344&lt;/key&gt;&lt;/foreign-keys&gt;&lt;ref-type name="Journal Article"&gt;17&lt;/ref-type&gt;&lt;contributors&gt;&lt;authors&gt;&lt;author&gt;Martino, M.&lt;/author&gt;&lt;author&gt;Sartorelli, J.&lt;/author&gt;&lt;author&gt;Gragnaniello, V.&lt;/author&gt;&lt;author&gt;Burlina, A.&lt;/author&gt;&lt;/authors&gt;&lt;/contributors&gt;&lt;auth-address&gt;Department of Child and Mother, University of Padua, Padua, Italy.&amp;#xD;Division of Inborn Metabolic Disease, Department of Pediatrics, University Hospital Padua, Padua, Italy.&lt;/auth-address&gt;&lt;titles&gt;&lt;title&gt;Congenital hyperinsulinism in clinical practice: From biochemical pathophysiology to new monitoring techniques&lt;/title&gt;&lt;secondary-title&gt;Front Pediatr&lt;/secondary-title&gt;&lt;/titles&gt;&lt;periodical&gt;&lt;full-title&gt;Front Pediatr&lt;/full-title&gt;&lt;/periodical&gt;&lt;pages&gt;901338&lt;/pages&gt;&lt;volume&gt;10&lt;/volume&gt;&lt;edition&gt;20220923&lt;/edition&gt;&lt;keywords&gt;&lt;keyword&gt;Cgm&lt;/keyword&gt;&lt;keyword&gt;glucose&lt;/keyword&gt;&lt;keyword&gt;hyperinsulinism&lt;/keyword&gt;&lt;keyword&gt;hypoglycemia&lt;/keyword&gt;&lt;keyword&gt;inborn error of metabolism&lt;/keyword&gt;&lt;/keywords&gt;&lt;dates&gt;&lt;year&gt;2022&lt;/year&gt;&lt;/dates&gt;&lt;isbn&gt;2296-2360 (Print)&amp;#xD;2296-2360&lt;/isbn&gt;&lt;accession-num&gt;36210928&lt;/accession-num&gt;&lt;urls&gt;&lt;/urls&gt;&lt;custom1&gt;The authors declare that the research was conducted in the absence of any commercial or financial relationships that could be construed as a potential conflict of interest.&lt;/custom1&gt;&lt;custom2&gt;PMC9538154&lt;/custom2&gt;&lt;electronic-resource-num&gt;10.3389/fped.2022.901338&lt;/electronic-resource-num&gt;&lt;remote-database-provider&gt;NLM&lt;/remote-database-provider&gt;&lt;language&gt;eng&lt;/language&gt;&lt;/record&gt;&lt;/Cite&gt;&lt;/EndNote&gt;</w:instrText>
      </w:r>
      <w:r w:rsidRPr="007C65B9">
        <w:fldChar w:fldCharType="separate"/>
      </w:r>
      <w:r w:rsidRPr="007C65B9">
        <w:rPr>
          <w:noProof/>
        </w:rPr>
        <w:t>(15)</w:t>
      </w:r>
      <w:r w:rsidRPr="007C65B9">
        <w:fldChar w:fldCharType="end"/>
      </w:r>
      <w:r w:rsidRPr="007C65B9">
        <w:t>.</w:t>
      </w:r>
    </w:p>
    <w:p w14:paraId="30581C50" w14:textId="77777777" w:rsidR="00C55AE7" w:rsidRPr="007C65B9" w:rsidRDefault="00C55AE7" w:rsidP="00C55AE7">
      <w:pPr>
        <w:spacing w:before="120" w:after="120"/>
      </w:pPr>
      <w:r w:rsidRPr="007C65B9">
        <w:t xml:space="preserve">Living with CHI imposes significant psychosocial and financial burdens on families, particularly in the early years following diagnosis. Many families experience fear of hypoglycemia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 xml:space="preserve">. Additionally, 48% of parents report that their physical health has suffered, while 67% note that caring for a child with CHI has negatively impacted their mental health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 xml:space="preserve">. </w:t>
      </w:r>
      <w:ins w:id="147" w:author="AML Christensen team" w:date="2024-12-04T10:31:00Z">
        <w:r w:rsidRPr="007C65B9">
          <w:t xml:space="preserve">Even though some data indicate that parents’ quality of life (QoL) is high, with </w:t>
        </w:r>
      </w:ins>
      <w:ins w:id="148" w:author="AML Christensen team" w:date="2024-12-04T10:31:00Z" w16du:dateUtc="2024-12-04T09:31:00Z">
        <w:r w:rsidRPr="007C65B9">
          <w:t>improved</w:t>
        </w:r>
      </w:ins>
      <w:ins w:id="149" w:author="AML Christensen team" w:date="2024-12-04T10:31:00Z">
        <w:r w:rsidRPr="007C65B9">
          <w:t xml:space="preserve"> QoL as their children grow older</w:t>
        </w:r>
      </w:ins>
      <w:commentRangeStart w:id="150"/>
      <w:del w:id="151" w:author="AML Christensen team" w:date="2024-12-04T10:31:00Z" w16du:dateUtc="2024-12-04T09:31:00Z">
        <w:r w:rsidRPr="007C65B9" w:rsidDel="0048349D">
          <w:delText>Despite these challenges, most parents rate their quality of life (QoL) as high</w:delText>
        </w:r>
        <w:commentRangeEnd w:id="150"/>
        <w:r w:rsidRPr="007C65B9" w:rsidDel="0048349D">
          <w:rPr>
            <w:rStyle w:val="CommentReference"/>
          </w:rPr>
          <w:commentReference w:id="150"/>
        </w:r>
        <w:r w:rsidRPr="007C65B9" w:rsidDel="0048349D">
          <w:delText>, with increasing QoL as their children grow older. Furthermore, studies indicate that living with CHI does not necessarily reduce health-related QoL in childhood and adolescence compared to the general population</w:delText>
        </w:r>
      </w:del>
      <w:r w:rsidRPr="007C65B9">
        <w:t xml:space="preserve"> </w:t>
      </w:r>
      <w:r w:rsidRPr="007C65B9">
        <w:fldChar w:fldCharType="begin">
          <w:fldData xml:space="preserve">PEVuZE5vdGU+PENpdGU+PEF1dGhvcj5CYW5lcmplZTwvQXV0aG9yPjxZZWFyPjIwMjI8L1llYXI+
PFJlY051bT4zNTI8L1JlY051bT48RGlzcGxheVRleHQ+KDE4LCAyMCk8L0Rpc3BsYXlUZXh0Pjxy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ZD48L0NpdGU+PENpdGU+PEF1dGhvcj5LcmF3Y3p5azwvQXV0aG9yPjxZZWFyPjIwMjI8L1llYXI+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PFJlY051bT4zNTI8L1JlY051bT48RGlzcGxheVRleHQ+KDE4LCAyMCk8L0Rpc3BsYXlUZXh0Pjxy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ZD48L0NpdGU+PENpdGU+PEF1dGhvcj5LcmF3Y3p5azwvQXV0aG9yPjxZZWFyPjIwMjI8L1llYXI+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</w:fldData>
        </w:fldChar>
      </w:r>
      <w:r w:rsidRPr="007C65B9">
        <w:instrText xml:space="preserve"> ADDIN EN.CITE.DATA </w:instrText>
      </w:r>
      <w:r w:rsidRPr="007C65B9">
        <w:fldChar w:fldCharType="end"/>
      </w:r>
      <w:r w:rsidRPr="007C65B9">
        <w:fldChar w:fldCharType="separate"/>
      </w:r>
      <w:r w:rsidRPr="007C65B9">
        <w:rPr>
          <w:noProof/>
        </w:rPr>
        <w:t>(18, 20)</w:t>
      </w:r>
      <w:r w:rsidRPr="007C65B9">
        <w:fldChar w:fldCharType="end"/>
      </w:r>
      <w:del w:id="152" w:author="AML Christensen team" w:date="2024-12-04T10:31:00Z" w16du:dateUtc="2024-12-04T09:31:00Z">
        <w:r w:rsidRPr="007C65B9" w:rsidDel="0048349D">
          <w:delText>. However</w:delText>
        </w:r>
      </w:del>
      <w:r w:rsidRPr="007C65B9">
        <w:t xml:space="preserve">, a recent scoping review described that there are only four studies that investigated the health-related QoL in CHI and these studies are overall inconclusive </w:t>
      </w:r>
      <w:r w:rsidRPr="007C65B9">
        <w:fldChar w:fldCharType="begin"/>
      </w:r>
      <w:r w:rsidRPr="007C65B9">
        <w:instrText xml:space="preserve"> ADDIN EN.CITE &lt;EndNote&gt;&lt;Cite&gt;&lt;Author&gt;Kristensen&lt;/Author&gt;&lt;Year&gt;2021&lt;/Year&gt;&lt;RecNum&gt;353&lt;/RecNum&gt;&lt;DisplayText&gt;(16)&lt;/DisplayText&gt;&lt;record&gt;&lt;rec-number&gt;353&lt;/rec-number&gt;&lt;foreign-keys&gt;&lt;key app="EN" db-id="vwrrttwz10fd9netdtjv5t0n2rea550ese5e" timestamp="1726042242"&gt;353&lt;/key&gt;&lt;/foreign-keys&gt;&lt;ref-type name="Journal Article"&gt;17&lt;/ref-type&gt;&lt;contributors&gt;&lt;authors&gt;&lt;author&gt;Kristensen, K.&lt;/author&gt;&lt;author&gt;Quitmann, J.&lt;/author&gt;&lt;author&gt;Witt, S.&lt;/author&gt;&lt;/authors&gt;&lt;/contributors&gt;&lt;auth-address&gt;Department of Medical Psychology, University Medical Center Hamburg-Eppendorf, Hamburg, Germany.&lt;/auth-address&gt;&lt;titles&gt;&lt;title&gt;Health-Related Quality of Life of Children and Adolescents With Congenital Hyperinsulinism - A Scoping Review&lt;/title&gt;&lt;secondary-title&gt;Front Endocrinol (Lausanne)&lt;/secondary-title&gt;&lt;/titles&gt;&lt;periodical&gt;&lt;full-title&gt;Front Endocrinol (Lausanne)&lt;/full-title&gt;&lt;/periodical&gt;&lt;pages&gt;784932&lt;/pages&gt;&lt;volume&gt;12&lt;/volume&gt;&lt;edition&gt;20211203&lt;/edition&gt;&lt;keywords&gt;&lt;keyword&gt;Adolescent&lt;/keyword&gt;&lt;keyword&gt;Child&lt;/keyword&gt;&lt;keyword&gt;Congenital Hyperinsulinism/*diagnosis/epidemiology/*psychology&lt;/keyword&gt;&lt;keyword&gt;Cross-Sectional Studies&lt;/keyword&gt;&lt;keyword&gt;Humans&lt;/keyword&gt;&lt;keyword&gt;Observational Studies as Topic/methods&lt;/keyword&gt;&lt;keyword&gt;Quality of Life/*psychology&lt;/keyword&gt;&lt;keyword&gt;Health-related quality of life&lt;/keyword&gt;&lt;keyword&gt;adolescents&lt;/keyword&gt;&lt;keyword&gt;children&lt;/keyword&gt;&lt;keyword&gt;congenital hyperinsulinism&lt;/keyword&gt;&lt;keyword&gt;patient-reported outcomes&lt;/keyword&gt;&lt;/keywords&gt;&lt;dates&gt;&lt;year&gt;2021&lt;/year&gt;&lt;/dates&gt;&lt;isbn&gt;1664-2392 (Print)&amp;#xD;1664-2392&lt;/isbn&gt;&lt;accession-num&gt;34925243&lt;/accession-num&gt;&lt;urls&gt;&lt;/urls&gt;&lt;custom1&gt;The authors declare that the research was conducted in the absence of any commercial or financial relationships that could be construed as a potential conflict of interest.&lt;/custom1&gt;&lt;custom2&gt;PMC8678977&lt;/custom2&gt;&lt;electronic-resource-num&gt;10.3389/fendo.2021.784932&lt;/electronic-resource-num&gt;&lt;remote-database-provider&gt;NLM&lt;/remote-database-provider&gt;&lt;language&gt;eng&lt;/language&gt;&lt;/record&gt;&lt;/Cite&gt;&lt;/EndNote&gt;</w:instrText>
      </w:r>
      <w:r w:rsidRPr="007C65B9">
        <w:fldChar w:fldCharType="separate"/>
      </w:r>
      <w:r w:rsidRPr="007C65B9">
        <w:rPr>
          <w:noProof/>
        </w:rPr>
        <w:t>(16)</w:t>
      </w:r>
      <w:r w:rsidRPr="007C65B9">
        <w:fldChar w:fldCharType="end"/>
      </w:r>
      <w:r w:rsidRPr="007C65B9">
        <w:t xml:space="preserve">. </w:t>
      </w:r>
    </w:p>
    <w:p w14:paraId="3F430261" w14:textId="77777777" w:rsidR="00C55AE7" w:rsidRPr="007C65B9" w:rsidRDefault="00C55AE7" w:rsidP="00C55AE7">
      <w:pPr>
        <w:pStyle w:val="Heading3"/>
      </w:pPr>
      <w:r w:rsidRPr="007C65B9">
        <w:t>Epidemiology</w:t>
      </w:r>
    </w:p>
    <w:p w14:paraId="08BF0A80" w14:textId="77777777" w:rsidR="00C55AE7" w:rsidRPr="007C65B9" w:rsidRDefault="00C55AE7" w:rsidP="00C55AE7">
      <w:pPr>
        <w:spacing w:before="120" w:after="120"/>
      </w:pPr>
      <w:r w:rsidRPr="007C65B9">
        <w:t xml:space="preserve">CHI is a rare disorder, and reliable global estimates regarding its incidence and prevalence are scarce. In addition, CHI’s estimated incidence varies significantly across populations. In Western countries, the incidence is generally estimated to be between 1 in 28,000 and 1 in 50,000 live births </w:t>
      </w:r>
      <w:r w:rsidRPr="007C65B9">
        <w:fldChar w:fldCharType="begin">
          <w:fldData xml:space="preserve">PEVuZE5vdGU+PENpdGU+PEF1dGhvcj5Bcm5vdXg8L0F1dGhvcj48WWVhcj4yMDExPC9ZZWFyPjxS
ZWNOdW0+MzE4PC9SZWNOdW0+PERpc3BsYXlUZXh0PigxMCwgMjApPC9EaXNwbGF5VGV4dD48cmVj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LWRhdGFiYXNlLXByb3ZpZGVyPjwvcmVjb3JkPjwvQ2l0ZT48Q2l0ZT48QXV0aG9yPkJhbmVyamVl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ZWNOdW0+MzE4PC9SZWNOdW0+PERpc3BsYXlUZXh0PigxMCwgMjApPC9EaXNwbGF5VGV4dD48cmVj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LWRhdGFiYXNlLXByb3ZpZGVyPjwvcmVjb3JkPjwvQ2l0ZT48Q2l0ZT48QXV0aG9yPkJhbmVyamVl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</w:fldData>
        </w:fldChar>
      </w:r>
      <w:r w:rsidRPr="007C65B9">
        <w:instrText xml:space="preserve"> ADDIN EN.CITE.DATA </w:instrText>
      </w:r>
      <w:r w:rsidRPr="007C65B9">
        <w:fldChar w:fldCharType="end"/>
      </w:r>
      <w:r w:rsidRPr="007C65B9">
        <w:fldChar w:fldCharType="separate"/>
      </w:r>
      <w:r w:rsidRPr="007C65B9">
        <w:rPr>
          <w:noProof/>
        </w:rPr>
        <w:t>(10, 20)</w:t>
      </w:r>
      <w:r w:rsidRPr="007C65B9">
        <w:fldChar w:fldCharType="end"/>
      </w:r>
      <w:r w:rsidRPr="007C65B9">
        <w:t xml:space="preserve">. However, in populations with higher rates of consanguinity, such as in Saudi Arabia, the incidence can be as high as 1 in 2,500 live births due to the increased likelihood of recessive genetic mutations being inherited </w:t>
      </w:r>
      <w:r w:rsidRPr="007C65B9">
        <w:fldChar w:fldCharType="begin">
          <w:fldData xml:space="preserve">PEVuZE5vdGU+PENpdGU+PEF1dGhvcj5Bcm5vdXg8L0F1dGhvcj48WWVhcj4yMDExPC9ZZWFyPjxS
ZWNOdW0+MzE4PC9SZWNOdW0+PERpc3BsYXlUZXh0PigxMCwgMjApPC9EaXNwbGF5VGV4dD48cmVj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LWRhdGFiYXNlLXByb3ZpZGVyPjwvcmVjb3JkPjwvQ2l0ZT48Q2l0ZT48QXV0aG9yPkJhbmVyamVl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ZWNOdW0+MzE4PC9SZWNOdW0+PERpc3BsYXlUZXh0PigxMCwgMjApPC9EaXNwbGF5VGV4dD48cmVj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LWRhdGFiYXNlLXByb3ZpZGVyPjwvcmVjb3JkPjwvQ2l0ZT48Q2l0ZT48QXV0aG9yPkJhbmVyamVl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</w:fldData>
        </w:fldChar>
      </w:r>
      <w:r w:rsidRPr="007C65B9">
        <w:instrText xml:space="preserve"> ADDIN EN.CITE.DATA </w:instrText>
      </w:r>
      <w:r w:rsidRPr="007C65B9">
        <w:fldChar w:fldCharType="end"/>
      </w:r>
      <w:r w:rsidRPr="007C65B9">
        <w:fldChar w:fldCharType="separate"/>
      </w:r>
      <w:r w:rsidRPr="007C65B9">
        <w:rPr>
          <w:noProof/>
        </w:rPr>
        <w:t>(10, 20)</w:t>
      </w:r>
      <w:r w:rsidRPr="007C65B9">
        <w:fldChar w:fldCharType="end"/>
      </w:r>
      <w:r w:rsidRPr="007C65B9">
        <w:t xml:space="preserve">.  </w:t>
      </w:r>
    </w:p>
    <w:p w14:paraId="24027A03" w14:textId="77777777" w:rsidR="00C55AE7" w:rsidRPr="007C65B9" w:rsidRDefault="00C55AE7" w:rsidP="00C55AE7">
      <w:pPr>
        <w:spacing w:before="120" w:after="120"/>
      </w:pPr>
      <w:r w:rsidRPr="007C65B9">
        <w:t xml:space="preserve">Although different studies have attempted to estimate the birth prevalence of hyperinsulinism (HI), varying definitions of patient populations make direct comparisons across studies challenging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 Here are brief descriptions of five studies that have published recent incidence rates of CHI:</w:t>
      </w:r>
    </w:p>
    <w:p w14:paraId="0E0F90B2" w14:textId="77777777" w:rsidR="00C55AE7" w:rsidRPr="007C65B9" w:rsidRDefault="00C55AE7" w:rsidP="00C55AE7">
      <w:pPr>
        <w:pStyle w:val="ListParagraph"/>
        <w:numPr>
          <w:ilvl w:val="0"/>
          <w:numId w:val="68"/>
        </w:numPr>
        <w:spacing w:before="120" w:after="120" w:line="259" w:lineRule="auto"/>
        <w:contextualSpacing w:val="0"/>
      </w:pPr>
      <w:r w:rsidRPr="007C65B9">
        <w:rPr>
          <w:b/>
          <w:bCs/>
        </w:rPr>
        <w:t>Yau et al. (2020)</w:t>
      </w:r>
    </w:p>
    <w:p w14:paraId="062EBAB5" w14:textId="77777777" w:rsidR="00C55AE7" w:rsidRPr="007C65B9" w:rsidRDefault="00C55AE7" w:rsidP="00C55AE7">
      <w:pPr>
        <w:pStyle w:val="ListParagraph"/>
        <w:spacing w:before="120" w:after="120"/>
        <w:contextualSpacing w:val="0"/>
      </w:pPr>
      <w:r w:rsidRPr="007C65B9">
        <w:t xml:space="preserve">This UK-based study used referral data from the Exeter Molecular Genetics Laboratory to estimate the minimal incidence of CHI. The study identified all referrals for genetic testing from 2007 to 2016, covering the whole of the UK. The overall incidence of CHI was calculated as 1 in 28,389 live births, with lower incidences reported in older age groups. This reflects a minimum incidence due to the high referral rate for genetic testing in the UK </w:t>
      </w:r>
      <w:r w:rsidRPr="007C65B9">
        <w:fldChar w:fldCharType="begin">
          <w:fldData xml:space="preserve">PEVuZE5vdGU+PENpdGU+PEF1dGhvcj5ZYXU8L0F1dGhvcj48WWVhcj4yMDIwPC9ZZWFyPjxSZWNO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</w:fldData>
        </w:fldChar>
      </w:r>
      <w:r w:rsidRPr="007C65B9">
        <w:instrText xml:space="preserve"> ADDIN EN.CITE </w:instrText>
      </w:r>
      <w:r w:rsidRPr="007C65B9">
        <w:fldChar w:fldCharType="begin">
          <w:fldData xml:space="preserve">PEVuZE5vdGU+PENpdGU+PEF1dGhvcj5ZYXU8L0F1dGhvcj48WWVhcj4yMDIwPC9ZZWFyPjxSZWNO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</w:fldData>
        </w:fldChar>
      </w:r>
      <w:r w:rsidRPr="007C65B9">
        <w:instrText xml:space="preserve"> ADDIN EN.CITE.DATA </w:instrText>
      </w:r>
      <w:r w:rsidRPr="007C65B9">
        <w:fldChar w:fldCharType="end"/>
      </w:r>
      <w:r w:rsidRPr="007C65B9">
        <w:fldChar w:fldCharType="separate"/>
      </w:r>
      <w:r w:rsidRPr="007C65B9">
        <w:rPr>
          <w:noProof/>
        </w:rPr>
        <w:t>(21)</w:t>
      </w:r>
      <w:r w:rsidRPr="007C65B9">
        <w:fldChar w:fldCharType="end"/>
      </w:r>
      <w:r w:rsidRPr="007C65B9">
        <w:t>.</w:t>
      </w:r>
    </w:p>
    <w:p w14:paraId="49BD7484" w14:textId="77777777" w:rsidR="00C55AE7" w:rsidRPr="007C65B9" w:rsidRDefault="00C55AE7" w:rsidP="00C55AE7">
      <w:pPr>
        <w:pStyle w:val="ListParagraph"/>
        <w:numPr>
          <w:ilvl w:val="0"/>
          <w:numId w:val="68"/>
        </w:numPr>
        <w:spacing w:before="120" w:after="120" w:line="259" w:lineRule="auto"/>
        <w:contextualSpacing w:val="0"/>
      </w:pPr>
      <w:r w:rsidRPr="007C65B9">
        <w:rPr>
          <w:b/>
          <w:bCs/>
        </w:rPr>
        <w:t>Männistö et al. (2021)</w:t>
      </w:r>
    </w:p>
    <w:p w14:paraId="042BBFBA" w14:textId="77777777" w:rsidR="00C55AE7" w:rsidRPr="007C65B9" w:rsidRDefault="00C55AE7" w:rsidP="00C55AE7">
      <w:pPr>
        <w:pStyle w:val="ListParagraph"/>
        <w:spacing w:before="120" w:after="120"/>
        <w:contextualSpacing w:val="0"/>
      </w:pPr>
      <w:r w:rsidRPr="007C65B9">
        <w:t xml:space="preserve">This Finnish study analyzed patient records from 1972 to 2015 from 19 major hospitals. The overall incidence of CHI was 1 in 11,300 live births. The incidence of persistent CHI was 1 in 25,400, but it increased significantly in the 2000–2015 period, likely due to improved diagnostics. Transient CHI had an incidence of 1 in 7,400 live births between 2000 and 2015 </w:t>
      </w:r>
      <w:r w:rsidRPr="007C65B9">
        <w:fldChar w:fldCharType="begin">
          <w:fldData xml:space="preserve">PEVuZE5vdGU+PENpdGU+PEF1dGhvcj5NYW5uaXN0bzwvQXV0aG9yPjxZZWFyPjIwMjE8L1llYXI+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</w:fldData>
        </w:fldChar>
      </w:r>
      <w:r w:rsidRPr="007C65B9">
        <w:instrText xml:space="preserve"> ADDIN EN.CITE </w:instrText>
      </w:r>
      <w:r w:rsidRPr="007C65B9">
        <w:fldChar w:fldCharType="begin">
          <w:fldData xml:space="preserve">PEVuZE5vdGU+PENpdGU+PEF1dGhvcj5NYW5uaXN0bzwvQXV0aG9yPjxZZWFyPjIwMjE8L1llYXI+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</w:fldData>
        </w:fldChar>
      </w:r>
      <w:r w:rsidRPr="007C65B9">
        <w:instrText xml:space="preserve"> ADDIN EN.CITE.DATA </w:instrText>
      </w:r>
      <w:r w:rsidRPr="007C65B9">
        <w:fldChar w:fldCharType="end"/>
      </w:r>
      <w:r w:rsidRPr="007C65B9">
        <w:fldChar w:fldCharType="separate"/>
      </w:r>
      <w:r w:rsidRPr="007C65B9">
        <w:rPr>
          <w:noProof/>
        </w:rPr>
        <w:t>(22)</w:t>
      </w:r>
      <w:r w:rsidRPr="007C65B9">
        <w:fldChar w:fldCharType="end"/>
      </w:r>
      <w:r w:rsidRPr="007C65B9">
        <w:t>.</w:t>
      </w:r>
    </w:p>
    <w:p w14:paraId="1D66F8E5" w14:textId="77777777" w:rsidR="00C55AE7" w:rsidRPr="007C65B9" w:rsidRDefault="00C55AE7" w:rsidP="00C55AE7">
      <w:pPr>
        <w:pStyle w:val="ListParagraph"/>
        <w:numPr>
          <w:ilvl w:val="0"/>
          <w:numId w:val="68"/>
        </w:numPr>
        <w:spacing w:before="120" w:after="120" w:line="259" w:lineRule="auto"/>
        <w:contextualSpacing w:val="0"/>
      </w:pPr>
      <w:proofErr w:type="spellStart"/>
      <w:r w:rsidRPr="007C65B9">
        <w:rPr>
          <w:b/>
          <w:bCs/>
        </w:rPr>
        <w:t>Rozenkova</w:t>
      </w:r>
      <w:proofErr w:type="spellEnd"/>
      <w:r w:rsidRPr="007C65B9">
        <w:rPr>
          <w:b/>
          <w:bCs/>
        </w:rPr>
        <w:t xml:space="preserve"> et al. (2015)</w:t>
      </w:r>
    </w:p>
    <w:p w14:paraId="1267371F" w14:textId="77777777" w:rsidR="00C55AE7" w:rsidRPr="007C65B9" w:rsidRDefault="00C55AE7" w:rsidP="00C55AE7">
      <w:pPr>
        <w:pStyle w:val="ListParagraph"/>
        <w:spacing w:before="120" w:after="120"/>
        <w:contextualSpacing w:val="0"/>
      </w:pPr>
      <w:r w:rsidRPr="007C65B9">
        <w:t xml:space="preserve">In this Czech cohort study, clinical data and DNA samples were collected from CHI patients between 1997 and 2013. The overall incidence of CHI was estimated at 1 in 44,568 live births, </w:t>
      </w:r>
      <w:proofErr w:type="gramStart"/>
      <w:r w:rsidRPr="007C65B9">
        <w:t>similar to</w:t>
      </w:r>
      <w:proofErr w:type="gramEnd"/>
      <w:r w:rsidRPr="007C65B9">
        <w:t xml:space="preserve"> western European rates. The study found a lower frequency of common genetic mutations, such as ABCC8/KCNJ11, compared to other populations, with a higher incidence of HNF1A mutations </w:t>
      </w:r>
      <w:r w:rsidRPr="007C65B9">
        <w:fldChar w:fldCharType="begin">
          <w:fldData xml:space="preserve">PEVuZE5vdGU+PENpdGU+PEF1dGhvcj5Sb3plbmtvdmE8L0F1dGhvcj48WWVhcj4yMDE1PC9ZZWFy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</w:fldData>
        </w:fldChar>
      </w:r>
      <w:r w:rsidRPr="007C65B9">
        <w:instrText xml:space="preserve"> ADDIN EN.CITE </w:instrText>
      </w:r>
      <w:r w:rsidRPr="007C65B9">
        <w:fldChar w:fldCharType="begin">
          <w:fldData xml:space="preserve">PEVuZE5vdGU+PENpdGU+PEF1dGhvcj5Sb3plbmtvdmE8L0F1dGhvcj48WWVhcj4yMDE1PC9ZZWFy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</w:fldData>
        </w:fldChar>
      </w:r>
      <w:r w:rsidRPr="007C65B9">
        <w:instrText xml:space="preserve"> ADDIN EN.CITE.DATA </w:instrText>
      </w:r>
      <w:r w:rsidRPr="007C65B9">
        <w:fldChar w:fldCharType="end"/>
      </w:r>
      <w:r w:rsidRPr="007C65B9">
        <w:fldChar w:fldCharType="separate"/>
      </w:r>
      <w:r w:rsidRPr="007C65B9">
        <w:rPr>
          <w:noProof/>
        </w:rPr>
        <w:t>(23)</w:t>
      </w:r>
      <w:r w:rsidRPr="007C65B9">
        <w:fldChar w:fldCharType="end"/>
      </w:r>
      <w:r w:rsidRPr="007C65B9">
        <w:t>.</w:t>
      </w:r>
    </w:p>
    <w:p w14:paraId="1CBA5025" w14:textId="77777777" w:rsidR="00C55AE7" w:rsidRPr="007C65B9" w:rsidRDefault="00C55AE7" w:rsidP="00C55AE7">
      <w:pPr>
        <w:pStyle w:val="ListParagraph"/>
        <w:numPr>
          <w:ilvl w:val="0"/>
          <w:numId w:val="68"/>
        </w:numPr>
        <w:spacing w:before="120" w:after="120" w:line="259" w:lineRule="auto"/>
        <w:contextualSpacing w:val="0"/>
      </w:pPr>
      <w:r w:rsidRPr="007C65B9">
        <w:rPr>
          <w:b/>
          <w:bCs/>
        </w:rPr>
        <w:t>Novoa-Medina et al. (2021)</w:t>
      </w:r>
    </w:p>
    <w:p w14:paraId="32A1518A" w14:textId="77777777" w:rsidR="00C55AE7" w:rsidRPr="007C65B9" w:rsidRDefault="00C55AE7" w:rsidP="00C55AE7">
      <w:pPr>
        <w:pStyle w:val="ListParagraph"/>
        <w:spacing w:before="120" w:after="120"/>
        <w:contextualSpacing w:val="0"/>
      </w:pPr>
      <w:r w:rsidRPr="007C65B9">
        <w:t xml:space="preserve">This study focused on CHI in Gran </w:t>
      </w:r>
      <w:proofErr w:type="spellStart"/>
      <w:r w:rsidRPr="007C65B9">
        <w:t>Canaria</w:t>
      </w:r>
      <w:proofErr w:type="spellEnd"/>
      <w:r w:rsidRPr="007C65B9">
        <w:t xml:space="preserve"> and Lanzarote, Spain, from 2001 to 2018. The combined incidence of CHI for these regions was 1 in 19,518 live births. Including cases without </w:t>
      </w:r>
      <w:r w:rsidRPr="007C65B9">
        <w:lastRenderedPageBreak/>
        <w:t xml:space="preserve">pathogenic variants detected via genetic testing, the incidence increased slightly to 1 in 15,614 live births </w:t>
      </w:r>
      <w:r w:rsidRPr="007C65B9">
        <w:fldChar w:fldCharType="begin">
          <w:fldData xml:space="preserve">PEVuZE5vdGU+PENpdGU+PEF1dGhvcj5Ob3ZvYS1NZWRpbmE8L0F1dGhvcj48WWVhcj4yMDIxPC9Z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</w:fldData>
        </w:fldChar>
      </w:r>
      <w:r w:rsidRPr="007C65B9">
        <w:instrText xml:space="preserve"> ADDIN EN.CITE </w:instrText>
      </w:r>
      <w:r w:rsidRPr="007C65B9">
        <w:fldChar w:fldCharType="begin">
          <w:fldData xml:space="preserve">PEVuZE5vdGU+PENpdGU+PEF1dGhvcj5Ob3ZvYS1NZWRpbmE8L0F1dGhvcj48WWVhcj4yMDIxPC9Z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</w:fldData>
        </w:fldChar>
      </w:r>
      <w:r w:rsidRPr="007C65B9">
        <w:instrText xml:space="preserve"> ADDIN EN.CITE.DATA </w:instrText>
      </w:r>
      <w:r w:rsidRPr="007C65B9">
        <w:fldChar w:fldCharType="end"/>
      </w:r>
      <w:r w:rsidRPr="007C65B9">
        <w:fldChar w:fldCharType="separate"/>
      </w:r>
      <w:r w:rsidRPr="007C65B9">
        <w:rPr>
          <w:noProof/>
        </w:rPr>
        <w:t>(24)</w:t>
      </w:r>
      <w:r w:rsidRPr="007C65B9">
        <w:fldChar w:fldCharType="end"/>
      </w:r>
      <w:r w:rsidRPr="007C65B9">
        <w:t>.</w:t>
      </w:r>
    </w:p>
    <w:p w14:paraId="71C1FA84" w14:textId="77777777" w:rsidR="00C55AE7" w:rsidRPr="007C65B9" w:rsidRDefault="00C55AE7" w:rsidP="00C55AE7">
      <w:pPr>
        <w:pStyle w:val="ListParagraph"/>
        <w:numPr>
          <w:ilvl w:val="0"/>
          <w:numId w:val="68"/>
        </w:numPr>
        <w:spacing w:before="120" w:after="120" w:line="259" w:lineRule="auto"/>
        <w:contextualSpacing w:val="0"/>
      </w:pPr>
      <w:r w:rsidRPr="007C65B9">
        <w:rPr>
          <w:b/>
          <w:bCs/>
        </w:rPr>
        <w:t>Yamada et al. (2020)</w:t>
      </w:r>
    </w:p>
    <w:p w14:paraId="39B47C8F" w14:textId="77777777" w:rsidR="00C55AE7" w:rsidRPr="007C65B9" w:rsidRDefault="00C55AE7" w:rsidP="00C55AE7">
      <w:pPr>
        <w:pStyle w:val="ListParagraph"/>
        <w:spacing w:before="120" w:after="120"/>
        <w:contextualSpacing w:val="0"/>
      </w:pPr>
      <w:r w:rsidRPr="007C65B9">
        <w:t xml:space="preserve">A nationwide Japanese study conducted a survey from 2017 to 2018 to assess the incidence of CHI and other </w:t>
      </w:r>
      <w:proofErr w:type="spellStart"/>
      <w:r w:rsidRPr="007C65B9">
        <w:t>hyperinsulinemic</w:t>
      </w:r>
      <w:proofErr w:type="spellEnd"/>
      <w:r w:rsidRPr="007C65B9">
        <w:t xml:space="preserve"> conditions. The annual incidence of transient CHI was 1 in 13,600 births, while persistent CHI had a slightly lower incidence at 1 in 31,600 births. </w:t>
      </w:r>
      <w:r w:rsidRPr="007C65B9">
        <w:fldChar w:fldCharType="begin">
          <w:fldData xml:space="preserve">PEVuZE5vdGU+PENpdGU+PEF1dGhvcj5ZYW1hZGE8L0F1dGhvcj48WWVhcj4yMDIwPC9ZZWFyPjxS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</w:fldData>
        </w:fldChar>
      </w:r>
      <w:r w:rsidRPr="007C65B9">
        <w:instrText xml:space="preserve"> ADDIN EN.CITE </w:instrText>
      </w:r>
      <w:r w:rsidRPr="007C65B9">
        <w:fldChar w:fldCharType="begin">
          <w:fldData xml:space="preserve">PEVuZE5vdGU+PENpdGU+PEF1dGhvcj5ZYW1hZGE8L0F1dGhvcj48WWVhcj4yMDIwPC9ZZWFyPjxS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(25)</w:t>
      </w:r>
      <w:r w:rsidRPr="007C65B9">
        <w:fldChar w:fldCharType="end"/>
      </w:r>
      <w:r w:rsidRPr="007C65B9">
        <w:t>.</w:t>
      </w:r>
    </w:p>
    <w:p w14:paraId="5C1B5549" w14:textId="77777777" w:rsidR="00C55AE7" w:rsidRPr="007C65B9" w:rsidRDefault="00C55AE7" w:rsidP="00C55AE7">
      <w:pPr>
        <w:spacing w:before="120" w:after="120"/>
      </w:pPr>
      <w:r w:rsidRPr="007C65B9">
        <w:t xml:space="preserve">According to a review article by Lapidus et al (2024), the most suitable birth prevalence of persistent hyperinsulinism in populations of European ancestry comes from the UK study, which found a rate of approximately 3.5 per 100,000 live births (1 in 28,389)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 xml:space="preserve">. However, this figure should be considered a minimum estimate as the study only included patients </w:t>
      </w:r>
      <w:proofErr w:type="gramStart"/>
      <w:r w:rsidRPr="007C65B9">
        <w:t>referred</w:t>
      </w:r>
      <w:proofErr w:type="gramEnd"/>
      <w:r w:rsidRPr="007C65B9">
        <w:t xml:space="preserve"> for genetic testing </w:t>
      </w:r>
      <w:r w:rsidRPr="007C65B9">
        <w:fldChar w:fldCharType="begin">
          <w:fldData xml:space="preserve">PEVuZE5vdGU+PENpdGU+PEF1dGhvcj5MYXBpZHVzPC9BdXRob3I+PFllYXI+MjAyNDwvWWVhcj48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</w:fldData>
        </w:fldChar>
      </w:r>
      <w:r w:rsidRPr="007C65B9">
        <w:instrText xml:space="preserve"> ADDIN EN.CITE </w:instrText>
      </w:r>
      <w:r w:rsidRPr="007C65B9">
        <w:fldChar w:fldCharType="begin">
          <w:fldData xml:space="preserve">PEVuZE5vdGU+PENpdGU+PEF1dGhvcj5MYXBpZHVzPC9BdXRob3I+PFllYXI+MjAyNDwvWWVhcj48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</w:fldData>
        </w:fldChar>
      </w:r>
      <w:r w:rsidRPr="007C65B9">
        <w:instrText xml:space="preserve"> ADDIN EN.CITE.DATA </w:instrText>
      </w:r>
      <w:r w:rsidRPr="007C65B9">
        <w:fldChar w:fldCharType="end"/>
      </w:r>
      <w:r w:rsidRPr="007C65B9">
        <w:fldChar w:fldCharType="separate"/>
      </w:r>
      <w:r w:rsidRPr="007C65B9">
        <w:rPr>
          <w:noProof/>
        </w:rPr>
        <w:t>(11, 21)</w:t>
      </w:r>
      <w:r w:rsidRPr="007C65B9">
        <w:fldChar w:fldCharType="end"/>
      </w:r>
      <w:r w:rsidRPr="007C65B9">
        <w:t xml:space="preserve">.  </w:t>
      </w:r>
    </w:p>
    <w:p w14:paraId="1FA3BB78" w14:textId="77777777" w:rsidR="00C55AE7" w:rsidRPr="007C65B9" w:rsidRDefault="00C55AE7" w:rsidP="00C55AE7">
      <w:pPr>
        <w:spacing w:before="120" w:after="120"/>
      </w:pPr>
      <w:r w:rsidRPr="007C65B9">
        <w:t xml:space="preserve">The review article by Lapidus et al (2024) also highlighted several key limitations in the above studies. A major challenge is the lack of standardized, large-scale data, as most studies are case reports, single-center analyses, or specific cohort studies, which makes it difficult to combine or generalize findings. Additionally, the clinical heterogeneity of CHI </w:t>
      </w:r>
      <w:proofErr w:type="gramStart"/>
      <w:r w:rsidRPr="007C65B9">
        <w:t>overlap</w:t>
      </w:r>
      <w:proofErr w:type="gramEnd"/>
      <w:r w:rsidRPr="007C65B9">
        <w:t xml:space="preserve"> with other syndromes (such as Beckwith-Wiedemann or Turner syndrome). Delayed or missed diagnoses further complicate prevalence assessments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w:t>
      </w:r>
    </w:p>
    <w:p w14:paraId="675BBE49" w14:textId="77777777" w:rsidR="00C55AE7" w:rsidRPr="007C65B9" w:rsidRDefault="00C55AE7" w:rsidP="00C55AE7">
      <w:pPr>
        <w:spacing w:before="120" w:after="120"/>
      </w:pPr>
      <w:commentRangeStart w:id="153"/>
      <w:r w:rsidRPr="007C65B9">
        <w:t xml:space="preserve">The genetic diversity of populations and the varying levels of consanguinity between regions add another layer of complexity. </w:t>
      </w:r>
      <w:commentRangeEnd w:id="153"/>
      <w:r w:rsidRPr="007C65B9">
        <w:rPr>
          <w:rStyle w:val="CommentReference"/>
        </w:rPr>
        <w:commentReference w:id="153"/>
      </w:r>
      <w:r w:rsidRPr="007C65B9">
        <w:t>CHI prevalence tends to be higher in populations with high rates of consanguinity, like Saudi Arabia, and may be underestimated in areas where diagnostic practices are less robust.</w:t>
      </w:r>
      <w:ins w:id="154" w:author="AML Christensen team" w:date="2024-12-04T10:33:00Z" w16du:dateUtc="2024-12-04T09:33:00Z">
        <w:r w:rsidRPr="007C65B9">
          <w:t xml:space="preserve"> </w:t>
        </w:r>
      </w:ins>
      <w:ins w:id="155" w:author="AML Christensen team" w:date="2024-12-04T10:33:00Z">
        <w:r w:rsidRPr="007C65B9">
          <w:t>In Yau’s cohort</w:t>
        </w:r>
      </w:ins>
      <w:ins w:id="156" w:author="AML Christensen team" w:date="2024-12-04T10:33:00Z" w16du:dateUtc="2024-12-04T09:33:00Z">
        <w:r w:rsidRPr="007C65B9">
          <w:t xml:space="preserve"> from the UK</w:t>
        </w:r>
      </w:ins>
      <w:ins w:id="157" w:author="AML Christensen team" w:date="2024-12-04T10:33:00Z">
        <w:r w:rsidRPr="007C65B9">
          <w:t>, consanguinity was reported in 24 individuals</w:t>
        </w:r>
      </w:ins>
      <w:ins w:id="158" w:author="AML Christensen team" w:date="2024-12-04T10:34:00Z" w16du:dateUtc="2024-12-04T09:34:00Z">
        <w:r w:rsidRPr="007C65B9">
          <w:t xml:space="preserve"> (8.6%)</w:t>
        </w:r>
      </w:ins>
      <w:ins w:id="159" w:author="AML Christensen team" w:date="2024-12-04T10:33:00Z" w16du:dateUtc="2024-12-04T09:33:00Z">
        <w:r w:rsidRPr="007C65B9">
          <w:t xml:space="preserve"> </w:t>
        </w:r>
        <w:r w:rsidRPr="007C65B9">
          <w:fldChar w:fldCharType="begin">
            <w:fldData xml:space="preserve">PEVuZE5vdGU+PENpdGU+PEF1dGhvcj5ZYXU8L0F1dGhvcj48WWVhcj4yMDIwPC9ZZWFyPjxSZWNO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</w:fldData>
          </w:fldChar>
        </w:r>
      </w:ins>
      <w:r w:rsidRPr="007C65B9">
        <w:instrText xml:space="preserve"> ADDIN EN.CITE </w:instrText>
      </w:r>
      <w:r w:rsidRPr="007C65B9">
        <w:fldChar w:fldCharType="begin">
          <w:fldData xml:space="preserve">PEVuZE5vdGU+PENpdGU+PEF1dGhvcj5ZYXU8L0F1dGhvcj48WWVhcj4yMDIwPC9ZZWFyPjxSZWNO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</w:fldData>
        </w:fldChar>
      </w:r>
      <w:r w:rsidRPr="007C65B9">
        <w:instrText xml:space="preserve"> ADDIN EN.CITE.DATA </w:instrText>
      </w:r>
      <w:r w:rsidRPr="007C65B9">
        <w:fldChar w:fldCharType="end"/>
      </w:r>
      <w:ins w:id="160" w:author="AML Christensen team" w:date="2024-12-04T10:33:00Z" w16du:dateUtc="2024-12-04T09:33:00Z">
        <w:r w:rsidRPr="007C65B9">
          <w:fldChar w:fldCharType="separate"/>
        </w:r>
      </w:ins>
      <w:r w:rsidRPr="007C65B9">
        <w:rPr>
          <w:noProof/>
        </w:rPr>
        <w:t>(21)</w:t>
      </w:r>
      <w:ins w:id="161" w:author="AML Christensen team" w:date="2024-12-04T10:33:00Z" w16du:dateUtc="2024-12-04T09:33:00Z">
        <w:r w:rsidRPr="007C65B9">
          <w:fldChar w:fldCharType="end"/>
        </w:r>
      </w:ins>
      <w:ins w:id="162" w:author="AML Christensen team" w:date="2024-12-04T10:33:00Z">
        <w:r w:rsidRPr="007C65B9">
          <w:t>.</w:t>
        </w:r>
      </w:ins>
      <w:r w:rsidRPr="007C65B9">
        <w:t xml:space="preserve"> There is also evidence suggesting that undiagnosed CHI might account for some unexplained neonatal deaths in these regions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 xml:space="preserve">. </w:t>
      </w:r>
    </w:p>
    <w:p w14:paraId="459FF29A" w14:textId="77777777" w:rsidR="00C55AE7" w:rsidRPr="007C65B9" w:rsidRDefault="00C55AE7" w:rsidP="00C55AE7">
      <w:pPr>
        <w:spacing w:before="120" w:after="120"/>
      </w:pPr>
      <w:r w:rsidRPr="007C65B9">
        <w:t xml:space="preserve">Specific limitations were identified in several studies. For example, the </w:t>
      </w:r>
      <w:proofErr w:type="spellStart"/>
      <w:r w:rsidRPr="007C65B9">
        <w:t>Rozenkova</w:t>
      </w:r>
      <w:proofErr w:type="spellEnd"/>
      <w:r w:rsidRPr="007C65B9">
        <w:t xml:space="preserve"> et al. study provided combined birth prevalence figures for transient and persistent HI, making it hard to draw separate conclusions for each form. Similarly, the Männistö et al. study from Finland is influenced by founder effects, making its prevalence data unsuitable for generalization to broader populations, especially those of European ancestry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 xml:space="preserve">. </w:t>
      </w:r>
    </w:p>
    <w:p w14:paraId="242ACFFE" w14:textId="77777777" w:rsidR="00C55AE7" w:rsidRPr="007C65B9" w:rsidRDefault="00C55AE7" w:rsidP="00C55AE7">
      <w:pPr>
        <w:spacing w:before="120" w:after="120"/>
      </w:pPr>
      <w:r w:rsidRPr="007C65B9">
        <w:t xml:space="preserve">There is also a lack of data from southern European (except for the Canary Islands) and non-European populations (except for Japan), raising concerns about applying findings from the UK or other European studies to these groups. Additionally, although transient CHI seems to be more common than persistent CHI, studies that report these distinctions, such as Männistö et al. and Yamada et al., have limitations that prevent their results from being generalized to other populations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w:t>
      </w:r>
    </w:p>
    <w:p w14:paraId="197A1925" w14:textId="77777777" w:rsidR="00C55AE7" w:rsidRPr="007C65B9" w:rsidRDefault="00C55AE7" w:rsidP="00C55AE7">
      <w:pPr>
        <w:spacing w:before="120" w:after="120"/>
      </w:pPr>
      <w:r w:rsidRPr="007C65B9">
        <w:t xml:space="preserve">Lastly, studies in specific subpopulations, such as the study by Nóvoa-Medina et al. on the Canary Islands in Spain, are limited in scope and do not represent the overall population of their respective countries. Overall, the review underscores the need for more comprehensive, standardized research to better estimate the global birth prevalence of CHI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 xml:space="preserve">. </w:t>
      </w:r>
      <w:r w:rsidRPr="007C65B9">
        <w:fldChar w:fldCharType="begin"/>
      </w:r>
      <w:r w:rsidRPr="007C65B9">
        <w:instrText xml:space="preserve"> REF _Ref178772762 \h  \* MERGEFORMAT </w:instrText>
      </w:r>
      <w:r w:rsidRPr="007C65B9">
        <w:fldChar w:fldCharType="separate"/>
      </w:r>
      <w:r w:rsidRPr="007C65B9">
        <w:t xml:space="preserve">Figure </w:t>
      </w:r>
      <w:r w:rsidRPr="007C65B9">
        <w:rPr>
          <w:noProof/>
        </w:rPr>
        <w:t>1</w:t>
      </w:r>
      <w:r w:rsidRPr="007C65B9">
        <w:fldChar w:fldCharType="end"/>
      </w:r>
      <w:r w:rsidRPr="007C65B9">
        <w:t xml:space="preserve"> provides an overview of birth prevalence rates from various countries/studies as provided by Lapidus et al. (2024)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w:t>
      </w:r>
    </w:p>
    <w:p w14:paraId="7C235A0F" w14:textId="77777777" w:rsidR="00C55AE7" w:rsidRPr="007C65B9" w:rsidRDefault="00C55AE7" w:rsidP="00C55AE7">
      <w:pPr>
        <w:keepNext/>
        <w:spacing w:before="120" w:after="120"/>
      </w:pPr>
      <w:r w:rsidRPr="007C65B9">
        <w:rPr>
          <w:noProof/>
          <w:highlight w:val="green"/>
        </w:rPr>
        <w:lastRenderedPageBreak/>
        <w:drawing>
          <wp:inline distT="0" distB="0" distL="0" distR="0" wp14:anchorId="351BF1A1" wp14:editId="0C117C51">
            <wp:extent cx="6120130" cy="4552950"/>
            <wp:effectExtent l="0" t="0" r="0" b="0"/>
            <wp:docPr id="528048117" name="Picture 1" descr="A graph with blue bar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8117" name="Picture 1" descr="A graph with blue bars and white text&#10;&#10;Description automatically generated"/>
                    <pic:cNvPicPr/>
                  </pic:nvPicPr>
                  <pic:blipFill rotWithShape="1">
                    <a:blip r:embed="rId26"/>
                    <a:srcRect b="5943"/>
                    <a:stretch/>
                  </pic:blipFill>
                  <pic:spPr bwMode="auto">
                    <a:xfrm>
                      <a:off x="0" y="0"/>
                      <a:ext cx="6120130" cy="4552950"/>
                    </a:xfrm>
                    <a:prstGeom prst="rect">
                      <a:avLst/>
                    </a:prstGeom>
                    <a:ln>
                      <a:noFill/>
                    </a:ln>
                    <a:extLst>
                      <a:ext uri="{53640926-AAD7-44D8-BBD7-CCE9431645EC}">
                        <a14:shadowObscured xmlns:a14="http://schemas.microsoft.com/office/drawing/2010/main"/>
                      </a:ext>
                    </a:extLst>
                  </pic:spPr>
                </pic:pic>
              </a:graphicData>
            </a:graphic>
          </wp:inline>
        </w:drawing>
      </w:r>
    </w:p>
    <w:p w14:paraId="7342E56F" w14:textId="77777777" w:rsidR="00C55AE7" w:rsidRPr="007C65B9" w:rsidRDefault="00C55AE7" w:rsidP="00C55AE7">
      <w:pPr>
        <w:pStyle w:val="Caption"/>
        <w:spacing w:before="120" w:after="120"/>
        <w:rPr>
          <w:i/>
          <w:iCs/>
        </w:rPr>
      </w:pPr>
      <w:bookmarkStart w:id="163" w:name="_Ref178772762"/>
      <w:bookmarkStart w:id="164" w:name="_Toc184804931"/>
      <w:r w:rsidRPr="007C65B9">
        <w:t xml:space="preserve">Figure </w:t>
      </w:r>
      <w:fldSimple w:instr=" SEQ Figure \* ARABIC ">
        <w:r w:rsidRPr="007C65B9">
          <w:rPr>
            <w:noProof/>
          </w:rPr>
          <w:t>1</w:t>
        </w:r>
      </w:fldSimple>
      <w:bookmarkEnd w:id="163"/>
      <w:r w:rsidRPr="007C65B9">
        <w:t xml:space="preserve">. Birth prevalence rates of congenital hyperinsulinism across various countries/studies (from </w:t>
      </w:r>
      <w:r w:rsidRPr="007C65B9">
        <w:rPr>
          <w:i/>
          <w:iCs/>
        </w:rPr>
        <w:fldChar w:fldCharType="begin"/>
      </w:r>
      <w:r w:rsidRPr="007C65B9">
        <w:rPr>
          <w:i/>
          <w:iCs/>
        </w:rPr>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rPr>
          <w:i/>
          <w:iCs/>
        </w:rPr>
        <w:fldChar w:fldCharType="separate"/>
      </w:r>
      <w:r w:rsidRPr="007C65B9">
        <w:rPr>
          <w:noProof/>
        </w:rPr>
        <w:t>(11)</w:t>
      </w:r>
      <w:r w:rsidRPr="007C65B9">
        <w:rPr>
          <w:i/>
          <w:iCs/>
        </w:rPr>
        <w:fldChar w:fldCharType="end"/>
      </w:r>
      <w:r w:rsidRPr="007C65B9">
        <w:t>)</w:t>
      </w:r>
      <w:bookmarkEnd w:id="164"/>
    </w:p>
    <w:p w14:paraId="6868DA6B" w14:textId="77777777" w:rsidR="00C55AE7" w:rsidRPr="007C65B9" w:rsidRDefault="00C55AE7" w:rsidP="00C55AE7">
      <w:pPr>
        <w:pStyle w:val="Heading3"/>
      </w:pPr>
      <w:r w:rsidRPr="007C65B9">
        <w:t>Clinical Manifestations</w:t>
      </w:r>
    </w:p>
    <w:p w14:paraId="199027E5" w14:textId="77777777" w:rsidR="00C55AE7" w:rsidRPr="007C65B9" w:rsidRDefault="00C55AE7" w:rsidP="00C55AE7">
      <w:pPr>
        <w:spacing w:before="120" w:after="120"/>
      </w:pPr>
      <w:r w:rsidRPr="007C65B9">
        <w:t xml:space="preserve">The clinical manifestations of CHI are primarily driven by hypoglycemia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 xml:space="preserve">. Most infants with CHI experience hypoglycemia within the first week of life, with seizures being a common initial symptom in about half of these cases. While 60-70% of patients present within the first week of life, 20-30% are diagnosed later in their first year, and around 10% of cases are identified after the first year of life </w:t>
      </w:r>
      <w:r w:rsidRPr="007C65B9">
        <w:fldChar w:fldCharType="begin">
          <w:fldData xml:space="preserve">PEVuZE5vdGU+PENpdGU+PEF1dGhvcj5CYW5lcmplZTwvQXV0aG9yPjxZZWFyPjIwMjI8L1llYXI+
PFJlY051bT4zNTI8L1JlY051bT48RGlzcGxheVRleHQ+KDIwLCAyNik8L0Rpc3BsYXlUZXh0Pjxy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ZD48L0NpdGU+PENpdGU+PEF1dGhvcj5EZSBDb3NpbzwvQXV0aG9yPjxZZWFyPjIwMTk8L1llYXI+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=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PFJlY051bT4zNTI8L1JlY051bT48RGlzcGxheVRleHQ+KDIwLCAyNik8L0Rpc3BsYXlUZXh0Pjxy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ZD48L0NpdGU+PENpdGU+PEF1dGhvcj5EZSBDb3NpbzwvQXV0aG9yPjxZZWFyPjIwMTk8L1llYXI+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=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(20, 26)</w:t>
      </w:r>
      <w:r w:rsidRPr="007C65B9">
        <w:fldChar w:fldCharType="end"/>
      </w:r>
      <w:r w:rsidRPr="007C65B9">
        <w:t xml:space="preserve">. </w:t>
      </w:r>
    </w:p>
    <w:p w14:paraId="4A573AAE" w14:textId="77777777" w:rsidR="00C55AE7" w:rsidRPr="007C65B9" w:rsidRDefault="00C55AE7" w:rsidP="00C55AE7">
      <w:pPr>
        <w:spacing w:before="120" w:after="120"/>
      </w:pPr>
      <w:r w:rsidRPr="007C65B9">
        <w:t xml:space="preserve">In some cases, hypoglycemia may be subtle, with non-specific early signs such as jitteriness, poor feeding, lethargy, and weak crying. However, as hypoglycemia worsens, symptoms reflecting neuroglycopenia, such as apnea, seizures, irritability, coma, or status epilepticus, can develop </w:t>
      </w:r>
      <w:r w:rsidRPr="007C65B9">
        <w:fldChar w:fldCharType="begin">
          <w:fldData xml:space="preserve">PEVuZE5vdGU+PENpdGU+PEF1dGhvcj5CYW5lcmplZTwvQXV0aG9yPjxZZWFyPjIwMjI8L1llYXI+
PFJlY051bT4zNTI8L1JlY051bT48RGlzcGxheVRleHQ+KDIwLCAyNik8L0Rpc3BsYXlUZXh0Pjxy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ZD48L0NpdGU+PENpdGU+PEF1dGhvcj5EZSBDb3NpbzwvQXV0aG9yPjxZZWFyPjIwMTk8L1llYXI+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=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PFJlY051bT4zNTI8L1JlY051bT48RGlzcGxheVRleHQ+KDIwLCAyNik8L0Rpc3BsYXlUZXh0Pjxy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ZD48L0NpdGU+PENpdGU+PEF1dGhvcj5EZSBDb3NpbzwvQXV0aG9yPjxZZWFyPjIwMTk8L1llYXI+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=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(20, 26)</w:t>
      </w:r>
      <w:r w:rsidRPr="007C65B9">
        <w:fldChar w:fldCharType="end"/>
      </w:r>
      <w:r w:rsidRPr="007C65B9">
        <w:t xml:space="preserve">. Macrosomia, or being large for gestational age (LGA), is another key clinical sign of CHI </w:t>
      </w:r>
      <w:r w:rsidRPr="007C65B9">
        <w:fldChar w:fldCharType="begin">
          <w:fldData xml:space="preserve">PEVuZE5vdGU+PENpdGU+PEF1dGhvcj5Sb3NlbmZlbGQ8L0F1dGhvcj48WWVhcj4yMDE5PC9ZZWFy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</w:fldData>
        </w:fldChar>
      </w:r>
      <w:r w:rsidRPr="007C65B9">
        <w:instrText xml:space="preserve"> ADDIN EN.CITE </w:instrText>
      </w:r>
      <w:r w:rsidRPr="007C65B9">
        <w:fldChar w:fldCharType="begin">
          <w:fldData xml:space="preserve">PEVuZE5vdGU+PENpdGU+PEF1dGhvcj5Sb3NlbmZlbGQ8L0F1dGhvcj48WWVhcj4yMDE5PC9ZZWFy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(15, 26-28)</w:t>
      </w:r>
      <w:r w:rsidRPr="007C65B9">
        <w:fldChar w:fldCharType="end"/>
      </w:r>
      <w:r w:rsidRPr="007C65B9">
        <w:t xml:space="preserve">. In fact, approximately 30% of CHI infants need to be delivered by cesarean section due to their large size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 xml:space="preserve">. In addition to being LGA, some patients present with atypical physical features such as a high forehead and a thin upper lip </w:t>
      </w:r>
      <w:r w:rsidRPr="007C65B9">
        <w:fldChar w:fldCharType="begin"/>
      </w:r>
      <w:r w:rsidRPr="007C65B9">
        <w:instrText xml:space="preserve"> ADDIN EN.CITE &lt;EndNote&gt;&lt;Cite&gt;&lt;Author&gt;Wang&lt;/Author&gt;&lt;Year&gt;2017&lt;/Year&gt;&lt;RecNum&gt;392&lt;/RecNum&gt;&lt;DisplayText&gt;(19)&lt;/DisplayText&gt;&lt;record&gt;&lt;rec-number&gt;392&lt;/rec-number&gt;&lt;foreign-keys&gt;&lt;key app="EN" db-id="vwrrttwz10fd9netdtjv5t0n2rea550ese5e" timestamp="1726042242"&gt;392&lt;/key&gt;&lt;/foreign-keys&gt;&lt;ref-type name="Journal Article"&gt;17&lt;/ref-type&gt;&lt;contributors&gt;&lt;authors&gt;&lt;author&gt;Wang, W. Y.&lt;/author&gt;&lt;author&gt;Sun, Y.&lt;/author&gt;&lt;author&gt;Zhao, W. T.&lt;/author&gt;&lt;author&gt;Wu, T.&lt;/author&gt;&lt;author&gt;Wang, L.&lt;/author&gt;&lt;author&gt;Yuan, T. M.&lt;/author&gt;&lt;author&gt;Yu, H. M.&lt;/author&gt;&lt;/authors&gt;&lt;/contributors&gt;&lt;auth-address&gt;Zhejiang University School of Medicine, Children&amp;apos;s Hospital, Clinic of Neonates, Hangzhou, China.&lt;/auth-address&gt;&lt;titles&gt;&lt;title&gt;Congenital Hyperinsulinism in China: A Review of Chinese Literature Over the Past 15 Years&lt;/title&gt;&lt;secondary-title&gt;J Clin Res Pediatr Endocrinol&lt;/secondary-title&gt;&lt;/titles&gt;&lt;periodical&gt;&lt;full-title&gt;J Clin Res Pediatr Endocrinol&lt;/full-title&gt;&lt;/periodical&gt;&lt;pages&gt;194-201&lt;/pages&gt;&lt;volume&gt;9&lt;/volume&gt;&lt;number&gt;3&lt;/number&gt;&lt;edition&gt;20170308&lt;/edition&gt;&lt;keywords&gt;&lt;keyword&gt;China&lt;/keyword&gt;&lt;keyword&gt;*Congenital Hyperinsulinism&lt;/keyword&gt;&lt;keyword&gt;Humans&lt;/keyword&gt;&lt;keyword&gt;Congenital hyperinsulinism&lt;/keyword&gt;&lt;keyword&gt;clinical presentation gene mutation.&lt;/keyword&gt;&lt;keyword&gt;neonate&lt;/keyword&gt;&lt;/keywords&gt;&lt;dates&gt;&lt;year&gt;2017&lt;/year&gt;&lt;pub-dates&gt;&lt;date&gt;Sep 1&lt;/date&gt;&lt;/pub-dates&gt;&lt;/dates&gt;&lt;isbn&gt;1308-5727 (Print)&lt;/isbn&gt;&lt;accession-num&gt;28270372&lt;/accession-num&gt;&lt;urls&gt;&lt;/urls&gt;&lt;custom2&gt;PMC5596799&lt;/custom2&gt;&lt;electronic-resource-num&gt;10.4274/jcrpe.3934&lt;/electronic-resource-num&gt;&lt;remote-database-provider&gt;NLM&lt;/remote-database-provider&gt;&lt;language&gt;eng&lt;/language&gt;&lt;/record&gt;&lt;/Cite&gt;&lt;/EndNote&gt;</w:instrText>
      </w:r>
      <w:r w:rsidRPr="007C65B9">
        <w:fldChar w:fldCharType="separate"/>
      </w:r>
      <w:r w:rsidRPr="007C65B9">
        <w:rPr>
          <w:noProof/>
        </w:rPr>
        <w:t>(19)</w:t>
      </w:r>
      <w:r w:rsidRPr="007C65B9">
        <w:fldChar w:fldCharType="end"/>
      </w:r>
      <w:r w:rsidRPr="007C65B9">
        <w:t>.</w:t>
      </w:r>
    </w:p>
    <w:p w14:paraId="0F7311C9" w14:textId="77777777" w:rsidR="00C55AE7" w:rsidRPr="007C65B9" w:rsidRDefault="00C55AE7" w:rsidP="00C55AE7">
      <w:pPr>
        <w:spacing w:before="120" w:after="120"/>
      </w:pPr>
      <w:r w:rsidRPr="007C65B9">
        <w:t xml:space="preserve">Hypoglycemia in CHI is persistent and occurs in both fasting and postprandial states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 xml:space="preserve">. A mild hepatomegaly is also frequently observed in these patients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 xml:space="preserve">. While some hormonal abnormalities, such as low cortisol or growth hormone levels, may be present during hypoglycemic episodes, these are not indicative of true deficiencies and usually resolve over time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w:t>
      </w:r>
    </w:p>
    <w:p w14:paraId="4C7E0710" w14:textId="77777777" w:rsidR="00C55AE7" w:rsidRPr="007C65B9" w:rsidRDefault="00C55AE7" w:rsidP="00C55AE7">
      <w:pPr>
        <w:spacing w:before="120" w:after="120"/>
      </w:pPr>
      <w:r w:rsidRPr="007C65B9">
        <w:t xml:space="preserve">In infants diagnosed within the first year of life, seizures, drowsiness, and excitability are common </w:t>
      </w:r>
      <w:proofErr w:type="gramStart"/>
      <w:r w:rsidRPr="007C65B9">
        <w:t>presenting</w:t>
      </w:r>
      <w:proofErr w:type="gramEnd"/>
      <w:r w:rsidRPr="007C65B9">
        <w:t xml:space="preserve"> symptoms. After one year of age, the typical signs of hypoglycemia, such as pallor, faintness, </w:t>
      </w:r>
      <w:r w:rsidRPr="007C65B9">
        <w:lastRenderedPageBreak/>
        <w:t xml:space="preserve">tachycardia, sweating, and seizures, become more apparent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 xml:space="preserve">. Neonatal hypoglycemia that is severe or prolonged often results in a poor neurological prognosis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 xml:space="preserve">. </w:t>
      </w:r>
    </w:p>
    <w:p w14:paraId="19E1CFC0" w14:textId="77777777" w:rsidR="00C55AE7" w:rsidRPr="007C65B9" w:rsidRDefault="00C55AE7" w:rsidP="00C55AE7">
      <w:pPr>
        <w:pStyle w:val="Heading3"/>
      </w:pPr>
      <w:r w:rsidRPr="007C65B9">
        <w:t>Etiopathogenesis</w:t>
      </w:r>
    </w:p>
    <w:p w14:paraId="06EBB18D" w14:textId="77777777" w:rsidR="00C55AE7" w:rsidRPr="007C65B9" w:rsidRDefault="00C55AE7" w:rsidP="00C55AE7">
      <w:pPr>
        <w:spacing w:before="120" w:after="120"/>
      </w:pPr>
      <w:r w:rsidRPr="007C65B9">
        <w:t xml:space="preserve">The etiopathogenesis of CHI is rooted in a primary defect of the pancreatic β-cells, resulting in inappropriate insulin secretion. This excessive insulin production lowers plasma glucose levels by inhibiting glycogenolysis and gluconeogenesis, and by promoting glucose uptake in muscles and adipocytes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 Under normal circumstances, β-cells suppress insulin secretion when plasma glucose levels fall below 80 mg/dL</w:t>
      </w:r>
      <w:ins w:id="165" w:author="AML Christensen team" w:date="2024-12-04T11:15:00Z" w16du:dateUtc="2024-12-04T10:15:00Z">
        <w:r w:rsidRPr="007C65B9">
          <w:t xml:space="preserve"> (4.4 mmol/L)</w:t>
        </w:r>
      </w:ins>
      <w:r w:rsidRPr="007C65B9">
        <w:t xml:space="preserve">. However, in CHI, this suppression does not occur, leading to persistent hyperinsulinemia despite hypoglycemia </w: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 </w:instrTex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(29)</w:t>
      </w:r>
      <w:r w:rsidRPr="007C65B9">
        <w:fldChar w:fldCharType="end"/>
      </w:r>
      <w:r w:rsidRPr="007C65B9">
        <w:t>.</w:t>
      </w:r>
    </w:p>
    <w:p w14:paraId="1B071590" w14:textId="77777777" w:rsidR="00C55AE7" w:rsidRPr="007C65B9" w:rsidRDefault="00C55AE7" w:rsidP="00C55AE7">
      <w:pPr>
        <w:spacing w:before="120" w:after="120"/>
      </w:pPr>
      <w:r w:rsidRPr="007C65B9">
        <w:t xml:space="preserve">The elevated insulin levels in CHI prevent the production of ketones, which would otherwise serve as an alternative energy source for the brain during periods of low glucose. This dual deficiency—low glucose and an absence of ketones—deprives brain cells of critical fuel, increasing the risk of brain damage </w:t>
      </w:r>
      <w:r w:rsidRPr="007C65B9">
        <w:fldChar w:fldCharType="begin">
          <w:fldData xml:space="preserve">PEVuZE5vdGU+PENpdGU+PEF1dGhvcj52YW4gQWxiYWRhPC9BdXRob3I+PFllYXI+MjAyMjwvWWVh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=
</w:fldData>
        </w:fldChar>
      </w:r>
      <w:r w:rsidRPr="007C65B9">
        <w:instrText xml:space="preserve"> ADDIN EN.CITE </w:instrText>
      </w:r>
      <w:r w:rsidRPr="007C65B9">
        <w:fldChar w:fldCharType="begin">
          <w:fldData xml:space="preserve">PEVuZE5vdGU+PENpdGU+PEF1dGhvcj52YW4gQWxiYWRhPC9BdXRob3I+PFllYXI+MjAyMjwvWWVh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=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(30)</w:t>
      </w:r>
      <w:r w:rsidRPr="007C65B9">
        <w:fldChar w:fldCharType="end"/>
      </w:r>
      <w:r w:rsidRPr="007C65B9">
        <w:t xml:space="preserve">. Additionally, insulin suppresses lipolysis, further reducing the ability to generate ketones to compensate for the lack of glucose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w:t>
      </w:r>
    </w:p>
    <w:p w14:paraId="79D2F6A6" w14:textId="77777777" w:rsidR="00C55AE7" w:rsidRPr="007C65B9" w:rsidRDefault="00C55AE7" w:rsidP="00C55AE7">
      <w:pPr>
        <w:spacing w:before="120" w:after="120"/>
      </w:pPr>
      <w:r w:rsidRPr="007C65B9">
        <w:t>In normal physiology, as blood glucose levels fall, counter-regulatory mechanisms such as glucagon secretion are activated to prevent hypoglycemia. When glucose drops to around 70 mg/dL</w:t>
      </w:r>
      <w:ins w:id="166" w:author="AML Christensen team" w:date="2024-12-04T11:16:00Z" w16du:dateUtc="2024-12-04T10:16:00Z">
        <w:r w:rsidRPr="007C65B9">
          <w:t xml:space="preserve"> (3.9 mmol/L)</w:t>
        </w:r>
      </w:ins>
      <w:r w:rsidRPr="007C65B9">
        <w:t>, α-cells release glucagon, which promotes glycogen breakdown and gluconeogenesis. If glucose continues to decline below 65 mg/dL</w:t>
      </w:r>
      <w:ins w:id="167" w:author="AML Christensen team" w:date="2024-12-04T11:16:00Z" w16du:dateUtc="2024-12-04T10:16:00Z">
        <w:r w:rsidRPr="007C65B9">
          <w:t xml:space="preserve"> (3.6 mmol/L)</w:t>
        </w:r>
      </w:ins>
      <w:r w:rsidRPr="007C65B9">
        <w:t xml:space="preserve">, the sympathoadrenal response triggers the release of epinephrine, and further decreases cortisol and growth hormone secretion to counteract hypoglycemia </w: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 </w:instrTex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(29)</w:t>
      </w:r>
      <w:r w:rsidRPr="007C65B9">
        <w:fldChar w:fldCharType="end"/>
      </w:r>
      <w:r w:rsidRPr="007C65B9">
        <w:t xml:space="preserve">. In infants with CHI, these mechanisms fail to operate properly. Insulin secretion remains elevated despite low glucose levels, suppressing glucagon release, which is essential to counteract hypoglycemia. </w:t>
      </w:r>
      <w:commentRangeStart w:id="168"/>
      <w:r w:rsidRPr="007C65B9">
        <w:t>Studies have shown that both infants with diffuse and focal CHI have suppressed glucagon and epinephrine responses during hypoglycemic episodes</w:t>
      </w:r>
      <w:del w:id="169" w:author="AML Christensen team" w:date="2024-12-04T10:37:00Z" w16du:dateUtc="2024-12-04T09:37:00Z">
        <w:r w:rsidRPr="007C65B9" w:rsidDel="00884788">
          <w:delText>, comparable to the counter-regulatory defects observed in type 1 diabetes (T1D)</w:delText>
        </w:r>
      </w:del>
      <w:r w:rsidRPr="007C65B9">
        <w:t>. These impairments in glucagon secretion contribute to persistent hypoglycemia in CHI</w:t>
      </w:r>
      <w:del w:id="170" w:author="AML Christensen team" w:date="2024-12-04T10:37:00Z" w16du:dateUtc="2024-12-04T09:37:00Z">
        <w:r w:rsidRPr="007C65B9" w:rsidDel="00884788">
          <w:delText>, similar to the condition known as hypoglycemia-associated autonomic failure (HAAF) seen in T1D patients</w:delText>
        </w:r>
      </w:del>
      <w:r w:rsidRPr="007C65B9">
        <w:t xml:space="preserve"> </w: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 </w:instrTex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(29)</w:t>
      </w:r>
      <w:r w:rsidRPr="007C65B9">
        <w:fldChar w:fldCharType="end"/>
      </w:r>
      <w:r w:rsidRPr="007C65B9">
        <w:t>.</w:t>
      </w:r>
      <w:commentRangeEnd w:id="168"/>
      <w:r w:rsidRPr="007C65B9">
        <w:rPr>
          <w:rStyle w:val="CommentReference"/>
        </w:rPr>
        <w:commentReference w:id="168"/>
      </w:r>
    </w:p>
    <w:p w14:paraId="2D4D2721" w14:textId="77777777" w:rsidR="00C55AE7" w:rsidRPr="007C65B9" w:rsidRDefault="00C55AE7" w:rsidP="00C55AE7">
      <w:pPr>
        <w:pStyle w:val="Heading3"/>
      </w:pPr>
      <w:commentRangeStart w:id="171"/>
      <w:r w:rsidRPr="007C65B9">
        <w:t>Diagnosis</w:t>
      </w:r>
      <w:commentRangeEnd w:id="171"/>
      <w:r w:rsidRPr="007C65B9">
        <w:rPr>
          <w:rStyle w:val="CommentReference"/>
          <w:rFonts w:asciiTheme="minorHAnsi" w:eastAsiaTheme="minorHAnsi" w:hAnsiTheme="minorHAnsi" w:cstheme="minorBidi"/>
        </w:rPr>
        <w:commentReference w:id="171"/>
      </w:r>
    </w:p>
    <w:p w14:paraId="03E2FB54" w14:textId="77777777" w:rsidR="00C55AE7" w:rsidRPr="007C65B9" w:rsidRDefault="00C55AE7" w:rsidP="00C55AE7">
      <w:pPr>
        <w:spacing w:before="120" w:after="120"/>
      </w:pPr>
      <w:r w:rsidRPr="007C65B9">
        <w:t xml:space="preserve">Diagnosing CHI involves assessing blood glucose levels and the body's response to insulin during episodes of hypoglycemia. A critical blood sample, taken during these episodes, is essential for evaluation. Clinical hypoglycemia is defined as a low plasma glucose level that leads to symptoms of neuroglycopenia, which can be challenging to identify in neonates and infants </w:t>
      </w:r>
      <w:r w:rsidRPr="007C65B9">
        <w:fldChar w:fldCharType="begin">
          <w:fldData xml:space="preserve">PEVuZE5vdGU+PENpdGU+PEF1dGhvcj5Sb3NlbmZlbGQ8L0F1dGhvcj48WWVhcj4yMDE5PC9ZZWFy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</w:fldData>
        </w:fldChar>
      </w:r>
      <w:r w:rsidRPr="007C65B9">
        <w:instrText xml:space="preserve"> ADDIN EN.CITE </w:instrText>
      </w:r>
      <w:r w:rsidRPr="007C65B9">
        <w:fldChar w:fldCharType="begin">
          <w:fldData xml:space="preserve">PEVuZE5vdGU+PENpdGU+PEF1dGhvcj5Sb3NlbmZlbGQ8L0F1dGhvcj48WWVhcj4yMDE5PC9ZZWFy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(7, 27, 31)</w:t>
      </w:r>
      <w:r w:rsidRPr="007C65B9">
        <w:fldChar w:fldCharType="end"/>
      </w:r>
      <w:r w:rsidRPr="007C65B9">
        <w:t>.</w:t>
      </w:r>
    </w:p>
    <w:p w14:paraId="35D06CEE" w14:textId="77777777" w:rsidR="00C55AE7" w:rsidRPr="007C65B9" w:rsidRDefault="00C55AE7" w:rsidP="00C55AE7">
      <w:pPr>
        <w:spacing w:before="120" w:after="120"/>
      </w:pPr>
      <w:r w:rsidRPr="007C65B9">
        <w:t xml:space="preserve">Whipple's triad, which includes low plasma glucose, hypoglycemia symptoms, and resolution of symptoms when normal glucose levels are restored, can be helpful for diagnosis, although it is not always easily applicable in young children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w:t>
      </w:r>
    </w:p>
    <w:p w14:paraId="17EFAEC5" w14:textId="77777777" w:rsidR="00C55AE7" w:rsidRPr="007C65B9" w:rsidRDefault="00C55AE7" w:rsidP="00C55AE7">
      <w:pPr>
        <w:spacing w:before="120" w:after="120"/>
      </w:pPr>
      <w:r w:rsidRPr="007C65B9">
        <w:t>The diagnosis of CHI is confirmed by the following criteria:</w:t>
      </w:r>
    </w:p>
    <w:p w14:paraId="611079E8" w14:textId="77777777" w:rsidR="00C55AE7" w:rsidRPr="007C65B9" w:rsidRDefault="00C55AE7" w:rsidP="00C55AE7">
      <w:pPr>
        <w:numPr>
          <w:ilvl w:val="0"/>
          <w:numId w:val="67"/>
        </w:numPr>
        <w:spacing w:before="120" w:after="120" w:line="259" w:lineRule="auto"/>
      </w:pPr>
      <w:r w:rsidRPr="007C65B9">
        <w:rPr>
          <w:b/>
          <w:bCs/>
        </w:rPr>
        <w:t>Hypoglycemia</w:t>
      </w:r>
      <w:r w:rsidRPr="007C65B9">
        <w:t>: Fasting or post-prandial hypoketotic hypoglycemia, typically defined as plasma glucose levels below 2.5–3 mmol/L</w:t>
      </w:r>
      <w:ins w:id="172" w:author="AML Christensen team" w:date="2024-12-04T11:07:00Z" w16du:dateUtc="2024-12-04T10:07:00Z">
        <w:r w:rsidRPr="007C65B9">
          <w:t xml:space="preserve"> (45-54 mg/dL)</w:t>
        </w:r>
      </w:ins>
      <w:r w:rsidRPr="007C65B9">
        <w:t xml:space="preserve"> dependent on the patient’s age </w:t>
      </w:r>
      <w:r w:rsidRPr="007C65B9">
        <w:fldChar w:fldCharType="begin">
          <w:fldData xml:space="preserve">PEVuZE5vdGU+PENpdGU+PEF1dGhvcj5Bcm5vdXg8L0F1dGhvcj48WWVhcj4yMDExPC9ZZWFyPjxS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ZWNOdW0+MzE4PC9SZWNOdW0+PERpc3BsYXlUZXh0PigxMCwgMTcsIDMyKTwvRGlzcGxheVRleHQ+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</w:fldData>
        </w:fldChar>
      </w:r>
      <w:r w:rsidRPr="007C65B9">
        <w:instrText xml:space="preserve"> ADDIN EN.CITE.DATA </w:instrText>
      </w:r>
      <w:r w:rsidRPr="007C65B9">
        <w:fldChar w:fldCharType="end"/>
      </w:r>
      <w:r w:rsidRPr="007C65B9">
        <w:fldChar w:fldCharType="separate"/>
      </w:r>
      <w:r w:rsidRPr="007C65B9">
        <w:rPr>
          <w:noProof/>
        </w:rPr>
        <w:t>(10, 17, 32)</w:t>
      </w:r>
      <w:r w:rsidRPr="007C65B9">
        <w:fldChar w:fldCharType="end"/>
      </w:r>
      <w:r w:rsidRPr="007C65B9">
        <w:t xml:space="preserve">. An infants blood glucose naturally decreases within the first hour of life and then increases over the following hours and days </w:t>
      </w:r>
      <w:r w:rsidRPr="007C65B9">
        <w:fldChar w:fldCharType="begin"/>
      </w:r>
      <w:r w:rsidRPr="007C65B9">
        <w:instrText xml:space="preserve"> ADDIN EN.CITE &lt;EndNote&gt;&lt;Cite&gt;&lt;Author&gt;Krawczyk&lt;/Author&gt;&lt;Year&gt;2022&lt;/Year&gt;&lt;RecNum&gt;342&lt;/RecNum&gt;&lt;DisplayText&gt;(18)&lt;/DisplayText&gt;&lt;record&gt;&lt;rec-number&gt;342&lt;/rec-number&gt;&lt;foreign-keys&gt;&lt;key app="EN" db-id="vwrrttwz10fd9netdtjv5t0n2rea550ese5e" timestamp="1726042242"&gt;342&lt;/key&gt;&lt;/foreign-keys&gt;&lt;ref-type name="Journal Article"&gt;17&lt;/ref-type&gt;&lt;contributors&gt;&lt;authors&gt;&lt;author&gt;Krawczyk, S.&lt;/author&gt;&lt;author&gt;Urbanska, K.&lt;/author&gt;&lt;author&gt;Biel, N.&lt;/author&gt;&lt;author&gt;Bielak, M. J.&lt;/author&gt;&lt;author&gt;Tarkowska, A.&lt;/author&gt;&lt;author&gt;Piekarski, R.&lt;/author&gt;&lt;author&gt;Prokurat, A. I.&lt;/author&gt;&lt;author&gt;Pacholska, M.&lt;/author&gt;&lt;author&gt;Ben-Skowronek, I.&lt;/author&gt;&lt;/authors&gt;&lt;/contributors&gt;&lt;auth-address&gt;Department of Paediatric Endocrinology and Diabetology, Medical University of Lublin, 20-093 Lublin, Poland.&amp;#xD;Department of Neonate and Infant Pathology, Medical University of Lublin, 20-093 Lublin, Poland.&amp;#xD;Department of Paediatric Surgery, Regional Children&amp;apos;s Hospital in Bydgoszcz, 85-667 Bydgoszcz, Poland.&lt;/auth-address&gt;&lt;titles&gt;&lt;title&gt;Congenital Hyperinsulinaemic Hypoglycaemia-A Review and Case Presentation&lt;/title&gt;&lt;secondary-title&gt;J Clin Med&lt;/secondary-title&gt;&lt;/titles&gt;&lt;periodical&gt;&lt;full-title&gt;J Clin Med&lt;/full-title&gt;&lt;/periodical&gt;&lt;volume&gt;11&lt;/volume&gt;&lt;number&gt;20&lt;/number&gt;&lt;edition&gt;20221012&lt;/edition&gt;&lt;keywords&gt;&lt;keyword&gt;Abcc8&lt;/keyword&gt;&lt;keyword&gt;congenital hyperinsulinaemic hypoglycaemia&lt;/keyword&gt;&lt;keyword&gt;congenital hyperinsulinism&lt;/keyword&gt;&lt;keyword&gt;neonatal hypoglycaemia&lt;/keyword&gt;&lt;/keywords&gt;&lt;dates&gt;&lt;year&gt;2022&lt;/year&gt;&lt;pub-dates&gt;&lt;date&gt;Oct 12&lt;/date&gt;&lt;/pub-dates&gt;&lt;/dates&gt;&lt;isbn&gt;2077-0383 (Print)&amp;#xD;2077-0383&lt;/isbn&gt;&lt;accession-num&gt;36294341&lt;/accession-num&gt;&lt;urls&gt;&lt;/urls&gt;&lt;custom1&gt;The authors declare no conflict of interest.&lt;/custom1&gt;&lt;custom2&gt;PMC9604599&lt;/custom2&gt;&lt;electronic-resource-num&gt;10.3390/jcm11206020&lt;/electronic-resource-num&gt;&lt;remote-database-provider&gt;NLM&lt;/remote-database-provider&gt;&lt;language&gt;eng&lt;/language&gt;&lt;/record&gt;&lt;/Cite&gt;&lt;/EndNote&gt;</w:instrText>
      </w:r>
      <w:r w:rsidRPr="007C65B9">
        <w:fldChar w:fldCharType="separate"/>
      </w:r>
      <w:r w:rsidRPr="007C65B9">
        <w:rPr>
          <w:noProof/>
        </w:rPr>
        <w:t>(18)</w:t>
      </w:r>
      <w:r w:rsidRPr="007C65B9">
        <w:fldChar w:fldCharType="end"/>
      </w:r>
    </w:p>
    <w:p w14:paraId="502197EA" w14:textId="77777777" w:rsidR="00C55AE7" w:rsidRPr="007C65B9" w:rsidRDefault="00C55AE7" w:rsidP="00C55AE7">
      <w:pPr>
        <w:numPr>
          <w:ilvl w:val="0"/>
          <w:numId w:val="67"/>
        </w:numPr>
        <w:spacing w:before="120" w:after="120" w:line="259" w:lineRule="auto"/>
      </w:pPr>
      <w:r w:rsidRPr="007C65B9">
        <w:rPr>
          <w:b/>
          <w:bCs/>
        </w:rPr>
        <w:t>Inappropriate Insulin Levels</w:t>
      </w:r>
      <w:r w:rsidRPr="007C65B9">
        <w:t xml:space="preserve">: Insulin levels should be detectable during hypoglycemia, whereas they are usually undetectable in healthy individuals. In CHI patients, insulin levels may not be significantly elevated, as they often fall within the normal range. </w:t>
      </w:r>
      <w:r w:rsidRPr="007C65B9">
        <w:fldChar w:fldCharType="begin">
          <w:fldData xml:space="preserve">PEVuZE5vdGU+PENpdGU+PEF1dGhvcj5Bcm5vdXg8L0F1dGhvcj48WWVhcj4yMDExPC9ZZWFyPjxS
ZWNOdW0+MzE4PC9SZWNOdW0+PERpc3BsYXlUZXh0PigxMCwgMTcpPC9EaXNwbGF5VGV4dD48cmVj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LWRhdGFiYXNlLXByb3ZpZGVyPjwvcmVjb3JkPjwvQ2l0ZT48Q2l0ZT48QXV0aG9yPkRlIExlb248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ZWNOdW0+MzE4PC9SZWNOdW0+PERpc3BsYXlUZXh0PigxMCwgMTcpPC9EaXNwbGF5VGV4dD48cmVj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LWRhdGFiYXNlLXByb3ZpZGVyPjwvcmVjb3JkPjwvQ2l0ZT48Q2l0ZT48QXV0aG9yPkRlIExlb248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(10, 17)</w:t>
      </w:r>
      <w:r w:rsidRPr="007C65B9">
        <w:fldChar w:fldCharType="end"/>
      </w:r>
      <w:r w:rsidRPr="007C65B9">
        <w:t xml:space="preserve">. However, insulin cannot be detected if blood sample screening is delayed due to a short half-life of around 6 minutes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w:t>
      </w:r>
    </w:p>
    <w:p w14:paraId="33CDD5A8" w14:textId="77777777" w:rsidR="00C55AE7" w:rsidRPr="007C65B9" w:rsidRDefault="00C55AE7" w:rsidP="00C55AE7">
      <w:pPr>
        <w:numPr>
          <w:ilvl w:val="0"/>
          <w:numId w:val="67"/>
        </w:numPr>
        <w:spacing w:before="120" w:after="120" w:line="259" w:lineRule="auto"/>
      </w:pPr>
      <w:r w:rsidRPr="007C65B9">
        <w:rPr>
          <w:b/>
          <w:bCs/>
        </w:rPr>
        <w:t>Glycemic Response to Glucagon</w:t>
      </w:r>
      <w:r w:rsidRPr="007C65B9">
        <w:t xml:space="preserve">: A significant increase in blood glucose (greater than 1.7 mmol/L or 30 mg/dL) within 30-40 minutes after glucagon administration suggests CHI. This is </w:t>
      </w:r>
      <w:r w:rsidRPr="007C65B9">
        <w:lastRenderedPageBreak/>
        <w:t xml:space="preserve">important because, in CHI, the liver retains glycogen, allowing glucagon to effectively increase blood glucose levels, which rules out other conditions like glycogen storage diseases </w:t>
      </w:r>
      <w:r w:rsidRPr="007C65B9">
        <w:fldChar w:fldCharType="begin">
          <w:fldData xml:space="preserve">PEVuZE5vdGU+PENpdGU+PEF1dGhvcj5Bcm5vdXg8L0F1dGhvcj48WWVhcj4yMDExPC9ZZWFyPjxS
ZWNOdW0+MzE4PC9SZWNOdW0+PERpc3BsYXlUZXh0PigxMCwgMTcpPC9EaXNwbGF5VGV4dD48cmVj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LWRhdGFiYXNlLXByb3ZpZGVyPjwvcmVjb3JkPjwvQ2l0ZT48Q2l0ZT48QXV0aG9yPkRlIExlb248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ZWNOdW0+MzE4PC9SZWNOdW0+PERpc3BsYXlUZXh0PigxMCwgMTcpPC9EaXNwbGF5VGV4dD48cmVj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LWRhdGFiYXNlLXByb3ZpZGVyPjwvcmVjb3JkPjwvQ2l0ZT48Q2l0ZT48QXV0aG9yPkRlIExlb248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(10, 17)</w:t>
      </w:r>
      <w:r w:rsidRPr="007C65B9">
        <w:fldChar w:fldCharType="end"/>
      </w:r>
      <w:r w:rsidRPr="007C65B9">
        <w:t>.</w:t>
      </w:r>
    </w:p>
    <w:p w14:paraId="7A8A6C36" w14:textId="77777777" w:rsidR="00C55AE7" w:rsidRPr="007C65B9" w:rsidRDefault="00C55AE7" w:rsidP="00C55AE7">
      <w:pPr>
        <w:numPr>
          <w:ilvl w:val="0"/>
          <w:numId w:val="67"/>
        </w:numPr>
        <w:spacing w:before="120" w:after="120" w:line="259" w:lineRule="auto"/>
      </w:pPr>
      <w:r w:rsidRPr="007C65B9">
        <w:rPr>
          <w:b/>
          <w:bCs/>
        </w:rPr>
        <w:t>Low Ketone Bodies and Free Fatty Acids</w:t>
      </w:r>
      <w:r w:rsidRPr="007C65B9">
        <w:t xml:space="preserve">: In CHI, plasma and urine levels of ketone bodies and free fatty acids are inappropriately low, even during fasting hypoglycemia, as insulin inhibits lipolysis </w:t>
      </w:r>
      <w:r w:rsidRPr="007C65B9">
        <w:fldChar w:fldCharType="begin">
          <w:fldData xml:space="preserve">PEVuZE5vdGU+PENpdGU+PEF1dGhvcj5Bcm5vdXg8L0F1dGhvcj48WWVhcj4yMDExPC9ZZWFyPjxS
ZWNOdW0+MzE4PC9SZWNOdW0+PERpc3BsYXlUZXh0PigxMCwgMTcpPC9EaXNwbGF5VGV4dD48cmVj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LWRhdGFiYXNlLXByb3ZpZGVyPjwvcmVjb3JkPjwvQ2l0ZT48Q2l0ZT48QXV0aG9yPkRlIExlb248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ZWNOdW0+MzE4PC9SZWNOdW0+PERpc3BsYXlUZXh0PigxMCwgMTcpPC9EaXNwbGF5VGV4dD48cmVj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LWRhdGFiYXNlLXByb3ZpZGVyPjwvcmVjb3JkPjwvQ2l0ZT48Q2l0ZT48QXV0aG9yPkRlIExlb248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(10, 17)</w:t>
      </w:r>
      <w:r w:rsidRPr="007C65B9">
        <w:fldChar w:fldCharType="end"/>
      </w:r>
      <w:r w:rsidRPr="007C65B9">
        <w:t>.</w:t>
      </w:r>
    </w:p>
    <w:p w14:paraId="2B66602F" w14:textId="77777777" w:rsidR="00C55AE7" w:rsidRPr="007C65B9" w:rsidRDefault="00C55AE7" w:rsidP="00C55AE7">
      <w:pPr>
        <w:spacing w:before="120" w:after="120"/>
        <w:rPr>
          <w:ins w:id="173" w:author="AML Christensen team" w:date="2024-12-04T10:41:00Z" w16du:dateUtc="2024-12-04T09:41:00Z"/>
        </w:rPr>
      </w:pPr>
      <w:ins w:id="174" w:author="AML Christensen team" w:date="2024-12-04T10:42:00Z" w16du:dateUtc="2024-12-04T09:42:00Z">
        <w:r w:rsidRPr="007C65B9">
          <w:t>A</w:t>
        </w:r>
      </w:ins>
      <w:ins w:id="175" w:author="AML Christensen team" w:date="2024-12-04T10:43:00Z" w16du:dateUtc="2024-12-04T09:43:00Z">
        <w:r w:rsidRPr="007C65B9">
          <w:t>n overview of the</w:t>
        </w:r>
      </w:ins>
      <w:ins w:id="176" w:author="AML Christensen team" w:date="2024-12-04T10:41:00Z" w16du:dateUtc="2024-12-04T09:41:00Z">
        <w:r w:rsidRPr="007C65B9">
          <w:t xml:space="preserve"> diagnostic features of CHI at the time of hypoglycemia</w:t>
        </w:r>
      </w:ins>
      <w:ins w:id="177" w:author="AML Christensen team" w:date="2024-12-04T10:42:00Z" w16du:dateUtc="2024-12-04T09:42:00Z">
        <w:r w:rsidRPr="007C65B9">
          <w:t xml:space="preserve"> according to an </w:t>
        </w:r>
      </w:ins>
      <w:ins w:id="178" w:author="AML Christensen team" w:date="2024-12-04T10:56:00Z" w16du:dateUtc="2024-12-04T09:56:00Z">
        <w:r w:rsidRPr="007C65B9">
          <w:t>I</w:t>
        </w:r>
      </w:ins>
      <w:ins w:id="179" w:author="AML Christensen team" w:date="2024-12-04T10:42:00Z" w16du:dateUtc="2024-12-04T09:42:00Z">
        <w:r w:rsidRPr="007C65B9">
          <w:t xml:space="preserve">nternational </w:t>
        </w:r>
      </w:ins>
      <w:ins w:id="180" w:author="AML Christensen team" w:date="2024-12-04T10:56:00Z" w16du:dateUtc="2024-12-04T09:56:00Z">
        <w:r w:rsidRPr="007C65B9">
          <w:t>G</w:t>
        </w:r>
      </w:ins>
      <w:ins w:id="181" w:author="AML Christensen team" w:date="2024-12-04T10:42:00Z" w16du:dateUtc="2024-12-04T09:42:00Z">
        <w:r w:rsidRPr="007C65B9">
          <w:t>uideline</w:t>
        </w:r>
      </w:ins>
      <w:ins w:id="182" w:author="AML Christensen team" w:date="2024-12-04T10:56:00Z" w16du:dateUtc="2024-12-04T09:56:00Z">
        <w:r w:rsidRPr="007C65B9">
          <w:t xml:space="preserve"> for the Diagnosis and Management of Hyperinsulinism</w:t>
        </w:r>
      </w:ins>
      <w:ins w:id="183" w:author="AML Christensen team" w:date="2024-12-04T10:41:00Z" w16du:dateUtc="2024-12-04T09:41:00Z">
        <w:r w:rsidRPr="007C65B9">
          <w:t xml:space="preserve"> </w:t>
        </w:r>
      </w:ins>
      <w:ins w:id="184" w:author="AML Christensen team" w:date="2024-12-04T10:43:00Z" w16du:dateUtc="2024-12-04T09:43:00Z">
        <w:r w:rsidRPr="007C65B9">
          <w:t xml:space="preserve">is shown in </w:t>
        </w:r>
        <w:r w:rsidRPr="007C65B9">
          <w:fldChar w:fldCharType="begin"/>
        </w:r>
        <w:r w:rsidRPr="007C65B9">
          <w:instrText xml:space="preserve"> REF _Ref184201416 \h </w:instrText>
        </w:r>
      </w:ins>
      <w:r w:rsidRPr="007C65B9">
        <w:fldChar w:fldCharType="separate"/>
      </w:r>
      <w:ins w:id="185" w:author="AML Christensen team" w:date="2024-12-04T10:43:00Z" w16du:dateUtc="2024-12-04T09:43:00Z">
        <w:r w:rsidRPr="007C65B9">
          <w:t xml:space="preserve">Figure </w:t>
        </w:r>
        <w:r w:rsidRPr="007C65B9">
          <w:rPr>
            <w:noProof/>
          </w:rPr>
          <w:t>2</w:t>
        </w:r>
        <w:r w:rsidRPr="007C65B9">
          <w:fldChar w:fldCharType="end"/>
        </w:r>
        <w:r w:rsidRPr="007C65B9">
          <w:t>.</w:t>
        </w:r>
      </w:ins>
    </w:p>
    <w:p w14:paraId="1184BBA0" w14:textId="77777777" w:rsidR="00C55AE7" w:rsidRPr="007C65B9" w:rsidRDefault="00C55AE7">
      <w:pPr>
        <w:keepNext/>
        <w:spacing w:before="120" w:after="120"/>
        <w:jc w:val="center"/>
        <w:rPr>
          <w:ins w:id="186" w:author="AML Christensen team" w:date="2024-12-04T10:41:00Z" w16du:dateUtc="2024-12-04T09:41:00Z"/>
        </w:rPr>
        <w:pPrChange w:id="187" w:author="AML Christensen team" w:date="2024-12-04T10:56:00Z" w16du:dateUtc="2024-12-04T09:56:00Z">
          <w:pPr>
            <w:spacing w:before="120" w:after="120"/>
          </w:pPr>
        </w:pPrChange>
      </w:pPr>
      <w:ins w:id="188" w:author="AML Christensen team" w:date="2024-12-04T10:41:00Z" w16du:dateUtc="2024-12-04T09:41:00Z">
        <w:r w:rsidRPr="007C65B9">
          <w:rPr>
            <w:noProof/>
          </w:rPr>
          <w:drawing>
            <wp:inline distT="0" distB="0" distL="0" distR="0" wp14:anchorId="15DAE634" wp14:editId="09BE03E7">
              <wp:extent cx="5001323" cy="2219635"/>
              <wp:effectExtent l="0" t="0" r="8890" b="9525"/>
              <wp:docPr id="144771071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0718" name="Picture 1" descr="A white text with black text&#10;&#10;Description automatically generated"/>
                      <pic:cNvPicPr/>
                    </pic:nvPicPr>
                    <pic:blipFill>
                      <a:blip r:embed="rId27"/>
                      <a:stretch>
                        <a:fillRect/>
                      </a:stretch>
                    </pic:blipFill>
                    <pic:spPr>
                      <a:xfrm>
                        <a:off x="0" y="0"/>
                        <a:ext cx="5001323" cy="2219635"/>
                      </a:xfrm>
                      <a:prstGeom prst="rect">
                        <a:avLst/>
                      </a:prstGeom>
                    </pic:spPr>
                  </pic:pic>
                </a:graphicData>
              </a:graphic>
            </wp:inline>
          </w:drawing>
        </w:r>
      </w:ins>
    </w:p>
    <w:p w14:paraId="2C1EA6B8" w14:textId="77777777" w:rsidR="00C55AE7" w:rsidRPr="007C65B9" w:rsidRDefault="00C55AE7">
      <w:pPr>
        <w:pStyle w:val="Caption"/>
        <w:rPr>
          <w:ins w:id="189" w:author="AML Christensen team" w:date="2024-12-04T10:41:00Z" w16du:dateUtc="2024-12-04T09:41:00Z"/>
        </w:rPr>
        <w:pPrChange w:id="190" w:author="AML Christensen team" w:date="2024-12-04T10:42:00Z" w16du:dateUtc="2024-12-04T09:42:00Z">
          <w:pPr>
            <w:spacing w:before="120" w:after="120"/>
          </w:pPr>
        </w:pPrChange>
      </w:pPr>
      <w:bookmarkStart w:id="191" w:name="_Ref184201416"/>
      <w:bookmarkStart w:id="192" w:name="_Toc184804932"/>
      <w:ins w:id="193" w:author="AML Christensen team" w:date="2024-12-04T10:41:00Z" w16du:dateUtc="2024-12-04T09:41:00Z">
        <w:r w:rsidRPr="007C65B9">
          <w:t xml:space="preserve">Figure </w:t>
        </w:r>
        <w:r w:rsidRPr="007C65B9">
          <w:fldChar w:fldCharType="begin"/>
        </w:r>
        <w:r w:rsidRPr="007C65B9">
          <w:instrText xml:space="preserve"> SEQ Figure \* ARABIC </w:instrText>
        </w:r>
      </w:ins>
      <w:r w:rsidRPr="007C65B9">
        <w:fldChar w:fldCharType="separate"/>
      </w:r>
      <w:ins w:id="194" w:author="AML Christensen team" w:date="2024-12-04T10:41:00Z" w16du:dateUtc="2024-12-04T09:41:00Z">
        <w:r w:rsidRPr="007C65B9">
          <w:rPr>
            <w:noProof/>
          </w:rPr>
          <w:t>2</w:t>
        </w:r>
        <w:r w:rsidRPr="007C65B9">
          <w:fldChar w:fldCharType="end"/>
        </w:r>
        <w:bookmarkEnd w:id="191"/>
        <w:r w:rsidRPr="007C65B9">
          <w:t xml:space="preserve">. Diagnostic features of </w:t>
        </w:r>
      </w:ins>
      <w:ins w:id="195" w:author="AML Christensen team" w:date="2024-12-04T10:42:00Z" w16du:dateUtc="2024-12-04T09:42:00Z">
        <w:r w:rsidRPr="007C65B9">
          <w:t>C</w:t>
        </w:r>
      </w:ins>
      <w:ins w:id="196" w:author="AML Christensen team" w:date="2024-12-04T10:41:00Z" w16du:dateUtc="2024-12-04T09:41:00Z">
        <w:r w:rsidRPr="007C65B9">
          <w:t>HI at</w:t>
        </w:r>
      </w:ins>
      <w:ins w:id="197" w:author="AML Christensen team" w:date="2024-12-04T10:42:00Z" w16du:dateUtc="2024-12-04T09:42:00Z">
        <w:r w:rsidRPr="007C65B9">
          <w:t xml:space="preserve"> </w:t>
        </w:r>
      </w:ins>
      <w:ins w:id="198" w:author="AML Christensen team" w:date="2024-12-04T10:41:00Z" w16du:dateUtc="2024-12-04T09:41:00Z">
        <w:r w:rsidRPr="007C65B9">
          <w:t>the time of hypoglycemia (plasma</w:t>
        </w:r>
      </w:ins>
      <w:ins w:id="199" w:author="AML Christensen team" w:date="2024-12-04T10:42:00Z" w16du:dateUtc="2024-12-04T09:42:00Z">
        <w:r w:rsidRPr="007C65B9">
          <w:t xml:space="preserve"> </w:t>
        </w:r>
      </w:ins>
      <w:ins w:id="200" w:author="AML Christensen team" w:date="2024-12-04T10:41:00Z" w16du:dateUtc="2024-12-04T09:41:00Z">
        <w:r w:rsidRPr="007C65B9">
          <w:t>glucose &lt;</w:t>
        </w:r>
      </w:ins>
      <w:ins w:id="201" w:author="AML Christensen team" w:date="2024-12-04T10:43:00Z" w16du:dateUtc="2024-12-04T09:43:00Z">
        <w:r w:rsidRPr="007C65B9">
          <w:t>2.8</w:t>
        </w:r>
      </w:ins>
      <w:ins w:id="202" w:author="AML Christensen team" w:date="2024-12-04T10:41:00Z" w16du:dateUtc="2024-12-04T09:41:00Z">
        <w:r w:rsidRPr="007C65B9">
          <w:t xml:space="preserve"> m</w:t>
        </w:r>
      </w:ins>
      <w:ins w:id="203" w:author="AML Christensen team" w:date="2024-12-04T10:43:00Z" w16du:dateUtc="2024-12-04T09:43:00Z">
        <w:r w:rsidRPr="007C65B9">
          <w:t>mol</w:t>
        </w:r>
      </w:ins>
      <w:ins w:id="204" w:author="AML Christensen team" w:date="2024-12-04T10:41:00Z" w16du:dateUtc="2024-12-04T09:41:00Z">
        <w:r w:rsidRPr="007C65B9">
          <w:t>/L</w:t>
        </w:r>
      </w:ins>
      <w:ins w:id="205" w:author="AML Christensen team" w:date="2024-12-04T11:08:00Z" w16du:dateUtc="2024-12-04T10:08:00Z">
        <w:r w:rsidRPr="007C65B9">
          <w:t xml:space="preserve"> [50 mg/dL]</w:t>
        </w:r>
      </w:ins>
      <w:ins w:id="206" w:author="AML Christensen team" w:date="2024-12-04T10:41:00Z" w16du:dateUtc="2024-12-04T09:41:00Z">
        <w:r w:rsidRPr="007C65B9">
          <w:t>)</w:t>
        </w:r>
      </w:ins>
      <w:ins w:id="207" w:author="AML Christensen team" w:date="2024-12-04T10:42:00Z" w16du:dateUtc="2024-12-04T09:42:00Z">
        <w:r w:rsidRPr="007C65B9">
          <w:t xml:space="preserve">. From </w:t>
        </w:r>
      </w:ins>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bookmarkEnd w:id="192"/>
      <w:r w:rsidRPr="007C65B9">
        <w:fldChar w:fldCharType="end"/>
      </w:r>
    </w:p>
    <w:p w14:paraId="2EEEA029" w14:textId="77777777" w:rsidR="00C55AE7" w:rsidRPr="007C65B9" w:rsidRDefault="00C55AE7" w:rsidP="00C55AE7">
      <w:pPr>
        <w:spacing w:before="120" w:after="120"/>
      </w:pPr>
      <w:r w:rsidRPr="007C65B9">
        <w:t>It’s worth noting that the threshold for diagnosing hypoglycemia has been debated. A previously accepted plasma glucose level of 2.6 mmol/L</w:t>
      </w:r>
      <w:ins w:id="208" w:author="AML Christensen team" w:date="2024-12-04T11:08:00Z" w16du:dateUtc="2024-12-04T10:08:00Z">
        <w:r w:rsidRPr="007C65B9">
          <w:t xml:space="preserve"> (47 mg/dL)</w:t>
        </w:r>
      </w:ins>
      <w:r w:rsidRPr="007C65B9">
        <w:t xml:space="preserve"> lacks robust long-term outcome data, and individual responses to hypoglycemia can vary </w:t>
      </w:r>
      <w:r w:rsidRPr="007C65B9">
        <w:fldChar w:fldCharType="begin">
          <w:fldData xml:space="preserve">PEVuZE5vdGU+PENpdGU+PEF1dGhvcj5Xb3J0aDwvQXV0aG9yPjxZZWFyPjIwMjA8L1llYXI+PFJl
Y051bT4zNzM8L1JlY051bT48RGlzcGxheVRleHQ+KDcsIDMxKTwvRGlzcGxheVRleHQ+PHJlY29y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PGxhbmd1YWdlPmVuZzwvbGFuZ3VhZ2U+PC9yZWNvcmQ+PC9DaXRlPjxDaXRlPjxBdXRob3I+U2hh
aWtoPC9BdXRob3I+PFllYXI+MjAyMzwvWWVhcj48UmVjTnVtPjMyODwvUmVjTnVtPjxyZWNvcmQ+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PC9yZWNvcmQ+PC9DaXRlPjwvRW5kTm90ZT4A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Y051bT4zNzM8L1JlY051bT48RGlzcGxheVRleHQ+KDcsIDMxKTwvRGlzcGxheVRleHQ+PHJlY29y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PGxhbmd1YWdlPmVuZzwvbGFuZ3VhZ2U+PC9yZWNvcmQ+PC9DaXRlPjxDaXRlPjxBdXRob3I+U2hh
aWtoPC9BdXRob3I+PFllYXI+MjAyMzwvWWVhcj48UmVjTnVtPjMyODwvUmVjTnVtPjxyZWNvcmQ+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PC9yZWNvcmQ+PC9DaXRlPjwvRW5kTm90ZT4A
</w:fldData>
        </w:fldChar>
      </w:r>
      <w:r w:rsidRPr="007C65B9">
        <w:instrText xml:space="preserve"> ADDIN EN.CITE.DATA </w:instrText>
      </w:r>
      <w:r w:rsidRPr="007C65B9">
        <w:fldChar w:fldCharType="end"/>
      </w:r>
      <w:r w:rsidRPr="007C65B9">
        <w:fldChar w:fldCharType="separate"/>
      </w:r>
      <w:r w:rsidRPr="007C65B9">
        <w:rPr>
          <w:noProof/>
        </w:rPr>
        <w:t>(7, 31)</w:t>
      </w:r>
      <w:r w:rsidRPr="007C65B9">
        <w:fldChar w:fldCharType="end"/>
      </w:r>
      <w:r w:rsidRPr="007C65B9">
        <w:t>. Some studies have suggested that the cut-off should be 2.0 mmol/L</w:t>
      </w:r>
      <w:ins w:id="209" w:author="AML Christensen team" w:date="2024-12-04T11:08:00Z" w16du:dateUtc="2024-12-04T10:08:00Z">
        <w:r w:rsidRPr="007C65B9">
          <w:t xml:space="preserve"> (36 mg/dL)</w:t>
        </w:r>
      </w:ins>
      <w:r w:rsidRPr="007C65B9">
        <w:t xml:space="preserve"> in neonates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w:t>
      </w:r>
    </w:p>
    <w:p w14:paraId="13830B08" w14:textId="77777777" w:rsidR="00C55AE7" w:rsidRPr="007C65B9" w:rsidRDefault="00C55AE7" w:rsidP="00C55AE7">
      <w:pPr>
        <w:spacing w:before="120" w:after="120"/>
      </w:pPr>
      <w:r w:rsidRPr="007C65B9">
        <w:t>A key diagnostic indicator is the glucose infusion rate required to maintain blood glucose above 3 mmol/L</w:t>
      </w:r>
      <w:ins w:id="210" w:author="AML Christensen team" w:date="2024-12-04T11:09:00Z" w16du:dateUtc="2024-12-04T10:09:00Z">
        <w:r w:rsidRPr="007C65B9">
          <w:t xml:space="preserve"> (54 mg/dL)</w:t>
        </w:r>
      </w:ins>
      <w:r w:rsidRPr="007C65B9">
        <w:t xml:space="preserve">. In neonates, a glucose infusion rate exceeding 8-10 mg/kg/min suggests insulin-related hypoglycemia, while lower thresholds apply to older children and adults </w:t>
      </w:r>
      <w:r w:rsidRPr="007C65B9">
        <w:fldChar w:fldCharType="begin">
          <w:fldData xml:space="preserve">PEVuZE5vdGU+PENpdGU+PEF1dGhvcj5Bcm5vdXg8L0F1dGhvcj48WWVhcj4yMDExPC9ZZWFyPjxS
ZWNOdW0+MzE4PC9SZWNOdW0+PERpc3BsYXlUZXh0PigxMCwgMzEpPC9EaXNwbGF5VGV4dD48cmVj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LWRhdGFiYXNlLXByb3ZpZGVyPjwvcmVjb3JkPjwvQ2l0ZT48Q2l0ZT48QXV0aG9yPlNoYWlraDwv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ZWNOdW0+MzE4PC9SZWNOdW0+PERpc3BsYXlUZXh0PigxMCwgMzEpPC9EaXNwbGF5VGV4dD48cmVj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LWRhdGFiYXNlLXByb3ZpZGVyPjwvcmVjb3JkPjwvQ2l0ZT48Q2l0ZT48QXV0aG9yPlNoYWlraDwv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</w:fldData>
        </w:fldChar>
      </w:r>
      <w:r w:rsidRPr="007C65B9">
        <w:instrText xml:space="preserve"> ADDIN EN.CITE.DATA </w:instrText>
      </w:r>
      <w:r w:rsidRPr="007C65B9">
        <w:fldChar w:fldCharType="end"/>
      </w:r>
      <w:r w:rsidRPr="007C65B9">
        <w:fldChar w:fldCharType="separate"/>
      </w:r>
      <w:r w:rsidRPr="007C65B9">
        <w:rPr>
          <w:noProof/>
        </w:rPr>
        <w:t>(10, 31)</w:t>
      </w:r>
      <w:r w:rsidRPr="007C65B9">
        <w:fldChar w:fldCharType="end"/>
      </w:r>
      <w:r w:rsidRPr="007C65B9">
        <w:t>.</w:t>
      </w:r>
    </w:p>
    <w:p w14:paraId="254AE5FC" w14:textId="77777777" w:rsidR="00C55AE7" w:rsidRPr="007C65B9" w:rsidRDefault="00C55AE7" w:rsidP="00C55AE7">
      <w:pPr>
        <w:spacing w:before="120" w:after="120"/>
      </w:pPr>
      <w:r w:rsidRPr="007C65B9">
        <w:t xml:space="preserve">For newborns tested for hypoglycemia within the first 72 hours of life, retesting is necessary if hypoglycemia persists, to confirm the diagnosis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A significant barrier to timely diagnosis is a lack of awareness about CHI among healthcare professionals. Improving education and training could help clinicians recognize and diagnose CHI more effectively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 xml:space="preserve">. </w:t>
      </w:r>
    </w:p>
    <w:p w14:paraId="4565B13D" w14:textId="77777777" w:rsidR="00C55AE7" w:rsidRPr="007C65B9" w:rsidRDefault="00C55AE7" w:rsidP="00C55AE7">
      <w:pPr>
        <w:spacing w:before="120" w:after="120"/>
      </w:pPr>
      <w:r w:rsidRPr="007C65B9">
        <w:t xml:space="preserve">After establishing a diagnosis of </w:t>
      </w:r>
      <w:proofErr w:type="spellStart"/>
      <w:r w:rsidRPr="007C65B9">
        <w:t>hyperinsulinemic</w:t>
      </w:r>
      <w:proofErr w:type="spellEnd"/>
      <w:r w:rsidRPr="007C65B9">
        <w:t xml:space="preserve"> hypoglycemia, further evaluations are necessary to determine the underlying cause and subtype of CHI.</w:t>
      </w:r>
      <w:ins w:id="211" w:author="AML Christensen team" w:date="2024-12-04T10:38:00Z" w16du:dateUtc="2024-12-04T09:38:00Z">
        <w:r w:rsidRPr="007C65B9">
          <w:t xml:space="preserve"> Genetic testing is a part of the standard diagnostic work up</w:t>
        </w:r>
      </w:ins>
      <w:ins w:id="212" w:author="AML Christensen team" w:date="2024-12-04T10:57:00Z" w16du:dateUtc="2024-12-04T09:57:00Z">
        <w:r w:rsidRPr="007C65B9">
          <w:t xml:space="preserve"> to determine </w:t>
        </w:r>
      </w:ins>
      <w:ins w:id="213" w:author="AML Christensen team" w:date="2024-12-04T10:58:00Z" w16du:dateUtc="2024-12-04T09:58:00Z">
        <w:r w:rsidRPr="007C65B9">
          <w:t>the CHI</w:t>
        </w:r>
      </w:ins>
      <w:ins w:id="214" w:author="AML Christensen team" w:date="2024-12-04T10:57:00Z" w16du:dateUtc="2024-12-04T09:57:00Z">
        <w:r w:rsidRPr="007C65B9">
          <w:t xml:space="preserve"> subtype as described in the followi</w:t>
        </w:r>
      </w:ins>
      <w:ins w:id="215" w:author="AML Christensen team" w:date="2024-12-04T10:58:00Z" w16du:dateUtc="2024-12-04T09:58:00Z">
        <w:r w:rsidRPr="007C65B9">
          <w:t>ng section</w:t>
        </w:r>
      </w:ins>
      <w:ins w:id="216" w:author="AML Christensen team" w:date="2024-12-04T10:39:00Z" w16du:dateUtc="2024-12-04T09:39:00Z">
        <w:r w:rsidRPr="007C65B9">
          <w:t>.</w:t>
        </w:r>
      </w:ins>
      <w:r w:rsidRPr="007C65B9">
        <w:t xml:space="preserve"> </w:t>
      </w:r>
      <w:moveFromRangeStart w:id="217" w:author="AML Christensen team" w:date="2024-12-04T10:59:00Z" w:name="move184202380"/>
      <w:moveFrom w:id="218" w:author="AML Christensen team" w:date="2024-12-04T10:59:00Z" w16du:dateUtc="2024-12-04T09:59:00Z">
        <w:r w:rsidRPr="007C65B9" w:rsidDel="00626AAF">
          <w:t xml:space="preserve">Distinguishing between different phenotypes of CHI often begins with evaluating the patient's responsiveness to diazoxide, a medication used to manage hyperinsulinism </w:t>
        </w:r>
        <w:r w:rsidRPr="007C65B9" w:rsidDel="00626AAF">
          <w:fldChar w:fldCharType="begin">
            <w:fldData xml:space="preserve">PEVuZE5vdGU+PENpdGU+PEF1dGhvcj5Sb3NlbmZlbGQ8L0F1dGhvcj48WWVhcj4yMDE5PC9ZZWFy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</w:fldData>
          </w:fldChar>
        </w:r>
        <w:r w:rsidRPr="007C65B9" w:rsidDel="00626AAF">
          <w:instrText xml:space="preserve"> ADDIN EN.CITE </w:instrText>
        </w:r>
        <w:r w:rsidRPr="007C65B9" w:rsidDel="00626AAF">
          <w:fldChar w:fldCharType="begin">
            <w:fldData xml:space="preserve">PEVuZE5vdGU+PENpdGU+PEF1dGhvcj5Sb3NlbmZlbGQ8L0F1dGhvcj48WWVhcj4yMDE5PC9ZZWFy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</w:fldData>
          </w:fldChar>
        </w:r>
        <w:r w:rsidRPr="007C65B9" w:rsidDel="00626AAF">
          <w:instrText xml:space="preserve"> ADDIN EN.CITE.DATA </w:instrText>
        </w:r>
      </w:moveFrom>
      <w:del w:id="219" w:author="AML Christensen team" w:date="2024-12-04T10:59:00Z" w16du:dateUtc="2024-12-04T09:59:00Z"/>
      <w:moveFrom w:id="220" w:author="AML Christensen team" w:date="2024-12-04T10:59:00Z" w16du:dateUtc="2024-12-04T09:59:00Z">
        <w:r w:rsidRPr="007C65B9" w:rsidDel="00626AAF">
          <w:fldChar w:fldCharType="end"/>
        </w:r>
      </w:moveFrom>
      <w:del w:id="221" w:author="AML Christensen team" w:date="2024-12-04T10:59:00Z" w16du:dateUtc="2024-12-04T09:59:00Z"/>
      <w:moveFrom w:id="222" w:author="AML Christensen team" w:date="2024-12-04T10:59:00Z" w16du:dateUtc="2024-12-04T09:59:00Z">
        <w:r w:rsidRPr="007C65B9" w:rsidDel="00626AAF">
          <w:fldChar w:fldCharType="separate"/>
        </w:r>
        <w:r w:rsidRPr="007C65B9" w:rsidDel="00626AAF">
          <w:rPr>
            <w:noProof/>
          </w:rPr>
          <w:t>(27)</w:t>
        </w:r>
        <w:r w:rsidRPr="007C65B9" w:rsidDel="00626AAF">
          <w:fldChar w:fldCharType="end"/>
        </w:r>
        <w:r w:rsidRPr="007C65B9" w:rsidDel="00626AAF">
          <w:t>.</w:t>
        </w:r>
      </w:moveFrom>
      <w:moveFromRangeEnd w:id="217"/>
    </w:p>
    <w:p w14:paraId="694D4FF1" w14:textId="77777777" w:rsidR="00C55AE7" w:rsidRPr="007C65B9" w:rsidRDefault="00C55AE7" w:rsidP="00C55AE7">
      <w:pPr>
        <w:pStyle w:val="Heading3"/>
      </w:pPr>
      <w:r w:rsidRPr="007C65B9">
        <w:t>Subtypes of CHI</w:t>
      </w:r>
    </w:p>
    <w:p w14:paraId="5600C823" w14:textId="77777777" w:rsidR="00C55AE7" w:rsidRPr="007C65B9" w:rsidRDefault="00C55AE7" w:rsidP="00C55AE7">
      <w:pPr>
        <w:spacing w:before="120" w:after="120"/>
      </w:pPr>
      <w:r w:rsidRPr="007C65B9">
        <w:t xml:space="preserve">CHI can be classified based on various factors, including clinical and histopathological features, etiology, and response to treatment </w:t>
      </w:r>
      <w:r w:rsidRPr="007C65B9">
        <w:fldChar w:fldCharType="begin">
          <w:fldData xml:space="preserve">PEVuZE5vdGU+PENpdGU+PEF1dGhvcj5Xb3J0aDwvQXV0aG9yPjxZZWFyPjIwMjA8L1llYXI+PFJl
Y051bT4zNzM8L1JlY051bT48RGlzcGxheVRleHQ+KDcsIDEyKTwvRGlzcGxheVRleHQ+PHJlY29y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PGxhbmd1YWdlPmVuZzwvbGFuZ3VhZ2U+PC9yZWNvcmQ+PC9DaXRlPjxDaXRlPjxBdXRob3I+Um9z
ZW5mZWxkPC9BdXRob3I+PFllYXI+MjAyMzwvWWVhcj48UmVjTnVtPjMzNjwvUmVjTnVtPjxyZWNv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ZW5nPC9sYW5ndWFnZT48L3JlY29yZD48L0NpdGU+PC9FbmROb3RlPgB=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Y051bT4zNzM8L1JlY051bT48RGlzcGxheVRleHQ+KDcsIDEyKTwvRGlzcGxheVRleHQ+PHJlY29y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PGxhbmd1YWdlPmVuZzwvbGFuZ3VhZ2U+PC9yZWNvcmQ+PC9DaXRlPjxDaXRlPjxBdXRob3I+Um9z
ZW5mZWxkPC9BdXRob3I+PFllYXI+MjAyMzwvWWVhcj48UmVjTnVtPjMzNjwvUmVjTnVtPjxyZWNv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(7, 12)</w:t>
      </w:r>
      <w:r w:rsidRPr="007C65B9">
        <w:fldChar w:fldCharType="end"/>
      </w:r>
      <w:r w:rsidRPr="007C65B9">
        <w:t xml:space="preserve">. </w:t>
      </w:r>
      <w:moveToRangeStart w:id="223" w:author="AML Christensen team" w:date="2024-12-04T10:59:00Z" w:name="move184202380"/>
      <w:moveTo w:id="224" w:author="AML Christensen team" w:date="2024-12-04T10:59:00Z" w16du:dateUtc="2024-12-04T09:59:00Z">
        <w:r w:rsidRPr="007C65B9">
          <w:t xml:space="preserve">Distinguishing between different phenotypes of CHI often begins with evaluating the patient's responsiveness to diazoxide, a medication used to manage hyperinsulinism </w:t>
        </w:r>
        <w:r w:rsidRPr="007C65B9">
          <w:fldChar w:fldCharType="begin">
            <w:fldData xml:space="preserve">PEVuZE5vdGU+PENpdGU+PEF1dGhvcj5Sb3NlbmZlbGQ8L0F1dGhvcj48WWVhcj4yMDE5PC9ZZWFy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</w:fldData>
          </w:fldChar>
        </w:r>
        <w:r w:rsidRPr="007C65B9">
          <w:instrText xml:space="preserve"> ADDIN EN.CITE </w:instrText>
        </w:r>
        <w:r w:rsidRPr="007C65B9">
          <w:fldChar w:fldCharType="begin">
            <w:fldData xml:space="preserve">PEVuZE5vdGU+PENpdGU+PEF1dGhvcj5Sb3NlbmZlbGQ8L0F1dGhvcj48WWVhcj4yMDE5PC9ZZWFy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</w:fldData>
          </w:fldChar>
        </w:r>
        <w:r w:rsidRPr="007C65B9">
          <w:instrText xml:space="preserve"> ADDIN EN.CITE.DATA </w:instrText>
        </w:r>
      </w:moveTo>
      <w:ins w:id="225" w:author="AML Christensen team" w:date="2024-12-04T10:59:00Z" w16du:dateUtc="2024-12-04T09:59:00Z"/>
      <w:moveTo w:id="226" w:author="AML Christensen team" w:date="2024-12-04T10:59:00Z" w16du:dateUtc="2024-12-04T09:59:00Z">
        <w:r w:rsidRPr="007C65B9">
          <w:fldChar w:fldCharType="end"/>
        </w:r>
      </w:moveTo>
      <w:ins w:id="227" w:author="AML Christensen team" w:date="2024-12-04T10:59:00Z" w16du:dateUtc="2024-12-04T09:59:00Z"/>
      <w:moveTo w:id="228" w:author="AML Christensen team" w:date="2024-12-04T10:59:00Z" w16du:dateUtc="2024-12-04T09:59:00Z">
        <w:r w:rsidRPr="007C65B9">
          <w:fldChar w:fldCharType="separate"/>
        </w:r>
        <w:r w:rsidRPr="007C65B9">
          <w:rPr>
            <w:noProof/>
          </w:rPr>
          <w:t>(27)</w:t>
        </w:r>
        <w:r w:rsidRPr="007C65B9">
          <w:fldChar w:fldCharType="end"/>
        </w:r>
        <w:r w:rsidRPr="007C65B9">
          <w:t>.</w:t>
        </w:r>
      </w:moveTo>
      <w:moveToRangeEnd w:id="223"/>
    </w:p>
    <w:p w14:paraId="770ABCA8" w14:textId="77777777" w:rsidR="00C55AE7" w:rsidRPr="007C65B9" w:rsidRDefault="00C55AE7" w:rsidP="00C55AE7">
      <w:pPr>
        <w:spacing w:before="120" w:after="120"/>
      </w:pPr>
      <w:r w:rsidRPr="007C65B9">
        <w:t xml:space="preserve">Identifying the genotype is critical for predicting the clinical phenotype, selecting appropriate treatments, and preventing the long-term neurological consequences of persistent hypoglycemia </w:t>
      </w:r>
      <w:r w:rsidRPr="007C65B9">
        <w:fldChar w:fldCharType="begin">
          <w:fldData xml:space="preserve">PEVuZE5vdGU+PENpdGU+PEF1dGhvcj5Sb3NlbmZlbGQ8L0F1dGhvcj48WWVhcj4yMDE5PC9ZZWFy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</w:fldData>
        </w:fldChar>
      </w:r>
      <w:r w:rsidRPr="007C65B9">
        <w:instrText xml:space="preserve"> ADDIN EN.CITE </w:instrText>
      </w:r>
      <w:r w:rsidRPr="007C65B9">
        <w:fldChar w:fldCharType="begin">
          <w:fldData xml:space="preserve">PEVuZE5vdGU+PENpdGU+PEF1dGhvcj5Sb3NlbmZlbGQ8L0F1dGhvcj48WWVhcj4yMDE5PC9ZZWFy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</w:fldData>
        </w:fldChar>
      </w:r>
      <w:r w:rsidRPr="007C65B9">
        <w:instrText xml:space="preserve"> ADDIN EN.CITE.DATA </w:instrText>
      </w:r>
      <w:r w:rsidRPr="007C65B9">
        <w:fldChar w:fldCharType="end"/>
      </w:r>
      <w:r w:rsidRPr="007C65B9">
        <w:fldChar w:fldCharType="separate"/>
      </w:r>
      <w:r w:rsidRPr="007C65B9">
        <w:rPr>
          <w:noProof/>
        </w:rPr>
        <w:t>(27)</w:t>
      </w:r>
      <w:r w:rsidRPr="007C65B9">
        <w:fldChar w:fldCharType="end"/>
      </w:r>
      <w:r w:rsidRPr="007C65B9">
        <w:t xml:space="preserve">. CHI subtypes exhibit variation in their clinical management based on the underlying cause, and an accurate diagnosis is essential to optimize therapeutic strategies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However, the cause of CHI remains unidentified in up to </w:t>
      </w:r>
      <w:r w:rsidRPr="007C65B9">
        <w:lastRenderedPageBreak/>
        <w:t xml:space="preserve">50% of patients, suggesting the involvement of undiscovered genetic loci and complex, multifactorial mechanisms </w:t>
      </w:r>
      <w:r w:rsidRPr="007C65B9">
        <w:fldChar w:fldCharType="begin">
          <w:fldData xml:space="preserve">PEVuZE5vdGU+PENpdGU+PEF1dGhvcj5aZW5rZXI8L0F1dGhvcj48WWVhcj4yMDIzPC9ZZWFyPjxS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c3RvbTE+PGN1c3RvbTI+UE1DMTAwOTgyMTQ8L2N1c3RvbTI+PGVsZWN0cm9uaWMtcmVzb3VyY2Ut
bnVtPjEwLjMzODkvZmVuZG8uMjAyMy4xMDEzODc0PC9lbGVjdHJvbmljLXJlc291cmNlLW51bT48
cmVtb3RlLWRhdGFiYXNlLXByb3ZpZGVyPk5MTTwvcmVtb3RlLWRhdGFiYXNlLXByb3ZpZGVyPjxs
YW5ndWFnZT5lbmc8L2xhbmd1YWdlPjwvcmVjb3JkPjwvQ2l0ZT48L0VuZE5vdGU+
</w:fldData>
        </w:fldChar>
      </w:r>
      <w:r w:rsidRPr="007C65B9">
        <w:instrText xml:space="preserve"> ADDIN EN.CITE </w:instrText>
      </w:r>
      <w:r w:rsidRPr="007C65B9">
        <w:fldChar w:fldCharType="begin">
          <w:fldData xml:space="preserve">PEVuZE5vdGU+PENpdGU+PEF1dGhvcj5aZW5rZXI8L0F1dGhvcj48WWVhcj4yMDIzPC9ZZWFyPjxS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c3RvbTE+PGN1c3RvbTI+UE1DMTAwOTgyMTQ8L2N1c3RvbTI+PGVsZWN0cm9uaWMtcmVzb3VyY2Ut
bnVtPjEwLjMzODkvZmVuZG8uMjAyMy4xMDEzODc0PC9lbGVjdHJvbmljLXJlc291cmNlLW51bT48
cmVtb3RlLWRhdGFiYXNlLXByb3ZpZGVyPk5MTTwvcmVtb3RlLWRhdGFiYXNlLXByb3ZpZGVyPjxs
YW5ndWFnZT5lbmc8L2xhbmd1YWdlPjwvcmVjb3JkPjwvQ2l0ZT48L0VuZE5vdGU+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(28)</w:t>
      </w:r>
      <w:r w:rsidRPr="007C65B9">
        <w:fldChar w:fldCharType="end"/>
      </w:r>
    </w:p>
    <w:p w14:paraId="71F45FFB" w14:textId="77777777" w:rsidR="00C55AE7" w:rsidRPr="007C65B9" w:rsidRDefault="00C55AE7" w:rsidP="00C55AE7">
      <w:pPr>
        <w:spacing w:before="120" w:after="120"/>
      </w:pPr>
      <w:r w:rsidRPr="007C65B9">
        <w:t xml:space="preserve">A critical distinction is made between transient and persistent CHI. Although transient CHI typically resolves by six months, its prognosis can only be confirmed retrospectively, as no biomarkers are available to predict its course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Furthermore, both transient and persistent forms tend to decrease in severity over time, regardless of gene variants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However, neurodevelopmental abnormalities occur in a significant percentage of children ranging from 25% to 30% for transient CHI and from 26% to 48% for persistent CHI </w:t>
      </w:r>
      <w:r w:rsidRPr="007C65B9">
        <w:fldChar w:fldCharType="begin">
          <w:fldData xml:space="preserve">PEVuZE5vdGU+PENpdGU+PEF1dGhvcj5NYW5uaXN0bzwvQXV0aG9yPjxZZWFyPjIwMjE8L1llYXI+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</w:fldData>
        </w:fldChar>
      </w:r>
      <w:r w:rsidRPr="007C65B9">
        <w:instrText xml:space="preserve"> ADDIN EN.CITE </w:instrText>
      </w:r>
      <w:r w:rsidRPr="007C65B9">
        <w:fldChar w:fldCharType="begin">
          <w:fldData xml:space="preserve">PEVuZE5vdGU+PENpdGU+PEF1dGhvcj5NYW5uaXN0bzwvQXV0aG9yPjxZZWFyPjIwMjE8L1llYXI+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</w:fldData>
        </w:fldChar>
      </w:r>
      <w:r w:rsidRPr="007C65B9">
        <w:instrText xml:space="preserve"> ADDIN EN.CITE.DATA </w:instrText>
      </w:r>
      <w:r w:rsidRPr="007C65B9">
        <w:fldChar w:fldCharType="end"/>
      </w:r>
      <w:r w:rsidRPr="007C65B9">
        <w:fldChar w:fldCharType="separate"/>
      </w:r>
      <w:r w:rsidRPr="007C65B9">
        <w:rPr>
          <w:noProof/>
        </w:rPr>
        <w:t>(22)</w:t>
      </w:r>
      <w:r w:rsidRPr="007C65B9">
        <w:fldChar w:fldCharType="end"/>
      </w:r>
      <w:r w:rsidRPr="007C65B9">
        <w:t xml:space="preserve">. </w:t>
      </w:r>
    </w:p>
    <w:p w14:paraId="47131034" w14:textId="77777777" w:rsidR="00C55AE7" w:rsidRPr="007C65B9" w:rsidRDefault="00C55AE7" w:rsidP="00C55AE7">
      <w:pPr>
        <w:spacing w:before="120" w:after="120"/>
      </w:pPr>
      <w:r w:rsidRPr="007C65B9">
        <w:t xml:space="preserve">Etiologically, </w:t>
      </w:r>
      <w:commentRangeStart w:id="229"/>
      <w:del w:id="230" w:author="AML Christensen team" w:date="2024-12-04T11:00:00Z" w16du:dateUtc="2024-12-04T10:00:00Z">
        <w:r w:rsidRPr="007C65B9" w:rsidDel="00FF767E">
          <w:delText xml:space="preserve">CHI </w:delText>
        </w:r>
      </w:del>
      <w:ins w:id="231" w:author="AML Christensen team" w:date="2024-12-04T11:00:00Z" w16du:dateUtc="2024-12-04T10:00:00Z">
        <w:r w:rsidRPr="007C65B9">
          <w:t xml:space="preserve">hyperinsulinism </w:t>
        </w:r>
      </w:ins>
      <w:r w:rsidRPr="007C65B9">
        <w:t>is divided into acquired forms</w:t>
      </w:r>
      <w:commentRangeEnd w:id="229"/>
      <w:r w:rsidRPr="007C65B9">
        <w:rPr>
          <w:rStyle w:val="CommentReference"/>
        </w:rPr>
        <w:commentReference w:id="229"/>
      </w:r>
      <w:r w:rsidRPr="007C65B9">
        <w:t xml:space="preserve">, such as perinatal stress-induced hyperinsulinism (PSHI), and genetic forms, typically caused by monogenic defects affecting insulin secretion </w:t>
      </w:r>
      <w:r w:rsidRPr="007C65B9">
        <w:fldChar w:fldCharType="begin">
          <w:fldData xml:space="preserve">PEVuZE5vdGU+PENpdGU+PEF1dGhvcj5Sb3NlbmZlbGQ8L0F1dGhvcj48WWVhcj4yMDIzPC9ZZWFy
PjxSZWNOdW0+MzM2PC9SZWNOdW0+PERpc3BsYXlUZXh0PigxMiwgMjgpPC9EaXNwbGF5VGV4dD48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YWdlPmVuZzwvbGFuZ3VhZ2U+PC9yZWNvcmQ+PC9DaXRlPjxDaXRlPjxBdXRob3I+WmVua2VyPC9B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PjxSZWNOdW0+MzM2PC9SZWNOdW0+PERpc3BsYXlUZXh0PigxMiwgMjgpPC9EaXNwbGF5VGV4dD48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YWdlPmVuZzwvbGFuZ3VhZ2U+PC9yZWNvcmQ+PC9DaXRlPjxDaXRlPjxBdXRob3I+WmVua2VyPC9B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(12, 28)</w:t>
      </w:r>
      <w:r w:rsidRPr="007C65B9">
        <w:fldChar w:fldCharType="end"/>
      </w:r>
      <w:r w:rsidRPr="007C65B9">
        <w:t xml:space="preserve">. Acquired </w:t>
      </w:r>
      <w:ins w:id="232" w:author="AML Christensen team" w:date="2024-12-04T11:01:00Z" w16du:dateUtc="2024-12-04T10:01:00Z">
        <w:r w:rsidRPr="007C65B9">
          <w:t xml:space="preserve">hyperinsulinism </w:t>
        </w:r>
      </w:ins>
      <w:del w:id="233" w:author="AML Christensen team" w:date="2024-12-04T11:01:00Z" w16du:dateUtc="2024-12-04T10:01:00Z">
        <w:r w:rsidRPr="007C65B9" w:rsidDel="00FF767E">
          <w:delText xml:space="preserve">CHI </w:delText>
        </w:r>
      </w:del>
      <w:r w:rsidRPr="007C65B9">
        <w:t xml:space="preserve">is often transient and commonly seen in neonates exposed to pre- or perinatal stress, such as maternal diabetes, intrauterine growth restriction (IUGR), or birth asphyxia </w:t>
      </w:r>
      <w:r w:rsidRPr="007C65B9">
        <w:fldChar w:fldCharType="begin"/>
      </w:r>
      <w:r w:rsidRPr="007C65B9">
        <w:instrText xml:space="preserve"> ADDIN EN.CITE &lt;EndNote&gt;&lt;Cite&gt;&lt;Author&gt;Martino&lt;/Author&gt;&lt;Year&gt;2022&lt;/Year&gt;&lt;RecNum&gt;344&lt;/RecNum&gt;&lt;DisplayText&gt;(15)&lt;/DisplayText&gt;&lt;record&gt;&lt;rec-number&gt;344&lt;/rec-number&gt;&lt;foreign-keys&gt;&lt;key app="EN" db-id="vwrrttwz10fd9netdtjv5t0n2rea550ese5e" timestamp="1726042242"&gt;344&lt;/key&gt;&lt;/foreign-keys&gt;&lt;ref-type name="Journal Article"&gt;17&lt;/ref-type&gt;&lt;contributors&gt;&lt;authors&gt;&lt;author&gt;Martino, M.&lt;/author&gt;&lt;author&gt;Sartorelli, J.&lt;/author&gt;&lt;author&gt;Gragnaniello, V.&lt;/author&gt;&lt;author&gt;Burlina, A.&lt;/author&gt;&lt;/authors&gt;&lt;/contributors&gt;&lt;auth-address&gt;Department of Child and Mother, University of Padua, Padua, Italy.&amp;#xD;Division of Inborn Metabolic Disease, Department of Pediatrics, University Hospital Padua, Padua, Italy.&lt;/auth-address&gt;&lt;titles&gt;&lt;title&gt;Congenital hyperinsulinism in clinical practice: From biochemical pathophysiology to new monitoring techniques&lt;/title&gt;&lt;secondary-title&gt;Front Pediatr&lt;/secondary-title&gt;&lt;/titles&gt;&lt;periodical&gt;&lt;full-title&gt;Front Pediatr&lt;/full-title&gt;&lt;/periodical&gt;&lt;pages&gt;901338&lt;/pages&gt;&lt;volume&gt;10&lt;/volume&gt;&lt;edition&gt;20220923&lt;/edition&gt;&lt;keywords&gt;&lt;keyword&gt;Cgm&lt;/keyword&gt;&lt;keyword&gt;glucose&lt;/keyword&gt;&lt;keyword&gt;hyperinsulinism&lt;/keyword&gt;&lt;keyword&gt;hypoglycemia&lt;/keyword&gt;&lt;keyword&gt;inborn error of metabolism&lt;/keyword&gt;&lt;/keywords&gt;&lt;dates&gt;&lt;year&gt;2022&lt;/year&gt;&lt;/dates&gt;&lt;isbn&gt;2296-2360 (Print)&amp;#xD;2296-2360&lt;/isbn&gt;&lt;accession-num&gt;36210928&lt;/accession-num&gt;&lt;urls&gt;&lt;/urls&gt;&lt;custom1&gt;The authors declare that the research was conducted in the absence of any commercial or financial relationships that could be construed as a potential conflict of interest.&lt;/custom1&gt;&lt;custom2&gt;PMC9538154&lt;/custom2&gt;&lt;electronic-resource-num&gt;10.3389/fped.2022.901338&lt;/electronic-resource-num&gt;&lt;remote-database-provider&gt;NLM&lt;/remote-database-provider&gt;&lt;language&gt;eng&lt;/language&gt;&lt;/record&gt;&lt;/Cite&gt;&lt;/EndNote&gt;</w:instrText>
      </w:r>
      <w:r w:rsidRPr="007C65B9">
        <w:fldChar w:fldCharType="separate"/>
      </w:r>
      <w:r w:rsidRPr="007C65B9">
        <w:rPr>
          <w:noProof/>
        </w:rPr>
        <w:t>(15)</w:t>
      </w:r>
      <w:r w:rsidRPr="007C65B9">
        <w:fldChar w:fldCharType="end"/>
      </w:r>
      <w:r w:rsidRPr="007C65B9">
        <w:t xml:space="preserve">. PSHI typically resolves within days or weeks but may persist for longer in severe cases </w:t>
      </w:r>
      <w:r w:rsidRPr="007C65B9">
        <w:fldChar w:fldCharType="begin">
          <w:fldData xml:space="preserve">PEVuZE5vdGU+PENpdGU+PEF1dGhvcj5MYXBpZHVzPC9BdXRob3I+PFllYXI+MjAyNDwvWWVhcj48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</w:fldData>
        </w:fldChar>
      </w:r>
      <w:r w:rsidRPr="007C65B9">
        <w:instrText xml:space="preserve"> ADDIN EN.CITE </w:instrText>
      </w:r>
      <w:r w:rsidRPr="007C65B9">
        <w:fldChar w:fldCharType="begin">
          <w:fldData xml:space="preserve">PEVuZE5vdGU+PENpdGU+PEF1dGhvcj5MYXBpZHVzPC9BdXRob3I+PFllYXI+MjAyNDwvWWVhcj48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</w:fldData>
        </w:fldChar>
      </w:r>
      <w:r w:rsidRPr="007C65B9">
        <w:instrText xml:space="preserve"> ADDIN EN.CITE.DATA </w:instrText>
      </w:r>
      <w:r w:rsidRPr="007C65B9">
        <w:fldChar w:fldCharType="end"/>
      </w:r>
      <w:r w:rsidRPr="007C65B9">
        <w:fldChar w:fldCharType="separate"/>
      </w:r>
      <w:r w:rsidRPr="007C65B9">
        <w:rPr>
          <w:noProof/>
        </w:rPr>
        <w:t>(11, 17)</w:t>
      </w:r>
      <w:r w:rsidRPr="007C65B9">
        <w:fldChar w:fldCharType="end"/>
      </w:r>
      <w:r w:rsidRPr="007C65B9">
        <w:t xml:space="preserve">. PSHI affects approximately 1 in 1,200–1,700 newborns, with more severe forms occurring in 1 in 12,000–13,600 cases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w:t>
      </w:r>
      <w:ins w:id="234" w:author="AML Christensen team" w:date="2024-12-04T11:01:00Z" w16du:dateUtc="2024-12-04T10:01:00Z">
        <w:r w:rsidRPr="007C65B9">
          <w:t xml:space="preserve"> </w:t>
        </w:r>
      </w:ins>
    </w:p>
    <w:p w14:paraId="416163A5" w14:textId="77777777" w:rsidR="00C55AE7" w:rsidRPr="007C65B9" w:rsidRDefault="00C55AE7" w:rsidP="00C55AE7">
      <w:pPr>
        <w:spacing w:before="120" w:after="120"/>
      </w:pPr>
      <w:r w:rsidRPr="007C65B9">
        <w:t xml:space="preserve">Genetic forms of </w:t>
      </w:r>
      <w:ins w:id="235" w:author="AML Christensen team" w:date="2024-12-04T11:01:00Z" w16du:dateUtc="2024-12-04T10:01:00Z">
        <w:r w:rsidRPr="007C65B9">
          <w:t xml:space="preserve">hyperinsulinism </w:t>
        </w:r>
      </w:ins>
      <w:del w:id="236" w:author="AML Christensen team" w:date="2024-12-04T11:01:00Z" w16du:dateUtc="2024-12-04T10:01:00Z">
        <w:r w:rsidRPr="007C65B9" w:rsidDel="00A07393">
          <w:delText xml:space="preserve">CHI </w:delText>
        </w:r>
      </w:del>
      <w:r w:rsidRPr="007C65B9">
        <w:t xml:space="preserve">are commonly caused by single-gene mutations, with the most frequent being in </w:t>
      </w:r>
      <w:r w:rsidRPr="007C65B9">
        <w:rPr>
          <w:i/>
          <w:iCs/>
        </w:rPr>
        <w:t>ABCC8</w:t>
      </w:r>
      <w:r w:rsidRPr="007C65B9">
        <w:t xml:space="preserve"> and </w:t>
      </w:r>
      <w:r w:rsidRPr="007C65B9">
        <w:rPr>
          <w:i/>
          <w:iCs/>
        </w:rPr>
        <w:t>KCNJ11</w:t>
      </w:r>
      <w:r w:rsidRPr="007C65B9">
        <w:t>, which encode the ATP-dependent potassium channel (K</w:t>
      </w:r>
      <w:r w:rsidRPr="007C65B9">
        <w:rPr>
          <w:vertAlign w:val="subscript"/>
        </w:rPr>
        <w:t>ATP</w:t>
      </w:r>
      <w:r w:rsidRPr="007C65B9">
        <w:t xml:space="preserve">). These mutations account for about 60% of identifiable cases and are typically severe </w:t>
      </w:r>
      <w:r w:rsidRPr="007C65B9">
        <w:fldChar w:fldCharType="begin">
          <w:fldData xml:space="preserve">PEVuZE5vdGU+PENpdGU+PEF1dGhvcj5MYXBpZHVzPC9BdXRob3I+PFllYXI+MjAyNDwvWWVhcj48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==
</w:fldData>
        </w:fldChar>
      </w:r>
      <w:r w:rsidRPr="007C65B9">
        <w:instrText xml:space="preserve"> ADDIN EN.CITE </w:instrText>
      </w:r>
      <w:r w:rsidRPr="007C65B9">
        <w:fldChar w:fldCharType="begin">
          <w:fldData xml:space="preserve">PEVuZE5vdGU+PENpdGU+PEF1dGhvcj5MYXBpZHVzPC9BdXRob3I+PFllYXI+MjAyNDwvWWVhcj48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(11, 18, 27)</w:t>
      </w:r>
      <w:r w:rsidRPr="007C65B9">
        <w:fldChar w:fldCharType="end"/>
      </w:r>
      <w:r w:rsidRPr="007C65B9">
        <w:t xml:space="preserve">. There are more than 30 other known pathogenic variants involving mutations in 11 genes including </w:t>
      </w:r>
      <w:r w:rsidRPr="007C65B9">
        <w:rPr>
          <w:i/>
          <w:iCs/>
        </w:rPr>
        <w:t>GLUD1</w:t>
      </w:r>
      <w:r w:rsidRPr="007C65B9">
        <w:t xml:space="preserve">, </w:t>
      </w:r>
      <w:r w:rsidRPr="007C65B9">
        <w:rPr>
          <w:i/>
          <w:iCs/>
        </w:rPr>
        <w:t>GCK</w:t>
      </w:r>
      <w:r w:rsidRPr="007C65B9">
        <w:t xml:space="preserve">, HADH, UCP2, SLC16A1 (MCT1), </w:t>
      </w:r>
      <w:r w:rsidRPr="007C65B9">
        <w:rPr>
          <w:i/>
          <w:iCs/>
        </w:rPr>
        <w:t>HNF1A, HNF4A</w:t>
      </w:r>
      <w:r w:rsidRPr="007C65B9">
        <w:t xml:space="preserve">, HK1, PMM2, FOXA2 and PGM1 </w:t>
      </w:r>
      <w:r w:rsidRPr="007C65B9">
        <w:fldChar w:fldCharType="begin">
          <w:fldData xml:space="preserve">PEVuZE5vdGU+PENpdGU+PEF1dGhvcj5MYXBpZHVzPC9BdXRob3I+PFllYXI+MjAyNDwvWWVhcj48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</w:fldData>
        </w:fldChar>
      </w:r>
      <w:r w:rsidRPr="007C65B9">
        <w:instrText xml:space="preserve"> ADDIN EN.CITE </w:instrText>
      </w:r>
      <w:r w:rsidRPr="007C65B9">
        <w:fldChar w:fldCharType="begin">
          <w:fldData xml:space="preserve">PEVuZE5vdGU+PENpdGU+PEF1dGhvcj5MYXBpZHVzPC9BdXRob3I+PFllYXI+MjAyNDwvWWVhcj48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(11, 15, 19)</w:t>
      </w:r>
      <w:r w:rsidRPr="007C65B9">
        <w:fldChar w:fldCharType="end"/>
      </w:r>
      <w:r w:rsidRPr="007C65B9">
        <w:t xml:space="preserve">. Notably, some transient forms of hyperinsulinism have genetic underpinnings with potential implications for future health, such as </w:t>
      </w:r>
      <w:r w:rsidRPr="007C65B9">
        <w:rPr>
          <w:i/>
          <w:iCs/>
        </w:rPr>
        <w:t>HNF1A</w:t>
      </w:r>
      <w:r w:rsidRPr="007C65B9">
        <w:t xml:space="preserve"> and </w:t>
      </w:r>
      <w:r w:rsidRPr="007C65B9">
        <w:rPr>
          <w:i/>
          <w:iCs/>
        </w:rPr>
        <w:t>HNF4A</w:t>
      </w:r>
      <w:r w:rsidRPr="007C65B9">
        <w:t xml:space="preserve"> variants, which are associated with a predisposition to maturity-onset diabetes of the young (MODY) </w:t>
      </w:r>
      <w:r w:rsidRPr="007C65B9">
        <w:fldChar w:fldCharType="begin"/>
      </w:r>
      <w:r w:rsidRPr="007C65B9">
        <w:instrText xml:space="preserve"> ADDIN EN.CITE &lt;EndNote&gt;&lt;Cite&gt;&lt;Author&gt;Lapidus&lt;/Author&gt;&lt;Year&gt;2024&lt;/Year&gt;&lt;RecNum&gt;324&lt;/RecNum&gt;&lt;DisplayText&gt;(11)&lt;/DisplayText&gt;&lt;record&gt;&lt;rec-number&gt;324&lt;/rec-number&gt;&lt;foreign-keys&gt;&lt;key app="EN" db-id="vwrrttwz10fd9netdtjv5t0n2rea550ese5e" timestamp="1726042242"&gt;324&lt;/key&gt;&lt;/foreign-keys&gt;&lt;ref-type name="Journal Article"&gt;17&lt;/ref-type&gt;&lt;contributors&gt;&lt;authors&gt;&lt;author&gt;Lapidus, D.&lt;/author&gt;&lt;author&gt;De León, D. D.&lt;/author&gt;&lt;author&gt;Thornton, P. S.&lt;/author&gt;&lt;author&gt;Hood, D.&lt;/author&gt;&lt;author&gt;Breit, J.&lt;/author&gt;&lt;author&gt;Raskin, J.&lt;/author&gt;&lt;author&gt;Pasquini, T. L. S.&lt;/author&gt;&lt;/authors&gt;&lt;/contributors&gt;&lt;auth-address&gt;LapidusData Inc., Oklahoma City, Oklahoma, USA.&amp;#xD;Congenital Hyperinsulinism Center and Division of Endocrinology and Diabetes, Department of Pediatrics, The Children&amp;apos;s Hospital of Philadelphia, Perelman School of Medicine at the University of Pennsylvania, Philadelphia, Pennsylvania, USA.&amp;#xD;Congenital Hyperinsulinism Center, Cook Children&amp;apos;s Medical Center, Fort Worth, Texas, USA.&amp;#xD;Rezolute, Inc., Redwood City, California, USA.&amp;#xD;Congenital Hyperinsulinism International, Glen Ridge, New Jersey, USA.&lt;/auth-address&gt;&lt;titles&gt;&lt;title&gt;The Birth Prevalence of Congenital Hyperinsulinism: A Narrative Review of the Epidemiology of a Rare Disease&lt;/title&gt;&lt;secondary-title&gt;Horm Res Paediatr&lt;/secondary-title&gt;&lt;/titles&gt;&lt;periodical&gt;&lt;full-title&gt;Horm Res Paediatr&lt;/full-title&gt;&lt;/periodical&gt;&lt;pages&gt;1-8&lt;/pages&gt;&lt;edition&gt;20240617&lt;/edition&gt;&lt;keywords&gt;&lt;keyword&gt;Congenital hyperinsulinism&lt;/keyword&gt;&lt;keyword&gt;Epidemiology&lt;/keyword&gt;&lt;keyword&gt;Incidence&lt;/keyword&gt;&lt;keyword&gt;Prevalence&lt;/keyword&gt;&lt;/keywords&gt;&lt;dates&gt;&lt;year&gt;2024&lt;/year&gt;&lt;pub-dates&gt;&lt;date&gt;Jun 17&lt;/date&gt;&lt;/pub-dates&gt;&lt;/dates&gt;&lt;isbn&gt;1663-2818&lt;/isbn&gt;&lt;accession-num&gt;38885633&lt;/accession-num&gt;&lt;urls&gt;&lt;/urls&gt;&lt;electronic-resource-num&gt;10.1159/000539464&lt;/electronic-resource-num&gt;&lt;remote-database-provider&gt;NLM&lt;/remote-database-provider&gt;&lt;language&gt;eng&lt;/language&gt;&lt;/record&gt;&lt;/Cite&gt;&lt;/EndNote&gt;</w:instrText>
      </w:r>
      <w:r w:rsidRPr="007C65B9">
        <w:fldChar w:fldCharType="separate"/>
      </w:r>
      <w:r w:rsidRPr="007C65B9">
        <w:rPr>
          <w:noProof/>
        </w:rPr>
        <w:t>(11)</w:t>
      </w:r>
      <w:r w:rsidRPr="007C65B9">
        <w:fldChar w:fldCharType="end"/>
      </w:r>
      <w:r w:rsidRPr="007C65B9">
        <w:t>.</w:t>
      </w:r>
      <w:del w:id="237" w:author="AML Christensen team" w:date="2024-12-04T11:01:00Z" w16du:dateUtc="2024-12-04T10:01:00Z">
        <w:r w:rsidRPr="007C65B9" w:rsidDel="00A07393">
          <w:delText xml:space="preserve"> </w:delText>
        </w:r>
      </w:del>
    </w:p>
    <w:p w14:paraId="50389917" w14:textId="77777777" w:rsidR="00C55AE7" w:rsidRPr="007C65B9" w:rsidRDefault="00C55AE7" w:rsidP="00C55AE7">
      <w:pPr>
        <w:spacing w:before="120" w:after="120"/>
      </w:pPr>
      <w:r w:rsidRPr="007C65B9">
        <w:t xml:space="preserve">Genetic forms of </w:t>
      </w:r>
      <w:ins w:id="238" w:author="AML Christensen team" w:date="2024-12-04T11:02:00Z" w16du:dateUtc="2024-12-04T10:02:00Z">
        <w:r w:rsidRPr="007C65B9">
          <w:t xml:space="preserve">hyperinsulinism </w:t>
        </w:r>
      </w:ins>
      <w:del w:id="239" w:author="AML Christensen team" w:date="2024-12-04T11:02:00Z" w16du:dateUtc="2024-12-04T10:02:00Z">
        <w:r w:rsidRPr="007C65B9" w:rsidDel="00C97249">
          <w:delText xml:space="preserve">CHI </w:delText>
        </w:r>
      </w:del>
      <w:r w:rsidRPr="007C65B9">
        <w:t xml:space="preserve">are further categorized into channelopathies and </w:t>
      </w:r>
      <w:proofErr w:type="spellStart"/>
      <w:r w:rsidRPr="007C65B9">
        <w:t>metabolopathies</w:t>
      </w:r>
      <w:proofErr w:type="spellEnd"/>
      <w:r w:rsidRPr="007C65B9">
        <w:t xml:space="preserve">. Channelopathies arise from mutations in genes like </w:t>
      </w:r>
      <w:r w:rsidRPr="007C65B9">
        <w:rPr>
          <w:i/>
          <w:iCs/>
        </w:rPr>
        <w:t>ABCC8</w:t>
      </w:r>
      <w:r w:rsidRPr="007C65B9">
        <w:t xml:space="preserve"> and </w:t>
      </w:r>
      <w:r w:rsidRPr="007C65B9">
        <w:rPr>
          <w:i/>
          <w:iCs/>
        </w:rPr>
        <w:t>KCNJ11</w:t>
      </w:r>
      <w:r w:rsidRPr="007C65B9">
        <w:t xml:space="preserve">, affecting ion channel function, while </w:t>
      </w:r>
      <w:proofErr w:type="spellStart"/>
      <w:r w:rsidRPr="007C65B9">
        <w:t>metabolopathies</w:t>
      </w:r>
      <w:proofErr w:type="spellEnd"/>
      <w:r w:rsidRPr="007C65B9">
        <w:t xml:space="preserve"> involve mutations in genes regulating glucose metabolism like </w:t>
      </w:r>
      <w:r w:rsidRPr="007C65B9">
        <w:rPr>
          <w:i/>
          <w:iCs/>
        </w:rPr>
        <w:t>GLUD1</w:t>
      </w:r>
      <w:r w:rsidRPr="007C65B9">
        <w:t xml:space="preserve"> or </w:t>
      </w:r>
      <w:r w:rsidRPr="007C65B9">
        <w:rPr>
          <w:i/>
          <w:iCs/>
        </w:rPr>
        <w:t>GCK</w:t>
      </w:r>
      <w:r w:rsidRPr="007C65B9">
        <w:t xml:space="preserve">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Channelopathies tend to be more challenging to manage medically, while </w:t>
      </w:r>
      <w:proofErr w:type="spellStart"/>
      <w:r w:rsidRPr="007C65B9">
        <w:t>metabolopathies</w:t>
      </w:r>
      <w:proofErr w:type="spellEnd"/>
      <w:r w:rsidRPr="007C65B9">
        <w:t xml:space="preserve"> may respond better to diazoxide therapy. However, the complexity of medical management does not necessarily reflect better long-term outcomes, as neurological dysfunction is common in both forms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w:t>
      </w:r>
    </w:p>
    <w:p w14:paraId="2655F3A1" w14:textId="77777777" w:rsidR="00C55AE7" w:rsidRPr="007C65B9" w:rsidRDefault="00C55AE7" w:rsidP="00C55AE7">
      <w:pPr>
        <w:spacing w:before="120" w:after="120"/>
      </w:pPr>
      <w:r w:rsidRPr="007C65B9">
        <w:t xml:space="preserve">Another distinction is that patients may have "isolated CHI," stemming from a primary insulin secretion disorder, or "syndromic CHI," where hyperinsulinism is one symptom of a broader condition </w:t>
      </w:r>
      <w:r w:rsidRPr="007C65B9">
        <w:fldChar w:fldCharType="begin">
          <w:fldData xml:space="preserve">PEVuZE5vdGU+PENpdGU+PEF1dGhvcj5Bcm5vdXg8L0F1dGhvcj48WWVhcj4yMDExPC9ZZWFyPjxS
ZWNOdW0+MzE4PC9SZWNOdW0+PERpc3BsYXlUZXh0PigxMCwgMjApPC9EaXNwbGF5VGV4dD48cmVj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LWRhdGFiYXNlLXByb3ZpZGVyPjwvcmVjb3JkPjwvQ2l0ZT48Q2l0ZT48QXV0aG9yPkJhbmVyamVl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ZWNOdW0+MzE4PC9SZWNOdW0+PERpc3BsYXlUZXh0PigxMCwgMjApPC9EaXNwbGF5VGV4dD48cmVj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LWRhdGFiYXNlLXByb3ZpZGVyPjwvcmVjb3JkPjwvQ2l0ZT48Q2l0ZT48QXV0aG9yPkJhbmVyamVl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</w:fldData>
        </w:fldChar>
      </w:r>
      <w:r w:rsidRPr="007C65B9">
        <w:instrText xml:space="preserve"> ADDIN EN.CITE.DATA </w:instrText>
      </w:r>
      <w:r w:rsidRPr="007C65B9">
        <w:fldChar w:fldCharType="end"/>
      </w:r>
      <w:r w:rsidRPr="007C65B9">
        <w:fldChar w:fldCharType="separate"/>
      </w:r>
      <w:r w:rsidRPr="007C65B9">
        <w:rPr>
          <w:noProof/>
        </w:rPr>
        <w:t>(10, 20)</w:t>
      </w:r>
      <w:r w:rsidRPr="007C65B9">
        <w:fldChar w:fldCharType="end"/>
      </w:r>
      <w:r w:rsidRPr="007C65B9">
        <w:t xml:space="preserve">. Most patients with isolated CHI have no other symptoms, though some may exhibit subtle facial dysmorphisms. Syndromic forms of CHI involve complex multisystemic presentations, with hyperinsulinism often being a prominent feature </w:t>
      </w:r>
      <w:r w:rsidRPr="007C65B9">
        <w:fldChar w:fldCharType="begin">
          <w:fldData xml:space="preserve">PEVuZE5vdGU+PENpdGU+PEF1dGhvcj5aZW5rZXI8L0F1dGhvcj48WWVhcj4yMDIzPC9ZZWFyPjxS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</w:fldData>
        </w:fldChar>
      </w:r>
      <w:r w:rsidRPr="007C65B9">
        <w:instrText xml:space="preserve"> ADDIN EN.CITE </w:instrText>
      </w:r>
      <w:r w:rsidRPr="007C65B9">
        <w:fldChar w:fldCharType="begin">
          <w:fldData xml:space="preserve">PEVuZE5vdGU+PENpdGU+PEF1dGhvcj5aZW5rZXI8L0F1dGhvcj48WWVhcj4yMDIzPC9ZZWFyPjxS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</w:fldData>
        </w:fldChar>
      </w:r>
      <w:r w:rsidRPr="007C65B9">
        <w:instrText xml:space="preserve"> ADDIN EN.CITE.DATA </w:instrText>
      </w:r>
      <w:r w:rsidRPr="007C65B9">
        <w:fldChar w:fldCharType="end"/>
      </w:r>
      <w:r w:rsidRPr="007C65B9">
        <w:fldChar w:fldCharType="separate"/>
      </w:r>
      <w:r w:rsidRPr="007C65B9">
        <w:rPr>
          <w:noProof/>
        </w:rPr>
        <w:t>(27, 28)</w:t>
      </w:r>
      <w:r w:rsidRPr="007C65B9">
        <w:fldChar w:fldCharType="end"/>
      </w:r>
      <w:r w:rsidRPr="007C65B9">
        <w:t xml:space="preserve">. Examples of syndromic hyperinsulinism include Beckwith-Wiedemann syndrome, Congenital Disorder of Glycosylation (CDG) syndrome </w:t>
      </w:r>
      <w:proofErr w:type="gramStart"/>
      <w:r w:rsidRPr="007C65B9">
        <w:t>types</w:t>
      </w:r>
      <w:proofErr w:type="gramEnd"/>
      <w:r w:rsidRPr="007C65B9">
        <w:t xml:space="preserve"> </w:t>
      </w:r>
      <w:proofErr w:type="spellStart"/>
      <w:r w:rsidRPr="007C65B9">
        <w:t>Ia</w:t>
      </w:r>
      <w:proofErr w:type="spellEnd"/>
      <w:r w:rsidRPr="007C65B9">
        <w:t xml:space="preserve"> and </w:t>
      </w:r>
      <w:proofErr w:type="spellStart"/>
      <w:r w:rsidRPr="007C65B9">
        <w:t>Ib</w:t>
      </w:r>
      <w:proofErr w:type="spellEnd"/>
      <w:r w:rsidRPr="007C65B9">
        <w:t xml:space="preserve">, Kabuki syndrome, Costello syndrome, Turner syndrome, and others </w:t>
      </w:r>
      <w:r w:rsidRPr="007C65B9">
        <w:fldChar w:fldCharType="begin">
          <w:fldData xml:space="preserve">PEVuZE5vdGU+PENpdGU+PEF1dGhvcj5Sb3NlbmZlbGQ8L0F1dGhvcj48WWVhcj4yMDE5PC9ZZWFy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</w:fldData>
        </w:fldChar>
      </w:r>
      <w:r w:rsidRPr="007C65B9">
        <w:instrText xml:space="preserve"> ADDIN EN.CITE </w:instrText>
      </w:r>
      <w:r w:rsidRPr="007C65B9">
        <w:fldChar w:fldCharType="begin">
          <w:fldData xml:space="preserve">PEVuZE5vdGU+PENpdGU+PEF1dGhvcj5Sb3NlbmZlbGQ8L0F1dGhvcj48WWVhcj4yMDE5PC9ZZWFy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</w:fldData>
        </w:fldChar>
      </w:r>
      <w:r w:rsidRPr="007C65B9">
        <w:instrText xml:space="preserve"> ADDIN EN.CITE.DATA </w:instrText>
      </w:r>
      <w:r w:rsidRPr="007C65B9">
        <w:fldChar w:fldCharType="end"/>
      </w:r>
      <w:r w:rsidRPr="007C65B9">
        <w:fldChar w:fldCharType="separate"/>
      </w:r>
      <w:r w:rsidRPr="007C65B9">
        <w:rPr>
          <w:noProof/>
        </w:rPr>
        <w:t>(27, 32)</w:t>
      </w:r>
      <w:r w:rsidRPr="007C65B9">
        <w:fldChar w:fldCharType="end"/>
      </w:r>
      <w:r w:rsidRPr="007C65B9">
        <w:t>.</w:t>
      </w:r>
    </w:p>
    <w:p w14:paraId="4A702D05" w14:textId="77777777" w:rsidR="00C55AE7" w:rsidRPr="007C65B9" w:rsidRDefault="00C55AE7" w:rsidP="00C55AE7">
      <w:pPr>
        <w:spacing w:before="120" w:after="120"/>
      </w:pPr>
      <w:proofErr w:type="spellStart"/>
      <w:r w:rsidRPr="007C65B9">
        <w:t>Histopathologically</w:t>
      </w:r>
      <w:proofErr w:type="spellEnd"/>
      <w:r w:rsidRPr="007C65B9">
        <w:t xml:space="preserve">, CHI is classified as diffuse, focal, or atypical. In diffuse CHI, all pancreatic β-cells are affected, while focal CHI involves localized areas of islet cell hyperplasia and can often be cured by surgical resection </w:t>
      </w:r>
      <w:r w:rsidRPr="007C65B9">
        <w:fldChar w:fldCharType="begin">
          <w:fldData xml:space="preserve">PEVuZE5vdGU+PENpdGU+PEF1dGhvcj5MYXBpZHVzPC9BdXRob3I+PFllYXI+MjAyNDwvWWVhcj48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</w:fldData>
        </w:fldChar>
      </w:r>
      <w:r w:rsidRPr="007C65B9">
        <w:instrText xml:space="preserve"> ADDIN EN.CITE </w:instrText>
      </w:r>
      <w:r w:rsidRPr="007C65B9">
        <w:fldChar w:fldCharType="begin">
          <w:fldData xml:space="preserve">PEVuZE5vdGU+PENpdGU+PEF1dGhvcj5MYXBpZHVzPC9BdXRob3I+PFllYXI+MjAyNDwvWWVhcj48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</w:fldData>
        </w:fldChar>
      </w:r>
      <w:r w:rsidRPr="007C65B9">
        <w:instrText xml:space="preserve"> ADDIN EN.CITE.DATA </w:instrText>
      </w:r>
      <w:r w:rsidRPr="007C65B9">
        <w:fldChar w:fldCharType="end"/>
      </w:r>
      <w:r w:rsidRPr="007C65B9">
        <w:fldChar w:fldCharType="separate"/>
      </w:r>
      <w:r w:rsidRPr="007C65B9">
        <w:rPr>
          <w:noProof/>
        </w:rPr>
        <w:t>(11, 12, 18)</w:t>
      </w:r>
      <w:r w:rsidRPr="007C65B9">
        <w:fldChar w:fldCharType="end"/>
      </w:r>
      <w:r w:rsidRPr="007C65B9">
        <w:t xml:space="preserve">. The focal form constitutes approximately 30–40% of all CHI cases </w:t>
      </w:r>
      <w:r w:rsidRPr="007C65B9">
        <w:fldChar w:fldCharType="begin"/>
      </w:r>
      <w:r w:rsidRPr="007C65B9">
        <w:instrText xml:space="preserve"> ADDIN EN.CITE &lt;EndNote&gt;&lt;Cite&gt;&lt;Author&gt;Martino&lt;/Author&gt;&lt;Year&gt;2022&lt;/Year&gt;&lt;RecNum&gt;344&lt;/RecNum&gt;&lt;DisplayText&gt;(15)&lt;/DisplayText&gt;&lt;record&gt;&lt;rec-number&gt;344&lt;/rec-number&gt;&lt;foreign-keys&gt;&lt;key app="EN" db-id="vwrrttwz10fd9netdtjv5t0n2rea550ese5e" timestamp="1726042242"&gt;344&lt;/key&gt;&lt;/foreign-keys&gt;&lt;ref-type name="Journal Article"&gt;17&lt;/ref-type&gt;&lt;contributors&gt;&lt;authors&gt;&lt;author&gt;Martino, M.&lt;/author&gt;&lt;author&gt;Sartorelli, J.&lt;/author&gt;&lt;author&gt;Gragnaniello, V.&lt;/author&gt;&lt;author&gt;Burlina, A.&lt;/author&gt;&lt;/authors&gt;&lt;/contributors&gt;&lt;auth-address&gt;Department of Child and Mother, University of Padua, Padua, Italy.&amp;#xD;Division of Inborn Metabolic Disease, Department of Pediatrics, University Hospital Padua, Padua, Italy.&lt;/auth-address&gt;&lt;titles&gt;&lt;title&gt;Congenital hyperinsulinism in clinical practice: From biochemical pathophysiology to new monitoring techniques&lt;/title&gt;&lt;secondary-title&gt;Front Pediatr&lt;/secondary-title&gt;&lt;/titles&gt;&lt;periodical&gt;&lt;full-title&gt;Front Pediatr&lt;/full-title&gt;&lt;/periodical&gt;&lt;pages&gt;901338&lt;/pages&gt;&lt;volume&gt;10&lt;/volume&gt;&lt;edition&gt;20220923&lt;/edition&gt;&lt;keywords&gt;&lt;keyword&gt;Cgm&lt;/keyword&gt;&lt;keyword&gt;glucose&lt;/keyword&gt;&lt;keyword&gt;hyperinsulinism&lt;/keyword&gt;&lt;keyword&gt;hypoglycemia&lt;/keyword&gt;&lt;keyword&gt;inborn error of metabolism&lt;/keyword&gt;&lt;/keywords&gt;&lt;dates&gt;&lt;year&gt;2022&lt;/year&gt;&lt;/dates&gt;&lt;isbn&gt;2296-2360 (Print)&amp;#xD;2296-2360&lt;/isbn&gt;&lt;accession-num&gt;36210928&lt;/accession-num&gt;&lt;urls&gt;&lt;/urls&gt;&lt;custom1&gt;The authors declare that the research was conducted in the absence of any commercial or financial relationships that could be construed as a potential conflict of interest.&lt;/custom1&gt;&lt;custom2&gt;PMC9538154&lt;/custom2&gt;&lt;electronic-resource-num&gt;10.3389/fped.2022.901338&lt;/electronic-resource-num&gt;&lt;remote-database-provider&gt;NLM&lt;/remote-database-provider&gt;&lt;language&gt;eng&lt;/language&gt;&lt;/record&gt;&lt;/Cite&gt;&lt;/EndNote&gt;</w:instrText>
      </w:r>
      <w:r w:rsidRPr="007C65B9">
        <w:fldChar w:fldCharType="separate"/>
      </w:r>
      <w:r w:rsidRPr="007C65B9">
        <w:rPr>
          <w:noProof/>
        </w:rPr>
        <w:t>(15)</w:t>
      </w:r>
      <w:r w:rsidRPr="007C65B9">
        <w:fldChar w:fldCharType="end"/>
      </w:r>
      <w:r w:rsidRPr="007C65B9">
        <w:t xml:space="preserve">. Atypical CHI includes rare and complex histological patterns that do not fit neatly into either category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w:t>
      </w:r>
    </w:p>
    <w:p w14:paraId="4C7C083C" w14:textId="77777777" w:rsidR="00C55AE7" w:rsidRPr="007C65B9" w:rsidRDefault="00C55AE7" w:rsidP="00C55AE7">
      <w:pPr>
        <w:spacing w:before="120" w:after="120"/>
        <w:rPr>
          <w:color w:val="0070C0"/>
        </w:rPr>
      </w:pPr>
      <w:r w:rsidRPr="007C65B9">
        <w:t xml:space="preserve">Finally, the classification of CHI based on responsiveness to diazoxide is clinically significant. Diazoxide is the first-line treatment for controlling hypoglycemia in CHI, but in cases of diazoxide-unresponsiveness, there is a high likelihood of identifying pathogenic variants, particularly in </w:t>
      </w:r>
      <w:r w:rsidRPr="007C65B9">
        <w:rPr>
          <w:i/>
          <w:iCs/>
        </w:rPr>
        <w:t>ABCC8</w:t>
      </w:r>
      <w:r w:rsidRPr="007C65B9">
        <w:t xml:space="preserve"> or </w:t>
      </w:r>
      <w:r w:rsidRPr="007C65B9">
        <w:rPr>
          <w:i/>
          <w:iCs/>
        </w:rPr>
        <w:t>KCNJ11</w:t>
      </w:r>
      <w:r w:rsidRPr="007C65B9">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In such cases, further diagnostic measures, including genetic testing and pancreatic imaging like 18F-DOPA positron emission tomography (PET) scans, are recommended to identify potentially </w:t>
      </w:r>
      <w:proofErr w:type="spellStart"/>
      <w:r w:rsidRPr="007C65B9">
        <w:t>resectable</w:t>
      </w:r>
      <w:proofErr w:type="spellEnd"/>
      <w:r w:rsidRPr="007C65B9">
        <w:t xml:space="preserve"> focal lesions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Focal CHI accounts for 50% of diazoxide-unresponsive cases, and identifying these cases </w:t>
      </w:r>
      <w:r w:rsidRPr="007C65B9">
        <w:lastRenderedPageBreak/>
        <w:t xml:space="preserve">early can guide surgical intervention, as they can often be cured with targeted resection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Contrarily, Medical therapy is typically prioritized for diffuse forms to avoid extensive pancreatic surgery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w:t>
      </w:r>
    </w:p>
    <w:p w14:paraId="4D54C375" w14:textId="77777777" w:rsidR="00C55AE7" w:rsidRPr="007C65B9" w:rsidRDefault="00C55AE7" w:rsidP="00C55AE7">
      <w:pPr>
        <w:pStyle w:val="Heading2"/>
      </w:pPr>
      <w:bookmarkStart w:id="240" w:name="_Toc118449466"/>
      <w:commentRangeStart w:id="241"/>
      <w:r w:rsidRPr="007C65B9">
        <w:t>State-of-the-Art in Medicine and Alternative Treatment Options</w:t>
      </w:r>
      <w:bookmarkEnd w:id="240"/>
      <w:commentRangeEnd w:id="241"/>
      <w:r w:rsidRPr="007C65B9">
        <w:rPr>
          <w:rStyle w:val="CommentReference"/>
          <w:rFonts w:eastAsiaTheme="minorHAnsi" w:cstheme="minorBidi"/>
          <w:b w:val="0"/>
          <w:bCs w:val="0"/>
        </w:rPr>
        <w:commentReference w:id="241"/>
      </w:r>
    </w:p>
    <w:p w14:paraId="47DB3B4A" w14:textId="77777777" w:rsidR="00C55AE7" w:rsidRPr="007C65B9" w:rsidRDefault="00C55AE7" w:rsidP="00C55AE7">
      <w:pPr>
        <w:spacing w:before="120" w:after="120"/>
      </w:pPr>
      <w:bookmarkStart w:id="242" w:name="_Toc118449467"/>
      <w:r w:rsidRPr="007C65B9">
        <w:t xml:space="preserve">CHI treatment is primarily aimed at preventing hypoglycemia-related brain injury by maintaining plasma glucose levels within a safe range. Rapid diagnosis and </w:t>
      </w:r>
      <w:proofErr w:type="gramStart"/>
      <w:r w:rsidRPr="007C65B9">
        <w:t>timely</w:t>
      </w:r>
      <w:proofErr w:type="gramEnd"/>
      <w:r w:rsidRPr="007C65B9">
        <w:t xml:space="preserve"> management are essential to avoid severe neurological damage and lifelong intellectual disabilities </w:t>
      </w:r>
      <w:r w:rsidRPr="007C65B9">
        <w:fldChar w:fldCharType="begin">
          <w:fldData xml:space="preserve">PEVuZE5vdGU+PENpdGU+PEF1dGhvcj5Bcm5vdXg8L0F1dGhvcj48WWVhcj4yMDExPC9ZZWFyPjxS
ZWNOdW0+MzE4PC9SZWNOdW0+PERpc3BsYXlUZXh0PigxMCwgMTEpPC9EaXNwbGF5VGV4dD48cmVj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LWRhdGFiYXNlLXByb3ZpZGVyPjwvcmVjb3JkPjwvQ2l0ZT48Q2l0ZT48QXV0aG9yPkxhcGlkdXM8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ZWNOdW0+MzE4PC9SZWNOdW0+PERpc3BsYXlUZXh0PigxMCwgMTEpPC9EaXNwbGF5VGV4dD48cmVj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</w:fldData>
        </w:fldChar>
      </w:r>
      <w:r w:rsidRPr="007C65B9">
        <w:instrText xml:space="preserve"> ADDIN EN.CITE.DATA </w:instrText>
      </w:r>
      <w:r w:rsidRPr="007C65B9">
        <w:fldChar w:fldCharType="end"/>
      </w:r>
      <w:r w:rsidRPr="007C65B9">
        <w:fldChar w:fldCharType="separate"/>
      </w:r>
      <w:r w:rsidRPr="007C65B9">
        <w:rPr>
          <w:noProof/>
        </w:rPr>
        <w:t>(10, 11)</w:t>
      </w:r>
      <w:r w:rsidRPr="007C65B9">
        <w:fldChar w:fldCharType="end"/>
      </w:r>
      <w:r w:rsidRPr="007C65B9">
        <w:t>. Hypoglycemia in CHI, if left untreated or inadequately managed, can lead to irreversible neuroglycopenia, which results in common pathways of neuronal injury, regardless of the CHI subtype</w:t>
      </w:r>
      <w:r w:rsidRPr="007C65B9">
        <w:rPr>
          <w:rFonts w:ascii="MS Gothic" w:eastAsia="MS Gothic" w:hAnsi="MS Gothic" w:cs="MS Gothic"/>
        </w:rPr>
        <w:t xml:space="preserve"> </w:t>
      </w:r>
      <w:r w:rsidRPr="007C65B9">
        <w:fldChar w:fldCharType="begin">
          <w:fldData xml:space="preserve">PEVuZE5vdGU+PENpdGU+PEF1dGhvcj5Xb3J0aDwvQXV0aG9yPjxZZWFyPjIwMjA8L1llYXI+PFJl
Y051bT4zNzM8L1JlY051bT48RGlzcGxheVRleHQ+KDcsIDMzKTwvRGlzcGxheVRleHQ+PHJlY29y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PGxhbmd1YWdlPmVuZzwvbGFuZ3VhZ2U+PC9yZWNvcmQ+PC9DaXRlPjxDaXRlPjxBdXRob3I+QWwt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Y051bT4zNzM8L1JlY051bT48RGlzcGxheVRleHQ+KDcsIDMzKTwvRGlzcGxheVRleHQ+PHJlY29y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PGxhbmd1YWdlPmVuZzwvbGFuZ3VhZ2U+PC9yZWNvcmQ+PC9DaXRlPjxDaXRlPjxBdXRob3I+QWwt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(7, 33)</w:t>
      </w:r>
      <w:r w:rsidRPr="007C65B9">
        <w:fldChar w:fldCharType="end"/>
      </w:r>
      <w:r w:rsidRPr="007C65B9">
        <w:t>.</w:t>
      </w:r>
    </w:p>
    <w:p w14:paraId="407E7347" w14:textId="77777777" w:rsidR="00C55AE7" w:rsidRPr="007C65B9" w:rsidRDefault="00C55AE7" w:rsidP="00C55AE7">
      <w:pPr>
        <w:spacing w:before="120" w:after="120"/>
        <w:rPr>
          <w:ins w:id="243" w:author="AML Christensen team" w:date="2024-12-06T08:58:00Z" w16du:dateUtc="2024-12-06T07:58:00Z"/>
        </w:rPr>
      </w:pPr>
      <w:r w:rsidRPr="007C65B9">
        <w:t xml:space="preserve">The severity of CHI is assessed by the rate of glucose infusion necessary to maintain normoglycemia and the patient’s response to medical interventions </w: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 </w:instrText>
      </w:r>
      <w:r w:rsidRPr="007C65B9">
        <w:fldChar w:fldCharType="begin">
          <w:fldData xml:space="preserve">PEVuZE5vdGU+PENpdGU+PEF1dGhvcj5Bcm5vdXg8L0F1dGhvcj48WWVhcj4yMDExPC9ZZWFyPjxS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(10)</w:t>
      </w:r>
      <w:r w:rsidRPr="007C65B9">
        <w:fldChar w:fldCharType="end"/>
      </w:r>
      <w:r w:rsidRPr="007C65B9">
        <w:t>. Plasma glucose below 3.0 mmol/L</w:t>
      </w:r>
      <w:ins w:id="244" w:author="AML Christensen team" w:date="2024-12-04T11:07:00Z" w16du:dateUtc="2024-12-04T10:07:00Z">
        <w:r w:rsidRPr="007C65B9">
          <w:t xml:space="preserve"> (54 mg/dL)</w:t>
        </w:r>
      </w:ins>
      <w:r w:rsidRPr="007C65B9">
        <w:t xml:space="preserve"> is considered harmful for neuronal survival </w:t>
      </w:r>
      <w:r w:rsidRPr="007C65B9">
        <w:fldChar w:fldCharType="begin">
          <w:fldData xml:space="preserve">PEVuZE5vdGU+PENpdGU+PEF1dGhvcj5CYW5lcmplZTwvQXV0aG9yPjxZZWFyPjIwMTk8L1llYXI+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</w:fldData>
        </w:fldChar>
      </w:r>
      <w:r w:rsidRPr="007C65B9">
        <w:instrText xml:space="preserve"> ADDIN EN.CITE </w:instrText>
      </w:r>
      <w:r w:rsidRPr="007C65B9">
        <w:fldChar w:fldCharType="begin">
          <w:fldData xml:space="preserve">PEVuZE5vdGU+PENpdGU+PEF1dGhvcj5CYW5lcmplZTwvQXV0aG9yPjxZZWFyPjIwMTk8L1llYXI+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(13)</w:t>
      </w:r>
      <w:r w:rsidRPr="007C65B9">
        <w:fldChar w:fldCharType="end"/>
      </w:r>
      <w:r w:rsidRPr="007C65B9">
        <w:t>. As such, specialized CHI centers aim to keep plasma glucose levels above 3.5 mmol/L (63 mg/dL), though there is some variability</w:t>
      </w:r>
      <w:ins w:id="245" w:author="AML Christensen team" w:date="2024-12-11T10:45:00Z" w16du:dateUtc="2024-12-11T09:45:00Z">
        <w:r w:rsidRPr="007C65B9">
          <w:t xml:space="preserve"> of this level</w:t>
        </w:r>
      </w:ins>
      <w:r w:rsidRPr="007C65B9">
        <w:t xml:space="preserve"> in</w:t>
      </w:r>
      <w:ins w:id="246" w:author="AML Christensen team" w:date="2024-12-11T10:46:00Z" w16du:dateUtc="2024-12-11T09:46:00Z">
        <w:r w:rsidRPr="007C65B9">
          <w:t xml:space="preserve"> clinical</w:t>
        </w:r>
      </w:ins>
      <w:r w:rsidRPr="007C65B9">
        <w:t xml:space="preserve"> practice across </w:t>
      </w:r>
      <w:ins w:id="247" w:author="AML Christensen team" w:date="2024-12-11T10:46:00Z" w16du:dateUtc="2024-12-11T09:46:00Z">
        <w:r w:rsidRPr="007C65B9">
          <w:t xml:space="preserve">various </w:t>
        </w:r>
      </w:ins>
      <w:r w:rsidRPr="007C65B9">
        <w:t xml:space="preserve">neonatal units and guidelines </w:t>
      </w:r>
      <w:r w:rsidRPr="007C65B9">
        <w:fldChar w:fldCharType="begin">
          <w:fldData xml:space="preserve">PEVuZE5vdGU+PENpdGU+PEF1dGhvcj5Xb3J0aDwvQXV0aG9yPjxZZWFyPjIwMjA8L1llYXI+PFJl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Y051bT4zNzM8L1JlY051bT48RGlzcGxheVRleHQ+KDcsIDE1LCAzMSwgMzIpPC9EaXNwbGF5VGV4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</w:fldData>
        </w:fldChar>
      </w:r>
      <w:r w:rsidRPr="007C65B9">
        <w:instrText xml:space="preserve"> ADDIN EN.CITE.DATA </w:instrText>
      </w:r>
      <w:r w:rsidRPr="007C65B9">
        <w:fldChar w:fldCharType="end"/>
      </w:r>
      <w:r w:rsidRPr="007C65B9">
        <w:fldChar w:fldCharType="separate"/>
      </w:r>
      <w:r w:rsidRPr="007C65B9">
        <w:rPr>
          <w:noProof/>
        </w:rPr>
        <w:t>(7, 15, 31, 32)</w:t>
      </w:r>
      <w:r w:rsidRPr="007C65B9">
        <w:fldChar w:fldCharType="end"/>
      </w:r>
      <w:r w:rsidRPr="007C65B9">
        <w:t xml:space="preserve">. A recent </w:t>
      </w:r>
      <w:ins w:id="248" w:author="AML Christensen team" w:date="2024-12-09T12:59:00Z" w16du:dateUtc="2024-12-09T11:59:00Z">
        <w:r w:rsidRPr="007C65B9">
          <w:t xml:space="preserve">international </w:t>
        </w:r>
      </w:ins>
      <w:r w:rsidRPr="007C65B9">
        <w:t>consensus agreement</w:t>
      </w:r>
      <w:ins w:id="249" w:author="AML Christensen team" w:date="2024-12-09T12:59:00Z" w16du:dateUtc="2024-12-09T11:59:00Z">
        <w:r w:rsidRPr="007C65B9">
          <w:t xml:space="preserve"> for CHI management</w:t>
        </w:r>
      </w:ins>
      <w:r w:rsidRPr="007C65B9">
        <w:t xml:space="preserve"> recommended maintaining plasma glucose levels within a range of </w:t>
      </w:r>
      <w:commentRangeStart w:id="250"/>
      <w:del w:id="251" w:author="AML Christensen team" w:date="2024-12-04T11:06:00Z" w16du:dateUtc="2024-12-04T10:06:00Z">
        <w:r w:rsidRPr="007C65B9" w:rsidDel="001530B3">
          <w:delText>70–100 mg/dL (</w:delText>
        </w:r>
      </w:del>
      <w:r w:rsidRPr="007C65B9">
        <w:t>3.9–5.6 mmol/L</w:t>
      </w:r>
      <w:ins w:id="252" w:author="AML Christensen team" w:date="2024-12-04T11:06:00Z" w16du:dateUtc="2024-12-04T10:06:00Z">
        <w:r w:rsidRPr="007C65B9">
          <w:t xml:space="preserve"> (70–100 mg/dL</w:t>
        </w:r>
      </w:ins>
      <w:r w:rsidRPr="007C65B9">
        <w:t xml:space="preserve">), </w:t>
      </w:r>
      <w:commentRangeEnd w:id="250"/>
      <w:r w:rsidRPr="007C65B9">
        <w:rPr>
          <w:rStyle w:val="CommentReference"/>
        </w:rPr>
        <w:commentReference w:id="250"/>
      </w:r>
      <w:r w:rsidRPr="007C65B9">
        <w:t xml:space="preserve">which is in accordance with a guideline from the Pediatric Endocrine Society (PES)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This target is set to ensure a safe margin above the critical point at which brain damage occurs, although no specific threshold is known </w:t>
      </w:r>
      <w:r w:rsidRPr="007C65B9">
        <w:fldChar w:fldCharType="begin">
          <w:fldData xml:space="preserve">PEVuZE5vdGU+PENpdGU+PEF1dGhvcj5EZSBMZW9uPC9BdXRob3I+PFllYXI+MjAyNDwvWWVhcj48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UmVjTnVtPjMzMTwvUmVjTnVtPjxEaXNwbGF5VGV4dD4oNywgMTcsIDI3KTwvRGlzcGxheVRleHQ+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</w:fldData>
        </w:fldChar>
      </w:r>
      <w:r w:rsidRPr="007C65B9">
        <w:instrText xml:space="preserve"> ADDIN EN.CITE.DATA </w:instrText>
      </w:r>
      <w:r w:rsidRPr="007C65B9">
        <w:fldChar w:fldCharType="end"/>
      </w:r>
      <w:r w:rsidRPr="007C65B9">
        <w:fldChar w:fldCharType="separate"/>
      </w:r>
      <w:r w:rsidRPr="007C65B9">
        <w:rPr>
          <w:noProof/>
        </w:rPr>
        <w:t>(7, 17, 27)</w:t>
      </w:r>
      <w:r w:rsidRPr="007C65B9">
        <w:fldChar w:fldCharType="end"/>
      </w:r>
      <w:r w:rsidRPr="007C65B9">
        <w:t xml:space="preserve">. </w:t>
      </w:r>
    </w:p>
    <w:p w14:paraId="4E194C20" w14:textId="77777777" w:rsidR="00C55AE7" w:rsidRPr="007C65B9" w:rsidDel="0014666B" w:rsidRDefault="00C55AE7" w:rsidP="00C55AE7">
      <w:pPr>
        <w:spacing w:before="120" w:after="120"/>
        <w:rPr>
          <w:del w:id="253" w:author="AML Christensen team" w:date="2024-12-06T09:01:00Z" w16du:dateUtc="2024-12-06T08:01:00Z"/>
          <w:moveTo w:id="254" w:author="AML Christensen team" w:date="2024-12-06T08:59:00Z" w16du:dateUtc="2024-12-06T07:59:00Z"/>
        </w:rPr>
      </w:pPr>
      <w:ins w:id="255" w:author="AML Christensen team" w:date="2024-12-06T08:58:00Z" w16du:dateUtc="2024-12-06T07:58:00Z">
        <w:r w:rsidRPr="007C65B9">
          <w:t xml:space="preserve">As such, </w:t>
        </w:r>
      </w:ins>
      <w:moveToRangeStart w:id="256" w:author="AML Christensen team" w:date="2024-12-06T08:59:00Z" w:name="move184367991"/>
      <w:moveTo w:id="257" w:author="AML Christensen team" w:date="2024-12-06T08:59:00Z" w16du:dateUtc="2024-12-06T07:59:00Z">
        <w:del w:id="258" w:author="AML Christensen team" w:date="2024-12-06T08:59:00Z" w16du:dateUtc="2024-12-06T07:59:00Z">
          <w:r w:rsidRPr="007C65B9" w:rsidDel="0014666B">
            <w:delText xml:space="preserve">In the </w:delText>
          </w:r>
        </w:del>
        <w:del w:id="259" w:author="AML Christensen team" w:date="2024-12-06T09:00:00Z" w16du:dateUtc="2024-12-06T08:00:00Z">
          <w:r w:rsidRPr="007C65B9" w:rsidDel="0014666B">
            <w:delText xml:space="preserve">acute treatment of hypoglycemia, particularly in children with CHI, </w:delText>
          </w:r>
        </w:del>
        <w:r w:rsidRPr="007C65B9">
          <w:t>the primary goal</w:t>
        </w:r>
      </w:moveTo>
      <w:r w:rsidRPr="007C65B9">
        <w:t xml:space="preserve"> of hypoglycemia management</w:t>
      </w:r>
      <w:moveTo w:id="260" w:author="AML Christensen team" w:date="2024-12-06T08:59:00Z" w16du:dateUtc="2024-12-06T07:59:00Z">
        <w:r w:rsidRPr="007C65B9">
          <w:t xml:space="preserve"> is to rapidly restore normal blood glucose levels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moveTo>
      <w:ins w:id="261" w:author="AML Christensen team" w:date="2024-12-06T08:59:00Z" w16du:dateUtc="2024-12-06T07:59:00Z"/>
      <w:moveTo w:id="262" w:author="AML Christensen team" w:date="2024-12-06T08:59:00Z" w16du:dateUtc="2024-12-06T07:59:00Z">
        <w:r w:rsidRPr="007C65B9">
          <w:fldChar w:fldCharType="end"/>
        </w:r>
      </w:moveTo>
      <w:ins w:id="263" w:author="AML Christensen team" w:date="2024-12-06T08:59:00Z" w16du:dateUtc="2024-12-06T07:59:00Z"/>
      <w:moveTo w:id="264" w:author="AML Christensen team" w:date="2024-12-06T08:59:00Z" w16du:dateUtc="2024-12-06T07:59:00Z">
        <w:r w:rsidRPr="007C65B9">
          <w:fldChar w:fldCharType="separate"/>
        </w:r>
        <w:r w:rsidRPr="007C65B9">
          <w:rPr>
            <w:noProof/>
          </w:rPr>
          <w:t>(31)</w:t>
        </w:r>
        <w:r w:rsidRPr="007C65B9">
          <w:fldChar w:fldCharType="end"/>
        </w:r>
        <w:r w:rsidRPr="007C65B9">
          <w:t>. The first-line</w:t>
        </w:r>
      </w:moveTo>
      <w:ins w:id="265" w:author="AML Christensen team" w:date="2024-12-06T09:00:00Z" w16du:dateUtc="2024-12-06T08:00:00Z">
        <w:r w:rsidRPr="007C65B9">
          <w:t xml:space="preserve"> </w:t>
        </w:r>
      </w:ins>
      <w:moveTo w:id="266" w:author="AML Christensen team" w:date="2024-12-06T08:59:00Z" w16du:dateUtc="2024-12-06T07:59:00Z">
        <w:r w:rsidRPr="007C65B9">
          <w:t xml:space="preserve">therapy in </w:t>
        </w:r>
      </w:moveTo>
      <w:r w:rsidRPr="007C65B9">
        <w:t xml:space="preserve">acute </w:t>
      </w:r>
      <w:moveTo w:id="267" w:author="AML Christensen team" w:date="2024-12-06T08:59:00Z" w16du:dateUtc="2024-12-06T07:59:00Z">
        <w:del w:id="268" w:author="AML Christensen team" w:date="2024-12-06T09:00:00Z" w16du:dateUtc="2024-12-06T08:00:00Z">
          <w:r w:rsidRPr="007C65B9" w:rsidDel="0014666B">
            <w:delText>such</w:delText>
          </w:r>
        </w:del>
      </w:moveTo>
      <w:ins w:id="269" w:author="AML Christensen team" w:date="2024-12-06T09:00:00Z" w16du:dateUtc="2024-12-06T08:00:00Z">
        <w:r w:rsidRPr="007C65B9">
          <w:t>hypoglycemia</w:t>
        </w:r>
      </w:ins>
      <w:moveTo w:id="270" w:author="AML Christensen team" w:date="2024-12-06T08:59:00Z" w16du:dateUtc="2024-12-06T07:59:00Z">
        <w:r w:rsidRPr="007C65B9">
          <w:t xml:space="preserve"> </w:t>
        </w:r>
      </w:moveTo>
      <w:r w:rsidRPr="007C65B9">
        <w:t>episodes</w:t>
      </w:r>
      <w:moveTo w:id="271" w:author="AML Christensen team" w:date="2024-12-06T08:59:00Z" w16du:dateUtc="2024-12-06T07:59:00Z">
        <w:r w:rsidRPr="007C65B9">
          <w:t xml:space="preserve"> is the intravenous (IV) administration of dextrose, which provides an immediate source of glucose</w:t>
        </w:r>
        <w:del w:id="272" w:author="AML Christensen team" w:date="2024-12-06T09:00:00Z" w16du:dateUtc="2024-12-06T08:00:00Z">
          <w:r w:rsidRPr="007C65B9" w:rsidDel="0014666B">
            <w:delText>.</w:delText>
          </w:r>
        </w:del>
        <w:r w:rsidRPr="007C65B9">
          <w:t xml:space="preserve"> </w:t>
        </w:r>
        <w:del w:id="273" w:author="AML Christensen team" w:date="2024-12-06T09:00:00Z" w16du:dateUtc="2024-12-06T08:00:00Z">
          <w:r w:rsidRPr="007C65B9" w:rsidDel="0014666B">
            <w:delText xml:space="preserve">In situations where IV access is difficult to establish, dextrose gel can be used as a short-term alternative until IV access is secured </w:delText>
          </w:r>
        </w:del>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w:t>
        </w:r>
      </w:moveTo>
      <w:ins w:id="274" w:author="AML Christensen team" w:date="2024-12-06T09:01:00Z" w16du:dateUtc="2024-12-06T08:01:00Z">
        <w:r w:rsidRPr="007C65B9">
          <w:t xml:space="preserve">However, </w:t>
        </w:r>
      </w:ins>
      <w:moveTo w:id="275" w:author="AML Christensen team" w:date="2024-12-06T08:59:00Z" w16du:dateUtc="2024-12-06T07:59:00Z">
        <w:del w:id="276" w:author="AML Christensen team" w:date="2024-12-06T09:01:00Z" w16du:dateUtc="2024-12-06T08:01:00Z">
          <w:r w:rsidRPr="007C65B9" w:rsidDel="0014666B">
            <w:delText>R</w:delText>
          </w:r>
        </w:del>
      </w:moveTo>
      <w:ins w:id="277" w:author="AML Christensen team" w:date="2024-12-06T09:01:00Z" w16du:dateUtc="2024-12-06T08:01:00Z">
        <w:r w:rsidRPr="007C65B9">
          <w:t>r</w:t>
        </w:r>
      </w:ins>
      <w:moveTo w:id="278" w:author="AML Christensen team" w:date="2024-12-06T08:59:00Z" w16du:dateUtc="2024-12-06T07:59:00Z">
        <w:r w:rsidRPr="007C65B9">
          <w:t xml:space="preserve">epeated boluses of dextrose should be avoided, as it is a potent trigger </w:t>
        </w:r>
        <w:del w:id="279" w:author="AML Christensen team" w:date="2024-12-11T10:47:00Z" w16du:dateUtc="2024-12-11T09:47:00Z">
          <w:r w:rsidRPr="007C65B9" w:rsidDel="00FC488C">
            <w:delText>for</w:delText>
          </w:r>
        </w:del>
      </w:moveTo>
      <w:ins w:id="280" w:author="AML Christensen team" w:date="2024-12-11T10:47:00Z" w16du:dateUtc="2024-12-11T09:47:00Z">
        <w:r w:rsidRPr="007C65B9">
          <w:t>of</w:t>
        </w:r>
      </w:ins>
      <w:moveTo w:id="281" w:author="AML Christensen team" w:date="2024-12-06T08:59:00Z" w16du:dateUtc="2024-12-06T07:59:00Z">
        <w:r w:rsidRPr="007C65B9">
          <w:t xml:space="preserve"> further insulin secretion</w:t>
        </w:r>
      </w:moveTo>
      <w:ins w:id="282" w:author="AML Christensen team" w:date="2024-12-09T14:04:00Z" w16du:dateUtc="2024-12-09T13:04:00Z">
        <w:r w:rsidRPr="007C65B9">
          <w:t xml:space="preserve"> as well as </w:t>
        </w:r>
      </w:ins>
      <w:ins w:id="283" w:author="AML Christensen team" w:date="2024-12-09T14:05:00Z" w16du:dateUtc="2024-12-09T13:05:00Z">
        <w:r w:rsidRPr="007C65B9">
          <w:t>fluid overload</w:t>
        </w:r>
      </w:ins>
      <w:moveTo w:id="284" w:author="AML Christensen team" w:date="2024-12-06T08:59:00Z" w16du:dateUtc="2024-12-06T07:59:00Z">
        <w:r w:rsidRPr="007C65B9">
          <w:t xml:space="preserve"> </w:t>
        </w:r>
        <w:r w:rsidRPr="007C65B9">
          <w:fldChar w:fldCharType="begin"/>
        </w:r>
        <w:r w:rsidRPr="007C65B9">
          <w:instrText xml:space="preserve"> ADDIN EN.CITE &lt;EndNote&gt;&lt;Cite&gt;&lt;Author&gt;Martino&lt;/Author&gt;&lt;Year&gt;2022&lt;/Year&gt;&lt;RecNum&gt;344&lt;/RecNum&gt;&lt;DisplayText&gt;(15)&lt;/DisplayText&gt;&lt;record&gt;&lt;rec-number&gt;344&lt;/rec-number&gt;&lt;foreign-keys&gt;&lt;key app="EN" db-id="vwrrttwz10fd9netdtjv5t0n2rea550ese5e" timestamp="1726042242"&gt;344&lt;/key&gt;&lt;/foreign-keys&gt;&lt;ref-type name="Journal Article"&gt;17&lt;/ref-type&gt;&lt;contributors&gt;&lt;authors&gt;&lt;author&gt;Martino, M.&lt;/author&gt;&lt;author&gt;Sartorelli, J.&lt;/author&gt;&lt;author&gt;Gragnaniello, V.&lt;/author&gt;&lt;author&gt;Burlina, A.&lt;/author&gt;&lt;/authors&gt;&lt;/contributors&gt;&lt;auth-address&gt;Department of Child and Mother, University of Padua, Padua, Italy.&amp;#xD;Division of Inborn Metabolic Disease, Department of Pediatrics, University Hospital Padua, Padua, Italy.&lt;/auth-address&gt;&lt;titles&gt;&lt;title&gt;Congenital hyperinsulinism in clinical practice: From biochemical pathophysiology to new monitoring techniques&lt;/title&gt;&lt;secondary-title&gt;Front Pediatr&lt;/secondary-title&gt;&lt;/titles&gt;&lt;periodical&gt;&lt;full-title&gt;Front Pediatr&lt;/full-title&gt;&lt;/periodical&gt;&lt;pages&gt;901338&lt;/pages&gt;&lt;volume&gt;10&lt;/volume&gt;&lt;edition&gt;20220923&lt;/edition&gt;&lt;keywords&gt;&lt;keyword&gt;Cgm&lt;/keyword&gt;&lt;keyword&gt;glucose&lt;/keyword&gt;&lt;keyword&gt;hyperinsulinism&lt;/keyword&gt;&lt;keyword&gt;hypoglycemia&lt;/keyword&gt;&lt;keyword&gt;inborn error of metabolism&lt;/keyword&gt;&lt;/keywords&gt;&lt;dates&gt;&lt;year&gt;2022&lt;/year&gt;&lt;/dates&gt;&lt;isbn&gt;2296-2360 (Print)&amp;#xD;2296-2360&lt;/isbn&gt;&lt;accession-num&gt;36210928&lt;/accession-num&gt;&lt;urls&gt;&lt;/urls&gt;&lt;custom1&gt;The authors declare that the research was conducted in the absence of any commercial or financial relationships that could be construed as a potential conflict of interest.&lt;/custom1&gt;&lt;custom2&gt;PMC9538154&lt;/custom2&gt;&lt;electronic-resource-num&gt;10.3389/fped.2022.901338&lt;/electronic-resource-num&gt;&lt;remote-database-provider&gt;NLM&lt;/remote-database-provider&gt;&lt;language&gt;eng&lt;/language&gt;&lt;/record&gt;&lt;/Cite&gt;&lt;/EndNote&gt;</w:instrText>
        </w:r>
        <w:r w:rsidRPr="007C65B9">
          <w:fldChar w:fldCharType="separate"/>
        </w:r>
        <w:r w:rsidRPr="007C65B9">
          <w:rPr>
            <w:noProof/>
          </w:rPr>
          <w:t>(15)</w:t>
        </w:r>
        <w:r w:rsidRPr="007C65B9">
          <w:fldChar w:fldCharType="end"/>
        </w:r>
        <w:r w:rsidRPr="007C65B9">
          <w:t>.</w:t>
        </w:r>
      </w:moveTo>
      <w:ins w:id="285" w:author="AML Christensen team" w:date="2024-12-06T09:03:00Z" w16du:dateUtc="2024-12-06T08:03:00Z">
        <w:r w:rsidRPr="007C65B9">
          <w:t xml:space="preserve"> </w:t>
        </w:r>
      </w:ins>
    </w:p>
    <w:p w14:paraId="3B8A3F97" w14:textId="77777777" w:rsidR="00C55AE7" w:rsidRPr="007C65B9" w:rsidDel="002F3F7F" w:rsidRDefault="00C55AE7" w:rsidP="00C55AE7">
      <w:pPr>
        <w:spacing w:before="120" w:after="120"/>
        <w:rPr>
          <w:del w:id="286" w:author="AML Christensen team" w:date="2024-12-06T09:03:00Z" w16du:dateUtc="2024-12-06T08:03:00Z"/>
          <w:moveTo w:id="287" w:author="AML Christensen team" w:date="2024-12-06T08:59:00Z" w16du:dateUtc="2024-12-06T07:59:00Z"/>
        </w:rPr>
      </w:pPr>
      <w:moveTo w:id="288" w:author="AML Christensen team" w:date="2024-12-06T08:59:00Z" w16du:dateUtc="2024-12-06T07:59:00Z">
        <w:r w:rsidRPr="007C65B9">
          <w:t xml:space="preserve">For infants and children requiring high doses of IV dextrose, continuous </w:t>
        </w:r>
        <w:del w:id="289" w:author="AML Christensen team" w:date="2024-12-06T09:01:00Z" w16du:dateUtc="2024-12-06T08:01:00Z">
          <w:r w:rsidRPr="007C65B9" w:rsidDel="0014666B">
            <w:delText>intravenous</w:delText>
          </w:r>
        </w:del>
      </w:moveTo>
      <w:ins w:id="290" w:author="AML Christensen team" w:date="2024-12-06T09:01:00Z" w16du:dateUtc="2024-12-06T08:01:00Z">
        <w:r w:rsidRPr="007C65B9">
          <w:t>IV</w:t>
        </w:r>
      </w:ins>
      <w:moveTo w:id="291" w:author="AML Christensen team" w:date="2024-12-06T08:59:00Z" w16du:dateUtc="2024-12-06T07:59:00Z">
        <w:r w:rsidRPr="007C65B9">
          <w:t xml:space="preserve"> glucagon infusion can be beneficial. This approach is particularly useful in preventing fluid overload, which may occur when large volumes of </w:t>
        </w:r>
        <w:del w:id="292" w:author="AML Christensen team" w:date="2024-12-11T10:48:00Z" w16du:dateUtc="2024-12-11T09:48:00Z">
          <w:r w:rsidRPr="007C65B9" w:rsidDel="00E91F96">
            <w:delText>glucose</w:delText>
          </w:r>
        </w:del>
      </w:moveTo>
      <w:ins w:id="293" w:author="AML Christensen team" w:date="2024-12-11T10:48:00Z" w16du:dateUtc="2024-12-11T09:48:00Z">
        <w:r w:rsidRPr="007C65B9">
          <w:t>dextrose</w:t>
        </w:r>
      </w:ins>
      <w:moveTo w:id="294" w:author="AML Christensen team" w:date="2024-12-06T08:59:00Z" w16du:dateUtc="2024-12-06T07:59:00Z">
        <w:r w:rsidRPr="007C65B9">
          <w:t xml:space="preserve"> are required to manage hypoglycemia. Glucagon acts by stimulating the liver to convert stored glycogen into glucose, </w:t>
        </w:r>
        <w:del w:id="295" w:author="AML Christensen team" w:date="2024-12-11T10:48:00Z" w16du:dateUtc="2024-12-11T09:48:00Z">
          <w:r w:rsidRPr="007C65B9" w:rsidDel="007B363E">
            <w:delText>which</w:delText>
          </w:r>
        </w:del>
      </w:moveTo>
      <w:ins w:id="296" w:author="AML Christensen team" w:date="2024-12-11T10:48:00Z" w16du:dateUtc="2024-12-11T09:48:00Z">
        <w:r w:rsidRPr="007C65B9">
          <w:t>thus</w:t>
        </w:r>
      </w:ins>
      <w:moveTo w:id="297" w:author="AML Christensen team" w:date="2024-12-06T08:59:00Z" w16du:dateUtc="2024-12-06T07:59:00Z">
        <w:r w:rsidRPr="007C65B9">
          <w:t xml:space="preserve"> rapidly rais</w:t>
        </w:r>
      </w:moveTo>
      <w:ins w:id="298" w:author="AML Christensen team" w:date="2024-12-11T10:48:00Z" w16du:dateUtc="2024-12-11T09:48:00Z">
        <w:r w:rsidRPr="007C65B9">
          <w:t>ing</w:t>
        </w:r>
      </w:ins>
      <w:moveTo w:id="299" w:author="AML Christensen team" w:date="2024-12-06T08:59:00Z" w16du:dateUtc="2024-12-06T07:59:00Z">
        <w:del w:id="300" w:author="AML Christensen team" w:date="2024-12-11T10:48:00Z" w16du:dateUtc="2024-12-11T09:48:00Z">
          <w:r w:rsidRPr="007C65B9" w:rsidDel="007B363E">
            <w:delText>es</w:delText>
          </w:r>
        </w:del>
        <w:r w:rsidRPr="007C65B9">
          <w:t xml:space="preserve"> blood glucose levels</w:t>
        </w:r>
        <w:del w:id="301" w:author="AML Christensen team" w:date="2024-12-06T09:03:00Z" w16du:dateUtc="2024-12-06T08:03:00Z">
          <w:r w:rsidRPr="007C65B9" w:rsidDel="002F3F7F">
            <w:delText>.</w:delText>
          </w:r>
        </w:del>
        <w:r w:rsidRPr="007C65B9">
          <w:t xml:space="preserve"> </w:t>
        </w:r>
        <w:del w:id="302" w:author="AML Christensen team" w:date="2024-12-06T09:03:00Z" w16du:dateUtc="2024-12-06T08:03:00Z">
          <w:r w:rsidRPr="007C65B9" w:rsidDel="002F3F7F">
            <w:delText xml:space="preserve">In emergencies such as with unconscious patients, glucagon can be administered intramuscularly </w:delText>
          </w:r>
        </w:del>
        <w:r w:rsidRPr="007C65B9">
          <w:fldChar w:fldCharType="begin">
            <w:fldData xml:space="preserve">PEVuZE5vdGU+PENpdGU+PEF1dGhvcj5Xb3J0aDwvQXV0aG9yPjxZZWFyPjIwMjA8L1llYXI+PFJl
Y051bT4zNzM8L1JlY051bT48RGlzcGxheVRleHQ+KDcsIDE3KTwvRGlzcGxheVRleHQ+PHJlY29y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PGxhbmd1YWdlPmVuZzwvbGFuZ3VhZ2U+PC9yZWNvcmQ+PC9DaXRlPjxDaXRlPjxBdXRob3I+RGUg
TGVvbjwvQXV0aG9yPjxZZWFyPjIwMjQ8L1llYXI+PFJlY051bT4zMzE8L1JlY051bT48cmVjb3Jk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ZT5lbmc8L2xhbmd1YWdlPjwvcmVjb3JkPjwvQ2l0ZT48L0VuZE5vdGU+AG==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Y051bT4zNzM8L1JlY051bT48RGlzcGxheVRleHQ+KDcsIDE3KTwvRGlzcGxheVRleHQ+PHJlY29y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PGxhbmd1YWdlPmVuZzwvbGFuZ3VhZ2U+PC9yZWNvcmQ+PC9DaXRlPjxDaXRlPjxBdXRob3I+RGUg
TGVvbjwvQXV0aG9yPjxZZWFyPjIwMjQ8L1llYXI+PFJlY051bT4zMzE8L1JlY051bT48cmVjb3Jk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ZT5lbmc8L2xhbmd1YWdlPjwvcmVjb3JkPjwvQ2l0ZT48L0VuZE5vdGU+AG==
</w:fldData>
          </w:fldChar>
        </w:r>
        <w:r w:rsidRPr="007C65B9">
          <w:instrText xml:space="preserve"> ADDIN EN.CITE.DATA </w:instrText>
        </w:r>
      </w:moveTo>
      <w:ins w:id="303" w:author="AML Christensen team" w:date="2024-12-06T08:59:00Z" w16du:dateUtc="2024-12-06T07:59:00Z"/>
      <w:moveTo w:id="304" w:author="AML Christensen team" w:date="2024-12-06T08:59:00Z" w16du:dateUtc="2024-12-06T07:59:00Z">
        <w:r w:rsidRPr="007C65B9">
          <w:fldChar w:fldCharType="end"/>
        </w:r>
      </w:moveTo>
      <w:ins w:id="305" w:author="AML Christensen team" w:date="2024-12-06T08:59:00Z" w16du:dateUtc="2024-12-06T07:59:00Z"/>
      <w:moveTo w:id="306" w:author="AML Christensen team" w:date="2024-12-06T08:59:00Z" w16du:dateUtc="2024-12-06T07:59:00Z">
        <w:r w:rsidRPr="007C65B9">
          <w:fldChar w:fldCharType="separate"/>
        </w:r>
        <w:r w:rsidRPr="007C65B9">
          <w:rPr>
            <w:noProof/>
          </w:rPr>
          <w:t>(7, 17)</w:t>
        </w:r>
        <w:r w:rsidRPr="007C65B9">
          <w:fldChar w:fldCharType="end"/>
        </w:r>
        <w:r w:rsidRPr="007C65B9">
          <w:t>.</w:t>
        </w:r>
      </w:moveTo>
    </w:p>
    <w:p w14:paraId="41B66723" w14:textId="77777777" w:rsidR="00C55AE7" w:rsidRPr="007C65B9" w:rsidRDefault="00C55AE7" w:rsidP="00C55AE7">
      <w:pPr>
        <w:spacing w:before="120" w:after="120"/>
        <w:rPr>
          <w:ins w:id="307" w:author="AML Christensen team" w:date="2024-12-06T10:20:00Z" w16du:dateUtc="2024-12-06T09:20:00Z"/>
        </w:rPr>
      </w:pPr>
      <w:ins w:id="308" w:author="AML Christensen team" w:date="2024-12-06T09:03:00Z" w16du:dateUtc="2024-12-06T08:03:00Z">
        <w:r w:rsidRPr="007C65B9">
          <w:t xml:space="preserve"> </w:t>
        </w:r>
      </w:ins>
      <w:ins w:id="309" w:author="AML Christensen team" w:date="2024-12-06T09:04:00Z" w16du:dateUtc="2024-12-06T08:04:00Z">
        <w:r w:rsidRPr="007C65B9">
          <w:t xml:space="preserve">While glucagon is effective in acute hypoglycemia management, it is unstable and tends to fibrillate in aqueous solutions, and hence requires reconstitution </w:t>
        </w:r>
      </w:ins>
      <w:ins w:id="310" w:author="AML Christensen team" w:date="2024-12-06T09:05:00Z" w16du:dateUtc="2024-12-06T08:05:00Z">
        <w:r w:rsidRPr="007C65B9">
          <w:t xml:space="preserve">immediately before </w:t>
        </w:r>
      </w:ins>
      <w:ins w:id="311" w:author="AML Christensen team" w:date="2024-12-06T09:04:00Z" w16du:dateUtc="2024-12-06T08:04:00Z">
        <w:r w:rsidRPr="007C65B9">
          <w:t xml:space="preserve">use to avoid occlusions </w:t>
        </w:r>
        <w:r w:rsidRPr="007C65B9">
          <w:fldChar w:fldCharType="begin">
            <w:fldData xml:space="preserve">PEVuZE5vdGU+PENpdGU+PEF1dGhvcj5IYXdrZXM8L0F1dGhvcj48WWVhcj4yMDE5PC9ZZWFyPjxS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</w:fldData>
          </w:fldChar>
        </w:r>
      </w:ins>
      <w:r w:rsidRPr="007C65B9">
        <w:instrText xml:space="preserve"> ADDIN EN.CITE </w:instrText>
      </w:r>
      <w:r w:rsidRPr="007C65B9">
        <w:fldChar w:fldCharType="begin">
          <w:fldData xml:space="preserve">PEVuZE5vdGU+PENpdGU+PEF1dGhvcj5IYXdrZXM8L0F1dGhvcj48WWVhcj4yMDE5PC9ZZWFyPjxS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</w:fldData>
        </w:fldChar>
      </w:r>
      <w:r w:rsidRPr="007C65B9">
        <w:instrText xml:space="preserve"> ADDIN EN.CITE.DATA </w:instrText>
      </w:r>
      <w:r w:rsidRPr="007C65B9">
        <w:fldChar w:fldCharType="end"/>
      </w:r>
      <w:ins w:id="312" w:author="AML Christensen team" w:date="2024-12-06T09:04:00Z" w16du:dateUtc="2024-12-06T08:04:00Z">
        <w:r w:rsidRPr="007C65B9">
          <w:fldChar w:fldCharType="separate"/>
        </w:r>
      </w:ins>
      <w:r w:rsidRPr="007C65B9">
        <w:rPr>
          <w:noProof/>
        </w:rPr>
        <w:t>(29, 31, 34, 35)</w:t>
      </w:r>
      <w:ins w:id="313" w:author="AML Christensen team" w:date="2024-12-06T09:04:00Z" w16du:dateUtc="2024-12-06T08:04:00Z">
        <w:r w:rsidRPr="007C65B9">
          <w:fldChar w:fldCharType="end"/>
        </w:r>
        <w:r w:rsidRPr="007C65B9">
          <w:t xml:space="preserve">. </w:t>
        </w:r>
      </w:ins>
      <w:moveTo w:id="314" w:author="AML Christensen team" w:date="2024-12-06T08:59:00Z" w16du:dateUtc="2024-12-06T07:59:00Z">
        <w:del w:id="315" w:author="AML Christensen team" w:date="2024-12-06T09:04:00Z" w16du:dateUtc="2024-12-06T08:04:00Z">
          <w:r w:rsidRPr="007C65B9" w:rsidDel="002F3F7F">
            <w:delText>In emergency settings, g</w:delText>
          </w:r>
        </w:del>
      </w:moveTo>
      <w:ins w:id="316" w:author="AML Christensen team" w:date="2024-12-06T09:04:00Z" w16du:dateUtc="2024-12-06T08:04:00Z">
        <w:r w:rsidRPr="007C65B9">
          <w:t>R</w:t>
        </w:r>
      </w:ins>
      <w:moveTo w:id="317" w:author="AML Christensen team" w:date="2024-12-06T08:59:00Z" w16du:dateUtc="2024-12-06T07:59:00Z">
        <w:del w:id="318" w:author="AML Christensen team" w:date="2024-12-06T09:04:00Z" w16du:dateUtc="2024-12-06T08:04:00Z">
          <w:r w:rsidRPr="007C65B9" w:rsidDel="002F3F7F">
            <w:delText>lucagon is often administered using pre-prepared kits containing lyophilized glucagon that needs to be r</w:delText>
          </w:r>
        </w:del>
        <w:r w:rsidRPr="007C65B9">
          <w:t>econstitut</w:t>
        </w:r>
      </w:moveTo>
      <w:ins w:id="319" w:author="AML Christensen team" w:date="2024-12-06T09:05:00Z" w16du:dateUtc="2024-12-06T08:05:00Z">
        <w:r w:rsidRPr="007C65B9">
          <w:t>ion</w:t>
        </w:r>
      </w:ins>
      <w:moveTo w:id="320" w:author="AML Christensen team" w:date="2024-12-06T08:59:00Z" w16du:dateUtc="2024-12-06T07:59:00Z">
        <w:del w:id="321" w:author="AML Christensen team" w:date="2024-12-06T09:05:00Z" w16du:dateUtc="2024-12-06T08:05:00Z">
          <w:r w:rsidRPr="007C65B9" w:rsidDel="002F3F7F">
            <w:delText>ed</w:delText>
          </w:r>
        </w:del>
        <w:r w:rsidRPr="007C65B9">
          <w:t xml:space="preserve"> </w:t>
        </w:r>
        <w:del w:id="322" w:author="AML Christensen team" w:date="2024-12-06T09:05:00Z" w16du:dateUtc="2024-12-06T08:05:00Z">
          <w:r w:rsidRPr="007C65B9" w:rsidDel="002F3F7F">
            <w:delText xml:space="preserve">immediately before use, which </w:delText>
          </w:r>
        </w:del>
        <w:r w:rsidRPr="007C65B9">
          <w:t xml:space="preserve">can be challenging for caregivers, especially in high-stress situations </w:t>
        </w:r>
        <w:r w:rsidRPr="007C65B9">
          <w:fldChar w:fldCharType="begin">
            <w:fldData xml:space="preserve">PEVuZE5vdGU+PENpdGU+PEF1dGhvcj5XaWxzb248L0F1dGhvcj48WWVhcj4yMDE4PC9ZZWFyPjxS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</w:fldData>
          </w:fldChar>
        </w:r>
      </w:moveTo>
      <w:r w:rsidRPr="007C65B9">
        <w:instrText xml:space="preserve"> ADDIN EN.CITE </w:instrText>
      </w:r>
      <w:r w:rsidRPr="007C65B9">
        <w:fldChar w:fldCharType="begin">
          <w:fldData xml:space="preserve">PEVuZE5vdGU+PENpdGU+PEF1dGhvcj5XaWxzb248L0F1dGhvcj48WWVhcj4yMDE4PC9ZZWFyPjxS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</w:fldData>
        </w:fldChar>
      </w:r>
      <w:r w:rsidRPr="007C65B9">
        <w:instrText xml:space="preserve"> ADDIN EN.CITE.DATA </w:instrText>
      </w:r>
      <w:r w:rsidRPr="007C65B9">
        <w:fldChar w:fldCharType="end"/>
      </w:r>
      <w:ins w:id="323" w:author="AML Christensen team" w:date="2024-12-06T08:59:00Z" w16du:dateUtc="2024-12-06T07:59:00Z"/>
      <w:moveTo w:id="324" w:author="AML Christensen team" w:date="2024-12-06T08:59:00Z" w16du:dateUtc="2024-12-06T07:59:00Z">
        <w:r w:rsidRPr="007C65B9">
          <w:fldChar w:fldCharType="separate"/>
        </w:r>
      </w:moveTo>
      <w:r w:rsidRPr="007C65B9">
        <w:rPr>
          <w:noProof/>
        </w:rPr>
        <w:t>(34, 36-38)</w:t>
      </w:r>
      <w:moveTo w:id="325" w:author="AML Christensen team" w:date="2024-12-06T08:59:00Z" w16du:dateUtc="2024-12-06T07:59:00Z">
        <w:r w:rsidRPr="007C65B9">
          <w:fldChar w:fldCharType="end"/>
        </w:r>
        <w:r w:rsidRPr="007C65B9">
          <w:t xml:space="preserve">. Proper education in the reconstitution process is essential to minimize errors and ensure timely administration of glucagon </w: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 </w:instrTex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EN.CITE.DATA </w:instrText>
        </w:r>
      </w:moveTo>
      <w:ins w:id="326" w:author="AML Christensen team" w:date="2024-12-06T08:59:00Z" w16du:dateUtc="2024-12-06T07:59:00Z"/>
      <w:moveTo w:id="327" w:author="AML Christensen team" w:date="2024-12-06T08:59:00Z" w16du:dateUtc="2024-12-06T07:59:00Z">
        <w:r w:rsidRPr="007C65B9">
          <w:fldChar w:fldCharType="end"/>
        </w:r>
      </w:moveTo>
      <w:ins w:id="328" w:author="AML Christensen team" w:date="2024-12-06T08:59:00Z" w16du:dateUtc="2024-12-06T07:59:00Z"/>
      <w:moveTo w:id="329" w:author="AML Christensen team" w:date="2024-12-06T08:59:00Z" w16du:dateUtc="2024-12-06T07:59:00Z">
        <w:r w:rsidRPr="007C65B9">
          <w:fldChar w:fldCharType="separate"/>
        </w:r>
        <w:r w:rsidRPr="007C65B9">
          <w:rPr>
            <w:noProof/>
          </w:rPr>
          <w:t>(29)</w:t>
        </w:r>
        <w:r w:rsidRPr="007C65B9">
          <w:fldChar w:fldCharType="end"/>
        </w:r>
        <w:r w:rsidRPr="007C65B9">
          <w:t>.</w:t>
        </w:r>
      </w:moveTo>
      <w:ins w:id="330" w:author="AML Christensen team" w:date="2024-12-06T09:08:00Z" w16du:dateUtc="2024-12-06T08:08:00Z">
        <w:r w:rsidRPr="007C65B9">
          <w:t xml:space="preserve"> </w:t>
        </w:r>
      </w:ins>
    </w:p>
    <w:p w14:paraId="0D9F770B" w14:textId="77777777" w:rsidR="00C55AE7" w:rsidRPr="007C65B9" w:rsidRDefault="00C55AE7" w:rsidP="00C55AE7">
      <w:pPr>
        <w:spacing w:before="120" w:after="120"/>
        <w:rPr>
          <w:ins w:id="331" w:author="AML Christensen team" w:date="2024-12-06T10:13:00Z" w16du:dateUtc="2024-12-06T09:13:00Z"/>
        </w:rPr>
      </w:pPr>
      <w:ins w:id="332" w:author="AML Christensen team" w:date="2024-12-06T10:13:00Z" w16du:dateUtc="2024-12-06T09:13:00Z">
        <w:r w:rsidRPr="007C65B9">
          <w:t xml:space="preserve">Pharmaceutical companies have been developing more stable glucagon formulations that do not require reconstitution, which marks a significant improvement over traditional glucagon therapy </w:t>
        </w:r>
        <w:r w:rsidRPr="007C65B9">
          <w:fldChar w:fldCharType="begin"/>
        </w:r>
        <w:r w:rsidRPr="007C65B9">
          <w:instrText xml:space="preserve"> ADDIN EN.CITE &lt;EndNote&gt;&lt;Cite&gt;&lt;Author&gt;Schaumleffel&lt;/Author&gt;&lt;Year&gt;2023&lt;/Year&gt;&lt;RecNum&gt;485&lt;/RecNum&gt;&lt;DisplayText&gt;(37)&lt;/DisplayText&gt;&lt;record&gt;&lt;rec-number&gt;485&lt;/rec-number&gt;&lt;foreign-keys&gt;&lt;key app="EN" db-id="vwrrttwz10fd9netdtjv5t0n2rea550ese5e" timestamp="1726042263"&gt;485&lt;/key&gt;&lt;/foreign-keys&gt;&lt;ref-type name="Journal Article"&gt;17&lt;/ref-type&gt;&lt;contributors&gt;&lt;authors&gt;&lt;author&gt;Schaumleffel, C.&lt;/author&gt;&lt;/authors&gt;&lt;/contributors&gt;&lt;auth-address&gt;School of Nursing, College of Health Sciences and Professions, Ohio University, Athens, OH, USA.&lt;/auth-address&gt;&lt;titles&gt;&lt;title&gt;Evaluating Ease of Use and Patient Safety of Dasiglucagon Hypo Pal Autoinjector for the Management of Hypoglycemia&lt;/title&gt;&lt;secondary-title&gt;Patient Prefer Adherence&lt;/secondary-title&gt;&lt;/titles&gt;&lt;periodical&gt;&lt;full-title&gt;Patient Prefer Adherence&lt;/full-title&gt;&lt;/periodical&gt;&lt;pages&gt;2141-2144&lt;/pages&gt;&lt;volume&gt;17&lt;/volume&gt;&lt;edition&gt;20230828&lt;/edition&gt;&lt;keywords&gt;&lt;keyword&gt;bystander&lt;/keyword&gt;&lt;keyword&gt;caregiver&lt;/keyword&gt;&lt;keyword&gt;emergency&lt;/keyword&gt;&lt;keyword&gt;glucagon&lt;/keyword&gt;&lt;keyword&gt;safety&lt;/keyword&gt;&lt;keyword&gt;type 1 diabetes&lt;/keyword&gt;&lt;/keywords&gt;&lt;dates&gt;&lt;year&gt;2023&lt;/year&gt;&lt;/dates&gt;&lt;isbn&gt;1177-889X (Print)&amp;#xD;1177-889x&lt;/isbn&gt;&lt;accession-num&gt;37663896&lt;/accession-num&gt;&lt;urls&gt;&lt;/urls&gt;&lt;custom1&gt;The author reports no conflicts of interest in this work.&lt;/custom1&gt;&lt;custom2&gt;PMC10473428&lt;/custom2&gt;&lt;electronic-resource-num&gt;10.2147/ppa.S325865&lt;/electronic-resource-num&gt;&lt;remote-database-provider&gt;NLM&lt;/remote-database-provider&gt;&lt;language&gt;eng&lt;/language&gt;&lt;/record&gt;&lt;/Cite&gt;&lt;/EndNote&gt;</w:instrText>
        </w:r>
        <w:r w:rsidRPr="007C65B9">
          <w:fldChar w:fldCharType="separate"/>
        </w:r>
        <w:r w:rsidRPr="007C65B9">
          <w:rPr>
            <w:noProof/>
          </w:rPr>
          <w:t>(37)</w:t>
        </w:r>
        <w:r w:rsidRPr="007C65B9">
          <w:fldChar w:fldCharType="end"/>
        </w:r>
        <w:r w:rsidRPr="007C65B9">
          <w:t xml:space="preserve">. These stable, ready-to-use liquid formulations, delivered via injection devices, offer several clinical advantages, such as speed and ease of use in treating severe hypoglycemia </w:t>
        </w:r>
        <w:r w:rsidRPr="007C65B9">
          <w:fldChar w:fldCharType="begin">
            <w:fldData xml:space="preserve">PEVuZE5vdGU+PENpdGU+PEF1dGhvcj5HaW3DqW5lejwvQXV0aG9yPjxZZWFyPjIwMjM8L1llYXI+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</w:fldData>
          </w:fldChar>
        </w:r>
      </w:ins>
      <w:r w:rsidRPr="007C65B9">
        <w:instrText xml:space="preserve"> ADDIN EN.CITE </w:instrText>
      </w:r>
      <w:r w:rsidRPr="007C65B9">
        <w:fldChar w:fldCharType="begin">
          <w:fldData xml:space="preserve">PEVuZE5vdGU+PENpdGU+PEF1dGhvcj5HaW3DqW5lejwvQXV0aG9yPjxZZWFyPjIwMjM8L1llYXI+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ins w:id="333" w:author="AML Christensen team" w:date="2024-12-06T10:13:00Z" w16du:dateUtc="2024-12-06T09:13:00Z">
        <w:r w:rsidRPr="007C65B9">
          <w:fldChar w:fldCharType="separate"/>
        </w:r>
      </w:ins>
      <w:r w:rsidRPr="007C65B9">
        <w:rPr>
          <w:noProof/>
        </w:rPr>
        <w:t>(39)</w:t>
      </w:r>
      <w:ins w:id="334" w:author="AML Christensen team" w:date="2024-12-06T10:13:00Z" w16du:dateUtc="2024-12-06T09:13:00Z">
        <w:r w:rsidRPr="007C65B9">
          <w:fldChar w:fldCharType="end"/>
        </w:r>
        <w:r w:rsidRPr="007C65B9">
          <w:t xml:space="preserve">. </w:t>
        </w:r>
      </w:ins>
      <w:ins w:id="335" w:author="AML Christensen team" w:date="2024-12-06T10:14:00Z" w16du:dateUtc="2024-12-06T09:14:00Z">
        <w:r w:rsidRPr="007C65B9">
          <w:t>This</w:t>
        </w:r>
      </w:ins>
      <w:ins w:id="336" w:author="AML Christensen team" w:date="2024-12-06T10:13:00Z" w16du:dateUtc="2024-12-06T09:13:00Z">
        <w:r w:rsidRPr="007C65B9">
          <w:t xml:space="preserve"> may reduce anxiety around hypoglycemic events, which often leads to suboptimal glucose management and increases the risk of complications </w:t>
        </w:r>
        <w:r w:rsidRPr="007C65B9">
          <w:fldChar w:fldCharType="begin">
            <w:fldData xml:space="preserve">PEVuZE5vdGU+PENpdGU+PEF1dGhvcj5Iw7Z2ZWxtYW5uPC9BdXRob3I+PFllYXI+MjAxODwvWWVh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</w:fldData>
          </w:fldChar>
        </w:r>
        <w:r w:rsidRPr="007C65B9">
          <w:instrText xml:space="preserve"> ADDIN EN.CITE </w:instrText>
        </w:r>
        <w:r w:rsidRPr="007C65B9">
          <w:fldChar w:fldCharType="begin">
            <w:fldData xml:space="preserve">PEVuZE5vdGU+PENpdGU+PEF1dGhvcj5Iw7Z2ZWxtYW5uPC9BdXRob3I+PFllYXI+MjAxODwvWWVh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</w:fldData>
          </w:fldChar>
        </w:r>
        <w:r w:rsidRPr="007C65B9">
          <w:instrText xml:space="preserve"> ADDIN EN.CITE.DATA </w:instrText>
        </w:r>
        <w:r w:rsidRPr="007C65B9">
          <w:fldChar w:fldCharType="end"/>
        </w:r>
        <w:r w:rsidRPr="007C65B9">
          <w:fldChar w:fldCharType="separate"/>
        </w:r>
        <w:r w:rsidRPr="007C65B9">
          <w:rPr>
            <w:noProof/>
          </w:rPr>
          <w:t>(34)</w:t>
        </w:r>
        <w:r w:rsidRPr="007C65B9">
          <w:fldChar w:fldCharType="end"/>
        </w:r>
        <w:r w:rsidRPr="007C65B9">
          <w:t>.</w:t>
        </w:r>
      </w:ins>
    </w:p>
    <w:p w14:paraId="39A6A5DB" w14:textId="77777777" w:rsidR="00C55AE7" w:rsidRPr="007C65B9" w:rsidRDefault="00C55AE7" w:rsidP="00C55AE7">
      <w:pPr>
        <w:spacing w:before="120" w:after="120"/>
        <w:rPr>
          <w:moveTo w:id="337" w:author="AML Christensen team" w:date="2024-12-06T08:59:00Z" w16du:dateUtc="2024-12-06T07:59:00Z"/>
        </w:rPr>
      </w:pPr>
      <w:ins w:id="338" w:author="AML Christensen team" w:date="2024-12-11T10:50:00Z" w16du:dateUtc="2024-12-11T09:50:00Z">
        <w:r w:rsidRPr="007C65B9">
          <w:t>Dasiglucagon is o</w:t>
        </w:r>
      </w:ins>
      <w:ins w:id="339" w:author="AML Christensen team" w:date="2024-12-06T09:11:00Z" w16du:dateUtc="2024-12-06T08:11:00Z">
        <w:r w:rsidRPr="007C65B9">
          <w:t>ne of the available glucagon analogues with promising results in clinical trials</w:t>
        </w:r>
      </w:ins>
      <w:ins w:id="340" w:author="AML Christensen team" w:date="2024-12-06T10:25:00Z" w16du:dateUtc="2024-12-06T09:25:00Z">
        <w:r w:rsidRPr="007C65B9">
          <w:t xml:space="preserve">. The ready-to-use version (brand name: </w:t>
        </w:r>
        <w:proofErr w:type="spellStart"/>
        <w:r w:rsidRPr="007C65B9">
          <w:t>Zegalogue</w:t>
        </w:r>
        <w:proofErr w:type="spellEnd"/>
        <w:r w:rsidRPr="007C65B9">
          <w:t>)</w:t>
        </w:r>
      </w:ins>
      <w:ins w:id="341" w:author="AML Christensen team" w:date="2024-12-06T10:23:00Z" w16du:dateUtc="2024-12-06T09:23:00Z">
        <w:r w:rsidRPr="007C65B9">
          <w:t xml:space="preserve"> was approved for the treatment of severe hypoglycemia by the US FDA in 2021 and EMA in 2024. </w:t>
        </w:r>
      </w:ins>
      <w:ins w:id="342" w:author="AML Christensen team" w:date="2024-12-06T09:11:00Z" w16du:dateUtc="2024-12-06T08:11:00Z">
        <w:r w:rsidRPr="007C65B9">
          <w:t xml:space="preserve">It has been shown to reduce the need for intravenous glucose and decrease time spent in hypoglycemia in infants with CHI </w:t>
        </w:r>
        <w:r w:rsidRPr="007C65B9">
          <w:fldChar w:fldCharType="begin">
            <w:fldData xml:space="preserve">PEVuZE5vdGU+PENpdGU+PEF1dGhvcj5Fc3RlYmFuZXo8L0F1dGhvcj48WWVhcj4yMDI0PC9ZZWFy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</w:fldData>
          </w:fldChar>
        </w:r>
      </w:ins>
      <w:r w:rsidRPr="007C65B9">
        <w:instrText xml:space="preserve"> ADDIN EN.CITE </w:instrText>
      </w:r>
      <w:r w:rsidRPr="007C65B9">
        <w:fldChar w:fldCharType="begin">
          <w:fldData xml:space="preserve">PEVuZE5vdGU+PENpdGU+PEF1dGhvcj5Fc3RlYmFuZXo8L0F1dGhvcj48WWVhcj4yMDI0PC9ZZWFy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</w:fldData>
        </w:fldChar>
      </w:r>
      <w:r w:rsidRPr="007C65B9">
        <w:instrText xml:space="preserve"> ADDIN EN.CITE.DATA </w:instrText>
      </w:r>
      <w:r w:rsidRPr="007C65B9">
        <w:fldChar w:fldCharType="end"/>
      </w:r>
      <w:ins w:id="343" w:author="AML Christensen team" w:date="2024-12-06T09:11:00Z" w16du:dateUtc="2024-12-06T08:11:00Z">
        <w:r w:rsidRPr="007C65B9">
          <w:fldChar w:fldCharType="separate"/>
        </w:r>
      </w:ins>
      <w:r w:rsidRPr="007C65B9">
        <w:rPr>
          <w:noProof/>
        </w:rPr>
        <w:t>(12, 40)</w:t>
      </w:r>
      <w:ins w:id="344" w:author="AML Christensen team" w:date="2024-12-06T09:11:00Z" w16du:dateUtc="2024-12-06T08:11:00Z">
        <w:r w:rsidRPr="007C65B9">
          <w:fldChar w:fldCharType="end"/>
        </w:r>
        <w:r w:rsidRPr="007C65B9">
          <w:t xml:space="preserve">. This glucagon analog consists of 29 amino acids, where seven of these have been substituted compared to native glucagon, providing improved chemical and physical stability, which prevents fibril formation in aqueous solutions </w:t>
        </w:r>
        <w:r w:rsidRPr="007C65B9">
          <w:fldChar w:fldCharType="begin">
            <w:fldData xml:space="preserve">PEVuZE5vdGU+PENpdGU+PEF1dGhvcj5Iw7Z2ZWxtYW5uPC9BdXRob3I+PFllYXI+MjAxODwvWWVh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</w:fldData>
          </w:fldChar>
        </w:r>
      </w:ins>
      <w:r w:rsidRPr="007C65B9">
        <w:instrText xml:space="preserve"> ADDIN EN.CITE </w:instrText>
      </w:r>
      <w:r w:rsidRPr="007C65B9">
        <w:fldChar w:fldCharType="begin">
          <w:fldData xml:space="preserve">PEVuZE5vdGU+PENpdGU+PEF1dGhvcj5Iw7Z2ZWxtYW5uPC9BdXRob3I+PFllYXI+MjAxODwvWWVh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</w:fldData>
        </w:fldChar>
      </w:r>
      <w:r w:rsidRPr="007C65B9">
        <w:instrText xml:space="preserve"> ADDIN EN.CITE.DATA </w:instrText>
      </w:r>
      <w:r w:rsidRPr="007C65B9">
        <w:fldChar w:fldCharType="end"/>
      </w:r>
      <w:ins w:id="345" w:author="AML Christensen team" w:date="2024-12-06T09:11:00Z" w16du:dateUtc="2024-12-06T08:11:00Z">
        <w:r w:rsidRPr="007C65B9">
          <w:fldChar w:fldCharType="separate"/>
        </w:r>
      </w:ins>
      <w:r w:rsidRPr="007C65B9">
        <w:rPr>
          <w:noProof/>
        </w:rPr>
        <w:t>(29, 34)</w:t>
      </w:r>
      <w:ins w:id="346" w:author="AML Christensen team" w:date="2024-12-06T09:11:00Z" w16du:dateUtc="2024-12-06T08:11:00Z">
        <w:r w:rsidRPr="007C65B9">
          <w:fldChar w:fldCharType="end"/>
        </w:r>
        <w:r w:rsidRPr="007C65B9">
          <w:t xml:space="preserve">. Dasiglucagon was the first glucagon analogue that provided a ready-to-use aqueous glucagon formulation, requiring no reconstitution, which enhances ease of use and compliance </w:t>
        </w:r>
        <w:r w:rsidRPr="007C65B9">
          <w:fldChar w:fldCharType="begin">
            <w:fldData xml:space="preserve">PEVuZE5vdGU+PENpdGU+PEF1dGhvcj5TY2hhdW1sZWZmZWw8L0F1dGhvcj48WWVhcj4yMDIzPC9Z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</w:fldData>
          </w:fldChar>
        </w:r>
      </w:ins>
      <w:r w:rsidRPr="007C65B9">
        <w:instrText xml:space="preserve"> ADDIN EN.CITE </w:instrText>
      </w:r>
      <w:r w:rsidRPr="007C65B9">
        <w:fldChar w:fldCharType="begin">
          <w:fldData xml:space="preserve">PEVuZE5vdGU+PENpdGU+PEF1dGhvcj5TY2hhdW1sZWZmZWw8L0F1dGhvcj48WWVhcj4yMDIzPC9Z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</w:fldData>
        </w:fldChar>
      </w:r>
      <w:r w:rsidRPr="007C65B9">
        <w:instrText xml:space="preserve"> ADDIN EN.CITE.DATA </w:instrText>
      </w:r>
      <w:r w:rsidRPr="007C65B9">
        <w:fldChar w:fldCharType="end"/>
      </w:r>
      <w:ins w:id="347" w:author="AML Christensen team" w:date="2024-12-06T09:11:00Z" w16du:dateUtc="2024-12-06T08:11:00Z">
        <w:r w:rsidRPr="007C65B9">
          <w:fldChar w:fldCharType="separate"/>
        </w:r>
      </w:ins>
      <w:r w:rsidRPr="007C65B9">
        <w:rPr>
          <w:noProof/>
        </w:rPr>
        <w:t>(34, 37, 41)</w:t>
      </w:r>
      <w:ins w:id="348" w:author="AML Christensen team" w:date="2024-12-06T09:11:00Z" w16du:dateUtc="2024-12-06T08:11:00Z">
        <w:r w:rsidRPr="007C65B9">
          <w:fldChar w:fldCharType="end"/>
        </w:r>
        <w:r w:rsidRPr="007C65B9">
          <w:t>.</w:t>
        </w:r>
      </w:ins>
      <w:r w:rsidRPr="007C65B9">
        <w:t xml:space="preserve"> </w:t>
      </w:r>
      <w:ins w:id="349" w:author="AML Christensen team" w:date="2024-12-06T10:47:00Z" w16du:dateUtc="2024-12-06T09:47:00Z">
        <w:r w:rsidRPr="007C65B9">
          <w:t xml:space="preserve">The potency of dasiglucagon has been </w:t>
        </w:r>
      </w:ins>
      <w:ins w:id="350" w:author="AML Christensen team" w:date="2024-12-11T10:53:00Z" w16du:dateUtc="2024-12-11T09:53:00Z">
        <w:r>
          <w:t>reported</w:t>
        </w:r>
      </w:ins>
      <w:ins w:id="351" w:author="AML Christensen team" w:date="2024-12-06T10:47:00Z" w16du:dateUtc="2024-12-06T09:47:00Z">
        <w:r w:rsidRPr="007C65B9">
          <w:t xml:space="preserve"> to be higher</w:t>
        </w:r>
      </w:ins>
      <w:ins w:id="352" w:author="AML Christensen team" w:date="2024-12-11T10:52:00Z" w16du:dateUtc="2024-12-11T09:52:00Z">
        <w:r>
          <w:t xml:space="preserve"> or comparable to</w:t>
        </w:r>
      </w:ins>
      <w:ins w:id="353" w:author="AML Christensen team" w:date="2024-12-06T10:47:00Z" w16du:dateUtc="2024-12-06T09:47:00Z">
        <w:r w:rsidRPr="007C65B9">
          <w:t xml:space="preserve"> native glucagon</w:t>
        </w:r>
      </w:ins>
      <w:ins w:id="354" w:author="AML Christensen team" w:date="2024-12-11T10:52:00Z" w16du:dateUtc="2024-12-11T09:52:00Z">
        <w:r>
          <w:t xml:space="preserve"> when it comes to</w:t>
        </w:r>
      </w:ins>
      <w:ins w:id="355" w:author="AML Christensen team" w:date="2024-12-06T10:48:00Z" w16du:dateUtc="2024-12-06T09:48:00Z">
        <w:r w:rsidRPr="007C65B9">
          <w:t xml:space="preserve"> </w:t>
        </w:r>
      </w:ins>
      <w:ins w:id="356" w:author="AML Christensen team" w:date="2024-12-11T10:52:00Z" w16du:dateUtc="2024-12-11T09:52:00Z">
        <w:r w:rsidRPr="007C65B9">
          <w:t xml:space="preserve">raising blood glucose levels </w:t>
        </w:r>
      </w:ins>
      <w:ins w:id="357" w:author="AML Christensen team" w:date="2024-12-06T10:48:00Z" w16du:dateUtc="2024-12-06T09:48:00Z">
        <w:r w:rsidRPr="007C65B9">
          <w:fldChar w:fldCharType="begin">
            <w:fldData xml:space="preserve">PEVuZE5vdGU+PENpdGU+PEF1dGhvcj5Iw7Z2ZWxtYW5uPC9BdXRob3I+PFllYXI+MjAxOTwvWWVh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</w:fldData>
          </w:fldChar>
        </w:r>
      </w:ins>
      <w:r w:rsidRPr="007C65B9">
        <w:instrText xml:space="preserve"> ADDIN EN.CITE </w:instrText>
      </w:r>
      <w:r w:rsidRPr="007C65B9">
        <w:fldChar w:fldCharType="begin">
          <w:fldData xml:space="preserve">PEVuZE5vdGU+PENpdGU+PEF1dGhvcj5Iw7Z2ZWxtYW5uPC9BdXRob3I+PFllYXI+MjAxOTwvWWVh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</w:fldData>
        </w:fldChar>
      </w:r>
      <w:r w:rsidRPr="007C65B9">
        <w:instrText xml:space="preserve"> ADDIN EN.CITE.DATA </w:instrText>
      </w:r>
      <w:r w:rsidRPr="007C65B9">
        <w:fldChar w:fldCharType="end"/>
      </w:r>
      <w:ins w:id="358" w:author="AML Christensen team" w:date="2024-12-06T10:48:00Z" w16du:dateUtc="2024-12-06T09:48:00Z">
        <w:r w:rsidRPr="007C65B9">
          <w:fldChar w:fldCharType="separate"/>
        </w:r>
      </w:ins>
      <w:r w:rsidRPr="007C65B9">
        <w:rPr>
          <w:noProof/>
        </w:rPr>
        <w:t>(38, 42, 43)</w:t>
      </w:r>
      <w:ins w:id="359" w:author="AML Christensen team" w:date="2024-12-06T10:48:00Z" w16du:dateUtc="2024-12-06T09:48:00Z">
        <w:r w:rsidRPr="007C65B9">
          <w:fldChar w:fldCharType="end"/>
        </w:r>
      </w:ins>
      <w:ins w:id="360" w:author="AML Christensen team" w:date="2024-12-06T10:47:00Z" w16du:dateUtc="2024-12-06T09:47:00Z">
        <w:r w:rsidRPr="007C65B9">
          <w:t xml:space="preserve">. </w:t>
        </w:r>
      </w:ins>
      <w:r w:rsidRPr="007C65B9">
        <w:t xml:space="preserve">Both native </w:t>
      </w:r>
      <w:moveTo w:id="361" w:author="AML Christensen team" w:date="2024-12-06T08:59:00Z" w16du:dateUtc="2024-12-06T07:59:00Z">
        <w:del w:id="362" w:author="AML Christensen team" w:date="2024-12-06T09:04:00Z" w16du:dateUtc="2024-12-06T08:04:00Z">
          <w:r w:rsidRPr="007C65B9" w:rsidDel="002F3F7F">
            <w:delText xml:space="preserve">While glucagon is effective in acute hypoglycemia management, it is unstable and tends to fibrillate in aqueous solutions, and hence requires reconstitution prior to use to avoid occlusions. </w:delText>
          </w:r>
        </w:del>
      </w:moveTo>
      <w:r w:rsidRPr="007C65B9">
        <w:t>g</w:t>
      </w:r>
      <w:moveTo w:id="363" w:author="AML Christensen team" w:date="2024-12-06T08:59:00Z" w16du:dateUtc="2024-12-06T07:59:00Z">
        <w:r w:rsidRPr="007C65B9">
          <w:t>lucagon</w:t>
        </w:r>
      </w:moveTo>
      <w:r w:rsidRPr="007C65B9">
        <w:t xml:space="preserve"> and dasiglucagon</w:t>
      </w:r>
      <w:moveTo w:id="364" w:author="AML Christensen team" w:date="2024-12-06T08:59:00Z" w16du:dateUtc="2024-12-06T07:59:00Z">
        <w:r w:rsidRPr="007C65B9">
          <w:t xml:space="preserve"> treatment is associated with side effects like nausea, headaches, </w:t>
        </w:r>
        <w:del w:id="365" w:author="AML Christensen team" w:date="2024-12-06T10:55:00Z" w16du:dateUtc="2024-12-06T09:55:00Z">
          <w:r w:rsidRPr="007C65B9" w:rsidDel="00C01E58">
            <w:delText xml:space="preserve">and </w:delText>
          </w:r>
        </w:del>
        <w:r w:rsidRPr="007C65B9">
          <w:t>vomiting</w:t>
        </w:r>
      </w:moveTo>
      <w:ins w:id="366" w:author="AML Christensen team" w:date="2024-12-06T10:55:00Z" w16du:dateUtc="2024-12-06T09:55:00Z">
        <w:r w:rsidRPr="007C65B9">
          <w:t xml:space="preserve">, and pain/erythema at the injection site </w:t>
        </w:r>
        <w:r w:rsidRPr="007C65B9">
          <w:fldChar w:fldCharType="begin">
            <w:fldData xml:space="preserve">PEVuZE5vdGU+PENpdGU+PEF1dGhvcj5EaG9sYXJpeWE8L0F1dGhvcj48WWVhcj4yMDIzPC9ZZWFy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</w:fldData>
          </w:fldChar>
        </w:r>
      </w:ins>
      <w:r w:rsidRPr="007C65B9">
        <w:instrText xml:space="preserve"> ADDIN EN.CITE </w:instrText>
      </w:r>
      <w:r w:rsidRPr="007C65B9">
        <w:fldChar w:fldCharType="begin">
          <w:fldData xml:space="preserve">PEVuZE5vdGU+PENpdGU+PEF1dGhvcj5EaG9sYXJpeWE8L0F1dGhvcj48WWVhcj4yMDIzPC9ZZWFy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</w:fldData>
        </w:fldChar>
      </w:r>
      <w:r w:rsidRPr="007C65B9">
        <w:instrText xml:space="preserve"> ADDIN EN.CITE.DATA </w:instrText>
      </w:r>
      <w:r w:rsidRPr="007C65B9">
        <w:fldChar w:fldCharType="end"/>
      </w:r>
      <w:ins w:id="367" w:author="AML Christensen team" w:date="2024-12-06T10:55:00Z" w16du:dateUtc="2024-12-06T09:55:00Z">
        <w:r w:rsidRPr="007C65B9">
          <w:fldChar w:fldCharType="separate"/>
        </w:r>
      </w:ins>
      <w:r w:rsidRPr="007C65B9">
        <w:rPr>
          <w:noProof/>
        </w:rPr>
        <w:t>(7, 37, 43-45)</w:t>
      </w:r>
      <w:ins w:id="368" w:author="AML Christensen team" w:date="2024-12-06T10:55:00Z" w16du:dateUtc="2024-12-06T09:55:00Z">
        <w:r w:rsidRPr="007C65B9">
          <w:fldChar w:fldCharType="end"/>
        </w:r>
      </w:ins>
      <w:moveTo w:id="369" w:author="AML Christensen team" w:date="2024-12-06T08:59:00Z" w16du:dateUtc="2024-12-06T07:59:00Z">
        <w:r w:rsidRPr="007C65B9">
          <w:t xml:space="preserve">. </w:t>
        </w:r>
      </w:moveTo>
    </w:p>
    <w:p w14:paraId="493599A0" w14:textId="77777777" w:rsidR="00C55AE7" w:rsidRDefault="00C55AE7" w:rsidP="00C55AE7">
      <w:pPr>
        <w:spacing w:before="120" w:after="120"/>
        <w:rPr>
          <w:ins w:id="370" w:author="AML Christensen team" w:date="2024-12-11T10:53:00Z" w16du:dateUtc="2024-12-11T09:53:00Z"/>
        </w:rPr>
      </w:pPr>
      <w:ins w:id="371" w:author="AML Christensen team" w:date="2024-12-06T09:19:00Z" w16du:dateUtc="2024-12-06T08:19:00Z">
        <w:r w:rsidRPr="007C65B9">
          <w:lastRenderedPageBreak/>
          <w:t>However, despite its efficacy for treating acute hypoglycemia, the currently used dasiglucagon autoinjector (</w:t>
        </w:r>
        <w:proofErr w:type="spellStart"/>
        <w:r w:rsidRPr="007C65B9">
          <w:t>Zegalogue</w:t>
        </w:r>
        <w:proofErr w:type="spellEnd"/>
        <w:r w:rsidRPr="007C65B9">
          <w:t>) is not suitable for long-term management of CHI, which requires consistent, prolonged administration of dasiglucagon to prevent recurrent hypoglycemic episodes</w:t>
        </w:r>
      </w:ins>
      <w:r w:rsidRPr="007C65B9">
        <w:t xml:space="preserve"> </w:t>
      </w:r>
      <w:r w:rsidRPr="007C65B9">
        <w:fldChar w:fldCharType="begin">
          <w:fldData xml:space="preserve">PEVuZE5vdGU+PENpdGU+PEF1dGhvcj5Iw7Z2ZWxtYW5uPC9BdXRob3I+PFllYXI+MjAxODwvWWVh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</w:fldData>
        </w:fldChar>
      </w:r>
      <w:r w:rsidRPr="007C65B9">
        <w:instrText xml:space="preserve"> ADDIN EN.CITE </w:instrText>
      </w:r>
      <w:r w:rsidRPr="007C65B9">
        <w:fldChar w:fldCharType="begin">
          <w:fldData xml:space="preserve">PEVuZE5vdGU+PENpdGU+PEF1dGhvcj5Iw7Z2ZWxtYW5uPC9BdXRob3I+PFllYXI+MjAxODwvWWVh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(34, 46)</w:t>
      </w:r>
      <w:r w:rsidRPr="007C65B9">
        <w:fldChar w:fldCharType="end"/>
      </w:r>
      <w:ins w:id="372" w:author="AML Christensen team" w:date="2024-12-06T09:19:00Z" w16du:dateUtc="2024-12-06T08:19:00Z">
        <w:r w:rsidRPr="007C65B9">
          <w:t>.</w:t>
        </w:r>
      </w:ins>
      <w:ins w:id="373" w:author="AML Christensen team" w:date="2024-12-06T09:21:00Z" w16du:dateUtc="2024-12-06T08:21:00Z">
        <w:r w:rsidRPr="007C65B9">
          <w:t xml:space="preserve"> </w:t>
        </w:r>
      </w:ins>
    </w:p>
    <w:p w14:paraId="28536B83" w14:textId="77777777" w:rsidR="00C55AE7" w:rsidRPr="007C65B9" w:rsidDel="002F3F7F" w:rsidRDefault="00C55AE7" w:rsidP="00C55AE7">
      <w:pPr>
        <w:spacing w:before="120" w:after="120"/>
        <w:rPr>
          <w:del w:id="374" w:author="AML Christensen team" w:date="2024-12-06T09:05:00Z" w16du:dateUtc="2024-12-06T08:05:00Z"/>
          <w:moveTo w:id="375" w:author="AML Christensen team" w:date="2024-12-06T08:59:00Z" w16du:dateUtc="2024-12-06T07:59:00Z"/>
        </w:rPr>
      </w:pPr>
      <w:ins w:id="376" w:author="AML Christensen team" w:date="2024-12-06T09:21:00Z" w16du:dateUtc="2024-12-06T08:21:00Z">
        <w:r w:rsidRPr="007C65B9">
          <w:t xml:space="preserve">In </w:t>
        </w:r>
      </w:ins>
      <w:ins w:id="377" w:author="AML Christensen team" w:date="2024-12-06T09:27:00Z" w16du:dateUtc="2024-12-06T08:27:00Z">
        <w:r w:rsidRPr="007C65B9">
          <w:t>section</w:t>
        </w:r>
      </w:ins>
      <w:ins w:id="378" w:author="AML Christensen team" w:date="2024-12-11T10:55:00Z" w16du:dateUtc="2024-12-11T09:55:00Z">
        <w:r>
          <w:t>s</w:t>
        </w:r>
      </w:ins>
      <w:ins w:id="379" w:author="AML Christensen team" w:date="2024-12-11T10:54:00Z" w16du:dateUtc="2024-12-11T09:54:00Z">
        <w:r>
          <w:t xml:space="preserve"> </w:t>
        </w:r>
        <w:r>
          <w:fldChar w:fldCharType="begin"/>
        </w:r>
        <w:r>
          <w:instrText xml:space="preserve"> REF _Ref184632459 \r \h </w:instrText>
        </w:r>
      </w:ins>
      <w:r>
        <w:fldChar w:fldCharType="separate"/>
      </w:r>
      <w:ins w:id="380" w:author="AML Christensen team" w:date="2024-12-11T10:54:00Z" w16du:dateUtc="2024-12-11T09:54:00Z">
        <w:r>
          <w:t>4.2.3</w:t>
        </w:r>
        <w:r>
          <w:fldChar w:fldCharType="end"/>
        </w:r>
      </w:ins>
      <w:ins w:id="381" w:author="AML Christensen team" w:date="2024-12-11T10:55:00Z" w16du:dateUtc="2024-12-11T09:55:00Z">
        <w:r>
          <w:t xml:space="preserve"> to </w:t>
        </w:r>
        <w:r>
          <w:fldChar w:fldCharType="begin"/>
        </w:r>
        <w:r>
          <w:instrText xml:space="preserve"> REF _Ref184806942 \r \h </w:instrText>
        </w:r>
      </w:ins>
      <w:r>
        <w:fldChar w:fldCharType="separate"/>
      </w:r>
      <w:ins w:id="382" w:author="AML Christensen team" w:date="2024-12-11T10:55:00Z" w16du:dateUtc="2024-12-11T09:55:00Z">
        <w:r>
          <w:t>4.2.6</w:t>
        </w:r>
        <w:r>
          <w:fldChar w:fldCharType="end"/>
        </w:r>
      </w:ins>
      <w:ins w:id="383" w:author="AML Christensen team" w:date="2024-12-06T09:21:00Z" w16du:dateUtc="2024-12-06T08:21:00Z">
        <w:r w:rsidRPr="007C65B9">
          <w:t xml:space="preserve">, we will describe the options for long-term </w:t>
        </w:r>
      </w:ins>
      <w:ins w:id="384" w:author="AML Christensen team" w:date="2024-12-06T09:22:00Z" w16du:dateUtc="2024-12-06T08:22:00Z">
        <w:r w:rsidRPr="007C65B9">
          <w:t xml:space="preserve">hypoglycemia management </w:t>
        </w:r>
      </w:ins>
      <w:ins w:id="385" w:author="AML Christensen team" w:date="2024-12-11T10:53:00Z" w16du:dateUtc="2024-12-11T09:53:00Z">
        <w:r>
          <w:t>of</w:t>
        </w:r>
      </w:ins>
      <w:ins w:id="386" w:author="AML Christensen team" w:date="2024-12-06T09:22:00Z" w16du:dateUtc="2024-12-06T08:22:00Z">
        <w:r w:rsidRPr="007C65B9">
          <w:t xml:space="preserve"> CHI patients including the potential for continuous dasiglucagon infusion using a subcutaneous infusion pump</w:t>
        </w:r>
      </w:ins>
      <w:ins w:id="387" w:author="AML Christensen team" w:date="2024-12-11T10:55:00Z" w16du:dateUtc="2024-12-11T09:55:00Z">
        <w:r>
          <w:t xml:space="preserve"> as well as alternative administrative options</w:t>
        </w:r>
      </w:ins>
      <w:ins w:id="388" w:author="AML Christensen team" w:date="2024-12-06T09:22:00Z" w16du:dateUtc="2024-12-06T08:22:00Z">
        <w:r w:rsidRPr="007C65B9">
          <w:t>.</w:t>
        </w:r>
      </w:ins>
      <w:ins w:id="389" w:author="AML Christensen team" w:date="2024-12-06T09:27:00Z" w16du:dateUtc="2024-12-06T08:27:00Z">
        <w:r w:rsidRPr="007C65B9">
          <w:t xml:space="preserve"> However, first</w:t>
        </w:r>
      </w:ins>
      <w:ins w:id="390" w:author="AML Christensen team" w:date="2024-12-11T10:58:00Z" w16du:dateUtc="2024-12-11T09:58:00Z">
        <w:r>
          <w:t>,</w:t>
        </w:r>
      </w:ins>
      <w:ins w:id="391" w:author="AML Christensen team" w:date="2024-12-06T09:27:00Z" w16du:dateUtc="2024-12-06T08:27:00Z">
        <w:r w:rsidRPr="007C65B9">
          <w:t xml:space="preserve"> a historical overview of CHI management</w:t>
        </w:r>
      </w:ins>
      <w:ins w:id="392" w:author="AML Christensen team" w:date="2024-12-11T10:58:00Z" w16du:dateUtc="2024-12-11T09:58:00Z">
        <w:r>
          <w:t>:</w:t>
        </w:r>
      </w:ins>
      <w:moveTo w:id="393" w:author="AML Christensen team" w:date="2024-12-06T08:59:00Z" w16du:dateUtc="2024-12-06T07:59:00Z">
        <w:del w:id="394" w:author="AML Christensen team" w:date="2024-12-06T09:05:00Z" w16du:dateUtc="2024-12-06T08:05:00Z">
          <w:r w:rsidRPr="007C65B9" w:rsidDel="002F3F7F">
            <w:delText>In summary, the acute management of hypoglycemia in CHI focuses on rapidly increasing blood glucose levels with IV dextrose or glucagon. Both treatments are lifesaving, though glucagon plays a crucial role when IV dextrose is insufficient or difficult to administer, particularly in unconscious patients.</w:delText>
          </w:r>
        </w:del>
      </w:moveTo>
    </w:p>
    <w:moveToRangeEnd w:id="256"/>
    <w:p w14:paraId="23505902" w14:textId="77777777" w:rsidR="00C55AE7" w:rsidRPr="007C65B9" w:rsidRDefault="00C55AE7" w:rsidP="00C55AE7">
      <w:pPr>
        <w:spacing w:before="120" w:after="120"/>
      </w:pPr>
    </w:p>
    <w:p w14:paraId="5C736217" w14:textId="77777777" w:rsidR="00C55AE7" w:rsidRPr="007C65B9" w:rsidRDefault="00C55AE7" w:rsidP="00C55AE7">
      <w:pPr>
        <w:pStyle w:val="Heading3"/>
      </w:pPr>
      <w:r w:rsidRPr="007C65B9">
        <w:t xml:space="preserve">Historical </w:t>
      </w:r>
      <w:bookmarkEnd w:id="242"/>
      <w:r w:rsidRPr="007C65B9">
        <w:t>Aspects of CHI treatment</w:t>
      </w:r>
    </w:p>
    <w:p w14:paraId="5186E751" w14:textId="77777777" w:rsidR="00C55AE7" w:rsidRPr="007C65B9" w:rsidRDefault="00C55AE7" w:rsidP="00C55AE7">
      <w:pPr>
        <w:spacing w:before="120" w:after="120"/>
      </w:pPr>
      <w:r w:rsidRPr="007C65B9">
        <w:t xml:space="preserve">The history of CHI treatment has evolved significantly since the early recognition of this disorder in the early 20th century. The first known cases of hypoglycemia in children were reported in 1910 by </w:t>
      </w:r>
      <w:proofErr w:type="spellStart"/>
      <w:r w:rsidRPr="007C65B9">
        <w:t>Cobliner</w:t>
      </w:r>
      <w:proofErr w:type="spellEnd"/>
      <w:r w:rsidRPr="007C65B9">
        <w:t xml:space="preserve"> in Germany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xml:space="preserve">. Hypoglycemia as a human disorder was further highlighted in 1922, following the introduction of insulin therapy by Banting and Best. The symptoms of low blood sugar were observed in insulin-treated patients, linking hypoglycemia to insulin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xml:space="preserve">. By 1937, Hartmann and Jaudon described infant hypoglycemia, while in 1954, McQuarrie brought attention to the persistent nature of hypoglycemia in infants, emphasizing its potential to cause severe brain injury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His observations were pivotal in alerting pediatricians to the dangers of untreated CHI.</w:t>
      </w:r>
    </w:p>
    <w:p w14:paraId="3F64FBE5" w14:textId="77777777" w:rsidR="00C55AE7" w:rsidRPr="007C65B9" w:rsidRDefault="00C55AE7" w:rsidP="00C55AE7">
      <w:pPr>
        <w:spacing w:before="120" w:after="120"/>
      </w:pPr>
      <w:r w:rsidRPr="007C65B9">
        <w:t xml:space="preserve">While McQuarrie’s work laid the foundation for understanding CHI, much of the early treatment involved surgical approaches. Pancreatectomy, initially used to manage hyperthyroidism by removing the thyroid gland, became a common method to treat persistent hypoglycemia thought to be caused by insulin hypersecretion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xml:space="preserve">. However, surgery only provided a cure </w:t>
      </w:r>
      <w:ins w:id="395" w:author="AML Christensen team" w:date="2024-12-04T11:17:00Z">
        <w:r w:rsidRPr="007C65B9">
          <w:t>in case of hyperinsulinism caused by</w:t>
        </w:r>
      </w:ins>
      <w:ins w:id="396" w:author="AML Christensen team" w:date="2024-12-04T11:18:00Z" w16du:dateUtc="2024-12-04T10:18:00Z">
        <w:r w:rsidRPr="007C65B9">
          <w:t xml:space="preserve"> </w:t>
        </w:r>
      </w:ins>
      <w:del w:id="397" w:author="AML Christensen team" w:date="2024-12-04T11:17:00Z" w16du:dateUtc="2024-12-04T10:17:00Z">
        <w:r w:rsidRPr="007C65B9" w:rsidDel="00A91AAA">
          <w:delText xml:space="preserve">when </w:delText>
        </w:r>
      </w:del>
      <w:commentRangeStart w:id="398"/>
      <w:r w:rsidRPr="007C65B9">
        <w:t xml:space="preserve">insulinomas (insulin-secreting tumors) </w:t>
      </w:r>
      <w:commentRangeEnd w:id="398"/>
      <w:r w:rsidRPr="007C65B9">
        <w:rPr>
          <w:rStyle w:val="CommentReference"/>
        </w:rPr>
        <w:commentReference w:id="398"/>
      </w:r>
      <w:r w:rsidRPr="007C65B9">
        <w:t xml:space="preserve">were completely removed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xml:space="preserve">. By the 1960s, pancreatectomy was regularly performed in children with persistent hypoglycemia, particularly when dietary interventions and corticosteroid therapy failed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xml:space="preserve">. In 1964, the introduction of diazoxide by </w:t>
      </w:r>
      <w:proofErr w:type="spellStart"/>
      <w:r w:rsidRPr="007C65B9">
        <w:t>Drash</w:t>
      </w:r>
      <w:proofErr w:type="spellEnd"/>
      <w:r w:rsidRPr="007C65B9">
        <w:t xml:space="preserve"> marked a major breakthrough in medical therapy, as it effectively treated children with “idiopathic hypoglycemia” and “leucine-sensitive hypoglycemia,” reducing the need for surgery </w:t>
      </w:r>
      <w:r w:rsidRPr="007C65B9">
        <w:fldChar w:fldCharType="begin">
          <w:fldData xml:space="preserve">PEVuZE5vdGU+PENpdGU+PEF1dGhvcj5UaG9ybnRvbjwvQXV0aG9yPjxZZWFyPjIwMjI8L1llYXI+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</w:fldData>
        </w:fldChar>
      </w:r>
      <w:r w:rsidRPr="007C65B9">
        <w:instrText xml:space="preserve"> ADDIN EN.CITE </w:instrText>
      </w:r>
      <w:r w:rsidRPr="007C65B9">
        <w:fldChar w:fldCharType="begin">
          <w:fldData xml:space="preserve">PEVuZE5vdGU+PENpdGU+PEF1dGhvcj5UaG9ybnRvbjwvQXV0aG9yPjxZZWFyPjIwMjI8L1llYXI+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(8, 47)</w:t>
      </w:r>
      <w:r w:rsidRPr="007C65B9">
        <w:fldChar w:fldCharType="end"/>
      </w:r>
      <w:r w:rsidRPr="007C65B9">
        <w:t>.</w:t>
      </w:r>
    </w:p>
    <w:p w14:paraId="2020687E" w14:textId="77777777" w:rsidR="00C55AE7" w:rsidRPr="007C65B9" w:rsidRDefault="00C55AE7" w:rsidP="00C55AE7">
      <w:pPr>
        <w:spacing w:before="120" w:after="120"/>
      </w:pPr>
      <w:r w:rsidRPr="007C65B9">
        <w:t xml:space="preserve">The 1970s saw further advancements in medical treatment with the introduction of native somatostatin infusions to manage blood glucose in CHI infants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xml:space="preserve">. Later, octreotide, an intermediate-acting somatostatin analogue, was introduced, allowing patients to avoid surgery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xml:space="preserve">. In the late 1990s, long-acting somatostatin analogues, such as octreotide LAR and </w:t>
      </w:r>
      <w:proofErr w:type="spellStart"/>
      <w:r w:rsidRPr="007C65B9">
        <w:t>lanreotide</w:t>
      </w:r>
      <w:proofErr w:type="spellEnd"/>
      <w:r w:rsidRPr="007C65B9">
        <w:t xml:space="preserve">, were introduced, simplifying treatment by reducing the frequency of dosing to monthly injections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w:t>
      </w:r>
    </w:p>
    <w:p w14:paraId="16557D9F" w14:textId="77777777" w:rsidR="00C55AE7" w:rsidRPr="007C65B9" w:rsidRDefault="00C55AE7" w:rsidP="00C55AE7">
      <w:pPr>
        <w:spacing w:before="120" w:after="120"/>
      </w:pPr>
      <w:r w:rsidRPr="007C65B9">
        <w:t xml:space="preserve">The development of the diagnostic triad for CHI was a landmark moment in understanding the condition. In the early 1980s, David Feingold and Charles Stanley introduced a three-part diagnostic tool that remains central to CHI diagnosis today. The triad consists of (1) inappropriately high plasma insulin during hypoglycemia, (2) suppression of free fatty acids and ketones, and (3) a rise in blood glucose after glucagon administration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This method greatly improved diagnostic precision and established a robust framework for identifying hyperinsulinism in children.</w:t>
      </w:r>
    </w:p>
    <w:p w14:paraId="68C0FA0D" w14:textId="77777777" w:rsidR="00C55AE7" w:rsidRPr="007C65B9" w:rsidRDefault="00C55AE7" w:rsidP="00C55AE7">
      <w:pPr>
        <w:spacing w:before="120" w:after="120"/>
      </w:pPr>
      <w:r w:rsidRPr="007C65B9">
        <w:t xml:space="preserve">A major advancement in the diagnosis and treatment of focal CHI came in the 1990s with the introduction of 18F-DOPA PET by Timo </w:t>
      </w:r>
      <w:proofErr w:type="spellStart"/>
      <w:r w:rsidRPr="007C65B9">
        <w:t>Otonkoski</w:t>
      </w:r>
      <w:proofErr w:type="spellEnd"/>
      <w:r w:rsidRPr="007C65B9">
        <w:t xml:space="preserve">. This imaging technique allowed for the precise localization of focal lesions in the pancreas, leading to more targeted surgical interventions and curing many cases of focal CHI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w:t>
      </w:r>
    </w:p>
    <w:p w14:paraId="4E45B4E4" w14:textId="77777777" w:rsidR="00C55AE7" w:rsidRPr="007C65B9" w:rsidRDefault="00C55AE7" w:rsidP="00C55AE7">
      <w:pPr>
        <w:spacing w:before="120" w:after="120"/>
      </w:pPr>
      <w:r w:rsidRPr="007C65B9">
        <w:t>Despite these significant developments, challenges remain in achieving optimal long-term outcomes for children with CHI</w:t>
      </w:r>
      <w:ins w:id="399" w:author="AML Christensen team" w:date="2024-12-06T09:26:00Z" w16du:dateUtc="2024-12-06T08:26:00Z">
        <w:r w:rsidRPr="007C65B9">
          <w:t xml:space="preserve"> as will be described in </w:t>
        </w:r>
      </w:ins>
      <w:ins w:id="400" w:author="AML Christensen team" w:date="2024-12-06T09:27:00Z" w16du:dateUtc="2024-12-06T08:27:00Z">
        <w:r w:rsidRPr="007C65B9">
          <w:t>section</w:t>
        </w:r>
      </w:ins>
      <w:ins w:id="401" w:author="AML Christensen team" w:date="2024-12-09T10:25:00Z" w16du:dateUtc="2024-12-09T09:25:00Z">
        <w:r w:rsidRPr="007C65B9">
          <w:t xml:space="preserve"> </w:t>
        </w:r>
      </w:ins>
      <w:ins w:id="402" w:author="AML Christensen team" w:date="2024-12-09T10:27:00Z" w16du:dateUtc="2024-12-09T09:27:00Z">
        <w:r w:rsidRPr="007C65B9">
          <w:fldChar w:fldCharType="begin"/>
        </w:r>
        <w:r w:rsidRPr="007C65B9">
          <w:instrText xml:space="preserve"> REF _Ref184632459 \r \h </w:instrText>
        </w:r>
      </w:ins>
      <w:r w:rsidRPr="007C65B9">
        <w:fldChar w:fldCharType="separate"/>
      </w:r>
      <w:ins w:id="403" w:author="AML Christensen team" w:date="2024-12-09T10:27:00Z" w16du:dateUtc="2024-12-09T09:27:00Z">
        <w:r w:rsidRPr="007C65B9">
          <w:t>4.2.3</w:t>
        </w:r>
        <w:r w:rsidRPr="007C65B9">
          <w:fldChar w:fldCharType="end"/>
        </w:r>
        <w:r w:rsidRPr="007C65B9">
          <w:t>.</w:t>
        </w:r>
      </w:ins>
      <w:del w:id="404" w:author="AML Christensen team" w:date="2024-12-06T09:26:00Z" w16du:dateUtc="2024-12-06T08:26:00Z">
        <w:r w:rsidRPr="007C65B9" w:rsidDel="00647035">
          <w:delText>.</w:delText>
        </w:r>
      </w:del>
      <w:del w:id="405" w:author="AML Christensen team" w:date="2024-12-06T09:25:00Z" w16du:dateUtc="2024-12-06T08:25:00Z">
        <w:r w:rsidRPr="007C65B9" w:rsidDel="00647035">
          <w:delText xml:space="preserve"> However, ongoing research and the development of new therapies promise to further personalize treatment and improve the prognosis for affected individuals</w:delText>
        </w:r>
      </w:del>
      <w:del w:id="406" w:author="AML Christensen team" w:date="2024-12-11T10:57:00Z" w16du:dateUtc="2024-12-11T09:57:00Z">
        <w:r w:rsidRPr="007C65B9" w:rsidDel="000D6C1A">
          <w:delText xml:space="preserve">. </w:delText>
        </w:r>
      </w:del>
      <w:del w:id="407" w:author="AML Christensen team" w:date="2024-12-06T09:26:00Z" w16du:dateUtc="2024-12-06T08:26:00Z">
        <w:r w:rsidRPr="007C65B9" w:rsidDel="00647035">
          <w:delText xml:space="preserve">One of the latest </w:delText>
        </w:r>
      </w:del>
      <w:commentRangeStart w:id="408"/>
      <w:commentRangeStart w:id="409"/>
      <w:del w:id="410" w:author="AML Christensen team" w:date="2024-12-04T12:53:00Z" w16du:dateUtc="2024-12-04T11:53:00Z">
        <w:r w:rsidRPr="007C65B9" w:rsidDel="00FC7827">
          <w:delText>breakthroughs</w:delText>
        </w:r>
        <w:commentRangeEnd w:id="408"/>
        <w:r w:rsidRPr="007C65B9" w:rsidDel="00FC7827">
          <w:rPr>
            <w:rStyle w:val="CommentReference"/>
          </w:rPr>
          <w:commentReference w:id="408"/>
        </w:r>
      </w:del>
      <w:commentRangeEnd w:id="409"/>
      <w:del w:id="411" w:author="AML Christensen team" w:date="2024-12-06T09:26:00Z" w16du:dateUtc="2024-12-06T08:26:00Z">
        <w:r w:rsidRPr="007C65B9" w:rsidDel="00647035">
          <w:rPr>
            <w:rStyle w:val="CommentReference"/>
          </w:rPr>
          <w:commentReference w:id="409"/>
        </w:r>
      </w:del>
      <w:del w:id="412" w:author="AML Christensen team" w:date="2024-12-04T12:53:00Z" w16du:dateUtc="2024-12-04T11:53:00Z">
        <w:r w:rsidRPr="007C65B9" w:rsidDel="00FC7827">
          <w:delText xml:space="preserve"> </w:delText>
        </w:r>
      </w:del>
      <w:del w:id="413" w:author="AML Christensen team" w:date="2024-12-06T09:26:00Z" w16du:dateUtc="2024-12-06T08:26:00Z">
        <w:r w:rsidRPr="007C65B9" w:rsidDel="00647035">
          <w:delText xml:space="preserve">is the development of dasiglucagon, a soluble glucagon analogue, that was approved by the United States (US) Food and Drug Administration (FDA) in 2021 for treatment of severe hypoglycemia in </w:delText>
        </w:r>
        <w:commentRangeStart w:id="414"/>
        <w:r w:rsidRPr="007C65B9" w:rsidDel="00647035">
          <w:delText xml:space="preserve">children (from 6 years) and adults </w:delText>
        </w:r>
        <w:commentRangeEnd w:id="414"/>
        <w:r w:rsidRPr="007C65B9" w:rsidDel="00647035">
          <w:rPr>
            <w:rStyle w:val="CommentReference"/>
          </w:rPr>
          <w:commentReference w:id="414"/>
        </w:r>
        <w:r w:rsidRPr="007C65B9" w:rsidDel="00647035">
          <w:delText>.</w:delText>
        </w:r>
      </w:del>
    </w:p>
    <w:p w14:paraId="63396572" w14:textId="77777777" w:rsidR="00C55AE7" w:rsidRPr="007C65B9" w:rsidDel="0014666B" w:rsidRDefault="00C55AE7" w:rsidP="00C55AE7">
      <w:pPr>
        <w:pStyle w:val="Heading3"/>
        <w:rPr>
          <w:del w:id="415" w:author="AML Christensen team" w:date="2024-12-06T08:59:00Z" w16du:dateUtc="2024-12-06T07:59:00Z"/>
        </w:rPr>
      </w:pPr>
      <w:bookmarkStart w:id="416" w:name="_Hlk178757845"/>
      <w:del w:id="417" w:author="AML Christensen team" w:date="2024-12-06T08:59:00Z" w16du:dateUtc="2024-12-06T07:59:00Z">
        <w:r w:rsidRPr="007C65B9" w:rsidDel="0014666B">
          <w:delText>Acute treatment</w:delText>
        </w:r>
      </w:del>
    </w:p>
    <w:p w14:paraId="2BF59F5B" w14:textId="77777777" w:rsidR="00C55AE7" w:rsidRPr="007C65B9" w:rsidDel="0014666B" w:rsidRDefault="00C55AE7" w:rsidP="00C55AE7">
      <w:pPr>
        <w:spacing w:before="120" w:after="120"/>
        <w:rPr>
          <w:moveFrom w:id="418" w:author="AML Christensen team" w:date="2024-12-06T08:59:00Z" w16du:dateUtc="2024-12-06T07:59:00Z"/>
        </w:rPr>
      </w:pPr>
      <w:moveFromRangeStart w:id="419" w:author="AML Christensen team" w:date="2024-12-06T08:59:00Z" w:name="move184367991"/>
      <w:moveFrom w:id="420" w:author="AML Christensen team" w:date="2024-12-06T08:59:00Z" w16du:dateUtc="2024-12-06T07:59:00Z">
        <w:r w:rsidRPr="007C65B9" w:rsidDel="0014666B">
          <w:t>In the acute treatment of hypoglycemia, particularly in children with CHI, the primary goal is to rapidly restore normal blood glucose levels. The first-line therapy in such emergencies is the intravenous (IV) administration of dextrose, which provides an immediate source of glucose.</w:t>
        </w:r>
        <w:bookmarkEnd w:id="416"/>
        <w:r w:rsidRPr="007C65B9" w:rsidDel="0014666B">
          <w:t xml:space="preserve"> In situations where IV access is difficult to establish, dextrose gel can be used as a short-term alternative until IV access is secured. Repeated boluses of dextrose should be avoided, as it is a potent trigger for further insulin secretion.</w:t>
        </w:r>
      </w:moveFrom>
    </w:p>
    <w:p w14:paraId="08EF30D7" w14:textId="77777777" w:rsidR="00C55AE7" w:rsidRPr="007C65B9" w:rsidDel="0014666B" w:rsidRDefault="00C55AE7" w:rsidP="00C55AE7">
      <w:pPr>
        <w:spacing w:before="120" w:after="120"/>
        <w:rPr>
          <w:moveFrom w:id="421" w:author="AML Christensen team" w:date="2024-12-06T08:59:00Z" w16du:dateUtc="2024-12-06T07:59:00Z"/>
        </w:rPr>
      </w:pPr>
      <w:moveFrom w:id="422" w:author="AML Christensen team" w:date="2024-12-06T08:59:00Z" w16du:dateUtc="2024-12-06T07:59:00Z">
        <w:r w:rsidRPr="007C65B9" w:rsidDel="0014666B">
          <w:t>For infants and children requiring high doses of IV dextrose, continuous intravenous glucagon infusion can be beneficial. This approach is particularly useful in preventing fluid overload, which may occur when large volumes of glucose are required to manage hypoglycemia. Glucagon acts by stimulating the liver to convert stored glycogen into glucose, which rapidly raises blood glucose levels. In emergencies such as with unconscious patients, glucagon can be administered intramuscularly.</w:t>
        </w:r>
      </w:moveFrom>
    </w:p>
    <w:p w14:paraId="5B316638" w14:textId="77777777" w:rsidR="00C55AE7" w:rsidRPr="007C65B9" w:rsidDel="0014666B" w:rsidRDefault="00C55AE7" w:rsidP="00C55AE7">
      <w:pPr>
        <w:spacing w:before="120" w:after="120"/>
        <w:rPr>
          <w:moveFrom w:id="423" w:author="AML Christensen team" w:date="2024-12-06T08:59:00Z" w16du:dateUtc="2024-12-06T07:59:00Z"/>
        </w:rPr>
      </w:pPr>
      <w:moveFrom w:id="424" w:author="AML Christensen team" w:date="2024-12-06T08:59:00Z" w16du:dateUtc="2024-12-06T07:59:00Z">
        <w:r w:rsidRPr="007C65B9" w:rsidDel="0014666B">
          <w:t>In emergency settings, glucagon is often administered using pre-prepared kits containing lyophilized glucagon that needs to be reconstituted immediately before use, which can be challenging for caregivers, especially in high-stress situations. Proper education in the reconstitution process is essential to minimize errors and ensure timely administration of glucagon.</w:t>
        </w:r>
      </w:moveFrom>
    </w:p>
    <w:p w14:paraId="112B6271" w14:textId="77777777" w:rsidR="00C55AE7" w:rsidRPr="007C65B9" w:rsidDel="0014666B" w:rsidRDefault="00C55AE7" w:rsidP="00C55AE7">
      <w:pPr>
        <w:spacing w:before="120" w:after="120"/>
        <w:rPr>
          <w:moveFrom w:id="425" w:author="AML Christensen team" w:date="2024-12-06T08:59:00Z" w16du:dateUtc="2024-12-06T07:59:00Z"/>
        </w:rPr>
      </w:pPr>
      <w:moveFrom w:id="426" w:author="AML Christensen team" w:date="2024-12-06T08:59:00Z" w16du:dateUtc="2024-12-06T07:59:00Z">
        <w:r w:rsidRPr="007C65B9" w:rsidDel="0014666B">
          <w:t>While glucagon is effective in acute hypoglycemia management, it is unstable and tends to fibrillate in aqueous solutions, and hence requires reconstitution prior to use to avoid occlusions. Glucagon treatment is associated with side effects like nausea, headaches, and vomiting. It is vital to monitor patients closely after administration to ensure both effectiveness and safety.</w:t>
        </w:r>
      </w:moveFrom>
    </w:p>
    <w:p w14:paraId="486C3256" w14:textId="77777777" w:rsidR="00C55AE7" w:rsidRPr="007C65B9" w:rsidDel="0014666B" w:rsidRDefault="00C55AE7" w:rsidP="00C55AE7">
      <w:pPr>
        <w:spacing w:before="120" w:after="120"/>
        <w:rPr>
          <w:moveFrom w:id="427" w:author="AML Christensen team" w:date="2024-12-06T08:59:00Z" w16du:dateUtc="2024-12-06T07:59:00Z"/>
        </w:rPr>
      </w:pPr>
      <w:moveFrom w:id="428" w:author="AML Christensen team" w:date="2024-12-06T08:59:00Z" w16du:dateUtc="2024-12-06T07:59:00Z">
        <w:r w:rsidRPr="007C65B9" w:rsidDel="0014666B">
          <w:t>In summary, the acute management of hypoglycemia in CHI focuses on rapidly increasing blood glucose levels with IV dextrose or glucagon. Both treatments are lifesaving, though glucagon plays a crucial role when IV dextrose is insufficient or difficult to administer, particularly in unconscious patients.</w:t>
        </w:r>
      </w:moveFrom>
    </w:p>
    <w:moveFromRangeEnd w:id="419"/>
    <w:p w14:paraId="79D3EA4D" w14:textId="77777777" w:rsidR="00C55AE7" w:rsidRPr="007C65B9" w:rsidRDefault="00C55AE7" w:rsidP="00C55AE7">
      <w:pPr>
        <w:pStyle w:val="Heading3"/>
      </w:pPr>
      <w:commentRangeStart w:id="429"/>
      <w:commentRangeStart w:id="430"/>
      <w:commentRangeStart w:id="431"/>
      <w:r w:rsidRPr="007C65B9">
        <w:t>Glucose Monitoring</w:t>
      </w:r>
      <w:commentRangeEnd w:id="429"/>
      <w:r w:rsidRPr="007C65B9">
        <w:rPr>
          <w:rStyle w:val="CommentReference"/>
          <w:rFonts w:asciiTheme="minorHAnsi" w:eastAsiaTheme="minorHAnsi" w:hAnsiTheme="minorHAnsi" w:cstheme="minorBidi"/>
        </w:rPr>
        <w:commentReference w:id="429"/>
      </w:r>
      <w:commentRangeEnd w:id="430"/>
      <w:r w:rsidRPr="007C65B9">
        <w:rPr>
          <w:rStyle w:val="CommentReference"/>
          <w:rFonts w:asciiTheme="minorHAnsi" w:eastAsiaTheme="minorHAnsi" w:hAnsiTheme="minorHAnsi" w:cstheme="minorBidi"/>
        </w:rPr>
        <w:commentReference w:id="430"/>
      </w:r>
      <w:commentRangeEnd w:id="431"/>
      <w:r w:rsidRPr="007C65B9">
        <w:rPr>
          <w:rStyle w:val="CommentReference"/>
          <w:rFonts w:eastAsiaTheme="minorHAnsi" w:cstheme="minorBidi"/>
          <w:b w:val="0"/>
          <w:bCs w:val="0"/>
        </w:rPr>
        <w:commentReference w:id="431"/>
      </w:r>
    </w:p>
    <w:p w14:paraId="51D07CBD" w14:textId="77777777" w:rsidR="00C55AE7" w:rsidRPr="007C65B9" w:rsidRDefault="00C55AE7" w:rsidP="00C55AE7">
      <w:pPr>
        <w:spacing w:before="120" w:after="120"/>
      </w:pPr>
      <w:r w:rsidRPr="007C65B9">
        <w:t>For CHI patients, continuous and accurate glucose monitoring is essential due to the unpredictable and often severe nature of hypoglycemia</w:t>
      </w:r>
      <w:ins w:id="432" w:author="AML Christensen team" w:date="2024-12-09T13:01:00Z" w16du:dateUtc="2024-12-09T12:01:00Z">
        <w:r w:rsidRPr="007C65B9">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r w:rsidRPr="007C65B9">
        <w:t xml:space="preserve">. The standard approach for monitoring glucose levels in CHI </w:t>
      </w:r>
      <w:r w:rsidRPr="007C65B9">
        <w:lastRenderedPageBreak/>
        <w:t xml:space="preserve">patients involves regular point-of-care glucose testing, which is usually performed through </w:t>
      </w:r>
      <w:proofErr w:type="spellStart"/>
      <w:r w:rsidRPr="007C65B9">
        <w:t>fingerprick</w:t>
      </w:r>
      <w:proofErr w:type="spellEnd"/>
      <w:r w:rsidRPr="007C65B9">
        <w:t xml:space="preserve"> or </w:t>
      </w:r>
      <w:proofErr w:type="spellStart"/>
      <w:r w:rsidRPr="007C65B9">
        <w:t>heelprick</w:t>
      </w:r>
      <w:proofErr w:type="spellEnd"/>
      <w:r w:rsidRPr="007C65B9">
        <w:t xml:space="preserve"> methods, depending on the patient's age </w:t>
      </w:r>
      <w:r w:rsidRPr="007C65B9">
        <w:fldChar w:fldCharType="begin">
          <w:fldData xml:space="preserve">PEVuZE5vdGU+PENpdGU+PEF1dGhvcj5TaGFpa2g8L0F1dGhvcj48WWVhcj4yMDIzPC9ZZWFyPjxS
ZWNOdW0+MzI4PC9SZWNOdW0+PERpc3BsYXlUZXh0PigzMSwgNDgpPC9EaXNwbGF5VGV4dD48cmVj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YWdlPjwvcmVjb3JkPjwvQ2l0ZT48Q2l0ZT48QXV0aG9yPkFrdHVyazwvQXV0aG9yPjxZZWFyPjIw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ZWNOdW0+MzI4PC9SZWNOdW0+PERpc3BsYXlUZXh0PigzMSwgNDgpPC9EaXNwbGF5VGV4dD48cmVj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YWdlPjwvcmVjb3JkPjwvQ2l0ZT48Q2l0ZT48QXV0aG9yPkFrdHVyazwvQXV0aG9yPjxZZWFyPjIw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</w:fldData>
        </w:fldChar>
      </w:r>
      <w:r w:rsidRPr="007C65B9">
        <w:instrText xml:space="preserve"> ADDIN EN.CITE.DATA </w:instrText>
      </w:r>
      <w:r w:rsidRPr="007C65B9">
        <w:fldChar w:fldCharType="end"/>
      </w:r>
      <w:r w:rsidRPr="007C65B9">
        <w:fldChar w:fldCharType="separate"/>
      </w:r>
      <w:r w:rsidRPr="007C65B9">
        <w:rPr>
          <w:noProof/>
        </w:rPr>
        <w:t>(31, 48)</w:t>
      </w:r>
      <w:r w:rsidRPr="007C65B9">
        <w:fldChar w:fldCharType="end"/>
      </w:r>
      <w:r w:rsidRPr="007C65B9">
        <w:t xml:space="preserve">. This frequent testing is particularly important during the acute inpatient phase when glucose fluctuations are more severe and frequent, often requiring testing every 1–2 hours </w:t>
      </w:r>
      <w:r w:rsidRPr="007C65B9">
        <w:fldChar w:fldCharType="begin">
          <w:fldData xml:space="preserve">PEVuZE5vdGU+PENpdGU+PEF1dGhvcj5Fc3RlYmFuZXo8L0F1dGhvcj48WWVhcj4yMDI0PC9ZZWFy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</w:fldData>
        </w:fldChar>
      </w:r>
      <w:r w:rsidRPr="007C65B9">
        <w:instrText xml:space="preserve"> ADDIN EN.CITE </w:instrText>
      </w:r>
      <w:r w:rsidRPr="007C65B9">
        <w:fldChar w:fldCharType="begin">
          <w:fldData xml:space="preserve">PEVuZE5vdGU+PENpdGU+PEF1dGhvcj5Fc3RlYmFuZXo8L0F1dGhvcj48WWVhcj4yMDI0PC9ZZWFy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(13, 40)</w:t>
      </w:r>
      <w:r w:rsidRPr="007C65B9">
        <w:fldChar w:fldCharType="end"/>
      </w:r>
      <w:r w:rsidRPr="007C65B9">
        <w:t xml:space="preserve">. At home, this may be reduced to 3-4 measurements per day </w:t>
      </w:r>
      <w:r w:rsidRPr="007C65B9">
        <w:fldChar w:fldCharType="begin">
          <w:fldData xml:space="preserve">PEVuZE5vdGU+PENpdGU+PEF1dGhvcj5CYW5lcmplZTwvQXV0aG9yPjxZZWFyPjIwMTk8L1llYXI+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</w:fldData>
        </w:fldChar>
      </w:r>
      <w:r w:rsidRPr="007C65B9">
        <w:instrText xml:space="preserve"> ADDIN EN.CITE </w:instrText>
      </w:r>
      <w:r w:rsidRPr="007C65B9">
        <w:fldChar w:fldCharType="begin">
          <w:fldData xml:space="preserve">PEVuZE5vdGU+PENpdGU+PEF1dGhvcj5CYW5lcmplZTwvQXV0aG9yPjxZZWFyPjIwMTk8L1llYXI+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(13)</w:t>
      </w:r>
      <w:r w:rsidRPr="007C65B9">
        <w:fldChar w:fldCharType="end"/>
      </w:r>
      <w:r w:rsidRPr="007C65B9">
        <w:t>.</w:t>
      </w:r>
      <w:ins w:id="433" w:author="AML Christensen team" w:date="2024-12-09T13:00:00Z" w16du:dateUtc="2024-12-09T12:00:00Z">
        <w:r w:rsidRPr="007C65B9">
          <w:t xml:space="preserve"> </w:t>
        </w:r>
      </w:ins>
      <w:r w:rsidRPr="007C65B9">
        <w:t xml:space="preserve">The CHI International Consensus Statement recommends that blood glucose should be monitored before meals and at bedtime, supplemented with additional testing as needed to detect hypoglycemia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w:t>
      </w:r>
    </w:p>
    <w:p w14:paraId="464E46BC" w14:textId="77777777" w:rsidR="00C55AE7" w:rsidRPr="007C65B9" w:rsidRDefault="00C55AE7" w:rsidP="00C55AE7">
      <w:pPr>
        <w:spacing w:before="120" w:after="120"/>
      </w:pPr>
      <w:r w:rsidRPr="007C65B9">
        <w:t xml:space="preserve">Despite the high accuracy of point-of-care testing, it may still fail to capture all hypoglycemic episodes, especially overnight or in between scheduled tests </w:t>
      </w:r>
      <w:r w:rsidRPr="007C65B9">
        <w:fldChar w:fldCharType="begin">
          <w:fldData xml:space="preserve">PEVuZE5vdGU+PENpdGU+PEF1dGhvcj5CYW5lcmplZTwvQXV0aG9yPjxZZWFyPjIwMjI8L1llYXI+
PFJlY051bT4zNTI8L1JlY051bT48RGlzcGxheVRleHQ+KDEyLCAyMCk8L0Rpc3BsYXlUZXh0Pjxy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ZD48L0NpdGU+PENpdGU+PEF1dGhvcj5Sb3NlbmZlbGQ8L0F1dGhvcj48WWVhcj4yMDIzPC9ZZWFy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PFJlY051bT4zNTI8L1JlY051bT48RGlzcGxheVRleHQ+KDEyLCAyMCk8L0Rpc3BsYXlUZXh0Pjxy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ZD48L0NpdGU+PENpdGU+PEF1dGhvcj5Sb3NlbmZlbGQ8L0F1dGhvcj48WWVhcj4yMDIzPC9ZZWFy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</w:fldData>
        </w:fldChar>
      </w:r>
      <w:r w:rsidRPr="007C65B9">
        <w:instrText xml:space="preserve"> ADDIN EN.CITE.DATA </w:instrText>
      </w:r>
      <w:r w:rsidRPr="007C65B9">
        <w:fldChar w:fldCharType="end"/>
      </w:r>
      <w:r w:rsidRPr="007C65B9">
        <w:fldChar w:fldCharType="separate"/>
      </w:r>
      <w:r w:rsidRPr="007C65B9">
        <w:rPr>
          <w:noProof/>
        </w:rPr>
        <w:t>(12, 20)</w:t>
      </w:r>
      <w:r w:rsidRPr="007C65B9">
        <w:fldChar w:fldCharType="end"/>
      </w:r>
      <w:r w:rsidRPr="007C65B9">
        <w:t xml:space="preserve">. This is problematic because hypoglycemia in CHI is erratic and can have serious consequences if missed </w:t>
      </w:r>
      <w:r w:rsidRPr="007C65B9">
        <w:fldChar w:fldCharType="begin"/>
      </w:r>
      <w:r w:rsidRPr="007C65B9">
        <w:instrText xml:space="preserve"> ADDIN EN.CITE &lt;EndNote&gt;&lt;Cite&gt;&lt;Author&gt;Estebanez&lt;/Author&gt;&lt;Year&gt;2024&lt;/Year&gt;&lt;RecNum&gt;325&lt;/RecNum&gt;&lt;DisplayText&gt;(40)&lt;/DisplayText&gt;&lt;record&gt;&lt;rec-number&gt;325&lt;/rec-number&gt;&lt;foreign-keys&gt;&lt;key app="EN" db-id="vwrrttwz10fd9netdtjv5t0n2rea550ese5e" timestamp="1726042242"&gt;325&lt;/key&gt;&lt;/foreign-keys&gt;&lt;ref-type name="Journal Article"&gt;17&lt;/ref-type&gt;&lt;contributors&gt;&lt;authors&gt;&lt;author&gt;Estebanez, M. S.&lt;/author&gt;&lt;author&gt;Worth, C.&lt;/author&gt;&lt;author&gt;Banerjee, I.&lt;/author&gt;&lt;/authors&gt;&lt;/contributors&gt;&lt;auth-address&gt;Department of Pediatric Endocrinology, Royal Manchester Children&amp;apos;s Hospital, Manchester, United Kingdom.&amp;#xD;Department of Pediatric Endocrinology, Royal Manchester Children&amp;apos;s Hospital, Manchester, United Kingdom and Manchester Academic Health Sciences Centre (MAHSC), University of Manchester, Manchester, United Kingdom. Correspondence to: Professor Indraneel Banerjee, Department of Pediatric Endocrinology, Royal Manchester Children&amp;apos;s Hospital, Oxford Road, Manchester, United Kingdom. indi.banerjee@manchester.ac.uk.&lt;/auth-address&gt;&lt;titles&gt;&lt;title&gt;Congenital Hyperinsulinism - Notes for the General Pediatrician&lt;/title&gt;&lt;secondary-title&gt;Indian Pediatr&lt;/secondary-title&gt;&lt;/titles&gt;&lt;periodical&gt;&lt;full-title&gt;Indian Pediatr&lt;/full-title&gt;&lt;/periodical&gt;&lt;pages&gt;578-584&lt;/pages&gt;&lt;volume&gt;61&lt;/volume&gt;&lt;number&gt;6&lt;/number&gt;&lt;edition&gt;20240405&lt;/edition&gt;&lt;keywords&gt;&lt;keyword&gt;Humans&lt;/keyword&gt;&lt;keyword&gt;*Congenital Hyperinsulinism/diagnosis/therapy&lt;/keyword&gt;&lt;keyword&gt;Infant, Newborn&lt;/keyword&gt;&lt;keyword&gt;Pediatricians&lt;/keyword&gt;&lt;keyword&gt;Infant&lt;/keyword&gt;&lt;keyword&gt;Hypoglycemia&lt;/keyword&gt;&lt;/keywords&gt;&lt;dates&gt;&lt;year&gt;2024&lt;/year&gt;&lt;pub-dates&gt;&lt;date&gt;Jun 15&lt;/date&gt;&lt;/pub-dates&gt;&lt;/dates&gt;&lt;isbn&gt;0019-6061&lt;/isbn&gt;&lt;accession-num&gt;38584412&lt;/accession-num&gt;&lt;urls&gt;&lt;/urls&gt;&lt;remote-database-provider&gt;NLM&lt;/remote-database-provider&gt;&lt;language&gt;eng&lt;/language&gt;&lt;/record&gt;&lt;/Cite&gt;&lt;/EndNote&gt;</w:instrText>
      </w:r>
      <w:r w:rsidRPr="007C65B9">
        <w:fldChar w:fldCharType="separate"/>
      </w:r>
      <w:r w:rsidRPr="007C65B9">
        <w:rPr>
          <w:noProof/>
        </w:rPr>
        <w:t>(40)</w:t>
      </w:r>
      <w:r w:rsidRPr="007C65B9">
        <w:fldChar w:fldCharType="end"/>
      </w:r>
      <w:r w:rsidRPr="007C65B9">
        <w:t xml:space="preserve">. At the time of discharge, CHI patients and caregivers are typically trained to use handheld blood glucose meters for home monitoring, which, while convenient, are not as accurate as point-of-care devices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w:t>
      </w:r>
    </w:p>
    <w:p w14:paraId="43FC7F9A" w14:textId="77777777" w:rsidR="00C55AE7" w:rsidRPr="007C65B9" w:rsidRDefault="00C55AE7" w:rsidP="00C55AE7">
      <w:pPr>
        <w:spacing w:before="120" w:after="120"/>
      </w:pPr>
      <w:r w:rsidRPr="007C65B9">
        <w:t xml:space="preserve">An alternative to intermittent testing is continuous glucose monitoring (CGM), which is widely used in managing diabetes but is </w:t>
      </w:r>
      <w:del w:id="434" w:author="AML Christensen team" w:date="2024-12-09T09:55:00Z" w16du:dateUtc="2024-12-09T08:55:00Z">
        <w:r w:rsidRPr="007C65B9" w:rsidDel="000F1C5D">
          <w:delText>less frequently applied</w:delText>
        </w:r>
      </w:del>
      <w:ins w:id="435" w:author="AML Christensen team" w:date="2024-12-09T09:57:00Z" w16du:dateUtc="2024-12-09T08:57:00Z">
        <w:r w:rsidRPr="007C65B9">
          <w:t>currently considered</w:t>
        </w:r>
      </w:ins>
      <w:ins w:id="436" w:author="AML Christensen team" w:date="2024-12-09T09:55:00Z" w16du:dateUtc="2024-12-09T08:55:00Z">
        <w:r w:rsidRPr="007C65B9">
          <w:t xml:space="preserve"> off-label</w:t>
        </w:r>
      </w:ins>
      <w:ins w:id="437" w:author="AML Christensen team" w:date="2024-12-09T09:57:00Z" w16du:dateUtc="2024-12-09T08:57:00Z">
        <w:r w:rsidRPr="007C65B9">
          <w:t xml:space="preserve"> use</w:t>
        </w:r>
      </w:ins>
      <w:r w:rsidRPr="007C65B9">
        <w:t xml:space="preserve"> </w:t>
      </w:r>
      <w:del w:id="438" w:author="AML Christensen team" w:date="2024-12-09T09:55:00Z" w16du:dateUtc="2024-12-09T08:55:00Z">
        <w:r w:rsidRPr="007C65B9" w:rsidDel="000F1C5D">
          <w:delText>t</w:delText>
        </w:r>
      </w:del>
      <w:ins w:id="439" w:author="AML Christensen team" w:date="2024-12-09T09:55:00Z" w16du:dateUtc="2024-12-09T08:55:00Z">
        <w:r w:rsidRPr="007C65B9">
          <w:t>f</w:t>
        </w:r>
      </w:ins>
      <w:r w:rsidRPr="007C65B9">
        <w:t>o</w:t>
      </w:r>
      <w:ins w:id="440" w:author="AML Christensen team" w:date="2024-12-09T09:55:00Z" w16du:dateUtc="2024-12-09T08:55:00Z">
        <w:r w:rsidRPr="007C65B9">
          <w:t>r</w:t>
        </w:r>
      </w:ins>
      <w:r w:rsidRPr="007C65B9">
        <w:t xml:space="preserve"> </w:t>
      </w:r>
      <w:commentRangeStart w:id="441"/>
      <w:commentRangeStart w:id="442"/>
      <w:r w:rsidRPr="007C65B9">
        <w:t>CHI</w:t>
      </w:r>
      <w:ins w:id="443" w:author="AML Christensen team" w:date="2024-12-09T09:55:00Z" w16du:dateUtc="2024-12-09T08:55:00Z">
        <w:r w:rsidRPr="007C65B9">
          <w:t xml:space="preserve"> management</w:t>
        </w:r>
      </w:ins>
      <w:r w:rsidRPr="007C65B9">
        <w:t xml:space="preserve"> </w:t>
      </w:r>
      <w:r w:rsidRPr="007C65B9">
        <w:fldChar w:fldCharType="begin">
          <w:fldData xml:space="preserve">PEVuZE5vdGU+PENpdGU+PEF1dGhvcj5Xb3J0aDwvQXV0aG9yPjxZZWFyPjIwMjA8L1llYXI+PFJl
Y051bT4zNzM8L1JlY051bT48RGlzcGxheVRleHQ+KDcsIDEyKTwvRGlzcGxheVRleHQ+PHJlY29y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PGxhbmd1YWdlPmVuZzwvbGFuZ3VhZ2U+PC9yZWNvcmQ+PC9DaXRlPjxDaXRlPjxBdXRob3I+Um9z
ZW5mZWxkPC9BdXRob3I+PFllYXI+MjAyMzwvWWVhcj48UmVjTnVtPjMzNjwvUmVjTnVtPjxyZWNv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ZW5nPC9sYW5ndWFnZT48L3JlY29yZD48L0NpdGU+PC9FbmROb3RlPgB=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Y051bT4zNzM8L1JlY051bT48RGlzcGxheVRleHQ+KDcsIDEyKTwvRGlzcGxheVRleHQ+PHJlY29y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PGxhbmd1YWdlPmVuZzwvbGFuZ3VhZ2U+PC9yZWNvcmQ+PC9DaXRlPjxDaXRlPjxBdXRob3I+Um9z
ZW5mZWxkPC9BdXRob3I+PFllYXI+MjAyMzwvWWVhcj48UmVjTnVtPjMzNjwvUmVjTnVtPjxyZWNv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(7, 12)</w:t>
      </w:r>
      <w:r w:rsidRPr="007C65B9">
        <w:fldChar w:fldCharType="end"/>
      </w:r>
      <w:r w:rsidRPr="007C65B9">
        <w:t xml:space="preserve">. </w:t>
      </w:r>
      <w:commentRangeEnd w:id="441"/>
      <w:r w:rsidRPr="007C65B9">
        <w:rPr>
          <w:rStyle w:val="CommentReference"/>
        </w:rPr>
        <w:commentReference w:id="441"/>
      </w:r>
      <w:commentRangeEnd w:id="442"/>
      <w:r w:rsidRPr="007C65B9">
        <w:rPr>
          <w:rStyle w:val="CommentReference"/>
        </w:rPr>
        <w:commentReference w:id="442"/>
      </w:r>
      <w:r w:rsidRPr="007C65B9">
        <w:t xml:space="preserve">CGM devices provide real-time glucose readings every few minutes, offering detailed information about glucose trends and alerting caregivers to impending hypoglycemia, which is particularly helpful in reducing overnight hypoglycemia </w:t>
      </w:r>
      <w:r w:rsidRPr="007C65B9">
        <w:fldChar w:fldCharType="begin">
          <w:fldData xml:space="preserve">PEVuZE5vdGU+PENpdGU+PEF1dGhvcj5EZW1pcmJpbGVrPC9BdXRob3I+PFllYXI+MjAyMzwvWWVh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</w:fldData>
        </w:fldChar>
      </w:r>
      <w:r w:rsidRPr="007C65B9">
        <w:instrText xml:space="preserve"> ADDIN EN.CITE </w:instrText>
      </w:r>
      <w:r w:rsidRPr="007C65B9">
        <w:fldChar w:fldCharType="begin">
          <w:fldData xml:space="preserve">PEVuZE5vdGU+PENpdGU+PEF1dGhvcj5EZW1pcmJpbGVrPC9BdXRob3I+PFllYXI+MjAyMzwvWWVh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(41, 49)</w:t>
      </w:r>
      <w:r w:rsidRPr="007C65B9">
        <w:fldChar w:fldCharType="end"/>
      </w:r>
      <w:r w:rsidRPr="007C65B9">
        <w:t xml:space="preserve">. CGM systems feature active alarms and alerts, which are crucial for individuals at risk of problematic hypoglycemia, including frequent or severe episodes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w:t>
      </w:r>
      <w:r w:rsidRPr="007C65B9">
        <w:fldChar w:fldCharType="end"/>
      </w:r>
      <w:r w:rsidRPr="007C65B9">
        <w:t xml:space="preserve">. Moreover, these devices allow remote data sharing with clinicians, caregivers, or family members, adding another layer of safety for patients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w:t>
      </w:r>
      <w:r w:rsidRPr="007C65B9">
        <w:fldChar w:fldCharType="end"/>
      </w:r>
      <w:r w:rsidRPr="007C65B9">
        <w:t xml:space="preserve">. </w:t>
      </w:r>
      <w:del w:id="444" w:author="AML Christensen team" w:date="2024-12-11T11:12:00Z" w16du:dateUtc="2024-12-11T10:12:00Z">
        <w:r w:rsidRPr="007C65B9" w:rsidDel="00E80B32">
          <w:delText>Although CGM systems have demonstrated significant benefits in diabetes management, their use in CHI remains under-investigated and is not routine</w:delText>
        </w:r>
      </w:del>
      <w:del w:id="445" w:author="AML Christensen team" w:date="2024-12-11T11:10:00Z" w16du:dateUtc="2024-12-11T10:10:00Z">
        <w:r w:rsidRPr="007C65B9" w:rsidDel="0073005B">
          <w:delText>ly</w:delText>
        </w:r>
      </w:del>
      <w:del w:id="446" w:author="AML Christensen team" w:date="2024-12-11T11:12:00Z" w16du:dateUtc="2024-12-11T10:12:00Z">
        <w:r w:rsidRPr="007C65B9" w:rsidDel="00E80B32">
          <w:delText xml:space="preserve"> </w:delText>
        </w:r>
      </w:del>
      <w:del w:id="447" w:author="AML Christensen team" w:date="2024-12-11T11:10:00Z" w16du:dateUtc="2024-12-11T10:10:00Z">
        <w:r w:rsidRPr="007C65B9" w:rsidDel="0073005B">
          <w:delText xml:space="preserve">recommended </w:delText>
        </w:r>
      </w:del>
      <w:del w:id="448" w:author="AML Christensen team" w:date="2024-12-11T11:12:00Z" w16du:dateUtc="2024-12-11T10:12:00Z">
        <w:r w:rsidRPr="007C65B9" w:rsidDel="00E80B32">
          <w:delText xml:space="preserve">in </w:delText>
        </w:r>
      </w:del>
      <w:del w:id="449" w:author="AML Christensen team" w:date="2024-12-11T11:10:00Z" w16du:dateUtc="2024-12-11T10:10:00Z">
        <w:r w:rsidRPr="007C65B9" w:rsidDel="0073005B">
          <w:delText xml:space="preserve">many </w:delText>
        </w:r>
      </w:del>
      <w:del w:id="450" w:author="AML Christensen team" w:date="2024-12-11T11:12:00Z" w16du:dateUtc="2024-12-11T10:12:00Z">
        <w:r w:rsidRPr="007C65B9" w:rsidDel="00E80B32">
          <w:delText xml:space="preserve">clinical settings </w:delText>
        </w:r>
        <w:r w:rsidRPr="007C65B9" w:rsidDel="00E80B32">
          <w:fldChar w:fldCharType="begin">
            <w:fldData xml:space="preserve">PEVuZE5vdGU+PENpdGU+PEF1dGhvcj5TaGFpa2g8L0F1dGhvcj48WWVhcj4yMDIzPC9ZZWFyPjxS
ZWNOdW0+MzI4PC9SZWNOdW0+PERpc3BsYXlUZXh0PigxMywgMzEpPC9EaXNwbGF5VGV4dD48cmVj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YWdlPjwvcmVjb3JkPjwvQ2l0ZT48Q2l0ZT48QXV0aG9yPkJhbmVyamVlPC9BdXRob3I+PFllYXI+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</w:fldData>
          </w:fldChar>
        </w:r>
        <w:r w:rsidRPr="007C65B9" w:rsidDel="00E80B32">
          <w:delInstrText xml:space="preserve"> ADDIN EN.CITE </w:delInstrText>
        </w:r>
        <w:r w:rsidRPr="007C65B9" w:rsidDel="00E80B32">
          <w:fldChar w:fldCharType="begin">
            <w:fldData xml:space="preserve">PEVuZE5vdGU+PENpdGU+PEF1dGhvcj5TaGFpa2g8L0F1dGhvcj48WWVhcj4yMDIzPC9ZZWFyPjxS
ZWNOdW0+MzI4PC9SZWNOdW0+PERpc3BsYXlUZXh0PigxMywgMzEpPC9EaXNwbGF5VGV4dD48cmVj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YWdlPjwvcmVjb3JkPjwvQ2l0ZT48Q2l0ZT48QXV0aG9yPkJhbmVyamVlPC9BdXRob3I+PFllYXI+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</w:fldData>
          </w:fldChar>
        </w:r>
        <w:r w:rsidRPr="007C65B9" w:rsidDel="00E80B32">
          <w:delInstrText xml:space="preserve"> ADDIN EN.CITE.DATA </w:delInstrText>
        </w:r>
        <w:r w:rsidRPr="007C65B9" w:rsidDel="00E80B32">
          <w:fldChar w:fldCharType="end"/>
        </w:r>
        <w:r w:rsidRPr="007C65B9" w:rsidDel="00E80B32">
          <w:fldChar w:fldCharType="separate"/>
        </w:r>
        <w:r w:rsidRPr="007C65B9" w:rsidDel="00E80B32">
          <w:rPr>
            <w:noProof/>
          </w:rPr>
          <w:delText>(13, 31)</w:delText>
        </w:r>
        <w:r w:rsidRPr="007C65B9" w:rsidDel="00E80B32">
          <w:fldChar w:fldCharType="end"/>
        </w:r>
        <w:r w:rsidRPr="007C65B9" w:rsidDel="00E80B32">
          <w:delText>.</w:delText>
        </w:r>
      </w:del>
    </w:p>
    <w:p w14:paraId="48B8009A" w14:textId="77777777" w:rsidR="00C55AE7" w:rsidRPr="007C65B9" w:rsidDel="00E80B32" w:rsidRDefault="00C55AE7" w:rsidP="00C55AE7">
      <w:pPr>
        <w:spacing w:before="120" w:after="120"/>
        <w:rPr>
          <w:del w:id="451" w:author="AML Christensen team" w:date="2024-12-11T11:14:00Z" w16du:dateUtc="2024-12-11T10:14:00Z"/>
        </w:rPr>
      </w:pPr>
      <w:ins w:id="452" w:author="AML Christensen team" w:date="2024-12-11T11:12:00Z" w16du:dateUtc="2024-12-11T10:12:00Z">
        <w:r w:rsidRPr="007C65B9">
          <w:t xml:space="preserve">The use of CGM in type 1 diabetes (T1D) is well-established and recommended by various diabetes guidelines </w:t>
        </w:r>
        <w:r w:rsidRPr="007C65B9">
          <w:fldChar w:fldCharType="begin">
            <w:fldData xml:space="preserve">PEVuZE5vdGU+PENpdGU+PEF1dGhvcj5EZW1pcmJpbGVrPC9BdXRob3I+PFllYXI+MjAyMzwvWWVh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</w:fldData>
          </w:fldChar>
        </w:r>
        <w:r w:rsidRPr="007C65B9">
          <w:instrText xml:space="preserve"> ADDIN EN.CITE </w:instrText>
        </w:r>
        <w:r w:rsidRPr="007C65B9">
          <w:fldChar w:fldCharType="begin">
            <w:fldData xml:space="preserve">PEVuZE5vdGU+PENpdGU+PEF1dGhvcj5EZW1pcmJpbGVrPC9BdXRob3I+PFllYXI+MjAyMzwvWWVh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</w:fldData>
          </w:fldChar>
        </w:r>
        <w:r w:rsidRPr="007C65B9">
          <w:instrText xml:space="preserve"> ADDIN EN.CITE.DATA </w:instrText>
        </w:r>
        <w:r w:rsidRPr="007C65B9">
          <w:fldChar w:fldCharType="end"/>
        </w:r>
        <w:r w:rsidRPr="007C65B9">
          <w:fldChar w:fldCharType="separate"/>
        </w:r>
        <w:r w:rsidRPr="007C65B9">
          <w:rPr>
            <w:noProof/>
          </w:rPr>
          <w:t>(41, 50-52)</w:t>
        </w:r>
        <w:r w:rsidRPr="007C65B9">
          <w:fldChar w:fldCharType="end"/>
        </w:r>
        <w:r w:rsidRPr="007C65B9">
          <w:t xml:space="preserve">. However, unlike T1D, there is insufficient evidence to recommend CGM as the primary method for glucose monitoring in CHI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w:t>
        </w:r>
      </w:ins>
      <w:r w:rsidRPr="007C65B9">
        <w:t xml:space="preserve">Despite the lack of extensive data for CHI, CGM has been shown to provide additional reassurance about glucose levels, particularly in unstable patients. It can guide clinicians in adjusting treatments and reduce the number of routine </w:t>
      </w:r>
      <w:proofErr w:type="spellStart"/>
      <w:r w:rsidRPr="007C65B9">
        <w:t>fingerprick</w:t>
      </w:r>
      <w:proofErr w:type="spellEnd"/>
      <w:r w:rsidRPr="007C65B9">
        <w:t xml:space="preserve"> tests needed during hospital stays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 However, due to funding limitations</w:t>
      </w:r>
      <w:del w:id="453" w:author="AML Christensen team" w:date="2024-12-11T11:14:00Z" w16du:dateUtc="2024-12-11T10:14:00Z">
        <w:r w:rsidRPr="007C65B9" w:rsidDel="00E80B32">
          <w:delText xml:space="preserve"> and the lack of national guidelines</w:delText>
        </w:r>
      </w:del>
      <w:r w:rsidRPr="007C65B9">
        <w:t xml:space="preserve">, CGM devices are generally not available for home use by CHI patients unless special funding requests are approved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w:t>
      </w:r>
      <w:ins w:id="454" w:author="AML Christensen team" w:date="2024-12-11T11:12:00Z" w16du:dateUtc="2024-12-11T10:12:00Z">
        <w:r>
          <w:t xml:space="preserve"> </w:t>
        </w:r>
      </w:ins>
    </w:p>
    <w:p w14:paraId="55FBDCA0" w14:textId="77777777" w:rsidR="00C55AE7" w:rsidRPr="007C65B9" w:rsidDel="00C45509" w:rsidRDefault="00C55AE7" w:rsidP="00C55AE7">
      <w:pPr>
        <w:spacing w:before="120" w:after="120"/>
        <w:rPr>
          <w:del w:id="455" w:author="AML Christensen team" w:date="2024-12-09T10:03:00Z" w16du:dateUtc="2024-12-09T09:03:00Z"/>
        </w:rPr>
      </w:pPr>
      <w:moveFromRangeStart w:id="456" w:author="AML Christensen team" w:date="2024-12-09T10:03:00Z" w:name="move184631006"/>
      <w:del w:id="457" w:author="AML Christensen team" w:date="2024-12-09T10:03:00Z" w16du:dateUtc="2024-12-09T09:03:00Z">
        <w:r w:rsidRPr="007C65B9" w:rsidDel="00C45509">
          <w:delText xml:space="preserve">CGM devices, while increasingly used in both hospital and outpatient settings, face significant challenges in terms of accuracy, which can limit their effectiveness. In the outpatient setting, these accuracy issues are often amplified, posing additional risks to patients who rely on them for managing conditions like CHI. Despite their potential to reduce fingerpricks and provide reassurance, inaccuracies can undermine their reliability, particularly during critical hypoglycemic events. Moreover, the rate of glucose change impacts CGM performance; accuracy decreases when glucose levels fluctuate rapidly. </w:delText>
        </w:r>
      </w:del>
    </w:p>
    <w:p w14:paraId="3A4BC74F" w14:textId="77777777" w:rsidR="00C55AE7" w:rsidRPr="007C65B9" w:rsidDel="00C45509" w:rsidRDefault="00C55AE7" w:rsidP="00C55AE7">
      <w:pPr>
        <w:spacing w:before="120" w:after="120"/>
        <w:rPr>
          <w:del w:id="458" w:author="AML Christensen team" w:date="2024-12-09T10:03:00Z" w16du:dateUtc="2024-12-09T09:03:00Z"/>
        </w:rPr>
      </w:pPr>
      <w:del w:id="459" w:author="AML Christensen team" w:date="2024-12-09T10:03:00Z" w16du:dateUtc="2024-12-09T09:03:00Z">
        <w:r w:rsidRPr="007C65B9" w:rsidDel="00C45509">
          <w:delText xml:space="preserve">CGM devices monitor glucose levels by measuring interstitial glucose, not plasma glucose, which introduces a time lag and can lead to discrepancies between actual blood glucose levels and the CGM reading, particularly during rapid glucose fluctuations, such as after meals, during hypoglycemia, or exercise. </w:delText>
        </w:r>
        <w:commentRangeStart w:id="460"/>
        <w:r w:rsidRPr="007C65B9" w:rsidDel="00C45509">
          <w:delText xml:space="preserve">In neonatal and pediatric settings, for example, the use of CGM is often supplemented by traditional blood glucose testing, especially when glucose levels fall below 3.5 mmol/L (63 mg/dL). This is necessary because CGM accuracy is particularly poor in the lower glucose ranges, where overestimations can be dangerous. As such, CGM devices have shown variable performance in detecting hypoglycemia. In infants and children with hyperinsulinism, CGM devices reported low positive predictive values for detecting hypoglycemia but high negative predictive values, indicating that while CGM may reliably detect normal glucose levels, it struggles to accurately identify hypoglycemia. Moreover, the CGM has a time lag which makes it poor at identifying the rapidly changing glucose levels in neonates. The use of CGM in especially neonates therefore remains limited. </w:delText>
        </w:r>
      </w:del>
    </w:p>
    <w:p w14:paraId="0829EBBB" w14:textId="77777777" w:rsidR="00C55AE7" w:rsidRPr="007C65B9" w:rsidDel="00C45509" w:rsidRDefault="00C55AE7" w:rsidP="00C55AE7">
      <w:pPr>
        <w:spacing w:before="120" w:after="120"/>
        <w:rPr>
          <w:del w:id="461" w:author="AML Christensen team" w:date="2024-12-09T10:03:00Z" w16du:dateUtc="2024-12-09T09:03:00Z"/>
        </w:rPr>
      </w:pPr>
      <w:del w:id="462" w:author="AML Christensen team" w:date="2024-12-09T10:03:00Z" w16du:dateUtc="2024-12-09T09:03:00Z">
        <w:r w:rsidRPr="007C65B9" w:rsidDel="00C45509">
          <w:delText xml:space="preserve">Factors affecting CGM accuracy include biomechanical forces, sensor pressure, calibration errors, and environmental conditions. Pressure-induced sensor attenuation (PISA) is a known issue, where compression at the sensor site, such as from tight clothing or lying on the sensor, can cause false low readings, especially during sleep. Additionally, sensor drift, often caused by biofouling (the accumulation of material on the sensor), can affect long-term accuracy, requiring sensors to be replaced every 5–7 days. </w:delText>
        </w:r>
      </w:del>
    </w:p>
    <w:p w14:paraId="4B452A18" w14:textId="77777777" w:rsidR="00C55AE7" w:rsidRPr="007C65B9" w:rsidDel="00C45509" w:rsidRDefault="00C55AE7" w:rsidP="00C55AE7">
      <w:pPr>
        <w:spacing w:before="120" w:after="120"/>
        <w:rPr>
          <w:del w:id="463" w:author="AML Christensen team" w:date="2024-12-09T10:03:00Z" w16du:dateUtc="2024-12-09T09:03:00Z"/>
        </w:rPr>
      </w:pPr>
      <w:del w:id="464" w:author="AML Christensen team" w:date="2024-12-09T10:03:00Z" w16du:dateUtc="2024-12-09T09:03:00Z">
        <w:r w:rsidRPr="007C65B9" w:rsidDel="00C45509">
          <w:delText>CGM devices also require periodic calibration to ensure accurate readings, but miscalibration can lead to further inaccuracies. For instance, incorrect calibration due to improper cleaning of the skin or finger before using a blood glucose meter can skew results. Devices like the Dexcom G6 are factory-calibrated, eliminating the need for fingerpricks during calibration, whereas other models, such as the Medtronic Guardian 3, still require frequent calibration, contributing to user burden and potential errors.</w:delText>
        </w:r>
      </w:del>
    </w:p>
    <w:p w14:paraId="376CA74C" w14:textId="77777777" w:rsidR="00C55AE7" w:rsidRPr="007C65B9" w:rsidDel="00C45509" w:rsidRDefault="00C55AE7" w:rsidP="00C55AE7">
      <w:pPr>
        <w:spacing w:before="120" w:after="120"/>
        <w:rPr>
          <w:del w:id="465" w:author="AML Christensen team" w:date="2024-12-09T10:03:00Z" w16du:dateUtc="2024-12-09T09:03:00Z"/>
        </w:rPr>
      </w:pPr>
      <w:del w:id="466" w:author="AML Christensen team" w:date="2024-12-09T10:03:00Z" w16du:dateUtc="2024-12-09T09:03:00Z">
        <w:r w:rsidRPr="007C65B9" w:rsidDel="00C45509">
          <w:delText xml:space="preserve">Environmental and physiological factors also affect CGM accuracy. Changes in blood flow, temperature, altitude, and even medication can alter sensor readings. For example, vasoconstriction caused by cold temperatures or certain medications can reduce sensor output, leading to inaccurate glucose measurements. CGM devices can be affected by interfering substances. For example, high doses of ascorbic acid or acetaminophen can falsely elevate glucose readings. </w:delText>
        </w:r>
        <w:commentRangeEnd w:id="460"/>
        <w:r w:rsidRPr="007C65B9" w:rsidDel="00C45509">
          <w:rPr>
            <w:rStyle w:val="CommentReference"/>
          </w:rPr>
          <w:commentReference w:id="460"/>
        </w:r>
      </w:del>
    </w:p>
    <w:p w14:paraId="5E5ADA83" w14:textId="77777777" w:rsidR="00C55AE7" w:rsidRPr="007C65B9" w:rsidRDefault="00C55AE7" w:rsidP="00C55AE7">
      <w:pPr>
        <w:spacing w:before="120" w:after="120"/>
      </w:pPr>
      <w:del w:id="467" w:author="AML Christensen team" w:date="2024-12-09T10:03:00Z" w16du:dateUtc="2024-12-09T09:03:00Z">
        <w:r w:rsidRPr="007C65B9" w:rsidDel="00C45509">
          <w:delText xml:space="preserve">Despite these challenges, the evolution of CGM technology continues, with improvements in sensor quality and calibration methods. Emerging models show promise in better correlating with plasma glucose, particularly at the lower end of the glucose range. As sensor technology advances, and mathematical modeling improves, CGM devices may eventually replace traditional blood glucose testing for many patients. </w:delText>
        </w:r>
      </w:del>
      <w:moveFromRangeEnd w:id="456"/>
      <w:ins w:id="468" w:author="AML Christensen team" w:date="2024-12-09T10:11:00Z" w16du:dateUtc="2024-12-09T09:11:00Z">
        <w:del w:id="469" w:author="AML Christensen team" w:date="2024-12-09T10:10:00Z" w16du:dateUtc="2024-12-09T09:10:00Z">
          <w:r w:rsidRPr="007C65B9" w:rsidDel="003F5E5C">
            <w:delText>In conclusion, w</w:delText>
          </w:r>
        </w:del>
      </w:ins>
      <w:ins w:id="470" w:author="AML Christensen team" w:date="2024-12-11T11:14:00Z" w16du:dateUtc="2024-12-11T10:14:00Z">
        <w:r>
          <w:t>A</w:t>
        </w:r>
      </w:ins>
      <w:del w:id="471" w:author="AML Christensen team" w:date="2024-12-09T10:13:00Z" w16du:dateUtc="2024-12-09T09:13:00Z">
        <w:r w:rsidRPr="007C65B9" w:rsidDel="003F5E5C">
          <w:delText>However,</w:delText>
        </w:r>
      </w:del>
      <w:del w:id="472" w:author="AML Christensen team" w:date="2024-12-11T11:14:00Z" w16du:dateUtc="2024-12-11T10:14:00Z">
        <w:r w:rsidRPr="007C65B9" w:rsidDel="00E80B32">
          <w:delText xml:space="preserve"> a</w:delText>
        </w:r>
      </w:del>
      <w:r w:rsidRPr="007C65B9">
        <w:t xml:space="preserve"> current UK national collaborative consensus for CHI management recommends using CGM for pattern recognition</w:t>
      </w:r>
      <w:ins w:id="473" w:author="AML Christensen team" w:date="2024-12-09T10:10:00Z" w16du:dateUtc="2024-12-09T09:10:00Z">
        <w:r w:rsidRPr="007C65B9">
          <w:t xml:space="preserve"> only</w:t>
        </w:r>
      </w:ins>
      <w:r w:rsidRPr="007C65B9">
        <w:t xml:space="preserve"> rather than</w:t>
      </w:r>
      <w:ins w:id="474" w:author="AML Christensen team" w:date="2024-12-09T10:10:00Z" w16du:dateUtc="2024-12-09T09:10:00Z">
        <w:r w:rsidRPr="007C65B9">
          <w:t xml:space="preserve"> for</w:t>
        </w:r>
      </w:ins>
      <w:r w:rsidRPr="007C65B9">
        <w:t xml:space="preserve"> acute hypoglycemia detection, advising families to continue traditional blood glucose testing to avoid missed hypoglycemia due to CGM inaccuracies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w:t>
      </w:r>
    </w:p>
    <w:p w14:paraId="5E7DAD81" w14:textId="77777777" w:rsidR="00C55AE7" w:rsidRPr="007C65B9" w:rsidRDefault="00C55AE7" w:rsidP="00C55AE7">
      <w:pPr>
        <w:pStyle w:val="Heading3"/>
      </w:pPr>
      <w:bookmarkStart w:id="475" w:name="_Ref184632459"/>
      <w:ins w:id="476" w:author="AML Christensen team" w:date="2024-12-06T09:37:00Z" w16du:dateUtc="2024-12-06T08:37:00Z">
        <w:r w:rsidRPr="007C65B9">
          <w:t>Current Manag</w:t>
        </w:r>
      </w:ins>
      <w:ins w:id="477" w:author="AML Christensen team" w:date="2024-12-06T09:38:00Z" w16du:dateUtc="2024-12-06T08:38:00Z">
        <w:r w:rsidRPr="007C65B9">
          <w:t>ement</w:t>
        </w:r>
      </w:ins>
      <w:bookmarkEnd w:id="475"/>
    </w:p>
    <w:p w14:paraId="16760682" w14:textId="77777777" w:rsidR="00C55AE7" w:rsidRPr="007C65B9" w:rsidRDefault="00C55AE7" w:rsidP="00C55AE7">
      <w:pPr>
        <w:spacing w:before="120" w:after="120"/>
      </w:pPr>
      <w:r w:rsidRPr="007C65B9">
        <w:t xml:space="preserve">An algorithm for the long-term management of CHI is presented in </w:t>
      </w:r>
      <w:r w:rsidRPr="007C65B9">
        <w:fldChar w:fldCharType="begin"/>
      </w:r>
      <w:r w:rsidRPr="007C65B9">
        <w:instrText xml:space="preserve"> REF _Ref178842002 \h  \* MERGEFORMAT </w:instrText>
      </w:r>
      <w:r w:rsidRPr="007C65B9">
        <w:fldChar w:fldCharType="separate"/>
      </w:r>
      <w:r w:rsidRPr="007C65B9">
        <w:t xml:space="preserve">Figure </w:t>
      </w:r>
      <w:r w:rsidRPr="007C65B9">
        <w:rPr>
          <w:noProof/>
        </w:rPr>
        <w:t>2</w:t>
      </w:r>
      <w:r w:rsidRPr="007C65B9">
        <w:fldChar w:fldCharType="end"/>
      </w:r>
      <w:r w:rsidRPr="007C65B9">
        <w:t xml:space="preserve">. The initial step in optimizing CHI treatment involves assessing the patient's response to diazoxide, which is considered the first-line therapy </w:t>
      </w:r>
      <w:r w:rsidRPr="007C65B9">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(12)</w:t>
      </w:r>
      <w:r w:rsidRPr="007C65B9">
        <w:fldChar w:fldCharType="end"/>
      </w:r>
      <w:r w:rsidRPr="007C65B9">
        <w:t xml:space="preserve">. For focal CHI, partial pancreatectomy remains the preferred treatment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while diffuse CHI cases may benefit from medical management before considering surgery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w:t>
      </w:r>
      <w:r>
        <w:t xml:space="preserve"> </w:t>
      </w:r>
      <w:r w:rsidRPr="007C65B9">
        <w:t>If</w:t>
      </w:r>
      <w:r>
        <w:t xml:space="preserve"> diffuse CHI</w:t>
      </w:r>
      <w:r w:rsidRPr="007C65B9">
        <w:t xml:space="preserve"> patients do not respond to diazoxide, second-line options include continuous enteral dextrose and somatostatin analogs like octreotide or </w:t>
      </w:r>
      <w:proofErr w:type="spellStart"/>
      <w:r w:rsidRPr="007C65B9">
        <w:t>lanreotide</w:t>
      </w:r>
      <w:proofErr w:type="spellEnd"/>
      <w:r w:rsidRPr="007C65B9">
        <w:t xml:space="preserve"> </w:t>
      </w:r>
      <w:r w:rsidRPr="007C65B9">
        <w:fldChar w:fldCharType="begin">
          <w:fldData xml:space="preserve">PEVuZE5vdGU+PENpdGU+PEF1dGhvcj5Sb3NlbmZlbGQ8L0F1dGhvcj48WWVhcj4yMDIzPC9ZZWFy
PjxSZWNOdW0+MzM2PC9SZWNOdW0+PERpc3BsYXlUZXh0PigxMiwgMjkpPC9EaXNwbGF5VGV4dD48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YWdlPmVuZzwvbGFuZ3VhZ2U+PC9yZWNvcmQ+PC9DaXRlPjxDaXRlPjxBdXRob3I+SGF3a2VzPC9B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PjxSZWNOdW0+MzM2PC9SZWNOdW0+PERpc3BsYXlUZXh0PigxMiwgMjkpPC9EaXNwbGF5VGV4dD48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YWdlPmVuZzwvbGFuZ3VhZ2U+PC9yZWNvcmQ+PC9DaXRlPjxDaXRlPjxBdXRob3I+SGF3a2VzPC9B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</w:fldData>
        </w:fldChar>
      </w:r>
      <w:r w:rsidRPr="007C65B9">
        <w:instrText xml:space="preserve"> ADDIN EN.CITE.DATA </w:instrText>
      </w:r>
      <w:r w:rsidRPr="007C65B9">
        <w:fldChar w:fldCharType="end"/>
      </w:r>
      <w:r w:rsidRPr="007C65B9">
        <w:fldChar w:fldCharType="separate"/>
      </w:r>
      <w:r w:rsidRPr="007C65B9">
        <w:rPr>
          <w:noProof/>
        </w:rPr>
        <w:t>(12, 29)</w:t>
      </w:r>
      <w:r w:rsidRPr="007C65B9">
        <w:fldChar w:fldCharType="end"/>
      </w:r>
      <w:r w:rsidRPr="007C65B9">
        <w:t xml:space="preserve">. In severe cases of diffuse CHI where medical management fails, near-total pancreatectomy may be required, although this procedure is palliative and associated with complications like exocrine pancreatic insufficiency and post-pancreatectomy diabetes </w:t>
      </w:r>
      <w:r w:rsidRPr="007C65B9">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(12)</w:t>
      </w:r>
      <w:r w:rsidRPr="007C65B9">
        <w:fldChar w:fldCharType="end"/>
      </w:r>
      <w:r w:rsidRPr="007C65B9">
        <w:t xml:space="preserve">. Many children still struggle with hypoglycemia despite available therapies </w:t>
      </w:r>
      <w:bookmarkStart w:id="478" w:name="_Hlk184370194"/>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bookmarkEnd w:id="478"/>
      <w:r w:rsidRPr="007C65B9">
        <w:t xml:space="preserve">. </w:t>
      </w:r>
    </w:p>
    <w:p w14:paraId="48E45822" w14:textId="77777777" w:rsidR="00C55AE7" w:rsidRPr="007C65B9" w:rsidRDefault="00C55AE7" w:rsidP="00C55AE7">
      <w:pPr>
        <w:keepNext/>
        <w:spacing w:before="120" w:after="120"/>
      </w:pPr>
      <w:r w:rsidRPr="007C65B9">
        <w:rPr>
          <w:noProof/>
        </w:rPr>
        <w:lastRenderedPageBreak/>
        <w:drawing>
          <wp:inline distT="0" distB="0" distL="0" distR="0" wp14:anchorId="59A8726F" wp14:editId="2E3AEB09">
            <wp:extent cx="6120130" cy="3876675"/>
            <wp:effectExtent l="0" t="0" r="0" b="9525"/>
            <wp:docPr id="232135967" name="Picture 1" descr="A diagram of a medical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5967" name="Picture 1" descr="A diagram of a medical test&#10;&#10;Description automatically generated"/>
                    <pic:cNvPicPr/>
                  </pic:nvPicPr>
                  <pic:blipFill rotWithShape="1">
                    <a:blip r:embed="rId28"/>
                    <a:srcRect b="9929"/>
                    <a:stretch/>
                  </pic:blipFill>
                  <pic:spPr bwMode="auto">
                    <a:xfrm>
                      <a:off x="0" y="0"/>
                      <a:ext cx="6120130" cy="3876675"/>
                    </a:xfrm>
                    <a:prstGeom prst="rect">
                      <a:avLst/>
                    </a:prstGeom>
                    <a:ln>
                      <a:noFill/>
                    </a:ln>
                    <a:extLst>
                      <a:ext uri="{53640926-AAD7-44D8-BBD7-CCE9431645EC}">
                        <a14:shadowObscured xmlns:a14="http://schemas.microsoft.com/office/drawing/2010/main"/>
                      </a:ext>
                    </a:extLst>
                  </pic:spPr>
                </pic:pic>
              </a:graphicData>
            </a:graphic>
          </wp:inline>
        </w:drawing>
      </w:r>
    </w:p>
    <w:p w14:paraId="7B15DEF3" w14:textId="77777777" w:rsidR="00C55AE7" w:rsidRPr="007C65B9" w:rsidRDefault="00C55AE7" w:rsidP="00C55AE7">
      <w:pPr>
        <w:pStyle w:val="Caption"/>
        <w:spacing w:before="120" w:after="120"/>
        <w:rPr>
          <w:i/>
          <w:iCs/>
        </w:rPr>
      </w:pPr>
      <w:bookmarkStart w:id="479" w:name="_Ref178842002"/>
      <w:bookmarkStart w:id="480" w:name="_Toc184804933"/>
      <w:r w:rsidRPr="007C65B9">
        <w:t xml:space="preserve">Figure </w:t>
      </w:r>
      <w:fldSimple w:instr=" SEQ Figure \* ARABIC ">
        <w:ins w:id="481" w:author="AML Christensen team" w:date="2024-12-04T10:41:00Z" w16du:dateUtc="2024-12-04T09:41:00Z">
          <w:r w:rsidRPr="007C65B9">
            <w:rPr>
              <w:noProof/>
            </w:rPr>
            <w:t>3</w:t>
          </w:r>
        </w:ins>
        <w:del w:id="482" w:author="AML Christensen team" w:date="2024-12-04T10:41:00Z" w16du:dateUtc="2024-12-04T09:41:00Z">
          <w:r w:rsidRPr="007C65B9" w:rsidDel="00A54890">
            <w:rPr>
              <w:noProof/>
            </w:rPr>
            <w:delText>2</w:delText>
          </w:r>
        </w:del>
      </w:fldSimple>
      <w:bookmarkEnd w:id="479"/>
      <w:r w:rsidRPr="007C65B9">
        <w:t xml:space="preserve">. Algorithm for CHI management (from </w:t>
      </w:r>
      <w:r w:rsidRPr="007C65B9">
        <w:rPr>
          <w:i/>
          <w:iCs/>
        </w:rPr>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rPr>
          <w:i/>
          <w:iCs/>
        </w:rPr>
        <w:instrText xml:space="preserve"> ADDIN EN.CITE </w:instrText>
      </w:r>
      <w:r w:rsidRPr="007C65B9">
        <w:rPr>
          <w:i/>
          <w:iCs/>
        </w:rPr>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rPr>
          <w:i/>
          <w:iCs/>
        </w:rPr>
        <w:instrText xml:space="preserve"> ADDIN EN.CITE.DATA </w:instrText>
      </w:r>
      <w:r w:rsidRPr="007C65B9">
        <w:rPr>
          <w:i/>
          <w:iCs/>
        </w:rPr>
      </w:r>
      <w:r w:rsidRPr="007C65B9">
        <w:rPr>
          <w:i/>
          <w:iCs/>
        </w:rPr>
        <w:fldChar w:fldCharType="end"/>
      </w:r>
      <w:r w:rsidRPr="007C65B9">
        <w:rPr>
          <w:i/>
          <w:iCs/>
        </w:rPr>
      </w:r>
      <w:r w:rsidRPr="007C65B9">
        <w:rPr>
          <w:i/>
          <w:iCs/>
        </w:rPr>
        <w:fldChar w:fldCharType="separate"/>
      </w:r>
      <w:r w:rsidRPr="007C65B9">
        <w:rPr>
          <w:noProof/>
        </w:rPr>
        <w:t>(12)</w:t>
      </w:r>
      <w:r w:rsidRPr="007C65B9">
        <w:rPr>
          <w:i/>
          <w:iCs/>
        </w:rPr>
        <w:fldChar w:fldCharType="end"/>
      </w:r>
      <w:r w:rsidRPr="007C65B9">
        <w:t>)</w:t>
      </w:r>
      <w:bookmarkEnd w:id="480"/>
    </w:p>
    <w:p w14:paraId="1116FEE0" w14:textId="77777777" w:rsidR="00C55AE7" w:rsidRPr="007C65B9" w:rsidRDefault="00C55AE7" w:rsidP="00C55AE7">
      <w:pPr>
        <w:spacing w:before="120" w:after="120"/>
      </w:pPr>
      <w:r w:rsidRPr="007C65B9">
        <w:t xml:space="preserve">  </w:t>
      </w:r>
    </w:p>
    <w:p w14:paraId="3A3C8EBF" w14:textId="77777777" w:rsidR="00C55AE7" w:rsidRPr="007C65B9" w:rsidRDefault="00C55AE7" w:rsidP="00C55AE7">
      <w:pPr>
        <w:pStyle w:val="Heading4"/>
        <w:spacing w:before="120" w:after="120"/>
      </w:pPr>
      <w:r w:rsidRPr="007C65B9">
        <w:t>Medical management</w:t>
      </w:r>
    </w:p>
    <w:p w14:paraId="403D1824" w14:textId="77777777" w:rsidR="00C55AE7" w:rsidRPr="007C65B9" w:rsidRDefault="00C55AE7" w:rsidP="00C55AE7">
      <w:pPr>
        <w:pStyle w:val="Heading5"/>
        <w:spacing w:before="120" w:after="120"/>
      </w:pPr>
      <w:r w:rsidRPr="007C65B9">
        <w:t>Diazoxide</w:t>
      </w:r>
    </w:p>
    <w:p w14:paraId="02D4065B" w14:textId="77777777" w:rsidR="00C55AE7" w:rsidRPr="007C65B9" w:rsidRDefault="00C55AE7" w:rsidP="00C55AE7">
      <w:pPr>
        <w:spacing w:before="120" w:after="120"/>
      </w:pPr>
      <w:r w:rsidRPr="007C65B9">
        <w:t xml:space="preserve">Diazoxide is the first-line therapy for treating CHI and has been a cornerstone of treatment since its approval by the U.S. Food and Drug Administration (FDA) in 1976 </w:t>
      </w:r>
      <w:r w:rsidRPr="007C65B9">
        <w:fldChar w:fldCharType="begin">
          <w:fldData xml:space="preserve">PEVuZE5vdGU+PENpdGU+PEF1dGhvcj5Sb3NlbmZlbGQ8L0F1dGhvcj48WWVhcj4yMDIzPC9ZZWFy
PjxSZWNOdW0+MzM2PC9SZWNOdW0+PERpc3BsYXlUZXh0PigxMiwgMTcpPC9EaXNwbGF5VGV4dD48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YWdlPmVuZzwvbGFuZ3VhZ2U+PC9yZWNvcmQ+PC9DaXRlPjxDaXRlPjxBdXRob3I+RGUgTGVvbjwv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PjxSZWNOdW0+MzM2PC9SZWNOdW0+PERpc3BsYXlUZXh0PigxMiwgMTcpPC9EaXNwbGF5VGV4dD48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YWdlPmVuZzwvbGFuZ3VhZ2U+PC9yZWNvcmQ+PC9DaXRlPjxDaXRlPjxBdXRob3I+RGUgTGVvbjwv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(12, 17)</w:t>
      </w:r>
      <w:r w:rsidRPr="007C65B9">
        <w:fldChar w:fldCharType="end"/>
      </w:r>
      <w:r w:rsidRPr="007C65B9">
        <w:t xml:space="preserve">. Diazoxide is commonly used to stabilize blood glucose levels following initial glycemic management </w:t>
      </w:r>
      <w:r w:rsidRPr="007C65B9">
        <w:fldChar w:fldCharType="begin">
          <w:fldData xml:space="preserve">PEVuZE5vdGU+PENpdGU+PEF1dGhvcj5TaGFpa2g8L0F1dGhvcj48WWVhcj4yMDIzPC9ZZWFyPjxS
ZWNOdW0+MzI4PC9SZWNOdW0+PERpc3BsYXlUZXh0PigxMiwgMzEpPC9EaXNwbGF5VGV4dD48cmVj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YWdlPjwvcmVjb3JkPjwvQ2l0ZT48Q2l0ZT48QXV0aG9yPlJvc2VuZmVsZDwvQXV0aG9yPjxZZWFy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ZWNOdW0+MzI4PC9SZWNOdW0+PERpc3BsYXlUZXh0PigxMiwgMzEpPC9EaXNwbGF5VGV4dD48cmVj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YWdlPjwvcmVjb3JkPjwvQ2l0ZT48Q2l0ZT48QXV0aG9yPlJvc2VuZmVsZDwvQXV0aG9yPjxZZWFy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</w:fldData>
        </w:fldChar>
      </w:r>
      <w:r w:rsidRPr="007C65B9">
        <w:instrText xml:space="preserve"> ADDIN EN.CITE.DATA </w:instrText>
      </w:r>
      <w:r w:rsidRPr="007C65B9">
        <w:fldChar w:fldCharType="end"/>
      </w:r>
      <w:r w:rsidRPr="007C65B9">
        <w:fldChar w:fldCharType="separate"/>
      </w:r>
      <w:r w:rsidRPr="007C65B9">
        <w:rPr>
          <w:noProof/>
        </w:rPr>
        <w:t>(12, 31)</w:t>
      </w:r>
      <w:r w:rsidRPr="007C65B9">
        <w:fldChar w:fldCharType="end"/>
      </w:r>
      <w:r w:rsidRPr="007C65B9">
        <w:t xml:space="preserve">. The Pediatric Endocrine Society (PES) recommends diazoxide as a first-line treatment for CHI, provided glucose levels </w:t>
      </w:r>
      <w:r>
        <w:t>can be</w:t>
      </w:r>
      <w:r w:rsidRPr="007C65B9">
        <w:t xml:space="preserve"> maintained</w:t>
      </w:r>
      <w:r>
        <w:t xml:space="preserve"> at a </w:t>
      </w:r>
      <w:r w:rsidRPr="007C65B9">
        <w:t>safe</w:t>
      </w:r>
      <w:r>
        <w:t xml:space="preserve"> </w:t>
      </w:r>
      <w:r w:rsidRPr="007C65B9">
        <w:t>l</w:t>
      </w:r>
      <w:r>
        <w:t>evel</w:t>
      </w:r>
      <w:r w:rsidRPr="007C65B9">
        <w:t xml:space="preserve"> </w:t>
      </w:r>
      <w:r w:rsidRPr="007C65B9">
        <w:fldChar w:fldCharType="begin">
          <w:fldData xml:space="preserve">PEVuZE5vdGU+PENpdGU+PEF1dGhvcj5CcmFyPC9BdXRob3I+PFllYXI+MjAyMDwvWWVhcj48UmVj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</w:fldData>
        </w:fldChar>
      </w:r>
      <w:r w:rsidRPr="007C65B9">
        <w:instrText xml:space="preserve"> ADDIN EN.CITE </w:instrText>
      </w:r>
      <w:r w:rsidRPr="007C65B9">
        <w:fldChar w:fldCharType="begin">
          <w:fldData xml:space="preserve">PEVuZE5vdGU+PENpdGU+PEF1dGhvcj5CcmFyPC9BdXRob3I+PFllYXI+MjAyMDwvWWVhcj48UmVj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</w:fldData>
        </w:fldChar>
      </w:r>
      <w:r w:rsidRPr="007C65B9">
        <w:instrText xml:space="preserve"> ADDIN EN.CITE.DATA </w:instrText>
      </w:r>
      <w:r w:rsidRPr="007C65B9">
        <w:fldChar w:fldCharType="end"/>
      </w:r>
      <w:r w:rsidRPr="007C65B9">
        <w:fldChar w:fldCharType="separate"/>
      </w:r>
      <w:r w:rsidRPr="007C65B9">
        <w:rPr>
          <w:noProof/>
        </w:rPr>
        <w:t>(47)</w:t>
      </w:r>
      <w:r w:rsidRPr="007C65B9">
        <w:fldChar w:fldCharType="end"/>
      </w:r>
      <w:r w:rsidRPr="007C65B9">
        <w:t xml:space="preserve">. A review of case reports and case series from 1947-2013 found that 84% of 619 CHI patients were treated with diazoxide </w:t>
      </w:r>
      <w:r w:rsidRPr="007C65B9">
        <w:fldChar w:fldCharType="begin">
          <w:fldData xml:space="preserve">PEVuZE5vdGU+PENpdGU+PEF1dGhvcj5XZWx0ZXJzPC9BdXRob3I+PFllYXI+MjAxNTwvWWVhcj48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PEVuZE5vdGU+PENpdGU+PEF1dGhvcj5XZWx0ZXJzPC9BdXRob3I+PFllYXI+MjAxNTwvWWVhcj48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(53)</w:t>
      </w:r>
      <w:r w:rsidRPr="007C65B9">
        <w:fldChar w:fldCharType="end"/>
      </w:r>
      <w:r w:rsidRPr="007C65B9">
        <w:t>. A more recent survey</w:t>
      </w:r>
      <w:ins w:id="483" w:author="AML Christensen team" w:date="2024-12-11T11:33:00Z" w16du:dateUtc="2024-12-11T10:33:00Z">
        <w:r>
          <w:t xml:space="preserve"> from 2022</w:t>
        </w:r>
      </w:ins>
      <w:r w:rsidRPr="007C65B9">
        <w:t xml:space="preserve"> in the global registry for CHI reported that 82.7% of the 139 participating patients have been treated with diazoxide </w:t>
      </w:r>
      <w:r w:rsidRPr="007C65B9">
        <w:fldChar w:fldCharType="begin">
          <w:fldData xml:space="preserve">PEVuZE5vdGU+PENpdGU+PEF1dGhvcj5QYXNxdWluaTwvQXV0aG9yPjxZZWFyPjIwMjI8L1llYXI+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</w:fldData>
        </w:fldChar>
      </w:r>
      <w:r w:rsidRPr="007C65B9">
        <w:instrText xml:space="preserve"> ADDIN EN.CITE </w:instrText>
      </w:r>
      <w:r w:rsidRPr="007C65B9">
        <w:fldChar w:fldCharType="begin">
          <w:fldData xml:space="preserve">PEVuZE5vdGU+PENpdGU+PEF1dGhvcj5QYXNxdWluaTwvQXV0aG9yPjxZZWFyPjIwMjI8L1llYXI+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</w:fldData>
        </w:fldChar>
      </w:r>
      <w:r w:rsidRPr="007C65B9">
        <w:instrText xml:space="preserve"> ADDIN EN.CITE.DATA </w:instrText>
      </w:r>
      <w:r w:rsidRPr="007C65B9">
        <w:fldChar w:fldCharType="end"/>
      </w:r>
      <w:r w:rsidRPr="007C65B9">
        <w:fldChar w:fldCharType="separate"/>
      </w:r>
      <w:r w:rsidRPr="007C65B9">
        <w:rPr>
          <w:noProof/>
        </w:rPr>
        <w:t>(14)</w:t>
      </w:r>
      <w:r w:rsidRPr="007C65B9">
        <w:fldChar w:fldCharType="end"/>
      </w:r>
      <w:r w:rsidRPr="007C65B9">
        <w:t>.</w:t>
      </w:r>
    </w:p>
    <w:p w14:paraId="1B048C68" w14:textId="77777777" w:rsidR="00C55AE7" w:rsidRPr="007C65B9" w:rsidRDefault="00C55AE7" w:rsidP="00C55AE7">
      <w:pPr>
        <w:spacing w:before="120" w:after="120"/>
      </w:pPr>
      <w:r w:rsidRPr="007C65B9">
        <w:t>Diazoxide exerts its effect by binding to the SUR1 subunit of the K</w:t>
      </w:r>
      <w:r w:rsidRPr="007C65B9">
        <w:rPr>
          <w:vertAlign w:val="subscript"/>
        </w:rPr>
        <w:t>ATP</w:t>
      </w:r>
      <w:r w:rsidRPr="007C65B9">
        <w:t xml:space="preserve"> channels on pancreatic β-cells, which helps keep the channels open, reducing insulin secretion and preventing hypoglycemia </w:t>
      </w:r>
      <w:r w:rsidRPr="007C65B9">
        <w:fldChar w:fldCharType="begin">
          <w:fldData xml:space="preserve">PEVuZE5vdGU+PENpdGU+PEF1dGhvcj5UaG9ybnRvbjwvQXV0aG9yPjxZZWFyPjIwMjI8L1llYXI+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PEVuZE5vdGU+PENpdGU+PEF1dGhvcj5UaG9ybnRvbjwvQXV0aG9yPjxZZWFyPjIwMjI8L1llYXI+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(7, 8, 18)</w:t>
      </w:r>
      <w:r w:rsidRPr="007C65B9">
        <w:fldChar w:fldCharType="end"/>
      </w:r>
      <w:r w:rsidRPr="007C65B9">
        <w:t>. However, it is ineffective in patients with K</w:t>
      </w:r>
      <w:r w:rsidRPr="007C65B9">
        <w:rPr>
          <w:vertAlign w:val="subscript"/>
        </w:rPr>
        <w:t>ATP</w:t>
      </w:r>
      <w:r w:rsidRPr="007C65B9">
        <w:t xml:space="preserve">- hyperinsulinism, who have mutations in ABCC8 or KCNJ11, as these mutations impair the drug's mechanism of action </w:t>
      </w:r>
      <w:r w:rsidRPr="007C65B9">
        <w:fldChar w:fldCharType="begin">
          <w:fldData xml:space="preserve">PEVuZE5vdGU+PENpdGU+PEF1dGhvcj7FnsSxa2xhcjwvQXV0aG9yPjxZZWFyPjIwMTY8L1llYXI+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</w:fldData>
        </w:fldChar>
      </w:r>
      <w:r w:rsidRPr="007C65B9">
        <w:instrText xml:space="preserve"> ADDIN EN.CITE </w:instrText>
      </w:r>
      <w:r w:rsidRPr="007C65B9">
        <w:fldChar w:fldCharType="begin">
          <w:fldData xml:space="preserve">PEVuZE5vdGU+PENpdGU+PEF1dGhvcj7FnsSxa2xhcjwvQXV0aG9yPjxZZWFyPjIwMTY8L1llYXI+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</w:fldData>
        </w:fldChar>
      </w:r>
      <w:r w:rsidRPr="007C65B9">
        <w:instrText xml:space="preserve"> ADDIN EN.CITE.DATA </w:instrText>
      </w:r>
      <w:r w:rsidRPr="007C65B9">
        <w:fldChar w:fldCharType="end"/>
      </w:r>
      <w:r w:rsidRPr="007C65B9">
        <w:fldChar w:fldCharType="separate"/>
      </w:r>
      <w:r w:rsidRPr="007C65B9">
        <w:rPr>
          <w:noProof/>
        </w:rPr>
        <w:t>(9, 20)</w:t>
      </w:r>
      <w:r w:rsidRPr="007C65B9">
        <w:fldChar w:fldCharType="end"/>
      </w:r>
      <w:r w:rsidRPr="007C65B9">
        <w:t xml:space="preserve">. As such, about 60% of children with CHI do not respond to diazoxide </w:t>
      </w:r>
      <w:r w:rsidRPr="007C65B9">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(12)</w:t>
      </w:r>
      <w:r w:rsidRPr="007C65B9">
        <w:fldChar w:fldCharType="end"/>
      </w:r>
      <w:r w:rsidRPr="007C65B9">
        <w:t>. Despite this, diazoxide remains effective for patients with non-K</w:t>
      </w:r>
      <w:r w:rsidRPr="007C65B9">
        <w:rPr>
          <w:vertAlign w:val="subscript"/>
        </w:rPr>
        <w:t>ATP</w:t>
      </w:r>
      <w:r w:rsidRPr="007C65B9">
        <w:t xml:space="preserve"> forms of CHI </w:t>
      </w:r>
      <w:r w:rsidRPr="007C65B9">
        <w:fldChar w:fldCharType="begin">
          <w:fldData xml:space="preserve">PEVuZE5vdGU+PENpdGU+PEF1dGhvcj5TaGFpa2g8L0F1dGhvcj48WWVhcj4yMDIzPC9ZZWFyPjxS
ZWNOdW0+MzI4PC9SZWNOdW0+PERpc3BsYXlUZXh0PigzMSwgNDApPC9EaXNwbGF5VGV4dD48cmVj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YWdlPjwvcmVjb3JkPjwvQ2l0ZT48Q2l0ZT48QXV0aG9yPkVzdGViYW5lejwvQXV0aG9yPjxZZWFy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ZWNOdW0+MzI4PC9SZWNOdW0+PERpc3BsYXlUZXh0PigzMSwgNDApPC9EaXNwbGF5VGV4dD48cmVj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YWdlPjwvcmVjb3JkPjwvQ2l0ZT48Q2l0ZT48QXV0aG9yPkVzdGViYW5lejwvQXV0aG9yPjxZZWFy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</w:fldData>
        </w:fldChar>
      </w:r>
      <w:r w:rsidRPr="007C65B9">
        <w:instrText xml:space="preserve"> ADDIN EN.CITE.DATA </w:instrText>
      </w:r>
      <w:r w:rsidRPr="007C65B9">
        <w:fldChar w:fldCharType="end"/>
      </w:r>
      <w:r w:rsidRPr="007C65B9">
        <w:fldChar w:fldCharType="separate"/>
      </w:r>
      <w:r w:rsidRPr="007C65B9">
        <w:rPr>
          <w:noProof/>
        </w:rPr>
        <w:t>(31, 40)</w:t>
      </w:r>
      <w:r w:rsidRPr="007C65B9">
        <w:fldChar w:fldCharType="end"/>
      </w:r>
      <w:r w:rsidRPr="007C65B9">
        <w:t xml:space="preserve">. Unfortunately, diazoxide is unavailable in many countries. As such, a survey by CHI International found that 64% of the enrolled clinicians reported that their patients had problems accessing diazoxide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w:t>
      </w:r>
    </w:p>
    <w:p w14:paraId="188B1FDE" w14:textId="77777777" w:rsidR="00C55AE7" w:rsidRPr="007C65B9" w:rsidRDefault="00C55AE7" w:rsidP="00C55AE7">
      <w:pPr>
        <w:spacing w:before="120" w:after="120"/>
      </w:pPr>
      <w:r w:rsidRPr="007C65B9">
        <w:t xml:space="preserve">Side effects are an important consideration with diazoxide treatment. Hypertrichosis is the most frequent long-term side effect, occurring in up to 84% of patients </w:t>
      </w:r>
      <w:r w:rsidRPr="007C65B9">
        <w:fldChar w:fldCharType="begin">
          <w:fldData xml:space="preserve">PEVuZE5vdGU+PENpdGU+PEF1dGhvcj5QYXNxdWluaTwvQXV0aG9yPjxZZWFyPjIwMjI8L1llYXI+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</w:fldData>
        </w:fldChar>
      </w:r>
      <w:r w:rsidRPr="007C65B9">
        <w:instrText xml:space="preserve"> ADDIN EN.CITE </w:instrText>
      </w:r>
      <w:r w:rsidRPr="007C65B9">
        <w:fldChar w:fldCharType="begin">
          <w:fldData xml:space="preserve">PEVuZE5vdGU+PENpdGU+PEF1dGhvcj5QYXNxdWluaTwvQXV0aG9yPjxZZWFyPjIwMjI8L1llYXI+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</w:fldData>
        </w:fldChar>
      </w:r>
      <w:r w:rsidRPr="007C65B9">
        <w:instrText xml:space="preserve"> ADDIN EN.CITE.DATA </w:instrText>
      </w:r>
      <w:r w:rsidRPr="007C65B9">
        <w:fldChar w:fldCharType="end"/>
      </w:r>
      <w:r w:rsidRPr="007C65B9">
        <w:fldChar w:fldCharType="separate"/>
      </w:r>
      <w:r w:rsidRPr="007C65B9">
        <w:rPr>
          <w:noProof/>
        </w:rPr>
        <w:t>(14)</w:t>
      </w:r>
      <w:r w:rsidRPr="007C65B9">
        <w:fldChar w:fldCharType="end"/>
      </w:r>
      <w:r w:rsidRPr="007C65B9">
        <w:t xml:space="preserve">. This excess body hair can be distressing for older children and may even lead to discontinuation of treatment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Additionally, fluid retention, a common acute side effect (25.7%), increases the risk of pulmonary hypertension, which occurs in 2.4-4.8% of treated infants </w:t>
      </w:r>
      <w:r w:rsidRPr="007C65B9">
        <w:fldChar w:fldCharType="begin">
          <w:fldData xml:space="preserve">PEVuZE5vdGU+PENpdGU+PEF1dGhvcj5CcmFyPC9BdXRob3I+PFllYXI+MjAyMDwvWWVhcj48UmVj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</w:fldData>
        </w:fldChar>
      </w:r>
      <w:r w:rsidRPr="007C65B9">
        <w:instrText xml:space="preserve"> ADDIN EN.CITE </w:instrText>
      </w:r>
      <w:r w:rsidRPr="007C65B9">
        <w:fldChar w:fldCharType="begin">
          <w:fldData xml:space="preserve">PEVuZE5vdGU+PENpdGU+PEF1dGhvcj5CcmFyPC9BdXRob3I+PFllYXI+MjAyMDwvWWVhcj48UmVj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</w:fldData>
        </w:fldChar>
      </w:r>
      <w:r w:rsidRPr="007C65B9">
        <w:instrText xml:space="preserve"> ADDIN EN.CITE.DATA </w:instrText>
      </w:r>
      <w:r w:rsidRPr="007C65B9">
        <w:fldChar w:fldCharType="end"/>
      </w:r>
      <w:r w:rsidRPr="007C65B9">
        <w:fldChar w:fldCharType="separate"/>
      </w:r>
      <w:r w:rsidRPr="007C65B9">
        <w:rPr>
          <w:noProof/>
        </w:rPr>
        <w:t>(14, 15, 47)</w:t>
      </w:r>
      <w:r w:rsidRPr="007C65B9">
        <w:fldChar w:fldCharType="end"/>
      </w:r>
      <w:r w:rsidRPr="007C65B9">
        <w:t xml:space="preserve">. Gastrointestinal issues, including poor appetite, stomach pain, and vomiting, are also </w:t>
      </w:r>
      <w:r w:rsidRPr="007C65B9">
        <w:lastRenderedPageBreak/>
        <w:t xml:space="preserve">frequently reported, while rarer side effects like alteration of facial features, bone marrow suppression and anaphylaxis have been observed </w:t>
      </w:r>
      <w:r w:rsidRPr="007C65B9">
        <w:fldChar w:fldCharType="begin">
          <w:fldData xml:space="preserve">PEVuZE5vdGU+PENpdGU+PEF1dGhvcj5CcmFyPC9BdXRob3I+PFllYXI+MjAyMDwvWWVhcj48UmVj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</w:fldData>
        </w:fldChar>
      </w:r>
      <w:r w:rsidRPr="007C65B9">
        <w:instrText xml:space="preserve"> ADDIN EN.CITE </w:instrText>
      </w:r>
      <w:r w:rsidRPr="007C65B9">
        <w:fldChar w:fldCharType="begin">
          <w:fldData xml:space="preserve">PEVuZE5vdGU+PENpdGU+PEF1dGhvcj5CcmFyPC9BdXRob3I+PFllYXI+MjAyMDwvWWVhcj48UmVj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(7, 14, 17, 20, 47)</w:t>
      </w:r>
      <w:r w:rsidRPr="007C65B9">
        <w:fldChar w:fldCharType="end"/>
      </w:r>
      <w:r w:rsidRPr="007C65B9">
        <w:t xml:space="preserve">. A survey in the global registry for CHI reported that only 2.7% of participants have experienced no side-effects from diazoxide treatment </w:t>
      </w:r>
      <w:r w:rsidRPr="007C65B9">
        <w:fldChar w:fldCharType="begin">
          <w:fldData xml:space="preserve">PEVuZE5vdGU+PENpdGU+PEF1dGhvcj5QYXNxdWluaTwvQXV0aG9yPjxZZWFyPjIwMjI8L1llYXI+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</w:fldData>
        </w:fldChar>
      </w:r>
      <w:r w:rsidRPr="007C65B9">
        <w:instrText xml:space="preserve"> ADDIN EN.CITE </w:instrText>
      </w:r>
      <w:r w:rsidRPr="007C65B9">
        <w:fldChar w:fldCharType="begin">
          <w:fldData xml:space="preserve">PEVuZE5vdGU+PENpdGU+PEF1dGhvcj5QYXNxdWluaTwvQXV0aG9yPjxZZWFyPjIwMjI8L1llYXI+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</w:fldData>
        </w:fldChar>
      </w:r>
      <w:r w:rsidRPr="007C65B9">
        <w:instrText xml:space="preserve"> ADDIN EN.CITE.DATA </w:instrText>
      </w:r>
      <w:r w:rsidRPr="007C65B9">
        <w:fldChar w:fldCharType="end"/>
      </w:r>
      <w:r w:rsidRPr="007C65B9">
        <w:fldChar w:fldCharType="separate"/>
      </w:r>
      <w:r w:rsidRPr="007C65B9">
        <w:rPr>
          <w:noProof/>
        </w:rPr>
        <w:t>(14)</w:t>
      </w:r>
      <w:r w:rsidRPr="007C65B9">
        <w:fldChar w:fldCharType="end"/>
      </w:r>
      <w:ins w:id="484" w:author="AML Christensen team" w:date="2024-12-11T11:35:00Z" w16du:dateUtc="2024-12-11T10:35:00Z">
        <w:r>
          <w:t>.</w:t>
        </w:r>
      </w:ins>
    </w:p>
    <w:p w14:paraId="2C5246F7" w14:textId="77777777" w:rsidR="00C55AE7" w:rsidRPr="007C65B9" w:rsidRDefault="00C55AE7" w:rsidP="00C55AE7">
      <w:pPr>
        <w:pStyle w:val="Heading5"/>
        <w:spacing w:before="120" w:after="120"/>
      </w:pPr>
      <w:r w:rsidRPr="007C65B9">
        <w:t xml:space="preserve">Somatostatin analogues </w:t>
      </w:r>
    </w:p>
    <w:p w14:paraId="6B7937DC" w14:textId="77777777" w:rsidR="00C55AE7" w:rsidRPr="007C65B9" w:rsidRDefault="00C55AE7" w:rsidP="00C55AE7">
      <w:pPr>
        <w:spacing w:before="120" w:after="120"/>
      </w:pPr>
      <w:r w:rsidRPr="007C65B9">
        <w:t xml:space="preserve">Somatostatin analogues (SSAs) like octreotide, long-acting octreotide (LAR octreotide), and </w:t>
      </w:r>
      <w:proofErr w:type="spellStart"/>
      <w:r w:rsidRPr="007C65B9">
        <w:t>lanreotide</w:t>
      </w:r>
      <w:proofErr w:type="spellEnd"/>
      <w:r w:rsidRPr="007C65B9">
        <w:t xml:space="preserve"> are widely used as second-line treatments for CHI in patients unresponsive to diazoxide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These agents inhibit insulin secretion by acting on somatostatin receptors, suppressing cAMP-mediated insulin release </w:t>
      </w:r>
      <w:r w:rsidRPr="007C65B9">
        <w:fldChar w:fldCharType="begin">
          <w:fldData xml:space="preserve">PEVuZE5vdGU+PENpdGU+PEF1dGhvcj5TaGFpa2g8L0F1dGhvcj48WWVhcj4yMDIzPC9ZZWFyPjxS
ZWNOdW0+MzI4PC9SZWNOdW0+PERpc3BsYXlUZXh0PigxOCwgMzEpPC9EaXNwbGF5VGV4dD48cmVj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YWdlPjwvcmVjb3JkPjwvQ2l0ZT48Q2l0ZT48QXV0aG9yPktyYXdjenlrPC9BdXRob3I+PFllYXI+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ZWNOdW0+MzI4PC9SZWNOdW0+PERpc3BsYXlUZXh0PigxOCwgMzEpPC9EaXNwbGF5VGV4dD48cmVj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YWdlPjwvcmVjb3JkPjwvQ2l0ZT48Q2l0ZT48QXV0aG9yPktyYXdjenlrPC9BdXRob3I+PFllYXI+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(18, 31)</w:t>
      </w:r>
      <w:r w:rsidRPr="007C65B9">
        <w:fldChar w:fldCharType="end"/>
      </w:r>
      <w:r w:rsidRPr="007C65B9">
        <w:t xml:space="preserve">. SSAs have long been used off-label to manage hypoglycemia and prevent surgery </w:t>
      </w:r>
      <w:r w:rsidRPr="007C65B9">
        <w:fldChar w:fldCharType="begin">
          <w:fldData xml:space="preserve">PEVuZE5vdGU+PENpdGU+PEF1dGhvcj5Sb3NlbmZlbGQ8L0F1dGhvcj48WWVhcj4yMDIzPC9ZZWFy
PjxSZWNOdW0+MzM2PC9SZWNOdW0+PERpc3BsYXlUZXh0PigxMiwgMzApPC9EaXNwbGF5VGV4dD48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YWdlPmVuZzwvbGFuZ3VhZ2U+PC9yZWNvcmQ+PC9DaXRlPjxDaXRlPjxBdXRob3I+dmFuIEFsYmFk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=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PjxSZWNOdW0+MzM2PC9SZWNOdW0+PERpc3BsYXlUZXh0PigxMiwgMzApPC9EaXNwbGF5VGV4dD48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YWdlPmVuZzwvbGFuZ3VhZ2U+PC9yZWNvcmQ+PC9DaXRlPjxDaXRlPjxBdXRob3I+dmFuIEFsYmFk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=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(12, 30)</w:t>
      </w:r>
      <w:r w:rsidRPr="007C65B9">
        <w:fldChar w:fldCharType="end"/>
      </w:r>
      <w:r w:rsidRPr="007C65B9">
        <w:t xml:space="preserve">. They are especially helpful when diazoxide is contraindicated or unavailable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although they are not FDA-approved for this indication </w:t>
      </w:r>
      <w:r w:rsidRPr="007C65B9">
        <w:fldChar w:fldCharType="begin"/>
      </w:r>
      <w:r w:rsidRPr="007C65B9">
        <w:instrText xml:space="preserve"> ADDIN EN.CITE &lt;EndNote&gt;&lt;Cite&gt;&lt;Author&gt;Thornton&lt;/Author&gt;&lt;Year&gt;2022&lt;/Year&gt;&lt;RecNum&gt;341&lt;/RecNum&gt;&lt;DisplayText&gt;(8)&lt;/DisplayText&gt;&lt;record&gt;&lt;rec-number&gt;341&lt;/rec-number&gt;&lt;foreign-keys&gt;&lt;key app="EN" db-id="vwrrttwz10fd9netdtjv5t0n2rea550ese5e" timestamp="1726042242"&gt;341&lt;/key&gt;&lt;/foreign-keys&gt;&lt;ref-type name="Journal Article"&gt;17&lt;/ref-type&gt;&lt;contributors&gt;&lt;authors&gt;&lt;author&gt;Thornton, P. S.&lt;/author&gt;&lt;author&gt;Stanley, C. A.&lt;/author&gt;&lt;author&gt;De Leon, D. D.&lt;/author&gt;&lt;/authors&gt;&lt;/contributors&gt;&lt;auth-address&gt;Congenital Hyperinsulinism Center, Cook Children&amp;apos;s Medical Center, Fort Worth, Texas, USA.&amp;#xD;Congenital Hyperinsulinism Center, Division of Endocrinology and Diabetes, Department of Pediatrics, The Children&amp;apos;s Hospital of Philadelphia and the Perelman School of Medicine at the University of Pennsylvania, Philadelphia, Pennsylvania, USA.&lt;/auth-address&gt;&lt;titles&gt;&lt;title&gt;Congenital Hyperinsulinism: An Historical Perspective&lt;/title&gt;&lt;secondary-title&gt;Horm Res Paediatr&lt;/secondary-title&gt;&lt;/titles&gt;&lt;periodical&gt;&lt;full-title&gt;Horm Res Paediatr&lt;/full-title&gt;&lt;/periodical&gt;&lt;pages&gt;631-637&lt;/pages&gt;&lt;volume&gt;95&lt;/volume&gt;&lt;number&gt;6&lt;/number&gt;&lt;edition&gt;20221129&lt;/edition&gt;&lt;keywords&gt;&lt;keyword&gt;Child&lt;/keyword&gt;&lt;keyword&gt;Humans&lt;/keyword&gt;&lt;keyword&gt;Infant&lt;/keyword&gt;&lt;keyword&gt;Infant, Newborn&lt;/keyword&gt;&lt;keyword&gt;Antihypertensive Agents&lt;/keyword&gt;&lt;keyword&gt;*Congenital Hyperinsulinism/drug therapy/genetics&lt;/keyword&gt;&lt;keyword&gt;Diazoxide/therapeutic use&lt;/keyword&gt;&lt;keyword&gt;Insulin&lt;/keyword&gt;&lt;keyword&gt;Beta cells&lt;/keyword&gt;&lt;keyword&gt;Glucose&lt;/keyword&gt;&lt;keyword&gt;Hypoglycemia&lt;/keyword&gt;&lt;keyword&gt;Infants&lt;/keyword&gt;&lt;keyword&gt;Pancreas&lt;/keyword&gt;&lt;/keywords&gt;&lt;dates&gt;&lt;year&gt;2022&lt;/year&gt;&lt;/dates&gt;&lt;isbn&gt;1663-2818&lt;/isbn&gt;&lt;accession-num&gt;36446321&lt;/accession-num&gt;&lt;urls&gt;&lt;/urls&gt;&lt;electronic-resource-num&gt;10.1159/000526442&lt;/electronic-resource-num&gt;&lt;remote-database-provider&gt;NLM&lt;/remote-database-provider&gt;&lt;language&gt;eng&lt;/language&gt;&lt;/record&gt;&lt;/Cite&gt;&lt;/EndNote&gt;</w:instrText>
      </w:r>
      <w:r w:rsidRPr="007C65B9">
        <w:fldChar w:fldCharType="separate"/>
      </w:r>
      <w:r w:rsidRPr="007C65B9">
        <w:rPr>
          <w:noProof/>
        </w:rPr>
        <w:t>(8)</w:t>
      </w:r>
      <w:r w:rsidRPr="007C65B9">
        <w:fldChar w:fldCharType="end"/>
      </w:r>
      <w:r w:rsidRPr="007C65B9">
        <w:t xml:space="preserve">. Guidelines recommend their use in patients who are unresponsive to diazoxide or cannot tolerate its side effects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w:t>
      </w:r>
    </w:p>
    <w:p w14:paraId="2460F3BA" w14:textId="77777777" w:rsidR="00C55AE7" w:rsidRPr="007C65B9" w:rsidRDefault="00C55AE7" w:rsidP="00C55AE7">
      <w:pPr>
        <w:spacing w:before="120" w:after="120"/>
      </w:pPr>
      <w:r w:rsidRPr="007C65B9">
        <w:t xml:space="preserve">Octreotide, the </w:t>
      </w:r>
      <w:proofErr w:type="gramStart"/>
      <w:r w:rsidRPr="007C65B9">
        <w:t>most commonly used</w:t>
      </w:r>
      <w:proofErr w:type="gramEnd"/>
      <w:r w:rsidRPr="007C65B9">
        <w:t xml:space="preserve"> short-acting SSA, has been in clinical use since the 1980s for long-term management of CHI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Given its short half-life of approximately 90 minutes, frequent subcutaneous injections (4-6 times per day) or continuous infusion are required to maintain efficacy </w:t>
      </w:r>
      <w:r w:rsidRPr="007C65B9">
        <w:fldChar w:fldCharType="begin">
          <w:fldData xml:space="preserve">PEVuZE5vdGU+PENpdGU+PEF1dGhvcj5Xb3J0aDwvQXV0aG9yPjxZZWFyPjIwMjA8L1llYXI+PFJl
Y051bT4zNzM8L1JlY051bT48RGlzcGxheVRleHQ+KDcsIDMxKTwvRGlzcGxheVRleHQ+PHJlY29y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PGxhbmd1YWdlPmVuZzwvbGFuZ3VhZ2U+PC9yZWNvcmQ+PC9DaXRlPjxDaXRlPjxBdXRob3I+U2hh
aWtoPC9BdXRob3I+PFllYXI+MjAyMzwvWWVhcj48UmVjTnVtPjMyODwvUmVjTnVtPjxyZWNvcmQ+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PC9yZWNvcmQ+PC9DaXRlPjwvRW5kTm90ZT4A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Y051bT4zNzM8L1JlY051bT48RGlzcGxheVRleHQ+KDcsIDMxKTwvRGlzcGxheVRleHQ+PHJlY29y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PGxhbmd1YWdlPmVuZzwvbGFuZ3VhZ2U+PC9yZWNvcmQ+PC9DaXRlPjxDaXRlPjxBdXRob3I+U2hh
aWtoPC9BdXRob3I+PFllYXI+MjAyMzwvWWVhcj48UmVjTnVtPjMyODwvUmVjTnVtPjxyZWNvcmQ+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PC9yZWNvcmQ+PC9DaXRlPjwvRW5kTm90ZT4A
</w:fldData>
        </w:fldChar>
      </w:r>
      <w:r w:rsidRPr="007C65B9">
        <w:instrText xml:space="preserve"> ADDIN EN.CITE.DATA </w:instrText>
      </w:r>
      <w:r w:rsidRPr="007C65B9">
        <w:fldChar w:fldCharType="end"/>
      </w:r>
      <w:r w:rsidRPr="007C65B9">
        <w:fldChar w:fldCharType="separate"/>
      </w:r>
      <w:r w:rsidRPr="007C65B9">
        <w:rPr>
          <w:noProof/>
        </w:rPr>
        <w:t>(7, 31)</w:t>
      </w:r>
      <w:r w:rsidRPr="007C65B9">
        <w:fldChar w:fldCharType="end"/>
      </w:r>
      <w:r w:rsidRPr="007C65B9">
        <w:t xml:space="preserve">. However, its long-term use is limited by the development of tachyphylaxis and various side effects, including necrotizing enterocolitis (NEC), particularly in neonates, and liver dysfunction </w:t>
      </w:r>
      <w:r w:rsidRPr="007C65B9">
        <w:fldChar w:fldCharType="begin">
          <w:fldData xml:space="preserve">PEVuZE5vdGU+PENpdGU+PEF1dGhvcj5EZSBMZW9uPC9BdXRob3I+PFllYXI+MjAyNDwvWWVhcj48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PC9yZWNvcmQ+PC9DaXRlPjxDaXRlPjxBdXRob3I+V2VsdGVyczwvQXV0aG9yPjxZZWFyPjIwMTU8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UmVjTnVtPjMzMTwvUmVjTnVtPjxEaXNwbGF5VGV4dD4oMTcsIDMxLCA1Myk8L0Rpc3BsYXlUZXh0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PC9yZWNvcmQ+PC9DaXRlPjxDaXRlPjxBdXRob3I+V2VsdGVyczwvQXV0aG9yPjxZZWFyPjIwMTU8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</w:fldData>
        </w:fldChar>
      </w:r>
      <w:r w:rsidRPr="007C65B9">
        <w:instrText xml:space="preserve"> ADDIN EN.CITE.DATA </w:instrText>
      </w:r>
      <w:r w:rsidRPr="007C65B9">
        <w:fldChar w:fldCharType="end"/>
      </w:r>
      <w:r w:rsidRPr="007C65B9">
        <w:fldChar w:fldCharType="separate"/>
      </w:r>
      <w:r w:rsidRPr="007C65B9">
        <w:rPr>
          <w:noProof/>
        </w:rPr>
        <w:t>(17, 31, 53)</w:t>
      </w:r>
      <w:r w:rsidRPr="007C65B9">
        <w:fldChar w:fldCharType="end"/>
      </w:r>
      <w:r w:rsidRPr="007C65B9">
        <w:t xml:space="preserve">. Octreotide also affects other organs, such as the splanchnic circulation, potentially leading to complications like hepatitis, gallstones, and feeding issues </w:t>
      </w:r>
      <w:r w:rsidRPr="007C65B9">
        <w:fldChar w:fldCharType="begin">
          <w:fldData xml:space="preserve">PEVuZE5vdGU+PENpdGU+PEF1dGhvcj5Fc3RlYmFuZXo8L0F1dGhvcj48WWVhcj4yMDI0PC9ZZWFy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==
</w:fldData>
        </w:fldChar>
      </w:r>
      <w:r w:rsidRPr="007C65B9">
        <w:instrText xml:space="preserve"> ADDIN EN.CITE </w:instrText>
      </w:r>
      <w:r w:rsidRPr="007C65B9">
        <w:fldChar w:fldCharType="begin">
          <w:fldData xml:space="preserve">PEVuZE5vdGU+PENpdGU+PEF1dGhvcj5Fc3RlYmFuZXo8L0F1dGhvcj48WWVhcj4yMDI0PC9ZZWFy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==
</w:fldData>
        </w:fldChar>
      </w:r>
      <w:r w:rsidRPr="007C65B9">
        <w:instrText xml:space="preserve"> ADDIN EN.CITE.DATA </w:instrText>
      </w:r>
      <w:r w:rsidRPr="007C65B9">
        <w:fldChar w:fldCharType="end"/>
      </w:r>
      <w:r w:rsidRPr="007C65B9">
        <w:fldChar w:fldCharType="separate"/>
      </w:r>
      <w:r w:rsidRPr="007C65B9">
        <w:rPr>
          <w:noProof/>
        </w:rPr>
        <w:t>(20, 40)</w:t>
      </w:r>
      <w:r w:rsidRPr="007C65B9">
        <w:fldChar w:fldCharType="end"/>
      </w:r>
      <w:r w:rsidRPr="007C65B9">
        <w:t>.</w:t>
      </w:r>
    </w:p>
    <w:p w14:paraId="3672E357" w14:textId="77777777" w:rsidR="00C55AE7" w:rsidRPr="007C65B9" w:rsidRDefault="00C55AE7" w:rsidP="00C55AE7">
      <w:pPr>
        <w:spacing w:before="120" w:after="120"/>
      </w:pPr>
      <w:r w:rsidRPr="007C65B9">
        <w:t xml:space="preserve">For patients requiring frequent dosing, long-acting SSAs, such as LAR octreotide and </w:t>
      </w:r>
      <w:proofErr w:type="spellStart"/>
      <w:r w:rsidRPr="007C65B9">
        <w:t>lanreotide</w:t>
      </w:r>
      <w:proofErr w:type="spellEnd"/>
      <w:r w:rsidRPr="007C65B9">
        <w:t xml:space="preserve">, are available and administered as monthly injections </w:t>
      </w:r>
      <w:r w:rsidRPr="007C65B9">
        <w:fldChar w:fldCharType="begin">
          <w:fldData xml:space="preserve">PEVuZE5vdGU+PENpdGU+PEF1dGhvcj5Xb3J0aDwvQXV0aG9yPjxZZWFyPjIwMjA8L1llYXI+PFJl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YWdlPjwvcmVjb3JkPjwvQ2l0ZT48Q2l0ZT48QXV0aG9yPkRlbWlyYmlsZWs8L0F1dGhvcj48WWVh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==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Y051bT4zNzM8L1JlY051bT48RGlzcGxheVRleHQ+KDcsIDMxLCA1NCk8L0Rpc3BsYXlUZXh0Pjxy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YWdlPjwvcmVjb3JkPjwvQ2l0ZT48Q2l0ZT48QXV0aG9yPkRlbWlyYmlsZWs8L0F1dGhvcj48WWVh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==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(7, 31, 54)</w:t>
      </w:r>
      <w:r w:rsidRPr="007C65B9">
        <w:fldChar w:fldCharType="end"/>
      </w:r>
      <w:r w:rsidRPr="007C65B9">
        <w:t xml:space="preserve">. These formulations offer the advantage of reducing injection frequency, thus improving patient compliance and QoL, although they carry similar side effect profiles to short-acting octreotide </w:t>
      </w:r>
      <w:r w:rsidRPr="007C65B9">
        <w:fldChar w:fldCharType="begin">
          <w:fldData xml:space="preserve">PEVuZE5vdGU+PENpdGU+PEF1dGhvcj52YW4gQWxiYWRhPC9BdXRob3I+PFllYXI+MjAyMjwvWWVh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</w:fldData>
        </w:fldChar>
      </w:r>
      <w:r w:rsidRPr="007C65B9">
        <w:instrText xml:space="preserve"> ADDIN EN.CITE </w:instrText>
      </w:r>
      <w:r w:rsidRPr="007C65B9">
        <w:fldChar w:fldCharType="begin">
          <w:fldData xml:space="preserve">PEVuZE5vdGU+PENpdGU+PEF1dGhvcj52YW4gQWxiYWRhPC9BdXRob3I+PFllYXI+MjAyMjwvWWVh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</w:fldData>
        </w:fldChar>
      </w:r>
      <w:r w:rsidRPr="007C65B9">
        <w:instrText xml:space="preserve"> ADDIN EN.CITE.DATA </w:instrText>
      </w:r>
      <w:r w:rsidRPr="007C65B9">
        <w:fldChar w:fldCharType="end"/>
      </w:r>
      <w:r w:rsidRPr="007C65B9">
        <w:fldChar w:fldCharType="separate"/>
      </w:r>
      <w:r w:rsidRPr="007C65B9">
        <w:rPr>
          <w:noProof/>
        </w:rPr>
        <w:t>(30, 54)</w:t>
      </w:r>
      <w:r w:rsidRPr="007C65B9">
        <w:fldChar w:fldCharType="end"/>
      </w:r>
      <w:r w:rsidRPr="007C65B9">
        <w:t xml:space="preserve">. Long-term safety concerns persist, especially with the occurrence of elevated liver transaminases in some patients </w:t>
      </w:r>
      <w:r w:rsidRPr="007C65B9">
        <w:fldChar w:fldCharType="begin">
          <w:fldData xml:space="preserve">PEVuZE5vdGU+PENpdGU+PEF1dGhvcj5Xb3J0aDwvQXV0aG9yPjxZZWFyPjIwMjA8L1llYXI+PFJl
Y051bT4zNzM8L1JlY051bT48RGlzcGxheVRleHQ+KDcsIDMwKTwvRGlzcGxheVRleHQ+PHJlY29y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PGxhbmd1YWdlPmVuZzwvbGFuZ3VhZ2U+PC9yZWNvcmQ+PC9DaXRlPjxDaXRlPjxBdXRob3I+dmFu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==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Y051bT4zNzM8L1JlY051bT48RGlzcGxheVRleHQ+KDcsIDMwKTwvRGlzcGxheVRleHQ+PHJlY29y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==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(7, 30)</w:t>
      </w:r>
      <w:r w:rsidRPr="007C65B9">
        <w:fldChar w:fldCharType="end"/>
      </w:r>
      <w:r w:rsidRPr="007C65B9">
        <w:t xml:space="preserve">. Given the risk of NEC, these agents are not recommended for use in neonates </w:t>
      </w:r>
      <w:r w:rsidRPr="007C65B9">
        <w:fldChar w:fldCharType="begin"/>
      </w:r>
      <w:r w:rsidRPr="007C65B9">
        <w:instrText xml:space="preserve"> ADDIN EN.CITE &lt;EndNote&gt;&lt;Cite&gt;&lt;Author&gt;De Cosio&lt;/Author&gt;&lt;Year&gt;2019&lt;/Year&gt;&lt;RecNum&gt;378&lt;/RecNum&gt;&lt;DisplayText&gt;(26)&lt;/DisplayText&gt;&lt;record&gt;&lt;rec-number&gt;378&lt;/rec-number&gt;&lt;foreign-keys&gt;&lt;key app="EN" db-id="vwrrttwz10fd9netdtjv5t0n2rea550ese5e" timestamp="1726042242"&gt;378&lt;/key&gt;&lt;/foreign-keys&gt;&lt;ref-type name="Journal Article"&gt;17&lt;/ref-type&gt;&lt;contributors&gt;&lt;authors&gt;&lt;author&gt;De Cosio, A. P.&lt;/author&gt;&lt;author&gt;Thornton, P.&lt;/author&gt;&lt;/authors&gt;&lt;/contributors&gt;&lt;auth-address&gt;Division of Endocrinology, Instituto Nacional de Pediatria, Mexico City, Mexico.&amp;#xD;Cook Children&amp;apos;s Medical Center Congenital Hyperinsulinism Center, Fort Worth, TX, USA. paul.thornton@cookchildrens.org.&lt;/auth-address&gt;&lt;titles&gt;&lt;title&gt;Current and Emerging Agents for the Treatment of Hypoglycemia in Patients with Congenital Hyperinsulinism&lt;/title&gt;&lt;secondary-title&gt;Paediatr Drugs&lt;/secondary-title&gt;&lt;/titles&gt;&lt;periodical&gt;&lt;full-title&gt;Paediatr Drugs&lt;/full-title&gt;&lt;/periodical&gt;&lt;pages&gt;123-136&lt;/pages&gt;&lt;volume&gt;21&lt;/volume&gt;&lt;number&gt;3&lt;/number&gt;&lt;keywords&gt;&lt;keyword&gt;Child&lt;/keyword&gt;&lt;keyword&gt;Congenital Hyperinsulinism/*complications/drug therapy/pathology/physiopathology&lt;/keyword&gt;&lt;keyword&gt;Humans&lt;/keyword&gt;&lt;keyword&gt;Hypoglycemia/*drug therapy&lt;/keyword&gt;&lt;/keywords&gt;&lt;dates&gt;&lt;year&gt;2019&lt;/year&gt;&lt;pub-dates&gt;&lt;date&gt;Jun&lt;/date&gt;&lt;/pub-dates&gt;&lt;/dates&gt;&lt;isbn&gt;1174-5878&lt;/isbn&gt;&lt;accession-num&gt;31218604&lt;/accession-num&gt;&lt;urls&gt;&lt;/urls&gt;&lt;electronic-resource-num&gt;10.1007/s40272-019-00334-w&lt;/electronic-resource-num&gt;&lt;remote-database-provider&gt;NLM&lt;/remote-database-provider&gt;&lt;language&gt;eng&lt;/language&gt;&lt;/record&gt;&lt;/Cite&gt;&lt;/EndNote&gt;</w:instrText>
      </w:r>
      <w:r w:rsidRPr="007C65B9">
        <w:fldChar w:fldCharType="separate"/>
      </w:r>
      <w:r w:rsidRPr="007C65B9">
        <w:rPr>
          <w:noProof/>
        </w:rPr>
        <w:t>(26)</w:t>
      </w:r>
      <w:r w:rsidRPr="007C65B9">
        <w:fldChar w:fldCharType="end"/>
      </w:r>
      <w:r w:rsidRPr="007C65B9">
        <w:t xml:space="preserve">. In rare cases, alternative SSAs like </w:t>
      </w:r>
      <w:proofErr w:type="spellStart"/>
      <w:r w:rsidRPr="007C65B9">
        <w:t>pasireotide</w:t>
      </w:r>
      <w:proofErr w:type="spellEnd"/>
      <w:r w:rsidRPr="007C65B9">
        <w:t xml:space="preserve"> have been used, though their efficacy remains under debate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 xml:space="preserve">. </w:t>
      </w:r>
    </w:p>
    <w:p w14:paraId="70883FFE" w14:textId="77777777" w:rsidR="00C55AE7" w:rsidRPr="007C65B9" w:rsidRDefault="00C55AE7" w:rsidP="00C55AE7">
      <w:pPr>
        <w:spacing w:before="120" w:after="120"/>
      </w:pPr>
      <w:r w:rsidRPr="007C65B9">
        <w:t xml:space="preserve">A review of case reports and case series from 1947-2013 found that 16% of 619 CHI patients were treated with SSAs </w:t>
      </w:r>
      <w:r w:rsidRPr="007C65B9">
        <w:fldChar w:fldCharType="begin">
          <w:fldData xml:space="preserve">PEVuZE5vdGU+PENpdGU+PEF1dGhvcj5XZWx0ZXJzPC9BdXRob3I+PFllYXI+MjAxNTwvWWVhcj48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PEVuZE5vdGU+PENpdGU+PEF1dGhvcj5XZWx0ZXJzPC9BdXRob3I+PFllYXI+MjAxNTwvWWVhcj48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(53)</w:t>
      </w:r>
      <w:r w:rsidRPr="007C65B9">
        <w:fldChar w:fldCharType="end"/>
      </w:r>
      <w:r w:rsidRPr="007C65B9">
        <w:t>. A more recent survey</w:t>
      </w:r>
      <w:ins w:id="485" w:author="AML Christensen team" w:date="2024-12-11T11:38:00Z" w16du:dateUtc="2024-12-11T10:38:00Z">
        <w:r>
          <w:t xml:space="preserve"> from 2022</w:t>
        </w:r>
      </w:ins>
      <w:r w:rsidRPr="007C65B9">
        <w:t xml:space="preserve"> in the global registry for CHI reported that 24.5% of the 139 participating patients have been treated with octreotide and 11.5% have been treated with </w:t>
      </w:r>
      <w:proofErr w:type="spellStart"/>
      <w:r w:rsidRPr="007C65B9">
        <w:t>lanreotide</w:t>
      </w:r>
      <w:proofErr w:type="spellEnd"/>
      <w:r w:rsidRPr="007C65B9">
        <w:t xml:space="preserve"> </w:t>
      </w:r>
      <w:r w:rsidRPr="007C65B9">
        <w:fldChar w:fldCharType="begin">
          <w:fldData xml:space="preserve">PEVuZE5vdGU+PENpdGU+PEF1dGhvcj5QYXNxdWluaTwvQXV0aG9yPjxZZWFyPjIwMjI8L1llYXI+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</w:fldData>
        </w:fldChar>
      </w:r>
      <w:r w:rsidRPr="007C65B9">
        <w:instrText xml:space="preserve"> ADDIN EN.CITE </w:instrText>
      </w:r>
      <w:r w:rsidRPr="007C65B9">
        <w:fldChar w:fldCharType="begin">
          <w:fldData xml:space="preserve">PEVuZE5vdGU+PENpdGU+PEF1dGhvcj5QYXNxdWluaTwvQXV0aG9yPjxZZWFyPjIwMjI8L1llYXI+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</w:fldData>
        </w:fldChar>
      </w:r>
      <w:r w:rsidRPr="007C65B9">
        <w:instrText xml:space="preserve"> ADDIN EN.CITE.DATA </w:instrText>
      </w:r>
      <w:r w:rsidRPr="007C65B9">
        <w:fldChar w:fldCharType="end"/>
      </w:r>
      <w:r w:rsidRPr="007C65B9">
        <w:fldChar w:fldCharType="separate"/>
      </w:r>
      <w:r w:rsidRPr="007C65B9">
        <w:rPr>
          <w:noProof/>
        </w:rPr>
        <w:t>(14)</w:t>
      </w:r>
      <w:r w:rsidRPr="007C65B9">
        <w:fldChar w:fldCharType="end"/>
      </w:r>
      <w:r w:rsidRPr="007C65B9">
        <w:t>.</w:t>
      </w:r>
    </w:p>
    <w:p w14:paraId="360BE6BD" w14:textId="77777777" w:rsidR="00C55AE7" w:rsidRPr="007C65B9" w:rsidRDefault="00C55AE7" w:rsidP="00C55AE7">
      <w:pPr>
        <w:pStyle w:val="Heading5"/>
        <w:spacing w:before="120" w:after="120"/>
      </w:pPr>
      <w:r w:rsidRPr="007C65B9">
        <w:t>Alternative agents</w:t>
      </w:r>
    </w:p>
    <w:p w14:paraId="019FB70E" w14:textId="77777777" w:rsidR="00C55AE7" w:rsidRPr="007C65B9" w:rsidRDefault="00C55AE7" w:rsidP="00C55AE7">
      <w:pPr>
        <w:spacing w:before="120" w:after="120"/>
      </w:pPr>
      <w:r w:rsidRPr="007C65B9">
        <w:t xml:space="preserve">Recently, alternative treatments have emerged for diffuse CHI unresponsive to standard therapies like diazoxide and octreotide. Sirolimus, an mTOR inhibitor, has shown promise in some cases by reducing pancreatic β-cell proliferation and insulin production, though its use is limited by severe side effects, including immunosuppression, risk of infections, and potential organ damage </w:t>
      </w:r>
      <w:r w:rsidRPr="007C65B9">
        <w:fldChar w:fldCharType="begin">
          <w:fldData xml:space="preserve">PEVuZE5vdGU+PENpdGU+PEF1dGhvcj7FnsSxa2xhcjwvQXV0aG9yPjxZZWFyPjIwMTY8L1llYXI+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PEVuZE5vdGU+PENpdGU+PEF1dGhvcj7FnsSxa2xhcjwvQXV0aG9yPjxZZWFyPjIwMTY8L1llYXI+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(9, 31, 32, 54)</w:t>
      </w:r>
      <w:r w:rsidRPr="007C65B9">
        <w:fldChar w:fldCharType="end"/>
      </w:r>
      <w:r w:rsidRPr="007C65B9">
        <w:t xml:space="preserve">. While sirolimus has produced favorable outcomes in certain patients, its efficacy remains inconsistent, and due to the high risk of adverse events, it is reserved for exceptional cases </w:t>
      </w:r>
      <w:r w:rsidRPr="007C65B9">
        <w:fldChar w:fldCharType="begin">
          <w:fldData xml:space="preserve">PEVuZE5vdGU+PENpdGU+PEF1dGhvcj5EZSBDb3NpbzwvQXV0aG9yPjxZZWFyPjIwMTk8L1llYXI+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</w:fldData>
        </w:fldChar>
      </w:r>
      <w:r w:rsidRPr="007C65B9">
        <w:instrText xml:space="preserve"> ADDIN EN.CITE </w:instrText>
      </w:r>
      <w:r w:rsidRPr="007C65B9">
        <w:fldChar w:fldCharType="begin">
          <w:fldData xml:space="preserve">PEVuZE5vdGU+PENpdGU+PEF1dGhvcj5EZSBDb3NpbzwvQXV0aG9yPjxZZWFyPjIwMTk8L1llYXI+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</w:fldData>
        </w:fldChar>
      </w:r>
      <w:r w:rsidRPr="007C65B9">
        <w:instrText xml:space="preserve"> ADDIN EN.CITE.DATA </w:instrText>
      </w:r>
      <w:r w:rsidRPr="007C65B9">
        <w:fldChar w:fldCharType="end"/>
      </w:r>
      <w:r w:rsidRPr="007C65B9">
        <w:fldChar w:fldCharType="separate"/>
      </w:r>
      <w:r w:rsidRPr="007C65B9">
        <w:rPr>
          <w:noProof/>
        </w:rPr>
        <w:t>(7, 26)</w:t>
      </w:r>
      <w:r w:rsidRPr="007C65B9">
        <w:fldChar w:fldCharType="end"/>
      </w:r>
      <w:r w:rsidRPr="007C65B9">
        <w:t>.</w:t>
      </w:r>
    </w:p>
    <w:p w14:paraId="673E581E" w14:textId="77777777" w:rsidR="00C55AE7" w:rsidRPr="007C65B9" w:rsidRDefault="00C55AE7" w:rsidP="00C55AE7">
      <w:pPr>
        <w:spacing w:before="120" w:after="120"/>
      </w:pPr>
      <w:r w:rsidRPr="007C65B9">
        <w:t xml:space="preserve">Other agents like </w:t>
      </w:r>
      <w:proofErr w:type="spellStart"/>
      <w:r w:rsidRPr="007C65B9">
        <w:t>everolimus</w:t>
      </w:r>
      <w:proofErr w:type="spellEnd"/>
      <w:r w:rsidRPr="007C65B9">
        <w:t xml:space="preserve">, another mTOR inhibitor, have been tested but have shown limited efficacy in CHI treatment </w:t>
      </w:r>
      <w:r w:rsidRPr="007C65B9">
        <w:fldChar w:fldCharType="begin"/>
      </w:r>
      <w:r w:rsidRPr="007C65B9">
        <w:instrText xml:space="preserve"> ADDIN EN.CITE &lt;EndNote&gt;&lt;Cite&gt;&lt;Author&gt;De Cosio&lt;/Author&gt;&lt;Year&gt;2019&lt;/Year&gt;&lt;RecNum&gt;378&lt;/RecNum&gt;&lt;DisplayText&gt;(26)&lt;/DisplayText&gt;&lt;record&gt;&lt;rec-number&gt;378&lt;/rec-number&gt;&lt;foreign-keys&gt;&lt;key app="EN" db-id="vwrrttwz10fd9netdtjv5t0n2rea550ese5e" timestamp="1726042242"&gt;378&lt;/key&gt;&lt;/foreign-keys&gt;&lt;ref-type name="Journal Article"&gt;17&lt;/ref-type&gt;&lt;contributors&gt;&lt;authors&gt;&lt;author&gt;De Cosio, A. P.&lt;/author&gt;&lt;author&gt;Thornton, P.&lt;/author&gt;&lt;/authors&gt;&lt;/contributors&gt;&lt;auth-address&gt;Division of Endocrinology, Instituto Nacional de Pediatria, Mexico City, Mexico.&amp;#xD;Cook Children&amp;apos;s Medical Center Congenital Hyperinsulinism Center, Fort Worth, TX, USA. paul.thornton@cookchildrens.org.&lt;/auth-address&gt;&lt;titles&gt;&lt;title&gt;Current and Emerging Agents for the Treatment of Hypoglycemia in Patients with Congenital Hyperinsulinism&lt;/title&gt;&lt;secondary-title&gt;Paediatr Drugs&lt;/secondary-title&gt;&lt;/titles&gt;&lt;periodical&gt;&lt;full-title&gt;Paediatr Drugs&lt;/full-title&gt;&lt;/periodical&gt;&lt;pages&gt;123-136&lt;/pages&gt;&lt;volume&gt;21&lt;/volume&gt;&lt;number&gt;3&lt;/number&gt;&lt;keywords&gt;&lt;keyword&gt;Child&lt;/keyword&gt;&lt;keyword&gt;Congenital Hyperinsulinism/*complications/drug therapy/pathology/physiopathology&lt;/keyword&gt;&lt;keyword&gt;Humans&lt;/keyword&gt;&lt;keyword&gt;Hypoglycemia/*drug therapy&lt;/keyword&gt;&lt;/keywords&gt;&lt;dates&gt;&lt;year&gt;2019&lt;/year&gt;&lt;pub-dates&gt;&lt;date&gt;Jun&lt;/date&gt;&lt;/pub-dates&gt;&lt;/dates&gt;&lt;isbn&gt;1174-5878&lt;/isbn&gt;&lt;accession-num&gt;31218604&lt;/accession-num&gt;&lt;urls&gt;&lt;/urls&gt;&lt;electronic-resource-num&gt;10.1007/s40272-019-00334-w&lt;/electronic-resource-num&gt;&lt;remote-database-provider&gt;NLM&lt;/remote-database-provider&gt;&lt;language&gt;eng&lt;/language&gt;&lt;/record&gt;&lt;/Cite&gt;&lt;/EndNote&gt;</w:instrText>
      </w:r>
      <w:r w:rsidRPr="007C65B9">
        <w:fldChar w:fldCharType="separate"/>
      </w:r>
      <w:r w:rsidRPr="007C65B9">
        <w:rPr>
          <w:noProof/>
        </w:rPr>
        <w:t>(26)</w:t>
      </w:r>
      <w:r w:rsidRPr="007C65B9">
        <w:fldChar w:fldCharType="end"/>
      </w:r>
      <w:r w:rsidRPr="007C65B9">
        <w:t xml:space="preserve">. Nifedipine, a calcium channel blocker, has been proposed based on its ability to reduce insulin release in vitro, but its long-term safety and efficacy in CHI are not well established </w:t>
      </w:r>
      <w:r w:rsidRPr="007C65B9">
        <w:fldChar w:fldCharType="begin">
          <w:fldData xml:space="preserve">PEVuZE5vdGU+PENpdGU+PEF1dGhvcj5TaGFpa2g8L0F1dGhvcj48WWVhcj4yMDIzPC9ZZWFyPjxS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ZWNOdW0+MzI4PC9SZWNOdW0+PERpc3BsYXlUZXh0PigyNiwgMzEsIDU0KTwvRGlzcGxheVRleHQ+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(26, 31, 54)</w:t>
      </w:r>
      <w:r w:rsidRPr="007C65B9">
        <w:fldChar w:fldCharType="end"/>
      </w:r>
      <w:r w:rsidRPr="007C65B9">
        <w:t xml:space="preserve">. A review of case reports and case series from 1947-2013 found that 4% of 619 CHI patients were treated with calcium channel blockers like Nifedipine </w:t>
      </w:r>
      <w:r w:rsidRPr="007C65B9">
        <w:fldChar w:fldCharType="begin">
          <w:fldData xml:space="preserve">PEVuZE5vdGU+PENpdGU+PEF1dGhvcj5XZWx0ZXJzPC9BdXRob3I+PFllYXI+MjAxNTwvWWVhcj48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PEVuZE5vdGU+PENpdGU+PEF1dGhvcj5XZWx0ZXJzPC9BdXRob3I+PFllYXI+MjAxNTwvWWVhcj48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(53)</w:t>
      </w:r>
      <w:r w:rsidRPr="007C65B9">
        <w:fldChar w:fldCharType="end"/>
      </w:r>
      <w:r w:rsidRPr="007C65B9">
        <w:t xml:space="preserve">. Exendin-(9-39), a GLP-1 receptor antagonist, has demonstrated significant reductions in hypoglycemia in early studies, particularly in children with KATP-HI </w:t>
      </w:r>
      <w:r w:rsidRPr="007C65B9">
        <w:fldChar w:fldCharType="begin">
          <w:fldData xml:space="preserve">PEVuZE5vdGU+PENpdGU+PEF1dGhvcj5Sb3NlbmZlbGQ8L0F1dGhvcj48WWVhcj4yMDIzPC9ZZWFy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PjxSZWNOdW0+MzM2PC9SZWNOdW0+PERpc3BsYXlUZXh0PigxMiwgMjYsIDU0KTwvRGlzcGxheVRl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(12, 26, 54)</w:t>
      </w:r>
      <w:r w:rsidRPr="007C65B9">
        <w:fldChar w:fldCharType="end"/>
      </w:r>
      <w:r w:rsidRPr="007C65B9">
        <w:t xml:space="preserve">. RZ-358, an allosteric modulator of the insulin receptor, has also shown promise in improving glycemic control in CHI patients with daily hypoglycemia </w:t>
      </w:r>
      <w:r w:rsidRPr="007C65B9">
        <w:fldChar w:fldCharType="begin"/>
      </w:r>
      <w:r w:rsidRPr="007C65B9">
        <w:instrText xml:space="preserve"> ADDIN EN.CITE &lt;EndNote&gt;&lt;Cite&gt;&lt;Author&gt;De Cosio&lt;/Author&gt;&lt;Year&gt;2019&lt;/Year&gt;&lt;RecNum&gt;378&lt;/RecNum&gt;&lt;DisplayText&gt;(26)&lt;/DisplayText&gt;&lt;record&gt;&lt;rec-number&gt;378&lt;/rec-number&gt;&lt;foreign-keys&gt;&lt;key app="EN" db-id="vwrrttwz10fd9netdtjv5t0n2rea550ese5e" timestamp="1726042242"&gt;378&lt;/key&gt;&lt;/foreign-keys&gt;&lt;ref-type name="Journal Article"&gt;17&lt;/ref-type&gt;&lt;contributors&gt;&lt;authors&gt;&lt;author&gt;De Cosio, A. P.&lt;/author&gt;&lt;author&gt;Thornton, P.&lt;/author&gt;&lt;/authors&gt;&lt;/contributors&gt;&lt;auth-address&gt;Division of Endocrinology, Instituto Nacional de Pediatria, Mexico City, Mexico.&amp;#xD;Cook Children&amp;apos;s Medical Center Congenital Hyperinsulinism Center, Fort Worth, TX, USA. paul.thornton@cookchildrens.org.&lt;/auth-address&gt;&lt;titles&gt;&lt;title&gt;Current and Emerging Agents for the Treatment of Hypoglycemia in Patients with Congenital Hyperinsulinism&lt;/title&gt;&lt;secondary-title&gt;Paediatr Drugs&lt;/secondary-title&gt;&lt;/titles&gt;&lt;periodical&gt;&lt;full-title&gt;Paediatr Drugs&lt;/full-title&gt;&lt;/periodical&gt;&lt;pages&gt;123-136&lt;/pages&gt;&lt;volume&gt;21&lt;/volume&gt;&lt;number&gt;3&lt;/number&gt;&lt;keywords&gt;&lt;keyword&gt;Child&lt;/keyword&gt;&lt;keyword&gt;Congenital Hyperinsulinism/*complications/drug therapy/pathology/physiopathology&lt;/keyword&gt;&lt;keyword&gt;Humans&lt;/keyword&gt;&lt;keyword&gt;Hypoglycemia/*drug therapy&lt;/keyword&gt;&lt;/keywords&gt;&lt;dates&gt;&lt;year&gt;2019&lt;/year&gt;&lt;pub-dates&gt;&lt;date&gt;Jun&lt;/date&gt;&lt;/pub-dates&gt;&lt;/dates&gt;&lt;isbn&gt;1174-5878&lt;/isbn&gt;&lt;accession-num&gt;31218604&lt;/accession-num&gt;&lt;urls&gt;&lt;/urls&gt;&lt;electronic-resource-num&gt;10.1007/s40272-019-00334-w&lt;/electronic-resource-num&gt;&lt;remote-database-provider&gt;NLM&lt;/remote-database-provider&gt;&lt;language&gt;eng&lt;/language&gt;&lt;/record&gt;&lt;/Cite&gt;&lt;/EndNote&gt;</w:instrText>
      </w:r>
      <w:r w:rsidRPr="007C65B9">
        <w:fldChar w:fldCharType="separate"/>
      </w:r>
      <w:r w:rsidRPr="007C65B9">
        <w:rPr>
          <w:noProof/>
        </w:rPr>
        <w:t>(26)</w:t>
      </w:r>
      <w:r w:rsidRPr="007C65B9">
        <w:fldChar w:fldCharType="end"/>
      </w:r>
      <w:r w:rsidRPr="007C65B9">
        <w:t>.</w:t>
      </w:r>
    </w:p>
    <w:p w14:paraId="5DC77467" w14:textId="77777777" w:rsidR="00C55AE7" w:rsidRPr="007C65B9" w:rsidRDefault="00C55AE7" w:rsidP="00C55AE7">
      <w:pPr>
        <w:pStyle w:val="Heading4"/>
        <w:spacing w:before="120" w:after="120"/>
      </w:pPr>
      <w:r w:rsidRPr="007C65B9">
        <w:lastRenderedPageBreak/>
        <w:t>Dietary supplementation</w:t>
      </w:r>
    </w:p>
    <w:p w14:paraId="47C9823D" w14:textId="77777777" w:rsidR="00C55AE7" w:rsidRPr="007C65B9" w:rsidRDefault="00C55AE7" w:rsidP="00C55AE7">
      <w:pPr>
        <w:spacing w:before="120" w:after="120"/>
      </w:pPr>
      <w:r w:rsidRPr="007C65B9">
        <w:t xml:space="preserve">Dietary carbohydrate supplementation is commonly needed alongside medical treatment to prevent hypoglycemia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 xml:space="preserve">. In cases where diazoxide and octreotide are ineffective, therapy may instead focus on increased carbohydrate intake, meal splitting, and enteral nutrition, including the use of uncooked corn starch </w:t>
      </w:r>
      <w:r w:rsidRPr="007C65B9">
        <w:fldChar w:fldCharType="begin"/>
      </w:r>
      <w:r w:rsidRPr="007C65B9">
        <w:instrText xml:space="preserve"> ADDIN EN.CITE &lt;EndNote&gt;&lt;Cite&gt;&lt;Year&gt;2020&lt;/Year&gt;&lt;RecNum&gt;316&lt;/RecNum&gt;&lt;DisplayText&gt;(32)&lt;/DisplayText&gt;&lt;record&gt;&lt;rec-number&gt;316&lt;/rec-number&gt;&lt;foreign-keys&gt;&lt;key app="EN" db-id="vwrrttwz10fd9netdtjv5t0n2rea550ese5e" timestamp="1726038895"&gt;316&lt;/key&gt;&lt;/foreign-keys&gt;&lt;ref-type name="Report"&gt;27&lt;/ref-type&gt;&lt;contributors&gt;&lt;/contributors&gt;&lt;titles&gt;&lt;title&gt;Protocole National de Diagnostic et de Soins (PNDS) - Hyperinsulinisme Congénital&lt;/title&gt;&lt;/titles&gt;&lt;number&gt;ALD-17&lt;/number&gt;&lt;dates&gt;&lt;year&gt;2020&lt;/year&gt;&lt;/dates&gt;&lt;pub-location&gt;Centres de Références&lt;/pub-location&gt;&lt;publisher&gt;Filières de Santé Maladies Rares G2M et Firendo &lt;/publisher&gt;&lt;urls&gt;&lt;related-urls&gt;&lt;url&gt;https://www.has-sante.fr/upload/docs/application/pdf/2020-08/20200813_pnds_hi_final_v6.pdf&lt;/url&gt;&lt;/related-urls&gt;&lt;/urls&gt;&lt;/record&gt;&lt;/Cite&gt;&lt;/EndNote&gt;</w:instrText>
      </w:r>
      <w:r w:rsidRPr="007C65B9">
        <w:fldChar w:fldCharType="separate"/>
      </w:r>
      <w:r w:rsidRPr="007C65B9">
        <w:rPr>
          <w:noProof/>
        </w:rPr>
        <w:t>(32)</w:t>
      </w:r>
      <w:r w:rsidRPr="007C65B9">
        <w:fldChar w:fldCharType="end"/>
      </w:r>
      <w:r w:rsidRPr="007C65B9">
        <w:t xml:space="preserve">. Moreover, for children with CHI on diazoxide therapy where frequent hypoglycemic episodes persist, regular feeds may be used to maintain stable blood sugar levels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 xml:space="preserve">. </w:t>
      </w:r>
    </w:p>
    <w:p w14:paraId="18962A71" w14:textId="77777777" w:rsidR="00C55AE7" w:rsidRPr="007C65B9" w:rsidRDefault="00C55AE7" w:rsidP="00C55AE7">
      <w:pPr>
        <w:spacing w:before="120" w:after="120"/>
      </w:pPr>
      <w:r w:rsidRPr="007C65B9">
        <w:t xml:space="preserve">In addition to oral supplementation, intravenous glucose is often used in the initial phase of CHI management to maintain glycemic stability, especially in infants requiring high concentrations of glucose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 xml:space="preserve">. </w:t>
      </w:r>
      <w:commentRangeStart w:id="486"/>
      <w:r w:rsidRPr="007C65B9">
        <w:t xml:space="preserve">While intravenous glucose support may be needed initially, prolonged use can pose risks like infection or fluid overload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 xml:space="preserve">. </w:t>
      </w:r>
      <w:commentRangeEnd w:id="486"/>
      <w:r w:rsidRPr="007C65B9">
        <w:rPr>
          <w:rStyle w:val="CommentReference"/>
        </w:rPr>
        <w:commentReference w:id="486"/>
      </w:r>
      <w:ins w:id="487" w:author="AML Christensen team" w:date="2024-12-04T13:04:00Z" w16du:dateUtc="2024-12-04T12:04:00Z">
        <w:r w:rsidRPr="007C65B9">
          <w:t xml:space="preserve">Moreover, </w:t>
        </w:r>
      </w:ins>
      <w:ins w:id="488" w:author="AML Christensen team" w:date="2024-12-04T13:04:00Z">
        <w:r w:rsidRPr="007C65B9">
          <w:t>it requires administ</w:t>
        </w:r>
      </w:ins>
      <w:ins w:id="489" w:author="AML Christensen team" w:date="2024-12-04T13:04:00Z" w16du:dateUtc="2024-12-04T12:04:00Z">
        <w:r w:rsidRPr="007C65B9">
          <w:t>ration</w:t>
        </w:r>
      </w:ins>
      <w:ins w:id="490" w:author="AML Christensen team" w:date="2024-12-04T13:04:00Z">
        <w:r w:rsidRPr="007C65B9">
          <w:t xml:space="preserve"> via </w:t>
        </w:r>
      </w:ins>
      <w:ins w:id="491" w:author="AML Christensen team" w:date="2024-12-04T13:04:00Z" w16du:dateUtc="2024-12-04T12:04:00Z">
        <w:r w:rsidRPr="007C65B9">
          <w:t xml:space="preserve">a </w:t>
        </w:r>
      </w:ins>
      <w:ins w:id="492" w:author="AML Christensen team" w:date="2024-12-04T13:04:00Z">
        <w:r w:rsidRPr="007C65B9">
          <w:t>central venous catheter</w:t>
        </w:r>
      </w:ins>
      <w:ins w:id="493" w:author="AML Christensen team" w:date="2024-12-04T13:04:00Z" w16du:dateUtc="2024-12-04T12:04:00Z">
        <w:r w:rsidRPr="007C65B9">
          <w:t xml:space="preserve"> </w:t>
        </w:r>
      </w:ins>
      <w:r w:rsidRPr="007C65B9">
        <w:fldChar w:fldCharType="begin">
          <w:fldData xml:space="preserve">PEVuZE5vdGU+PENpdGU+PEF1dGhvcj5CYW5lcmplZTwvQXV0aG9yPjxZZWFyPjIwMTk8L1llYXI+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</w:fldData>
        </w:fldChar>
      </w:r>
      <w:r w:rsidRPr="007C65B9">
        <w:instrText xml:space="preserve"> ADDIN EN.CITE </w:instrText>
      </w:r>
      <w:r w:rsidRPr="007C65B9">
        <w:fldChar w:fldCharType="begin">
          <w:fldData xml:space="preserve">PEVuZE5vdGU+PENpdGU+PEF1dGhvcj5CYW5lcmplZTwvQXV0aG9yPjxZZWFyPjIwMTk8L1llYXI+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(13)</w:t>
      </w:r>
      <w:r w:rsidRPr="007C65B9">
        <w:fldChar w:fldCharType="end"/>
      </w:r>
      <w:ins w:id="494" w:author="AML Christensen team" w:date="2024-12-04T13:06:00Z" w16du:dateUtc="2024-12-04T12:06:00Z">
        <w:r w:rsidRPr="007C65B9">
          <w:t>.</w:t>
        </w:r>
      </w:ins>
    </w:p>
    <w:p w14:paraId="53E6E114" w14:textId="77777777" w:rsidR="00C55AE7" w:rsidRPr="007C65B9" w:rsidRDefault="00C55AE7" w:rsidP="00C55AE7">
      <w:pPr>
        <w:spacing w:before="120" w:after="120"/>
      </w:pPr>
      <w:r w:rsidRPr="007C65B9">
        <w:t xml:space="preserve">Enteral feeding, via nasogastric or gastrostomy tubes, may be introduced to transition from intravenous support, with continuous infusion of glucose or carbohydrate-enriched formulas ensuring consistent glucose levels when oral feeding alone is insufficient </w:t>
      </w:r>
      <w:r w:rsidRPr="007C65B9">
        <w:fldChar w:fldCharType="begin">
          <w:fldData xml:space="preserve">PEVuZE5vdGU+PENpdGU+PEF1dGhvcj5EZSBMZW9uPC9BdXRob3I+PFllYXI+MjAyNDwvWWVhcj48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UmVjTnVtPjMzMTwvUmVjTnVtPjxEaXNwbGF5VGV4dD4oMTcsIDMxKTwvRGlzcGxheVRleHQ+PHJl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</w:fldData>
        </w:fldChar>
      </w:r>
      <w:r w:rsidRPr="007C65B9">
        <w:instrText xml:space="preserve"> ADDIN EN.CITE.DATA </w:instrText>
      </w:r>
      <w:r w:rsidRPr="007C65B9">
        <w:fldChar w:fldCharType="end"/>
      </w:r>
      <w:r w:rsidRPr="007C65B9">
        <w:fldChar w:fldCharType="separate"/>
      </w:r>
      <w:r w:rsidRPr="007C65B9">
        <w:rPr>
          <w:noProof/>
        </w:rPr>
        <w:t>(17, 31)</w:t>
      </w:r>
      <w:r w:rsidRPr="007C65B9">
        <w:fldChar w:fldCharType="end"/>
      </w:r>
      <w:r w:rsidRPr="007C65B9">
        <w:t xml:space="preserve">. Continuous intragastric glucose infusions are often necessary for children who cannot maintain stable blood sugar through oral feeds alone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w:t>
      </w:r>
    </w:p>
    <w:p w14:paraId="5B55A6AA" w14:textId="77777777" w:rsidR="00C55AE7" w:rsidRPr="007C65B9" w:rsidRDefault="00C55AE7" w:rsidP="00C55AE7">
      <w:pPr>
        <w:spacing w:before="120" w:after="120"/>
      </w:pPr>
      <w:r w:rsidRPr="007C65B9">
        <w:t xml:space="preserve">Parents often face anxiety over their child's feeding routines and the risk </w:t>
      </w:r>
      <w:proofErr w:type="gramStart"/>
      <w:r w:rsidRPr="007C65B9">
        <w:t>for</w:t>
      </w:r>
      <w:proofErr w:type="gramEnd"/>
      <w:r w:rsidRPr="007C65B9">
        <w:t xml:space="preserve"> hypoglycemia, leading to potential issues like overfeeding and eating disorders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 xml:space="preserve">. In many cases, frequent feeds or continuous enteral feeding through nasogastric or gastrostomy tubes are required to manage glycemic stability. However, these methods can hinder the child’s mobility, social interactions, and participation in normal activities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 xml:space="preserve">. </w:t>
      </w:r>
      <w:commentRangeStart w:id="495"/>
      <w:r w:rsidRPr="007C65B9">
        <w:t>Moreover, continuous feeding can be stressful for families and may result in</w:t>
      </w:r>
      <w:ins w:id="496" w:author="AML Christensen team" w:date="2024-12-04T13:07:00Z" w16du:dateUtc="2024-12-04T12:07:00Z">
        <w:r w:rsidRPr="007C65B9">
          <w:t xml:space="preserve"> food aversion and</w:t>
        </w:r>
      </w:ins>
      <w:r w:rsidRPr="007C65B9">
        <w:t xml:space="preserve"> weight management challenges </w:t>
      </w:r>
      <w:commentRangeEnd w:id="495"/>
      <w:r w:rsidRPr="007C65B9">
        <w:rPr>
          <w:rStyle w:val="CommentReference"/>
        </w:rPr>
        <w:commentReference w:id="495"/>
      </w:r>
      <w:r w:rsidRPr="007C65B9">
        <w:fldChar w:fldCharType="begin">
          <w:fldData xml:space="preserve">PEVuZE5vdGU+PENpdGU+PEF1dGhvcj5Xb3J0aDwvQXV0aG9yPjxZZWFyPjIwMjA8L1llYXI+PFJl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YWdlPjwvcmVjb3JkPjwvQ2l0ZT48Q2l0ZT48QXV0aG9yPkJhbmVyamVlPC9BdXRob3I+PFllYXI+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==
</w:fldData>
        </w:fldChar>
      </w:r>
      <w:r w:rsidRPr="007C65B9">
        <w:instrText xml:space="preserve"> ADDIN EN.CITE </w:instrText>
      </w:r>
      <w:r w:rsidRPr="007C65B9">
        <w:fldChar w:fldCharType="begin">
          <w:fldData xml:space="preserve">PEVuZE5vdGU+PENpdGU+PEF1dGhvcj5Xb3J0aDwvQXV0aG9yPjxZZWFyPjIwMjA8L1llYXI+PFJl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YWdlPjwvcmVjb3JkPjwvQ2l0ZT48Q2l0ZT48QXV0aG9yPkJhbmVyamVlPC9BdXRob3I+PFllYXI+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==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(7, 20, 31)</w:t>
      </w:r>
      <w:r w:rsidRPr="007C65B9">
        <w:fldChar w:fldCharType="end"/>
      </w:r>
      <w:r w:rsidRPr="007C65B9">
        <w:t xml:space="preserve">. As such, excessive carbohydrate supplementation from glucose-enriched formulas or slow-release carbohydrates may lead to obesity and interfere with normal feeding development </w:t>
      </w:r>
      <w:r w:rsidRPr="007C65B9">
        <w:fldChar w:fldCharType="begin">
          <w:fldData xml:space="preserve">PEVuZE5vdGU+PENpdGU+PEF1dGhvcj5TaGFpa2g8L0F1dGhvcj48WWVhcj4yMDIzPC9ZZWFyPjxS
ZWNOdW0+MzI4PC9SZWNOdW0+PERpc3BsYXlUZXh0PigzMCwgMzEpPC9EaXNwbGF5VGV4dD48cmVj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YWdlPjwvcmVjb3JkPjwvQ2l0ZT48Q2l0ZT48QXV0aG9yPnZhbiBBbGJhZGE8L0F1dGhvcj48WWVh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ZWNOdW0+MzI4PC9SZWNOdW0+PERpc3BsYXlUZXh0PigzMCwgMzEpPC9EaXNwbGF5VGV4dD48cmVj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YWdlPjwvcmVjb3JkPjwvQ2l0ZT48Q2l0ZT48QXV0aG9yPnZhbiBBbGJhZGE8L0F1dGhvcj48WWVh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(30, 31)</w:t>
      </w:r>
      <w:r w:rsidRPr="007C65B9">
        <w:fldChar w:fldCharType="end"/>
      </w:r>
      <w:r w:rsidRPr="007C65B9">
        <w:t xml:space="preserve">. Careful dietetic supervision is essential to ensure proper growth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w:t>
      </w:r>
    </w:p>
    <w:p w14:paraId="7FE79EE5" w14:textId="77777777" w:rsidR="00C55AE7" w:rsidRPr="007C65B9" w:rsidRDefault="00C55AE7" w:rsidP="00C55AE7">
      <w:pPr>
        <w:pStyle w:val="Heading4"/>
        <w:spacing w:before="120" w:after="120"/>
      </w:pPr>
      <w:r w:rsidRPr="007C65B9">
        <w:t>Surgical interventions</w:t>
      </w:r>
    </w:p>
    <w:p w14:paraId="73C7C0E8" w14:textId="77777777" w:rsidR="00C55AE7" w:rsidRPr="007C65B9" w:rsidRDefault="00C55AE7" w:rsidP="00C55AE7">
      <w:pPr>
        <w:spacing w:before="120" w:after="120"/>
      </w:pPr>
      <w:r w:rsidRPr="007C65B9">
        <w:t xml:space="preserve">Surgical intervention for CHI is often necessary in cases where medical therapy fails, compliance is poor, or a </w:t>
      </w:r>
      <w:proofErr w:type="spellStart"/>
      <w:r w:rsidRPr="007C65B9">
        <w:t>resectable</w:t>
      </w:r>
      <w:proofErr w:type="spellEnd"/>
      <w:r w:rsidRPr="007C65B9">
        <w:t xml:space="preserve"> pancreatic lesion is detected </w:t>
      </w:r>
      <w:r w:rsidRPr="007C65B9">
        <w:fldChar w:fldCharType="begin">
          <w:fldData xml:space="preserve">PEVuZE5vdGU+PENpdGU+PEF1dGhvcj5BbC1BbWVlcjwvQXV0aG9yPjxZZWFyPjIwMjM8L1llYXI+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==
</w:fldData>
        </w:fldChar>
      </w:r>
      <w:r w:rsidRPr="007C65B9">
        <w:instrText xml:space="preserve"> ADDIN EN.CITE </w:instrText>
      </w:r>
      <w:r w:rsidRPr="007C65B9">
        <w:fldChar w:fldCharType="begin">
          <w:fldData xml:space="preserve">PEVuZE5vdGU+PENpdGU+PEF1dGhvcj5BbC1BbWVlcjwvQXV0aG9yPjxZZWFyPjIwMjM8L1llYXI+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==
</w:fldData>
        </w:fldChar>
      </w:r>
      <w:r w:rsidRPr="007C65B9">
        <w:instrText xml:space="preserve"> ADDIN EN.CITE.DATA </w:instrText>
      </w:r>
      <w:r w:rsidRPr="007C65B9">
        <w:fldChar w:fldCharType="end"/>
      </w:r>
      <w:r w:rsidRPr="007C65B9">
        <w:fldChar w:fldCharType="separate"/>
      </w:r>
      <w:r w:rsidRPr="007C65B9">
        <w:rPr>
          <w:noProof/>
        </w:rPr>
        <w:t>(18, 33)</w:t>
      </w:r>
      <w:r w:rsidRPr="007C65B9">
        <w:fldChar w:fldCharType="end"/>
      </w:r>
      <w:r w:rsidRPr="007C65B9">
        <w:t>. Approximately 70% of children with homozygous or compound heterozygous K</w:t>
      </w:r>
      <w:r w:rsidRPr="007C65B9">
        <w:rPr>
          <w:vertAlign w:val="subscript"/>
        </w:rPr>
        <w:t>ATP</w:t>
      </w:r>
      <w:r w:rsidRPr="007C65B9">
        <w:t xml:space="preserve"> mutations, which cause diffuse CHI, are unresponsive to medications and require pancreatectomy </w: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PFJlY051bT4zNTI8L1JlY051bT48RGlzcGxheVRleHQ+KDIwKTwvRGlzcGxheVRleHQ+PHJlY29y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(20)</w:t>
      </w:r>
      <w:r w:rsidRPr="007C65B9">
        <w:fldChar w:fldCharType="end"/>
      </w:r>
      <w:r w:rsidRPr="007C65B9">
        <w:t xml:space="preserve">. Pancreatectomy can be performed laparoscopically in both initial and redo procedures </w:t>
      </w:r>
      <w:r w:rsidRPr="007C65B9">
        <w:fldChar w:fldCharType="begin">
          <w:fldData xml:space="preserve">PEVuZE5vdGU+PENpdGU+PEF1dGhvcj5BbC1BbWVlcjwvQXV0aG9yPjxZZWFyPjIwMjM8L1llYXI+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</w:fldData>
        </w:fldChar>
      </w:r>
      <w:r w:rsidRPr="007C65B9">
        <w:instrText xml:space="preserve"> ADDIN EN.CITE </w:instrText>
      </w:r>
      <w:r w:rsidRPr="007C65B9">
        <w:fldChar w:fldCharType="begin">
          <w:fldData xml:space="preserve">PEVuZE5vdGU+PENpdGU+PEF1dGhvcj5BbC1BbWVlcjwvQXV0aG9yPjxZZWFyPjIwMjM8L1llYXI+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</w:fldData>
        </w:fldChar>
      </w:r>
      <w:r w:rsidRPr="007C65B9">
        <w:instrText xml:space="preserve"> ADDIN EN.CITE.DATA </w:instrText>
      </w:r>
      <w:r w:rsidRPr="007C65B9">
        <w:fldChar w:fldCharType="end"/>
      </w:r>
      <w:r w:rsidRPr="007C65B9">
        <w:fldChar w:fldCharType="separate"/>
      </w:r>
      <w:r w:rsidRPr="007C65B9">
        <w:rPr>
          <w:noProof/>
        </w:rPr>
        <w:t>(31, 33)</w:t>
      </w:r>
      <w:r w:rsidRPr="007C65B9">
        <w:fldChar w:fldCharType="end"/>
      </w:r>
      <w:r w:rsidRPr="007C65B9">
        <w:t>.</w:t>
      </w:r>
    </w:p>
    <w:p w14:paraId="51407F17" w14:textId="77777777" w:rsidR="00C55AE7" w:rsidRPr="007C65B9" w:rsidRDefault="00C55AE7" w:rsidP="00C55AE7">
      <w:pPr>
        <w:spacing w:before="120" w:after="120"/>
      </w:pPr>
      <w:r w:rsidRPr="007C65B9">
        <w:t xml:space="preserve">Focal CHI, which accounts for 40-50% of cases, typically requires a partial pancreatectomy as recommended in a recent Consensus Statement </w:t>
      </w:r>
      <w:r w:rsidRPr="007C65B9">
        <w:fldChar w:fldCharType="begin">
          <w:fldData xml:space="preserve">PEVuZE5vdGU+PENpdGU+PEF1dGhvcj5EZSBMZW9uPC9BdXRob3I+PFllYXI+MjAyNDwvWWVhcj48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UmVjTnVtPjMzMTwvUmVjTnVtPjxEaXNwbGF5VGV4dD4oMTcsIDE5KTwvRGlzcGxheVRleHQ+PHJl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</w:fldData>
        </w:fldChar>
      </w:r>
      <w:r w:rsidRPr="007C65B9">
        <w:instrText xml:space="preserve"> ADDIN EN.CITE.DATA </w:instrText>
      </w:r>
      <w:r w:rsidRPr="007C65B9">
        <w:fldChar w:fldCharType="end"/>
      </w:r>
      <w:r w:rsidRPr="007C65B9">
        <w:fldChar w:fldCharType="separate"/>
      </w:r>
      <w:r w:rsidRPr="007C65B9">
        <w:rPr>
          <w:noProof/>
        </w:rPr>
        <w:t>(17, 19)</w:t>
      </w:r>
      <w:r w:rsidRPr="007C65B9">
        <w:fldChar w:fldCharType="end"/>
      </w:r>
      <w:r w:rsidRPr="007C65B9">
        <w:t xml:space="preserve">. This localized surgical excision of the focal lesion generally results in favorable outcomes and has a high cure rate achieving resolution of hypoglycemia </w:t>
      </w:r>
      <w:r w:rsidRPr="007C65B9">
        <w:fldChar w:fldCharType="begin">
          <w:fldData xml:space="preserve">PEVuZE5vdGU+PENpdGU+PEF1dGhvcj5UaG9ybnRvbjwvQXV0aG9yPjxZZWFyPjIwMjI8L1llYXI+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</w:fldData>
        </w:fldChar>
      </w:r>
      <w:r w:rsidRPr="007C65B9">
        <w:instrText xml:space="preserve"> ADDIN EN.CITE </w:instrText>
      </w:r>
      <w:r w:rsidRPr="007C65B9">
        <w:fldChar w:fldCharType="begin">
          <w:fldData xml:space="preserve">PEVuZE5vdGU+PENpdGU+PEF1dGhvcj5UaG9ybnRvbjwvQXV0aG9yPjxZZWFyPjIwMjI8L1llYXI+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</w:fldData>
        </w:fldChar>
      </w:r>
      <w:r w:rsidRPr="007C65B9">
        <w:instrText xml:space="preserve"> ADDIN EN.CITE.DATA </w:instrText>
      </w:r>
      <w:r w:rsidRPr="007C65B9">
        <w:fldChar w:fldCharType="end"/>
      </w:r>
      <w:r w:rsidRPr="007C65B9">
        <w:fldChar w:fldCharType="separate"/>
      </w:r>
      <w:r w:rsidRPr="007C65B9">
        <w:rPr>
          <w:noProof/>
        </w:rPr>
        <w:t>(8, 27, 32)</w:t>
      </w:r>
      <w:r w:rsidRPr="007C65B9">
        <w:fldChar w:fldCharType="end"/>
      </w:r>
      <w:r w:rsidRPr="007C65B9">
        <w:t xml:space="preserve">. </w:t>
      </w:r>
    </w:p>
    <w:p w14:paraId="3258641B" w14:textId="77777777" w:rsidR="00C55AE7" w:rsidRPr="007C65B9" w:rsidRDefault="00C55AE7" w:rsidP="00C55AE7">
      <w:pPr>
        <w:spacing w:before="120" w:after="120"/>
      </w:pPr>
      <w:r w:rsidRPr="007C65B9">
        <w:t xml:space="preserve">For diffuse CHI, which affects the entire pancreas and is associated with autosomal mutations, near-total pancreatectomy may be necessary when medical therapy fails. This procedure involves removing about 95-98% of the pancreas </w:t>
      </w:r>
      <w:r w:rsidRPr="007C65B9">
        <w:fldChar w:fldCharType="begin">
          <w:fldData xml:space="preserve">PEVuZE5vdGU+PENpdGU+PEF1dGhvcj5Fc3RlYmFuZXo8L0F1dGhvcj48WWVhcj4yMDI0PC9ZZWFy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</w:fldData>
        </w:fldChar>
      </w:r>
      <w:r w:rsidRPr="007C65B9">
        <w:instrText xml:space="preserve"> ADDIN EN.CITE </w:instrText>
      </w:r>
      <w:r w:rsidRPr="007C65B9">
        <w:fldChar w:fldCharType="begin">
          <w:fldData xml:space="preserve">PEVuZE5vdGU+PENpdGU+PEF1dGhvcj5Fc3RlYmFuZXo8L0F1dGhvcj48WWVhcj4yMDI0PC9ZZWFy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</w:fldData>
        </w:fldChar>
      </w:r>
      <w:r w:rsidRPr="007C65B9">
        <w:instrText xml:space="preserve"> ADDIN EN.CITE.DATA </w:instrText>
      </w:r>
      <w:r w:rsidRPr="007C65B9">
        <w:fldChar w:fldCharType="end"/>
      </w:r>
      <w:r w:rsidRPr="007C65B9">
        <w:fldChar w:fldCharType="separate"/>
      </w:r>
      <w:r w:rsidRPr="007C65B9">
        <w:rPr>
          <w:noProof/>
        </w:rPr>
        <w:t>(8, 27, 40)</w:t>
      </w:r>
      <w:r w:rsidRPr="007C65B9">
        <w:fldChar w:fldCharType="end"/>
      </w:r>
      <w:r w:rsidRPr="007C65B9">
        <w:t xml:space="preserve">. An extent of 98% was recently recommended to decrease the risk of recurrent </w:t>
      </w:r>
      <w:proofErr w:type="spellStart"/>
      <w:r w:rsidRPr="007C65B9">
        <w:t>hypoglycaemia</w:t>
      </w:r>
      <w:proofErr w:type="spellEnd"/>
      <w:r w:rsidRPr="007C65B9">
        <w:t xml:space="preserve"> with a need for reoperations </w:t>
      </w:r>
      <w:r w:rsidRPr="007C65B9">
        <w:fldChar w:fldCharType="begin"/>
      </w:r>
      <w:r w:rsidRPr="007C65B9">
        <w:instrText xml:space="preserve"> ADDIN EN.CITE &lt;EndNote&gt;&lt;Cite&gt;&lt;Author&gt;Al-Ameer&lt;/Author&gt;&lt;Year&gt;2023&lt;/Year&gt;&lt;RecNum&gt;333&lt;/RecNum&gt;&lt;DisplayText&gt;(33)&lt;/DisplayText&gt;&lt;record&gt;&lt;rec-number&gt;333&lt;/rec-number&gt;&lt;foreign-keys&gt;&lt;key app="EN" db-id="vwrrttwz10fd9netdtjv5t0n2rea550ese5e" timestamp="1726042242"&gt;333&lt;/key&gt;&lt;/foreign-keys&gt;&lt;ref-type name="Journal Article"&gt;17&lt;/ref-type&gt;&lt;contributors&gt;&lt;authors&gt;&lt;author&gt;Al-Ameer, A.&lt;/author&gt;&lt;author&gt;Alsomali, A.&lt;/author&gt;&lt;author&gt;Habib, Z.&lt;/author&gt;&lt;/authors&gt;&lt;/contributors&gt;&lt;auth-address&gt;Department of Pediatric Surgery, King Fahad Medical City, PO Box 59046, Riyadh, 11525, Kingdom of Saudi Arabia. al-ameer.ali.92@live.com.&amp;#xD;Department of Surgery, King Faisal Specialist Hospital and Research Center, Riyadh, 11211, Kingdom of Saudi Arabia.&lt;/auth-address&gt;&lt;titles&gt;&lt;title&gt;Incidence, predictors and outcomes of redo pancreatectomy in infants with congenital hyperinsulinism: a 16-year tertiary center experience&lt;/title&gt;&lt;secondary-title&gt;Pediatr Surg Int&lt;/secondary-title&gt;&lt;/titles&gt;&lt;periodical&gt;&lt;full-title&gt;Pediatr Surg Int&lt;/full-title&gt;&lt;/periodical&gt;&lt;pages&gt;183&lt;/pages&gt;&lt;volume&gt;39&lt;/volume&gt;&lt;number&gt;1&lt;/number&gt;&lt;edition&gt;20230420&lt;/edition&gt;&lt;keywords&gt;&lt;keyword&gt;Child&lt;/keyword&gt;&lt;keyword&gt;Humans&lt;/keyword&gt;&lt;keyword&gt;Infant&lt;/keyword&gt;&lt;keyword&gt;*Pancreatectomy&lt;/keyword&gt;&lt;keyword&gt;Incidence&lt;/keyword&gt;&lt;keyword&gt;*Congenital Hyperinsulinism/epidemiology/surgery&lt;/keyword&gt;&lt;keyword&gt;Congenital hyperinsulinism&lt;/keyword&gt;&lt;keyword&gt;Neonatal hypoglycemia&lt;/keyword&gt;&lt;keyword&gt;Nesidioblastosis&lt;/keyword&gt;&lt;keyword&gt;Pancreatectomy&lt;/keyword&gt;&lt;keyword&gt;Recurrence&lt;/keyword&gt;&lt;keyword&gt;Redo&lt;/keyword&gt;&lt;/keywords&gt;&lt;dates&gt;&lt;year&gt;2023&lt;/year&gt;&lt;pub-dates&gt;&lt;date&gt;Apr 20&lt;/date&gt;&lt;/pub-dates&gt;&lt;/dates&gt;&lt;isbn&gt;0179-0358&lt;/isbn&gt;&lt;accession-num&gt;37079145&lt;/accession-num&gt;&lt;urls&gt;&lt;/urls&gt;&lt;electronic-resource-num&gt;10.1007/s00383-023-05470-6&lt;/electronic-resource-num&gt;&lt;remote-database-provider&gt;NLM&lt;/remote-database-provider&gt;&lt;language&gt;eng&lt;/language&gt;&lt;/record&gt;&lt;/Cite&gt;&lt;/EndNote&gt;</w:instrText>
      </w:r>
      <w:r w:rsidRPr="007C65B9">
        <w:fldChar w:fldCharType="separate"/>
      </w:r>
      <w:r w:rsidRPr="007C65B9">
        <w:rPr>
          <w:noProof/>
        </w:rPr>
        <w:t>(33)</w:t>
      </w:r>
      <w:r w:rsidRPr="007C65B9">
        <w:fldChar w:fldCharType="end"/>
      </w:r>
      <w:r w:rsidRPr="007C65B9">
        <w:t xml:space="preserve">. Near-total pancreatectomy is considered a last resort for severe diffuse CHI, as it carries significant risks of postoperative complications </w:t>
      </w:r>
      <w:r w:rsidRPr="007C65B9">
        <w:fldChar w:fldCharType="begin">
          <w:fldData xml:space="preserve">PEVuZE5vdGU+PENpdGU+PEF1dGhvcj5TaGFpa2g8L0F1dGhvcj48WWVhcj4yMDIzPC9ZZWFyPjxS
ZWNOdW0+MzI4PC9SZWNOdW0+PERpc3BsYXlUZXh0PigyMCwgMzEpPC9EaXNwbGF5VGV4dD48cmVj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YWdlPjwvcmVjb3JkPjwvQ2l0ZT48Q2l0ZT48QXV0aG9yPkJhbmVyamVlPC9BdXRob3I+PFllYXI+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=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ZWNOdW0+MzI4PC9SZWNOdW0+PERpc3BsYXlUZXh0PigyMCwgMzEpPC9EaXNwbGF5VGV4dD48cmVj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YWdlPjwvcmVjb3JkPjwvQ2l0ZT48Q2l0ZT48QXV0aG9yPkJhbmVyamVlPC9BdXRob3I+PFllYXI+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=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(20, 31)</w:t>
      </w:r>
      <w:r w:rsidRPr="007C65B9">
        <w:fldChar w:fldCharType="end"/>
      </w:r>
      <w:r w:rsidRPr="007C65B9">
        <w:t>. Diabetes mellitus is a common long-term outcome following near-total pancreatectomy as up to 91% of patients who undergo &gt;95% resection in infancy will develop diabetes during adolescence or adulthood</w:t>
      </w:r>
      <w:r w:rsidRPr="007C65B9">
        <w:rPr>
          <w:b/>
          <w:bCs/>
        </w:rPr>
        <w:t xml:space="preserve"> </w:t>
      </w:r>
      <w:r w:rsidRPr="007C65B9">
        <w:fldChar w:fldCharType="begin">
          <w:fldData xml:space="preserve">PEVuZE5vdGU+PENpdGU+PEF1dGhvcj5CYW5lcmplZTwvQXV0aG9yPjxZZWFyPjIwMjI8L1llYXI+
PFJlY051bT4zNTI8L1JlY051bT48RGlzcGxheVRleHQ+KDEzLCAyMCk8L0Rpc3BsYXlUZXh0Pjxy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ZD48L0NpdGU+PENpdGU+PEF1dGhvcj5CYW5lcmplZTwvQXV0aG9yPjxZZWFyPjIwMTk8L1llYXI+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</w:fldData>
        </w:fldChar>
      </w:r>
      <w:r w:rsidRPr="007C65B9">
        <w:instrText xml:space="preserve"> ADDIN EN.CITE </w:instrText>
      </w:r>
      <w:r w:rsidRPr="007C65B9">
        <w:fldChar w:fldCharType="begin">
          <w:fldData xml:space="preserve">PEVuZE5vdGU+PENpdGU+PEF1dGhvcj5CYW5lcmplZTwvQXV0aG9yPjxZZWFyPjIwMjI8L1llYXI+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</w:fldData>
        </w:fldChar>
      </w:r>
      <w:r w:rsidRPr="007C65B9">
        <w:instrText xml:space="preserve"> ADDIN EN.CITE.DATA </w:instrText>
      </w:r>
      <w:r w:rsidRPr="007C65B9">
        <w:fldChar w:fldCharType="end"/>
      </w:r>
      <w:r w:rsidRPr="007C65B9">
        <w:fldChar w:fldCharType="separate"/>
      </w:r>
      <w:r w:rsidRPr="007C65B9">
        <w:rPr>
          <w:noProof/>
        </w:rPr>
        <w:t>(13, 20)</w:t>
      </w:r>
      <w:r w:rsidRPr="007C65B9">
        <w:fldChar w:fldCharType="end"/>
      </w:r>
      <w:r w:rsidRPr="007C65B9">
        <w:t xml:space="preserve">. Many patients also experience pancreatic exocrine insufficiency, requiring enzyme replacement therapy </w:t>
      </w:r>
      <w:r w:rsidRPr="007C65B9">
        <w:fldChar w:fldCharType="begin">
          <w:fldData xml:space="preserve">PEVuZE5vdGU+PENpdGU+PEF1dGhvcj5TaGFpa2g8L0F1dGhvcj48WWVhcj4yMDIzPC9ZZWFyPjxS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ZWNOdW0+MzI4PC9SZWNOdW0+PERpc3BsYXlUZXh0PigxMywgMzEsIDQwKTwvRGlzcGxheVRleHQ+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(13, 31, 40)</w:t>
      </w:r>
      <w:r w:rsidRPr="007C65B9">
        <w:fldChar w:fldCharType="end"/>
      </w:r>
      <w:r w:rsidRPr="007C65B9">
        <w:t xml:space="preserve">. Consequently, near-total pancreatectomy should be reserved for cases unresponsive to medical management </w:t>
      </w:r>
      <w:r w:rsidRPr="007C65B9">
        <w:fldChar w:fldCharType="begin"/>
      </w:r>
      <w:r w:rsidRPr="007C65B9">
        <w:instrText xml:space="preserve"> ADDIN EN.CITE &lt;EndNote&gt;&lt;Cite&gt;&lt;Author&gt;Şıklar&lt;/Author&gt;&lt;Year&gt;2016&lt;/Year&gt;&lt;RecNum&gt;397&lt;/RecNum&gt;&lt;DisplayText&gt;(9)&lt;/DisplayText&gt;&lt;record&gt;&lt;rec-number&gt;397&lt;/rec-number&gt;&lt;foreign-keys&gt;&lt;key app="EN" db-id="vwrrttwz10fd9netdtjv5t0n2rea550ese5e" timestamp="1726042242"&gt;397&lt;/key&gt;&lt;/foreign-keys&gt;&lt;ref-type name="Journal Article"&gt;17&lt;/ref-type&gt;&lt;contributors&gt;&lt;authors&gt;&lt;author&gt;Şıklar, Z.&lt;/author&gt;&lt;author&gt;Berberoğlu, M.&lt;/author&gt;&lt;/authors&gt;&lt;/contributors&gt;&lt;auth-address&gt;Ankara University Faculty of Medicine, Department of Pediatric Endocrinology, Ankara, Turkey, Phone: +90 312 595 66 35 E-mail: zeynepsklr@gmail.com.&lt;/auth-address&gt;&lt;titles&gt;&lt;title&gt;Current Status of Childhood Hyperinsulinemic Hypoglycemia in Turkey&lt;/title&gt;&lt;secondary-title&gt;J Clin Res Pediatr Endocrinol&lt;/secondary-title&gt;&lt;/titles&gt;&lt;periodical&gt;&lt;full-title&gt;J Clin Res Pediatr Endocrinol&lt;/full-title&gt;&lt;/periodical&gt;&lt;pages&gt;375-380&lt;/pages&gt;&lt;volume&gt;8&lt;/volume&gt;&lt;number&gt;4&lt;/number&gt;&lt;edition&gt;20160516&lt;/edition&gt;&lt;keywords&gt;&lt;keyword&gt;3-Hydroxyacyl CoA Dehydrogenases/genetics&lt;/keyword&gt;&lt;keyword&gt;Child&lt;/keyword&gt;&lt;keyword&gt;Congenital Hyperinsulinism/complications/*genetics&lt;/keyword&gt;&lt;keyword&gt;Genetic Predisposition to Disease/*genetics&lt;/keyword&gt;&lt;keyword&gt;Humans&lt;/keyword&gt;&lt;keyword&gt;Hypoglycemia/complications/*genetics&lt;/keyword&gt;&lt;keyword&gt;*Mutation&lt;/keyword&gt;&lt;keyword&gt;Potassium Channels, Inwardly Rectifying/genetics&lt;/keyword&gt;&lt;keyword&gt;Sulfonylurea Receptors/genetics&lt;/keyword&gt;&lt;keyword&gt;Turkey&lt;/keyword&gt;&lt;/keywords&gt;&lt;dates&gt;&lt;year&gt;2016&lt;/year&gt;&lt;pub-dates&gt;&lt;date&gt;Dec 1&lt;/date&gt;&lt;/pub-dates&gt;&lt;/dates&gt;&lt;isbn&gt;1308-5727 (Print)&lt;/isbn&gt;&lt;accession-num&gt;27181376&lt;/accession-num&gt;&lt;urls&gt;&lt;/urls&gt;&lt;custom1&gt;Financial Disclosure: The authors declared that this study received no financial support.&lt;/custom1&gt;&lt;custom2&gt;PMC5197994&lt;/custom2&gt;&lt;electronic-resource-num&gt;10.4274/jcrpe.2991&lt;/electronic-resource-num&gt;&lt;remote-database-provider&gt;NLM&lt;/remote-database-provider&gt;&lt;language&gt;eng&lt;/language&gt;&lt;/record&gt;&lt;/Cite&gt;&lt;/EndNote&gt;</w:instrText>
      </w:r>
      <w:r w:rsidRPr="007C65B9">
        <w:fldChar w:fldCharType="separate"/>
      </w:r>
      <w:r w:rsidRPr="007C65B9">
        <w:rPr>
          <w:noProof/>
        </w:rPr>
        <w:t>(9)</w:t>
      </w:r>
      <w:r w:rsidRPr="007C65B9">
        <w:fldChar w:fldCharType="end"/>
      </w:r>
      <w:r w:rsidRPr="007C65B9">
        <w:t>.</w:t>
      </w:r>
    </w:p>
    <w:p w14:paraId="040535FB" w14:textId="77777777" w:rsidR="00C55AE7" w:rsidRPr="007C65B9" w:rsidRDefault="00C55AE7" w:rsidP="00C55AE7">
      <w:pPr>
        <w:spacing w:before="120" w:after="120"/>
      </w:pPr>
      <w:r w:rsidRPr="007C65B9">
        <w:t xml:space="preserve">Advancements in medical therapies are crucial to reducing the need for pancreatectomy in diffuse CHI </w:t>
      </w:r>
      <w:r w:rsidRPr="007C65B9">
        <w:fldChar w:fldCharType="begin"/>
      </w:r>
      <w:r w:rsidRPr="007C65B9">
        <w:instrText xml:space="preserve"> ADDIN EN.CITE &lt;EndNote&gt;&lt;Cite&gt;&lt;Author&gt;Al-Ameer&lt;/Author&gt;&lt;Year&gt;2023&lt;/Year&gt;&lt;RecNum&gt;333&lt;/RecNum&gt;&lt;DisplayText&gt;(33)&lt;/DisplayText&gt;&lt;record&gt;&lt;rec-number&gt;333&lt;/rec-number&gt;&lt;foreign-keys&gt;&lt;key app="EN" db-id="vwrrttwz10fd9netdtjv5t0n2rea550ese5e" timestamp="1726042242"&gt;333&lt;/key&gt;&lt;/foreign-keys&gt;&lt;ref-type name="Journal Article"&gt;17&lt;/ref-type&gt;&lt;contributors&gt;&lt;authors&gt;&lt;author&gt;Al-Ameer, A.&lt;/author&gt;&lt;author&gt;Alsomali, A.&lt;/author&gt;&lt;author&gt;Habib, Z.&lt;/author&gt;&lt;/authors&gt;&lt;/contributors&gt;&lt;auth-address&gt;Department of Pediatric Surgery, King Fahad Medical City, PO Box 59046, Riyadh, 11525, Kingdom of Saudi Arabia. al-ameer.ali.92@live.com.&amp;#xD;Department of Surgery, King Faisal Specialist Hospital and Research Center, Riyadh, 11211, Kingdom of Saudi Arabia.&lt;/auth-address&gt;&lt;titles&gt;&lt;title&gt;Incidence, predictors and outcomes of redo pancreatectomy in infants with congenital hyperinsulinism: a 16-year tertiary center experience&lt;/title&gt;&lt;secondary-title&gt;Pediatr Surg Int&lt;/secondary-title&gt;&lt;/titles&gt;&lt;periodical&gt;&lt;full-title&gt;Pediatr Surg Int&lt;/full-title&gt;&lt;/periodical&gt;&lt;pages&gt;183&lt;/pages&gt;&lt;volume&gt;39&lt;/volume&gt;&lt;number&gt;1&lt;/number&gt;&lt;edition&gt;20230420&lt;/edition&gt;&lt;keywords&gt;&lt;keyword&gt;Child&lt;/keyword&gt;&lt;keyword&gt;Humans&lt;/keyword&gt;&lt;keyword&gt;Infant&lt;/keyword&gt;&lt;keyword&gt;*Pancreatectomy&lt;/keyword&gt;&lt;keyword&gt;Incidence&lt;/keyword&gt;&lt;keyword&gt;*Congenital Hyperinsulinism/epidemiology/surgery&lt;/keyword&gt;&lt;keyword&gt;Congenital hyperinsulinism&lt;/keyword&gt;&lt;keyword&gt;Neonatal hypoglycemia&lt;/keyword&gt;&lt;keyword&gt;Nesidioblastosis&lt;/keyword&gt;&lt;keyword&gt;Pancreatectomy&lt;/keyword&gt;&lt;keyword&gt;Recurrence&lt;/keyword&gt;&lt;keyword&gt;Redo&lt;/keyword&gt;&lt;/keywords&gt;&lt;dates&gt;&lt;year&gt;2023&lt;/year&gt;&lt;pub-dates&gt;&lt;date&gt;Apr 20&lt;/date&gt;&lt;/pub-dates&gt;&lt;/dates&gt;&lt;isbn&gt;0179-0358&lt;/isbn&gt;&lt;accession-num&gt;37079145&lt;/accession-num&gt;&lt;urls&gt;&lt;/urls&gt;&lt;electronic-resource-num&gt;10.1007/s00383-023-05470-6&lt;/electronic-resource-num&gt;&lt;remote-database-provider&gt;NLM&lt;/remote-database-provider&gt;&lt;language&gt;eng&lt;/language&gt;&lt;/record&gt;&lt;/Cite&gt;&lt;/EndNote&gt;</w:instrText>
      </w:r>
      <w:r w:rsidRPr="007C65B9">
        <w:fldChar w:fldCharType="separate"/>
      </w:r>
      <w:r w:rsidRPr="007C65B9">
        <w:rPr>
          <w:noProof/>
        </w:rPr>
        <w:t>(33)</w:t>
      </w:r>
      <w:r w:rsidRPr="007C65B9">
        <w:fldChar w:fldCharType="end"/>
      </w:r>
      <w:r w:rsidRPr="007C65B9">
        <w:t>.</w:t>
      </w:r>
    </w:p>
    <w:p w14:paraId="56F48D50" w14:textId="77777777" w:rsidR="00C55AE7" w:rsidRPr="007C65B9" w:rsidDel="007058A8" w:rsidRDefault="00C55AE7" w:rsidP="00C55AE7">
      <w:pPr>
        <w:pStyle w:val="Heading4"/>
        <w:spacing w:before="120" w:after="120"/>
        <w:rPr>
          <w:del w:id="497" w:author="AML Christensen team" w:date="2024-12-06T09:57:00Z" w16du:dateUtc="2024-12-06T08:57:00Z"/>
        </w:rPr>
      </w:pPr>
      <w:ins w:id="498" w:author="AML Christensen team" w:date="2024-12-11T12:28:00Z" w16du:dateUtc="2024-12-11T11:28:00Z">
        <w:r>
          <w:lastRenderedPageBreak/>
          <w:t xml:space="preserve">Glucagon, </w:t>
        </w:r>
      </w:ins>
      <w:del w:id="499" w:author="AML Christensen team" w:date="2024-12-06T09:57:00Z" w16du:dateUtc="2024-12-06T08:57:00Z">
        <w:r w:rsidRPr="007C65B9" w:rsidDel="007058A8">
          <w:delText>Native Glucagon</w:delText>
        </w:r>
      </w:del>
    </w:p>
    <w:p w14:paraId="7EDE1990" w14:textId="77777777" w:rsidR="00C55AE7" w:rsidRPr="007C65B9" w:rsidDel="007058A8" w:rsidRDefault="00C55AE7" w:rsidP="00C55AE7">
      <w:pPr>
        <w:spacing w:before="120" w:after="120"/>
        <w:rPr>
          <w:del w:id="500" w:author="AML Christensen team" w:date="2024-12-06T09:57:00Z" w16du:dateUtc="2024-12-06T08:57:00Z"/>
        </w:rPr>
      </w:pPr>
      <w:moveFromRangeStart w:id="501" w:author="AML Christensen team" w:date="2024-12-06T09:46:00Z" w:name="move184370787"/>
      <w:moveFrom w:id="502" w:author="AML Christensen team" w:date="2024-12-06T09:46:00Z" w16du:dateUtc="2024-12-06T08:46:00Z">
        <w:del w:id="503" w:author="AML Christensen team" w:date="2024-12-06T09:49:00Z" w16du:dateUtc="2024-12-06T08:49:00Z">
          <w:r w:rsidRPr="007C65B9" w:rsidDel="00E746CC">
            <w:delText xml:space="preserve">As previously described glucagon is often used for acute treatment of hypoglycemia emergencies. </w:delText>
          </w:r>
        </w:del>
      </w:moveFrom>
      <w:moveFromRangeEnd w:id="501"/>
      <w:del w:id="504" w:author="AML Christensen team" w:date="2024-12-06T09:49:00Z" w16du:dateUtc="2024-12-06T08:49:00Z">
        <w:r w:rsidRPr="007C65B9" w:rsidDel="00E746CC">
          <w:delText xml:space="preserve">However, </w:delText>
        </w:r>
      </w:del>
      <w:del w:id="505" w:author="AML Christensen team" w:date="2024-12-06T09:47:00Z" w16du:dateUtc="2024-12-06T08:47:00Z">
        <w:r w:rsidRPr="007C65B9" w:rsidDel="007D06E7">
          <w:delText xml:space="preserve">it may also be used for more prolonged treatment by administration through continuous intravenous or subcutaneous infusion. </w:delText>
        </w:r>
      </w:del>
      <w:del w:id="506" w:author="AML Christensen team" w:date="2024-12-06T09:49:00Z" w16du:dateUtc="2024-12-06T08:49:00Z">
        <w:r w:rsidRPr="007C65B9" w:rsidDel="00E746CC">
          <w:delText xml:space="preserve">Glucagon works by stimulating glycogenolysis, gluconeogenesis, and lipolysis to increase endogenous glucose production, counteracting the effects of insulin excess. In the liver, glucagon binds to its receptor, triggering intracellular signaling via cAMP, which promotes glycogen breakdown and new glucose production, raising blood glucose levels within 10-30 minutes. </w:delText>
        </w:r>
      </w:del>
    </w:p>
    <w:p w14:paraId="2987B1E9" w14:textId="77777777" w:rsidR="00C55AE7" w:rsidRPr="007C65B9" w:rsidDel="007058A8" w:rsidRDefault="00C55AE7" w:rsidP="00C55AE7">
      <w:pPr>
        <w:spacing w:before="120" w:after="120"/>
        <w:rPr>
          <w:del w:id="507" w:author="AML Christensen team" w:date="2024-12-06T09:57:00Z" w16du:dateUtc="2024-12-06T08:57:00Z"/>
        </w:rPr>
      </w:pPr>
      <w:del w:id="508" w:author="AML Christensen team" w:date="2024-12-06T09:57:00Z" w16du:dateUtc="2024-12-06T08:57:00Z">
        <w:r w:rsidRPr="007C65B9" w:rsidDel="007058A8">
          <w:delText>Glucagon use can be accompanied by side effects such as nausea, vomiting, headaches, and, in rare cases, necrolytic migratory erythema, especially with prolonged high doses</w:delText>
        </w:r>
      </w:del>
      <w:del w:id="509" w:author="AML Christensen team" w:date="2024-12-04T13:08:00Z" w16du:dateUtc="2024-12-04T12:08:00Z">
        <w:r w:rsidRPr="007C65B9" w:rsidDel="00DB5E23">
          <w:delText xml:space="preserve">. Additionally, there is a concern about </w:delText>
        </w:r>
        <w:commentRangeStart w:id="510"/>
        <w:r w:rsidRPr="007C65B9" w:rsidDel="00DB5E23">
          <w:delText>thromboembolism</w:delText>
        </w:r>
        <w:commentRangeEnd w:id="510"/>
        <w:r w:rsidRPr="007C65B9" w:rsidDel="00DB5E23">
          <w:rPr>
            <w:rStyle w:val="CommentReference"/>
          </w:rPr>
          <w:commentReference w:id="510"/>
        </w:r>
        <w:r w:rsidRPr="007C65B9" w:rsidDel="00DB5E23">
          <w:delText xml:space="preserve"> in patients receiving high-dose glucagon infusions</w:delText>
        </w:r>
      </w:del>
      <w:del w:id="511" w:author="AML Christensen team" w:date="2024-12-06T09:57:00Z" w16du:dateUtc="2024-12-06T08:57:00Z">
        <w:r w:rsidRPr="007C65B9" w:rsidDel="007058A8">
          <w:delText xml:space="preserve">. </w:delText>
        </w:r>
      </w:del>
    </w:p>
    <w:p w14:paraId="55C0F037" w14:textId="77777777" w:rsidR="00C55AE7" w:rsidRPr="007C65B9" w:rsidDel="007058A8" w:rsidRDefault="00C55AE7" w:rsidP="00C55AE7">
      <w:pPr>
        <w:spacing w:before="120" w:after="120"/>
        <w:rPr>
          <w:del w:id="512" w:author="AML Christensen team" w:date="2024-12-06T09:57:00Z" w16du:dateUtc="2024-12-06T08:57:00Z"/>
        </w:rPr>
      </w:pPr>
      <w:del w:id="513" w:author="AML Christensen team" w:date="2024-12-06T09:57:00Z" w16du:dateUtc="2024-12-06T08:57:00Z">
        <w:r w:rsidRPr="007C65B9" w:rsidDel="007058A8">
          <w:delText>The</w:delText>
        </w:r>
      </w:del>
      <w:del w:id="514" w:author="AML Christensen team" w:date="2024-12-04T13:19:00Z" w16du:dateUtc="2024-12-04T12:19:00Z">
        <w:r w:rsidRPr="007C65B9" w:rsidDel="002A4B8C">
          <w:delText>re</w:delText>
        </w:r>
      </w:del>
      <w:del w:id="515" w:author="AML Christensen team" w:date="2024-12-06T09:57:00Z" w16du:dateUtc="2024-12-06T08:57:00Z">
        <w:r w:rsidRPr="007C65B9" w:rsidDel="007058A8">
          <w:delText xml:space="preserve"> </w:delText>
        </w:r>
      </w:del>
      <w:del w:id="516" w:author="AML Christensen team" w:date="2024-12-04T13:19:00Z" w16du:dateUtc="2024-12-04T12:19:00Z">
        <w:r w:rsidRPr="007C65B9" w:rsidDel="002A4B8C">
          <w:delText xml:space="preserve">are two </w:delText>
        </w:r>
        <w:commentRangeStart w:id="517"/>
        <w:commentRangeStart w:id="518"/>
        <w:r w:rsidRPr="007C65B9" w:rsidDel="002A4B8C">
          <w:delText>FDA-</w:delText>
        </w:r>
      </w:del>
      <w:del w:id="519" w:author="AML Christensen team" w:date="2024-12-06T09:57:00Z" w16du:dateUtc="2024-12-06T08:57:00Z">
        <w:r w:rsidRPr="007C65B9" w:rsidDel="007058A8">
          <w:delText xml:space="preserve">approved glucagon </w:delText>
        </w:r>
        <w:commentRangeEnd w:id="517"/>
        <w:r w:rsidRPr="007C65B9" w:rsidDel="007058A8">
          <w:rPr>
            <w:rStyle w:val="CommentReference"/>
          </w:rPr>
          <w:commentReference w:id="517"/>
        </w:r>
        <w:commentRangeEnd w:id="518"/>
        <w:r w:rsidRPr="007C65B9" w:rsidDel="007058A8">
          <w:rPr>
            <w:rStyle w:val="CommentReference"/>
          </w:rPr>
          <w:commentReference w:id="518"/>
        </w:r>
        <w:r w:rsidRPr="007C65B9" w:rsidDel="007058A8">
          <w:delText xml:space="preserve">formulations </w:delText>
        </w:r>
      </w:del>
      <w:del w:id="520" w:author="AML Christensen team" w:date="2024-12-04T13:19:00Z" w16du:dateUtc="2024-12-04T12:19:00Z">
        <w:r w:rsidRPr="007C65B9" w:rsidDel="002A4B8C">
          <w:delText xml:space="preserve">available for clinical use: </w:delText>
        </w:r>
      </w:del>
      <w:del w:id="521" w:author="AML Christensen team" w:date="2024-12-06T09:57:00Z" w16du:dateUtc="2024-12-06T08:57:00Z">
        <w:r w:rsidRPr="007C65B9" w:rsidDel="007058A8">
          <w:delText>the GlucaGen HypoKit® (Novo Nordisk) and the Glucagon Emergency Kit (Eli Lilly)</w:delText>
        </w:r>
      </w:del>
      <w:del w:id="522" w:author="AML Christensen team" w:date="2024-12-04T13:20:00Z" w16du:dateUtc="2024-12-04T12:20:00Z">
        <w:r w:rsidRPr="007C65B9" w:rsidDel="002A4B8C">
          <w:delText>.</w:delText>
        </w:r>
      </w:del>
      <w:del w:id="523" w:author="AML Christensen team" w:date="2024-12-06T09:57:00Z" w16du:dateUtc="2024-12-06T08:57:00Z">
        <w:r w:rsidRPr="007C65B9" w:rsidDel="007058A8">
          <w:delText xml:space="preserve"> Both</w:delText>
        </w:r>
      </w:del>
      <w:del w:id="524" w:author="AML Christensen team" w:date="2024-12-04T13:21:00Z" w16du:dateUtc="2024-12-04T12:21:00Z">
        <w:r w:rsidRPr="007C65B9" w:rsidDel="002A4B8C">
          <w:delText xml:space="preserve"> </w:delText>
        </w:r>
      </w:del>
      <w:del w:id="525" w:author="AML Christensen team" w:date="2024-12-06T09:57:00Z" w16du:dateUtc="2024-12-06T08:57:00Z">
        <w:r w:rsidRPr="007C65B9" w:rsidDel="007058A8">
          <w:delText>come as two-part kits containing a vial of lyophilized glucagon powder and a prefilled syringe with a diluent. The powder must be reconstituted with the provided solution before administration. These formulations are approved for intramuscular, subcutaneous, and intravenous use but must be used immediately after reconstitution due to glucagon’s instability.</w:delText>
        </w:r>
      </w:del>
    </w:p>
    <w:p w14:paraId="65CC4D23" w14:textId="77777777" w:rsidR="00C55AE7" w:rsidRPr="007C65B9" w:rsidDel="007058A8" w:rsidRDefault="00C55AE7" w:rsidP="00C55AE7">
      <w:pPr>
        <w:spacing w:before="120" w:after="120"/>
        <w:rPr>
          <w:del w:id="526" w:author="AML Christensen team" w:date="2024-12-06T09:57:00Z" w16du:dateUtc="2024-12-06T08:57:00Z"/>
        </w:rPr>
      </w:pPr>
      <w:del w:id="527" w:author="AML Christensen team" w:date="2024-12-06T09:57:00Z" w16du:dateUtc="2024-12-06T08:57:00Z">
        <w:r w:rsidRPr="007C65B9" w:rsidDel="007058A8">
          <w:delText xml:space="preserve">The subcutaneous route offers potential for home-based management of CHI but is hindered by the instability of standard glucagon formulations, which limits its long-term use. </w:delText>
        </w:r>
      </w:del>
      <w:moveFromRangeStart w:id="528" w:author="AML Christensen team" w:date="2024-12-06T09:47:00Z" w:name="move184370891"/>
      <w:moveFrom w:id="529" w:author="AML Christensen team" w:date="2024-12-06T09:47:00Z" w16du:dateUtc="2024-12-06T08:47:00Z">
        <w:del w:id="530" w:author="AML Christensen team" w:date="2024-12-06T09:57:00Z" w16du:dateUtc="2024-12-06T08:57:00Z">
          <w:r w:rsidRPr="007C65B9" w:rsidDel="007058A8">
            <w:delText>Native glucagon tends to degrade and form fibrils in aqueous solutions, which requires frequent reconstitution (every 12-24 hours) to avoid fibrillation, catheter occlusion, and inconsistent drug delivery, making its use in continuous infusions challenging and labor-intensive</w:delText>
          </w:r>
        </w:del>
        <w:del w:id="531" w:author="AML Christensen team" w:date="2024-12-06T09:50:00Z" w16du:dateUtc="2024-12-06T08:50:00Z">
          <w:r w:rsidRPr="007C65B9" w:rsidDel="00E746CC">
            <w:delText xml:space="preserve">. </w:delText>
          </w:r>
        </w:del>
      </w:moveFrom>
      <w:moveFromRangeEnd w:id="528"/>
      <w:del w:id="532" w:author="AML Christensen team" w:date="2024-12-06T09:50:00Z" w16du:dateUtc="2024-12-06T08:50:00Z">
        <w:r w:rsidRPr="007C65B9" w:rsidDel="00E746CC">
          <w:delText>A survey in the global registry for CHI reported that 19.4% of the 139 participating patients have been treated with glucagon.</w:delText>
        </w:r>
      </w:del>
    </w:p>
    <w:p w14:paraId="69B82BC7" w14:textId="77777777" w:rsidR="00C55AE7" w:rsidRPr="007C65B9" w:rsidDel="007058A8" w:rsidRDefault="00C55AE7">
      <w:pPr>
        <w:pStyle w:val="Heading5"/>
        <w:rPr>
          <w:del w:id="533" w:author="AML Christensen team" w:date="2024-12-06T09:57:00Z" w16du:dateUtc="2024-12-06T08:57:00Z"/>
          <w:moveTo w:id="534" w:author="AML Christensen team" w:date="2024-12-04T13:11:00Z" w16du:dateUtc="2024-12-04T12:11:00Z"/>
        </w:rPr>
        <w:pPrChange w:id="535" w:author="AML Christensen team" w:date="2024-12-04T13:12:00Z" w16du:dateUtc="2024-12-04T12:12:00Z">
          <w:pPr>
            <w:pStyle w:val="Heading4"/>
          </w:pPr>
        </w:pPrChange>
      </w:pPr>
      <w:moveToRangeStart w:id="536" w:author="AML Christensen team" w:date="2024-12-04T13:11:00Z" w:name="move184210327"/>
      <w:moveTo w:id="537" w:author="AML Christensen team" w:date="2024-12-04T13:11:00Z" w16du:dateUtc="2024-12-04T12:11:00Z">
        <w:del w:id="538" w:author="AML Christensen team" w:date="2024-12-06T09:57:00Z" w16du:dateUtc="2024-12-06T08:57:00Z">
          <w:r w:rsidRPr="007C65B9" w:rsidDel="007058A8">
            <w:delText>Intranasal Glucagon</w:delText>
          </w:r>
        </w:del>
      </w:moveTo>
    </w:p>
    <w:p w14:paraId="597458FE" w14:textId="77777777" w:rsidR="00C55AE7" w:rsidRPr="007C65B9" w:rsidDel="007058A8" w:rsidRDefault="00C55AE7" w:rsidP="00C55AE7">
      <w:pPr>
        <w:spacing w:before="120" w:after="120"/>
        <w:rPr>
          <w:del w:id="539" w:author="AML Christensen team" w:date="2024-12-06T09:57:00Z" w16du:dateUtc="2024-12-06T08:57:00Z"/>
          <w:moveTo w:id="540" w:author="AML Christensen team" w:date="2024-12-04T13:11:00Z" w16du:dateUtc="2024-12-04T12:11:00Z"/>
        </w:rPr>
      </w:pPr>
      <w:moveTo w:id="541" w:author="AML Christensen team" w:date="2024-12-04T13:11:00Z" w16du:dateUtc="2024-12-04T12:11:00Z">
        <w:del w:id="542" w:author="AML Christensen team" w:date="2024-12-06T09:57:00Z" w16du:dateUtc="2024-12-06T08:57:00Z">
          <w:r w:rsidRPr="007C65B9" w:rsidDel="007058A8">
            <w:delText xml:space="preserve">Intranasal glucagon offers a needle-free method for managing severe hypoglycemia. Although initial findings of intranasal glucagon were made in 1983, significant development of intranasal glucagon only began in 2010. Today, intranasal glucagon in powder form is available for treating severe hypoglycemia in children and adults with T1D, with studies confirming its safety, efficacy, and ease of use. </w:delText>
          </w:r>
        </w:del>
      </w:moveTo>
    </w:p>
    <w:p w14:paraId="5F86F119" w14:textId="77777777" w:rsidR="00C55AE7" w:rsidRPr="007C65B9" w:rsidDel="007058A8" w:rsidRDefault="00C55AE7" w:rsidP="00C55AE7">
      <w:pPr>
        <w:spacing w:before="120" w:after="120"/>
        <w:rPr>
          <w:del w:id="543" w:author="AML Christensen team" w:date="2024-12-06T09:57:00Z" w16du:dateUtc="2024-12-06T08:57:00Z"/>
          <w:moveTo w:id="544" w:author="AML Christensen team" w:date="2024-12-04T13:11:00Z" w16du:dateUtc="2024-12-04T12:11:00Z"/>
        </w:rPr>
      </w:pPr>
      <w:moveTo w:id="545" w:author="AML Christensen team" w:date="2024-12-04T13:11:00Z" w16du:dateUtc="2024-12-04T12:11:00Z">
        <w:del w:id="546" w:author="AML Christensen team" w:date="2024-12-06T09:57:00Z" w16du:dateUtc="2024-12-06T08:57:00Z">
          <w:r w:rsidRPr="007C65B9" w:rsidDel="007058A8">
            <w:delText xml:space="preserve">One intranasal glucagon product has undergone phase 3 clinical trials. This formulation consists of 1 mg of glucagon in a 10 mg dry powder that includes phospholipids for enhanced absorption and cyclodextrin as a bulking agent. It is absorbed through the nasal mucosa, unaffected by nasal congestion. </w:delText>
          </w:r>
          <w:commentRangeStart w:id="547"/>
          <w:r w:rsidRPr="007C65B9" w:rsidDel="007058A8">
            <w:delText xml:space="preserve">The FDA has approved this formulation under the brand name Baqsimi™ </w:delText>
          </w:r>
          <w:commentRangeEnd w:id="547"/>
          <w:r w:rsidRPr="007C65B9" w:rsidDel="007058A8">
            <w:rPr>
              <w:rStyle w:val="CommentReference"/>
            </w:rPr>
            <w:commentReference w:id="547"/>
          </w:r>
          <w:r w:rsidRPr="007C65B9" w:rsidDel="007058A8">
            <w:delText>.</w:delText>
          </w:r>
        </w:del>
      </w:moveTo>
    </w:p>
    <w:p w14:paraId="56DC2A57" w14:textId="77777777" w:rsidR="00C55AE7" w:rsidRPr="007C65B9" w:rsidDel="007058A8" w:rsidRDefault="00C55AE7" w:rsidP="00C55AE7">
      <w:pPr>
        <w:spacing w:before="120" w:after="120"/>
        <w:rPr>
          <w:del w:id="548" w:author="AML Christensen team" w:date="2024-12-06T09:57:00Z" w16du:dateUtc="2024-12-06T08:57:00Z"/>
          <w:moveTo w:id="549" w:author="AML Christensen team" w:date="2024-12-04T13:11:00Z" w16du:dateUtc="2024-12-04T12:11:00Z"/>
        </w:rPr>
      </w:pPr>
      <w:moveTo w:id="550" w:author="AML Christensen team" w:date="2024-12-04T13:11:00Z" w16du:dateUtc="2024-12-04T12:11:00Z">
        <w:del w:id="551" w:author="AML Christensen team" w:date="2024-12-06T09:57:00Z" w16du:dateUtc="2024-12-06T08:57:00Z">
          <w:r w:rsidRPr="007C65B9" w:rsidDel="007058A8">
            <w:delText xml:space="preserve">A systematic meta-analysis of randomized controlled trials showed that intranasal glucagon and intramuscular/subcutaneous glucagon are equally effective for resolving hypoglycemia in patients with T1D. While intranasal glucagon results in lower blood glucagon concentrations than intramuscular glucagon, the glucose-raising effects remain comparable.  </w:delText>
          </w:r>
        </w:del>
      </w:moveTo>
    </w:p>
    <w:p w14:paraId="575138C6" w14:textId="77777777" w:rsidR="00C55AE7" w:rsidRPr="007C65B9" w:rsidDel="007058A8" w:rsidRDefault="00C55AE7" w:rsidP="00C55AE7">
      <w:pPr>
        <w:spacing w:before="120" w:after="120"/>
        <w:rPr>
          <w:del w:id="552" w:author="AML Christensen team" w:date="2024-12-06T09:57:00Z" w16du:dateUtc="2024-12-06T08:57:00Z"/>
          <w:moveTo w:id="553" w:author="AML Christensen team" w:date="2024-12-04T13:11:00Z" w16du:dateUtc="2024-12-04T12:11:00Z"/>
        </w:rPr>
      </w:pPr>
      <w:commentRangeStart w:id="554"/>
      <w:commentRangeStart w:id="555"/>
      <w:commentRangeStart w:id="556"/>
      <w:moveTo w:id="557" w:author="AML Christensen team" w:date="2024-12-04T13:11:00Z" w16du:dateUtc="2024-12-04T12:11:00Z">
        <w:del w:id="558" w:author="AML Christensen team" w:date="2024-12-06T09:57:00Z" w16du:dateUtc="2024-12-06T08:57:00Z">
          <w:r w:rsidRPr="007C65B9" w:rsidDel="007058A8">
            <w:delText>A key advantage of intranasal glucagon is its ease of administration by untrained individuals. In one study, 94% of bystanders successfully administered the full dose of intranasal glucagon within one minute, while only 20% could administer a partial dose of intramuscular glucagon, which took an average of 2.4 minutes. Despite its benefits, intranasal glucagon may present challenges in real-world use, particularly in situations where the patient is combative or experiencing a seizure. However, there are successful reports of caregivers treating severe hypoglycemia with intranasal glucagon, even in situations involving unconsciousness or convulsions.</w:delText>
          </w:r>
          <w:commentRangeEnd w:id="554"/>
          <w:r w:rsidRPr="007C65B9" w:rsidDel="007058A8">
            <w:rPr>
              <w:rStyle w:val="CommentReference"/>
            </w:rPr>
            <w:commentReference w:id="554"/>
          </w:r>
          <w:commentRangeEnd w:id="555"/>
          <w:r w:rsidRPr="007C65B9" w:rsidDel="007058A8">
            <w:rPr>
              <w:rStyle w:val="CommentReference"/>
            </w:rPr>
            <w:commentReference w:id="555"/>
          </w:r>
        </w:del>
      </w:moveTo>
      <w:commentRangeEnd w:id="556"/>
      <w:del w:id="559" w:author="AML Christensen team" w:date="2024-12-06T09:57:00Z" w16du:dateUtc="2024-12-06T08:57:00Z">
        <w:r w:rsidRPr="007C65B9" w:rsidDel="007058A8">
          <w:rPr>
            <w:rStyle w:val="CommentReference"/>
          </w:rPr>
          <w:commentReference w:id="556"/>
        </w:r>
      </w:del>
    </w:p>
    <w:p w14:paraId="61FBF6B8" w14:textId="77777777" w:rsidR="00C55AE7" w:rsidRPr="007C65B9" w:rsidDel="007058A8" w:rsidRDefault="00C55AE7" w:rsidP="00C55AE7">
      <w:pPr>
        <w:spacing w:before="120" w:after="120"/>
        <w:rPr>
          <w:del w:id="560" w:author="AML Christensen team" w:date="2024-12-06T09:57:00Z" w16du:dateUtc="2024-12-06T08:57:00Z"/>
          <w:moveTo w:id="561" w:author="AML Christensen team" w:date="2024-12-04T13:11:00Z" w16du:dateUtc="2024-12-04T12:11:00Z"/>
        </w:rPr>
      </w:pPr>
      <w:moveTo w:id="562" w:author="AML Christensen team" w:date="2024-12-04T13:11:00Z" w16du:dateUtc="2024-12-04T12:11:00Z">
        <w:del w:id="563" w:author="AML Christensen team" w:date="2024-12-06T09:57:00Z" w16du:dateUtc="2024-12-06T08:57:00Z">
          <w:r w:rsidRPr="007C65B9" w:rsidDel="007058A8">
            <w:delText xml:space="preserve">As with native glucagon, Baqsimi is expectedly not suitable for long-term management of CHI due to the need for recurrent and consistent administration of glucagon to prevent hypoglycemic episodes, also during nighttime. </w:delText>
          </w:r>
        </w:del>
      </w:moveTo>
    </w:p>
    <w:p w14:paraId="1A34D52D" w14:textId="77777777" w:rsidR="00C55AE7" w:rsidRPr="007C65B9" w:rsidRDefault="00C55AE7" w:rsidP="00C55AE7">
      <w:pPr>
        <w:pStyle w:val="Heading3"/>
      </w:pPr>
      <w:bookmarkStart w:id="564" w:name="_Ref184804990"/>
      <w:moveToRangeEnd w:id="536"/>
      <w:del w:id="565" w:author="AML Christensen team" w:date="2024-12-11T12:28:00Z" w16du:dateUtc="2024-12-11T11:28:00Z">
        <w:r w:rsidRPr="007C65B9" w:rsidDel="00526E64">
          <w:delText>D</w:delText>
        </w:r>
      </w:del>
      <w:ins w:id="566" w:author="AML Christensen team" w:date="2024-12-11T12:28:00Z" w16du:dateUtc="2024-12-11T11:28:00Z">
        <w:r>
          <w:t>d</w:t>
        </w:r>
      </w:ins>
      <w:r w:rsidRPr="007C65B9">
        <w:t xml:space="preserve">asiglucagon and other </w:t>
      </w:r>
      <w:del w:id="567" w:author="AML Christensen team" w:date="2024-12-11T12:28:00Z" w16du:dateUtc="2024-12-11T11:28:00Z">
        <w:r w:rsidRPr="007C65B9" w:rsidDel="00526E64">
          <w:delText xml:space="preserve">glucagon </w:delText>
        </w:r>
      </w:del>
      <w:r w:rsidRPr="007C65B9">
        <w:t>variants</w:t>
      </w:r>
      <w:bookmarkEnd w:id="564"/>
    </w:p>
    <w:p w14:paraId="77E2DB23" w14:textId="77777777" w:rsidR="00C55AE7" w:rsidRDefault="00C55AE7" w:rsidP="00C55AE7">
      <w:pPr>
        <w:spacing w:before="120" w:after="120"/>
        <w:rPr>
          <w:ins w:id="568" w:author="AML Christensen team" w:date="2024-12-11T12:28:00Z" w16du:dateUtc="2024-12-11T11:28:00Z"/>
        </w:rPr>
      </w:pPr>
      <w:moveToRangeStart w:id="569" w:author="AML Christensen team" w:date="2024-12-06T09:46:00Z" w:name="move184370787"/>
      <w:moveTo w:id="570" w:author="AML Christensen team" w:date="2024-12-06T09:46:00Z" w16du:dateUtc="2024-12-06T08:46:00Z">
        <w:r w:rsidRPr="007C65B9">
          <w:t>As previously described</w:t>
        </w:r>
      </w:moveTo>
      <w:ins w:id="571" w:author="AML Christensen team" w:date="2024-12-11T11:45:00Z" w16du:dateUtc="2024-12-11T10:45:00Z">
        <w:r>
          <w:t>,</w:t>
        </w:r>
      </w:ins>
      <w:ins w:id="572" w:author="AML Christensen team" w:date="2024-12-06T09:46:00Z" w16du:dateUtc="2024-12-06T08:46:00Z">
        <w:r w:rsidRPr="007C65B9">
          <w:t xml:space="preserve"> native</w:t>
        </w:r>
      </w:ins>
      <w:moveTo w:id="573" w:author="AML Christensen team" w:date="2024-12-06T09:46:00Z" w16du:dateUtc="2024-12-06T08:46:00Z">
        <w:r w:rsidRPr="007C65B9">
          <w:t xml:space="preserve"> glucagon is often used for acute treatment of hypoglycemia emergencies</w:t>
        </w:r>
      </w:moveTo>
      <w:ins w:id="574" w:author="AML Christensen team" w:date="2024-12-06T09:49:00Z" w16du:dateUtc="2024-12-06T08:49:00Z">
        <w:r w:rsidRPr="007C65B9">
          <w:t xml:space="preserve"> as it counteracts the effects of insulin excess and raises blood glucose levels within 10-30 minutes </w:t>
        </w:r>
        <w:r w:rsidRPr="007C65B9">
          <w:fldChar w:fldCharType="begin">
            <w:fldData xml:space="preserve">PEVuZE5vdGU+PENpdGU+PEF1dGhvcj5UYWxlYjwvQXV0aG9yPjxZZWFyPjIwMTc8L1llYXI+PFJl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</w:fldData>
          </w:fldChar>
        </w:r>
      </w:ins>
      <w:r w:rsidRPr="007C65B9">
        <w:instrText xml:space="preserve"> ADDIN EN.CITE </w:instrText>
      </w:r>
      <w:r w:rsidRPr="007C65B9">
        <w:fldChar w:fldCharType="begin">
          <w:fldData xml:space="preserve">PEVuZE5vdGU+PENpdGU+PEF1dGhvcj5UYWxlYjwvQXV0aG9yPjxZZWFyPjIwMTc8L1llYXI+PFJl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</w:fldData>
        </w:fldChar>
      </w:r>
      <w:r w:rsidRPr="007C65B9">
        <w:instrText xml:space="preserve"> ADDIN EN.CITE.DATA </w:instrText>
      </w:r>
      <w:r w:rsidRPr="007C65B9">
        <w:fldChar w:fldCharType="end"/>
      </w:r>
      <w:ins w:id="575" w:author="AML Christensen team" w:date="2024-12-06T09:49:00Z" w16du:dateUtc="2024-12-06T08:49:00Z">
        <w:r w:rsidRPr="007C65B9">
          <w:fldChar w:fldCharType="separate"/>
        </w:r>
      </w:ins>
      <w:r w:rsidRPr="007C65B9">
        <w:rPr>
          <w:noProof/>
        </w:rPr>
        <w:t>(14, 31, 36, 45)</w:t>
      </w:r>
      <w:ins w:id="576" w:author="AML Christensen team" w:date="2024-12-06T09:49:00Z" w16du:dateUtc="2024-12-06T08:49:00Z">
        <w:r w:rsidRPr="007C65B9">
          <w:fldChar w:fldCharType="end"/>
        </w:r>
      </w:ins>
      <w:moveTo w:id="577" w:author="AML Christensen team" w:date="2024-12-06T09:46:00Z" w16du:dateUtc="2024-12-06T08:46:00Z">
        <w:r w:rsidRPr="007C65B9">
          <w:t>.</w:t>
        </w:r>
      </w:moveTo>
      <w:moveToRangeEnd w:id="569"/>
      <w:ins w:id="578" w:author="AML Christensen team" w:date="2024-12-06T09:47:00Z" w16du:dateUtc="2024-12-06T08:47:00Z">
        <w:r w:rsidRPr="007C65B9">
          <w:t xml:space="preserve"> However, </w:t>
        </w:r>
      </w:ins>
      <w:moveToRangeStart w:id="579" w:author="AML Christensen team" w:date="2024-12-06T09:47:00Z" w:name="move184370891"/>
      <w:moveTo w:id="580" w:author="AML Christensen team" w:date="2024-12-06T09:47:00Z" w16du:dateUtc="2024-12-06T08:47:00Z">
        <w:del w:id="581" w:author="AML Christensen team" w:date="2024-12-06T09:47:00Z" w16du:dateUtc="2024-12-06T08:47:00Z">
          <w:r w:rsidRPr="007C65B9" w:rsidDel="00E746CC">
            <w:delText>N</w:delText>
          </w:r>
        </w:del>
      </w:moveTo>
      <w:ins w:id="582" w:author="AML Christensen team" w:date="2024-12-06T09:48:00Z" w16du:dateUtc="2024-12-06T08:48:00Z">
        <w:r w:rsidRPr="007C65B9">
          <w:t>n</w:t>
        </w:r>
      </w:ins>
      <w:moveTo w:id="583" w:author="AML Christensen team" w:date="2024-12-06T09:47:00Z" w16du:dateUtc="2024-12-06T08:47:00Z">
        <w:r w:rsidRPr="007C65B9">
          <w:t>ative glucagon tends to degrade and form fibrils in aqueous solutions, which requires frequent reconstitution (every 12-24 hours) to avoid fibrillation, catheter occlusion, and inconsistent drug delivery, making its</w:t>
        </w:r>
      </w:moveTo>
      <w:ins w:id="584" w:author="AML Christensen team" w:date="2024-12-06T09:48:00Z" w16du:dateUtc="2024-12-06T08:48:00Z">
        <w:r w:rsidRPr="007C65B9">
          <w:t xml:space="preserve"> long-term</w:t>
        </w:r>
      </w:ins>
      <w:moveTo w:id="585" w:author="AML Christensen team" w:date="2024-12-06T09:47:00Z" w16du:dateUtc="2024-12-06T08:47:00Z">
        <w:r w:rsidRPr="007C65B9">
          <w:t xml:space="preserve"> use in </w:t>
        </w:r>
      </w:moveTo>
      <w:ins w:id="586" w:author="AML Christensen team" w:date="2024-12-06T09:56:00Z" w16du:dateUtc="2024-12-06T08:56:00Z">
        <w:r w:rsidRPr="007C65B9">
          <w:t xml:space="preserve">hypoglycemia prevention </w:t>
        </w:r>
      </w:ins>
      <w:moveTo w:id="587" w:author="AML Christensen team" w:date="2024-12-06T09:47:00Z" w16du:dateUtc="2024-12-06T08:47:00Z">
        <w:del w:id="588" w:author="AML Christensen team" w:date="2024-12-06T09:48:00Z" w16du:dateUtc="2024-12-06T08:48:00Z">
          <w:r w:rsidRPr="007C65B9" w:rsidDel="00E746CC">
            <w:delText xml:space="preserve">continuous infusions </w:delText>
          </w:r>
        </w:del>
        <w:r w:rsidRPr="007C65B9">
          <w:t xml:space="preserve">challenging and labor-intensive </w:t>
        </w:r>
        <w:r w:rsidRPr="007C65B9">
          <w:fldChar w:fldCharType="begin">
            <w:fldData xml:space="preserve">PEVuZE5vdGU+PENpdGU+PEF1dGhvcj5IYXdrZXM8L0F1dGhvcj48WWVhcj4yMDE5PC9ZZWFyPjxS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</w:fldData>
          </w:fldChar>
        </w:r>
      </w:moveTo>
      <w:r w:rsidRPr="007C65B9">
        <w:instrText xml:space="preserve"> ADDIN EN.CITE </w:instrText>
      </w:r>
      <w:r w:rsidRPr="007C65B9">
        <w:fldChar w:fldCharType="begin">
          <w:fldData xml:space="preserve">PEVuZE5vdGU+PENpdGU+PEF1dGhvcj5IYXdrZXM8L0F1dGhvcj48WWVhcj4yMDE5PC9ZZWFyPjxS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</w:fldData>
        </w:fldChar>
      </w:r>
      <w:r w:rsidRPr="007C65B9">
        <w:instrText xml:space="preserve"> ADDIN EN.CITE.DATA </w:instrText>
      </w:r>
      <w:r w:rsidRPr="007C65B9">
        <w:fldChar w:fldCharType="end"/>
      </w:r>
      <w:ins w:id="589" w:author="AML Christensen team" w:date="2024-12-06T09:47:00Z" w16du:dateUtc="2024-12-06T08:47:00Z"/>
      <w:moveTo w:id="590" w:author="AML Christensen team" w:date="2024-12-06T09:47:00Z" w16du:dateUtc="2024-12-06T08:47:00Z">
        <w:r w:rsidRPr="007C65B9">
          <w:fldChar w:fldCharType="separate"/>
        </w:r>
      </w:moveTo>
      <w:r w:rsidRPr="007C65B9">
        <w:rPr>
          <w:noProof/>
        </w:rPr>
        <w:t>(29, 31, 34, 35)</w:t>
      </w:r>
      <w:moveTo w:id="591" w:author="AML Christensen team" w:date="2024-12-06T09:47:00Z" w16du:dateUtc="2024-12-06T08:47:00Z">
        <w:r w:rsidRPr="007C65B9">
          <w:fldChar w:fldCharType="end"/>
        </w:r>
        <w:r w:rsidRPr="007C65B9">
          <w:t>.</w:t>
        </w:r>
      </w:moveTo>
      <w:moveToRangeEnd w:id="579"/>
      <w:ins w:id="592" w:author="AML Christensen team" w:date="2024-12-06T09:52:00Z" w16du:dateUtc="2024-12-06T08:52:00Z">
        <w:r w:rsidRPr="007C65B9">
          <w:t xml:space="preserve"> </w:t>
        </w:r>
      </w:ins>
    </w:p>
    <w:p w14:paraId="54FDCBF8" w14:textId="77777777" w:rsidR="00C55AE7" w:rsidRPr="007C65B9" w:rsidRDefault="00C55AE7" w:rsidP="00C55AE7">
      <w:pPr>
        <w:spacing w:before="120" w:after="120"/>
        <w:rPr>
          <w:ins w:id="593" w:author="AML Christensen team" w:date="2024-12-06T09:46:00Z" w16du:dateUtc="2024-12-06T08:46:00Z"/>
        </w:rPr>
      </w:pPr>
      <w:ins w:id="594" w:author="AML Christensen team" w:date="2024-12-06T09:52:00Z" w16du:dateUtc="2024-12-06T08:52:00Z">
        <w:r w:rsidRPr="007C65B9">
          <w:t>An alternative</w:t>
        </w:r>
      </w:ins>
      <w:ins w:id="595" w:author="AML Christensen team" w:date="2024-12-11T12:29:00Z" w16du:dateUtc="2024-12-11T11:29:00Z">
        <w:r>
          <w:t xml:space="preserve"> to </w:t>
        </w:r>
        <w:r w:rsidRPr="007C65B9">
          <w:t>aqueous</w:t>
        </w:r>
        <w:r>
          <w:t xml:space="preserve"> glucagon</w:t>
        </w:r>
        <w:r w:rsidRPr="007C65B9">
          <w:t xml:space="preserve"> solutions</w:t>
        </w:r>
      </w:ins>
      <w:ins w:id="596" w:author="AML Christensen team" w:date="2024-12-06T09:52:00Z" w16du:dateUtc="2024-12-06T08:52:00Z">
        <w:r w:rsidRPr="007C65B9">
          <w:t xml:space="preserve"> is to use intranasal glucagon in powder form (brand name: </w:t>
        </w:r>
        <w:proofErr w:type="spellStart"/>
        <w:r w:rsidRPr="007C65B9">
          <w:t>Baqsimi</w:t>
        </w:r>
      </w:ins>
      <w:proofErr w:type="spellEnd"/>
      <w:ins w:id="597" w:author="AML Christensen team" w:date="2024-12-06T09:53:00Z" w16du:dateUtc="2024-12-06T08:53:00Z">
        <w:r w:rsidRPr="007C65B9">
          <w:t>™</w:t>
        </w:r>
      </w:ins>
      <w:ins w:id="598" w:author="AML Christensen team" w:date="2024-12-06T09:52:00Z" w16du:dateUtc="2024-12-06T08:52:00Z">
        <w:r w:rsidRPr="007C65B9">
          <w:t>)</w:t>
        </w:r>
      </w:ins>
      <w:ins w:id="599" w:author="AML Christensen team" w:date="2024-12-06T09:53:00Z" w16du:dateUtc="2024-12-06T08:53:00Z">
        <w:r w:rsidRPr="007C65B9">
          <w:t>,</w:t>
        </w:r>
      </w:ins>
      <w:ins w:id="600" w:author="AML Christensen team" w:date="2024-12-06T09:52:00Z" w16du:dateUtc="2024-12-06T08:52:00Z">
        <w:r w:rsidRPr="007C65B9">
          <w:t xml:space="preserve"> which </w:t>
        </w:r>
      </w:ins>
      <w:ins w:id="601" w:author="AML Christensen team" w:date="2024-12-06T09:53:00Z" w16du:dateUtc="2024-12-06T08:53:00Z">
        <w:r w:rsidRPr="007C65B9">
          <w:t>is available for treating severe hypoglycemia episodes in children and adults with</w:t>
        </w:r>
      </w:ins>
      <w:ins w:id="602" w:author="AML Christensen team" w:date="2024-12-06T09:55:00Z" w16du:dateUtc="2024-12-06T08:55:00Z">
        <w:r w:rsidRPr="007C65B9">
          <w:t xml:space="preserve"> type 1 diabetes (</w:t>
        </w:r>
      </w:ins>
      <w:ins w:id="603" w:author="AML Christensen team" w:date="2024-12-06T09:53:00Z" w16du:dateUtc="2024-12-06T08:53:00Z">
        <w:r w:rsidRPr="007C65B9">
          <w:t>T1D</w:t>
        </w:r>
      </w:ins>
      <w:ins w:id="604" w:author="AML Christensen team" w:date="2024-12-06T09:55:00Z" w16du:dateUtc="2024-12-06T08:55:00Z">
        <w:r w:rsidRPr="007C65B9">
          <w:t>)</w:t>
        </w:r>
      </w:ins>
      <w:ins w:id="605" w:author="AML Christensen team" w:date="2024-12-06T09:53:00Z" w16du:dateUtc="2024-12-06T08:53:00Z">
        <w:r w:rsidRPr="007C65B9">
          <w:t xml:space="preserve">, with studies confirming its safety, efficacy, and ease of use </w:t>
        </w:r>
        <w:r w:rsidRPr="007C65B9">
          <w:fldChar w:fldCharType="begin">
            <w:fldData xml:space="preserve">PEVuZE5vdGU+PENpdGU+PEF1dGhvcj5EZW1pcmJpbGVrPC9BdXRob3I+PFllYXI+MjAyMzwvWWVh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</w:fldData>
          </w:fldChar>
        </w:r>
      </w:ins>
      <w:r w:rsidRPr="007C65B9">
        <w:instrText xml:space="preserve"> ADDIN EN.CITE </w:instrText>
      </w:r>
      <w:r w:rsidRPr="007C65B9">
        <w:fldChar w:fldCharType="begin">
          <w:fldData xml:space="preserve">PEVuZE5vdGU+PENpdGU+PEF1dGhvcj5EZW1pcmJpbGVrPC9BdXRob3I+PFllYXI+MjAyMzwvWWVh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</w:fldData>
        </w:fldChar>
      </w:r>
      <w:r w:rsidRPr="007C65B9">
        <w:instrText xml:space="preserve"> ADDIN EN.CITE.DATA </w:instrText>
      </w:r>
      <w:r w:rsidRPr="007C65B9">
        <w:fldChar w:fldCharType="end"/>
      </w:r>
      <w:ins w:id="606" w:author="AML Christensen team" w:date="2024-12-06T09:53:00Z" w16du:dateUtc="2024-12-06T08:53:00Z">
        <w:r w:rsidRPr="007C65B9">
          <w:fldChar w:fldCharType="separate"/>
        </w:r>
      </w:ins>
      <w:r w:rsidRPr="007C65B9">
        <w:rPr>
          <w:noProof/>
        </w:rPr>
        <w:t>(29, 35, 36, 39, 41)</w:t>
      </w:r>
      <w:ins w:id="607" w:author="AML Christensen team" w:date="2024-12-06T09:53:00Z" w16du:dateUtc="2024-12-06T08:53:00Z">
        <w:r w:rsidRPr="007C65B9">
          <w:fldChar w:fldCharType="end"/>
        </w:r>
        <w:r w:rsidRPr="007C65B9">
          <w:t>.</w:t>
        </w:r>
      </w:ins>
      <w:ins w:id="608" w:author="AML Christensen team" w:date="2024-12-06T09:56:00Z" w16du:dateUtc="2024-12-06T08:56:00Z">
        <w:r w:rsidRPr="007C65B9">
          <w:t xml:space="preserve"> However, </w:t>
        </w:r>
        <w:proofErr w:type="spellStart"/>
        <w:r w:rsidRPr="007C65B9">
          <w:t>Baqsimi</w:t>
        </w:r>
        <w:proofErr w:type="spellEnd"/>
        <w:r w:rsidRPr="007C65B9">
          <w:t xml:space="preserve"> is expectedly not suitable for long-term management of CHI due to the need for recurrent and consistent administration to prevent hypoglycemic episodes, also during nighttime. Moreover, the intranasal route may not be suitable for neonates, infants, and small children.</w:t>
        </w:r>
      </w:ins>
    </w:p>
    <w:p w14:paraId="2786C57B" w14:textId="77777777" w:rsidR="00C55AE7" w:rsidRPr="007C65B9" w:rsidRDefault="00C55AE7" w:rsidP="00C55AE7">
      <w:pPr>
        <w:spacing w:before="120" w:after="120"/>
      </w:pPr>
      <w:del w:id="609" w:author="AML Christensen team" w:date="2024-12-06T09:08:00Z" w16du:dateUtc="2024-12-06T08:08:00Z">
        <w:r w:rsidRPr="007C65B9" w:rsidDel="002F3F7F">
          <w:delText xml:space="preserve">Glucagon analogues offer promising advancements for the management of hypoglycemia. </w:delText>
        </w:r>
      </w:del>
      <w:del w:id="610" w:author="AML Christensen team" w:date="2024-12-11T12:31:00Z" w16du:dateUtc="2024-12-11T11:31:00Z">
        <w:r w:rsidRPr="007C65B9" w:rsidDel="00702F65">
          <w:delText>Although</w:delText>
        </w:r>
      </w:del>
      <w:ins w:id="611" w:author="AML Christensen team" w:date="2024-12-11T12:31:00Z" w16du:dateUtc="2024-12-11T11:31:00Z">
        <w:r>
          <w:t>As</w:t>
        </w:r>
      </w:ins>
      <w:r w:rsidRPr="007C65B9">
        <w:t xml:space="preserve"> long-term </w:t>
      </w:r>
      <w:del w:id="612" w:author="AML Christensen team" w:date="2024-12-06T10:11:00Z" w16du:dateUtc="2024-12-06T09:11:00Z">
        <w:r w:rsidRPr="007C65B9" w:rsidDel="0008180A">
          <w:delText xml:space="preserve">IV </w:delText>
        </w:r>
      </w:del>
      <w:r w:rsidRPr="007C65B9">
        <w:t>administration of native glucagon</w:t>
      </w:r>
      <w:ins w:id="613" w:author="AML Christensen team" w:date="2024-12-06T10:11:00Z" w16du:dateUtc="2024-12-06T09:11:00Z">
        <w:r w:rsidRPr="007C65B9">
          <w:t xml:space="preserve"> and intranasal glucagon</w:t>
        </w:r>
      </w:ins>
      <w:r w:rsidRPr="007C65B9">
        <w:t xml:space="preserve"> </w:t>
      </w:r>
      <w:del w:id="614" w:author="AML Christensen team" w:date="2024-12-06T10:11:00Z" w16du:dateUtc="2024-12-06T09:11:00Z">
        <w:r w:rsidRPr="007C65B9" w:rsidDel="0008180A">
          <w:delText xml:space="preserve">is </w:delText>
        </w:r>
      </w:del>
      <w:ins w:id="615" w:author="AML Christensen team" w:date="2024-12-06T10:11:00Z" w16du:dateUtc="2024-12-06T09:11:00Z">
        <w:r w:rsidRPr="007C65B9">
          <w:t xml:space="preserve">are </w:t>
        </w:r>
      </w:ins>
      <w:r w:rsidRPr="007C65B9">
        <w:t xml:space="preserve">not </w:t>
      </w:r>
      <w:del w:id="616" w:author="AML Christensen team" w:date="2024-12-06T10:11:00Z" w16du:dateUtc="2024-12-06T09:11:00Z">
        <w:r w:rsidRPr="007C65B9" w:rsidDel="0008180A">
          <w:delText xml:space="preserve">a </w:delText>
        </w:r>
      </w:del>
      <w:r w:rsidRPr="007C65B9">
        <w:t>viable solution</w:t>
      </w:r>
      <w:ins w:id="617" w:author="AML Christensen team" w:date="2024-12-06T10:11:00Z" w16du:dateUtc="2024-12-06T09:11:00Z">
        <w:r w:rsidRPr="007C65B9">
          <w:t>s for CHI management</w:t>
        </w:r>
      </w:ins>
      <w:r w:rsidRPr="007C65B9">
        <w:t xml:space="preserve">, various clinical trials have investigated soluble glucagon analogues that could be administered through continuous subcutaneous infusions at home, potentially providing a sustainable option for long-term CHI management in the near future </w:t>
      </w:r>
      <w:r w:rsidRPr="007C65B9">
        <w:fldChar w:fldCharType="begin"/>
      </w:r>
      <w:r w:rsidRPr="007C65B9">
        <w:instrText xml:space="preserve"> ADDIN EN.CITE &lt;EndNote&gt;&lt;Cite&gt;&lt;Author&gt;Estebanez&lt;/Author&gt;&lt;Year&gt;2024&lt;/Year&gt;&lt;RecNum&gt;325&lt;/RecNum&gt;&lt;DisplayText&gt;(40)&lt;/DisplayText&gt;&lt;record&gt;&lt;rec-number&gt;325&lt;/rec-number&gt;&lt;foreign-keys&gt;&lt;key app="EN" db-id="vwrrttwz10fd9netdtjv5t0n2rea550ese5e" timestamp="1726042242"&gt;325&lt;/key&gt;&lt;/foreign-keys&gt;&lt;ref-type name="Journal Article"&gt;17&lt;/ref-type&gt;&lt;contributors&gt;&lt;authors&gt;&lt;author&gt;Estebanez, M. S.&lt;/author&gt;&lt;author&gt;Worth, C.&lt;/author&gt;&lt;author&gt;Banerjee, I.&lt;/author&gt;&lt;/authors&gt;&lt;/contributors&gt;&lt;auth-address&gt;Department of Pediatric Endocrinology, Royal Manchester Children&amp;apos;s Hospital, Manchester, United Kingdom.&amp;#xD;Department of Pediatric Endocrinology, Royal Manchester Children&amp;apos;s Hospital, Manchester, United Kingdom and Manchester Academic Health Sciences Centre (MAHSC), University of Manchester, Manchester, United Kingdom. Correspondence to: Professor Indraneel Banerjee, Department of Pediatric Endocrinology, Royal Manchester Children&amp;apos;s Hospital, Oxford Road, Manchester, United Kingdom. indi.banerjee@manchester.ac.uk.&lt;/auth-address&gt;&lt;titles&gt;&lt;title&gt;Congenital Hyperinsulinism - Notes for the General Pediatrician&lt;/title&gt;&lt;secondary-title&gt;Indian Pediatr&lt;/secondary-title&gt;&lt;/titles&gt;&lt;periodical&gt;&lt;full-title&gt;Indian Pediatr&lt;/full-title&gt;&lt;/periodical&gt;&lt;pages&gt;578-584&lt;/pages&gt;&lt;volume&gt;61&lt;/volume&gt;&lt;number&gt;6&lt;/number&gt;&lt;edition&gt;20240405&lt;/edition&gt;&lt;keywords&gt;&lt;keyword&gt;Humans&lt;/keyword&gt;&lt;keyword&gt;*Congenital Hyperinsulinism/diagnosis/therapy&lt;/keyword&gt;&lt;keyword&gt;Infant, Newborn&lt;/keyword&gt;&lt;keyword&gt;Pediatricians&lt;/keyword&gt;&lt;keyword&gt;Infant&lt;/keyword&gt;&lt;keyword&gt;Hypoglycemia&lt;/keyword&gt;&lt;/keywords&gt;&lt;dates&gt;&lt;year&gt;2024&lt;/year&gt;&lt;pub-dates&gt;&lt;date&gt;Jun 15&lt;/date&gt;&lt;/pub-dates&gt;&lt;/dates&gt;&lt;isbn&gt;0019-6061&lt;/isbn&gt;&lt;accession-num&gt;38584412&lt;/accession-num&gt;&lt;urls&gt;&lt;/urls&gt;&lt;remote-database-provider&gt;NLM&lt;/remote-database-provider&gt;&lt;language&gt;eng&lt;/language&gt;&lt;/record&gt;&lt;/Cite&gt;&lt;/EndNote&gt;</w:instrText>
      </w:r>
      <w:r w:rsidRPr="007C65B9">
        <w:fldChar w:fldCharType="separate"/>
      </w:r>
      <w:r w:rsidRPr="007C65B9">
        <w:rPr>
          <w:noProof/>
        </w:rPr>
        <w:t>(40)</w:t>
      </w:r>
      <w:r w:rsidRPr="007C65B9">
        <w:fldChar w:fldCharType="end"/>
      </w:r>
      <w:r w:rsidRPr="007C65B9">
        <w:t xml:space="preserve">. New glucagon formulations include chemically altered vehicles or modifications in glucagon's amino acid sequence, resulting in bioactive analogues that remain stable for longer periods </w:t>
      </w:r>
      <w:r w:rsidRPr="007C65B9">
        <w:fldChar w:fldCharType="begin">
          <w:fldData xml:space="preserve">PEVuZE5vdGU+PENpdGU+PEF1dGhvcj5IYXdrZXM8L0F1dGhvcj48WWVhcj4yMDE5PC9ZZWFyPjxS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</w:fldData>
        </w:fldChar>
      </w:r>
      <w:r w:rsidRPr="007C65B9">
        <w:instrText xml:space="preserve"> ADDIN EN.CITE </w:instrText>
      </w:r>
      <w:r w:rsidRPr="007C65B9">
        <w:fldChar w:fldCharType="begin">
          <w:fldData xml:space="preserve">PEVuZE5vdGU+PENpdGU+PEF1dGhvcj5IYXdrZXM8L0F1dGhvcj48WWVhcj4yMDE5PC9ZZWFyPjxS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(7, 29)</w:t>
      </w:r>
      <w:r w:rsidRPr="007C65B9">
        <w:fldChar w:fldCharType="end"/>
      </w:r>
      <w:r w:rsidRPr="007C65B9">
        <w:t xml:space="preserve">. </w:t>
      </w:r>
    </w:p>
    <w:p w14:paraId="7852D819" w14:textId="77777777" w:rsidR="00C55AE7" w:rsidRPr="007C65B9" w:rsidDel="008A647B" w:rsidRDefault="00C55AE7" w:rsidP="00C55AE7">
      <w:pPr>
        <w:spacing w:before="120" w:after="120"/>
        <w:rPr>
          <w:del w:id="618" w:author="AML Christensen team" w:date="2024-12-06T10:13:00Z" w16du:dateUtc="2024-12-06T09:13:00Z"/>
        </w:rPr>
      </w:pPr>
      <w:del w:id="619" w:author="AML Christensen team" w:date="2024-12-06T10:13:00Z" w16du:dateUtc="2024-12-06T09:13:00Z">
        <w:r w:rsidRPr="007C65B9" w:rsidDel="008A647B">
          <w:delText>Pharmaceutical companies have been developing more stable glucagon formulations that do not require reconstitution, which marks a significant improvement over traditional glucagon therapy. These stable, ready-to-use liquid formulations, delivered via injection devices, offer several clinical advantages, such as speed and ease of use in treating severe hypoglycemia. The formulations eliminate the need for reconstitution prior to use, making them more convenient and accessible. The value of this has already been demonstrated during rescue situations, where time and simplicity are crucial. The availability of simplified glucagon applications may reduce anxiety around hypoglycemic events, which often leads to suboptimal glucose management and increases the risk of complications.</w:delText>
        </w:r>
      </w:del>
    </w:p>
    <w:p w14:paraId="1D391DD0" w14:textId="77777777" w:rsidR="00C55AE7" w:rsidRPr="007C65B9" w:rsidDel="002F3F7F" w:rsidRDefault="00C55AE7" w:rsidP="00C55AE7">
      <w:pPr>
        <w:spacing w:before="120" w:after="120"/>
        <w:rPr>
          <w:del w:id="620" w:author="AML Christensen team" w:date="2024-12-06T09:11:00Z" w16du:dateUtc="2024-12-06T08:11:00Z"/>
        </w:rPr>
      </w:pPr>
      <w:r w:rsidRPr="007C65B9">
        <w:t xml:space="preserve">Most clinical trials of glucagon analogues have been focused on treatment of </w:t>
      </w:r>
      <w:del w:id="621" w:author="AML Christensen team" w:date="2024-12-06T10:21:00Z" w16du:dateUtc="2024-12-06T09:21:00Z">
        <w:r w:rsidRPr="007C65B9" w:rsidDel="00C8379A">
          <w:delText>type 1 diabetes (</w:delText>
        </w:r>
      </w:del>
      <w:r w:rsidRPr="007C65B9">
        <w:t>T1D</w:t>
      </w:r>
      <w:del w:id="622" w:author="AML Christensen team" w:date="2024-12-06T10:21:00Z" w16du:dateUtc="2024-12-06T09:21:00Z">
        <w:r w:rsidRPr="007C65B9" w:rsidDel="00C8379A">
          <w:delText>)</w:delText>
        </w:r>
      </w:del>
      <w:r w:rsidRPr="007C65B9">
        <w:t xml:space="preserve"> patients, where hypoglycemia is a potential side-effect of insulin-treatment </w:t>
      </w:r>
      <w:r w:rsidRPr="007C65B9">
        <w:fldChar w:fldCharType="begin">
          <w:fldData xml:space="preserve">PEVuZE5vdGU+PENpdGU+PEF1dGhvcj5Iw7Z2ZWxtYW5uPC9BdXRob3I+PFllYXI+MjAxODwvWWVh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=
</w:fldData>
        </w:fldChar>
      </w:r>
      <w:r w:rsidRPr="007C65B9">
        <w:instrText xml:space="preserve"> ADDIN EN.CITE </w:instrText>
      </w:r>
      <w:r w:rsidRPr="007C65B9">
        <w:fldChar w:fldCharType="begin">
          <w:fldData xml:space="preserve">PEVuZE5vdGU+PENpdGU+PEF1dGhvcj5Iw7Z2ZWxtYW5uPC9BdXRob3I+PFllYXI+MjAxODwvWWVh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=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(34, 38, 39, 43, 44)</w:t>
      </w:r>
      <w:r w:rsidRPr="007C65B9">
        <w:fldChar w:fldCharType="end"/>
      </w:r>
      <w:r w:rsidRPr="007C65B9">
        <w:t>. However, the</w:t>
      </w:r>
      <w:ins w:id="623" w:author="AML Christensen team" w:date="2024-12-11T12:32:00Z" w16du:dateUtc="2024-12-11T11:32:00Z">
        <w:r>
          <w:t>se</w:t>
        </w:r>
      </w:ins>
      <w:ins w:id="624" w:author="AML Christensen team" w:date="2024-12-06T10:21:00Z" w16du:dateUtc="2024-12-06T09:21:00Z">
        <w:r w:rsidRPr="007C65B9">
          <w:t xml:space="preserve"> alternative</w:t>
        </w:r>
      </w:ins>
      <w:r w:rsidRPr="007C65B9">
        <w:t xml:space="preserve"> glucagon formulations are also very relevant for other conditions, such as CHI, where hypoglycemia occurs due to a dysregulated insulin secretion. </w:t>
      </w:r>
    </w:p>
    <w:p w14:paraId="3339693D" w14:textId="77777777" w:rsidR="00C55AE7" w:rsidRPr="007C65B9" w:rsidRDefault="00C55AE7" w:rsidP="00C55AE7">
      <w:pPr>
        <w:spacing w:before="120" w:after="120"/>
        <w:rPr>
          <w:ins w:id="625" w:author="AML Christensen team" w:date="2024-12-06T12:25:00Z" w16du:dateUtc="2024-12-06T11:25:00Z"/>
        </w:rPr>
      </w:pPr>
      <w:ins w:id="626" w:author="AML Christensen team" w:date="2024-12-06T10:22:00Z" w16du:dateUtc="2024-12-06T09:22:00Z">
        <w:r w:rsidRPr="007C65B9">
          <w:t xml:space="preserve">One of the available glucagon analogues with promising results in clinical trials is </w:t>
        </w:r>
        <w:commentRangeStart w:id="627"/>
        <w:commentRangeStart w:id="628"/>
        <w:commentRangeStart w:id="629"/>
        <w:commentRangeStart w:id="630"/>
        <w:r w:rsidRPr="007C65B9">
          <w:t>dasiglucagon</w:t>
        </w:r>
        <w:commentRangeEnd w:id="627"/>
        <w:r w:rsidRPr="007C65B9">
          <w:rPr>
            <w:rStyle w:val="CommentReference"/>
          </w:rPr>
          <w:commentReference w:id="627"/>
        </w:r>
        <w:commentRangeEnd w:id="628"/>
        <w:r w:rsidRPr="007C65B9">
          <w:rPr>
            <w:rStyle w:val="CommentReference"/>
          </w:rPr>
          <w:commentReference w:id="628"/>
        </w:r>
      </w:ins>
      <w:commentRangeEnd w:id="629"/>
      <w:ins w:id="632" w:author="AML Christensen team" w:date="2024-12-06T10:41:00Z" w16du:dateUtc="2024-12-06T09:41:00Z">
        <w:r w:rsidRPr="007C65B9">
          <w:rPr>
            <w:rStyle w:val="CommentReference"/>
          </w:rPr>
          <w:commentReference w:id="629"/>
        </w:r>
      </w:ins>
      <w:commentRangeEnd w:id="630"/>
      <w:ins w:id="633" w:author="AML Christensen team" w:date="2024-12-11T12:41:00Z" w16du:dateUtc="2024-12-11T11:41:00Z">
        <w:r>
          <w:rPr>
            <w:rStyle w:val="CommentReference"/>
          </w:rPr>
          <w:commentReference w:id="630"/>
        </w:r>
      </w:ins>
      <w:ins w:id="634" w:author="AML Christensen team" w:date="2024-12-06T10:22:00Z" w16du:dateUtc="2024-12-06T09:22:00Z">
        <w:r w:rsidRPr="007C65B9">
          <w:t xml:space="preserve">. </w:t>
        </w:r>
      </w:ins>
      <w:r w:rsidRPr="007C65B9">
        <w:t xml:space="preserve">Dasiglucagon activates glucagon receptors in the liver similarly to native glucagon, triggering glycogen breakdown and releasing glucose to raise blood sugar levels </w:t>
      </w:r>
      <w:r w:rsidRPr="007C65B9">
        <w:fldChar w:fldCharType="begin"/>
      </w:r>
      <w:r w:rsidRPr="007C65B9">
        <w:instrText xml:space="preserve"> ADDIN EN.CITE &lt;EndNote&gt;&lt;Cite&gt;&lt;Author&gt;Schaumleffel&lt;/Author&gt;&lt;Year&gt;2023&lt;/Year&gt;&lt;RecNum&gt;485&lt;/RecNum&gt;&lt;DisplayText&gt;(37)&lt;/DisplayText&gt;&lt;record&gt;&lt;rec-number&gt;485&lt;/rec-number&gt;&lt;foreign-keys&gt;&lt;key app="EN" db-id="vwrrttwz10fd9netdtjv5t0n2rea550ese5e" timestamp="1726042263"&gt;485&lt;/key&gt;&lt;/foreign-keys&gt;&lt;ref-type name="Journal Article"&gt;17&lt;/ref-type&gt;&lt;contributors&gt;&lt;authors&gt;&lt;author&gt;Schaumleffel, C.&lt;/author&gt;&lt;/authors&gt;&lt;/contributors&gt;&lt;auth-address&gt;School of Nursing, College of Health Sciences and Professions, Ohio University, Athens, OH, USA.&lt;/auth-address&gt;&lt;titles&gt;&lt;title&gt;Evaluating Ease of Use and Patient Safety of Dasiglucagon Hypo Pal Autoinjector for the Management of Hypoglycemia&lt;/title&gt;&lt;secondary-title&gt;Patient Prefer Adherence&lt;/secondary-title&gt;&lt;/titles&gt;&lt;periodical&gt;&lt;full-title&gt;Patient Prefer Adherence&lt;/full-title&gt;&lt;/periodical&gt;&lt;pages&gt;2141-2144&lt;/pages&gt;&lt;volume&gt;17&lt;/volume&gt;&lt;edition&gt;20230828&lt;/edition&gt;&lt;keywords&gt;&lt;keyword&gt;bystander&lt;/keyword&gt;&lt;keyword&gt;caregiver&lt;/keyword&gt;&lt;keyword&gt;emergency&lt;/keyword&gt;&lt;keyword&gt;glucagon&lt;/keyword&gt;&lt;keyword&gt;safety&lt;/keyword&gt;&lt;keyword&gt;type 1 diabetes&lt;/keyword&gt;&lt;/keywords&gt;&lt;dates&gt;&lt;year&gt;2023&lt;/year&gt;&lt;/dates&gt;&lt;isbn&gt;1177-889X (Print)&amp;#xD;1177-889x&lt;/isbn&gt;&lt;accession-num&gt;37663896&lt;/accession-num&gt;&lt;urls&gt;&lt;/urls&gt;&lt;custom1&gt;The author reports no conflicts of interest in this work.&lt;/custom1&gt;&lt;custom2&gt;PMC10473428&lt;/custom2&gt;&lt;electronic-resource-num&gt;10.2147/ppa.S325865&lt;/electronic-resource-num&gt;&lt;remote-database-provider&gt;NLM&lt;/remote-database-provider&gt;&lt;language&gt;eng&lt;/language&gt;&lt;/record&gt;&lt;/Cite&gt;&lt;/EndNote&gt;</w:instrText>
      </w:r>
      <w:r w:rsidRPr="007C65B9">
        <w:fldChar w:fldCharType="separate"/>
      </w:r>
      <w:r w:rsidRPr="007C65B9">
        <w:rPr>
          <w:noProof/>
        </w:rPr>
        <w:t>(37)</w:t>
      </w:r>
      <w:r w:rsidRPr="007C65B9">
        <w:fldChar w:fldCharType="end"/>
      </w:r>
      <w:r w:rsidRPr="007C65B9">
        <w:t xml:space="preserve">. </w:t>
      </w:r>
      <w:del w:id="635" w:author="AML Christensen team" w:date="2024-12-06T10:23:00Z" w16du:dateUtc="2024-12-06T09:23:00Z">
        <w:r w:rsidRPr="007C65B9" w:rsidDel="00C8379A">
          <w:delText xml:space="preserve">It was approved for </w:delText>
        </w:r>
      </w:del>
      <w:ins w:id="636" w:author="Mette Clausen" w:date="2024-11-11T12:32:00Z" w16du:dateUtc="2024-11-11T11:32:00Z">
        <w:del w:id="637" w:author="AML Christensen team" w:date="2024-12-06T10:23:00Z" w16du:dateUtc="2024-12-06T09:23:00Z">
          <w:r w:rsidRPr="007C65B9" w:rsidDel="00C8379A">
            <w:delText>t</w:delText>
          </w:r>
        </w:del>
      </w:ins>
      <w:ins w:id="638" w:author="Mette Clausen" w:date="2024-11-11T12:32:00Z">
        <w:del w:id="639" w:author="AML Christensen team" w:date="2024-12-06T10:23:00Z" w16du:dateUtc="2024-12-06T09:23:00Z">
          <w:r w:rsidRPr="007C65B9" w:rsidDel="00C8379A">
            <w:delText>he treatment of severe hypoglycemia</w:delText>
          </w:r>
        </w:del>
      </w:ins>
      <w:del w:id="640" w:author="AML Christensen team" w:date="2024-12-06T10:23:00Z" w16du:dateUtc="2024-12-06T09:23:00Z">
        <w:r w:rsidRPr="007C65B9" w:rsidDel="00C8379A">
          <w:delText>use by the US FDA in 2021</w:delText>
        </w:r>
      </w:del>
      <w:ins w:id="641" w:author="Mette Clausen" w:date="2024-11-11T12:39:00Z" w16du:dateUtc="2024-11-11T11:39:00Z">
        <w:del w:id="642" w:author="AML Christensen team" w:date="2024-12-06T10:23:00Z" w16du:dateUtc="2024-12-06T09:23:00Z">
          <w:r w:rsidRPr="007C65B9" w:rsidDel="00C8379A">
            <w:delText xml:space="preserve"> and EMA in 2024</w:delText>
          </w:r>
        </w:del>
      </w:ins>
      <w:ins w:id="643" w:author="Mette Clausen" w:date="2024-11-11T12:40:00Z" w16du:dateUtc="2024-11-11T11:40:00Z">
        <w:del w:id="644" w:author="AML Christensen team" w:date="2024-12-06T10:23:00Z" w16du:dateUtc="2024-12-06T09:23:00Z">
          <w:r w:rsidRPr="007C65B9" w:rsidDel="00C8379A">
            <w:delText xml:space="preserve">. </w:delText>
          </w:r>
        </w:del>
        <w:r w:rsidRPr="007C65B9">
          <w:t>Dasiglucagon</w:t>
        </w:r>
      </w:ins>
      <w:del w:id="645" w:author="Mette Clausen" w:date="2024-11-11T12:40:00Z" w16du:dateUtc="2024-11-11T11:40:00Z">
        <w:r w:rsidRPr="007C65B9" w:rsidDel="009C2471">
          <w:delText xml:space="preserve"> and</w:delText>
        </w:r>
      </w:del>
      <w:r w:rsidRPr="007C65B9">
        <w:t xml:space="preserve"> has demonstrated long-term stability in high-temperature and high-motion environments </w:t>
      </w:r>
      <w:r w:rsidRPr="007C65B9">
        <w:fldChar w:fldCharType="begin">
          <w:fldData xml:space="preserve">PEVuZE5vdGU+PENpdGU+PEF1dGhvcj5MYSBTYWxhPC9BdXRob3I+PFllYXI+MjAyMTwvWWVhcj48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</w:fldData>
        </w:fldChar>
      </w:r>
      <w:r w:rsidRPr="007C65B9">
        <w:instrText xml:space="preserve"> ADDIN EN.CITE </w:instrText>
      </w:r>
      <w:r w:rsidRPr="007C65B9">
        <w:fldChar w:fldCharType="begin">
          <w:fldData xml:space="preserve">PEVuZE5vdGU+PENpdGU+PEF1dGhvcj5MYSBTYWxhPC9BdXRob3I+PFllYXI+MjAyMTwvWWVhcj48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(34, 35)</w:t>
      </w:r>
      <w:r w:rsidRPr="007C65B9">
        <w:fldChar w:fldCharType="end"/>
      </w:r>
      <w:r w:rsidRPr="007C65B9">
        <w:t xml:space="preserve">, which makes it suitable for use in </w:t>
      </w:r>
      <w:commentRangeStart w:id="646"/>
      <w:r w:rsidRPr="007C65B9">
        <w:t xml:space="preserve">pump devices </w:t>
      </w:r>
      <w:commentRangeEnd w:id="646"/>
      <w:r w:rsidRPr="007C65B9">
        <w:rPr>
          <w:rStyle w:val="CommentReference"/>
        </w:rPr>
        <w:commentReference w:id="646"/>
      </w:r>
      <w:del w:id="647" w:author="AML Christensen team" w:date="2024-12-06T10:25:00Z" w16du:dateUtc="2024-12-06T09:25:00Z">
        <w:r w:rsidRPr="007C65B9" w:rsidDel="002375B3">
          <w:delText>and as a</w:delText>
        </w:r>
      </w:del>
      <w:ins w:id="648" w:author="Mette Clausen" w:date="2024-11-11T12:41:00Z" w16du:dateUtc="2024-11-11T11:41:00Z">
        <w:del w:id="649" w:author="AML Christensen team" w:date="2024-12-06T10:25:00Z" w16du:dateUtc="2024-12-06T09:25:00Z">
          <w:r w:rsidRPr="007C65B9" w:rsidDel="002375B3">
            <w:delText xml:space="preserve"> ready to use</w:delText>
          </w:r>
        </w:del>
      </w:ins>
      <w:del w:id="650" w:author="AML Christensen team" w:date="2024-12-06T10:25:00Z" w16du:dateUtc="2024-12-06T09:25:00Z">
        <w:r w:rsidRPr="007C65B9" w:rsidDel="002375B3">
          <w:delText xml:space="preserve"> rescue medication</w:delText>
        </w:r>
      </w:del>
      <w:del w:id="651" w:author="AML Christensen team" w:date="2024-12-11T12:32:00Z" w16du:dateUtc="2024-12-11T11:32:00Z">
        <w:r w:rsidRPr="007C65B9" w:rsidDel="00702F65">
          <w:delText xml:space="preserve"> </w:delText>
        </w:r>
      </w:del>
      <w:del w:id="652" w:author="Mette Clausen" w:date="2024-11-11T12:41:00Z" w16du:dateUtc="2024-11-11T11:41:00Z">
        <w:r w:rsidRPr="007C65B9" w:rsidDel="00EF0FF1">
          <w:delText>(brand name: Zegalogue)</w:delText>
        </w:r>
      </w:del>
      <w:ins w:id="653" w:author="AML Christensen team" w:date="2024-12-06T13:24:00Z" w16du:dateUtc="2024-12-06T12:24:00Z">
        <w:r w:rsidRPr="007C65B9">
          <w:t xml:space="preserve">as presented in the similar device section (section </w:t>
        </w:r>
      </w:ins>
      <w:ins w:id="654" w:author="AML Christensen team" w:date="2024-12-06T13:25:00Z" w16du:dateUtc="2024-12-06T12:25:00Z">
        <w:r w:rsidRPr="007C65B9">
          <w:fldChar w:fldCharType="begin"/>
        </w:r>
        <w:r w:rsidRPr="007C65B9">
          <w:instrText xml:space="preserve"> REF _Ref116911969 \r \h </w:instrText>
        </w:r>
      </w:ins>
      <w:r w:rsidRPr="007C65B9">
        <w:fldChar w:fldCharType="separate"/>
      </w:r>
      <w:ins w:id="655" w:author="AML Christensen team" w:date="2024-12-06T13:25:00Z" w16du:dateUtc="2024-12-06T12:25:00Z">
        <w:r w:rsidRPr="007C65B9">
          <w:t>4.3.1</w:t>
        </w:r>
        <w:r w:rsidRPr="007C65B9">
          <w:fldChar w:fldCharType="end"/>
        </w:r>
        <w:r w:rsidRPr="007C65B9">
          <w:t>)</w:t>
        </w:r>
      </w:ins>
      <w:r w:rsidRPr="007C65B9">
        <w:t xml:space="preserve">. </w:t>
      </w:r>
    </w:p>
    <w:p w14:paraId="3C87173C" w14:textId="77777777" w:rsidR="00C55AE7" w:rsidRPr="007C65B9" w:rsidRDefault="00C55AE7" w:rsidP="00C55AE7">
      <w:pPr>
        <w:spacing w:before="120" w:after="120"/>
      </w:pPr>
      <w:ins w:id="656" w:author="AML Christensen team" w:date="2024-12-06T12:34:00Z" w16du:dateUtc="2024-12-06T11:34:00Z">
        <w:r w:rsidRPr="007C65B9">
          <w:t>D</w:t>
        </w:r>
      </w:ins>
      <w:ins w:id="657" w:author="AML Christensen team" w:date="2024-12-06T12:25:00Z" w16du:dateUtc="2024-12-06T11:25:00Z">
        <w:r w:rsidRPr="007C65B9">
          <w:t>asiglucagon</w:t>
        </w:r>
      </w:ins>
      <w:ins w:id="658" w:author="AML Christensen team" w:date="2024-12-11T12:33:00Z" w16du:dateUtc="2024-12-11T11:33:00Z">
        <w:r>
          <w:t xml:space="preserve"> infusion</w:t>
        </w:r>
      </w:ins>
      <w:ins w:id="659" w:author="AML Christensen team" w:date="2024-12-06T12:25:00Z" w16du:dateUtc="2024-12-06T11:25:00Z">
        <w:r w:rsidRPr="007C65B9">
          <w:t xml:space="preserve"> has been found to be effective for </w:t>
        </w:r>
      </w:ins>
      <w:ins w:id="660" w:author="AML Christensen team" w:date="2024-12-06T12:26:00Z" w16du:dateUtc="2024-12-06T11:26:00Z">
        <w:r w:rsidRPr="007C65B9">
          <w:t>reducing hypoglycemia in children with CHI as shown by a two-period, open-label</w:t>
        </w:r>
      </w:ins>
      <w:ins w:id="661" w:author="AML Christensen team" w:date="2024-12-06T12:36:00Z" w16du:dateUtc="2024-12-06T11:36:00Z">
        <w:r w:rsidRPr="007C65B9">
          <w:t>, randomized</w:t>
        </w:r>
      </w:ins>
      <w:ins w:id="662" w:author="AML Christensen team" w:date="2024-12-06T12:26:00Z" w16du:dateUtc="2024-12-06T11:26:00Z">
        <w:r w:rsidRPr="007C65B9">
          <w:t xml:space="preserve"> trial</w:t>
        </w:r>
      </w:ins>
      <w:ins w:id="663" w:author="AML Christensen team" w:date="2024-12-06T12:29:00Z" w16du:dateUtc="2024-12-06T11:29:00Z">
        <w:r w:rsidRPr="007C65B9">
          <w:t xml:space="preserve"> </w:t>
        </w:r>
      </w:ins>
      <w:r w:rsidRPr="007C65B9">
        <w:fldChar w:fldCharType="begin"/>
      </w:r>
      <w:r w:rsidRPr="007C65B9">
        <w:instrText xml:space="preserve"> ADDIN EN.CITE &lt;EndNote&gt;&lt;Cite&gt;&lt;Author&gt;Zealand Pharma&lt;/Author&gt;&lt;Year&gt;2020&lt;/Year&gt;&lt;RecNum&gt;671&lt;/RecNum&gt;&lt;DisplayText&gt;(55)&lt;/DisplayText&gt;&lt;record&gt;&lt;rec-number&gt;671&lt;/rec-number&gt;&lt;foreign-keys&gt;&lt;key app="EN" db-id="vwrrttwz10fd9netdtjv5t0n2rea550ese5e" timestamp="1733484530"&gt;671&lt;/key&gt;&lt;/foreign-keys&gt;&lt;ref-type name="Web Page"&gt;12&lt;/ref-type&gt;&lt;contributors&gt;&lt;authors&gt;&lt;author&gt;Zealand Pharma,&lt;/author&gt;&lt;/authors&gt;&lt;/contributors&gt;&lt;titles&gt;&lt;title&gt;A Two-Period Open-label Trial Evaluating Efficacy and Safety of Dasiglucagon in Children With Congenital Hyperinsulinism; NCT03777176&lt;/title&gt;&lt;/titles&gt;&lt;volume&gt;2024&lt;/volume&gt;&lt;number&gt;December 12&lt;/number&gt;&lt;dates&gt;&lt;year&gt;2020&lt;/year&gt;&lt;/dates&gt;&lt;urls&gt;&lt;related-urls&gt;&lt;url&gt;https://clinicaltrials.gov/study/NCT03777176&lt;/url&gt;&lt;/related-urls&gt;&lt;/urls&gt;&lt;/record&gt;&lt;/Cite&gt;&lt;/EndNote&gt;</w:instrText>
      </w:r>
      <w:r w:rsidRPr="007C65B9">
        <w:fldChar w:fldCharType="separate"/>
      </w:r>
      <w:r w:rsidRPr="007C65B9">
        <w:rPr>
          <w:noProof/>
        </w:rPr>
        <w:t>(55)</w:t>
      </w:r>
      <w:r w:rsidRPr="007C65B9">
        <w:fldChar w:fldCharType="end"/>
      </w:r>
      <w:ins w:id="664" w:author="AML Christensen team" w:date="2024-12-06T12:26:00Z" w16du:dateUtc="2024-12-06T11:26:00Z">
        <w:r w:rsidRPr="007C65B9">
          <w:t>.</w:t>
        </w:r>
      </w:ins>
      <w:ins w:id="665" w:author="AML Christensen team" w:date="2024-12-06T12:34:00Z" w16du:dateUtc="2024-12-06T11:34:00Z">
        <w:r w:rsidRPr="007C65B9">
          <w:t xml:space="preserve"> This trial aimed to investigate</w:t>
        </w:r>
      </w:ins>
      <w:ins w:id="666" w:author="AML Christensen team" w:date="2024-12-06T12:34:00Z">
        <w:r w:rsidRPr="007C65B9">
          <w:t xml:space="preserve"> the efficacy and safety of </w:t>
        </w:r>
      </w:ins>
      <w:commentRangeStart w:id="667"/>
      <w:ins w:id="668" w:author="AML Christensen team" w:date="2024-12-11T12:34:00Z" w16du:dateUtc="2024-12-11T11:34:00Z">
        <w:r>
          <w:t xml:space="preserve">continuous, subcutaneous </w:t>
        </w:r>
      </w:ins>
      <w:ins w:id="669" w:author="AML Christensen team" w:date="2024-12-06T12:34:00Z">
        <w:r w:rsidRPr="007C65B9">
          <w:t>dasiglucagon</w:t>
        </w:r>
      </w:ins>
      <w:ins w:id="670" w:author="AML Christensen team" w:date="2024-12-11T12:34:00Z" w16du:dateUtc="2024-12-11T11:34:00Z">
        <w:r>
          <w:t xml:space="preserve"> infusion</w:t>
        </w:r>
      </w:ins>
      <w:ins w:id="671" w:author="AML Christensen team" w:date="2024-12-06T12:34:00Z">
        <w:r w:rsidRPr="007C65B9">
          <w:t xml:space="preserve"> </w:t>
        </w:r>
      </w:ins>
      <w:commentRangeEnd w:id="667"/>
      <w:ins w:id="672" w:author="AML Christensen team" w:date="2024-12-11T12:38:00Z" w16du:dateUtc="2024-12-11T11:38:00Z">
        <w:r>
          <w:rPr>
            <w:rStyle w:val="CommentReference"/>
          </w:rPr>
          <w:commentReference w:id="667"/>
        </w:r>
      </w:ins>
      <w:ins w:id="673" w:author="AML Christensen team" w:date="2024-12-06T12:34:00Z">
        <w:r w:rsidRPr="007C65B9">
          <w:t>in reducing hypoglycemia in children with CHI.</w:t>
        </w:r>
      </w:ins>
      <w:ins w:id="674" w:author="AML Christensen team" w:date="2024-12-06T12:37:00Z" w16du:dateUtc="2024-12-06T11:37:00Z">
        <w:r w:rsidRPr="007C65B9">
          <w:t xml:space="preserve"> The trial included 32 children (0-17 years of age), who were randomized for either standard of care</w:t>
        </w:r>
      </w:ins>
      <w:ins w:id="675" w:author="AML Christensen team" w:date="2024-12-06T12:44:00Z" w16du:dateUtc="2024-12-06T11:44:00Z">
        <w:r w:rsidRPr="007C65B9">
          <w:t xml:space="preserve"> (SoC)</w:t>
        </w:r>
      </w:ins>
      <w:ins w:id="676" w:author="AML Christensen team" w:date="2024-12-06T12:37:00Z" w16du:dateUtc="2024-12-06T11:37:00Z">
        <w:r w:rsidRPr="007C65B9">
          <w:t xml:space="preserve"> treatment</w:t>
        </w:r>
      </w:ins>
      <w:ins w:id="677" w:author="AML Christensen team" w:date="2024-12-06T12:39:00Z" w16du:dateUtc="2024-12-06T11:39:00Z">
        <w:r w:rsidRPr="007C65B9">
          <w:t xml:space="preserve"> (n=16)</w:t>
        </w:r>
      </w:ins>
      <w:ins w:id="678" w:author="AML Christensen team" w:date="2024-12-06T12:37:00Z" w16du:dateUtc="2024-12-06T11:37:00Z">
        <w:r w:rsidRPr="007C65B9">
          <w:t xml:space="preserve"> or dasiglucagon </w:t>
        </w:r>
      </w:ins>
      <w:ins w:id="679" w:author="AML Christensen team" w:date="2024-12-06T12:39:00Z" w16du:dateUtc="2024-12-06T11:39:00Z">
        <w:r w:rsidRPr="007C65B9">
          <w:t>on top of</w:t>
        </w:r>
      </w:ins>
      <w:ins w:id="680" w:author="AML Christensen team" w:date="2024-12-06T12:37:00Z" w16du:dateUtc="2024-12-06T11:37:00Z">
        <w:r w:rsidRPr="007C65B9">
          <w:t xml:space="preserve"> standard care</w:t>
        </w:r>
      </w:ins>
      <w:ins w:id="681" w:author="AML Christensen team" w:date="2024-12-06T12:39:00Z" w16du:dateUtc="2024-12-06T11:39:00Z">
        <w:r w:rsidRPr="007C65B9">
          <w:t xml:space="preserve"> (n=16)</w:t>
        </w:r>
      </w:ins>
      <w:ins w:id="682" w:author="AML Christensen team" w:date="2024-12-06T12:38:00Z" w16du:dateUtc="2024-12-06T11:38:00Z">
        <w:r w:rsidRPr="007C65B9">
          <w:t xml:space="preserve"> over </w:t>
        </w:r>
      </w:ins>
      <w:ins w:id="683" w:author="AML Christensen team" w:date="2024-12-06T12:39:00Z" w16du:dateUtc="2024-12-06T11:39:00Z">
        <w:r w:rsidRPr="007C65B9">
          <w:t>a</w:t>
        </w:r>
      </w:ins>
      <w:ins w:id="684" w:author="AML Christensen team" w:date="2024-12-06T12:38:00Z" w16du:dateUtc="2024-12-06T11:38:00Z">
        <w:r w:rsidRPr="007C65B9">
          <w:t xml:space="preserve"> 4-week period</w:t>
        </w:r>
      </w:ins>
      <w:ins w:id="685" w:author="AML Christensen team" w:date="2024-12-06T12:37:00Z" w16du:dateUtc="2024-12-06T11:37:00Z">
        <w:r w:rsidRPr="007C65B9">
          <w:t>.</w:t>
        </w:r>
      </w:ins>
      <w:ins w:id="686" w:author="AML Christensen team" w:date="2024-12-06T12:39:00Z" w16du:dateUtc="2024-12-06T11:39:00Z">
        <w:r w:rsidRPr="007C65B9">
          <w:t xml:space="preserve"> In </w:t>
        </w:r>
      </w:ins>
      <w:ins w:id="687" w:author="AML Christensen team" w:date="2024-12-11T12:35:00Z" w16du:dateUtc="2024-12-11T11:35:00Z">
        <w:r w:rsidRPr="007C65B9">
          <w:t>a second 4-week period</w:t>
        </w:r>
      </w:ins>
      <w:ins w:id="688" w:author="AML Christensen team" w:date="2024-12-06T12:39:00Z" w16du:dateUtc="2024-12-06T11:39:00Z">
        <w:r w:rsidRPr="007C65B9">
          <w:t>, all participants were treated with</w:t>
        </w:r>
      </w:ins>
      <w:ins w:id="689" w:author="AML Christensen team" w:date="2024-12-06T12:37:00Z" w16du:dateUtc="2024-12-06T11:37:00Z">
        <w:r w:rsidRPr="007C65B9">
          <w:t xml:space="preserve"> </w:t>
        </w:r>
      </w:ins>
      <w:ins w:id="690" w:author="AML Christensen team" w:date="2024-12-06T12:40:00Z" w16du:dateUtc="2024-12-06T11:40:00Z">
        <w:r w:rsidRPr="007C65B9">
          <w:t xml:space="preserve">dasiglucagon plus standard care. </w:t>
        </w:r>
      </w:ins>
      <w:commentRangeStart w:id="691"/>
      <w:ins w:id="692" w:author="AML Christensen team" w:date="2024-12-06T12:43:00Z" w16du:dateUtc="2024-12-06T11:43:00Z">
        <w:r w:rsidRPr="007C65B9">
          <w:t>The results from the first period showed that the percentage of time in hypoglycemia (</w:t>
        </w:r>
      </w:ins>
      <w:ins w:id="693" w:author="AML Christensen team" w:date="2024-12-06T12:44:00Z" w16du:dateUtc="2024-12-06T11:44:00Z">
        <w:r w:rsidRPr="007C65B9">
          <w:t xml:space="preserve">&lt;3.9 mmol/L) was 11.8% in the dasiglucagon group compared to 20.2% in the </w:t>
        </w:r>
      </w:ins>
      <w:ins w:id="694" w:author="AML Christensen team" w:date="2024-12-06T12:45:00Z" w16du:dateUtc="2024-12-06T11:45:00Z">
        <w:r w:rsidRPr="007C65B9">
          <w:t xml:space="preserve">SoC group. </w:t>
        </w:r>
      </w:ins>
      <w:ins w:id="695" w:author="AML Christensen team" w:date="2024-12-06T12:46:00Z" w16du:dateUtc="2024-12-06T11:46:00Z">
        <w:r w:rsidRPr="007C65B9">
          <w:t>For the dasiglucagon group, t</w:t>
        </w:r>
      </w:ins>
      <w:ins w:id="696" w:author="AML Christensen team" w:date="2024-12-06T12:45:00Z" w16du:dateUtc="2024-12-06T11:45:00Z">
        <w:r w:rsidRPr="007C65B9">
          <w:t>his was 9.9</w:t>
        </w:r>
      </w:ins>
      <w:ins w:id="697" w:author="AML Christensen team" w:date="2024-12-06T12:46:00Z" w16du:dateUtc="2024-12-06T11:46:00Z">
        <w:r w:rsidRPr="007C65B9">
          <w:t>1 percentage points lower than baseline</w:t>
        </w:r>
      </w:ins>
      <w:ins w:id="698" w:author="AML Christensen team" w:date="2024-12-06T12:48:00Z" w16du:dateUtc="2024-12-06T11:48:00Z">
        <w:r w:rsidRPr="007C65B9">
          <w:t>.</w:t>
        </w:r>
      </w:ins>
      <w:ins w:id="699" w:author="AML Christensen team" w:date="2024-12-06T12:50:00Z" w16du:dateUtc="2024-12-06T11:50:00Z">
        <w:r w:rsidRPr="007C65B9">
          <w:t xml:space="preserve"> During the second period</w:t>
        </w:r>
      </w:ins>
      <w:ins w:id="700" w:author="AML Christensen team" w:date="2024-12-06T12:53:00Z" w16du:dateUtc="2024-12-06T11:53:00Z">
        <w:r w:rsidRPr="007C65B9">
          <w:t xml:space="preserve"> where all participants received dasiglucagon plus standard care</w:t>
        </w:r>
      </w:ins>
      <w:ins w:id="701" w:author="AML Christensen team" w:date="2024-12-06T12:50:00Z" w16du:dateUtc="2024-12-06T11:50:00Z">
        <w:r w:rsidRPr="007C65B9">
          <w:t>, the</w:t>
        </w:r>
      </w:ins>
      <w:ins w:id="702" w:author="AML Christensen team" w:date="2024-12-06T12:51:00Z" w16du:dateUtc="2024-12-06T11:51:00Z">
        <w:r w:rsidRPr="007C65B9">
          <w:t xml:space="preserve"> percentage of time in hypoglycemia (&lt;3.9 mmol/L) was</w:t>
        </w:r>
      </w:ins>
      <w:ins w:id="703" w:author="AML Christensen team" w:date="2024-12-06T12:50:00Z" w16du:dateUtc="2024-12-06T11:50:00Z">
        <w:r w:rsidRPr="007C65B9">
          <w:t xml:space="preserve"> </w:t>
        </w:r>
      </w:ins>
      <w:ins w:id="704" w:author="AML Christensen team" w:date="2024-12-06T12:51:00Z" w16du:dateUtc="2024-12-06T11:51:00Z">
        <w:r w:rsidRPr="007C65B9">
          <w:t>8.6%, which was 13.27 percentage points lower than baseline.</w:t>
        </w:r>
      </w:ins>
      <w:ins w:id="705" w:author="AML Christensen team" w:date="2024-12-06T12:48:00Z" w16du:dateUtc="2024-12-06T11:48:00Z">
        <w:r w:rsidRPr="007C65B9">
          <w:t xml:space="preserve"> </w:t>
        </w:r>
      </w:ins>
      <w:ins w:id="706" w:author="AML Christensen team" w:date="2024-12-06T12:51:00Z" w16du:dateUtc="2024-12-06T11:51:00Z">
        <w:r w:rsidRPr="007C65B9">
          <w:t>T</w:t>
        </w:r>
      </w:ins>
      <w:ins w:id="707" w:author="AML Christensen team" w:date="2024-12-06T12:48:00Z" w16du:dateUtc="2024-12-06T11:48:00Z">
        <w:r w:rsidRPr="007C65B9">
          <w:t>he rate of hypoglycemi</w:t>
        </w:r>
      </w:ins>
      <w:ins w:id="708" w:author="AML Christensen team" w:date="2024-12-06T12:49:00Z" w16du:dateUtc="2024-12-06T11:49:00Z">
        <w:r w:rsidRPr="007C65B9">
          <w:t>a</w:t>
        </w:r>
      </w:ins>
      <w:ins w:id="709" w:author="AML Christensen team" w:date="2024-12-06T12:52:00Z" w16du:dateUtc="2024-12-06T11:52:00Z">
        <w:r w:rsidRPr="007C65B9">
          <w:t xml:space="preserve"> during</w:t>
        </w:r>
      </w:ins>
      <w:ins w:id="710" w:author="AML Christensen team" w:date="2024-12-06T12:51:00Z" w16du:dateUtc="2024-12-06T11:51:00Z">
        <w:r w:rsidRPr="007C65B9">
          <w:t xml:space="preserve"> the first period</w:t>
        </w:r>
      </w:ins>
      <w:ins w:id="711" w:author="AML Christensen team" w:date="2024-12-06T12:49:00Z" w16du:dateUtc="2024-12-06T11:49:00Z">
        <w:r w:rsidRPr="007C65B9">
          <w:t xml:space="preserve"> </w:t>
        </w:r>
      </w:ins>
      <w:ins w:id="712" w:author="AML Christensen team" w:date="2024-12-06T12:48:00Z" w16du:dateUtc="2024-12-06T11:48:00Z">
        <w:r w:rsidRPr="007C65B9">
          <w:t>was 21.7</w:t>
        </w:r>
      </w:ins>
      <w:ins w:id="713" w:author="AML Christensen team" w:date="2024-12-06T12:49:00Z" w16du:dateUtc="2024-12-06T11:49:00Z">
        <w:r w:rsidRPr="007C65B9">
          <w:t xml:space="preserve"> episodes per week in the dasiglucagon group compared to 36.9 episodes per week in the SoC group. </w:t>
        </w:r>
      </w:ins>
      <w:ins w:id="714" w:author="AML Christensen team" w:date="2024-12-06T12:50:00Z" w16du:dateUtc="2024-12-06T11:50:00Z">
        <w:r w:rsidRPr="007C65B9">
          <w:t>Both rates had decreased compared to baseline</w:t>
        </w:r>
      </w:ins>
      <w:ins w:id="715" w:author="AML Christensen team" w:date="2024-12-06T12:53:00Z" w16du:dateUtc="2024-12-06T11:53:00Z">
        <w:r w:rsidRPr="007C65B9">
          <w:t xml:space="preserve">. During the second period, the rate of hypoglycemia was </w:t>
        </w:r>
        <w:commentRangeStart w:id="716"/>
        <w:r w:rsidRPr="007C65B9">
          <w:t>3.06 episodes per week</w:t>
        </w:r>
      </w:ins>
      <w:commentRangeEnd w:id="716"/>
      <w:ins w:id="717" w:author="AML Christensen team" w:date="2024-12-06T13:03:00Z" w16du:dateUtc="2024-12-06T12:03:00Z">
        <w:r w:rsidRPr="007C65B9">
          <w:rPr>
            <w:rStyle w:val="CommentReference"/>
          </w:rPr>
          <w:commentReference w:id="716"/>
        </w:r>
      </w:ins>
      <w:ins w:id="718" w:author="AML Christensen team" w:date="2024-12-06T12:47:00Z" w16du:dateUtc="2024-12-06T11:47:00Z">
        <w:r w:rsidRPr="007C65B9">
          <w:t>.</w:t>
        </w:r>
      </w:ins>
      <w:commentRangeEnd w:id="691"/>
      <w:ins w:id="719" w:author="AML Christensen team" w:date="2024-12-06T12:48:00Z" w16du:dateUtc="2024-12-06T11:48:00Z">
        <w:r w:rsidRPr="007C65B9">
          <w:rPr>
            <w:rStyle w:val="CommentReference"/>
          </w:rPr>
          <w:commentReference w:id="691"/>
        </w:r>
      </w:ins>
      <w:ins w:id="720" w:author="AML Christensen team" w:date="2024-12-06T13:04:00Z" w16du:dateUtc="2024-12-06T12:04:00Z">
        <w:r w:rsidRPr="007C65B9">
          <w:t xml:space="preserve"> There were two serious adverse events (SAEs) in the dasiglucagon group during the</w:t>
        </w:r>
      </w:ins>
      <w:ins w:id="721" w:author="AML Christensen team" w:date="2024-12-06T13:05:00Z" w16du:dateUtc="2024-12-06T12:05:00Z">
        <w:r w:rsidRPr="007C65B9">
          <w:t xml:space="preserve"> first period </w:t>
        </w:r>
      </w:ins>
      <w:ins w:id="722" w:author="AML Christensen team" w:date="2024-12-06T13:06:00Z" w16du:dateUtc="2024-12-06T12:06:00Z">
        <w:r w:rsidRPr="007C65B9">
          <w:t>(</w:t>
        </w:r>
      </w:ins>
      <w:ins w:id="723" w:author="AML Christensen team" w:date="2024-12-06T13:05:00Z" w16du:dateUtc="2024-12-06T12:05:00Z">
        <w:r w:rsidRPr="007C65B9">
          <w:t>a localized infection and a vascular device infection</w:t>
        </w:r>
      </w:ins>
      <w:ins w:id="724" w:author="AML Christensen team" w:date="2024-12-06T13:06:00Z" w16du:dateUtc="2024-12-06T12:06:00Z">
        <w:r w:rsidRPr="007C65B9">
          <w:t>)</w:t>
        </w:r>
      </w:ins>
      <w:ins w:id="725" w:author="AML Christensen team" w:date="2024-12-06T13:07:00Z" w16du:dateUtc="2024-12-06T12:07:00Z">
        <w:r w:rsidRPr="007C65B9">
          <w:t>,</w:t>
        </w:r>
      </w:ins>
      <w:ins w:id="726" w:author="AML Christensen team" w:date="2024-12-06T13:06:00Z" w16du:dateUtc="2024-12-06T12:06:00Z">
        <w:r w:rsidRPr="007C65B9">
          <w:t xml:space="preserve"> one SAE in the SoC group (a severe hypoglycemia episode)</w:t>
        </w:r>
      </w:ins>
      <w:ins w:id="727" w:author="AML Christensen team" w:date="2024-12-06T13:07:00Z" w16du:dateUtc="2024-12-06T12:07:00Z">
        <w:r w:rsidRPr="007C65B9">
          <w:t>, and two SAEs during the second period</w:t>
        </w:r>
      </w:ins>
      <w:ins w:id="728" w:author="AML Christensen team" w:date="2024-12-11T12:47:00Z" w16du:dateUtc="2024-12-11T11:47:00Z">
        <w:r>
          <w:t xml:space="preserve"> with </w:t>
        </w:r>
        <w:r w:rsidRPr="007C65B9">
          <w:t>dasiglucagon</w:t>
        </w:r>
        <w:r>
          <w:t xml:space="preserve"> plus standard care</w:t>
        </w:r>
      </w:ins>
      <w:ins w:id="729" w:author="AML Christensen team" w:date="2024-12-06T13:07:00Z" w16du:dateUtc="2024-12-06T12:07:00Z">
        <w:r w:rsidRPr="007C65B9">
          <w:t xml:space="preserve"> (folliculitis and H1N1 influenza)</w:t>
        </w:r>
      </w:ins>
      <w:ins w:id="730" w:author="AML Christensen team" w:date="2024-12-06T13:05:00Z" w16du:dateUtc="2024-12-06T12:05:00Z">
        <w:r w:rsidRPr="007C65B9">
          <w:t xml:space="preserve">. </w:t>
        </w:r>
      </w:ins>
      <w:commentRangeStart w:id="731"/>
      <w:ins w:id="732" w:author="AML Christensen team" w:date="2024-12-06T13:08:00Z" w16du:dateUtc="2024-12-06T12:08:00Z">
        <w:r w:rsidRPr="007C65B9">
          <w:t>Other non-serious AE</w:t>
        </w:r>
      </w:ins>
      <w:ins w:id="733" w:author="AML Christensen team" w:date="2024-12-06T13:13:00Z" w16du:dateUtc="2024-12-06T12:13:00Z">
        <w:r w:rsidRPr="007C65B9">
          <w:t xml:space="preserve"> episode</w:t>
        </w:r>
      </w:ins>
      <w:ins w:id="734" w:author="AML Christensen team" w:date="2024-12-06T13:08:00Z" w16du:dateUtc="2024-12-06T12:08:00Z">
        <w:r w:rsidRPr="007C65B9">
          <w:t xml:space="preserve">s </w:t>
        </w:r>
      </w:ins>
      <w:ins w:id="735" w:author="AML Christensen team" w:date="2024-12-06T13:09:00Z" w16du:dateUtc="2024-12-06T12:09:00Z">
        <w:r w:rsidRPr="007C65B9">
          <w:t>with</w:t>
        </w:r>
      </w:ins>
      <w:ins w:id="736" w:author="AML Christensen team" w:date="2024-12-06T13:08:00Z" w16du:dateUtc="2024-12-06T12:08:00Z">
        <w:r w:rsidRPr="007C65B9">
          <w:t xml:space="preserve"> dasiglucagon</w:t>
        </w:r>
      </w:ins>
      <w:ins w:id="737" w:author="AML Christensen team" w:date="2024-12-06T13:09:00Z" w16du:dateUtc="2024-12-06T12:09:00Z">
        <w:r w:rsidRPr="007C65B9">
          <w:t xml:space="preserve"> plus standard care</w:t>
        </w:r>
      </w:ins>
      <w:ins w:id="738" w:author="AML Christensen team" w:date="2024-12-06T13:08:00Z" w16du:dateUtc="2024-12-06T12:08:00Z">
        <w:r w:rsidRPr="007C65B9">
          <w:t xml:space="preserve"> were</w:t>
        </w:r>
      </w:ins>
      <w:ins w:id="739" w:author="AML Christensen team" w:date="2024-12-06T13:15:00Z" w16du:dateUtc="2024-12-06T12:15:00Z">
        <w:r w:rsidRPr="007C65B9">
          <w:t xml:space="preserve"> hyperglycemia (n=16),</w:t>
        </w:r>
      </w:ins>
      <w:ins w:id="740" w:author="AML Christensen team" w:date="2024-12-06T13:08:00Z" w16du:dateUtc="2024-12-06T12:08:00Z">
        <w:r w:rsidRPr="007C65B9">
          <w:t xml:space="preserve"> </w:t>
        </w:r>
      </w:ins>
      <w:ins w:id="741" w:author="AML Christensen team" w:date="2024-12-06T13:09:00Z" w16du:dateUtc="2024-12-06T12:09:00Z">
        <w:r w:rsidRPr="007C65B9">
          <w:t>vomiting (n=12),</w:t>
        </w:r>
      </w:ins>
      <w:ins w:id="742" w:author="AML Christensen team" w:date="2024-12-06T13:19:00Z" w16du:dateUtc="2024-12-06T12:19:00Z">
        <w:r w:rsidRPr="007C65B9">
          <w:t xml:space="preserve"> eczema (n=6), rash (n=6),</w:t>
        </w:r>
      </w:ins>
      <w:ins w:id="743" w:author="AML Christensen team" w:date="2024-12-06T13:09:00Z" w16du:dateUtc="2024-12-06T12:09:00Z">
        <w:r w:rsidRPr="007C65B9">
          <w:t xml:space="preserve"> nausea (n=3)</w:t>
        </w:r>
      </w:ins>
      <w:ins w:id="744" w:author="AML Christensen team" w:date="2024-12-06T13:10:00Z" w16du:dateUtc="2024-12-06T12:10:00Z">
        <w:r w:rsidRPr="007C65B9">
          <w:t>,</w:t>
        </w:r>
      </w:ins>
      <w:ins w:id="745" w:author="AML Christensen team" w:date="2024-12-06T13:17:00Z" w16du:dateUtc="2024-12-06T12:17:00Z">
        <w:r w:rsidRPr="007C65B9">
          <w:t xml:space="preserve"> headache (n=3),</w:t>
        </w:r>
      </w:ins>
      <w:ins w:id="746" w:author="AML Christensen team" w:date="2024-12-06T13:19:00Z" w16du:dateUtc="2024-12-06T12:19:00Z">
        <w:r w:rsidRPr="007C65B9">
          <w:t xml:space="preserve"> rash maculopapular (n=3), dermatitis (n=2),</w:t>
        </w:r>
      </w:ins>
      <w:ins w:id="747" w:author="AML Christensen team" w:date="2024-12-06T13:10:00Z" w16du:dateUtc="2024-12-06T12:10:00Z">
        <w:r w:rsidRPr="007C65B9">
          <w:t xml:space="preserve"> </w:t>
        </w:r>
      </w:ins>
      <w:ins w:id="748" w:author="AML Christensen team" w:date="2024-12-06T13:20:00Z" w16du:dateUtc="2024-12-06T12:20:00Z">
        <w:r w:rsidRPr="007C65B9">
          <w:t xml:space="preserve">dermatitis diaper (n=2), </w:t>
        </w:r>
      </w:ins>
      <w:ins w:id="749" w:author="AML Christensen team" w:date="2024-12-06T13:09:00Z" w16du:dateUtc="2024-12-06T12:09:00Z">
        <w:r w:rsidRPr="007C65B9">
          <w:t>diarrhea (n=2),</w:t>
        </w:r>
      </w:ins>
      <w:ins w:id="750" w:author="AML Christensen team" w:date="2024-12-06T13:20:00Z" w16du:dateUtc="2024-12-06T12:20:00Z">
        <w:r w:rsidRPr="007C65B9">
          <w:t xml:space="preserve"> </w:t>
        </w:r>
      </w:ins>
      <w:ins w:id="751" w:author="AML Christensen team" w:date="2024-12-06T13:09:00Z" w16du:dateUtc="2024-12-06T12:09:00Z">
        <w:r w:rsidRPr="007C65B9">
          <w:t>teething (n=2),</w:t>
        </w:r>
      </w:ins>
      <w:ins w:id="752" w:author="AML Christensen team" w:date="2024-12-06T13:12:00Z" w16du:dateUtc="2024-12-06T12:12:00Z">
        <w:r w:rsidRPr="007C65B9">
          <w:t xml:space="preserve"> developmental delay (n=2),</w:t>
        </w:r>
      </w:ins>
      <w:ins w:id="753" w:author="AML Christensen team" w:date="2024-12-06T13:14:00Z" w16du:dateUtc="2024-12-06T12:14:00Z">
        <w:r w:rsidRPr="007C65B9">
          <w:t xml:space="preserve"> contusion (n=2),</w:t>
        </w:r>
      </w:ins>
      <w:ins w:id="754" w:author="AML Christensen team" w:date="2024-12-06T13:09:00Z" w16du:dateUtc="2024-12-06T12:09:00Z">
        <w:r w:rsidRPr="007C65B9">
          <w:t xml:space="preserve"> </w:t>
        </w:r>
      </w:ins>
      <w:ins w:id="755" w:author="AML Christensen team" w:date="2024-12-06T13:15:00Z" w16du:dateUtc="2024-12-06T12:15:00Z">
        <w:r w:rsidRPr="007C65B9">
          <w:lastRenderedPageBreak/>
          <w:t>ketosis (n=2),</w:t>
        </w:r>
      </w:ins>
      <w:ins w:id="756" w:author="AML Christensen team" w:date="2024-12-06T13:20:00Z" w16du:dateUtc="2024-12-06T12:20:00Z">
        <w:r w:rsidRPr="007C65B9">
          <w:t xml:space="preserve"> necrolytic migratory erythema (n</w:t>
        </w:r>
      </w:ins>
      <w:ins w:id="757" w:author="AML Christensen team" w:date="2024-12-06T13:21:00Z" w16du:dateUtc="2024-12-06T12:21:00Z">
        <w:r w:rsidRPr="007C65B9">
          <w:t>=2),</w:t>
        </w:r>
      </w:ins>
      <w:ins w:id="758" w:author="AML Christensen team" w:date="2024-12-06T13:20:00Z" w16du:dateUtc="2024-12-06T12:20:00Z">
        <w:r w:rsidRPr="007C65B9">
          <w:t xml:space="preserve"> erythema (n=1), miliaria (n=1), urticaria (n=1),</w:t>
        </w:r>
      </w:ins>
      <w:ins w:id="759" w:author="AML Christensen team" w:date="2024-12-06T13:15:00Z" w16du:dateUtc="2024-12-06T12:15:00Z">
        <w:r w:rsidRPr="007C65B9">
          <w:t xml:space="preserve"> </w:t>
        </w:r>
      </w:ins>
      <w:ins w:id="760" w:author="AML Christensen team" w:date="2024-12-06T13:10:00Z" w16du:dateUtc="2024-12-06T12:10:00Z">
        <w:r w:rsidRPr="007C65B9">
          <w:t>constipation (n=1), anemia (n=1)</w:t>
        </w:r>
      </w:ins>
      <w:ins w:id="761" w:author="AML Christensen team" w:date="2024-12-06T13:16:00Z" w16du:dateUtc="2024-12-06T12:16:00Z">
        <w:r w:rsidRPr="007C65B9">
          <w:t xml:space="preserve">, </w:t>
        </w:r>
        <w:proofErr w:type="spellStart"/>
        <w:r w:rsidRPr="007C65B9">
          <w:t>hypokalaemia</w:t>
        </w:r>
        <w:proofErr w:type="spellEnd"/>
        <w:r w:rsidRPr="007C65B9">
          <w:t xml:space="preserve"> (n=1)</w:t>
        </w:r>
      </w:ins>
      <w:ins w:id="762" w:author="AML Christensen team" w:date="2024-12-06T13:10:00Z" w16du:dateUtc="2024-12-06T12:10:00Z">
        <w:r w:rsidRPr="007C65B9">
          <w:t>,</w:t>
        </w:r>
      </w:ins>
      <w:ins w:id="763" w:author="AML Christensen team" w:date="2024-12-06T13:16:00Z" w16du:dateUtc="2024-12-06T12:16:00Z">
        <w:r w:rsidRPr="007C65B9">
          <w:t xml:space="preserve"> increased appetite (n=1),</w:t>
        </w:r>
      </w:ins>
      <w:ins w:id="764" w:author="AML Christensen team" w:date="2024-12-06T13:10:00Z" w16du:dateUtc="2024-12-06T12:10:00Z">
        <w:r w:rsidRPr="007C65B9">
          <w:t xml:space="preserve"> eye movement disorder (n=1), pericardial effusion (n=1), post-</w:t>
        </w:r>
      </w:ins>
      <w:ins w:id="765" w:author="AML Christensen team" w:date="2024-12-06T13:11:00Z" w16du:dateUtc="2024-12-06T12:11:00Z">
        <w:r w:rsidRPr="007C65B9">
          <w:t>t</w:t>
        </w:r>
      </w:ins>
      <w:ins w:id="766" w:author="AML Christensen team" w:date="2024-12-06T13:10:00Z" w16du:dateUtc="2024-12-06T12:10:00Z">
        <w:r w:rsidRPr="007C65B9">
          <w:t xml:space="preserve">ussive </w:t>
        </w:r>
      </w:ins>
      <w:ins w:id="767" w:author="AML Christensen team" w:date="2024-12-06T13:11:00Z" w16du:dateUtc="2024-12-06T12:11:00Z">
        <w:r w:rsidRPr="007C65B9">
          <w:t>v</w:t>
        </w:r>
      </w:ins>
      <w:ins w:id="768" w:author="AML Christensen team" w:date="2024-12-06T13:10:00Z" w16du:dateUtc="2024-12-06T12:10:00Z">
        <w:r w:rsidRPr="007C65B9">
          <w:t>omiting</w:t>
        </w:r>
      </w:ins>
      <w:ins w:id="769" w:author="AML Christensen team" w:date="2024-12-06T13:11:00Z" w16du:dateUtc="2024-12-06T12:11:00Z">
        <w:r w:rsidRPr="007C65B9">
          <w:t xml:space="preserve"> (n=1), rectal </w:t>
        </w:r>
        <w:proofErr w:type="spellStart"/>
        <w:r w:rsidRPr="007C65B9">
          <w:t>haemorrhage</w:t>
        </w:r>
        <w:proofErr w:type="spellEnd"/>
        <w:r w:rsidRPr="007C65B9">
          <w:t xml:space="preserve"> (n=1), retching (n=1),</w:t>
        </w:r>
      </w:ins>
      <w:ins w:id="770" w:author="AML Christensen team" w:date="2024-12-06T13:17:00Z" w16du:dateUtc="2024-12-06T12:17:00Z">
        <w:r w:rsidRPr="007C65B9">
          <w:t xml:space="preserve"> drooling (n=1), seizure (n=1), irritability (n=1),</w:t>
        </w:r>
      </w:ins>
      <w:ins w:id="771" w:author="AML Christensen team" w:date="2024-12-06T13:18:00Z" w16du:dateUtc="2024-12-06T12:18:00Z">
        <w:r w:rsidRPr="007C65B9">
          <w:t xml:space="preserve"> nasal congestion (n=1), respiratory disorder </w:t>
        </w:r>
      </w:ins>
      <w:ins w:id="772" w:author="AML Christensen team" w:date="2024-12-06T13:19:00Z" w16du:dateUtc="2024-12-06T12:19:00Z">
        <w:r w:rsidRPr="007C65B9">
          <w:t>(n=1),</w:t>
        </w:r>
      </w:ins>
      <w:ins w:id="773" w:author="AML Christensen team" w:date="2024-12-06T13:11:00Z" w16du:dateUtc="2024-12-06T12:11:00Z">
        <w:r w:rsidRPr="007C65B9">
          <w:t xml:space="preserve"> </w:t>
        </w:r>
      </w:ins>
      <w:ins w:id="774" w:author="AML Christensen team" w:date="2024-12-06T13:21:00Z" w16du:dateUtc="2024-12-06T12:21:00Z">
        <w:r w:rsidRPr="007C65B9">
          <w:t>alopecia (n=1), pruritus (n=1), rash pruritic (n=1), skin discoloration (n=1), aortic dilatation (n=</w:t>
        </w:r>
      </w:ins>
      <w:ins w:id="775" w:author="AML Christensen team" w:date="2024-12-06T13:22:00Z" w16du:dateUtc="2024-12-06T12:22:00Z">
        <w:r w:rsidRPr="007C65B9">
          <w:t>1),</w:t>
        </w:r>
      </w:ins>
      <w:ins w:id="776" w:author="AML Christensen team" w:date="2024-12-06T13:21:00Z" w16du:dateUtc="2024-12-06T12:21:00Z">
        <w:r w:rsidRPr="007C65B9">
          <w:t xml:space="preserve"> </w:t>
        </w:r>
      </w:ins>
      <w:ins w:id="777" w:author="AML Christensen team" w:date="2024-12-06T13:11:00Z" w16du:dateUtc="2024-12-06T12:11:00Z">
        <w:r w:rsidRPr="007C65B9">
          <w:t>insertion site irritation (n=1), pyre</w:t>
        </w:r>
      </w:ins>
      <w:ins w:id="778" w:author="AML Christensen team" w:date="2024-12-06T13:12:00Z" w16du:dateUtc="2024-12-06T12:12:00Z">
        <w:r w:rsidRPr="007C65B9">
          <w:t>xia (n=1), catheter site hemorrhage (n=1)</w:t>
        </w:r>
      </w:ins>
      <w:ins w:id="779" w:author="AML Christensen team" w:date="2024-12-06T13:13:00Z" w16du:dateUtc="2024-12-06T12:13:00Z">
        <w:r w:rsidRPr="007C65B9">
          <w:t>, infusion site bruising (n=1)</w:t>
        </w:r>
      </w:ins>
      <w:ins w:id="780" w:author="AML Christensen team" w:date="2024-12-06T13:14:00Z" w16du:dateUtc="2024-12-06T12:14:00Z">
        <w:r w:rsidRPr="007C65B9">
          <w:t>, skin laceration (n=1),</w:t>
        </w:r>
      </w:ins>
      <w:ins w:id="781" w:author="AML Christensen team" w:date="2024-12-06T13:16:00Z" w16du:dateUtc="2024-12-06T12:16:00Z">
        <w:r w:rsidRPr="007C65B9">
          <w:t xml:space="preserve"> muscle twitching (n=1),</w:t>
        </w:r>
      </w:ins>
      <w:ins w:id="782" w:author="AML Christensen team" w:date="2024-12-06T13:14:00Z" w16du:dateUtc="2024-12-06T12:14:00Z">
        <w:r w:rsidRPr="007C65B9">
          <w:t xml:space="preserve"> </w:t>
        </w:r>
      </w:ins>
      <w:ins w:id="783" w:author="AML Christensen team" w:date="2024-12-06T13:15:00Z" w16du:dateUtc="2024-12-06T12:15:00Z">
        <w:r w:rsidRPr="007C65B9">
          <w:t xml:space="preserve">stoma site </w:t>
        </w:r>
        <w:proofErr w:type="spellStart"/>
        <w:r w:rsidRPr="007C65B9">
          <w:t>hypergranulation</w:t>
        </w:r>
        <w:proofErr w:type="spellEnd"/>
        <w:r w:rsidRPr="007C65B9">
          <w:t xml:space="preserve"> (n=1),</w:t>
        </w:r>
      </w:ins>
      <w:ins w:id="784" w:author="AML Christensen team" w:date="2024-12-06T13:13:00Z" w16du:dateUtc="2024-12-06T12:13:00Z">
        <w:r w:rsidRPr="007C65B9">
          <w:t xml:space="preserve"> as well as a n</w:t>
        </w:r>
      </w:ins>
      <w:ins w:id="785" w:author="AML Christensen team" w:date="2024-12-06T13:14:00Z" w16du:dateUtc="2024-12-06T12:14:00Z">
        <w:r w:rsidRPr="007C65B9">
          <w:t>umber of infections</w:t>
        </w:r>
      </w:ins>
      <w:ins w:id="786" w:author="AML Christensen team" w:date="2024-12-06T13:22:00Z" w16du:dateUtc="2024-12-06T12:22:00Z">
        <w:r w:rsidRPr="007C65B9">
          <w:t xml:space="preserve"> and investigations </w:t>
        </w:r>
      </w:ins>
      <w:commentRangeEnd w:id="731"/>
      <w:ins w:id="787" w:author="AML Christensen team" w:date="2024-12-06T13:23:00Z" w16du:dateUtc="2024-12-06T12:23:00Z">
        <w:r w:rsidRPr="007C65B9">
          <w:rPr>
            <w:rStyle w:val="CommentReference"/>
          </w:rPr>
          <w:commentReference w:id="731"/>
        </w:r>
      </w:ins>
      <w:r w:rsidRPr="007C65B9">
        <w:fldChar w:fldCharType="begin"/>
      </w:r>
      <w:r w:rsidRPr="007C65B9">
        <w:instrText xml:space="preserve"> ADDIN EN.CITE &lt;EndNote&gt;&lt;Cite&gt;&lt;Author&gt;Zealand Pharma&lt;/Author&gt;&lt;Year&gt;2020&lt;/Year&gt;&lt;RecNum&gt;671&lt;/RecNum&gt;&lt;DisplayText&gt;(55)&lt;/DisplayText&gt;&lt;record&gt;&lt;rec-number&gt;671&lt;/rec-number&gt;&lt;foreign-keys&gt;&lt;key app="EN" db-id="vwrrttwz10fd9netdtjv5t0n2rea550ese5e" timestamp="1733484530"&gt;671&lt;/key&gt;&lt;/foreign-keys&gt;&lt;ref-type name="Web Page"&gt;12&lt;/ref-type&gt;&lt;contributors&gt;&lt;authors&gt;&lt;author&gt;Zealand Pharma,&lt;/author&gt;&lt;/authors&gt;&lt;/contributors&gt;&lt;titles&gt;&lt;title&gt;A Two-Period Open-label Trial Evaluating Efficacy and Safety of Dasiglucagon in Children With Congenital Hyperinsulinism; NCT03777176&lt;/title&gt;&lt;/titles&gt;&lt;volume&gt;2024&lt;/volume&gt;&lt;number&gt;December 12&lt;/number&gt;&lt;dates&gt;&lt;year&gt;2020&lt;/year&gt;&lt;/dates&gt;&lt;urls&gt;&lt;related-urls&gt;&lt;url&gt;https://clinicaltrials.gov/study/NCT03777176&lt;/url&gt;&lt;/related-urls&gt;&lt;/urls&gt;&lt;/record&gt;&lt;/Cite&gt;&lt;/EndNote&gt;</w:instrText>
      </w:r>
      <w:r w:rsidRPr="007C65B9">
        <w:fldChar w:fldCharType="separate"/>
      </w:r>
      <w:r w:rsidRPr="007C65B9">
        <w:rPr>
          <w:noProof/>
        </w:rPr>
        <w:t>(55)</w:t>
      </w:r>
      <w:r w:rsidRPr="007C65B9">
        <w:fldChar w:fldCharType="end"/>
      </w:r>
      <w:ins w:id="788" w:author="AML Christensen team" w:date="2024-12-06T13:22:00Z" w16du:dateUtc="2024-12-06T12:22:00Z">
        <w:r w:rsidRPr="007C65B9">
          <w:t>.</w:t>
        </w:r>
      </w:ins>
    </w:p>
    <w:p w14:paraId="25933CFA" w14:textId="77777777" w:rsidR="00C55AE7" w:rsidRPr="007C65B9" w:rsidDel="00702F65" w:rsidRDefault="00C55AE7" w:rsidP="00C55AE7">
      <w:pPr>
        <w:spacing w:before="120" w:after="120"/>
        <w:rPr>
          <w:del w:id="789" w:author="AML Christensen team" w:date="2024-12-11T12:29:00Z" w16du:dateUtc="2024-12-11T11:29:00Z"/>
        </w:rPr>
      </w:pPr>
      <w:r w:rsidRPr="007C65B9">
        <w:t xml:space="preserve">Dasiglucagon is generally well tolerated, and the side-effects are similar to native glucagon where the most common are nausea, vomiting and headache </w:t>
      </w:r>
      <w:r w:rsidRPr="007C65B9">
        <w:fldChar w:fldCharType="begin"/>
      </w:r>
      <w:r w:rsidRPr="007C65B9">
        <w:instrText xml:space="preserve"> ADDIN EN.CITE &lt;EndNote&gt;&lt;Cite&gt;&lt;Author&gt;Schaumleffel&lt;/Author&gt;&lt;Year&gt;2023&lt;/Year&gt;&lt;RecNum&gt;485&lt;/RecNum&gt;&lt;DisplayText&gt;(37)&lt;/DisplayText&gt;&lt;record&gt;&lt;rec-number&gt;485&lt;/rec-number&gt;&lt;foreign-keys&gt;&lt;key app="EN" db-id="vwrrttwz10fd9netdtjv5t0n2rea550ese5e" timestamp="1726042263"&gt;485&lt;/key&gt;&lt;/foreign-keys&gt;&lt;ref-type name="Journal Article"&gt;17&lt;/ref-type&gt;&lt;contributors&gt;&lt;authors&gt;&lt;author&gt;Schaumleffel, C.&lt;/author&gt;&lt;/authors&gt;&lt;/contributors&gt;&lt;auth-address&gt;School of Nursing, College of Health Sciences and Professions, Ohio University, Athens, OH, USA.&lt;/auth-address&gt;&lt;titles&gt;&lt;title&gt;Evaluating Ease of Use and Patient Safety of Dasiglucagon Hypo Pal Autoinjector for the Management of Hypoglycemia&lt;/title&gt;&lt;secondary-title&gt;Patient Prefer Adherence&lt;/secondary-title&gt;&lt;/titles&gt;&lt;periodical&gt;&lt;full-title&gt;Patient Prefer Adherence&lt;/full-title&gt;&lt;/periodical&gt;&lt;pages&gt;2141-2144&lt;/pages&gt;&lt;volume&gt;17&lt;/volume&gt;&lt;edition&gt;20230828&lt;/edition&gt;&lt;keywords&gt;&lt;keyword&gt;bystander&lt;/keyword&gt;&lt;keyword&gt;caregiver&lt;/keyword&gt;&lt;keyword&gt;emergency&lt;/keyword&gt;&lt;keyword&gt;glucagon&lt;/keyword&gt;&lt;keyword&gt;safety&lt;/keyword&gt;&lt;keyword&gt;type 1 diabetes&lt;/keyword&gt;&lt;/keywords&gt;&lt;dates&gt;&lt;year&gt;2023&lt;/year&gt;&lt;/dates&gt;&lt;isbn&gt;1177-889X (Print)&amp;#xD;1177-889x&lt;/isbn&gt;&lt;accession-num&gt;37663896&lt;/accession-num&gt;&lt;urls&gt;&lt;/urls&gt;&lt;custom1&gt;The author reports no conflicts of interest in this work.&lt;/custom1&gt;&lt;custom2&gt;PMC10473428&lt;/custom2&gt;&lt;electronic-resource-num&gt;10.2147/ppa.S325865&lt;/electronic-resource-num&gt;&lt;remote-database-provider&gt;NLM&lt;/remote-database-provider&gt;&lt;language&gt;eng&lt;/language&gt;&lt;/record&gt;&lt;/Cite&gt;&lt;/EndNote&gt;</w:instrText>
      </w:r>
      <w:r w:rsidRPr="007C65B9">
        <w:fldChar w:fldCharType="separate"/>
      </w:r>
      <w:r w:rsidRPr="007C65B9">
        <w:rPr>
          <w:noProof/>
        </w:rPr>
        <w:t>(37)</w:t>
      </w:r>
      <w:r w:rsidRPr="007C65B9">
        <w:fldChar w:fldCharType="end"/>
      </w:r>
      <w:r w:rsidRPr="007C65B9">
        <w:t xml:space="preserve">. However, as with other glucagon formulations, dasiglucagon may potentially interact with certain medications, such as beta blockers, indomethacin, and warfarin, and it is contraindicated in patients with pheochromocytoma or insulinoma due to risks of elevated blood pressure or induced hypoglycemia </w:t>
      </w:r>
      <w:commentRangeStart w:id="790"/>
      <w:r w:rsidRPr="007C65B9">
        <w:fldChar w:fldCharType="begin">
          <w:fldData xml:space="preserve">PEVuZE5vdGU+PENpdGU+PEF1dGhvcj5TY2hhdW1sZWZmZWw8L0F1dGhvcj48WWVhcj4yMDIzPC9Z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</w:fldData>
        </w:fldChar>
      </w:r>
      <w:r w:rsidRPr="007C65B9">
        <w:instrText xml:space="preserve"> ADDIN EN.CITE </w:instrText>
      </w:r>
      <w:r w:rsidRPr="007C65B9">
        <w:fldChar w:fldCharType="begin">
          <w:fldData xml:space="preserve">PEVuZE5vdGU+PENpdGU+PEF1dGhvcj5TY2hhdW1sZWZmZWw8L0F1dGhvcj48WWVhcj4yMDIzPC9Z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</w:fldData>
        </w:fldChar>
      </w:r>
      <w:r w:rsidRPr="007C65B9">
        <w:instrText xml:space="preserve"> ADDIN EN.CITE.DATA </w:instrText>
      </w:r>
      <w:r w:rsidRPr="007C65B9">
        <w:fldChar w:fldCharType="end"/>
      </w:r>
      <w:r w:rsidRPr="007C65B9">
        <w:fldChar w:fldCharType="separate"/>
      </w:r>
      <w:r w:rsidRPr="007C65B9">
        <w:rPr>
          <w:noProof/>
        </w:rPr>
        <w:t>(37, 38)</w:t>
      </w:r>
      <w:r w:rsidRPr="007C65B9">
        <w:fldChar w:fldCharType="end"/>
      </w:r>
      <w:r w:rsidRPr="007C65B9">
        <w:t xml:space="preserve">. </w:t>
      </w:r>
      <w:del w:id="791" w:author="AML Christensen team" w:date="2024-12-06T10:27:00Z" w16du:dateUtc="2024-12-06T09:27:00Z">
        <w:r w:rsidRPr="007C65B9" w:rsidDel="00AB296B">
          <w:delText>The risk of developing anti-drug antibodies is considered minimal, as less than 1% of patients in clinical trials (4 out of 498) have developed measurable anti-dasiglucagon antibodies. A separate immunogenicity study found no antibody development in 112 patients.</w:delText>
        </w:r>
        <w:commentRangeEnd w:id="790"/>
        <w:r w:rsidRPr="007C65B9" w:rsidDel="00AB296B">
          <w:rPr>
            <w:rStyle w:val="CommentReference"/>
          </w:rPr>
          <w:commentReference w:id="790"/>
        </w:r>
      </w:del>
    </w:p>
    <w:p w14:paraId="1C97170B" w14:textId="77777777" w:rsidR="00C55AE7" w:rsidRPr="007C65B9" w:rsidDel="003559A1" w:rsidRDefault="00C55AE7" w:rsidP="00C55AE7">
      <w:pPr>
        <w:spacing w:before="120" w:after="120"/>
        <w:rPr>
          <w:del w:id="792" w:author="AML Christensen team" w:date="2024-12-06T10:48:00Z" w16du:dateUtc="2024-12-06T09:48:00Z"/>
        </w:rPr>
      </w:pPr>
      <w:del w:id="793" w:author="AML Christensen team" w:date="2024-12-06T10:48:00Z" w16du:dateUtc="2024-12-06T09:48:00Z">
        <w:r w:rsidRPr="007C65B9" w:rsidDel="003559A1">
          <w:delText xml:space="preserve">Hövelmann et al (2018) conducted a clinical trial aimed at comparing the pharmacokinetics (PK), pharmacodynamics (PD), safety, and tolerability of dasiglucagon with GlucaGen for treating insulin-induced hypoglycemia in T1D patients. GlucaGen is a type of glucagon that requires reconstitution prior to use. It was a randomized, double-blind trial involving 58 patients divided into four groups, each receiving different doses of dasiglucagon and GlucaGen. The PK and PD responses, including plasma glucose changes, were monitored for 360 minutes post-dosing. Dasiglucagon showed a dose-dependent, rapid increase in plasma levels, with a later peak (tmax of 35 minutes) compared to GlucaGen (tmax of 20 minutes). Despite the delayed peak, dasiglucagon's early glucose response was similar to GlucaGen at comparable doses. Patients receiving dasiglucagon achieved plasma glucose levels ≥70 mg/dL within 6-10 minutes, comparable to GlucaGen. Dasiglucagon demonstrated a higher overall glucose effect and dose proportionality. It was also safe and well-tolerated, with side effects similar to GlucaGen, such as nausea and headaches, but no serious adverse events. Overall, while the study found that early PD properties of dasiglucagon and GlucaGen are similar, dasiglucagon's longer-lasting glucose response and potential to lower the risk of recurrent hypoglycemia, make it a promising alternative for hypoglycemia rescue. A later randomized double-blind trial of 17 T1D patients found that plasma glucose levels increased rapidly in a dose-dependent manner upon low-dose dasiglucagon administration. The potency of dasiglucagon was  higher than the native glucagon. However, nausea and vomiting also occurred more often, presumably due to the high potency. </w:delText>
        </w:r>
      </w:del>
    </w:p>
    <w:p w14:paraId="6B5BBAC3" w14:textId="77777777" w:rsidR="00C55AE7" w:rsidRPr="007C65B9" w:rsidRDefault="00C55AE7" w:rsidP="00C55AE7">
      <w:pPr>
        <w:spacing w:before="120" w:after="120"/>
      </w:pPr>
      <w:del w:id="794" w:author="AML Christensen team" w:date="2024-12-06T10:49:00Z" w16du:dateUtc="2024-12-06T09:49:00Z">
        <w:r w:rsidRPr="007C65B9" w:rsidDel="003559A1">
          <w:delText xml:space="preserve">Dasiglucagon was evaluated in three phase 3 clinical trials involving patients with type 1 diabetes: two in adults and one in children/adolescents as summarized in a recent review. All trials were randomized, double-blind, and required inducing hypoglycemia with intravenous insulin before administering dasiglucagon or a placebo. The main outcome was the time to plasma glucose recovery, defined as an increase of at least 20 mg/dL. In the first trial with 170 adults (aged 18-75), participants were given dasiglucagon, placebo, or reconstituted glucagon in a 2:1:1 ratio. The dasiglucagon group had a median recovery time of 10 minutes, significantly faster than the placebo group (40 minutes) and similar to the glucagon group (12 minutes). At 30 minutes, the dasiglucagon group showed an average glucose increase of 90.9 mg/dL, compared to 19.1 mg/dL in the placebo group. A second trial with 45 adults (aged 18-75) also found a median recovery time of 10 minutes for the dasiglucagon group, with no difference based on the injection site. A pediatric trial with 42 participants (aged 6-17) showed a median recovery time of 10 minutes for dasiglucagon and 30 minutes for placebo, with similar results to the adult trials. Common side effects in adults included nausea, vomiting, and headache, which were also seen with reconstituted glucagon. In children, nausea and vomiting were more common in the 12-17 age group. There were no serious safety issues, and injection-site reactions were rare. </w:delText>
        </w:r>
      </w:del>
    </w:p>
    <w:p w14:paraId="3918CCC4" w14:textId="77777777" w:rsidR="00C55AE7" w:rsidRPr="007C65B9" w:rsidDel="00702F65" w:rsidRDefault="00C55AE7" w:rsidP="00C55AE7">
      <w:pPr>
        <w:spacing w:before="120" w:after="120"/>
        <w:rPr>
          <w:del w:id="795" w:author="AML Christensen team" w:date="2024-12-11T12:29:00Z" w16du:dateUtc="2024-12-11T11:29:00Z"/>
        </w:rPr>
      </w:pPr>
      <w:del w:id="796" w:author="AML Christensen team" w:date="2024-12-06T10:54:00Z" w16du:dateUtc="2024-12-06T09:54:00Z">
        <w:r w:rsidRPr="007C65B9" w:rsidDel="003559A1">
          <w:delText xml:space="preserve">Maji </w:delText>
        </w:r>
        <w:r w:rsidRPr="007C65B9" w:rsidDel="003559A1">
          <w:rPr>
            <w:i/>
            <w:iCs/>
          </w:rPr>
          <w:delText>et al.</w:delText>
        </w:r>
        <w:r w:rsidRPr="007C65B9" w:rsidDel="003559A1">
          <w:delText xml:space="preserve"> (2023) carried out a systematic review and meta-analysis to evaluate the safety and efficacy of dasiglucagon for treatment of insulin-induced hypoglycemia in T1D patients. Five studies were included in the meta-analysis. The recovery time with dasiglucagon was significantly faster compared to placebo [mean difference (MD): -24.73; 95% confidence interval (CI): -30.94 to -18.52; p &lt; 0.00001] and oral glucose (MD: -15.00; 95% CI: -20.33 to -9.67; p &lt; 0.00001). No significant difference was found between dasiglucagon and glucagon (MD: -0.76; 95% CI: -2.19 to 0.66; p = 0.29). Regarding safety, common adverse events such as nausea, vomiting, and headache were more frequent in the dasiglucagon group compared to placebo or oral glucose, but there was no significant difference between dasiglucagon and glucagon. Subgroup analysis also found no dose-dependence in adverse events. Nausea (OR = 2.62; p = 0.04) and vomiting (OR = 3.20; p = 0.001) were significantly higher with dasiglucagon, but headache incidence was also elevated (OR = 1.87; p = 0.01). Lastly, the evidence for recovery time was graded as moderate, while for adverse events and recovery rates, the certainty was high. The authors concluded that, “</w:delText>
        </w:r>
        <w:r w:rsidRPr="007C65B9" w:rsidDel="003559A1">
          <w:rPr>
            <w:i/>
            <w:iCs/>
          </w:rPr>
          <w:delText>dasiglucagon is safe and effective for the treatment of insulin-induced hypoglycemia in T1DM patients compared to placebo or oral glucose; however, it is not superior to conventional glucagon</w:delText>
        </w:r>
        <w:r w:rsidRPr="007C65B9" w:rsidDel="003559A1">
          <w:delText>”.</w:delText>
        </w:r>
      </w:del>
    </w:p>
    <w:p w14:paraId="077453D9" w14:textId="77777777" w:rsidR="00C55AE7" w:rsidRPr="007C65B9" w:rsidDel="00C01E58" w:rsidRDefault="00C55AE7" w:rsidP="00C55AE7">
      <w:pPr>
        <w:spacing w:before="120" w:after="120"/>
        <w:rPr>
          <w:del w:id="797" w:author="AML Christensen team" w:date="2024-12-06T10:55:00Z" w16du:dateUtc="2024-12-06T09:55:00Z"/>
        </w:rPr>
      </w:pPr>
      <w:del w:id="798" w:author="AML Christensen team" w:date="2024-12-06T10:55:00Z" w16du:dateUtc="2024-12-06T09:55:00Z">
        <w:r w:rsidRPr="007C65B9" w:rsidDel="00C01E58">
          <w:delText xml:space="preserve">Dholariya </w:delText>
        </w:r>
        <w:r w:rsidRPr="007C65B9" w:rsidDel="00C01E58">
          <w:rPr>
            <w:i/>
            <w:iCs/>
          </w:rPr>
          <w:delText>et al.</w:delText>
        </w:r>
        <w:r w:rsidRPr="007C65B9" w:rsidDel="00C01E58">
          <w:delText xml:space="preserve"> (2023) carried out a systematic review and meta-analysis to evaluate the safety and efficacy of dasiglucagon for treatment of severe hypoglycemia in T1D patients. Five studies with a total of 347 patients were included in the meta-analysis. The time needed to recover the blood glucose levels or increase blood glucose levels by 20.0 mg/dl from baseline was statistically significantly better with dasiglucagon than with native glucagon (pooled MD: 1.08%; 95% CI: 0.21 to 1.96; p = 0.02) and placebo (pooled MD: 23.30%; 95% CI: 22.63 to 23.97; p &lt; 0.00001). The rate of blood glucose recovery was similar for dasiglucagon and native glucagon (risk ratio: 1.00; 95% CI: 0.96 to 1.04). Neither of the five studies found any severe adverse effects or deaths. Side-effects were similar to native glucagon and included headache, nausea, vomiting, pain/erythema at the injection site, and hypoglycemia. </w:delText>
        </w:r>
      </w:del>
    </w:p>
    <w:p w14:paraId="14C15ABD" w14:textId="77777777" w:rsidR="00C55AE7" w:rsidRPr="007C65B9" w:rsidRDefault="00C55AE7" w:rsidP="00C55AE7">
      <w:pPr>
        <w:spacing w:before="120" w:after="120"/>
      </w:pPr>
      <w:r w:rsidRPr="007C65B9">
        <w:t xml:space="preserve">Other glucagon variants include </w:t>
      </w:r>
      <w:proofErr w:type="spellStart"/>
      <w:r w:rsidRPr="007C65B9">
        <w:t>Biochaperone</w:t>
      </w:r>
      <w:proofErr w:type="spellEnd"/>
      <w:r w:rsidRPr="007C65B9">
        <w:t xml:space="preserve"> Glucagon and Non-Aqueous Soluble (NAS) Glucagon (e.g., </w:t>
      </w:r>
      <w:proofErr w:type="spellStart"/>
      <w:ins w:id="799" w:author="AML Christensen team" w:date="2024-12-06T11:46:00Z" w16du:dateUtc="2024-12-06T10:46:00Z">
        <w:r w:rsidRPr="007C65B9">
          <w:t>Gvoke</w:t>
        </w:r>
        <w:proofErr w:type="spellEnd"/>
        <w:r w:rsidRPr="007C65B9">
          <w:t xml:space="preserve">, </w:t>
        </w:r>
      </w:ins>
      <w:r w:rsidRPr="007C65B9">
        <w:t xml:space="preserve">G-Pump™ and G-Pen Mini™). </w:t>
      </w:r>
      <w:proofErr w:type="spellStart"/>
      <w:r w:rsidRPr="007C65B9">
        <w:t>BioChaperone</w:t>
      </w:r>
      <w:proofErr w:type="spellEnd"/>
      <w:r w:rsidRPr="007C65B9">
        <w:t xml:space="preserve"> Glucagon incorporates polymers, oligomers, and organic compounds that form a complex with glucagon, enhancing its stability in aqueous solutions </w:t>
      </w:r>
      <w:r w:rsidRPr="007C65B9">
        <w:fldChar w:fldCharType="begin">
          <w:fldData xml:space="preserve">PEVuZE5vdGU+PENpdGU+PEF1dGhvcj5MYSBTYWxhPC9BdXRob3I+PFllYXI+MjAyMTwvWWVhcj48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</w:fldData>
        </w:fldChar>
      </w:r>
      <w:r w:rsidRPr="007C65B9">
        <w:instrText xml:space="preserve"> ADDIN EN.CITE </w:instrText>
      </w:r>
      <w:r w:rsidRPr="007C65B9">
        <w:fldChar w:fldCharType="begin">
          <w:fldData xml:space="preserve">PEVuZE5vdGU+PENpdGU+PEF1dGhvcj5MYSBTYWxhPC9BdXRob3I+PFllYXI+MjAyMTwvWWVhcj48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</w:fldData>
        </w:fldChar>
      </w:r>
      <w:r w:rsidRPr="007C65B9">
        <w:instrText xml:space="preserve"> ADDIN EN.CITE.DATA </w:instrText>
      </w:r>
      <w:r w:rsidRPr="007C65B9">
        <w:fldChar w:fldCharType="end"/>
      </w:r>
      <w:r w:rsidRPr="007C65B9">
        <w:fldChar w:fldCharType="separate"/>
      </w:r>
      <w:r w:rsidRPr="007C65B9">
        <w:rPr>
          <w:noProof/>
        </w:rPr>
        <w:t>(35, 36)</w:t>
      </w:r>
      <w:r w:rsidRPr="007C65B9">
        <w:fldChar w:fldCharType="end"/>
      </w:r>
      <w:r w:rsidRPr="007C65B9">
        <w:t xml:space="preserve">. Preliminary studies have shown that </w:t>
      </w:r>
      <w:proofErr w:type="spellStart"/>
      <w:r w:rsidRPr="007C65B9">
        <w:t>BioChaperone</w:t>
      </w:r>
      <w:proofErr w:type="spellEnd"/>
      <w:r w:rsidRPr="007C65B9">
        <w:t xml:space="preserve"> Glucagon produces similar early glycemic responses in patients with T1D and hypoglycemia compared to </w:t>
      </w:r>
      <w:del w:id="800" w:author="AML Christensen team" w:date="2024-12-06T11:46:00Z" w16du:dateUtc="2024-12-06T10:46:00Z">
        <w:r w:rsidRPr="007C65B9" w:rsidDel="00054559">
          <w:delText xml:space="preserve">traditional </w:delText>
        </w:r>
      </w:del>
      <w:ins w:id="801" w:author="AML Christensen team" w:date="2024-12-06T11:46:00Z" w16du:dateUtc="2024-12-06T10:46:00Z">
        <w:r w:rsidRPr="007C65B9">
          <w:t xml:space="preserve">native glucagon </w:t>
        </w:r>
      </w:ins>
      <w:ins w:id="802" w:author="AML Christensen team" w:date="2024-12-11T12:50:00Z" w16du:dateUtc="2024-12-11T11:50:00Z">
        <w:r>
          <w:t>(</w:t>
        </w:r>
      </w:ins>
      <w:proofErr w:type="spellStart"/>
      <w:r w:rsidRPr="007C65B9">
        <w:t>GlucaGen</w:t>
      </w:r>
      <w:ins w:id="803" w:author="AML Christensen team" w:date="2024-12-06T11:46:00Z" w16du:dateUtc="2024-12-06T10:46:00Z">
        <w:r w:rsidRPr="007C65B9">
          <w:rPr>
            <w:vertAlign w:val="superscript"/>
            <w:rPrChange w:id="804" w:author="AML Christensen team" w:date="2024-12-06T11:46:00Z" w16du:dateUtc="2024-12-06T10:46:00Z">
              <w:rPr/>
            </w:rPrChange>
          </w:rPr>
          <w:t>TM</w:t>
        </w:r>
      </w:ins>
      <w:proofErr w:type="spellEnd"/>
      <w:del w:id="805" w:author="AML Christensen team" w:date="2024-12-11T12:50:00Z" w16du:dateUtc="2024-12-11T11:50:00Z">
        <w:r w:rsidRPr="007C65B9" w:rsidDel="008B463B">
          <w:delText xml:space="preserve"> </w:delText>
        </w:r>
      </w:del>
      <w:ins w:id="806" w:author="AML Christensen team" w:date="2024-12-11T12:50:00Z" w16du:dateUtc="2024-12-11T11:50:00Z">
        <w:r>
          <w:t xml:space="preserve">) </w:t>
        </w:r>
      </w:ins>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 </w:instrTex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(29)</w:t>
      </w:r>
      <w:r w:rsidRPr="007C65B9">
        <w:fldChar w:fldCharType="end"/>
      </w:r>
      <w:r w:rsidRPr="007C65B9">
        <w:t xml:space="preserve">. NAS Glucagon formulations contain unmodified human glucagon dissolved in dimethyl sulfoxide (DMSO). This solution has demonstrated stability for up to two years and can be administered by infusion pump or syringe </w:t>
      </w:r>
      <w:r w:rsidRPr="007C65B9">
        <w:fldChar w:fldCharType="begin">
          <w:fldData xml:space="preserve">PEVuZE5vdGU+PENpdGU+PEF1dGhvcj5EZSBDb3NpbzwvQXV0aG9yPjxZZWFyPjIwMTk8L1llYXI+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</w:fldData>
        </w:fldChar>
      </w:r>
      <w:r w:rsidRPr="007C65B9">
        <w:instrText xml:space="preserve"> ADDIN EN.CITE </w:instrText>
      </w:r>
      <w:r w:rsidRPr="007C65B9">
        <w:fldChar w:fldCharType="begin">
          <w:fldData xml:space="preserve">PEVuZE5vdGU+PENpdGU+PEF1dGhvcj5EZSBDb3NpbzwvQXV0aG9yPjxZZWFyPjIwMTk8L1llYXI+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(26, 29, 39)</w:t>
      </w:r>
      <w:r w:rsidRPr="007C65B9">
        <w:fldChar w:fldCharType="end"/>
      </w:r>
      <w:r w:rsidRPr="007C65B9">
        <w:t xml:space="preserve">. It </w:t>
      </w:r>
      <w:del w:id="807" w:author="AML Christensen team" w:date="2024-12-11T12:51:00Z" w16du:dateUtc="2024-12-11T11:51:00Z">
        <w:r w:rsidRPr="007C65B9" w:rsidDel="00883F95">
          <w:delText xml:space="preserve">was </w:delText>
        </w:r>
      </w:del>
      <w:ins w:id="808" w:author="AML Christensen team" w:date="2024-12-11T12:51:00Z" w16du:dateUtc="2024-12-11T11:51:00Z">
        <w:r>
          <w:t>h</w:t>
        </w:r>
        <w:r w:rsidRPr="007C65B9">
          <w:t>as</w:t>
        </w:r>
        <w:r>
          <w:t xml:space="preserve"> been</w:t>
        </w:r>
        <w:r w:rsidRPr="007C65B9">
          <w:t xml:space="preserve"> </w:t>
        </w:r>
      </w:ins>
      <w:r w:rsidRPr="007C65B9">
        <w:t xml:space="preserve">suggested that NAS Glucagon could be effective when used as continuous subcutaneous infusions in neonates, infants, and children with CHI </w:t>
      </w:r>
      <w:r w:rsidRPr="007C65B9">
        <w:fldChar w:fldCharType="begin"/>
      </w:r>
      <w:r w:rsidRPr="007C65B9">
        <w:instrText xml:space="preserve"> ADDIN EN.CITE &lt;EndNote&gt;&lt;Cite&gt;&lt;Author&gt;De Cosio&lt;/Author&gt;&lt;Year&gt;2019&lt;/Year&gt;&lt;RecNum&gt;378&lt;/RecNum&gt;&lt;DisplayText&gt;(26)&lt;/DisplayText&gt;&lt;record&gt;&lt;rec-number&gt;378&lt;/rec-number&gt;&lt;foreign-keys&gt;&lt;key app="EN" db-id="vwrrttwz10fd9netdtjv5t0n2rea550ese5e" timestamp="1726042242"&gt;378&lt;/key&gt;&lt;/foreign-keys&gt;&lt;ref-type name="Journal Article"&gt;17&lt;/ref-type&gt;&lt;contributors&gt;&lt;authors&gt;&lt;author&gt;De Cosio, A. P.&lt;/author&gt;&lt;author&gt;Thornton, P.&lt;/author&gt;&lt;/authors&gt;&lt;/contributors&gt;&lt;auth-address&gt;Division of Endocrinology, Instituto Nacional de Pediatria, Mexico City, Mexico.&amp;#xD;Cook Children&amp;apos;s Medical Center Congenital Hyperinsulinism Center, Fort Worth, TX, USA. paul.thornton@cookchildrens.org.&lt;/auth-address&gt;&lt;titles&gt;&lt;title&gt;Current and Emerging Agents for the Treatment of Hypoglycemia in Patients with Congenital Hyperinsulinism&lt;/title&gt;&lt;secondary-title&gt;Paediatr Drugs&lt;/secondary-title&gt;&lt;/titles&gt;&lt;periodical&gt;&lt;full-title&gt;Paediatr Drugs&lt;/full-title&gt;&lt;/periodical&gt;&lt;pages&gt;123-136&lt;/pages&gt;&lt;volume&gt;21&lt;/volume&gt;&lt;number&gt;3&lt;/number&gt;&lt;keywords&gt;&lt;keyword&gt;Child&lt;/keyword&gt;&lt;keyword&gt;Congenital Hyperinsulinism/*complications/drug therapy/pathology/physiopathology&lt;/keyword&gt;&lt;keyword&gt;Humans&lt;/keyword&gt;&lt;keyword&gt;Hypoglycemia/*drug therapy&lt;/keyword&gt;&lt;/keywords&gt;&lt;dates&gt;&lt;year&gt;2019&lt;/year&gt;&lt;pub-dates&gt;&lt;date&gt;Jun&lt;/date&gt;&lt;/pub-dates&gt;&lt;/dates&gt;&lt;isbn&gt;1174-5878&lt;/isbn&gt;&lt;accession-num&gt;31218604&lt;/accession-num&gt;&lt;urls&gt;&lt;/urls&gt;&lt;electronic-resource-num&gt;10.1007/s40272-019-00334-w&lt;/electronic-resource-num&gt;&lt;remote-database-provider&gt;NLM&lt;/remote-database-provider&gt;&lt;language&gt;eng&lt;/language&gt;&lt;/record&gt;&lt;/Cite&gt;&lt;/EndNote&gt;</w:instrText>
      </w:r>
      <w:r w:rsidRPr="007C65B9">
        <w:fldChar w:fldCharType="separate"/>
      </w:r>
      <w:r w:rsidRPr="007C65B9">
        <w:rPr>
          <w:noProof/>
        </w:rPr>
        <w:t>(26)</w:t>
      </w:r>
      <w:r w:rsidRPr="007C65B9">
        <w:fldChar w:fldCharType="end"/>
      </w:r>
      <w:r w:rsidRPr="007C65B9">
        <w:t>.</w:t>
      </w:r>
      <w:del w:id="809" w:author="AML Christensen team" w:date="2024-12-11T12:52:00Z" w16du:dateUtc="2024-12-11T11:52:00Z">
        <w:r w:rsidRPr="007C65B9" w:rsidDel="006D5E5B">
          <w:delText xml:space="preserve"> However,</w:delText>
        </w:r>
      </w:del>
      <w:r w:rsidRPr="007C65B9">
        <w:t xml:space="preserve"> </w:t>
      </w:r>
      <w:ins w:id="810" w:author="AML Christensen team" w:date="2024-12-11T12:52:00Z" w16du:dateUtc="2024-12-11T11:52:00Z">
        <w:r>
          <w:t xml:space="preserve">A downside to </w:t>
        </w:r>
      </w:ins>
      <w:r w:rsidRPr="007C65B9">
        <w:t>NAS Glucagon</w:t>
      </w:r>
      <w:ins w:id="811" w:author="AML Christensen team" w:date="2024-12-11T12:52:00Z" w16du:dateUtc="2024-12-11T11:52:00Z">
        <w:r>
          <w:t xml:space="preserve"> is that it</w:t>
        </w:r>
      </w:ins>
      <w:r w:rsidRPr="007C65B9">
        <w:t xml:space="preserve"> </w:t>
      </w:r>
      <w:del w:id="812" w:author="AML Christensen team" w:date="2024-12-11T12:52:00Z" w16du:dateUtc="2024-12-11T11:52:00Z">
        <w:r w:rsidRPr="007C65B9" w:rsidDel="006D5E5B">
          <w:delText>w</w:delText>
        </w:r>
      </w:del>
      <w:ins w:id="813" w:author="AML Christensen team" w:date="2024-12-11T12:52:00Z" w16du:dateUtc="2024-12-11T11:52:00Z">
        <w:r>
          <w:t>h</w:t>
        </w:r>
      </w:ins>
      <w:r w:rsidRPr="007C65B9">
        <w:t>as</w:t>
      </w:r>
      <w:ins w:id="814" w:author="AML Christensen team" w:date="2024-12-11T12:52:00Z" w16du:dateUtc="2024-12-11T11:52:00Z">
        <w:r>
          <w:t xml:space="preserve"> been</w:t>
        </w:r>
      </w:ins>
      <w:r w:rsidRPr="007C65B9">
        <w:t xml:space="preserve"> associated with a higher incidence of local injection site reactions such as erythema and edema </w:t>
      </w:r>
      <w:del w:id="815" w:author="AML Christensen team" w:date="2024-12-11T12:53:00Z" w16du:dateUtc="2024-12-11T11:53:00Z">
        <w:r w:rsidRPr="007C65B9" w:rsidDel="006D5E5B">
          <w:delText xml:space="preserve">in patients with T1D </w:delText>
        </w:r>
      </w:del>
      <w:r w:rsidRPr="007C65B9">
        <w:t xml:space="preserve">compared to </w:t>
      </w:r>
      <w:proofErr w:type="spellStart"/>
      <w:r w:rsidRPr="007C65B9">
        <w:t>GlucaGen</w:t>
      </w:r>
      <w:ins w:id="816" w:author="AML Christensen team" w:date="2024-12-11T12:54:00Z" w16du:dateUtc="2024-12-11T11:54:00Z">
        <w:r w:rsidRPr="001D1BE6">
          <w:rPr>
            <w:vertAlign w:val="superscript"/>
          </w:rPr>
          <w:t>TM</w:t>
        </w:r>
      </w:ins>
      <w:proofErr w:type="spellEnd"/>
      <w:r w:rsidRPr="007C65B9">
        <w:t xml:space="preserve"> </w: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 </w:instrText>
      </w:r>
      <w:r w:rsidRPr="007C65B9">
        <w:fldChar w:fldCharType="begin">
          <w:fldData xml:space="preserve">PEVuZE5vdGU+PENpdGU+PEF1dGhvcj5IYXdrZXM8L0F1dGhvcj48WWVhcj4yMDE5PC9ZZWFyPjxS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(29)</w:t>
      </w:r>
      <w:r w:rsidRPr="007C65B9">
        <w:fldChar w:fldCharType="end"/>
      </w:r>
      <w:r w:rsidRPr="007C65B9">
        <w:t>.</w:t>
      </w:r>
    </w:p>
    <w:p w14:paraId="58C2D342" w14:textId="77777777" w:rsidR="00C55AE7" w:rsidRPr="007C65B9" w:rsidRDefault="00C55AE7" w:rsidP="00C55AE7">
      <w:pPr>
        <w:pStyle w:val="Heading3"/>
      </w:pPr>
      <w:r w:rsidRPr="007C65B9">
        <w:t>Subcutaneous</w:t>
      </w:r>
      <w:ins w:id="817" w:author="AML Christensen team" w:date="2024-12-09T09:44:00Z" w16du:dateUtc="2024-12-09T08:44:00Z">
        <w:r w:rsidRPr="007C65B9">
          <w:t xml:space="preserve"> Open-Loop</w:t>
        </w:r>
      </w:ins>
      <w:r w:rsidRPr="007C65B9">
        <w:t xml:space="preserve"> </w:t>
      </w:r>
      <w:commentRangeStart w:id="818"/>
      <w:commentRangeStart w:id="819"/>
      <w:r w:rsidRPr="007C65B9">
        <w:t>Infusion pumps</w:t>
      </w:r>
      <w:commentRangeEnd w:id="818"/>
      <w:r w:rsidRPr="007C65B9">
        <w:rPr>
          <w:rStyle w:val="CommentReference"/>
          <w:rFonts w:asciiTheme="minorHAnsi" w:eastAsiaTheme="minorHAnsi" w:hAnsiTheme="minorHAnsi" w:cstheme="minorBidi"/>
        </w:rPr>
        <w:commentReference w:id="818"/>
      </w:r>
      <w:commentRangeEnd w:id="819"/>
      <w:r w:rsidRPr="007C65B9">
        <w:rPr>
          <w:rStyle w:val="CommentReference"/>
          <w:rFonts w:eastAsiaTheme="minorHAnsi" w:cstheme="minorBidi"/>
          <w:b w:val="0"/>
          <w:bCs w:val="0"/>
        </w:rPr>
        <w:commentReference w:id="819"/>
      </w:r>
    </w:p>
    <w:p w14:paraId="452F7992" w14:textId="77777777" w:rsidR="00C55AE7" w:rsidRPr="007C65B9" w:rsidRDefault="00C55AE7" w:rsidP="00C55AE7">
      <w:pPr>
        <w:spacing w:before="120" w:after="120"/>
      </w:pPr>
      <w:commentRangeStart w:id="820"/>
      <w:commentRangeStart w:id="821"/>
      <w:r w:rsidRPr="007C65B9">
        <w:t xml:space="preserve">Subcutaneous tissue in e.g., the arm, abdomen, thigh, and buttocks </w:t>
      </w:r>
      <w:proofErr w:type="gramStart"/>
      <w:r w:rsidRPr="007C65B9">
        <w:t>is</w:t>
      </w:r>
      <w:proofErr w:type="gramEnd"/>
      <w:r w:rsidRPr="007C65B9">
        <w:t xml:space="preserve"> an important target for drug delivery </w: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 </w:instrTex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EN.CITE.DATA </w:instrText>
      </w:r>
      <w:r w:rsidRPr="007C65B9">
        <w:fldChar w:fldCharType="end"/>
      </w:r>
      <w:r w:rsidRPr="007C65B9">
        <w:fldChar w:fldCharType="separate"/>
      </w:r>
      <w:r w:rsidRPr="007C65B9">
        <w:rPr>
          <w:noProof/>
        </w:rPr>
        <w:t>(46)</w:t>
      </w:r>
      <w:r w:rsidRPr="007C65B9">
        <w:fldChar w:fldCharType="end"/>
      </w:r>
      <w:ins w:id="822" w:author="AML Christensen team" w:date="2024-12-09T11:23:00Z" w16du:dateUtc="2024-12-09T10:23:00Z">
        <w:r w:rsidRPr="007C65B9">
          <w:t>, e.g., for infusion of glucagon</w:t>
        </w:r>
      </w:ins>
      <w:ins w:id="823" w:author="AML Christensen team" w:date="2024-12-09T13:27:00Z" w16du:dateUtc="2024-12-09T12:27:00Z">
        <w:r w:rsidRPr="007C65B9">
          <w:t>/dasiglucagon</w:t>
        </w:r>
      </w:ins>
      <w:r w:rsidRPr="007C65B9">
        <w:t xml:space="preserve">. </w:t>
      </w:r>
      <w:ins w:id="824" w:author="AML Christensen team" w:date="2024-12-09T11:22:00Z" w16du:dateUtc="2024-12-09T10:22:00Z">
        <w:r w:rsidRPr="007C65B9">
          <w:t xml:space="preserve">As previously mentioned, native glucagon crystallizes over time and hence may clog infusion pumps, necessitating frequent pump changes every 12 hours to reduce blockages </w:t>
        </w:r>
        <w:r w:rsidRPr="007C65B9">
          <w:fldChar w:fldCharType="begin">
            <w:fldData xml:space="preserve">PEVuZE5vdGU+PENpdGU+PEF1dGhvcj5XaWxzb248L0F1dGhvcj48WWVhcj4yMDE4PC9ZZWFyPjxS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</w:fldData>
          </w:fldChar>
        </w:r>
        <w:r w:rsidRPr="007C65B9">
          <w:instrText xml:space="preserve"> ADDIN EN.CITE </w:instrText>
        </w:r>
        <w:r w:rsidRPr="007C65B9">
          <w:fldChar w:fldCharType="begin">
            <w:fldData xml:space="preserve">PEVuZE5vdGU+PENpdGU+PEF1dGhvcj5XaWxzb248L0F1dGhvcj48WWVhcj4yMDE4PC9ZZWFyPjxS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(26, 36)</w:t>
        </w:r>
        <w:r w:rsidRPr="007C65B9">
          <w:fldChar w:fldCharType="end"/>
        </w:r>
        <w:r w:rsidRPr="007C65B9">
          <w:t xml:space="preserve">. Glucagon also degrades spontaneously, further complicating its use in long-term infusion systems </w:t>
        </w:r>
        <w:r w:rsidRPr="007C65B9">
          <w:fldChar w:fldCharType="begin">
            <w:fldData xml:space="preserve">PEVuZE5vdGU+PENpdGU+PEF1dGhvcj5XaWxzb248L0F1dGhvcj48WWVhcj4yMDE4PC9ZZWFyPjxS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</w:fldData>
          </w:fldChar>
        </w:r>
        <w:r w:rsidRPr="007C65B9">
          <w:instrText xml:space="preserve"> ADDIN EN.CITE </w:instrText>
        </w:r>
        <w:r w:rsidRPr="007C65B9">
          <w:fldChar w:fldCharType="begin">
            <w:fldData xml:space="preserve">PEVuZE5vdGU+PENpdGU+PEF1dGhvcj5XaWxzb248L0F1dGhvcj48WWVhcj4yMDE4PC9ZZWFyPjxS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(36)</w:t>
        </w:r>
        <w:r w:rsidRPr="007C65B9">
          <w:fldChar w:fldCharType="end"/>
        </w:r>
        <w:r w:rsidRPr="007C65B9">
          <w:t xml:space="preserve">. Emerging glucagon analogues, such as dasiglucagon, offer hope for overcoming these obstacles. Dasiglucagon is chemically stable at room temperature and thus reduces the risk of infusion site blockages and improves long-term infusion reliability </w:t>
        </w:r>
        <w:r w:rsidRPr="007C65B9">
          <w:fldChar w:fldCharType="begin"/>
        </w:r>
        <w:r w:rsidRPr="007C65B9">
          <w:instrText xml:space="preserve"> ADDIN EN.CITE &lt;EndNote&gt;&lt;Cite&gt;&lt;Author&gt;De Cosio&lt;/Author&gt;&lt;Year&gt;2019&lt;/Year&gt;&lt;RecNum&gt;378&lt;/RecNum&gt;&lt;DisplayText&gt;(26)&lt;/DisplayText&gt;&lt;record&gt;&lt;rec-number&gt;378&lt;/rec-number&gt;&lt;foreign-keys&gt;&lt;key app="EN" db-id="vwrrttwz10fd9netdtjv5t0n2rea550ese5e" timestamp="1726042242"&gt;378&lt;/key&gt;&lt;/foreign-keys&gt;&lt;ref-type name="Journal Article"&gt;17&lt;/ref-type&gt;&lt;contributors&gt;&lt;authors&gt;&lt;author&gt;De Cosio, A. P.&lt;/author&gt;&lt;author&gt;Thornton, P.&lt;/author&gt;&lt;/authors&gt;&lt;/contributors&gt;&lt;auth-address&gt;Division of Endocrinology, Instituto Nacional de Pediatria, Mexico City, Mexico.&amp;#xD;Cook Children&amp;apos;s Medical Center Congenital Hyperinsulinism Center, Fort Worth, TX, USA. paul.thornton@cookchildrens.org.&lt;/auth-address&gt;&lt;titles&gt;&lt;title&gt;Current and Emerging Agents for the Treatment of Hypoglycemia in Patients with Congenital Hyperinsulinism&lt;/title&gt;&lt;secondary-title&gt;Paediatr Drugs&lt;/secondary-title&gt;&lt;/titles&gt;&lt;periodical&gt;&lt;full-title&gt;Paediatr Drugs&lt;/full-title&gt;&lt;/periodical&gt;&lt;pages&gt;123-136&lt;/pages&gt;&lt;volume&gt;21&lt;/volume&gt;&lt;number&gt;3&lt;/number&gt;&lt;keywords&gt;&lt;keyword&gt;Child&lt;/keyword&gt;&lt;keyword&gt;Congenital Hyperinsulinism/*complications/drug therapy/pathology/physiopathology&lt;/keyword&gt;&lt;keyword&gt;Humans&lt;/keyword&gt;&lt;keyword&gt;Hypoglycemia/*drug therapy&lt;/keyword&gt;&lt;/keywords&gt;&lt;dates&gt;&lt;year&gt;2019&lt;/year&gt;&lt;pub-dates&gt;&lt;date&gt;Jun&lt;/date&gt;&lt;/pub-dates&gt;&lt;/dates&gt;&lt;isbn&gt;1174-5878&lt;/isbn&gt;&lt;accession-num&gt;31218604&lt;/accession-num&gt;&lt;urls&gt;&lt;/urls&gt;&lt;electronic-resource-num&gt;10.1007/s40272-019-00334-w&lt;/electronic-resource-num&gt;&lt;remote-database-provider&gt;NLM&lt;/remote-database-provider&gt;&lt;language&gt;eng&lt;/language&gt;&lt;/record&gt;&lt;/Cite&gt;&lt;/EndNote&gt;</w:instrText>
        </w:r>
        <w:r w:rsidRPr="007C65B9">
          <w:fldChar w:fldCharType="separate"/>
        </w:r>
        <w:r w:rsidRPr="007C65B9">
          <w:rPr>
            <w:noProof/>
          </w:rPr>
          <w:t>(26)</w:t>
        </w:r>
        <w:r w:rsidRPr="007C65B9">
          <w:fldChar w:fldCharType="end"/>
        </w:r>
        <w:r w:rsidRPr="007C65B9">
          <w:t>.</w:t>
        </w:r>
      </w:ins>
      <w:ins w:id="825" w:author="AML Christensen team" w:date="2024-12-11T12:59:00Z" w16du:dateUtc="2024-12-11T11:59:00Z">
        <w:r>
          <w:t xml:space="preserve"> </w:t>
        </w:r>
        <w:r w:rsidRPr="00B74D98">
          <w:t>Furthermore, the</w:t>
        </w:r>
        <w:r>
          <w:t>re is a</w:t>
        </w:r>
        <w:r w:rsidRPr="00B74D98">
          <w:t xml:space="preserve"> dasiglucagon formulation </w:t>
        </w:r>
        <w:r>
          <w:t>which</w:t>
        </w:r>
        <w:r w:rsidRPr="00B74D98">
          <w:t xml:space="preserve"> is tailor</w:t>
        </w:r>
        <w:r>
          <w:t>-</w:t>
        </w:r>
        <w:r w:rsidRPr="00B74D98">
          <w:t xml:space="preserve">made for continuous infusion </w:t>
        </w:r>
      </w:ins>
      <w:ins w:id="826" w:author="AML Christensen team" w:date="2024-12-11T13:02:00Z" w16du:dateUtc="2024-12-11T12:02:00Z">
        <w:r>
          <w:t>as it</w:t>
        </w:r>
      </w:ins>
      <w:ins w:id="827" w:author="AML Christensen team" w:date="2024-12-11T13:00:00Z" w16du:dateUtc="2024-12-11T12:00:00Z">
        <w:r>
          <w:t xml:space="preserve"> </w:t>
        </w:r>
      </w:ins>
      <w:ins w:id="828" w:author="AML Christensen team" w:date="2024-12-11T12:59:00Z" w16du:dateUtc="2024-12-11T11:59:00Z">
        <w:r w:rsidRPr="00B74D98">
          <w:t>includ</w:t>
        </w:r>
      </w:ins>
      <w:ins w:id="829" w:author="AML Christensen team" w:date="2024-12-11T13:02:00Z" w16du:dateUtc="2024-12-11T12:02:00Z">
        <w:r>
          <w:t>es</w:t>
        </w:r>
      </w:ins>
      <w:ins w:id="830" w:author="AML Christensen team" w:date="2024-12-11T12:59:00Z" w16du:dateUtc="2024-12-11T11:59:00Z">
        <w:r w:rsidRPr="00B74D98">
          <w:t xml:space="preserve"> microbial preservative</w:t>
        </w:r>
        <w:r>
          <w:t>s</w:t>
        </w:r>
        <w:r w:rsidRPr="00B74D98">
          <w:t>.</w:t>
        </w:r>
      </w:ins>
      <w:ins w:id="831" w:author="AML Christensen team" w:date="2024-12-09T11:22:00Z" w16du:dateUtc="2024-12-09T10:22:00Z">
        <w:r w:rsidRPr="007C65B9">
          <w:t xml:space="preserve"> </w:t>
        </w:r>
      </w:ins>
      <w:r w:rsidRPr="007C65B9">
        <w:t xml:space="preserve">However, </w:t>
      </w:r>
      <w:ins w:id="832" w:author="AML Christensen team" w:date="2024-12-11T13:04:00Z" w16du:dateUtc="2024-12-11T12:04:00Z">
        <w:r w:rsidRPr="007C65B9">
          <w:t>most</w:t>
        </w:r>
        <w:r>
          <w:t xml:space="preserve"> subcutaneous</w:t>
        </w:r>
        <w:r w:rsidRPr="007C65B9">
          <w:t xml:space="preserve"> infusion pumps in</w:t>
        </w:r>
        <w:r>
          <w:t xml:space="preserve"> the</w:t>
        </w:r>
        <w:r w:rsidRPr="007C65B9">
          <w:t xml:space="preserve"> EU are labelled for use in </w:t>
        </w:r>
        <w:r>
          <w:t>patients</w:t>
        </w:r>
        <w:r w:rsidRPr="007C65B9">
          <w:t xml:space="preserve"> above 7 years of age and are therefore not available for the young CHI patients </w: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 </w:instrTex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EN.CITE.DATA </w:instrText>
        </w:r>
        <w:r w:rsidRPr="007C65B9">
          <w:fldChar w:fldCharType="end"/>
        </w:r>
        <w:r w:rsidRPr="007C65B9">
          <w:fldChar w:fldCharType="separate"/>
        </w:r>
        <w:r w:rsidRPr="007C65B9">
          <w:rPr>
            <w:noProof/>
          </w:rPr>
          <w:t>(56)</w:t>
        </w:r>
        <w:r w:rsidRPr="007C65B9">
          <w:fldChar w:fldCharType="end"/>
        </w:r>
        <w:r w:rsidRPr="007C65B9">
          <w:t>.</w:t>
        </w:r>
        <w:commentRangeStart w:id="833"/>
        <w:commentRangeEnd w:id="833"/>
        <w:r w:rsidRPr="007C65B9">
          <w:rPr>
            <w:rStyle w:val="CommentReference"/>
          </w:rPr>
          <w:commentReference w:id="833"/>
        </w:r>
        <w:r w:rsidRPr="007C65B9">
          <w:t xml:space="preserve"> </w:t>
        </w:r>
      </w:ins>
      <w:ins w:id="834" w:author="AML Christensen team" w:date="2024-12-11T13:05:00Z" w16du:dateUtc="2024-12-11T12:05:00Z">
        <w:r>
          <w:t>As such</w:t>
        </w:r>
      </w:ins>
      <w:ins w:id="835" w:author="AML Christensen team" w:date="2024-12-11T13:04:00Z" w16du:dateUtc="2024-12-11T12:04:00Z">
        <w:r>
          <w:t xml:space="preserve">, </w:t>
        </w:r>
      </w:ins>
      <w:r w:rsidRPr="007C65B9">
        <w:t xml:space="preserve">the use of infusion pumps for subcutaneous administration of </w:t>
      </w:r>
      <w:del w:id="836" w:author="AML Christensen team" w:date="2024-12-11T13:02:00Z" w16du:dateUtc="2024-12-11T12:02:00Z">
        <w:r w:rsidRPr="007C65B9" w:rsidDel="00431059">
          <w:delText>glucagon analogues</w:delText>
        </w:r>
      </w:del>
      <w:ins w:id="837" w:author="AML Christensen team" w:date="2024-12-09T11:24:00Z" w16du:dateUtc="2024-12-09T10:24:00Z">
        <w:r w:rsidRPr="007C65B9">
          <w:t>dasiglucagon</w:t>
        </w:r>
      </w:ins>
      <w:r w:rsidRPr="007C65B9">
        <w:t xml:space="preserve"> in CHI patients is seldomly described in the scientific literature</w:t>
      </w:r>
      <w:commentRangeEnd w:id="820"/>
      <w:r w:rsidRPr="007C65B9">
        <w:rPr>
          <w:rStyle w:val="CommentReference"/>
        </w:rPr>
        <w:commentReference w:id="820"/>
      </w:r>
      <w:commentRangeEnd w:id="821"/>
      <w:r w:rsidRPr="007C65B9">
        <w:rPr>
          <w:rStyle w:val="CommentReference"/>
        </w:rPr>
        <w:commentReference w:id="821"/>
      </w:r>
      <w:ins w:id="838" w:author="AML Christensen team" w:date="2024-12-11T13:05:00Z" w16du:dateUtc="2024-12-11T12:05:00Z">
        <w:r>
          <w:t>, except for a few publications that are described in the similar device section (</w:t>
        </w:r>
      </w:ins>
      <w:ins w:id="839" w:author="AML Christensen team" w:date="2024-12-11T13:06:00Z" w16du:dateUtc="2024-12-11T12:06:00Z">
        <w:r>
          <w:t xml:space="preserve">section </w:t>
        </w:r>
        <w:r>
          <w:fldChar w:fldCharType="begin"/>
        </w:r>
        <w:r>
          <w:instrText xml:space="preserve"> REF _Ref116911969 \r \h </w:instrText>
        </w:r>
      </w:ins>
      <w:r>
        <w:fldChar w:fldCharType="separate"/>
      </w:r>
      <w:ins w:id="840" w:author="AML Christensen team" w:date="2024-12-11T13:06:00Z" w16du:dateUtc="2024-12-11T12:06:00Z">
        <w:r>
          <w:t>4.3.1</w:t>
        </w:r>
        <w:r>
          <w:fldChar w:fldCharType="end"/>
        </w:r>
        <w:r>
          <w:t>)</w:t>
        </w:r>
      </w:ins>
      <w:r w:rsidRPr="007C65B9">
        <w:t>.</w:t>
      </w:r>
      <w:ins w:id="841" w:author="AML Christensen team" w:date="2024-12-10T08:56:00Z" w16du:dateUtc="2024-12-10T07:56:00Z">
        <w:r w:rsidRPr="007C65B9">
          <w:t xml:space="preserve"> </w:t>
        </w:r>
      </w:ins>
      <w:commentRangeStart w:id="842"/>
      <w:ins w:id="843" w:author="Gregory French" w:date="2024-11-08T08:39:00Z">
        <w:r w:rsidRPr="007C65B9">
          <w:t>The closest analog</w:t>
        </w:r>
      </w:ins>
      <w:ins w:id="844" w:author="AML Christensen team" w:date="2024-12-11T13:07:00Z" w16du:dateUtc="2024-12-11T12:07:00Z">
        <w:r>
          <w:t xml:space="preserve"> to a dasiglucagon infusion pump</w:t>
        </w:r>
      </w:ins>
      <w:ins w:id="845" w:author="Gregory French" w:date="2024-11-08T08:39:00Z">
        <w:r w:rsidRPr="007C65B9">
          <w:t xml:space="preserve"> is likely</w:t>
        </w:r>
      </w:ins>
      <w:ins w:id="846" w:author="AML Christensen team" w:date="2024-12-11T13:07:00Z" w16du:dateUtc="2024-12-11T12:07:00Z">
        <w:r>
          <w:t xml:space="preserve"> the</w:t>
        </w:r>
      </w:ins>
      <w:ins w:id="847" w:author="Gregory French" w:date="2024-11-08T08:39:00Z">
        <w:r w:rsidRPr="007C65B9">
          <w:t xml:space="preserve"> </w:t>
        </w:r>
      </w:ins>
      <w:ins w:id="848" w:author="AML Christensen team" w:date="2024-12-09T09:50:00Z" w16du:dateUtc="2024-12-09T08:50:00Z">
        <w:r w:rsidRPr="007C65B9">
          <w:t xml:space="preserve">continuous </w:t>
        </w:r>
      </w:ins>
      <w:ins w:id="849" w:author="Gregory French" w:date="2024-11-08T08:39:00Z">
        <w:r w:rsidRPr="007C65B9">
          <w:t>subcutaneous insulin infusion</w:t>
        </w:r>
      </w:ins>
      <w:ins w:id="850" w:author="AML Christensen team" w:date="2024-12-09T09:50:00Z" w16du:dateUtc="2024-12-09T08:50:00Z">
        <w:r w:rsidRPr="007C65B9">
          <w:t xml:space="preserve"> (C</w:t>
        </w:r>
      </w:ins>
      <w:ins w:id="851" w:author="AML Christensen team" w:date="2024-12-09T09:51:00Z" w16du:dateUtc="2024-12-09T08:51:00Z">
        <w:r w:rsidRPr="007C65B9">
          <w:t>SII)</w:t>
        </w:r>
      </w:ins>
      <w:ins w:id="852" w:author="Gregory French" w:date="2024-11-08T08:39:00Z">
        <w:r w:rsidRPr="007C65B9">
          <w:t xml:space="preserve"> </w:t>
        </w:r>
        <w:del w:id="853" w:author="AML Christensen team" w:date="2024-12-11T13:07:00Z" w16du:dateUtc="2024-12-11T12:07:00Z">
          <w:r w:rsidRPr="007C65B9" w:rsidDel="001E565D">
            <w:delText xml:space="preserve">via </w:delText>
          </w:r>
        </w:del>
        <w:r w:rsidRPr="007C65B9">
          <w:t>pump</w:t>
        </w:r>
      </w:ins>
      <w:ins w:id="854" w:author="AML Christensen team" w:date="2024-12-09T11:33:00Z" w16du:dateUtc="2024-12-09T10:33:00Z">
        <w:r w:rsidRPr="007C65B9">
          <w:t>, which ha</w:t>
        </w:r>
      </w:ins>
      <w:ins w:id="855" w:author="AML Christensen team" w:date="2024-12-11T13:07:00Z" w16du:dateUtc="2024-12-11T12:07:00Z">
        <w:r>
          <w:t>s</w:t>
        </w:r>
      </w:ins>
      <w:ins w:id="856" w:author="AML Christensen team" w:date="2024-12-09T11:33:00Z" w16du:dateUtc="2024-12-09T10:33:00Z">
        <w:r w:rsidRPr="007C65B9">
          <w:t xml:space="preserve"> been widely used in the treatment of T1</w:t>
        </w:r>
      </w:ins>
      <w:ins w:id="857" w:author="AML Christensen team" w:date="2024-12-09T11:34:00Z" w16du:dateUtc="2024-12-09T10:34:00Z">
        <w:r w:rsidRPr="007C65B9">
          <w:t>D</w:t>
        </w:r>
      </w:ins>
      <w:ins w:id="858" w:author="Gregory French" w:date="2024-11-08T08:39:00Z">
        <w:r w:rsidRPr="007C65B9">
          <w:t>.</w:t>
        </w:r>
      </w:ins>
      <w:commentRangeEnd w:id="842"/>
      <w:r w:rsidRPr="007C65B9">
        <w:rPr>
          <w:rStyle w:val="CommentReference"/>
        </w:rPr>
        <w:commentReference w:id="842"/>
      </w:r>
      <w:ins w:id="859" w:author="Gregory French" w:date="2024-11-08T08:39:00Z">
        <w:r w:rsidRPr="007C65B9">
          <w:t xml:space="preserve"> </w:t>
        </w:r>
      </w:ins>
      <w:r w:rsidRPr="007C65B9">
        <w:t>The following</w:t>
      </w:r>
      <w:ins w:id="860" w:author="Gregory French" w:date="2024-11-08T08:40:00Z">
        <w:r w:rsidRPr="007C65B9">
          <w:t xml:space="preserve"> overview</w:t>
        </w:r>
      </w:ins>
      <w:r w:rsidRPr="007C65B9">
        <w:t xml:space="preserve"> is therefore partly based on insulin-infusion in T1D patients. </w:t>
      </w:r>
    </w:p>
    <w:p w14:paraId="4957B3C6" w14:textId="77777777" w:rsidR="00C55AE7" w:rsidRPr="007C65B9" w:rsidRDefault="00C55AE7" w:rsidP="00C55AE7">
      <w:pPr>
        <w:spacing w:before="120" w:after="120"/>
      </w:pPr>
      <w:r w:rsidRPr="007C65B9">
        <w:t xml:space="preserve">As </w:t>
      </w:r>
      <w:del w:id="861" w:author="AML Christensen team" w:date="2024-12-11T13:10:00Z" w16du:dateUtc="2024-12-11T12:10:00Z">
        <w:r w:rsidRPr="007C65B9" w:rsidDel="005326AF">
          <w:delText xml:space="preserve">with </w:delText>
        </w:r>
      </w:del>
      <w:r w:rsidRPr="007C65B9">
        <w:t xml:space="preserve">CHI, T1D is associated with frequent episodes of severe hypoglycemia, although being a side-effect of insulin therapy </w:t>
      </w:r>
      <w:r w:rsidRPr="007C65B9">
        <w:fldChar w:fldCharType="begin">
          <w:fldData xml:space="preserve">PEVuZE5vdGU+PENpdGU+PEF1dGhvcj5TY2hhdW1sZWZmZWw8L0F1dGhvcj48WWVhcj4yMDIzPC9Z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=
</w:fldData>
        </w:fldChar>
      </w:r>
      <w:r w:rsidRPr="007C65B9">
        <w:instrText xml:space="preserve"> ADDIN EN.CITE </w:instrText>
      </w:r>
      <w:r w:rsidRPr="007C65B9">
        <w:fldChar w:fldCharType="begin">
          <w:fldData xml:space="preserve">PEVuZE5vdGU+PENpdGU+PEF1dGhvcj5TY2hhdW1sZWZmZWw8L0F1dGhvcj48WWVhcj4yMDIzPC9Z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=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(29, 37, 41, 48, 50, 51)</w:t>
      </w:r>
      <w:r w:rsidRPr="007C65B9">
        <w:fldChar w:fldCharType="end"/>
      </w:r>
      <w:r w:rsidRPr="007C65B9">
        <w:t xml:space="preserve">. Patients with T1D often experience large variations in blood glucose, and even minor adjustments to insulin dosages can lead to dramatic fluctuations. Although intensive insulin therapy offers tighter glycemic control, it also increases the risk of hypoglycemia, which is linked to 4-9% of deaths in T1D patients </w:t>
      </w:r>
      <w:r w:rsidRPr="007C65B9">
        <w:fldChar w:fldCharType="begin">
          <w:fldData xml:space="preserve">PEVuZE5vdGU+PENpdGU+PEF1dGhvcj5KaWFvPC9BdXRob3I+PFllYXI+MjAyMjwvWWVhcj48UmVj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</w:fldData>
        </w:fldChar>
      </w:r>
      <w:r w:rsidRPr="007C65B9">
        <w:instrText xml:space="preserve"> ADDIN EN.CITE </w:instrText>
      </w:r>
      <w:r w:rsidRPr="007C65B9">
        <w:fldChar w:fldCharType="begin">
          <w:fldData xml:space="preserve">PEVuZE5vdGU+PENpdGU+PEF1dGhvcj5KaWFvPC9BdXRob3I+PFllYXI+MjAyMjwvWWVhcj48UmVj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</w:fldData>
        </w:fldChar>
      </w:r>
      <w:r w:rsidRPr="007C65B9">
        <w:instrText xml:space="preserve"> ADDIN EN.CITE.DATA </w:instrText>
      </w:r>
      <w:r w:rsidRPr="007C65B9">
        <w:fldChar w:fldCharType="end"/>
      </w:r>
      <w:r w:rsidRPr="007C65B9">
        <w:fldChar w:fldCharType="separate"/>
      </w:r>
      <w:r w:rsidRPr="007C65B9">
        <w:rPr>
          <w:noProof/>
        </w:rPr>
        <w:t>(38, 57)</w:t>
      </w:r>
      <w:r w:rsidRPr="007C65B9">
        <w:fldChar w:fldCharType="end"/>
      </w:r>
      <w:r w:rsidRPr="007C65B9">
        <w:t xml:space="preserve">. Given the significant burden of hypoglycemia on T1D patients, there is an increasing focus on maintaining target glucose levels, with the goal of spending more than 70% of the time within a glucose range of 70–180 mg/dl (3.9–10 mM) </w:t>
      </w:r>
      <w:r w:rsidRPr="007C65B9">
        <w:fldChar w:fldCharType="begin">
          <w:fldData xml:space="preserve">PEVuZE5vdGU+PENpdGU+PEF1dGhvcj5UaGFiaXQ8L0F1dGhvcj48WWVhcj4yMDIxPC9ZZWFyPjxS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</w:fldData>
        </w:fldChar>
      </w:r>
      <w:r w:rsidRPr="007C65B9">
        <w:instrText xml:space="preserve"> ADDIN EN.CITE </w:instrText>
      </w:r>
      <w:r w:rsidRPr="007C65B9">
        <w:fldChar w:fldCharType="begin">
          <w:fldData xml:space="preserve">PEVuZE5vdGU+PENpdGU+PEF1dGhvcj5UaGFiaXQ8L0F1dGhvcj48WWVhcj4yMDIxPC9ZZWFyPjxS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</w:fldData>
        </w:fldChar>
      </w:r>
      <w:r w:rsidRPr="007C65B9">
        <w:instrText xml:space="preserve"> ADDIN EN.CITE.DATA </w:instrText>
      </w:r>
      <w:r w:rsidRPr="007C65B9">
        <w:fldChar w:fldCharType="end"/>
      </w:r>
      <w:r w:rsidRPr="007C65B9">
        <w:fldChar w:fldCharType="separate"/>
      </w:r>
      <w:r w:rsidRPr="007C65B9">
        <w:rPr>
          <w:noProof/>
        </w:rPr>
        <w:t>(58)</w:t>
      </w:r>
      <w:r w:rsidRPr="007C65B9">
        <w:fldChar w:fldCharType="end"/>
      </w:r>
      <w:r w:rsidRPr="007C65B9">
        <w:t xml:space="preserve">. The lower limit of this range is the same as </w:t>
      </w:r>
      <w:r w:rsidRPr="007C65B9">
        <w:lastRenderedPageBreak/>
        <w:t xml:space="preserve">recommended to minimize the risk </w:t>
      </w:r>
      <w:del w:id="862" w:author="AML Christensen team" w:date="2024-12-11T13:13:00Z" w16du:dateUtc="2024-12-11T12:13:00Z">
        <w:r w:rsidRPr="007C65B9" w:rsidDel="005326AF">
          <w:delText xml:space="preserve">for </w:delText>
        </w:r>
      </w:del>
      <w:ins w:id="863" w:author="AML Christensen team" w:date="2024-12-11T13:13:00Z" w16du:dateUtc="2024-12-11T12:13:00Z">
        <w:r>
          <w:t>of</w:t>
        </w:r>
        <w:r w:rsidRPr="007C65B9">
          <w:t xml:space="preserve"> </w:t>
        </w:r>
      </w:ins>
      <w:r w:rsidRPr="007C65B9">
        <w:t xml:space="preserve">hypoglycemia episodes for CHI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which makes the two diseases comparable. </w:t>
      </w:r>
    </w:p>
    <w:p w14:paraId="449895AF" w14:textId="77777777" w:rsidR="00C55AE7" w:rsidRPr="007C65B9" w:rsidRDefault="00C55AE7" w:rsidP="00C55AE7">
      <w:pPr>
        <w:spacing w:before="120" w:after="120"/>
      </w:pPr>
      <w:r w:rsidRPr="007C65B9">
        <w:t xml:space="preserve">Insulin may be delivered with either multiple daily injections or using an infusion pump for </w:t>
      </w:r>
      <w:del w:id="864" w:author="AML Christensen team" w:date="2024-12-09T09:51:00Z" w16du:dateUtc="2024-12-09T08:51:00Z">
        <w:r w:rsidRPr="007C65B9" w:rsidDel="000F1C5D">
          <w:delText>continuous subcutaneous insulin infusion (</w:delText>
        </w:r>
      </w:del>
      <w:r w:rsidRPr="007C65B9">
        <w:t>CSII</w:t>
      </w:r>
      <w:del w:id="865" w:author="AML Christensen team" w:date="2024-12-09T09:51:00Z" w16du:dateUtc="2024-12-09T08:51:00Z">
        <w:r w:rsidRPr="007C65B9" w:rsidDel="000F1C5D">
          <w:delText>)</w:delText>
        </w:r>
      </w:del>
      <w:r w:rsidRPr="007C65B9">
        <w:t xml:space="preserve"> </w:t>
      </w:r>
      <w:r w:rsidRPr="007C65B9">
        <w:fldChar w:fldCharType="begin"/>
      </w:r>
      <w:r w:rsidRPr="007C65B9">
        <w:instrText xml:space="preserve"> ADDIN EN.CITE &lt;EndNote&gt;&lt;Cite&gt;&lt;Author&gt;Akturk&lt;/Author&gt;&lt;Year&gt;2019&lt;/Year&gt;&lt;RecNum&gt;557&lt;/RecNum&gt;&lt;DisplayText&gt;(48)&lt;/DisplayText&gt;&lt;record&gt;&lt;rec-number&gt;557&lt;/rec-number&gt;&lt;foreign-keys&gt;&lt;key app="EN" db-id="vwrrttwz10fd9netdtjv5t0n2rea550ese5e" timestamp="1726056152"&gt;557&lt;/key&gt;&lt;/foreign-keys&gt;&lt;ref-type name="Journal Article"&gt;17&lt;/ref-type&gt;&lt;contributors&gt;&lt;authors&gt;&lt;author&gt;Akturk, H. K.&lt;/author&gt;&lt;author&gt;Garg, S.&lt;/author&gt;&lt;/authors&gt;&lt;/contributors&gt;&lt;auth-address&gt;Barbara Davis Center for Diabetes, University of Colorado Anschutz Medical Campus.&amp;#xD;University of Colorado School of Medicine, Aurora, Colorado, USA.&lt;/auth-address&gt;&lt;titles&gt;&lt;title&gt;Technological advances shaping diabetes care&lt;/title&gt;&lt;secondary-title&gt;Curr Opin Endocrinol Diabetes Obes&lt;/secondary-title&gt;&lt;/titles&gt;&lt;periodical&gt;&lt;full-title&gt;Curr Opin Endocrinol Diabetes Obes&lt;/full-title&gt;&lt;/periodical&gt;&lt;pages&gt;84-89&lt;/pages&gt;&lt;volume&gt;26&lt;/volume&gt;&lt;number&gt;2&lt;/number&gt;&lt;keywords&gt;&lt;keyword&gt;Blood Glucose Self-Monitoring/instrumentation&lt;/keyword&gt;&lt;keyword&gt;Diabetes Mellitus/blood/*therapy&lt;/keyword&gt;&lt;keyword&gt;Humans&lt;/keyword&gt;&lt;keyword&gt;Insulin Infusion Systems&lt;/keyword&gt;&lt;/keywords&gt;&lt;dates&gt;&lt;year&gt;2019&lt;/year&gt;&lt;pub-dates&gt;&lt;date&gt;Apr&lt;/date&gt;&lt;/pub-dates&gt;&lt;/dates&gt;&lt;isbn&gt;1752-296x&lt;/isbn&gt;&lt;accession-num&gt;30720477&lt;/accession-num&gt;&lt;urls&gt;&lt;/urls&gt;&lt;electronic-resource-num&gt;10.1097/med.0000000000000467&lt;/electronic-resource-num&gt;&lt;remote-database-provider&gt;NLM&lt;/remote-database-provider&gt;&lt;language&gt;eng&lt;/language&gt;&lt;/record&gt;&lt;/Cite&gt;&lt;/EndNote&gt;</w:instrText>
      </w:r>
      <w:r w:rsidRPr="007C65B9">
        <w:fldChar w:fldCharType="separate"/>
      </w:r>
      <w:r w:rsidRPr="007C65B9">
        <w:rPr>
          <w:noProof/>
        </w:rPr>
        <w:t>(48)</w:t>
      </w:r>
      <w:r w:rsidRPr="007C65B9">
        <w:fldChar w:fldCharType="end"/>
      </w:r>
      <w:r w:rsidRPr="007C65B9">
        <w:t xml:space="preserve">. CSII therapy, introduced in the 1970s, was designed to mimic basal insulin secretion by delivering rapid-acting insulin at pre-programmed infusion rates, and its use in people with T1D has demonstrated improved glycemic control and clinical outcomes compared to multiple daily injections </w:t>
      </w:r>
      <w:del w:id="866" w:author="AML Christensen team" w:date="2024-12-11T13:14:00Z" w16du:dateUtc="2024-12-11T12:14:00Z">
        <w:r w:rsidRPr="007C65B9" w:rsidDel="00AB4208">
          <w:delText xml:space="preserve"> </w:delText>
        </w:r>
      </w:del>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Infusion pumps allow for personalized basal profiles, offering greater flexibility and adaptability in managing blood glucose fluctuations compared to multiple daily injections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w:t>
      </w:r>
      <w:moveToRangeStart w:id="867" w:author="AML Christensen team" w:date="2024-12-09T13:40:00Z" w:name="move184644037"/>
      <w:moveTo w:id="868" w:author="AML Christensen team" w:date="2024-12-09T13:40:00Z" w16du:dateUtc="2024-12-09T12:40:00Z">
        <w:r w:rsidRPr="007C65B9">
          <w:t xml:space="preserve">Infusion pumps provide better glucose control by delivering a steady and controlled dose of </w:t>
        </w:r>
      </w:moveTo>
      <w:ins w:id="869" w:author="AML Christensen team" w:date="2024-12-11T13:15:00Z" w16du:dateUtc="2024-12-11T12:15:00Z">
        <w:r>
          <w:t>insulin/</w:t>
        </w:r>
      </w:ins>
      <w:moveTo w:id="870" w:author="AML Christensen team" w:date="2024-12-09T13:40:00Z" w16du:dateUtc="2024-12-09T12:40:00Z">
        <w:r w:rsidRPr="007C65B9">
          <w:t>glucagon over time, reducing the need for constant manual injections. In fact, the dosing with an infusion pump is 20 times finer than with</w:t>
        </w:r>
      </w:moveTo>
      <w:ins w:id="871" w:author="AML Christensen team" w:date="2024-12-11T13:16:00Z" w16du:dateUtc="2024-12-11T12:16:00Z">
        <w:r>
          <w:t xml:space="preserve"> a</w:t>
        </w:r>
      </w:ins>
      <w:moveTo w:id="872" w:author="AML Christensen team" w:date="2024-12-09T13:40:00Z" w16du:dateUtc="2024-12-09T12:40:00Z">
        <w:r w:rsidRPr="007C65B9">
          <w:t xml:space="preserve"> </w:t>
        </w:r>
        <w:del w:id="873" w:author="AML Christensen team" w:date="2024-12-11T13:18:00Z" w16du:dateUtc="2024-12-11T12:18:00Z">
          <w:r w:rsidRPr="007C65B9" w:rsidDel="000B52B5">
            <w:delText>injection</w:delText>
          </w:r>
        </w:del>
        <w:del w:id="874" w:author="AML Christensen team" w:date="2024-12-11T13:16:00Z" w16du:dateUtc="2024-12-11T12:16:00Z">
          <w:r w:rsidRPr="007C65B9" w:rsidDel="001C4030">
            <w:delText>s</w:delText>
          </w:r>
        </w:del>
      </w:moveTo>
      <w:ins w:id="875" w:author="AML Christensen team" w:date="2024-12-11T13:16:00Z" w16du:dateUtc="2024-12-11T12:16:00Z">
        <w:r>
          <w:t>pen</w:t>
        </w:r>
      </w:ins>
      <w:moveTo w:id="876" w:author="AML Christensen team" w:date="2024-12-09T13:40:00Z" w16du:dateUtc="2024-12-09T12:40:00Z">
        <w:r w:rsidRPr="007C65B9">
          <w:t xml:space="preserve"> (≤0.025 U vs 0.5 U) </w: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moveTo>
      <w:r w:rsidRPr="007C65B9">
        <w:instrText xml:space="preserve"> ADDIN EN.CITE </w:instrTex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EN.CITE.DATA </w:instrText>
      </w:r>
      <w:r w:rsidRPr="007C65B9">
        <w:fldChar w:fldCharType="end"/>
      </w:r>
      <w:ins w:id="877" w:author="AML Christensen team" w:date="2024-12-09T13:40:00Z" w16du:dateUtc="2024-12-09T12:40:00Z"/>
      <w:moveTo w:id="878" w:author="AML Christensen team" w:date="2024-12-09T13:40:00Z" w16du:dateUtc="2024-12-09T12:40:00Z">
        <w:r w:rsidRPr="007C65B9">
          <w:fldChar w:fldCharType="separate"/>
        </w:r>
      </w:moveTo>
      <w:r w:rsidRPr="007C65B9">
        <w:rPr>
          <w:noProof/>
        </w:rPr>
        <w:t>(56)</w:t>
      </w:r>
      <w:moveTo w:id="879" w:author="AML Christensen team" w:date="2024-12-09T13:40:00Z" w16du:dateUtc="2024-12-09T12:40:00Z">
        <w:r w:rsidRPr="007C65B9">
          <w:fldChar w:fldCharType="end"/>
        </w:r>
        <w:r w:rsidRPr="007C65B9">
          <w:t xml:space="preserve">. The pump improves patient comfort, allows for more precise glucose management, and leads to better health-related QoL </w: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moveTo>
      <w:r w:rsidRPr="007C65B9">
        <w:instrText xml:space="preserve"> ADDIN EN.CITE </w:instrTex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EN.CITE.DATA </w:instrText>
      </w:r>
      <w:r w:rsidRPr="007C65B9">
        <w:fldChar w:fldCharType="end"/>
      </w:r>
      <w:ins w:id="880" w:author="AML Christensen team" w:date="2024-12-09T13:40:00Z" w16du:dateUtc="2024-12-09T12:40:00Z"/>
      <w:moveTo w:id="881" w:author="AML Christensen team" w:date="2024-12-09T13:40:00Z" w16du:dateUtc="2024-12-09T12:40:00Z">
        <w:r w:rsidRPr="007C65B9">
          <w:fldChar w:fldCharType="separate"/>
        </w:r>
      </w:moveTo>
      <w:r w:rsidRPr="007C65B9">
        <w:rPr>
          <w:noProof/>
        </w:rPr>
        <w:t>(46)</w:t>
      </w:r>
      <w:moveTo w:id="882" w:author="AML Christensen team" w:date="2024-12-09T13:40:00Z" w16du:dateUtc="2024-12-09T12:40:00Z">
        <w:r w:rsidRPr="007C65B9">
          <w:fldChar w:fldCharType="end"/>
        </w:r>
        <w:r w:rsidRPr="007C65B9">
          <w:t>.</w:t>
        </w:r>
      </w:moveTo>
      <w:moveToRangeEnd w:id="867"/>
    </w:p>
    <w:p w14:paraId="2CB343DA" w14:textId="77777777" w:rsidR="00C55AE7" w:rsidRPr="007C65B9" w:rsidRDefault="00C55AE7" w:rsidP="00C55AE7">
      <w:pPr>
        <w:spacing w:before="120" w:after="120"/>
      </w:pPr>
      <w:r w:rsidRPr="000B52B5">
        <w:rPr>
          <w:rPrChange w:id="883" w:author="AML Christensen team" w:date="2024-12-11T13:18:00Z" w16du:dateUtc="2024-12-11T12:18:00Z">
            <w:rPr>
              <w:b/>
              <w:bCs/>
            </w:rPr>
          </w:rPrChange>
        </w:rPr>
        <w:t>Open-loop infusion pumps</w:t>
      </w:r>
      <w:r w:rsidRPr="007C65B9">
        <w:t xml:space="preserve"> are the most basic form of infusion pumps. These pumps allow users to manually set and adjust the infusion rates according to individual’s needs, based on</w:t>
      </w:r>
      <w:ins w:id="884" w:author="AML Christensen team" w:date="2024-12-11T13:18:00Z" w16du:dateUtc="2024-12-11T12:18:00Z">
        <w:r>
          <w:t xml:space="preserve"> glucos</w:t>
        </w:r>
      </w:ins>
      <w:ins w:id="885" w:author="AML Christensen team" w:date="2024-12-11T13:19:00Z" w16du:dateUtc="2024-12-11T12:19:00Z">
        <w:r>
          <w:t>e</w:t>
        </w:r>
      </w:ins>
      <w:r w:rsidRPr="007C65B9">
        <w:t xml:space="preserve"> data from finger</w:t>
      </w:r>
      <w:del w:id="886" w:author="AML Christensen team" w:date="2024-12-11T13:19:00Z" w16du:dateUtc="2024-12-11T12:19:00Z">
        <w:r w:rsidRPr="007C65B9" w:rsidDel="00D76B15">
          <w:delText>-</w:delText>
        </w:r>
      </w:del>
      <w:r w:rsidRPr="007C65B9">
        <w:t xml:space="preserve">stick, </w:t>
      </w:r>
      <w:proofErr w:type="spellStart"/>
      <w:r w:rsidRPr="007C65B9">
        <w:t>heelprick</w:t>
      </w:r>
      <w:proofErr w:type="spellEnd"/>
      <w:r w:rsidRPr="007C65B9">
        <w:t>, blood glucose meters, or CGMs. Unlike more advanced systems</w:t>
      </w:r>
      <w:ins w:id="887" w:author="AML Christensen team" w:date="2024-12-09T09:48:00Z" w16du:dateUtc="2024-12-09T08:48:00Z">
        <w:r w:rsidRPr="007C65B9">
          <w:t xml:space="preserve"> (see section </w:t>
        </w:r>
        <w:r w:rsidRPr="007C65B9">
          <w:fldChar w:fldCharType="begin"/>
        </w:r>
        <w:r w:rsidRPr="007C65B9">
          <w:instrText xml:space="preserve"> REF _Ref184630139 \r \h </w:instrText>
        </w:r>
      </w:ins>
      <w:r w:rsidRPr="007C65B9">
        <w:fldChar w:fldCharType="separate"/>
      </w:r>
      <w:ins w:id="888" w:author="AML Christensen team" w:date="2024-12-09T09:48:00Z" w16du:dateUtc="2024-12-09T08:48:00Z">
        <w:r w:rsidRPr="007C65B9">
          <w:t>4.2.6.1</w:t>
        </w:r>
        <w:r w:rsidRPr="007C65B9">
          <w:fldChar w:fldCharType="end"/>
        </w:r>
        <w:r w:rsidRPr="007C65B9">
          <w:t>)</w:t>
        </w:r>
      </w:ins>
      <w:r w:rsidRPr="007C65B9">
        <w:t xml:space="preserve">, open-loop pumps rely on manual input to determine the correct insulin or glucagon dosage at any given time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These pumps have evolved significantly over time, moving from </w:t>
      </w:r>
      <w:proofErr w:type="gramStart"/>
      <w:r w:rsidRPr="007C65B9">
        <w:t>crude early</w:t>
      </w:r>
      <w:proofErr w:type="gramEnd"/>
      <w:r w:rsidRPr="007C65B9">
        <w:t xml:space="preserve"> models to modern, more advanced devices that allow for precise adjustments in dosing </w:t>
      </w:r>
      <w:r w:rsidRPr="007C65B9">
        <w:fldChar w:fldCharType="begin">
          <w:fldData xml:space="preserve">PEVuZE5vdGU+PENpdGU+PEF1dGhvcj5QZXRlcnM8L0F1dGhvcj48WWVhcj4yMDE2PC9ZZWFyPjxS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</w:fldData>
        </w:fldChar>
      </w:r>
      <w:r w:rsidRPr="007C65B9">
        <w:instrText xml:space="preserve"> ADDIN EN.CITE </w:instrText>
      </w:r>
      <w:r w:rsidRPr="007C65B9">
        <w:fldChar w:fldCharType="begin">
          <w:fldData xml:space="preserve">PEVuZE5vdGU+PENpdGU+PEF1dGhvcj5QZXRlcnM8L0F1dGhvcj48WWVhcj4yMDE2PC9ZZWFyPjxS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</w:fldData>
        </w:fldChar>
      </w:r>
      <w:r w:rsidRPr="007C65B9">
        <w:instrText xml:space="preserve"> ADDIN EN.CITE.DATA </w:instrText>
      </w:r>
      <w:r w:rsidRPr="007C65B9">
        <w:fldChar w:fldCharType="end"/>
      </w:r>
      <w:r w:rsidRPr="007C65B9">
        <w:fldChar w:fldCharType="separate"/>
      </w:r>
      <w:r w:rsidRPr="007C65B9">
        <w:rPr>
          <w:noProof/>
        </w:rPr>
        <w:t>(51)</w:t>
      </w:r>
      <w:r w:rsidRPr="007C65B9">
        <w:fldChar w:fldCharType="end"/>
      </w:r>
      <w:r w:rsidRPr="007C65B9">
        <w:t xml:space="preserve">. Technological advancements have led to improvements in convenience, with features like programmable basal rates </w:t>
      </w:r>
      <w:del w:id="889" w:author="AML Christensen team" w:date="2024-12-11T13:20:00Z" w16du:dateUtc="2024-12-11T12:20:00Z">
        <w:r w:rsidRPr="007C65B9" w:rsidDel="00F02503">
          <w:delText xml:space="preserve">and bolus calculators </w:delText>
        </w:r>
      </w:del>
      <w:r w:rsidRPr="007C65B9">
        <w:t xml:space="preserve">that help fine-tune medication delivery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w:t>
      </w:r>
      <w:r w:rsidRPr="007C65B9">
        <w:fldChar w:fldCharType="end"/>
      </w:r>
      <w:r w:rsidRPr="007C65B9">
        <w:t xml:space="preserve">. This increased precision has contributed to improved </w:t>
      </w:r>
      <w:ins w:id="890" w:author="AML Christensen team" w:date="2024-12-11T13:20:00Z" w16du:dateUtc="2024-12-11T12:20:00Z">
        <w:r>
          <w:t xml:space="preserve">clinical </w:t>
        </w:r>
      </w:ins>
      <w:r w:rsidRPr="007C65B9">
        <w:t xml:space="preserve">outcomes, offering better control over blood glucose levels while reducing the need for multiple injections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w:t>
      </w:r>
      <w:r w:rsidRPr="007C65B9">
        <w:fldChar w:fldCharType="end"/>
      </w:r>
      <w:r w:rsidRPr="007C65B9">
        <w:t xml:space="preserve">.  </w:t>
      </w:r>
    </w:p>
    <w:p w14:paraId="743EBD89" w14:textId="77777777" w:rsidR="00C55AE7" w:rsidDel="00B74D98" w:rsidRDefault="00C55AE7">
      <w:pPr>
        <w:pStyle w:val="Default"/>
        <w:spacing w:after="120" w:line="276" w:lineRule="auto"/>
        <w:jc w:val="both"/>
        <w:rPr>
          <w:del w:id="891" w:author="AML Christensen team" w:date="2024-12-09T10:16:00Z" w16du:dateUtc="2024-12-09T09:16:00Z"/>
        </w:rPr>
        <w:pPrChange w:id="892" w:author="AML Christensen team" w:date="2024-12-11T13:26:00Z" w16du:dateUtc="2024-12-11T12:26:00Z">
          <w:pPr>
            <w:pStyle w:val="Default"/>
            <w:spacing w:line="276" w:lineRule="auto"/>
            <w:jc w:val="both"/>
          </w:pPr>
        </w:pPrChange>
      </w:pPr>
      <w:moveToRangeStart w:id="893" w:author="AML Christensen team" w:date="2024-12-09T13:10:00Z" w:name="move184642220"/>
      <w:moveTo w:id="894" w:author="AML Christensen team" w:date="2024-12-09T13:10:00Z" w16du:dateUtc="2024-12-09T12:10:00Z">
        <w:r w:rsidRPr="007C65B9">
          <w:t xml:space="preserve">As there are no CE-marked infusion pumps specifically approved for treating CHI, there is naturally also a lack of established guidelines for the use of infusion pumps in CHI treatment. However, infusion pumps have been widely used in the management of T1D. In T1D, </w:t>
        </w:r>
        <w:del w:id="895" w:author="AML Christensen team" w:date="2024-12-09T13:10:00Z" w16du:dateUtc="2024-12-09T12:10:00Z">
          <w:r w:rsidRPr="007C65B9" w:rsidDel="00406DAC">
            <w:delText>like</w:delText>
          </w:r>
        </w:del>
        <w:del w:id="896" w:author="AML Christensen team" w:date="2024-12-11T13:22:00Z" w16du:dateUtc="2024-12-11T12:22:00Z">
          <w:r w:rsidRPr="007C65B9" w:rsidDel="001F122D">
            <w:delText xml:space="preserve"> CHI, hypoglycemia remains a key concern, and </w:delText>
          </w:r>
        </w:del>
        <w:r w:rsidRPr="007C65B9">
          <w:t>the use of infusion pumps to deliver</w:t>
        </w:r>
      </w:moveTo>
      <w:ins w:id="897" w:author="AML Christensen team" w:date="2024-12-11T13:23:00Z" w16du:dateUtc="2024-12-11T12:23:00Z">
        <w:r>
          <w:t xml:space="preserve"> insulin and</w:t>
        </w:r>
      </w:ins>
      <w:moveTo w:id="898" w:author="AML Christensen team" w:date="2024-12-09T13:10:00Z" w16du:dateUtc="2024-12-09T12:10:00Z">
        <w:r w:rsidRPr="007C65B9">
          <w:t xml:space="preserve"> glucagon (or dasiglucagon) can help stabilize glucose levels </w:t>
        </w:r>
        <w:r w:rsidRPr="007C65B9">
          <w:fldChar w:fldCharType="begin">
            <w:fldData xml:space="preserve">PEVuZE5vdGU+PENpdGU+PEF1dGhvcj5UaGFiaXQ8L0F1dGhvcj48WWVhcj4yMDIxPC9ZZWFyPjxS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</w:fldData>
          </w:fldChar>
        </w:r>
      </w:moveTo>
      <w:r w:rsidRPr="007C65B9">
        <w:instrText xml:space="preserve"> ADDIN EN.CITE </w:instrText>
      </w:r>
      <w:r w:rsidRPr="007C65B9">
        <w:fldChar w:fldCharType="begin">
          <w:fldData xml:space="preserve">PEVuZE5vdGU+PENpdGU+PEF1dGhvcj5UaGFiaXQ8L0F1dGhvcj48WWVhcj4yMDIxPC9ZZWFyPjxS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</w:fldData>
        </w:fldChar>
      </w:r>
      <w:r w:rsidRPr="007C65B9">
        <w:instrText xml:space="preserve"> ADDIN EN.CITE.DATA </w:instrText>
      </w:r>
      <w:r w:rsidRPr="007C65B9">
        <w:fldChar w:fldCharType="end"/>
      </w:r>
      <w:ins w:id="899" w:author="AML Christensen team" w:date="2024-12-09T13:10:00Z" w16du:dateUtc="2024-12-09T12:10:00Z"/>
      <w:moveTo w:id="900" w:author="AML Christensen team" w:date="2024-12-09T13:10:00Z" w16du:dateUtc="2024-12-09T12:10:00Z">
        <w:r w:rsidRPr="007C65B9">
          <w:fldChar w:fldCharType="separate"/>
        </w:r>
      </w:moveTo>
      <w:r w:rsidRPr="007C65B9">
        <w:rPr>
          <w:noProof/>
        </w:rPr>
        <w:t>(58)</w:t>
      </w:r>
      <w:moveTo w:id="901" w:author="AML Christensen team" w:date="2024-12-09T13:10:00Z" w16du:dateUtc="2024-12-09T12:10:00Z">
        <w:r w:rsidRPr="007C65B9">
          <w:fldChar w:fldCharType="end"/>
        </w:r>
        <w:r w:rsidRPr="007C65B9">
          <w:t xml:space="preserve">. </w:t>
        </w:r>
      </w:moveTo>
      <w:moveToRangeEnd w:id="893"/>
      <w:ins w:id="902" w:author="AML Christensen team" w:date="2024-12-09T13:14:00Z" w16du:dateUtc="2024-12-09T12:14:00Z">
        <w:r w:rsidRPr="007C65B9">
          <w:t>A d</w:t>
        </w:r>
      </w:ins>
      <w:ins w:id="903" w:author="AML Christensen team" w:date="2024-12-09T11:51:00Z" w16du:dateUtc="2024-12-09T10:51:00Z">
        <w:r w:rsidRPr="007C65B9">
          <w:t>iabetes guidelines from the UK National Institute for Health and Care Excellence (</w:t>
        </w:r>
      </w:ins>
      <w:ins w:id="904" w:author="AML Christensen team" w:date="2024-12-09T11:48:00Z" w16du:dateUtc="2024-12-09T10:48:00Z">
        <w:r w:rsidRPr="007C65B9">
          <w:t>NICE</w:t>
        </w:r>
      </w:ins>
      <w:ins w:id="905" w:author="AML Christensen team" w:date="2024-12-09T11:51:00Z" w16du:dateUtc="2024-12-09T10:51:00Z">
        <w:r w:rsidRPr="007C65B9">
          <w:t>)</w:t>
        </w:r>
      </w:ins>
      <w:ins w:id="906" w:author="AML Christensen team" w:date="2024-12-09T11:48:00Z" w16du:dateUtc="2024-12-09T10:48:00Z">
        <w:r w:rsidRPr="007C65B9">
          <w:t xml:space="preserve"> recommend</w:t>
        </w:r>
      </w:ins>
      <w:ins w:id="907" w:author="AML Christensen team" w:date="2024-12-09T13:14:00Z" w16du:dateUtc="2024-12-09T12:14:00Z">
        <w:r w:rsidRPr="007C65B9">
          <w:t>s</w:t>
        </w:r>
      </w:ins>
      <w:ins w:id="908" w:author="AML Christensen team" w:date="2024-12-09T11:48:00Z" w16du:dateUtc="2024-12-09T10:48:00Z">
        <w:r w:rsidRPr="007C65B9">
          <w:t xml:space="preserve"> using insulin pumps for patients who experience disabling hypoglycemia or have difficulty achieving target glucose levels with multiple daily injections </w:t>
        </w:r>
        <w:r w:rsidRPr="007C65B9">
          <w:fldChar w:fldCharType="begin"/>
        </w:r>
      </w:ins>
      <w:r w:rsidRPr="007C65B9">
        <w:instrText xml:space="preserve"> ADDIN EN.CITE &lt;EndNote&gt;&lt;Cite&gt;&lt;Author&gt;Choudhary&lt;/Author&gt;&lt;Year&gt;2019&lt;/Year&gt;&lt;RecNum&gt;650&lt;/RecNum&gt;&lt;DisplayText&gt;(52)&lt;/DisplayText&gt;&lt;record&gt;&lt;rec-number&gt;650&lt;/rec-number&gt;&lt;foreign-keys&gt;&lt;key app="EN" db-id="vwrrttwz10fd9netdtjv5t0n2rea550ese5e" timestamp="1728978319"&gt;650&lt;/key&gt;&lt;/foreign-keys&gt;&lt;ref-type name="Journal Article"&gt;17&lt;/ref-type&gt;&lt;contributors&gt;&lt;authors&gt;&lt;author&gt;Choudhary, P.&lt;/author&gt;&lt;author&gt;Campbell, F.&lt;/author&gt;&lt;author&gt;Joule, N.&lt;/author&gt;&lt;author&gt;Kar, P.&lt;/author&gt;&lt;/authors&gt;&lt;/contributors&gt;&lt;auth-address&gt;Diabetes Research Group, London, UK.&amp;#xD;St James&amp;apos;s University Hospital, Leeds Teaching Hospitals NHS Trust, Leeds, UK.&amp;#xD;Diabetes, UK.&amp;#xD;Diabetes, NHS England, London, UK.&lt;/auth-address&gt;&lt;titles&gt;&lt;title&gt;A Type 1 diabetes technology pathway: consensus statement for the use of technology in Type 1 diabetes&lt;/title&gt;&lt;secondary-title&gt;Diabet Med&lt;/secondary-title&gt;&lt;/titles&gt;&lt;periodical&gt;&lt;full-title&gt;Diabet Med&lt;/full-title&gt;&lt;/periodical&gt;&lt;pages&gt;531-538&lt;/pages&gt;&lt;volume&gt;36&lt;/volume&gt;&lt;number&gt;5&lt;/number&gt;&lt;edition&gt;20190403&lt;/edition&gt;&lt;keywords&gt;&lt;keyword&gt;Adult&lt;/keyword&gt;&lt;keyword&gt;Algorithms&lt;/keyword&gt;&lt;keyword&gt;Blood Glucose Self-Monitoring/instrumentation/standards&lt;/keyword&gt;&lt;keyword&gt;Child&lt;/keyword&gt;&lt;keyword&gt;Consensus&lt;/keyword&gt;&lt;keyword&gt;Diabetes Mellitus, Type 1/*blood/*drug therapy&lt;/keyword&gt;&lt;keyword&gt;England&lt;/keyword&gt;&lt;keyword&gt;Equipment and Supplies/*standards&lt;/keyword&gt;&lt;keyword&gt;Humans&lt;/keyword&gt;&lt;keyword&gt;Hypoglycemic Agents/*administration &amp;amp; dosage&lt;/keyword&gt;&lt;keyword&gt;Insulin Infusion Systems/standards&lt;/keyword&gt;&lt;keyword&gt;*Inventions/standards/trends&lt;/keyword&gt;&lt;keyword&gt;Quality of Life&lt;/keyword&gt;&lt;keyword&gt;Societies, Medical/standards&lt;/keyword&gt;&lt;/keywords&gt;&lt;dates&gt;&lt;year&gt;2019&lt;/year&gt;&lt;pub-dates&gt;&lt;date&gt;May&lt;/date&gt;&lt;/pub-dates&gt;&lt;/dates&gt;&lt;isbn&gt;0742-3071&lt;/isbn&gt;&lt;accession-num&gt;30773681&lt;/accession-num&gt;&lt;urls&gt;&lt;/urls&gt;&lt;electronic-resource-num&gt;10.1111/dme.13933&lt;/electronic-resource-num&gt;&lt;remote-database-provider&gt;NLM&lt;/remote-database-provider&gt;&lt;language&gt;eng&lt;/language&gt;&lt;/record&gt;&lt;/Cite&gt;&lt;/EndNote&gt;</w:instrText>
      </w:r>
      <w:ins w:id="909" w:author="AML Christensen team" w:date="2024-12-09T11:48:00Z" w16du:dateUtc="2024-12-09T10:48:00Z">
        <w:r w:rsidRPr="007C65B9">
          <w:fldChar w:fldCharType="separate"/>
        </w:r>
      </w:ins>
      <w:r w:rsidRPr="007C65B9">
        <w:rPr>
          <w:noProof/>
        </w:rPr>
        <w:t>(52)</w:t>
      </w:r>
      <w:ins w:id="910" w:author="AML Christensen team" w:date="2024-12-09T11:48:00Z" w16du:dateUtc="2024-12-09T10:48:00Z">
        <w:r w:rsidRPr="007C65B9">
          <w:fldChar w:fldCharType="end"/>
        </w:r>
        <w:r w:rsidRPr="007C65B9">
          <w:t xml:space="preserve">. Similarly, the </w:t>
        </w:r>
      </w:ins>
      <w:ins w:id="911" w:author="AML Christensen team" w:date="2024-12-09T13:15:00Z" w16du:dateUtc="2024-12-09T12:15:00Z">
        <w:r w:rsidRPr="007C65B9">
          <w:t xml:space="preserve">Endocrine Society Clinical (ESC) </w:t>
        </w:r>
      </w:ins>
      <w:ins w:id="912" w:author="AML Christensen team" w:date="2024-12-09T11:48:00Z" w16du:dateUtc="2024-12-09T10:48:00Z">
        <w:r w:rsidRPr="007C65B9">
          <w:t xml:space="preserve">guidelines for diabetes recommend </w:t>
        </w:r>
      </w:ins>
      <w:ins w:id="913" w:author="AML Christensen team" w:date="2024-12-11T13:23:00Z" w16du:dateUtc="2024-12-11T12:23:00Z">
        <w:r w:rsidRPr="007C65B9">
          <w:t xml:space="preserve">insulin pumps </w:t>
        </w:r>
      </w:ins>
      <w:ins w:id="914" w:author="AML Christensen team" w:date="2024-12-09T11:48:00Z" w16du:dateUtc="2024-12-09T10:48:00Z">
        <w:r w:rsidRPr="007C65B9">
          <w:t xml:space="preserve">for patients who experience severe hypoglycemia despite proper management </w:t>
        </w:r>
        <w:r w:rsidRPr="007C65B9">
          <w:fldChar w:fldCharType="begin">
            <w:fldData xml:space="preserve">PEVuZE5vdGU+PENpdGU+PEF1dGhvcj5QZXRlcnM8L0F1dGhvcj48WWVhcj4yMDE2PC9ZZWFyPjxS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</w:fldData>
          </w:fldChar>
        </w:r>
      </w:ins>
      <w:r w:rsidRPr="007C65B9">
        <w:instrText xml:space="preserve"> ADDIN EN.CITE </w:instrText>
      </w:r>
      <w:r w:rsidRPr="007C65B9">
        <w:fldChar w:fldCharType="begin">
          <w:fldData xml:space="preserve">PEVuZE5vdGU+PENpdGU+PEF1dGhvcj5QZXRlcnM8L0F1dGhvcj48WWVhcj4yMDE2PC9ZZWFyPjxS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</w:fldData>
        </w:fldChar>
      </w:r>
      <w:r w:rsidRPr="007C65B9">
        <w:instrText xml:space="preserve"> ADDIN EN.CITE.DATA </w:instrText>
      </w:r>
      <w:r w:rsidRPr="007C65B9">
        <w:fldChar w:fldCharType="end"/>
      </w:r>
      <w:ins w:id="915" w:author="AML Christensen team" w:date="2024-12-09T11:48:00Z" w16du:dateUtc="2024-12-09T10:48:00Z">
        <w:r w:rsidRPr="007C65B9">
          <w:fldChar w:fldCharType="separate"/>
        </w:r>
      </w:ins>
      <w:r w:rsidRPr="007C65B9">
        <w:rPr>
          <w:noProof/>
        </w:rPr>
        <w:t>(51)</w:t>
      </w:r>
      <w:ins w:id="916" w:author="AML Christensen team" w:date="2024-12-09T11:48:00Z" w16du:dateUtc="2024-12-09T10:48:00Z">
        <w:r w:rsidRPr="007C65B9">
          <w:fldChar w:fldCharType="end"/>
        </w:r>
        <w:r w:rsidRPr="007C65B9">
          <w:t xml:space="preserve">. The </w:t>
        </w:r>
      </w:ins>
      <w:ins w:id="917" w:author="AML Christensen team" w:date="2024-12-09T11:49:00Z" w16du:dateUtc="2024-12-09T10:49:00Z">
        <w:r w:rsidRPr="007C65B9">
          <w:t>American Association of Clinical Endocrinology (</w:t>
        </w:r>
      </w:ins>
      <w:ins w:id="918" w:author="AML Christensen team" w:date="2024-12-09T11:48:00Z" w16du:dateUtc="2024-12-09T10:48:00Z">
        <w:r w:rsidRPr="007C65B9">
          <w:t>AACE</w:t>
        </w:r>
      </w:ins>
      <w:ins w:id="919" w:author="AML Christensen team" w:date="2024-12-09T11:49:00Z" w16du:dateUtc="2024-12-09T10:49:00Z">
        <w:r w:rsidRPr="007C65B9">
          <w:t>)</w:t>
        </w:r>
      </w:ins>
      <w:ins w:id="920" w:author="AML Christensen team" w:date="2024-12-09T11:48:00Z" w16du:dateUtc="2024-12-09T10:48:00Z">
        <w:r w:rsidRPr="007C65B9">
          <w:t xml:space="preserve"> recommends that all individuals using insulin pump therapy should receive comprehensive training in its use and care, e.g., to prevent issues like over-infusion or under-infusion due to pump malfunctions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ins>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ins w:id="921" w:author="AML Christensen team" w:date="2024-12-09T11:48:00Z" w16du:dateUtc="2024-12-09T10:48:00Z">
        <w:r w:rsidRPr="007C65B9">
          <w:fldChar w:fldCharType="separate"/>
        </w:r>
      </w:ins>
      <w:r w:rsidRPr="007C65B9">
        <w:rPr>
          <w:noProof/>
        </w:rPr>
        <w:t>(50)</w:t>
      </w:r>
      <w:ins w:id="922" w:author="AML Christensen team" w:date="2024-12-09T11:48:00Z" w16du:dateUtc="2024-12-09T10:48:00Z">
        <w:r w:rsidRPr="007C65B9">
          <w:fldChar w:fldCharType="end"/>
        </w:r>
        <w:r w:rsidRPr="007C65B9">
          <w:t>.</w:t>
        </w:r>
      </w:ins>
      <w:r w:rsidRPr="007C65B9">
        <w:t xml:space="preserve"> </w:t>
      </w:r>
      <w:ins w:id="923" w:author="AML Christensen team" w:date="2024-12-09T11:26:00Z" w16du:dateUtc="2024-12-09T10:26:00Z">
        <w:r w:rsidRPr="007C65B9">
          <w:t xml:space="preserve">Worth </w:t>
        </w:r>
      </w:ins>
      <w:ins w:id="924" w:author="AML Christensen team" w:date="2024-12-09T11:27:00Z" w16du:dateUtc="2024-12-09T10:27:00Z">
        <w:r w:rsidRPr="007C65B9">
          <w:t xml:space="preserve">keeping in mind is that CHI treatment </w:t>
        </w:r>
      </w:ins>
      <w:ins w:id="925" w:author="AML Christensen team" w:date="2024-12-11T13:24:00Z" w16du:dateUtc="2024-12-11T12:24:00Z">
        <w:r>
          <w:t xml:space="preserve">(e.g., </w:t>
        </w:r>
      </w:ins>
      <w:ins w:id="926" w:author="AML Christensen team" w:date="2024-12-09T11:27:00Z" w16du:dateUtc="2024-12-09T10:27:00Z">
        <w:r w:rsidRPr="007C65B9">
          <w:t>dasiglucagon dose adjustment</w:t>
        </w:r>
      </w:ins>
      <w:ins w:id="927" w:author="AML Christensen team" w:date="2024-12-11T13:24:00Z" w16du:dateUtc="2024-12-11T12:24:00Z">
        <w:r>
          <w:t>)</w:t>
        </w:r>
      </w:ins>
      <w:ins w:id="928" w:author="AML Christensen team" w:date="2024-12-09T11:27:00Z" w16du:dateUtc="2024-12-09T10:27:00Z">
        <w:r w:rsidRPr="007C65B9">
          <w:t xml:space="preserve"> is </w:t>
        </w:r>
      </w:ins>
      <w:ins w:id="929" w:author="AML Christensen team" w:date="2024-12-09T11:29:00Z" w16du:dateUtc="2024-12-09T10:29:00Z">
        <w:r w:rsidRPr="007C65B9">
          <w:t>carried out</w:t>
        </w:r>
      </w:ins>
      <w:ins w:id="930" w:author="AML Christensen team" w:date="2024-12-09T11:27:00Z" w16du:dateUtc="2024-12-09T10:27:00Z">
        <w:r w:rsidRPr="007C65B9">
          <w:t xml:space="preserve"> by </w:t>
        </w:r>
      </w:ins>
      <w:ins w:id="931" w:author="AML Christensen team" w:date="2024-12-09T11:28:00Z" w16du:dateUtc="2024-12-09T10:28:00Z">
        <w:r w:rsidRPr="007C65B9">
          <w:t>health care professionals, unlike insulin management which is controlled by</w:t>
        </w:r>
      </w:ins>
      <w:ins w:id="932" w:author="AML Christensen team" w:date="2024-12-09T11:27:00Z" w16du:dateUtc="2024-12-09T10:27:00Z">
        <w:r w:rsidRPr="007C65B9">
          <w:t xml:space="preserve"> patients/caregivers.</w:t>
        </w:r>
      </w:ins>
    </w:p>
    <w:p w14:paraId="25FA2B94" w14:textId="77777777" w:rsidR="00C55AE7" w:rsidRPr="007C65B9" w:rsidRDefault="00C55AE7">
      <w:pPr>
        <w:pStyle w:val="Default"/>
        <w:spacing w:after="120" w:line="276" w:lineRule="auto"/>
        <w:jc w:val="both"/>
        <w:rPr>
          <w:ins w:id="933" w:author="AML Christensen team" w:date="2024-12-11T13:01:00Z" w16du:dateUtc="2024-12-11T12:01:00Z"/>
        </w:rPr>
        <w:pPrChange w:id="934" w:author="AML Christensen team" w:date="2024-12-11T13:26:00Z" w16du:dateUtc="2024-12-11T12:26:00Z">
          <w:pPr>
            <w:spacing w:before="120" w:after="120"/>
          </w:pPr>
        </w:pPrChange>
      </w:pPr>
    </w:p>
    <w:p w14:paraId="09669B85" w14:textId="77777777" w:rsidR="00C55AE7" w:rsidRPr="007C65B9" w:rsidRDefault="00C55AE7">
      <w:pPr>
        <w:pStyle w:val="Heading4"/>
        <w:pPrChange w:id="935" w:author="AML Christensen team" w:date="2024-12-11T13:01:00Z" w16du:dateUtc="2024-12-11T12:01:00Z">
          <w:pPr>
            <w:pStyle w:val="Heading4"/>
            <w:spacing w:before="120" w:after="120"/>
          </w:pPr>
        </w:pPrChange>
      </w:pPr>
      <w:bookmarkStart w:id="936" w:name="_Ref184804992"/>
      <w:r w:rsidRPr="007C65B9">
        <w:t>Infusion sets</w:t>
      </w:r>
      <w:bookmarkEnd w:id="936"/>
    </w:p>
    <w:p w14:paraId="4068ED1F" w14:textId="77777777" w:rsidR="00C55AE7" w:rsidRPr="007C65B9" w:rsidRDefault="00C55AE7" w:rsidP="00C55AE7">
      <w:pPr>
        <w:spacing w:before="120" w:after="120"/>
      </w:pPr>
      <w:r w:rsidRPr="007C65B9">
        <w:t xml:space="preserve">Infusion sets are an essential accessory for most infusion pumps, connecting the glucagon/insulin reservoir in the pump to the infusion site. A glucagon infusion set operates much like an insulin infusion </w:t>
      </w:r>
      <w:proofErr w:type="gramStart"/>
      <w:r w:rsidRPr="007C65B9">
        <w:t>sets</w:t>
      </w:r>
      <w:proofErr w:type="gramEnd"/>
      <w:r w:rsidRPr="007C65B9">
        <w:t xml:space="preserve"> (IIS), transferring glucagon from the pump’s reservoir into the subcutaneous tissue of the patient. The soft, flexible plastic tubing is typically attached to a needle, either steel or Teflon, which is inserted into the subcutaneous adipose tissue. This setup allows glucagon to be delivered consistently to help manage blood glucose levels during hypoglycemia </w: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 </w:instrTex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EN.CITE.DATA </w:instrText>
      </w:r>
      <w:r w:rsidRPr="007C65B9">
        <w:fldChar w:fldCharType="end"/>
      </w:r>
      <w:r w:rsidRPr="007C65B9">
        <w:fldChar w:fldCharType="separate"/>
      </w:r>
      <w:r w:rsidRPr="007C65B9">
        <w:rPr>
          <w:noProof/>
        </w:rPr>
        <w:t>(46)</w:t>
      </w:r>
      <w:r w:rsidRPr="007C65B9">
        <w:fldChar w:fldCharType="end"/>
      </w:r>
      <w:r w:rsidRPr="007C65B9">
        <w:t xml:space="preserve">. </w:t>
      </w:r>
    </w:p>
    <w:p w14:paraId="145D93C2" w14:textId="77777777" w:rsidR="00C55AE7" w:rsidRPr="007C65B9" w:rsidRDefault="00C55AE7" w:rsidP="00C55AE7">
      <w:pPr>
        <w:spacing w:before="120" w:after="120"/>
      </w:pPr>
      <w:commentRangeStart w:id="937"/>
      <w:r w:rsidRPr="007C65B9">
        <w:t>Common issues with infusion sets include kinking, leakage</w:t>
      </w:r>
      <w:ins w:id="938" w:author="AML Christensen team" w:date="2024-12-09T10:17:00Z" w16du:dateUtc="2024-12-09T09:17:00Z">
        <w:r w:rsidRPr="007C65B9">
          <w:t>s</w:t>
        </w:r>
      </w:ins>
      <w:r w:rsidRPr="007C65B9">
        <w:t>, occlusion</w:t>
      </w:r>
      <w:ins w:id="939" w:author="AML Christensen team" w:date="2024-12-09T10:17:00Z" w16du:dateUtc="2024-12-09T09:17:00Z">
        <w:r w:rsidRPr="007C65B9">
          <w:t>s</w:t>
        </w:r>
      </w:ins>
      <w:r w:rsidRPr="007C65B9">
        <w:t xml:space="preserve">, and air bubbles in the tubing, all of which can interrupt or compromise delivery. For instance, kinking occurs when the flexible tubing or the Teflon catheter becomes bent or folded, blocking the flow of glucagon/insulin. This problem was reported to affect 64.1% of insulin pump users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Furthermore, occlusions, which refer to blockages within the tubing or cannula, have been reported by over half of insulin pump users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w:t>
      </w:r>
    </w:p>
    <w:p w14:paraId="64FA369E" w14:textId="77777777" w:rsidR="00C55AE7" w:rsidRPr="007C65B9" w:rsidRDefault="00C55AE7" w:rsidP="00C55AE7">
      <w:pPr>
        <w:spacing w:before="120" w:after="120"/>
      </w:pPr>
      <w:r w:rsidRPr="007C65B9">
        <w:lastRenderedPageBreak/>
        <w:t xml:space="preserve">Another major issue is air bubbles forming in the tubing, which can lead to delayed or interrupted glucagon/insulin infusion. Air bubbles commonly result from temperature changes or pressure variations, such as when the pump is exposed to different altitudes. This can lead to gaps in glucagon delivery, which might fail to prevent hypoglycemia if the interruption lasts for an extended period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w:t>
      </w:r>
      <w:commentRangeEnd w:id="937"/>
      <w:r w:rsidRPr="007C65B9">
        <w:rPr>
          <w:rStyle w:val="CommentReference"/>
        </w:rPr>
        <w:commentReference w:id="937"/>
      </w:r>
      <w:ins w:id="940" w:author="AML Christensen team" w:date="2024-12-09T10:20:00Z">
        <w:r w:rsidRPr="007C65B9">
          <w:t xml:space="preserve">CHI patients require </w:t>
        </w:r>
      </w:ins>
      <w:ins w:id="941" w:author="AML Christensen team" w:date="2024-12-09T10:20:00Z" w16du:dateUtc="2024-12-09T09:20:00Z">
        <w:r w:rsidRPr="007C65B9">
          <w:t>regular</w:t>
        </w:r>
      </w:ins>
      <w:ins w:id="942" w:author="AML Christensen team" w:date="2024-12-09T10:20:00Z">
        <w:r w:rsidRPr="007C65B9">
          <w:t xml:space="preserve"> glucose monitoring</w:t>
        </w:r>
      </w:ins>
      <w:ins w:id="943" w:author="AML Christensen team" w:date="2024-12-09T10:20:00Z" w16du:dateUtc="2024-12-09T09:20:00Z">
        <w:r w:rsidRPr="007C65B9">
          <w:t xml:space="preserve"> </w:t>
        </w:r>
      </w:ins>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d="944" w:author="AML Christensen team" w:date="2024-12-09T10:20:00Z">
        <w:r w:rsidRPr="007C65B9">
          <w:t>, which will mitigate</w:t>
        </w:r>
      </w:ins>
      <w:ins w:id="945" w:author="AML Christensen team" w:date="2024-12-09T10:21:00Z" w16du:dateUtc="2024-12-09T09:21:00Z">
        <w:r w:rsidRPr="007C65B9">
          <w:t xml:space="preserve"> the</w:t>
        </w:r>
      </w:ins>
      <w:ins w:id="946" w:author="AML Christensen team" w:date="2024-12-09T10:20:00Z">
        <w:r w:rsidRPr="007C65B9">
          <w:t xml:space="preserve"> risk of hypoglycemia due to issues with</w:t>
        </w:r>
      </w:ins>
      <w:ins w:id="947" w:author="AML Christensen team" w:date="2024-12-09T10:22:00Z" w16du:dateUtc="2024-12-09T09:22:00Z">
        <w:r w:rsidRPr="007C65B9">
          <w:t xml:space="preserve"> infusion set</w:t>
        </w:r>
      </w:ins>
      <w:ins w:id="948" w:author="AML Christensen team" w:date="2024-12-09T10:21:00Z" w16du:dateUtc="2024-12-09T09:21:00Z">
        <w:r w:rsidRPr="007C65B9">
          <w:t xml:space="preserve"> kinking, leakage, occlusion, and air bubbles</w:t>
        </w:r>
      </w:ins>
      <w:ins w:id="949" w:author="AML Christensen team" w:date="2024-12-09T10:20:00Z">
        <w:r w:rsidRPr="007C65B9">
          <w:t>.</w:t>
        </w:r>
      </w:ins>
    </w:p>
    <w:p w14:paraId="6E0E2DA0" w14:textId="77777777" w:rsidR="00C55AE7" w:rsidRPr="007C65B9" w:rsidRDefault="00C55AE7" w:rsidP="00C55AE7">
      <w:pPr>
        <w:spacing w:before="120" w:after="120"/>
      </w:pPr>
      <w:r w:rsidRPr="007C65B9">
        <w:t xml:space="preserve">Skin-related complications, such as irritation, infections, and </w:t>
      </w:r>
      <w:proofErr w:type="spellStart"/>
      <w:r w:rsidRPr="007C65B9">
        <w:t>lipohypertrophy</w:t>
      </w:r>
      <w:proofErr w:type="spellEnd"/>
      <w:r w:rsidRPr="007C65B9">
        <w:t xml:space="preserve">, also represent concerns for infusion sets. These issues can occur when the catheter remains inserted for prolonged periods or due to inadequate site hygiene. The warm and humid conditions beneath the infusion set adhesive create an ideal environment for bacterial growth, making infection a potential complication </w: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 </w:instrTex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EN.CITE.DATA </w:instrText>
      </w:r>
      <w:r w:rsidRPr="007C65B9">
        <w:fldChar w:fldCharType="end"/>
      </w:r>
      <w:r w:rsidRPr="007C65B9">
        <w:fldChar w:fldCharType="separate"/>
      </w:r>
      <w:r w:rsidRPr="007C65B9">
        <w:rPr>
          <w:noProof/>
        </w:rPr>
        <w:t>(46)</w:t>
      </w:r>
      <w:r w:rsidRPr="007C65B9">
        <w:fldChar w:fldCharType="end"/>
      </w:r>
      <w:r w:rsidRPr="007C65B9">
        <w:t xml:space="preserve">. Furthermore, local skin reactions such as redness, swelling, and itching could affect the comfort and adherence of patients using the infusion set </w: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 </w:instrTex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EN.CITE.DATA </w:instrText>
      </w:r>
      <w:r w:rsidRPr="007C65B9">
        <w:fldChar w:fldCharType="end"/>
      </w:r>
      <w:r w:rsidRPr="007C65B9">
        <w:fldChar w:fldCharType="separate"/>
      </w:r>
      <w:r w:rsidRPr="007C65B9">
        <w:rPr>
          <w:noProof/>
        </w:rPr>
        <w:t>(46)</w:t>
      </w:r>
      <w:r w:rsidRPr="007C65B9">
        <w:fldChar w:fldCharType="end"/>
      </w:r>
      <w:r w:rsidRPr="007C65B9">
        <w:t>.</w:t>
      </w:r>
    </w:p>
    <w:p w14:paraId="30F95859" w14:textId="77777777" w:rsidR="00C55AE7" w:rsidRDefault="00C55AE7" w:rsidP="00C55AE7">
      <w:pPr>
        <w:spacing w:before="120" w:after="120"/>
        <w:rPr>
          <w:ins w:id="950" w:author="AML Christensen team" w:date="2024-12-11T13:32:00Z" w16du:dateUtc="2024-12-11T12:32:00Z"/>
        </w:rPr>
      </w:pPr>
      <w:r w:rsidRPr="007C65B9">
        <w:t>The FDA recommends changing infusion sets every 2-3 days to prevent blockages and skin-related complications. The need for such frequent changes of the infusion</w:t>
      </w:r>
      <w:ins w:id="951" w:author="AML Christensen team" w:date="2024-12-11T13:32:00Z" w16du:dateUtc="2024-12-11T12:32:00Z">
        <w:r>
          <w:t xml:space="preserve"> set</w:t>
        </w:r>
      </w:ins>
      <w:r w:rsidRPr="007C65B9">
        <w:t xml:space="preserve"> is an annoyance to many patients, who extend the duration, sometimes keeping the infusion set in place for up to 7-10 days, which increases the risk of occlusions and infections </w: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 </w:instrTex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EN.CITE.DATA </w:instrText>
      </w:r>
      <w:r w:rsidRPr="007C65B9">
        <w:fldChar w:fldCharType="end"/>
      </w:r>
      <w:r w:rsidRPr="007C65B9">
        <w:fldChar w:fldCharType="separate"/>
      </w:r>
      <w:r w:rsidRPr="007C65B9">
        <w:rPr>
          <w:noProof/>
        </w:rPr>
        <w:t>(46)</w:t>
      </w:r>
      <w:r w:rsidRPr="007C65B9">
        <w:fldChar w:fldCharType="end"/>
      </w:r>
      <w:r w:rsidRPr="007C65B9">
        <w:t xml:space="preserve">. </w:t>
      </w:r>
    </w:p>
    <w:p w14:paraId="68BF26AC" w14:textId="77777777" w:rsidR="00C55AE7" w:rsidRPr="007C65B9" w:rsidRDefault="00C55AE7" w:rsidP="00C55AE7">
      <w:pPr>
        <w:spacing w:before="120" w:after="120"/>
      </w:pPr>
      <w:r w:rsidRPr="007C65B9">
        <w:t xml:space="preserve">Advancements in technology have led to the innovation of tubeless patch pumps like </w:t>
      </w:r>
      <w:del w:id="952" w:author="AML Christensen team" w:date="2024-12-11T13:33:00Z" w16du:dateUtc="2024-12-11T12:33:00Z">
        <w:r w:rsidRPr="007C65B9" w:rsidDel="00DE70E1">
          <w:delText>OmniPod</w:delText>
        </w:r>
      </w:del>
      <w:proofErr w:type="spellStart"/>
      <w:ins w:id="953" w:author="AML Christensen team" w:date="2024-12-11T13:33:00Z" w16du:dateUtc="2024-12-11T12:33:00Z">
        <w:r w:rsidRPr="007C65B9">
          <w:t>Omni</w:t>
        </w:r>
        <w:r>
          <w:t>p</w:t>
        </w:r>
        <w:r w:rsidRPr="007C65B9">
          <w:t>od</w:t>
        </w:r>
      </w:ins>
      <w:proofErr w:type="spellEnd"/>
      <w:ins w:id="954" w:author="AML Christensen team" w:date="2024-12-11T13:32:00Z" w16du:dateUtc="2024-12-11T12:32:00Z">
        <w:r w:rsidRPr="0023136C">
          <w:rPr>
            <w:vertAlign w:val="superscript"/>
            <w:rPrChange w:id="955" w:author="AML Christensen team" w:date="2024-12-11T13:33:00Z" w16du:dateUtc="2024-12-11T12:33:00Z">
              <w:rPr/>
            </w:rPrChange>
          </w:rPr>
          <w:t>®</w:t>
        </w:r>
      </w:ins>
      <w:r w:rsidRPr="007C65B9">
        <w:t xml:space="preserve">, which eliminate some of the issues related to tubing and connectors </w:t>
      </w:r>
      <w:r w:rsidRPr="007C65B9">
        <w:fldChar w:fldCharType="begin">
          <w:fldData xml:space="preserve">PEVuZE5vdGU+PENpdGU+PEF1dGhvcj5SYW1raXNzb29uPC9BdXRob3I+PFllYXI+MjAxNzwvWWVh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</w:fldData>
        </w:fldChar>
      </w:r>
      <w:r w:rsidRPr="007C65B9">
        <w:instrText xml:space="preserve"> ADDIN EN.CITE </w:instrText>
      </w:r>
      <w:r w:rsidRPr="007C65B9">
        <w:fldChar w:fldCharType="begin">
          <w:fldData xml:space="preserve">PEVuZE5vdGU+PENpdGU+PEF1dGhvcj5SYW1raXNzb29uPC9BdXRob3I+PFllYXI+MjAxNzwvWWVh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(46, 49, 50)</w:t>
      </w:r>
      <w:r w:rsidRPr="007C65B9">
        <w:fldChar w:fldCharType="end"/>
      </w:r>
      <w:r w:rsidRPr="007C65B9">
        <w:t>.</w:t>
      </w:r>
    </w:p>
    <w:p w14:paraId="083B743F" w14:textId="77777777" w:rsidR="00C55AE7" w:rsidRPr="007C65B9" w:rsidRDefault="00C55AE7" w:rsidP="00C55AE7">
      <w:pPr>
        <w:pStyle w:val="Heading3"/>
      </w:pPr>
      <w:bookmarkStart w:id="956" w:name="_Toc118449469"/>
      <w:bookmarkStart w:id="957" w:name="_Ref184806942"/>
      <w:r w:rsidRPr="007C65B9">
        <w:t>Alternative Administrative Options</w:t>
      </w:r>
      <w:bookmarkEnd w:id="956"/>
      <w:bookmarkEnd w:id="957"/>
    </w:p>
    <w:p w14:paraId="6BE74D9B" w14:textId="77777777" w:rsidR="00C55AE7" w:rsidRPr="007C65B9" w:rsidDel="006D69BD" w:rsidRDefault="00C55AE7" w:rsidP="00C55AE7">
      <w:pPr>
        <w:spacing w:before="120" w:after="120"/>
        <w:rPr>
          <w:del w:id="958" w:author="AML Christensen team" w:date="2024-12-09T09:41:00Z" w16du:dateUtc="2024-12-09T08:41:00Z"/>
        </w:rPr>
      </w:pPr>
      <w:del w:id="959" w:author="AML Christensen team" w:date="2024-12-09T09:41:00Z" w16du:dateUtc="2024-12-09T08:41:00Z">
        <w:r w:rsidRPr="007C65B9" w:rsidDel="006D69BD">
          <w:delText>The publications that were retrieved from the literature searches for the present CER described only one alternative to the infusion pump for administration of dasiglucagon, namely the autoinjector. For native glucagon, there have also been reports of administration via the intranasal route. Similar for both of these alternative administrative options is that, although they may be useful for the acute treatment of hypoglycemia, they have limited viability for the long-term management of CHI.</w:delText>
        </w:r>
      </w:del>
    </w:p>
    <w:p w14:paraId="23992068" w14:textId="77777777" w:rsidR="00C55AE7" w:rsidRPr="007C65B9" w:rsidRDefault="00C55AE7" w:rsidP="00C55AE7">
      <w:pPr>
        <w:pStyle w:val="Heading4"/>
        <w:rPr>
          <w:ins w:id="960" w:author="AML Christensen team" w:date="2024-12-09T09:42:00Z" w16du:dateUtc="2024-12-09T08:42:00Z"/>
        </w:rPr>
      </w:pPr>
      <w:bookmarkStart w:id="961" w:name="_Ref184630139"/>
      <w:ins w:id="962" w:author="AML Christensen team" w:date="2024-12-09T09:41:00Z" w16du:dateUtc="2024-12-09T08:41:00Z">
        <w:r w:rsidRPr="007C65B9">
          <w:t>Sensor</w:t>
        </w:r>
      </w:ins>
      <w:ins w:id="963" w:author="AML Christensen team" w:date="2024-12-09T09:44:00Z" w16du:dateUtc="2024-12-09T08:44:00Z">
        <w:r w:rsidRPr="007C65B9">
          <w:t>-</w:t>
        </w:r>
      </w:ins>
      <w:ins w:id="964" w:author="AML Christensen team" w:date="2024-12-09T09:41:00Z" w16du:dateUtc="2024-12-09T08:41:00Z">
        <w:r w:rsidRPr="007C65B9">
          <w:t xml:space="preserve">Augmented </w:t>
        </w:r>
      </w:ins>
      <w:ins w:id="965" w:author="AML Christensen team" w:date="2024-12-09T09:42:00Z" w16du:dateUtc="2024-12-09T08:42:00Z">
        <w:r w:rsidRPr="007C65B9">
          <w:t>Pumps and Closed-Loop Infusion Pumps</w:t>
        </w:r>
        <w:bookmarkEnd w:id="961"/>
      </w:ins>
    </w:p>
    <w:p w14:paraId="447CFB3D" w14:textId="77777777" w:rsidR="00C55AE7" w:rsidRDefault="00C55AE7" w:rsidP="00C55AE7">
      <w:pPr>
        <w:spacing w:before="120" w:after="120"/>
        <w:rPr>
          <w:ins w:id="966" w:author="AML Christensen team" w:date="2024-12-11T13:33:00Z" w16du:dateUtc="2024-12-11T12:33:00Z"/>
        </w:rPr>
      </w:pPr>
      <w:ins w:id="967" w:author="AML Christensen team" w:date="2024-12-11T13:34:00Z" w16du:dateUtc="2024-12-11T12:34:00Z">
        <w:r>
          <w:t xml:space="preserve">Alternatives to the open loop infusion pump include the </w:t>
        </w:r>
        <w:r w:rsidRPr="00653AE6">
          <w:t>sensor-augmented pump</w:t>
        </w:r>
        <w:r>
          <w:t xml:space="preserve"> and the </w:t>
        </w:r>
        <w:r w:rsidRPr="00653AE6">
          <w:t>closed-loop infusion pump</w:t>
        </w:r>
      </w:ins>
      <w:ins w:id="968" w:author="AML Christensen team" w:date="2024-12-11T13:35:00Z" w16du:dateUtc="2024-12-11T12:35:00Z">
        <w:r>
          <w:t>:</w:t>
        </w:r>
      </w:ins>
    </w:p>
    <w:p w14:paraId="09BF3B9D" w14:textId="77777777" w:rsidR="00C55AE7" w:rsidRPr="007C65B9" w:rsidRDefault="00C55AE7" w:rsidP="00C55AE7">
      <w:pPr>
        <w:spacing w:before="120" w:after="120"/>
      </w:pPr>
      <w:r w:rsidRPr="007C65B9">
        <w:t xml:space="preserve">The </w:t>
      </w:r>
      <w:r w:rsidRPr="007C65B9">
        <w:rPr>
          <w:b/>
          <w:bCs/>
        </w:rPr>
        <w:t>sensor-augmented pump (SAP)</w:t>
      </w:r>
      <w:r w:rsidRPr="007C65B9">
        <w:t xml:space="preserve"> system represents a more advanced stage of infusion therapy</w:t>
      </w:r>
      <w:ins w:id="969" w:author="AML Christensen team" w:date="2024-12-09T09:45:00Z" w16du:dateUtc="2024-12-09T08:45:00Z">
        <w:r w:rsidRPr="007C65B9">
          <w:t xml:space="preserve"> compared to the open-loop pump</w:t>
        </w:r>
      </w:ins>
      <w:r w:rsidRPr="007C65B9">
        <w:t>,</w:t>
      </w:r>
      <w:ins w:id="970" w:author="AML Christensen team" w:date="2024-12-09T09:45:00Z" w16du:dateUtc="2024-12-09T08:45:00Z">
        <w:r w:rsidRPr="007C65B9">
          <w:t xml:space="preserve"> as it</w:t>
        </w:r>
      </w:ins>
      <w:r w:rsidRPr="007C65B9">
        <w:t xml:space="preserve"> integrat</w:t>
      </w:r>
      <w:del w:id="971" w:author="AML Christensen team" w:date="2024-12-09T09:45:00Z" w16du:dateUtc="2024-12-09T08:45:00Z">
        <w:r w:rsidRPr="007C65B9" w:rsidDel="0095102A">
          <w:delText>ing</w:delText>
        </w:r>
      </w:del>
      <w:ins w:id="972" w:author="AML Christensen team" w:date="2024-12-09T09:45:00Z" w16du:dateUtc="2024-12-09T08:45:00Z">
        <w:r w:rsidRPr="007C65B9">
          <w:t>es</w:t>
        </w:r>
      </w:ins>
      <w:r w:rsidRPr="007C65B9">
        <w:t xml:space="preserve"> real-time CGM data with the infusion pump. While this system does not fully automate medicine delivery, users can adjust the infusion rate based on continuous glucose readings. SAP systems have been shown to improve glycemic control in T1D patients by offering real-time data to guide insulin administration </w:t>
      </w:r>
      <w:r w:rsidRPr="007C65B9">
        <w:fldChar w:fldCharType="begin">
          <w:fldData xml:space="preserve">PEVuZE5vdGU+PENpdGU+PEF1dGhvcj5KaWFvPC9BdXRob3I+PFllYXI+MjAyMjwvWWVhcj48UmVj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</w:fldData>
        </w:fldChar>
      </w:r>
      <w:r w:rsidRPr="007C65B9">
        <w:instrText xml:space="preserve"> ADDIN EN.CITE </w:instrText>
      </w:r>
      <w:r w:rsidRPr="007C65B9">
        <w:fldChar w:fldCharType="begin">
          <w:fldData xml:space="preserve">PEVuZE5vdGU+PENpdGU+PEF1dGhvcj5KaWFvPC9BdXRob3I+PFllYXI+MjAyMjwvWWVhcj48UmVj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</w:fldData>
        </w:fldChar>
      </w:r>
      <w:r w:rsidRPr="007C65B9">
        <w:instrText xml:space="preserve"> ADDIN EN.CITE.DATA </w:instrText>
      </w:r>
      <w:r w:rsidRPr="007C65B9">
        <w:fldChar w:fldCharType="end"/>
      </w:r>
      <w:r w:rsidRPr="007C65B9">
        <w:fldChar w:fldCharType="separate"/>
      </w:r>
      <w:r w:rsidRPr="007C65B9">
        <w:rPr>
          <w:noProof/>
        </w:rPr>
        <w:t>(50, 57)</w:t>
      </w:r>
      <w:r w:rsidRPr="007C65B9">
        <w:fldChar w:fldCharType="end"/>
      </w:r>
      <w:r w:rsidRPr="007C65B9">
        <w:t xml:space="preserve">. Additionally, some </w:t>
      </w:r>
      <w:del w:id="973" w:author="AML Christensen team" w:date="2024-12-11T13:36:00Z" w16du:dateUtc="2024-12-11T12:36:00Z">
        <w:r w:rsidRPr="007C65B9" w:rsidDel="00017F2C">
          <w:delText>sensor-augmented</w:delText>
        </w:r>
      </w:del>
      <w:ins w:id="974" w:author="AML Christensen team" w:date="2024-12-11T13:36:00Z" w16du:dateUtc="2024-12-11T12:36:00Z">
        <w:r>
          <w:t>SAP</w:t>
        </w:r>
      </w:ins>
      <w:r w:rsidRPr="007C65B9">
        <w:t xml:space="preserve"> systems include features like low glucose suspend (LGS) and predictive low glucose suspend (PLGS) to prevent hypoglycemia</w:t>
      </w:r>
      <w:ins w:id="975" w:author="AML Christensen team" w:date="2024-12-09T08:53:00Z" w16du:dateUtc="2024-12-09T07:53:00Z">
        <w:r w:rsidRPr="007C65B9">
          <w:t xml:space="preserve"> in diabetic patients</w:t>
        </w:r>
      </w:ins>
      <w:r w:rsidRPr="007C65B9">
        <w:t xml:space="preserve"> by halting insulin delivery when glucose levels drop below a certain threshold or are predicted to fall soon</w:t>
      </w:r>
      <w:ins w:id="976" w:author="AML Christensen team" w:date="2024-12-11T13:36:00Z" w16du:dateUtc="2024-12-11T12:36:00Z">
        <w:r>
          <w:t>, respecti</w:t>
        </w:r>
      </w:ins>
      <w:ins w:id="977" w:author="AML Christensen team" w:date="2024-12-11T13:37:00Z" w16du:dateUtc="2024-12-11T12:37:00Z">
        <w:r>
          <w:t>vely</w:t>
        </w:r>
      </w:ins>
      <w:r w:rsidRPr="007C65B9">
        <w:t xml:space="preserve"> </w:t>
      </w:r>
      <w:r w:rsidRPr="007C65B9">
        <w:fldChar w:fldCharType="begin">
          <w:fldData xml:space="preserve">PEVuZE5vdGU+PENpdGU+PEF1dGhvcj5SYW1raXNzb29uPC9BdXRob3I+PFllYXI+MjAxNzwvWWVh
cj48UmVjTnVtPjUzMzwvUmVjTnVtPjxEaXNwbGF5VGV4dD4oNDksIDUwKTwvRGlzcGxheVRleHQ+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PjwvcmVjb3JkPjwvQ2l0ZT48Q2l0ZT48QXV0aG9yPkdydW5iZXJnZXI8L0F1dGhvcj48WWVhcj4y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</w:fldData>
        </w:fldChar>
      </w:r>
      <w:r w:rsidRPr="007C65B9">
        <w:instrText xml:space="preserve"> ADDIN EN.CITE </w:instrText>
      </w:r>
      <w:r w:rsidRPr="007C65B9">
        <w:fldChar w:fldCharType="begin">
          <w:fldData xml:space="preserve">PEVuZE5vdGU+PENpdGU+PEF1dGhvcj5SYW1raXNzb29uPC9BdXRob3I+PFllYXI+MjAxNzwvWWVh
cj48UmVjTnVtPjUzMzwvUmVjTnVtPjxEaXNwbGF5VGV4dD4oNDksIDUwKTwvRGlzcGxheVRleHQ+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PjwvcmVjb3JkPjwvQ2l0ZT48Q2l0ZT48QXV0aG9yPkdydW5iZXJnZXI8L0F1dGhvcj48WWVhcj4y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</w:fldData>
        </w:fldChar>
      </w:r>
      <w:r w:rsidRPr="007C65B9">
        <w:instrText xml:space="preserve"> ADDIN EN.CITE.DATA </w:instrText>
      </w:r>
      <w:r w:rsidRPr="007C65B9">
        <w:fldChar w:fldCharType="end"/>
      </w:r>
      <w:r w:rsidRPr="007C65B9">
        <w:fldChar w:fldCharType="separate"/>
      </w:r>
      <w:r w:rsidRPr="007C65B9">
        <w:rPr>
          <w:noProof/>
        </w:rPr>
        <w:t>(49, 50)</w:t>
      </w:r>
      <w:r w:rsidRPr="007C65B9">
        <w:fldChar w:fldCharType="end"/>
      </w:r>
      <w:r w:rsidRPr="007C65B9">
        <w:t xml:space="preserve">. </w:t>
      </w:r>
    </w:p>
    <w:p w14:paraId="085EB175" w14:textId="3A2CCFEE" w:rsidR="00C55AE7" w:rsidRPr="007C65B9" w:rsidRDefault="00C55AE7" w:rsidP="00C55AE7">
      <w:pPr>
        <w:spacing w:before="120" w:after="120"/>
      </w:pPr>
      <w:ins w:id="978" w:author="AML Christensen team" w:date="2024-12-09T08:54:00Z" w16du:dateUtc="2024-12-09T07:54:00Z">
        <w:r w:rsidRPr="007C65B9">
          <w:rPr>
            <w:rPrChange w:id="979" w:author="AML Christensen team" w:date="2024-12-09T08:54:00Z" w16du:dateUtc="2024-12-09T07:54:00Z">
              <w:rPr>
                <w:b/>
                <w:bCs/>
              </w:rPr>
            </w:rPrChange>
          </w:rPr>
          <w:t xml:space="preserve">The </w:t>
        </w:r>
      </w:ins>
      <w:del w:id="980" w:author="AML Christensen team" w:date="2024-12-09T08:54:00Z" w16du:dateUtc="2024-12-09T07:54:00Z">
        <w:r w:rsidRPr="007C65B9" w:rsidDel="00CA082C">
          <w:rPr>
            <w:b/>
            <w:bCs/>
          </w:rPr>
          <w:delText>C</w:delText>
        </w:r>
      </w:del>
      <w:ins w:id="981" w:author="AML Christensen team" w:date="2024-12-09T08:54:00Z" w16du:dateUtc="2024-12-09T07:54:00Z">
        <w:r w:rsidRPr="007C65B9">
          <w:rPr>
            <w:b/>
            <w:bCs/>
          </w:rPr>
          <w:t>c</w:t>
        </w:r>
      </w:ins>
      <w:r w:rsidRPr="007C65B9">
        <w:rPr>
          <w:b/>
          <w:bCs/>
        </w:rPr>
        <w:t>losed-loop infusion pump</w:t>
      </w:r>
      <w:del w:id="982" w:author="AML Christensen team" w:date="2024-12-09T08:54:00Z" w16du:dateUtc="2024-12-09T07:54:00Z">
        <w:r w:rsidRPr="007C65B9" w:rsidDel="00CA082C">
          <w:rPr>
            <w:b/>
            <w:bCs/>
          </w:rPr>
          <w:delText>s</w:delText>
        </w:r>
      </w:del>
      <w:r w:rsidRPr="007C65B9">
        <w:t>, also referred to as</w:t>
      </w:r>
      <w:ins w:id="983" w:author="AML Christensen team" w:date="2024-12-09T08:54:00Z" w16du:dateUtc="2024-12-09T07:54:00Z">
        <w:r w:rsidRPr="007C65B9">
          <w:t xml:space="preserve"> an</w:t>
        </w:r>
      </w:ins>
      <w:r w:rsidRPr="007C65B9">
        <w:t xml:space="preserve"> "artificial pancreas" (AP) or</w:t>
      </w:r>
      <w:ins w:id="984" w:author="AML Christensen team" w:date="2024-12-09T08:54:00Z" w16du:dateUtc="2024-12-09T07:54:00Z">
        <w:r w:rsidRPr="007C65B9">
          <w:t xml:space="preserve"> an</w:t>
        </w:r>
      </w:ins>
      <w:r w:rsidRPr="007C65B9">
        <w:t xml:space="preserve"> “automated insulin dosing” (AID) system</w:t>
      </w:r>
      <w:del w:id="985" w:author="AML Christensen team" w:date="2024-12-09T08:54:00Z" w16du:dateUtc="2024-12-09T07:54:00Z">
        <w:r w:rsidRPr="007C65B9" w:rsidDel="00CA082C">
          <w:delText>s</w:delText>
        </w:r>
      </w:del>
      <w:r w:rsidRPr="007C65B9">
        <w:t xml:space="preserve">, represent the most advanced technology in insulin delivery for diabetes treatment. These systems fully automate insulin delivery by using an algorithm that modulates infusion rates based on continuous glucose data from a CGM. The AP system aims to maintain glucose levels within a target range, minimizing both hypoglycemia and hyperglycemia without requiring significant manual intervention from the patient </w:t>
      </w:r>
      <w:r w:rsidRPr="007C65B9">
        <w:fldChar w:fldCharType="begin">
          <w:fldData xml:space="preserve">PEVuZE5vdGU+PENpdGU+PEF1dGhvcj5UYWxlYjwvQXV0aG9yPjxZZWFyPjIwMTc8L1llYXI+PFJl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==
</w:fldData>
        </w:fldChar>
      </w:r>
      <w:r w:rsidRPr="007C65B9">
        <w:instrText xml:space="preserve"> ADDIN EN.CITE </w:instrText>
      </w:r>
      <w:r w:rsidRPr="007C65B9">
        <w:fldChar w:fldCharType="begin">
          <w:fldData xml:space="preserve">PEVuZE5vdGU+PENpdGU+PEF1dGhvcj5UYWxlYjwvQXV0aG9yPjxZZWFyPjIwMTc8L1llYXI+PFJl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==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(45, 50, 58)</w:t>
      </w:r>
      <w:r w:rsidRPr="007C65B9">
        <w:fldChar w:fldCharType="end"/>
      </w:r>
      <w:r w:rsidRPr="007C65B9">
        <w:t xml:space="preserve">. Closed-loop systems consist of three primary components: a CGM, an infusion pump, and a control algorithm that processes the glucose data to determine the appropriate insulin dose </w:t>
      </w:r>
      <w:r w:rsidRPr="007C65B9">
        <w:fldChar w:fldCharType="begin">
          <w:fldData xml:space="preserve">PEVuZE5vdGU+PENpdGU+PEF1dGhvcj5UaGFiaXQ8L0F1dGhvcj48WWVhcj4yMDIxPC9ZZWFyPjxS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</w:fldData>
        </w:fldChar>
      </w:r>
      <w:r w:rsidRPr="007C65B9">
        <w:instrText xml:space="preserve"> ADDIN EN.CITE </w:instrText>
      </w:r>
      <w:r w:rsidRPr="007C65B9">
        <w:fldChar w:fldCharType="begin">
          <w:fldData xml:space="preserve">PEVuZE5vdGU+PENpdGU+PEF1dGhvcj5UaGFiaXQ8L0F1dGhvcj48WWVhcj4yMDIxPC9ZZWFyPjxS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(49, 58, 59)</w:t>
      </w:r>
      <w:r w:rsidRPr="007C65B9">
        <w:fldChar w:fldCharType="end"/>
      </w:r>
      <w:r w:rsidRPr="007C65B9">
        <w:t>.</w:t>
      </w:r>
      <w:del w:id="986" w:author="AML Christensen team" w:date="2024-12-11T13:38:00Z" w16du:dateUtc="2024-12-11T12:38:00Z">
        <w:r w:rsidRPr="007C65B9" w:rsidDel="00AD6AA9">
          <w:delText xml:space="preserve"> Several types of algorithms are used in these systems, including proportional-integral-derivative (PID), model predictive control (MPC), and fuzzy logic. PID algorithms adjust insulin infusion rates based on how far the current glucose level is from the target, MPC algorithms predict future glucose trends based on historical data, and fuzzy logic algorithms rely on user or clinician inputs </w:delText>
        </w:r>
        <w:r w:rsidRPr="007C65B9" w:rsidDel="00AD6AA9">
          <w:fldChar w:fldCharType="begin">
            <w:fldData xml:space="preserve">PEVuZE5vdGU+PENpdGU+PEF1dGhvcj5LYXJhZ2Vvcmdpb3U8L0F1dGhvcj48WWVhcj4yMDE5PC9Z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</w:fldData>
          </w:fldChar>
        </w:r>
        <w:r w:rsidRPr="007C65B9" w:rsidDel="00AD6AA9">
          <w:delInstrText xml:space="preserve"> ADDIN EN.CITE </w:delInstrText>
        </w:r>
        <w:r w:rsidRPr="007C65B9" w:rsidDel="00AD6AA9">
          <w:fldChar w:fldCharType="begin">
            <w:fldData xml:space="preserve">PEVuZE5vdGU+PENpdGU+PEF1dGhvcj5LYXJhZ2Vvcmdpb3U8L0F1dGhvcj48WWVhcj4yMDE5PC9Z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</w:fldData>
          </w:fldChar>
        </w:r>
        <w:r w:rsidRPr="007C65B9" w:rsidDel="00AD6AA9">
          <w:delInstrText xml:space="preserve"> ADDIN EN.CITE.DATA </w:delInstrText>
        </w:r>
        <w:r w:rsidRPr="007C65B9" w:rsidDel="00AD6AA9">
          <w:fldChar w:fldCharType="end"/>
        </w:r>
        <w:r w:rsidRPr="007C65B9" w:rsidDel="00AD6AA9">
          <w:fldChar w:fldCharType="separate"/>
        </w:r>
        <w:r w:rsidRPr="007C65B9" w:rsidDel="00AD6AA9">
          <w:rPr>
            <w:noProof/>
          </w:rPr>
          <w:delText>(56, 59)</w:delText>
        </w:r>
        <w:r w:rsidRPr="007C65B9" w:rsidDel="00AD6AA9">
          <w:fldChar w:fldCharType="end"/>
        </w:r>
        <w:r w:rsidRPr="007C65B9" w:rsidDel="00AD6AA9">
          <w:delText>.</w:delText>
        </w:r>
      </w:del>
      <w:r w:rsidRPr="007C65B9">
        <w:t xml:space="preserve"> While the most common form of the artificial pancreas today is a </w:t>
      </w:r>
      <w:r w:rsidRPr="007C65B9">
        <w:rPr>
          <w:b/>
          <w:bCs/>
        </w:rPr>
        <w:t>hybrid closed-loop</w:t>
      </w:r>
      <w:r w:rsidRPr="007C65B9">
        <w:t xml:space="preserve"> </w:t>
      </w:r>
      <w:r w:rsidR="00821401">
        <w:t xml:space="preserve">(HCL) </w:t>
      </w:r>
      <w:r w:rsidRPr="007C65B9">
        <w:t xml:space="preserve">system, which still requires the patient to manually input meal information, </w:t>
      </w:r>
      <w:r w:rsidRPr="00AD6AA9">
        <w:rPr>
          <w:b/>
          <w:bCs/>
          <w:rPrChange w:id="987" w:author="AML Christensen team" w:date="2024-12-11T13:38:00Z" w16du:dateUtc="2024-12-11T12:38:00Z">
            <w:rPr/>
          </w:rPrChange>
        </w:rPr>
        <w:t>fully closed-loop systems</w:t>
      </w:r>
      <w:r w:rsidRPr="007C65B9">
        <w:t xml:space="preserve"> with advanced algorithms are being developed to reduce the burden on users. These new systems aim to predict and adjust for factors like meal ingestion without manual input, using machine learning techniques to estimate glucose needs based on various physiological responses </w:t>
      </w:r>
      <w:r w:rsidRPr="007C65B9">
        <w:fldChar w:fldCharType="begin">
          <w:fldData xml:space="preserve">PEVuZE5vdGU+PENpdGU+PEF1dGhvcj5EZW1pcmJpbGVrPC9BdXRob3I+PFllYXI+MjAyMzwvWWVh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</w:fldData>
        </w:fldChar>
      </w:r>
      <w:r w:rsidRPr="007C65B9">
        <w:instrText xml:space="preserve"> ADDIN EN.CITE </w:instrText>
      </w:r>
      <w:r w:rsidRPr="007C65B9">
        <w:fldChar w:fldCharType="begin">
          <w:fldData xml:space="preserve">PEVuZE5vdGU+PENpdGU+PEF1dGhvcj5EZW1pcmJpbGVrPC9BdXRob3I+PFllYXI+MjAyMzwvWWVh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</w:fldData>
        </w:fldChar>
      </w:r>
      <w:r w:rsidRPr="007C65B9">
        <w:instrText xml:space="preserve"> ADDIN EN.CITE.DATA </w:instrText>
      </w:r>
      <w:r w:rsidRPr="007C65B9">
        <w:fldChar w:fldCharType="end"/>
      </w:r>
      <w:r w:rsidRPr="007C65B9">
        <w:fldChar w:fldCharType="separate"/>
      </w:r>
      <w:r w:rsidRPr="007C65B9">
        <w:rPr>
          <w:noProof/>
        </w:rPr>
        <w:t>(41, 58)</w:t>
      </w:r>
      <w:r w:rsidRPr="007C65B9">
        <w:fldChar w:fldCharType="end"/>
      </w:r>
      <w:r w:rsidRPr="007C65B9">
        <w:t xml:space="preserve">. However, the prediction of influencing factors like meals and physical activities of the full </w:t>
      </w:r>
      <w:proofErr w:type="gramStart"/>
      <w:r w:rsidRPr="007C65B9">
        <w:t>closed-loop</w:t>
      </w:r>
      <w:proofErr w:type="gramEnd"/>
      <w:r w:rsidRPr="007C65B9">
        <w:t xml:space="preserve"> is currently not</w:t>
      </w:r>
      <w:ins w:id="988" w:author="AML Christensen team" w:date="2024-12-11T13:39:00Z" w16du:dateUtc="2024-12-11T12:39:00Z">
        <w:r>
          <w:t xml:space="preserve"> </w:t>
        </w:r>
      </w:ins>
      <w:del w:id="989" w:author="AML Christensen team" w:date="2024-12-11T13:39:00Z" w16du:dateUtc="2024-12-11T12:39:00Z">
        <w:r w:rsidRPr="007C65B9" w:rsidDel="0055608E">
          <w:delText xml:space="preserve"> </w:delText>
        </w:r>
      </w:del>
      <w:r w:rsidRPr="007C65B9">
        <w:t xml:space="preserve">accurate </w: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 </w:instrTex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EN.CITE.DATA </w:instrText>
      </w:r>
      <w:r w:rsidRPr="007C65B9">
        <w:fldChar w:fldCharType="end"/>
      </w:r>
      <w:r w:rsidRPr="007C65B9">
        <w:fldChar w:fldCharType="separate"/>
      </w:r>
      <w:r w:rsidRPr="007C65B9">
        <w:rPr>
          <w:noProof/>
        </w:rPr>
        <w:t>(56)</w:t>
      </w:r>
      <w:r w:rsidRPr="007C65B9">
        <w:fldChar w:fldCharType="end"/>
      </w:r>
      <w:r w:rsidRPr="007C65B9">
        <w:t xml:space="preserve">. </w:t>
      </w:r>
      <w:commentRangeStart w:id="990"/>
      <w:commentRangeStart w:id="991"/>
      <w:commentRangeStart w:id="992"/>
      <w:commentRangeStart w:id="993"/>
      <w:r w:rsidRPr="007C65B9">
        <w:t xml:space="preserve">For diabetes treatment, there is also the possibility of using a </w:t>
      </w:r>
      <w:r w:rsidRPr="007C65B9">
        <w:rPr>
          <w:b/>
          <w:bCs/>
        </w:rPr>
        <w:t>dual-hormone AP</w:t>
      </w:r>
      <w:r w:rsidRPr="007C65B9">
        <w:t xml:space="preserve"> that infuses both insulin and glucagon for more refined blood glucose control </w:t>
      </w:r>
      <w:r w:rsidRPr="007C65B9">
        <w:fldChar w:fldCharType="begin">
          <w:fldData xml:space="preserve">PEVuZE5vdGU+PENpdGU+PEF1dGhvcj5EZW1pcmJpbGVrPC9BdXRob3I+PFllYXI+MjAyMzwvWWVh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==
</w:fldData>
        </w:fldChar>
      </w:r>
      <w:r w:rsidRPr="007C65B9">
        <w:instrText xml:space="preserve"> ADDIN EN.CITE </w:instrText>
      </w:r>
      <w:r w:rsidRPr="007C65B9">
        <w:fldChar w:fldCharType="begin">
          <w:fldData xml:space="preserve">PEVuZE5vdGU+PENpdGU+PEF1dGhvcj5EZW1pcmJpbGVrPC9BdXRob3I+PFllYXI+MjAyMzwvWWVh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==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(41, 45, 49)</w:t>
      </w:r>
      <w:r w:rsidRPr="007C65B9">
        <w:fldChar w:fldCharType="end"/>
      </w:r>
      <w:r w:rsidRPr="007C65B9">
        <w:t xml:space="preserve">. </w:t>
      </w:r>
      <w:moveFromRangeStart w:id="994" w:author="AML Christensen team" w:date="2024-12-09T10:54:00Z" w:name="move184634107"/>
      <w:moveFrom w:id="995" w:author="AML Christensen team" w:date="2024-12-09T10:54:00Z" w16du:dateUtc="2024-12-09T09:54:00Z">
        <w:r w:rsidRPr="007C65B9" w:rsidDel="00507FEE">
          <w:t xml:space="preserve">The dual-hormone AP is not relevant for CHI treatment as there is no need for insulin infusion in CHI patients. However, the challenges with glucagon infusion are relevant. </w:t>
        </w:r>
        <w:moveFromRangeEnd w:id="994"/>
        <w:r w:rsidRPr="007C65B9" w:rsidDel="00507FEE">
          <w:t>As previously mentioned, native glucagon crystallizes over time and hence may clog infusion pumps, necessitating frequent pump changes every 12 hours to reduce blockages</w:t>
        </w:r>
      </w:moveFrom>
      <w:del w:id="996" w:author="AML Christensen team" w:date="2024-12-09T10:54:00Z" w16du:dateUtc="2024-12-09T09:54:00Z">
        <w:r w:rsidRPr="007C65B9" w:rsidDel="00507FEE">
          <w:delText xml:space="preserve">. Glucagon also degrades spontaneously through processes like deamidation and oxidation, further complicating its use in long-term infusion systems. Emerging glucagon analogues, such as dasiglucagon, offer hope for overcoming these obstacles. Dasiglucagon is chemically stable at room temperature and thus reduces the risk of infusion site blockages and improves long-term infusion reliability. </w:delText>
        </w:r>
      </w:del>
      <w:r w:rsidRPr="007C65B9">
        <w:t xml:space="preserve">A recent study comparing an experimental </w:t>
      </w:r>
      <w:r w:rsidRPr="007C65B9">
        <w:lastRenderedPageBreak/>
        <w:t xml:space="preserve">dual-hormone system using dasiglucagon with an insulin-only system found that the dual-hormone system reduced the time participants spent in hypoglycemia, though time spent within the target glucose range was similar between the two systems </w:t>
      </w:r>
      <w:r w:rsidRPr="007C65B9">
        <w:fldChar w:fldCharType="begin">
          <w:fldData xml:space="preserve">PEVuZE5vdGU+PENpdGU+PEF1dGhvcj5UaGFiaXQ8L0F1dGhvcj48WWVhcj4yMDIxPC9ZZWFyPjxS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</w:fldData>
        </w:fldChar>
      </w:r>
      <w:r w:rsidRPr="007C65B9">
        <w:instrText xml:space="preserve"> ADDIN EN.CITE </w:instrText>
      </w:r>
      <w:r w:rsidRPr="007C65B9">
        <w:fldChar w:fldCharType="begin">
          <w:fldData xml:space="preserve">PEVuZE5vdGU+PENpdGU+PEF1dGhvcj5UaGFiaXQ8L0F1dGhvcj48WWVhcj4yMDIxPC9ZZWFyPjxS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</w:fldData>
        </w:fldChar>
      </w:r>
      <w:r w:rsidRPr="007C65B9">
        <w:instrText xml:space="preserve"> ADDIN EN.CITE.DATA </w:instrText>
      </w:r>
      <w:r w:rsidRPr="007C65B9">
        <w:fldChar w:fldCharType="end"/>
      </w:r>
      <w:r w:rsidRPr="007C65B9">
        <w:fldChar w:fldCharType="separate"/>
      </w:r>
      <w:r w:rsidRPr="007C65B9">
        <w:rPr>
          <w:noProof/>
        </w:rPr>
        <w:t>(58)</w:t>
      </w:r>
      <w:r w:rsidRPr="007C65B9">
        <w:fldChar w:fldCharType="end"/>
      </w:r>
      <w:r w:rsidRPr="007C65B9">
        <w:t>.</w:t>
      </w:r>
      <w:commentRangeEnd w:id="990"/>
      <w:r w:rsidRPr="007C65B9">
        <w:rPr>
          <w:rStyle w:val="CommentReference"/>
        </w:rPr>
        <w:commentReference w:id="990"/>
      </w:r>
      <w:commentRangeEnd w:id="991"/>
      <w:r w:rsidRPr="007C65B9">
        <w:rPr>
          <w:rStyle w:val="CommentReference"/>
        </w:rPr>
        <w:commentReference w:id="991"/>
      </w:r>
      <w:commentRangeEnd w:id="992"/>
      <w:r w:rsidRPr="007C65B9">
        <w:rPr>
          <w:rStyle w:val="CommentReference"/>
        </w:rPr>
        <w:commentReference w:id="992"/>
      </w:r>
      <w:commentRangeEnd w:id="993"/>
      <w:r w:rsidRPr="007C65B9">
        <w:rPr>
          <w:rStyle w:val="CommentReference"/>
        </w:rPr>
        <w:commentReference w:id="993"/>
      </w:r>
      <w:r w:rsidRPr="007C65B9">
        <w:t xml:space="preserve"> </w:t>
      </w:r>
      <w:moveToRangeStart w:id="997" w:author="AML Christensen team" w:date="2024-12-09T10:54:00Z" w:name="move184634107"/>
      <w:moveTo w:id="998" w:author="AML Christensen team" w:date="2024-12-09T10:54:00Z" w16du:dateUtc="2024-12-09T09:54:00Z">
        <w:r w:rsidRPr="007C65B9">
          <w:t>The dual-hormone AP is not relevant for CHI treatment as there is no need for insulin infusion in CHI patients. However, the challenges with glucagon infusion are relevant.</w:t>
        </w:r>
      </w:moveTo>
      <w:moveToRangeEnd w:id="997"/>
    </w:p>
    <w:p w14:paraId="33CA8A8E" w14:textId="77777777" w:rsidR="00C55AE7" w:rsidRPr="007C65B9" w:rsidRDefault="00C55AE7" w:rsidP="00C55AE7">
      <w:pPr>
        <w:spacing w:before="120" w:after="120"/>
        <w:rPr>
          <w:ins w:id="999" w:author="Gregory French" w:date="2024-11-08T08:03:00Z"/>
        </w:rPr>
      </w:pPr>
      <w:r w:rsidRPr="007C65B9">
        <w:t xml:space="preserve">Closed-loop systems have been tested in clinical trials, demonstrating superiority over standard treatments in maintaining glucose within the desired range </w:t>
      </w:r>
      <w:r w:rsidRPr="007C65B9">
        <w:fldChar w:fldCharType="begin">
          <w:fldData xml:space="preserve">PEVuZE5vdGU+PENpdGU+PEF1dGhvcj5LYXJhZ2Vvcmdpb3U8L0F1dGhvcj48WWVhcj4yMDE5PC9Z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</w:fldData>
        </w:fldChar>
      </w:r>
      <w:r w:rsidRPr="007C65B9">
        <w:instrText xml:space="preserve"> ADDIN EN.CITE </w:instrText>
      </w:r>
      <w:r w:rsidRPr="007C65B9">
        <w:fldChar w:fldCharType="begin">
          <w:fldData xml:space="preserve">PEVuZE5vdGU+PENpdGU+PEF1dGhvcj5LYXJhZ2Vvcmdpb3U8L0F1dGhvcj48WWVhcj4yMDE5PC9Z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(50, 59)</w:t>
      </w:r>
      <w:r w:rsidRPr="007C65B9">
        <w:fldChar w:fldCharType="end"/>
      </w:r>
      <w:r w:rsidRPr="007C65B9">
        <w:t xml:space="preserve">. Additionally, closed-loop systems have been shown to be highly effective in preventing nocturnal hypoglycemia for T1D patients by automatically adjusting insulin delivery during the night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w:t>
      </w:r>
    </w:p>
    <w:p w14:paraId="7C323423" w14:textId="77777777" w:rsidR="00C55AE7" w:rsidRPr="007C65B9" w:rsidRDefault="00C55AE7" w:rsidP="00C55AE7">
      <w:pPr>
        <w:spacing w:before="120" w:after="120"/>
      </w:pPr>
      <w:commentRangeStart w:id="1000"/>
      <w:commentRangeStart w:id="1001"/>
      <w:r w:rsidRPr="007C65B9">
        <w:t xml:space="preserve">Karageorgiou et al. (2019) conducted a systematic review and meta-analysis to evaluate the efficacy of closed-loop systems in the glycemic control of non-adult T1D patients </w:t>
      </w:r>
      <w:r w:rsidRPr="007C65B9">
        <w:fldChar w:fldCharType="begin">
          <w:fldData xml:space="preserve">PEVuZE5vdGU+PENpdGU+PEF1dGhvcj5LYXJhZ2Vvcmdpb3U8L0F1dGhvcj48WWVhcj4yMDE5PC9Z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==
</w:fldData>
        </w:fldChar>
      </w:r>
      <w:r w:rsidRPr="007C65B9">
        <w:instrText xml:space="preserve"> ADDIN EN.CITE </w:instrText>
      </w:r>
      <w:r w:rsidRPr="007C65B9">
        <w:fldChar w:fldCharType="begin">
          <w:fldData xml:space="preserve">PEVuZE5vdGU+PENpdGU+PEF1dGhvcj5LYXJhZ2Vvcmdpb3U8L0F1dGhvcj48WWVhcj4yMDE5PC9Z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==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(59)</w:t>
      </w:r>
      <w:r w:rsidRPr="007C65B9">
        <w:fldChar w:fldCharType="end"/>
      </w:r>
      <w:r w:rsidRPr="007C65B9">
        <w:t xml:space="preserve">. The meta-analysis included 25 clinical studies that compared the glycemic control of closed-loop systems (either single- or dual-hormone) with CSII in a total of 504 pediatric patients with T1D. The pairwise meta-analysis showed that the closed-loop group demonstrated a significantly higher percentage of time within the target glycemic range compared to the open-loop group (mean difference (MD): −11.97%, 95% confidence interval (CI): −18.40% to −5.54%. On average, individuals using closed-loop technology spent 67.59% (SD: 8.07) of the time in the target range, while those in the open-loop group spent 55.77% (SD: 11.73). </w:t>
      </w:r>
      <w:proofErr w:type="gramStart"/>
      <w:r w:rsidRPr="007C65B9">
        <w:t>Subgroup</w:t>
      </w:r>
      <w:proofErr w:type="gramEnd"/>
      <w:r w:rsidRPr="007C65B9">
        <w:t xml:space="preserve"> analyses revealed that this difference remained significant in both announced and unannounced meal or exercise conditions. Secondary analysis indicated that the open-loop group exhibited significantly higher mean glucose levels (MD: 0.75 mmol/L, 95% CI: 0.18-1.33 mmol/L), alongside a higher proportion of time spent in both hypoglycemia (MD: 0.67%, 95% CI: 0.21-1.13%) and hyperglycemia (MD: 3.01%, 95% CI: 1.68-4.34%). However, only 3 out of 9 comparisons yielded a significant benefit for the closed-loop group. Of note is that studies with closed-loop interventions lasting less than 72 hours showed a significantly smaller mean difference in hypoglycemia time and thus a stronger superiority of the closed-loop system compared to those exceeding 72 hours. The authors concluded that: “</w:t>
      </w:r>
      <w:r w:rsidRPr="007C65B9">
        <w:rPr>
          <w:i/>
          <w:iCs/>
        </w:rPr>
        <w:t>This meta-analysis suggests that the artificial pancreas systems are superior to the standard sensor-augmented pump treatment of type 1 diabetes mellitus</w:t>
      </w:r>
      <w:r w:rsidRPr="007C65B9">
        <w:t xml:space="preserve">” </w:t>
      </w:r>
      <w:r w:rsidRPr="007C65B9">
        <w:fldChar w:fldCharType="begin">
          <w:fldData xml:space="preserve">PEVuZE5vdGU+PENpdGU+PEF1dGhvcj5LYXJhZ2Vvcmdpb3U8L0F1dGhvcj48WWVhcj4yMDE5PC9Z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==
</w:fldData>
        </w:fldChar>
      </w:r>
      <w:r w:rsidRPr="007C65B9">
        <w:instrText xml:space="preserve"> ADDIN EN.CITE </w:instrText>
      </w:r>
      <w:r w:rsidRPr="007C65B9">
        <w:fldChar w:fldCharType="begin">
          <w:fldData xml:space="preserve">PEVuZE5vdGU+PENpdGU+PEF1dGhvcj5LYXJhZ2Vvcmdpb3U8L0F1dGhvcj48WWVhcj4yMDE5PC9Z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==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(59)</w:t>
      </w:r>
      <w:r w:rsidRPr="007C65B9">
        <w:fldChar w:fldCharType="end"/>
      </w:r>
      <w:r w:rsidRPr="007C65B9">
        <w:t>.</w:t>
      </w:r>
    </w:p>
    <w:p w14:paraId="2D0718A7" w14:textId="77777777" w:rsidR="00C55AE7" w:rsidRPr="007C65B9" w:rsidRDefault="00C55AE7">
      <w:pPr>
        <w:rPr>
          <w:ins w:id="1002" w:author="AML Christensen team" w:date="2024-12-09T09:41:00Z" w16du:dateUtc="2024-12-09T08:41:00Z"/>
        </w:rPr>
        <w:pPrChange w:id="1003" w:author="AML Christensen team" w:date="2024-12-09T09:42:00Z" w16du:dateUtc="2024-12-09T08:42:00Z">
          <w:pPr>
            <w:pStyle w:val="Heading4"/>
          </w:pPr>
        </w:pPrChange>
      </w:pPr>
      <w:r w:rsidRPr="007C65B9">
        <w:t xml:space="preserve">Jiao et al (2022) conducted a systematic review and meta-analysis to evaluate the effectiveness and safety for long-term treatment of T1D using a closed-loop insulin system compared to controls (CSII with blinded CGM or unblinded SAP therapy or multiple daily injections or predictive low-glucose suspend system) </w:t>
      </w:r>
      <w:r w:rsidRPr="007C65B9">
        <w:fldChar w:fldCharType="begin"/>
      </w:r>
      <w:r w:rsidRPr="007C65B9">
        <w:instrText xml:space="preserve"> ADDIN EN.CITE &lt;EndNote&gt;&lt;Cite&gt;&lt;Author&gt;Jiao&lt;/Author&gt;&lt;Year&gt;2022&lt;/Year&gt;&lt;RecNum&gt;549&lt;/RecNum&gt;&lt;DisplayText&gt;(57)&lt;/DisplayText&gt;&lt;record&gt;&lt;rec-number&gt;549&lt;/rec-number&gt;&lt;foreign-keys&gt;&lt;key app="EN" db-id="vwrrttwz10fd9netdtjv5t0n2rea550ese5e" timestamp="1726056152"&gt;549&lt;/key&gt;&lt;/foreign-keys&gt;&lt;ref-type name="Journal Article"&gt;17&lt;/ref-type&gt;&lt;contributors&gt;&lt;authors&gt;&lt;author&gt;Jiao, X.&lt;/author&gt;&lt;author&gt;Shen, Y.&lt;/author&gt;&lt;author&gt;Chen, Y.&lt;/author&gt;&lt;/authors&gt;&lt;/contributors&gt;&lt;auth-address&gt;Department of Endocrinology and Metabolism, Nanchang University Second Affiliated Hospital, Nanchang, Jiangxi, China.&amp;#xD;Department of Endocrinology and Metabolism, Nanchang University Second Affiliated Hospital, Nanchang, Jiangxi, China syf92@live.com.&lt;/auth-address&gt;&lt;titles&gt;&lt;title&gt;Better TIR, HbA1c, and less hypoglycemia in closed-loop insulin system in patients with type 1 diabetes: a meta-analysis&lt;/title&gt;&lt;secondary-title&gt;BMJ Open Diabetes Res Care&lt;/secondary-title&gt;&lt;/titles&gt;&lt;periodical&gt;&lt;full-title&gt;BMJ Open Diabetes Res Care&lt;/full-title&gt;&lt;/periodical&gt;&lt;volume&gt;10&lt;/volume&gt;&lt;number&gt;2&lt;/number&gt;&lt;keywords&gt;&lt;keyword&gt;Adult&lt;/keyword&gt;&lt;keyword&gt;Child&lt;/keyword&gt;&lt;keyword&gt;*Diabetes Mellitus, Type 1&lt;/keyword&gt;&lt;keyword&gt;Glucose&lt;/keyword&gt;&lt;keyword&gt;Glycated Hemoglobin/analysis&lt;/keyword&gt;&lt;keyword&gt;Humans&lt;/keyword&gt;&lt;keyword&gt;*Hypoglycemia/chemically induced/prevention &amp;amp; control&lt;/keyword&gt;&lt;keyword&gt;Hypoglycemic Agents/adverse effects&lt;/keyword&gt;&lt;keyword&gt;Insulin/therapeutic use&lt;/keyword&gt;&lt;keyword&gt;Insulin, Regular, Human&lt;/keyword&gt;&lt;keyword&gt;Diabetes Mellitus, Type 1&lt;/keyword&gt;&lt;keyword&gt;Glycemic Control&lt;/keyword&gt;&lt;keyword&gt;Insulin Infusion Systems&lt;/keyword&gt;&lt;keyword&gt;Meta-Analysis&lt;/keyword&gt;&lt;/keywords&gt;&lt;dates&gt;&lt;year&gt;2022&lt;/year&gt;&lt;pub-dates&gt;&lt;date&gt;Apr&lt;/date&gt;&lt;/pub-dates&gt;&lt;/dates&gt;&lt;isbn&gt;2052-4897&lt;/isbn&gt;&lt;accession-num&gt;35450868&lt;/accession-num&gt;&lt;urls&gt;&lt;/urls&gt;&lt;custom1&gt;Competing interests: None declared.&lt;/custom1&gt;&lt;custom2&gt;PMC9024214&lt;/custom2&gt;&lt;electronic-resource-num&gt;10.1136/bmjdrc-2021-002633&lt;/electronic-resource-num&gt;&lt;remote-database-provider&gt;NLM&lt;/remote-database-provider&gt;&lt;language&gt;eng&lt;/language&gt;&lt;/record&gt;&lt;/Cite&gt;&lt;/EndNote&gt;</w:instrText>
      </w:r>
      <w:r w:rsidRPr="007C65B9">
        <w:fldChar w:fldCharType="separate"/>
      </w:r>
      <w:r w:rsidRPr="007C65B9">
        <w:rPr>
          <w:noProof/>
        </w:rPr>
        <w:t>(57)</w:t>
      </w:r>
      <w:r w:rsidRPr="007C65B9">
        <w:fldChar w:fldCharType="end"/>
      </w:r>
      <w:r w:rsidRPr="007C65B9">
        <w:t>. Eleven randomized controlled trials (RCTs) with a total of 817 patients were included in the meta-analysis. The study found that the time in range (TiR; 3.9-10 mM), time below range and time above range were better with the closed-loop insulin system compared to the controls. The authors concluded that the closed loop insulin system “</w:t>
      </w:r>
      <w:r w:rsidRPr="007C65B9">
        <w:rPr>
          <w:i/>
          <w:iCs/>
        </w:rPr>
        <w:t>is a better solution than control treatment in optimizing blood glucose management in patients with T1D</w:t>
      </w:r>
      <w:r w:rsidRPr="007C65B9">
        <w:t xml:space="preserve">” </w:t>
      </w:r>
      <w:r w:rsidRPr="007C65B9">
        <w:fldChar w:fldCharType="begin"/>
      </w:r>
      <w:r w:rsidRPr="007C65B9">
        <w:instrText xml:space="preserve"> ADDIN EN.CITE &lt;EndNote&gt;&lt;Cite&gt;&lt;Author&gt;Jiao&lt;/Author&gt;&lt;Year&gt;2022&lt;/Year&gt;&lt;RecNum&gt;549&lt;/RecNum&gt;&lt;DisplayText&gt;(57)&lt;/DisplayText&gt;&lt;record&gt;&lt;rec-number&gt;549&lt;/rec-number&gt;&lt;foreign-keys&gt;&lt;key app="EN" db-id="vwrrttwz10fd9netdtjv5t0n2rea550ese5e" timestamp="1726056152"&gt;549&lt;/key&gt;&lt;/foreign-keys&gt;&lt;ref-type name="Journal Article"&gt;17&lt;/ref-type&gt;&lt;contributors&gt;&lt;authors&gt;&lt;author&gt;Jiao, X.&lt;/author&gt;&lt;author&gt;Shen, Y.&lt;/author&gt;&lt;author&gt;Chen, Y.&lt;/author&gt;&lt;/authors&gt;&lt;/contributors&gt;&lt;auth-address&gt;Department of Endocrinology and Metabolism, Nanchang University Second Affiliated Hospital, Nanchang, Jiangxi, China.&amp;#xD;Department of Endocrinology and Metabolism, Nanchang University Second Affiliated Hospital, Nanchang, Jiangxi, China syf92@live.com.&lt;/auth-address&gt;&lt;titles&gt;&lt;title&gt;Better TIR, HbA1c, and less hypoglycemia in closed-loop insulin system in patients with type 1 diabetes: a meta-analysis&lt;/title&gt;&lt;secondary-title&gt;BMJ Open Diabetes Res Care&lt;/secondary-title&gt;&lt;/titles&gt;&lt;periodical&gt;&lt;full-title&gt;BMJ Open Diabetes Res Care&lt;/full-title&gt;&lt;/periodical&gt;&lt;volume&gt;10&lt;/volume&gt;&lt;number&gt;2&lt;/number&gt;&lt;keywords&gt;&lt;keyword&gt;Adult&lt;/keyword&gt;&lt;keyword&gt;Child&lt;/keyword&gt;&lt;keyword&gt;*Diabetes Mellitus, Type 1&lt;/keyword&gt;&lt;keyword&gt;Glucose&lt;/keyword&gt;&lt;keyword&gt;Glycated Hemoglobin/analysis&lt;/keyword&gt;&lt;keyword&gt;Humans&lt;/keyword&gt;&lt;keyword&gt;*Hypoglycemia/chemically induced/prevention &amp;amp; control&lt;/keyword&gt;&lt;keyword&gt;Hypoglycemic Agents/adverse effects&lt;/keyword&gt;&lt;keyword&gt;Insulin/therapeutic use&lt;/keyword&gt;&lt;keyword&gt;Insulin, Regular, Human&lt;/keyword&gt;&lt;keyword&gt;Diabetes Mellitus, Type 1&lt;/keyword&gt;&lt;keyword&gt;Glycemic Control&lt;/keyword&gt;&lt;keyword&gt;Insulin Infusion Systems&lt;/keyword&gt;&lt;keyword&gt;Meta-Analysis&lt;/keyword&gt;&lt;/keywords&gt;&lt;dates&gt;&lt;year&gt;2022&lt;/year&gt;&lt;pub-dates&gt;&lt;date&gt;Apr&lt;/date&gt;&lt;/pub-dates&gt;&lt;/dates&gt;&lt;isbn&gt;2052-4897&lt;/isbn&gt;&lt;accession-num&gt;35450868&lt;/accession-num&gt;&lt;urls&gt;&lt;/urls&gt;&lt;custom1&gt;Competing interests: None declared.&lt;/custom1&gt;&lt;custom2&gt;PMC9024214&lt;/custom2&gt;&lt;electronic-resource-num&gt;10.1136/bmjdrc-2021-002633&lt;/electronic-resource-num&gt;&lt;remote-database-provider&gt;NLM&lt;/remote-database-provider&gt;&lt;language&gt;eng&lt;/language&gt;&lt;/record&gt;&lt;/Cite&gt;&lt;/EndNote&gt;</w:instrText>
      </w:r>
      <w:r w:rsidRPr="007C65B9">
        <w:fldChar w:fldCharType="separate"/>
      </w:r>
      <w:r w:rsidRPr="007C65B9">
        <w:rPr>
          <w:noProof/>
        </w:rPr>
        <w:t>(57)</w:t>
      </w:r>
      <w:r w:rsidRPr="007C65B9">
        <w:fldChar w:fldCharType="end"/>
      </w:r>
      <w:r w:rsidRPr="007C65B9">
        <w:t>.</w:t>
      </w:r>
      <w:commentRangeEnd w:id="1000"/>
      <w:r w:rsidRPr="007C65B9">
        <w:rPr>
          <w:rStyle w:val="CommentReference"/>
        </w:rPr>
        <w:commentReference w:id="1000"/>
      </w:r>
      <w:commentRangeEnd w:id="1001"/>
      <w:r w:rsidRPr="007C65B9">
        <w:rPr>
          <w:rStyle w:val="CommentReference"/>
        </w:rPr>
        <w:commentReference w:id="1001"/>
      </w:r>
    </w:p>
    <w:p w14:paraId="044994EA" w14:textId="77777777" w:rsidR="00C55AE7" w:rsidRPr="007C65B9" w:rsidRDefault="00C55AE7" w:rsidP="00C55AE7">
      <w:pPr>
        <w:spacing w:before="120" w:after="120"/>
      </w:pPr>
      <w:ins w:id="1004" w:author="AML Christensen team" w:date="2024-12-09T11:53:00Z" w16du:dateUtc="2024-12-09T10:53:00Z">
        <w:r w:rsidRPr="007C65B9">
          <w:t xml:space="preserve">In diabetes management, SAPs and closed-loop systems are recommended by both the NICE and AACE guidelines, particularly for patients with severe or unrecognized hypoglycemia </w:t>
        </w:r>
        <w:r w:rsidRPr="007C65B9">
          <w:fldChar w:fldCharType="begin">
            <w:fldData xml:space="preserve">PEVuZE5vdGU+PENpdGU+PEF1dGhvcj5DaG91ZGhhcnk8L0F1dGhvcj48WWVhcj4yMDE5PC9ZZWFy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==
</w:fldData>
          </w:fldChar>
        </w:r>
      </w:ins>
      <w:r w:rsidRPr="007C65B9">
        <w:instrText xml:space="preserve"> ADDIN EN.CITE </w:instrText>
      </w:r>
      <w:r w:rsidRPr="007C65B9">
        <w:fldChar w:fldCharType="begin">
          <w:fldData xml:space="preserve">PEVuZE5vdGU+PENpdGU+PEF1dGhvcj5DaG91ZGhhcnk8L0F1dGhvcj48WWVhcj4yMDE5PC9ZZWFy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==
</w:fldData>
        </w:fldChar>
      </w:r>
      <w:r w:rsidRPr="007C65B9">
        <w:instrText xml:space="preserve"> ADDIN EN.CITE.DATA </w:instrText>
      </w:r>
      <w:r w:rsidRPr="007C65B9">
        <w:fldChar w:fldCharType="end"/>
      </w:r>
      <w:ins w:id="1005" w:author="AML Christensen team" w:date="2024-12-09T11:53:00Z" w16du:dateUtc="2024-12-09T10:53:00Z">
        <w:r w:rsidRPr="007C65B9">
          <w:fldChar w:fldCharType="separate"/>
        </w:r>
      </w:ins>
      <w:r w:rsidRPr="007C65B9">
        <w:rPr>
          <w:noProof/>
        </w:rPr>
        <w:t>(50, 52)</w:t>
      </w:r>
      <w:ins w:id="1006" w:author="AML Christensen team" w:date="2024-12-09T11:53:00Z" w16du:dateUtc="2024-12-09T10:53:00Z">
        <w:r w:rsidRPr="007C65B9">
          <w:fldChar w:fldCharType="end"/>
        </w:r>
        <w:r w:rsidRPr="007C65B9">
          <w:t xml:space="preserve">. </w:t>
        </w:r>
      </w:ins>
      <w:ins w:id="1007" w:author="Gregory French" w:date="2024-11-08T08:03:00Z">
        <w:r w:rsidRPr="007C65B9">
          <w:t xml:space="preserve">Whereas </w:t>
        </w:r>
        <w:del w:id="1008" w:author="AML Christensen team" w:date="2024-12-09T09:01:00Z" w16du:dateUtc="2024-12-09T08:01:00Z">
          <w:r w:rsidRPr="007C65B9" w:rsidDel="00D96EF9">
            <w:delText>sensor-augmented pumps</w:delText>
          </w:r>
        </w:del>
      </w:ins>
      <w:ins w:id="1009" w:author="AML Christensen team" w:date="2024-12-09T09:01:00Z" w16du:dateUtc="2024-12-09T08:01:00Z">
        <w:r w:rsidRPr="007C65B9">
          <w:t>SAPs</w:t>
        </w:r>
      </w:ins>
      <w:ins w:id="1010" w:author="AML Christensen team" w:date="2024-12-09T14:48:00Z" w16du:dateUtc="2024-12-09T13:48:00Z">
        <w:r w:rsidRPr="007C65B9">
          <w:t>,</w:t>
        </w:r>
      </w:ins>
      <w:ins w:id="1011" w:author="Gregory French" w:date="2024-11-08T08:03:00Z">
        <w:r w:rsidRPr="007C65B9">
          <w:t xml:space="preserve"> </w:t>
        </w:r>
        <w:del w:id="1012" w:author="AML Christensen team" w:date="2024-12-09T14:48:00Z" w16du:dateUtc="2024-12-09T13:48:00Z">
          <w:r w:rsidRPr="007C65B9" w:rsidDel="00A56217">
            <w:delText>and</w:delText>
          </w:r>
        </w:del>
        <w:r w:rsidRPr="007C65B9">
          <w:t xml:space="preserve"> closed-loop infusion pumps</w:t>
        </w:r>
      </w:ins>
      <w:ins w:id="1013" w:author="AML Christensen team" w:date="2024-12-09T14:48:00Z" w16du:dateUtc="2024-12-09T13:48:00Z">
        <w:r w:rsidRPr="007C65B9">
          <w:t xml:space="preserve"> and dual-hormone APs</w:t>
        </w:r>
      </w:ins>
      <w:ins w:id="1014" w:author="Gregory French" w:date="2024-11-08T08:03:00Z">
        <w:r w:rsidRPr="007C65B9">
          <w:t xml:space="preserve"> have strong relevance in the diabetes patient population, their applicability to treatment of CHI patients is limited.</w:t>
        </w:r>
      </w:ins>
      <w:r w:rsidRPr="007C65B9">
        <w:t xml:space="preserve"> </w:t>
      </w:r>
      <w:del w:id="1015" w:author="AML Christensen team" w:date="2024-12-09T14:49:00Z" w16du:dateUtc="2024-12-09T13:49:00Z">
        <w:r w:rsidRPr="007C65B9" w:rsidDel="00533B69">
          <w:delText>W</w:delText>
        </w:r>
      </w:del>
      <w:del w:id="1016" w:author="AML Christensen team" w:date="2024-12-09T15:02:00Z" w16du:dateUtc="2024-12-09T14:02:00Z">
        <w:r w:rsidRPr="007C65B9" w:rsidDel="00025D5A">
          <w:delText xml:space="preserve">hile offering significant potential for managing blood glucose in patients with </w:delText>
        </w:r>
      </w:del>
      <w:del w:id="1017" w:author="AML Christensen team" w:date="2024-12-04T13:41:00Z" w16du:dateUtc="2024-12-04T12:41:00Z">
        <w:r w:rsidRPr="007C65B9" w:rsidDel="001033F9">
          <w:delText xml:space="preserve">conditions like </w:delText>
        </w:r>
      </w:del>
      <w:del w:id="1018" w:author="AML Christensen team" w:date="2024-12-09T15:02:00Z" w16du:dateUtc="2024-12-09T14:02:00Z">
        <w:r w:rsidRPr="007C65B9" w:rsidDel="00025D5A">
          <w:delText xml:space="preserve">T1D </w:delText>
        </w:r>
      </w:del>
      <w:del w:id="1019" w:author="AML Christensen team" w:date="2024-12-04T13:41:00Z" w16du:dateUtc="2024-12-04T12:41:00Z">
        <w:r w:rsidRPr="007C65B9" w:rsidDel="001033F9">
          <w:delText xml:space="preserve">or </w:delText>
        </w:r>
        <w:commentRangeStart w:id="1020"/>
        <w:commentRangeStart w:id="1021"/>
        <w:commentRangeStart w:id="1022"/>
        <w:r w:rsidRPr="007C65B9" w:rsidDel="001033F9">
          <w:delText>CHI</w:delText>
        </w:r>
      </w:del>
      <w:commentRangeEnd w:id="1020"/>
      <w:del w:id="1023" w:author="AML Christensen team" w:date="2024-12-09T15:02:00Z" w16du:dateUtc="2024-12-09T14:02:00Z">
        <w:r w:rsidRPr="007C65B9" w:rsidDel="00025D5A">
          <w:rPr>
            <w:rStyle w:val="CommentReference"/>
          </w:rPr>
          <w:commentReference w:id="1020"/>
        </w:r>
        <w:commentRangeEnd w:id="1021"/>
        <w:r w:rsidRPr="007C65B9" w:rsidDel="00025D5A">
          <w:rPr>
            <w:rStyle w:val="CommentReference"/>
          </w:rPr>
          <w:commentReference w:id="1021"/>
        </w:r>
        <w:commentRangeEnd w:id="1022"/>
        <w:r w:rsidRPr="007C65B9" w:rsidDel="00025D5A">
          <w:rPr>
            <w:rStyle w:val="CommentReference"/>
          </w:rPr>
          <w:commentReference w:id="1022"/>
        </w:r>
        <w:r w:rsidRPr="007C65B9" w:rsidDel="00025D5A">
          <w:delText>, present</w:delText>
        </w:r>
      </w:del>
      <w:del w:id="1024" w:author="AML Christensen team" w:date="2024-12-09T14:49:00Z" w16du:dateUtc="2024-12-09T13:49:00Z">
        <w:r w:rsidRPr="007C65B9" w:rsidDel="00533B69">
          <w:delText>s</w:delText>
        </w:r>
      </w:del>
      <w:del w:id="1025" w:author="AML Christensen team" w:date="2024-12-09T15:02:00Z" w16du:dateUtc="2024-12-09T14:02:00Z">
        <w:r w:rsidRPr="007C65B9" w:rsidDel="00025D5A">
          <w:delText xml:space="preserve"> several risks and drawbacks. </w:delText>
        </w:r>
      </w:del>
      <w:del w:id="1026" w:author="AML Christensen team" w:date="2024-12-09T10:04:00Z" w16du:dateUtc="2024-12-09T09:04:00Z">
        <w:r w:rsidRPr="007C65B9" w:rsidDel="009B1B2F">
          <w:delText xml:space="preserve">Firstly, there is a time lag with these systems as it may take 10 minutes or more for the CGM to register a change in glucose levels and further 10 minutes for the absorption of the injected insulin/glucagon, even with ultrafast-acting insulins. </w:delText>
        </w:r>
      </w:del>
    </w:p>
    <w:p w14:paraId="15E28B1C" w14:textId="77777777" w:rsidR="00C55AE7" w:rsidRPr="007C65B9" w:rsidRDefault="00C55AE7" w:rsidP="00C55AE7">
      <w:pPr>
        <w:spacing w:before="120" w:after="120"/>
        <w:rPr>
          <w:ins w:id="1027" w:author="AML Christensen team" w:date="2024-12-10T08:27:00Z" w16du:dateUtc="2024-12-10T07:27:00Z"/>
        </w:rPr>
      </w:pPr>
      <w:ins w:id="1028" w:author="AML Christensen team" w:date="2024-12-09T14:58:00Z" w16du:dateUtc="2024-12-09T13:58:00Z">
        <w:r w:rsidRPr="007C65B9">
          <w:t>The main concerns with closed-loop pumps in CHI care are</w:t>
        </w:r>
      </w:ins>
      <w:ins w:id="1029" w:author="AML Christensen team" w:date="2024-12-09T10:03:00Z" w16du:dateUtc="2024-12-09T09:03:00Z">
        <w:r w:rsidRPr="007C65B9">
          <w:t xml:space="preserve"> related to the CGM that is integrated </w:t>
        </w:r>
      </w:ins>
      <w:ins w:id="1030" w:author="AML Christensen team" w:date="2024-12-09T10:09:00Z" w16du:dateUtc="2024-12-09T09:09:00Z">
        <w:r w:rsidRPr="007C65B9">
          <w:t>with</w:t>
        </w:r>
      </w:ins>
      <w:ins w:id="1031" w:author="AML Christensen team" w:date="2024-12-09T10:03:00Z" w16du:dateUtc="2024-12-09T09:03:00Z">
        <w:r w:rsidRPr="007C65B9">
          <w:t xml:space="preserve"> the closed-loop pump.</w:t>
        </w:r>
      </w:ins>
      <w:del w:id="1032" w:author="AML Christensen team" w:date="2024-12-10T08:15:00Z" w16du:dateUtc="2024-12-10T07:15:00Z">
        <w:r w:rsidRPr="007C65B9" w:rsidDel="001A5B5F">
          <w:delText xml:space="preserve"> </w:delText>
        </w:r>
      </w:del>
      <w:ins w:id="1033" w:author="AML Christensen team" w:date="2024-12-09T11:53:00Z" w16du:dateUtc="2024-12-09T10:53:00Z">
        <w:r w:rsidRPr="007C65B9">
          <w:t xml:space="preserve"> </w:t>
        </w:r>
      </w:ins>
      <w:ins w:id="1034" w:author="AML Christensen team" w:date="2024-12-10T08:15:00Z" w16du:dateUtc="2024-12-10T07:15:00Z">
        <w:r w:rsidRPr="007C65B9">
          <w:t>T</w:t>
        </w:r>
      </w:ins>
      <w:commentRangeStart w:id="1035"/>
      <w:commentRangeStart w:id="1036"/>
      <w:commentRangeStart w:id="1037"/>
      <w:ins w:id="1038" w:author="AML Christensen team" w:date="2024-12-09T11:53:00Z" w16du:dateUtc="2024-12-09T10:53:00Z">
        <w:r w:rsidRPr="007C65B9">
          <w:t xml:space="preserve">he use of CGM is not currently </w:t>
        </w:r>
      </w:ins>
      <w:ins w:id="1039" w:author="AML Christensen team" w:date="2024-12-09T11:54:00Z" w16du:dateUtc="2024-12-09T10:54:00Z">
        <w:r w:rsidRPr="007C65B9">
          <w:t>standard care</w:t>
        </w:r>
      </w:ins>
      <w:ins w:id="1040" w:author="AML Christensen team" w:date="2024-12-10T08:15:00Z" w16du:dateUtc="2024-12-10T07:15:00Z">
        <w:r w:rsidRPr="007C65B9">
          <w:t xml:space="preserve"> for CHI</w:t>
        </w:r>
      </w:ins>
      <w:ins w:id="1041" w:author="AML Christensen team" w:date="2024-12-09T11:53:00Z" w16du:dateUtc="2024-12-09T10:53:00Z">
        <w:r w:rsidRPr="007C65B9">
          <w:t xml:space="preserve"> due to accuracy</w:t>
        </w:r>
      </w:ins>
      <w:ins w:id="1042" w:author="AML Christensen team" w:date="2024-12-09T11:55:00Z" w16du:dateUtc="2024-12-09T10:55:00Z">
        <w:r w:rsidRPr="007C65B9">
          <w:t xml:space="preserve"> issues</w:t>
        </w:r>
      </w:ins>
      <w:ins w:id="1043" w:author="AML Christensen team" w:date="2024-12-09T11:53:00Z" w16du:dateUtc="2024-12-09T10:53:00Z">
        <w:r w:rsidRPr="007C65B9">
          <w:t xml:space="preserve"> in the hypoglycemic range</w:t>
        </w:r>
      </w:ins>
      <w:ins w:id="1044" w:author="AML Christensen team" w:date="2024-12-10T08:26:00Z" w16du:dateUtc="2024-12-10T07:26:00Z">
        <w:r w:rsidRPr="007C65B9">
          <w:t>, time lags,</w:t>
        </w:r>
      </w:ins>
      <w:ins w:id="1045" w:author="AML Christensen team" w:date="2024-12-09T11:55:00Z" w16du:dateUtc="2024-12-09T10:55:00Z">
        <w:r w:rsidRPr="007C65B9">
          <w:t xml:space="preserve"> and limited evidence regarding the usefulness</w:t>
        </w:r>
      </w:ins>
      <w:ins w:id="1046" w:author="AML Christensen team" w:date="2024-12-09T15:03:00Z" w16du:dateUtc="2024-12-09T14:03:00Z">
        <w:r w:rsidRPr="007C65B9">
          <w:t xml:space="preserve"> for this population</w:t>
        </w:r>
      </w:ins>
      <w:ins w:id="1047" w:author="AML Christensen team" w:date="2024-12-09T11:53:00Z" w16du:dateUtc="2024-12-09T10:53:00Z">
        <w:r w:rsidRPr="007C65B9">
          <w:t xml:space="preserve"> </w:t>
        </w:r>
      </w:ins>
      <w:r w:rsidRPr="007C65B9">
        <w:fldChar w:fldCharType="begin">
          <w:fldData xml:space="preserve">PEVuZE5vdGU+PENpdGU+PEF1dGhvcj5EZSBMZW9uPC9BdXRob3I+PFllYXI+MjAyNDwvWWVhcj48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UmVjTnVtPjMzMTwvUmVjTnVtPjxEaXNwbGF5VGV4dD4oMTcsIDMxKTwvRGlzcGxheVRleHQ+PHJl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</w:fldData>
        </w:fldChar>
      </w:r>
      <w:r w:rsidRPr="007C65B9">
        <w:instrText xml:space="preserve"> ADDIN EN.CITE.DATA </w:instrText>
      </w:r>
      <w:r w:rsidRPr="007C65B9">
        <w:fldChar w:fldCharType="end"/>
      </w:r>
      <w:r w:rsidRPr="007C65B9">
        <w:fldChar w:fldCharType="separate"/>
      </w:r>
      <w:r w:rsidRPr="007C65B9">
        <w:rPr>
          <w:noProof/>
        </w:rPr>
        <w:t>(17, 31)</w:t>
      </w:r>
      <w:r w:rsidRPr="007C65B9">
        <w:fldChar w:fldCharType="end"/>
      </w:r>
      <w:commentRangeEnd w:id="1035"/>
      <w:ins w:id="1048" w:author="AML Christensen team" w:date="2024-12-09T11:53:00Z" w16du:dateUtc="2024-12-09T10:53:00Z">
        <w:r w:rsidRPr="007C65B9">
          <w:rPr>
            <w:rStyle w:val="CommentReference"/>
          </w:rPr>
          <w:commentReference w:id="1035"/>
        </w:r>
      </w:ins>
      <w:commentRangeEnd w:id="1036"/>
      <w:ins w:id="1049" w:author="AML Christensen team" w:date="2024-12-11T10:20:00Z" w16du:dateUtc="2024-12-11T09:20:00Z">
        <w:r w:rsidRPr="007C65B9">
          <w:rPr>
            <w:rStyle w:val="CommentReference"/>
          </w:rPr>
          <w:commentReference w:id="1036"/>
        </w:r>
      </w:ins>
      <w:ins w:id="1050" w:author="AML Christensen team" w:date="2024-12-09T11:53:00Z" w16du:dateUtc="2024-12-09T10:53:00Z">
        <w:r w:rsidRPr="007C65B9">
          <w:t xml:space="preserve">. </w:t>
        </w:r>
      </w:ins>
      <w:ins w:id="1051" w:author="AML Christensen team" w:date="2024-12-10T08:27:00Z" w16du:dateUtc="2024-12-10T07:27:00Z">
        <w:r w:rsidRPr="007C65B9">
          <w:t xml:space="preserve">Specifically, there is a time lag with these systems as it may take 10 minutes or more for the CGM to register a change in glucose levels and further 10 minutes for the absorption of the injected insulin/glucagon </w:t>
        </w:r>
        <w:r w:rsidRPr="007C65B9">
          <w:fldChar w:fldCharType="begin">
            <w:fldData xml:space="preserve">PEVuZE5vdGU+PENpdGU+PEF1dGhvcj5CaWVzdGVyPC9BdXRob3I+PFllYXI+MjAyMjwvWWVhcj48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==
</w:fldData>
          </w:fldChar>
        </w:r>
      </w:ins>
      <w:r w:rsidRPr="007C65B9">
        <w:instrText xml:space="preserve"> ADDIN EN.CITE </w:instrText>
      </w:r>
      <w:r w:rsidRPr="007C65B9">
        <w:fldChar w:fldCharType="begin">
          <w:fldData xml:space="preserve">PEVuZE5vdGU+PENpdGU+PEF1dGhvcj5CaWVzdGVyPC9BdXRob3I+PFllYXI+MjAyMjwvWWVhcj48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==
</w:fldData>
        </w:fldChar>
      </w:r>
      <w:r w:rsidRPr="007C65B9">
        <w:instrText xml:space="preserve"> ADDIN EN.CITE.DATA </w:instrText>
      </w:r>
      <w:r w:rsidRPr="007C65B9">
        <w:fldChar w:fldCharType="end"/>
      </w:r>
      <w:ins w:id="1052" w:author="AML Christensen team" w:date="2024-12-10T08:27:00Z" w16du:dateUtc="2024-12-10T07:27:00Z">
        <w:r w:rsidRPr="007C65B9">
          <w:fldChar w:fldCharType="separate"/>
        </w:r>
      </w:ins>
      <w:r w:rsidRPr="007C65B9">
        <w:rPr>
          <w:noProof/>
        </w:rPr>
        <w:t>(38, 56)</w:t>
      </w:r>
      <w:ins w:id="1053" w:author="AML Christensen team" w:date="2024-12-10T08:27:00Z" w16du:dateUtc="2024-12-10T07:27:00Z">
        <w:r w:rsidRPr="007C65B9">
          <w:fldChar w:fldCharType="end"/>
        </w:r>
        <w:r w:rsidRPr="007C65B9">
          <w:t xml:space="preserve">. CGM devices monitor glucose levels by measuring interstitial glucose, not plasma glucose, which introduces </w:t>
        </w:r>
      </w:ins>
      <w:ins w:id="1054" w:author="AML Christensen team" w:date="2024-12-11T13:45:00Z" w16du:dateUtc="2024-12-11T12:45:00Z">
        <w:r>
          <w:t>this</w:t>
        </w:r>
      </w:ins>
      <w:ins w:id="1055" w:author="AML Christensen team" w:date="2024-12-10T08:27:00Z" w16du:dateUtc="2024-12-10T07:27:00Z">
        <w:r w:rsidRPr="007C65B9">
          <w:t xml:space="preserve"> time lag and can lead to discrepancies between actual blood glucose levels and the CGM reading, particularly during rapid glucose fluctuations, such as after meals, during hypoglycemia, or exercise </w:t>
        </w:r>
        <w:r w:rsidRPr="007C65B9">
          <w:fldChar w:fldCharType="begin">
            <w:fldData xml:space="preserve">PEVuZE5vdGU+PENpdGU+PEF1dGhvcj5SYW1raXNzb29uPC9BdXRob3I+PFllYXI+MjAxNzwvWWVh
cj48UmVjTnVtPjUzMzwvUmVjTnVtPjxEaXNwbGF5VGV4dD4oNDksIDU4KTwvRGlzcGxheVRleHQ+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PjwvcmVjb3JkPjwvQ2l0ZT48Q2l0ZT48QXV0aG9yPlRoYWJpdDwvQXV0aG9yPjxZZWFyPjIwMjE8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</w:fldData>
          </w:fldChar>
        </w:r>
      </w:ins>
      <w:r w:rsidRPr="007C65B9">
        <w:instrText xml:space="preserve"> ADDIN EN.CITE </w:instrText>
      </w:r>
      <w:r w:rsidRPr="007C65B9">
        <w:fldChar w:fldCharType="begin">
          <w:fldData xml:space="preserve">PEVuZE5vdGU+PENpdGU+PEF1dGhvcj5SYW1raXNzb29uPC9BdXRob3I+PFllYXI+MjAxNzwvWWVh
cj48UmVjTnVtPjUzMzwvUmVjTnVtPjxEaXNwbGF5VGV4dD4oNDksIDU4KTwvRGlzcGxheVRleHQ+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PjwvcmVjb3JkPjwvQ2l0ZT48Q2l0ZT48QXV0aG9yPlRoYWJpdDwvQXV0aG9yPjxZZWFyPjIwMjE8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</w:fldData>
        </w:fldChar>
      </w:r>
      <w:r w:rsidRPr="007C65B9">
        <w:instrText xml:space="preserve"> ADDIN EN.CITE.DATA </w:instrText>
      </w:r>
      <w:r w:rsidRPr="007C65B9">
        <w:fldChar w:fldCharType="end"/>
      </w:r>
      <w:ins w:id="1056" w:author="AML Christensen team" w:date="2024-12-10T08:27:00Z" w16du:dateUtc="2024-12-10T07:27:00Z">
        <w:r w:rsidRPr="007C65B9">
          <w:fldChar w:fldCharType="separate"/>
        </w:r>
      </w:ins>
      <w:r w:rsidRPr="007C65B9">
        <w:rPr>
          <w:noProof/>
        </w:rPr>
        <w:t>(49, 58)</w:t>
      </w:r>
      <w:ins w:id="1057" w:author="AML Christensen team" w:date="2024-12-10T08:27:00Z" w16du:dateUtc="2024-12-10T07:27:00Z">
        <w:r w:rsidRPr="007C65B9">
          <w:fldChar w:fldCharType="end"/>
        </w:r>
        <w:r w:rsidRPr="007C65B9">
          <w:t xml:space="preserve">. Moreover, CGM devices face significant challenges in terms of accuracy, which can limit </w:t>
        </w:r>
        <w:r w:rsidRPr="007C65B9">
          <w:lastRenderedPageBreak/>
          <w:t xml:space="preserve">their effectiveness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w:t>
        </w:r>
      </w:ins>
      <w:ins w:id="1058" w:author="AML Christensen team" w:date="2024-12-10T08:33:00Z" w16du:dateUtc="2024-12-10T07:33:00Z">
        <w:r w:rsidRPr="007C65B9">
          <w:t xml:space="preserve">In infants and children with hyperinsulinism, CGM devices reported low positive predictive values for detecting hypoglycemia but high negative predictive values, indicating that while CGM may reliably detect normal glucose levels, it struggles to accurately identify hypoglycemia </w:t>
        </w:r>
      </w:ins>
      <w:ins w:id="1059" w:author="AML Christensen team" w:date="2024-12-11T13:47:00Z" w16du:dateUtc="2024-12-11T12:47:00Z">
        <w:r w:rsidRPr="007C65B9">
          <w:fldChar w:fldCharType="begin">
            <w:fldData xml:space="preserve">PEVuZE5vdGU+PENpdGU+PEF1dGhvcj5TaGFpa2g8L0F1dGhvcj48WWVhcj4yMDIzPC9ZZWFyPjxS
ZWNOdW0+MzI4PC9SZWNOdW0+PERpc3BsYXlUZXh0PigyMCwgMzEpPC9EaXNwbGF5VGV4dD48cmVj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YWdlPjwvcmVjb3JkPjwvQ2l0ZT48Q2l0ZT48QXV0aG9yPkJhbmVyamVlPC9BdXRob3I+PFllYXI+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=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ZWNOdW0+MzI4PC9SZWNOdW0+PERpc3BsYXlUZXh0PigyMCwgMzEpPC9EaXNwbGF5VGV4dD48cmVj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YWdlPjwvcmVjb3JkPjwvQ2l0ZT48Q2l0ZT48QXV0aG9yPkJhbmVyamVlPC9BdXRob3I+PFllYXI+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=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(20, 31)</w:t>
        </w:r>
        <w:r w:rsidRPr="007C65B9">
          <w:fldChar w:fldCharType="end"/>
        </w:r>
      </w:ins>
      <w:ins w:id="1060" w:author="AML Christensen team" w:date="2024-12-10T08:33:00Z" w16du:dateUtc="2024-12-10T07:33:00Z">
        <w:r w:rsidRPr="007C65B9">
          <w:fldChar w:fldCharType="begin">
            <w:fldData xml:space="preserve">PEVuZE5vdGU+PENpdGU+PEF1dGhvcj5Sb3NlbmZlbGQ8L0F1dGhvcj48WWVhcj4yMDIzPC9ZZWFy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PjxSZWNOdW0+MzM2PC9SZWNOdW0+PERpc3BsYXlUZXh0Pig3LCAxMik8L0Rpc3BsYXlUZXh0Pjxy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</w:fldData>
          </w:fldChar>
        </w:r>
        <w:r w:rsidRPr="007C65B9">
          <w:instrText xml:space="preserve"> ADDIN EN.CITE.DATA </w:instrText>
        </w:r>
        <w:r w:rsidRPr="007C65B9">
          <w:fldChar w:fldCharType="end"/>
        </w:r>
        <w:r w:rsidRPr="007C65B9">
          <w:fldChar w:fldCharType="separate"/>
        </w:r>
        <w:r w:rsidRPr="007C65B9">
          <w:rPr>
            <w:noProof/>
          </w:rPr>
          <w:t>(7, 12)</w:t>
        </w:r>
        <w:r w:rsidRPr="007C65B9">
          <w:fldChar w:fldCharType="end"/>
        </w:r>
        <w:r w:rsidRPr="007C65B9">
          <w:t>. The use of CGM in especially neonates</w:t>
        </w:r>
      </w:ins>
      <w:ins w:id="1061" w:author="AML Christensen team" w:date="2024-12-11T13:48:00Z" w16du:dateUtc="2024-12-11T12:48:00Z">
        <w:r>
          <w:t>,</w:t>
        </w:r>
      </w:ins>
      <w:ins w:id="1062" w:author="AML Christensen team" w:date="2024-12-10T08:33:00Z" w16du:dateUtc="2024-12-10T07:33:00Z">
        <w:r w:rsidRPr="007C65B9">
          <w:t xml:space="preserve"> therefore</w:t>
        </w:r>
      </w:ins>
      <w:ins w:id="1063" w:author="AML Christensen team" w:date="2024-12-11T13:48:00Z" w16du:dateUtc="2024-12-11T12:48:00Z">
        <w:r>
          <w:t>,</w:t>
        </w:r>
      </w:ins>
      <w:ins w:id="1064" w:author="AML Christensen team" w:date="2024-12-10T08:33:00Z" w16du:dateUtc="2024-12-10T07:33:00Z">
        <w:r w:rsidRPr="007C65B9">
          <w:t xml:space="preserve"> remains limited </w:t>
        </w:r>
        <w:r w:rsidRPr="007C65B9">
          <w:fldChar w:fldCharType="begin"/>
        </w:r>
        <w:r w:rsidRPr="007C65B9">
          <w:instrText xml:space="preserve"> ADDIN EN.CITE &lt;EndNote&gt;&lt;Cite&gt;&lt;Author&gt;Martino&lt;/Author&gt;&lt;Year&gt;2022&lt;/Year&gt;&lt;RecNum&gt;344&lt;/RecNum&gt;&lt;DisplayText&gt;(15)&lt;/DisplayText&gt;&lt;record&gt;&lt;rec-number&gt;344&lt;/rec-number&gt;&lt;foreign-keys&gt;&lt;key app="EN" db-id="vwrrttwz10fd9netdtjv5t0n2rea550ese5e" timestamp="1726042242"&gt;344&lt;/key&gt;&lt;/foreign-keys&gt;&lt;ref-type name="Journal Article"&gt;17&lt;/ref-type&gt;&lt;contributors&gt;&lt;authors&gt;&lt;author&gt;Martino, M.&lt;/author&gt;&lt;author&gt;Sartorelli, J.&lt;/author&gt;&lt;author&gt;Gragnaniello, V.&lt;/author&gt;&lt;author&gt;Burlina, A.&lt;/author&gt;&lt;/authors&gt;&lt;/contributors&gt;&lt;auth-address&gt;Department of Child and Mother, University of Padua, Padua, Italy.&amp;#xD;Division of Inborn Metabolic Disease, Department of Pediatrics, University Hospital Padua, Padua, Italy.&lt;/auth-address&gt;&lt;titles&gt;&lt;title&gt;Congenital hyperinsulinism in clinical practice: From biochemical pathophysiology to new monitoring techniques&lt;/title&gt;&lt;secondary-title&gt;Front Pediatr&lt;/secondary-title&gt;&lt;/titles&gt;&lt;periodical&gt;&lt;full-title&gt;Front Pediatr&lt;/full-title&gt;&lt;/periodical&gt;&lt;pages&gt;901338&lt;/pages&gt;&lt;volume&gt;10&lt;/volume&gt;&lt;edition&gt;20220923&lt;/edition&gt;&lt;keywords&gt;&lt;keyword&gt;Cgm&lt;/keyword&gt;&lt;keyword&gt;glucose&lt;/keyword&gt;&lt;keyword&gt;hyperinsulinism&lt;/keyword&gt;&lt;keyword&gt;hypoglycemia&lt;/keyword&gt;&lt;keyword&gt;inborn error of metabolism&lt;/keyword&gt;&lt;/keywords&gt;&lt;dates&gt;&lt;year&gt;2022&lt;/year&gt;&lt;/dates&gt;&lt;isbn&gt;2296-2360 (Print)&amp;#xD;2296-2360&lt;/isbn&gt;&lt;accession-num&gt;36210928&lt;/accession-num&gt;&lt;urls&gt;&lt;/urls&gt;&lt;custom1&gt;The authors declare that the research was conducted in the absence of any commercial or financial relationships that could be construed as a potential conflict of interest.&lt;/custom1&gt;&lt;custom2&gt;PMC9538154&lt;/custom2&gt;&lt;electronic-resource-num&gt;10.3389/fped.2022.901338&lt;/electronic-resource-num&gt;&lt;remote-database-provider&gt;NLM&lt;/remote-database-provider&gt;&lt;language&gt;eng&lt;/language&gt;&lt;/record&gt;&lt;/Cite&gt;&lt;/EndNote&gt;</w:instrText>
        </w:r>
        <w:r w:rsidRPr="007C65B9">
          <w:fldChar w:fldCharType="separate"/>
        </w:r>
        <w:r w:rsidRPr="007C65B9">
          <w:rPr>
            <w:noProof/>
          </w:rPr>
          <w:t>(15)</w:t>
        </w:r>
        <w:r w:rsidRPr="007C65B9">
          <w:fldChar w:fldCharType="end"/>
        </w:r>
        <w:r w:rsidRPr="007C65B9">
          <w:t>.</w:t>
        </w:r>
      </w:ins>
      <w:ins w:id="1065" w:author="AML Christensen team" w:date="2024-12-11T13:47:00Z" w16du:dateUtc="2024-12-11T12:47:00Z">
        <w:r>
          <w:t xml:space="preserve"> </w:t>
        </w:r>
      </w:ins>
      <w:ins w:id="1066" w:author="AML Christensen team" w:date="2024-12-10T08:29:00Z" w16du:dateUtc="2024-12-10T07:29:00Z">
        <w:r w:rsidRPr="007C65B9">
          <w:t xml:space="preserve">In the outpatient setting, these accuracy issues are often amplified, posing additional risks to patients who rely on them for managing conditions like CHI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w:t>
        </w:r>
      </w:ins>
    </w:p>
    <w:p w14:paraId="2EFF6A32" w14:textId="77777777" w:rsidR="00C55AE7" w:rsidRPr="007C65B9" w:rsidRDefault="00C55AE7" w:rsidP="00C55AE7">
      <w:pPr>
        <w:spacing w:before="120" w:after="120"/>
      </w:pPr>
      <w:ins w:id="1067" w:author="AML Christensen team" w:date="2024-12-09T11:53:00Z" w16du:dateUtc="2024-12-09T10:53:00Z">
        <w:r w:rsidRPr="007C65B9">
          <w:t xml:space="preserve">The risk of missed hypoglycemia due to CGM inaccuracies outweighs the potential benefits of automated glucose regulation. </w:t>
        </w:r>
      </w:ins>
      <w:moveToRangeStart w:id="1068" w:author="AML Christensen team" w:date="2024-12-09T13:06:00Z" w:name="move184642018"/>
      <w:ins w:id="1069" w:author="AML Christensen team" w:date="2024-12-09T13:06:00Z" w16du:dateUtc="2024-12-09T12:06:00Z">
        <w:r w:rsidRPr="007C65B9">
          <w:t>A UK national collaborative consensus does</w:t>
        </w:r>
      </w:ins>
      <w:ins w:id="1070" w:author="AML Christensen team" w:date="2024-12-11T13:49:00Z" w16du:dateUtc="2024-12-11T12:49:00Z">
        <w:r>
          <w:t>,</w:t>
        </w:r>
      </w:ins>
      <w:ins w:id="1071" w:author="AML Christensen team" w:date="2024-12-09T13:06:00Z" w16du:dateUtc="2024-12-09T12:06:00Z">
        <w:r w:rsidRPr="007C65B9">
          <w:t xml:space="preserve"> therefore</w:t>
        </w:r>
      </w:ins>
      <w:ins w:id="1072" w:author="AML Christensen team" w:date="2024-12-11T13:49:00Z" w16du:dateUtc="2024-12-11T12:49:00Z">
        <w:r>
          <w:t>,</w:t>
        </w:r>
      </w:ins>
      <w:ins w:id="1073" w:author="AML Christensen team" w:date="2024-12-09T13:06:00Z" w16du:dateUtc="2024-12-09T12:06:00Z">
        <w:r w:rsidRPr="007C65B9">
          <w:t xml:space="preserve"> not recommend the routine use of CGM</w:t>
        </w:r>
      </w:ins>
      <w:ins w:id="1074" w:author="AML Christensen team" w:date="2024-12-09T13:07:00Z" w16du:dateUtc="2024-12-09T12:07:00Z">
        <w:r w:rsidRPr="007C65B9">
          <w:t xml:space="preserve"> as standard care</w:t>
        </w:r>
      </w:ins>
      <w:ins w:id="1075" w:author="AML Christensen team" w:date="2024-12-09T13:06:00Z" w16du:dateUtc="2024-12-09T12:06:00Z">
        <w:r w:rsidRPr="007C65B9">
          <w:t xml:space="preserve"> for CHI patients, particularly in outpatient settings, where the potential for missed hypoglycemia is higher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 xml:space="preserve">. The UK national collaborative consensus advise that any hypoglycemia detected by a CGM device should be confirmed with a point-of-care glucometer before any treatment is administered, as CGM devices are not always accurate in CHI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 xml:space="preserve">. While CGM can reduce the need for frequent fingerstick tests, especially in hospitalized patients, it does not replace glucometer testing and should be used primarily for recognizing patterns in blood glucose fluctuations rather than for immediate hypoglycemia detection </w: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w:t>
        </w:r>
      </w:ins>
      <w:moveToRangeEnd w:id="1068"/>
      <w:ins w:id="1076" w:author="AML Christensen team" w:date="2024-12-11T13:50:00Z" w16du:dateUtc="2024-12-11T12:50:00Z">
        <w:r>
          <w:t xml:space="preserve"> </w:t>
        </w:r>
      </w:ins>
      <w:ins w:id="1077" w:author="AML Christensen team" w:date="2024-12-09T11:53:00Z" w16du:dateUtc="2024-12-09T10:53:00Z">
        <w:r w:rsidRPr="007C65B9">
          <w:t xml:space="preserve">Therefore, in CHI, clinicians </w:t>
        </w:r>
        <w:commentRangeStart w:id="1078"/>
        <w:r w:rsidRPr="007C65B9">
          <w:t>should rely on intermittent blood glucose testing to guide adjustments in dasiglucagon infusion</w:t>
        </w:r>
        <w:commentRangeEnd w:id="1078"/>
        <w:r w:rsidRPr="007C65B9">
          <w:rPr>
            <w:rStyle w:val="CommentReference"/>
          </w:rPr>
          <w:commentReference w:id="1078"/>
        </w:r>
        <w:r w:rsidRPr="007C65B9">
          <w:t xml:space="preserve">, even if CGM is used as a supplemental tool for tracking glucose patterns </w:t>
        </w:r>
        <w:r w:rsidRPr="007C65B9">
          <w:fldChar w:fldCharType="begin">
            <w:fldData xml:space="preserve">PEVuZE5vdGU+PENpdGU+PEF1dGhvcj5EZSBMZW9uPC9BdXRob3I+PFllYXI+MjAyNDwvWWVhcj48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UmVjTnVtPjMzMTwvUmVjTnVtPjxEaXNwbGF5VGV4dD4oMTcsIDMxKTwvRGlzcGxheVRleHQ+PHJl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</w:fldData>
          </w:fldChar>
        </w:r>
        <w:r w:rsidRPr="007C65B9">
          <w:instrText xml:space="preserve"> ADDIN EN.CITE.DATA </w:instrText>
        </w:r>
        <w:r w:rsidRPr="007C65B9">
          <w:fldChar w:fldCharType="end"/>
        </w:r>
        <w:r w:rsidRPr="007C65B9">
          <w:fldChar w:fldCharType="separate"/>
        </w:r>
        <w:r w:rsidRPr="007C65B9">
          <w:rPr>
            <w:noProof/>
          </w:rPr>
          <w:t>(17, 31)</w:t>
        </w:r>
        <w:r w:rsidRPr="007C65B9">
          <w:fldChar w:fldCharType="end"/>
        </w:r>
        <w:commentRangeEnd w:id="1037"/>
        <w:r w:rsidRPr="007C65B9">
          <w:rPr>
            <w:rStyle w:val="CommentReference"/>
          </w:rPr>
          <w:commentReference w:id="1037"/>
        </w:r>
      </w:ins>
      <w:ins w:id="1079" w:author="AML Christensen team" w:date="2024-12-09T13:06:00Z" w16du:dateUtc="2024-12-09T12:06:00Z">
        <w:r w:rsidRPr="007C65B9">
          <w:t xml:space="preserve">. </w:t>
        </w:r>
      </w:ins>
    </w:p>
    <w:p w14:paraId="1799BC69" w14:textId="77777777" w:rsidR="00C55AE7" w:rsidRPr="007C65B9" w:rsidRDefault="00C55AE7" w:rsidP="00C55AE7">
      <w:pPr>
        <w:spacing w:before="120" w:after="120"/>
      </w:pPr>
      <w:ins w:id="1080" w:author="AML Christensen team" w:date="2024-12-09T10:03:00Z" w16du:dateUtc="2024-12-09T09:03:00Z">
        <w:r w:rsidRPr="007C65B9">
          <w:t xml:space="preserve">Despite these challenges, the evolution of CGM technology continues. Emerging models show promise in better correlating with plasma glucose, particularly at the lower end of the glucose range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As sensor technology advances, and mathematical modeling improves, CGM devices may eventually replace traditional blood glucose testing for many patients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w:t>
        </w:r>
      </w:ins>
    </w:p>
    <w:p w14:paraId="7FDDBD1E" w14:textId="77777777" w:rsidR="00C55AE7" w:rsidRPr="007C65B9" w:rsidDel="00BE6AA2" w:rsidRDefault="00C55AE7" w:rsidP="00C55AE7">
      <w:pPr>
        <w:spacing w:before="120" w:after="120"/>
        <w:rPr>
          <w:del w:id="1081" w:author="AML Christensen team" w:date="2024-12-10T08:40:00Z" w16du:dateUtc="2024-12-10T07:40:00Z"/>
        </w:rPr>
      </w:pPr>
      <w:moveFromRangeStart w:id="1082" w:author="AML Christensen team" w:date="2024-12-09T14:52:00Z" w:name="move184648337"/>
      <w:moveFrom w:id="1083" w:author="AML Christensen team" w:date="2024-12-09T14:52:00Z" w16du:dateUtc="2024-12-09T13:52:00Z">
        <w:r w:rsidRPr="007C65B9" w:rsidDel="00787A82">
          <w:t xml:space="preserve">Moreover, hazards can arise from individual components or the interaction between different subsystems of the AP, as they work together to maintain euglycemia </w:t>
        </w:r>
        <w:r w:rsidRPr="007C65B9" w:rsidDel="00787A82">
          <w:fldChar w:fldCharType="begin"/>
        </w:r>
        <w:r w:rsidRPr="007C65B9" w:rsidDel="00787A82">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rsidDel="00787A82">
          <w:fldChar w:fldCharType="separate"/>
        </w:r>
        <w:r w:rsidRPr="007C65B9" w:rsidDel="00787A82">
          <w:rPr>
            <w:noProof/>
          </w:rPr>
          <w:t>(49)</w:t>
        </w:r>
        <w:r w:rsidRPr="007C65B9" w:rsidDel="00787A82">
          <w:fldChar w:fldCharType="end"/>
        </w:r>
        <w:r w:rsidRPr="007C65B9" w:rsidDel="00787A82">
          <w:t xml:space="preserve">. </w:t>
        </w:r>
      </w:moveFrom>
      <w:moveFromRangeEnd w:id="1082"/>
      <w:ins w:id="1084" w:author="AML Christensen team" w:date="2024-12-09T15:04:00Z" w16du:dateUtc="2024-12-09T14:04:00Z">
        <w:r w:rsidRPr="007C65B9">
          <w:t xml:space="preserve">Another </w:t>
        </w:r>
      </w:ins>
      <w:del w:id="1085" w:author="AML Christensen team" w:date="2024-12-09T15:04:00Z" w16du:dateUtc="2024-12-09T14:04:00Z">
        <w:r w:rsidRPr="007C65B9" w:rsidDel="00A9315F">
          <w:delText>One</w:delText>
        </w:r>
        <w:r w:rsidRPr="007C65B9" w:rsidDel="00E533DC">
          <w:delText xml:space="preserve"> </w:delText>
        </w:r>
      </w:del>
      <w:r w:rsidRPr="007C65B9">
        <w:t>significant concern with the closed-loop AP is the complexity, which leads to patients not using the</w:t>
      </w:r>
      <w:del w:id="1086" w:author="AML Christensen team" w:date="2024-12-11T13:51:00Z" w16du:dateUtc="2024-12-11T12:51:00Z">
        <w:r w:rsidRPr="007C65B9" w:rsidDel="00153C33">
          <w:delText>m</w:delText>
        </w:r>
      </w:del>
      <w:ins w:id="1087" w:author="AML Christensen team" w:date="2024-12-11T13:51:00Z" w16du:dateUtc="2024-12-11T12:51:00Z">
        <w:r>
          <w:t xml:space="preserve"> device</w:t>
        </w:r>
      </w:ins>
      <w:r w:rsidRPr="007C65B9">
        <w:t xml:space="preserve"> </w:t>
      </w:r>
      <w:r w:rsidRPr="007C65B9">
        <w:fldChar w:fldCharType="begin">
          <w:fldData xml:space="preserve">PEVuZE5vdGU+PENpdGU+PEF1dGhvcj5CaWVzdGVyPC9BdXRob3I+PFllYXI+MjAyMjwvWWVhcj48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PEVuZE5vdGU+PENpdGU+PEF1dGhvcj5CaWVzdGVyPC9BdXRob3I+PFllYXI+MjAyMjwvWWVhcj48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(49, 56)</w:t>
      </w:r>
      <w:r w:rsidRPr="007C65B9">
        <w:fldChar w:fldCharType="end"/>
      </w:r>
      <w:r w:rsidRPr="007C65B9">
        <w:t>. The success of the</w:t>
      </w:r>
      <w:del w:id="1088" w:author="AML Christensen team" w:date="2024-12-11T13:52:00Z" w16du:dateUtc="2024-12-11T12:52:00Z">
        <w:r w:rsidRPr="007C65B9" w:rsidDel="007F2A9C">
          <w:delText>se</w:delText>
        </w:r>
      </w:del>
      <w:r w:rsidRPr="007C65B9">
        <w:t xml:space="preserve"> device</w:t>
      </w:r>
      <w:del w:id="1089" w:author="AML Christensen team" w:date="2024-12-11T13:52:00Z" w16du:dateUtc="2024-12-11T12:52:00Z">
        <w:r w:rsidRPr="007C65B9" w:rsidDel="007F2A9C">
          <w:delText>s</w:delText>
        </w:r>
      </w:del>
      <w:r w:rsidRPr="007C65B9">
        <w:t xml:space="preserve"> is directly linked to the user’s education, capability and willingness to use them </w:t>
      </w:r>
      <w:r w:rsidRPr="007C65B9">
        <w:fldChar w:fldCharType="begin">
          <w:fldData xml:space="preserve">PEVuZE5vdGU+PENpdGU+PEF1dGhvcj5QZXRlcnM8L0F1dGhvcj48WWVhcj4yMDE2PC9ZZWFyPjxS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</w:fldData>
        </w:fldChar>
      </w:r>
      <w:r w:rsidRPr="007C65B9">
        <w:instrText xml:space="preserve"> ADDIN EN.CITE </w:instrText>
      </w:r>
      <w:r w:rsidRPr="007C65B9">
        <w:fldChar w:fldCharType="begin">
          <w:fldData xml:space="preserve">PEVuZE5vdGU+PENpdGU+PEF1dGhvcj5QZXRlcnM8L0F1dGhvcj48WWVhcj4yMDE2PC9ZZWFyPjxS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</w:fldData>
        </w:fldChar>
      </w:r>
      <w:r w:rsidRPr="007C65B9">
        <w:instrText xml:space="preserve"> ADDIN EN.CITE.DATA </w:instrText>
      </w:r>
      <w:r w:rsidRPr="007C65B9">
        <w:fldChar w:fldCharType="end"/>
      </w:r>
      <w:r w:rsidRPr="007C65B9">
        <w:fldChar w:fldCharType="separate"/>
      </w:r>
      <w:r w:rsidRPr="007C65B9">
        <w:rPr>
          <w:noProof/>
        </w:rPr>
        <w:t>(51)</w:t>
      </w:r>
      <w:r w:rsidRPr="007C65B9">
        <w:fldChar w:fldCharType="end"/>
      </w:r>
      <w:r w:rsidRPr="007C65B9">
        <w:t xml:space="preserve">. </w:t>
      </w:r>
      <w:del w:id="1090" w:author="AML Christensen team" w:date="2024-12-10T08:39:00Z" w16du:dateUtc="2024-12-10T07:39:00Z">
        <w:r w:rsidRPr="007C65B9" w:rsidDel="00BE6AA2">
          <w:delText xml:space="preserve"> </w:delText>
        </w:r>
      </w:del>
      <w:del w:id="1091" w:author="AML Christensen team" w:date="2024-12-09T14:51:00Z" w16du:dateUtc="2024-12-09T13:51:00Z">
        <w:r w:rsidRPr="007C65B9" w:rsidDel="00787A82">
          <w:delText xml:space="preserve">As the AP incorporates a CGM, the accuracy problems that were discussed in the previous section, particularly in the hypoglycemic range, are also very relevant for the closed-loop AP. </w:delText>
        </w:r>
      </w:del>
      <w:del w:id="1092" w:author="AML Christensen team" w:date="2024-12-10T08:40:00Z" w16du:dateUtc="2024-12-10T07:40:00Z">
        <w:r w:rsidRPr="007C65B9" w:rsidDel="00BE6AA2">
          <w:delText xml:space="preserve">The CGM sensors in the AP must be replaced every 7-14 days, and thus demands a certain technical skillset of the user/caregiver </w:delText>
        </w:r>
        <w:r w:rsidRPr="007C65B9" w:rsidDel="00BE6AA2">
          <w:fldChar w:fldCharType="begin"/>
        </w:r>
        <w:r w:rsidRPr="007C65B9" w:rsidDel="00BE6AA2">
          <w:del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delInstrText>
        </w:r>
        <w:r w:rsidRPr="007C65B9" w:rsidDel="00BE6AA2">
          <w:fldChar w:fldCharType="separate"/>
        </w:r>
        <w:r w:rsidRPr="007C65B9" w:rsidDel="00BE6AA2">
          <w:rPr>
            <w:noProof/>
          </w:rPr>
          <w:delText>(49)</w:delText>
        </w:r>
        <w:r w:rsidRPr="007C65B9" w:rsidDel="00BE6AA2">
          <w:fldChar w:fldCharType="end"/>
        </w:r>
        <w:r w:rsidRPr="007C65B9" w:rsidDel="00BE6AA2">
          <w:delText xml:space="preserve">. Furthermore, daily calibration requirements can be seen as burdensome, leading to reduced compliance and system effectiveness </w:delText>
        </w:r>
        <w:r w:rsidRPr="007C65B9" w:rsidDel="00BE6AA2">
          <w:fldChar w:fldCharType="begin"/>
        </w:r>
        <w:r w:rsidRPr="007C65B9" w:rsidDel="00BE6AA2">
          <w:delInstrText xml:space="preserve"> ADDIN EN.CITE &lt;EndNote&gt;&lt;Cite&gt;&lt;Author&gt;Demirbilek&lt;/Author&gt;&lt;Year&gt;2023&lt;/Year&gt;&lt;RecNum&gt;487&lt;/RecNum&gt;&lt;DisplayText&gt;(41)&lt;/DisplayText&gt;&lt;record&gt;&lt;rec-number&gt;487&lt;/rec-number&gt;&lt;foreign-keys&gt;&lt;key app="EN" db-id="vwrrttwz10fd9netdtjv5t0n2rea550ese5e" timestamp="1726042263"&gt;487&lt;/key&gt;&lt;/foreign-keys&gt;&lt;ref-type name="Journal Article"&gt;17&lt;/ref-type&gt;&lt;contributors&gt;&lt;authors&gt;&lt;author&gt;Demirbilek, H.&lt;/author&gt;&lt;author&gt;Vuralli, D.&lt;/author&gt;&lt;author&gt;Haris, B.&lt;/author&gt;&lt;author&gt;Hussain, K.&lt;/author&gt;&lt;/authors&gt;&lt;/contributors&gt;&lt;auth-address&gt;Department of Pediatric Endocrinology, Hacettepe University Faculty of Medicine, Ankara, Turkey.&amp;#xD;Department of Pediatric Endocrinology, Sidra Medicine, Doha, Qatar.&lt;/auth-address&gt;&lt;titles&gt;&lt;title&gt;Managing Severe Hypoglycaemia in Patients with Diabetes: Current Challenges and Emerging Therapies&lt;/title&gt;&lt;secondary-title&gt;Diabetes Metab Syndr Obes&lt;/secondary-title&gt;&lt;/titles&gt;&lt;periodical&gt;&lt;full-title&gt;Diabetes Metab Syndr Obes&lt;/full-title&gt;&lt;/periodical&gt;&lt;pages&gt;259-273&lt;/pages&gt;&lt;volume&gt;16&lt;/volume&gt;&lt;edition&gt;20230127&lt;/edition&gt;&lt;keywords&gt;&lt;keyword&gt;counterregulatory hormone&lt;/keyword&gt;&lt;keyword&gt;glucagon&lt;/keyword&gt;&lt;keyword&gt;hypoglycaemia&lt;/keyword&gt;&lt;keyword&gt;type 1 diabetes&lt;/keyword&gt;&lt;keyword&gt;type 2 diabetes&lt;/keyword&gt;&lt;/keywords&gt;&lt;dates&gt;&lt;year&gt;2023&lt;/year&gt;&lt;/dates&gt;&lt;isbn&gt;1178-7007 (Print)&amp;#xD;1178-7007&lt;/isbn&gt;&lt;accession-num&gt;36760580&lt;/accession-num&gt;&lt;urls&gt;&lt;/urls&gt;&lt;custom1&gt;The authors report no conflicts of interest in this work.&lt;/custom1&gt;&lt;custom2&gt;PMC9888015&lt;/custom2&gt;&lt;electronic-resource-num&gt;10.2147/dmso.S313837&lt;/electronic-resource-num&gt;&lt;remote-database-provider&gt;NLM&lt;/remote-database-provider&gt;&lt;language&gt;eng&lt;/language&gt;&lt;/record&gt;&lt;/Cite&gt;&lt;/EndNote&gt;</w:delInstrText>
        </w:r>
        <w:r w:rsidRPr="007C65B9" w:rsidDel="00BE6AA2">
          <w:fldChar w:fldCharType="separate"/>
        </w:r>
        <w:r w:rsidRPr="007C65B9" w:rsidDel="00BE6AA2">
          <w:rPr>
            <w:noProof/>
          </w:rPr>
          <w:delText>(41)</w:delText>
        </w:r>
        <w:r w:rsidRPr="007C65B9" w:rsidDel="00BE6AA2">
          <w:fldChar w:fldCharType="end"/>
        </w:r>
        <w:r w:rsidRPr="007C65B9" w:rsidDel="00BE6AA2">
          <w:delText>.</w:delText>
        </w:r>
      </w:del>
    </w:p>
    <w:p w14:paraId="78AD11D8" w14:textId="77777777" w:rsidR="00C55AE7" w:rsidRPr="007C65B9" w:rsidRDefault="00C55AE7" w:rsidP="00C55AE7">
      <w:pPr>
        <w:spacing w:before="120" w:after="120"/>
      </w:pPr>
      <w:moveToRangeStart w:id="1093" w:author="AML Christensen team" w:date="2024-12-09T14:52:00Z" w:name="move184648337"/>
      <w:moveTo w:id="1094" w:author="AML Christensen team" w:date="2024-12-09T14:52:00Z" w16du:dateUtc="2024-12-09T13:52:00Z">
        <w:del w:id="1095" w:author="AML Christensen team" w:date="2024-12-10T08:41:00Z" w16du:dateUtc="2024-12-10T07:41:00Z">
          <w:r w:rsidRPr="007C65B9" w:rsidDel="00BE6AA2">
            <w:delText>Moreover, h</w:delText>
          </w:r>
        </w:del>
      </w:moveTo>
      <w:ins w:id="1096" w:author="AML Christensen team" w:date="2024-12-10T08:41:00Z" w16du:dateUtc="2024-12-10T07:41:00Z">
        <w:r w:rsidRPr="007C65B9">
          <w:t>H</w:t>
        </w:r>
      </w:ins>
      <w:moveTo w:id="1097" w:author="AML Christensen team" w:date="2024-12-09T14:52:00Z" w16du:dateUtc="2024-12-09T13:52:00Z">
        <w:r w:rsidRPr="007C65B9">
          <w:t xml:space="preserve">azards can arise from individual components or the interaction between different subsystems of the AP, as they work together to maintain euglycemia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w:t>
        </w:r>
      </w:moveTo>
      <w:moveToRangeEnd w:id="1093"/>
      <w:r w:rsidRPr="007C65B9">
        <w:t xml:space="preserve">The system is </w:t>
      </w:r>
      <w:del w:id="1098" w:author="AML Christensen team" w:date="2024-12-09T14:52:00Z" w16du:dateUtc="2024-12-09T13:52:00Z">
        <w:r w:rsidRPr="007C65B9" w:rsidDel="00787A82">
          <w:delText xml:space="preserve">also </w:delText>
        </w:r>
      </w:del>
      <w:r w:rsidRPr="007C65B9">
        <w:t xml:space="preserve">prone to cumulative failures that may arise from minor abnormalities in one or more components of the interconnected subsystems. </w:t>
      </w:r>
      <w:commentRangeStart w:id="1099"/>
      <w:commentRangeStart w:id="1100"/>
      <w:r w:rsidRPr="007C65B9">
        <w:t>The need for effective communication between the system's devices, which often use wireless technologies</w:t>
      </w:r>
      <w:del w:id="1101" w:author="AML Christensen team" w:date="2024-12-10T08:50:00Z" w16du:dateUtc="2024-12-10T07:50:00Z">
        <w:r w:rsidRPr="007C65B9" w:rsidDel="007A3703">
          <w:delText xml:space="preserve"> like Bluetooth or Zigbee</w:delText>
        </w:r>
      </w:del>
      <w:r w:rsidRPr="007C65B9">
        <w:t xml:space="preserve">, also raises concerns around data transmission, signal dropouts, and cybersecurity threats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Wireless communication failures, power outages, and sensor malfunctions are commonly reported issues with closed-loop systems in both clinical and home settings. </w:t>
      </w:r>
      <w:commentRangeEnd w:id="1099"/>
      <w:r w:rsidRPr="007C65B9">
        <w:rPr>
          <w:rStyle w:val="CommentReference"/>
        </w:rPr>
        <w:commentReference w:id="1099"/>
      </w:r>
      <w:commentRangeEnd w:id="1100"/>
      <w:r w:rsidRPr="007C65B9">
        <w:rPr>
          <w:rStyle w:val="CommentReference"/>
        </w:rPr>
        <w:commentReference w:id="1100"/>
      </w:r>
      <w:r w:rsidRPr="007C65B9">
        <w:t>These failures</w:t>
      </w:r>
      <w:del w:id="1102" w:author="AML Christensen team" w:date="2024-12-10T08:51:00Z" w16du:dateUtc="2024-12-10T07:51:00Z">
        <w:r w:rsidRPr="007C65B9" w:rsidDel="007A3703">
          <w:delText>,</w:delText>
        </w:r>
      </w:del>
      <w:r w:rsidRPr="007C65B9">
        <w:t xml:space="preserve"> </w:t>
      </w:r>
      <w:del w:id="1103" w:author="AML Christensen team" w:date="2024-12-10T08:51:00Z" w16du:dateUtc="2024-12-10T07:51:00Z">
        <w:r w:rsidRPr="007C65B9" w:rsidDel="007A3703">
          <w:delText xml:space="preserve">combined with the inherent limitations of the AP’s subsystems, </w:delText>
        </w:r>
      </w:del>
      <w:r w:rsidRPr="007C65B9">
        <w:t xml:space="preserve">can result in interruptions to insulin/glucagon delivery or erroneous dosing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To mitigate such issues, AP systems are often equipped with a fail-safe mode, where insulin </w:t>
      </w:r>
      <w:ins w:id="1104" w:author="AML Christensen team" w:date="2024-12-11T13:53:00Z" w16du:dateUtc="2024-12-11T12:53:00Z">
        <w:r w:rsidRPr="007C65B9">
          <w:t>(or glucagon)</w:t>
        </w:r>
        <w:r>
          <w:t xml:space="preserve"> </w:t>
        </w:r>
      </w:ins>
      <w:r w:rsidRPr="007C65B9">
        <w:t xml:space="preserve">infusion </w:t>
      </w:r>
      <w:del w:id="1105" w:author="AML Christensen team" w:date="2024-12-11T13:53:00Z" w16du:dateUtc="2024-12-11T12:53:00Z">
        <w:r w:rsidRPr="007C65B9" w:rsidDel="00471F3B">
          <w:delText xml:space="preserve">(or glucagon) </w:delText>
        </w:r>
      </w:del>
      <w:r w:rsidRPr="007C65B9">
        <w:t>reverts to a preset basal rate if the CGM signal is lost</w:t>
      </w:r>
      <w:del w:id="1106" w:author="AML Christensen team" w:date="2024-12-10T08:52:00Z" w16du:dateUtc="2024-12-10T07:52:00Z">
        <w:r w:rsidRPr="007C65B9" w:rsidDel="007A3703">
          <w:delText>.</w:delText>
        </w:r>
      </w:del>
      <w:r w:rsidRPr="007C65B9">
        <w:t xml:space="preserve"> </w:t>
      </w:r>
      <w:del w:id="1107" w:author="AML Christensen team" w:date="2024-12-10T08:52:00Z" w16du:dateUtc="2024-12-10T07:52:00Z">
        <w:r w:rsidRPr="007C65B9" w:rsidDel="007A3703">
          <w:delText xml:space="preserve">However, this mode requires close monitoring by the user, as it limits the system’s full capabilities </w:delText>
        </w:r>
      </w:del>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w:t>
      </w:r>
      <w:del w:id="1108" w:author="AML Christensen team" w:date="2024-12-11T13:51:00Z" w16du:dateUtc="2024-12-11T12:51:00Z">
        <w:r w:rsidRPr="007C65B9" w:rsidDel="00582396">
          <w:delText xml:space="preserve"> </w:delText>
        </w:r>
      </w:del>
      <w:r w:rsidRPr="007C65B9">
        <w:t xml:space="preserve"> </w:t>
      </w:r>
    </w:p>
    <w:p w14:paraId="229285AE" w14:textId="77777777" w:rsidR="00C55AE7" w:rsidRPr="007C65B9" w:rsidRDefault="00C55AE7" w:rsidP="00C55AE7">
      <w:pPr>
        <w:spacing w:before="120" w:after="120"/>
      </w:pPr>
      <w:r w:rsidRPr="007C65B9">
        <w:t xml:space="preserve">Additionally, while the controller—essentially the AP’s “brain”—aims to simplify the complex task of blood glucose regulation, incorporating more sensors and expanding system capabilities (e.g., adapting to various patient activities) increases the likelihood of systemic errors. More sensors may allow tighter glucose control but also make the system more fragile and susceptible to dangerous hazards if something goes wrong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For example, activity monitors might misinterpret restless sleep as wakefulness, leading the system to deliver incorrect </w:t>
      </w:r>
      <w:ins w:id="1109" w:author="AML Christensen team" w:date="2024-12-11T13:53:00Z" w16du:dateUtc="2024-12-11T12:53:00Z">
        <w:r>
          <w:t>insulin/</w:t>
        </w:r>
      </w:ins>
      <w:r w:rsidRPr="007C65B9">
        <w:t xml:space="preserve">glucagon doses based on misinterpreted signals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w:t>
      </w:r>
    </w:p>
    <w:p w14:paraId="6A1F2193" w14:textId="77777777" w:rsidR="00C55AE7" w:rsidRPr="007C65B9" w:rsidDel="006339A0" w:rsidRDefault="00C55AE7" w:rsidP="00C55AE7">
      <w:pPr>
        <w:spacing w:before="120" w:after="120"/>
        <w:rPr>
          <w:del w:id="1110" w:author="AML Christensen team" w:date="2024-12-11T13:56:00Z" w16du:dateUtc="2024-12-11T12:56:00Z"/>
        </w:rPr>
      </w:pPr>
      <w:del w:id="1111" w:author="AML Christensen team" w:date="2024-12-11T13:56:00Z" w16du:dateUtc="2024-12-11T12:56:00Z">
        <w:r w:rsidRPr="007C65B9" w:rsidDel="006339A0">
          <w:delText xml:space="preserve">Beyond technical risks, physiological factors in the patient can also challenge the </w:delText>
        </w:r>
        <w:commentRangeStart w:id="1112"/>
        <w:r w:rsidRPr="007C65B9" w:rsidDel="006339A0">
          <w:delText>AP’s performance</w:delText>
        </w:r>
        <w:commentRangeEnd w:id="1112"/>
        <w:r w:rsidRPr="007C65B9" w:rsidDel="006339A0">
          <w:rPr>
            <w:rStyle w:val="CommentReference"/>
          </w:rPr>
          <w:commentReference w:id="1112"/>
        </w:r>
        <w:r w:rsidRPr="007C65B9" w:rsidDel="006339A0">
          <w:delText xml:space="preserve">. Factors such as sleep, </w:delText>
        </w:r>
        <w:commentRangeStart w:id="1113"/>
        <w:r w:rsidRPr="007C65B9" w:rsidDel="006339A0">
          <w:delText>alcohol consumption</w:delText>
        </w:r>
        <w:commentRangeEnd w:id="1113"/>
        <w:r w:rsidRPr="007C65B9" w:rsidDel="006339A0">
          <w:rPr>
            <w:rStyle w:val="CommentReference"/>
          </w:rPr>
          <w:commentReference w:id="1113"/>
        </w:r>
        <w:r w:rsidRPr="007C65B9" w:rsidDel="006339A0">
          <w:delText>,</w:delText>
        </w:r>
      </w:del>
      <w:del w:id="1114" w:author="AML Christensen team" w:date="2024-12-11T13:54:00Z" w16du:dateUtc="2024-12-11T12:54:00Z">
        <w:r w:rsidRPr="007C65B9" w:rsidDel="001A6C1B">
          <w:delText xml:space="preserve"> </w:delText>
        </w:r>
      </w:del>
      <w:del w:id="1115" w:author="AML Christensen team" w:date="2024-12-11T13:56:00Z" w16du:dateUtc="2024-12-11T12:56:00Z">
        <w:r w:rsidRPr="007C65B9" w:rsidDel="006339A0">
          <w:delText xml:space="preserve">exercise, and environmental </w:delText>
        </w:r>
      </w:del>
      <w:del w:id="1116" w:author="AML Christensen team" w:date="2024-12-11T13:54:00Z" w16du:dateUtc="2024-12-11T12:54:00Z">
        <w:r w:rsidRPr="007C65B9" w:rsidDel="001A6C1B">
          <w:delText xml:space="preserve">changes </w:delText>
        </w:r>
      </w:del>
      <w:del w:id="1117" w:author="AML Christensen team" w:date="2024-12-11T13:56:00Z" w16du:dateUtc="2024-12-11T12:56:00Z">
        <w:r w:rsidRPr="007C65B9" w:rsidDel="006339A0">
          <w:delText>(e.g., temperature shifts or altitude changes) can disrupt blood glucose regulation. Although the</w:delText>
        </w:r>
      </w:del>
      <w:ins w:id="1118" w:author="Gregory French" w:date="2024-11-08T08:36:00Z">
        <w:del w:id="1119" w:author="AML Christensen team" w:date="2024-12-11T13:56:00Z" w16du:dateUtc="2024-12-11T12:56:00Z">
          <w:r w:rsidRPr="007C65B9" w:rsidDel="006339A0">
            <w:delText>se closed-loop</w:delText>
          </w:r>
        </w:del>
      </w:ins>
      <w:del w:id="1120" w:author="AML Christensen team" w:date="2024-12-11T13:56:00Z" w16du:dateUtc="2024-12-11T12:56:00Z">
        <w:r w:rsidRPr="007C65B9" w:rsidDel="006339A0">
          <w:delText xml:space="preserve"> system</w:delText>
        </w:r>
      </w:del>
      <w:ins w:id="1121" w:author="Gregory French" w:date="2024-11-08T08:36:00Z">
        <w:del w:id="1122" w:author="AML Christensen team" w:date="2024-12-11T13:56:00Z" w16du:dateUtc="2024-12-11T12:56:00Z">
          <w:r w:rsidRPr="007C65B9" w:rsidDel="006339A0">
            <w:delText>s</w:delText>
          </w:r>
        </w:del>
      </w:ins>
      <w:del w:id="1123" w:author="AML Christensen team" w:date="2024-12-11T13:56:00Z" w16du:dateUtc="2024-12-11T12:56:00Z">
        <w:r w:rsidRPr="007C65B9" w:rsidDel="006339A0">
          <w:delText xml:space="preserve"> can manage nocturnal hypoglycemia during sleep, </w:delText>
        </w:r>
      </w:del>
      <w:del w:id="1124" w:author="AML Christensen team" w:date="2024-12-04T13:48:00Z" w16du:dateUtc="2024-12-04T12:48:00Z">
        <w:r w:rsidRPr="007C65B9" w:rsidDel="00AC5BD5">
          <w:delText xml:space="preserve">its </w:delText>
        </w:r>
      </w:del>
      <w:del w:id="1125" w:author="AML Christensen team" w:date="2024-12-11T13:56:00Z" w16du:dateUtc="2024-12-11T12:56:00Z">
        <w:r w:rsidRPr="007C65B9" w:rsidDel="006339A0">
          <w:delText xml:space="preserve">ability to handle </w:delText>
        </w:r>
      </w:del>
      <w:ins w:id="1126" w:author="Gregory French" w:date="2024-11-08T08:36:00Z">
        <w:del w:id="1127" w:author="AML Christensen team" w:date="2024-12-11T13:56:00Z" w16du:dateUtc="2024-12-11T12:56:00Z">
          <w:r w:rsidRPr="007C65B9" w:rsidDel="006339A0">
            <w:delText xml:space="preserve">the variables associated with </w:delText>
          </w:r>
        </w:del>
      </w:ins>
      <w:del w:id="1128" w:author="AML Christensen team" w:date="2024-12-11T13:56:00Z" w16du:dateUtc="2024-12-11T12:56:00Z">
        <w:r w:rsidRPr="007C65B9" w:rsidDel="006339A0">
          <w:delText>alcohol-induced hypoglycemia or exercise</w:delText>
        </w:r>
      </w:del>
      <w:ins w:id="1129" w:author="Gregory French" w:date="2024-11-08T08:37:00Z">
        <w:del w:id="1130" w:author="AML Christensen team" w:date="2024-12-11T13:56:00Z" w16du:dateUtc="2024-12-11T12:56:00Z">
          <w:r w:rsidRPr="007C65B9" w:rsidDel="006339A0">
            <w:delText xml:space="preserve"> or environment</w:delText>
          </w:r>
        </w:del>
      </w:ins>
      <w:del w:id="1131" w:author="AML Christensen team" w:date="2024-12-11T13:56:00Z" w16du:dateUtc="2024-12-11T12:56:00Z">
        <w:r w:rsidRPr="007C65B9" w:rsidDel="006339A0">
          <w:delText xml:space="preserve">-related fluctuations is still under investigation, and few solutions have been implemented for these scenarios </w:delText>
        </w:r>
        <w:r w:rsidRPr="007C65B9" w:rsidDel="006339A0">
          <w:fldChar w:fldCharType="begin"/>
        </w:r>
        <w:r w:rsidRPr="007C65B9" w:rsidDel="006339A0">
          <w:del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delInstrText>
        </w:r>
        <w:r w:rsidRPr="007C65B9" w:rsidDel="006339A0">
          <w:fldChar w:fldCharType="separate"/>
        </w:r>
        <w:r w:rsidRPr="007C65B9" w:rsidDel="006339A0">
          <w:rPr>
            <w:noProof/>
          </w:rPr>
          <w:delText>(49)</w:delText>
        </w:r>
        <w:r w:rsidRPr="007C65B9" w:rsidDel="006339A0">
          <w:fldChar w:fldCharType="end"/>
        </w:r>
        <w:r w:rsidRPr="007C65B9" w:rsidDel="006339A0">
          <w:delText>.</w:delText>
        </w:r>
      </w:del>
    </w:p>
    <w:p w14:paraId="4757FB8A" w14:textId="77777777" w:rsidR="00C55AE7" w:rsidRPr="007C65B9" w:rsidDel="006339A0" w:rsidRDefault="00C55AE7" w:rsidP="00C55AE7">
      <w:pPr>
        <w:spacing w:before="120" w:after="120"/>
        <w:rPr>
          <w:del w:id="1132" w:author="AML Christensen team" w:date="2024-12-11T13:57:00Z" w16du:dateUtc="2024-12-11T12:57:00Z"/>
        </w:rPr>
      </w:pPr>
      <w:commentRangeStart w:id="1133"/>
      <w:commentRangeStart w:id="1134"/>
      <w:commentRangeStart w:id="1135"/>
      <w:del w:id="1136" w:author="AML Christensen team" w:date="2024-12-11T13:57:00Z" w16du:dateUtc="2024-12-11T12:57:00Z">
        <w:r w:rsidRPr="007C65B9" w:rsidDel="006339A0">
          <w:delText>Another risk associated with the use of an AP is “risk compensation”, where users might adopt a more passive approach to self-care, seeing the AP as an automatic solution to their condition. This could lead to patients engaging in higher-risk behaviors, such as an uncontrolled diet</w:delText>
        </w:r>
      </w:del>
      <w:del w:id="1137" w:author="AML Christensen team" w:date="2024-12-10T08:54:00Z" w16du:dateUtc="2024-12-10T07:54:00Z">
        <w:r w:rsidRPr="007C65B9" w:rsidDel="007A3703">
          <w:delText>,</w:delText>
        </w:r>
      </w:del>
      <w:del w:id="1138" w:author="AML Christensen team" w:date="2024-12-11T13:57:00Z" w16du:dateUtc="2024-12-11T12:57:00Z">
        <w:r w:rsidRPr="007C65B9" w:rsidDel="006339A0">
          <w:delText xml:space="preserve"> </w:delText>
        </w:r>
      </w:del>
      <w:del w:id="1139" w:author="AML Christensen team" w:date="2024-12-10T08:54:00Z" w16du:dateUtc="2024-12-10T07:54:00Z">
        <w:r w:rsidRPr="007C65B9" w:rsidDel="007A3703">
          <w:delText xml:space="preserve">excessive alcohol consumption, </w:delText>
        </w:r>
      </w:del>
      <w:del w:id="1140" w:author="AML Christensen team" w:date="2024-12-11T13:57:00Z" w16du:dateUtc="2024-12-11T12:57:00Z">
        <w:r w:rsidRPr="007C65B9" w:rsidDel="006339A0">
          <w:delText xml:space="preserve">or intense physical activity, which can challenge the system’s ability to regulate glucose levels and potentially put the user in danger </w:delText>
        </w:r>
        <w:r w:rsidRPr="007C65B9" w:rsidDel="006339A0">
          <w:fldChar w:fldCharType="begin"/>
        </w:r>
        <w:r w:rsidRPr="007C65B9" w:rsidDel="006339A0">
          <w:del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delInstrText>
        </w:r>
        <w:r w:rsidRPr="007C65B9" w:rsidDel="006339A0">
          <w:fldChar w:fldCharType="separate"/>
        </w:r>
        <w:r w:rsidRPr="007C65B9" w:rsidDel="006339A0">
          <w:rPr>
            <w:noProof/>
          </w:rPr>
          <w:delText>(49)</w:delText>
        </w:r>
        <w:r w:rsidRPr="007C65B9" w:rsidDel="006339A0">
          <w:fldChar w:fldCharType="end"/>
        </w:r>
        <w:r w:rsidRPr="007C65B9" w:rsidDel="006339A0">
          <w:delText xml:space="preserve">. </w:delText>
        </w:r>
      </w:del>
      <w:del w:id="1141" w:author="AML Christensen team" w:date="2024-12-10T08:55:00Z" w16du:dateUtc="2024-12-10T07:55:00Z">
        <w:r w:rsidRPr="007C65B9" w:rsidDel="007A3703">
          <w:delText xml:space="preserve">In fact, some studies report that patients deliberately push the AP to its limits by participating in activities that compromise the effectiveness of the device </w:delText>
        </w:r>
        <w:r w:rsidRPr="007C65B9" w:rsidDel="007A3703">
          <w:fldChar w:fldCharType="begin"/>
        </w:r>
        <w:r w:rsidRPr="007C65B9" w:rsidDel="007A3703">
          <w:del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delInstrText>
        </w:r>
        <w:r w:rsidRPr="007C65B9" w:rsidDel="007A3703">
          <w:fldChar w:fldCharType="separate"/>
        </w:r>
        <w:r w:rsidRPr="007C65B9" w:rsidDel="007A3703">
          <w:rPr>
            <w:noProof/>
          </w:rPr>
          <w:delText>(49)</w:delText>
        </w:r>
        <w:r w:rsidRPr="007C65B9" w:rsidDel="007A3703">
          <w:fldChar w:fldCharType="end"/>
        </w:r>
        <w:r w:rsidRPr="007C65B9" w:rsidDel="007A3703">
          <w:delText>.</w:delText>
        </w:r>
        <w:commentRangeEnd w:id="1133"/>
        <w:r w:rsidRPr="007C65B9" w:rsidDel="007A3703">
          <w:rPr>
            <w:rStyle w:val="CommentReference"/>
          </w:rPr>
          <w:commentReference w:id="1133"/>
        </w:r>
        <w:commentRangeEnd w:id="1134"/>
        <w:r w:rsidRPr="007C65B9" w:rsidDel="007A3703">
          <w:rPr>
            <w:rStyle w:val="CommentReference"/>
          </w:rPr>
          <w:commentReference w:id="1134"/>
        </w:r>
        <w:commentRangeEnd w:id="1135"/>
        <w:r w:rsidRPr="007C65B9" w:rsidDel="007A3703">
          <w:rPr>
            <w:rStyle w:val="CommentReference"/>
          </w:rPr>
          <w:commentReference w:id="1135"/>
        </w:r>
      </w:del>
    </w:p>
    <w:p w14:paraId="1559AFA2" w14:textId="77777777" w:rsidR="00C55AE7" w:rsidRPr="007C65B9" w:rsidDel="004542C8" w:rsidRDefault="00C55AE7" w:rsidP="00C55AE7">
      <w:pPr>
        <w:spacing w:before="120" w:after="120"/>
        <w:rPr>
          <w:del w:id="1142" w:author="AML Christensen team" w:date="2024-12-10T08:57:00Z" w16du:dateUtc="2024-12-10T07:57:00Z"/>
        </w:rPr>
      </w:pPr>
      <w:commentRangeStart w:id="1143"/>
      <w:del w:id="1144" w:author="AML Christensen team" w:date="2024-12-09T14:55:00Z" w16du:dateUtc="2024-12-09T13:55:00Z">
        <w:r w:rsidRPr="007C65B9" w:rsidDel="00787A82">
          <w:delText>Cost and practicality also remain key disadvantages, particularly concerning</w:delText>
        </w:r>
        <w:commentRangeStart w:id="1145"/>
        <w:r w:rsidRPr="007C65B9" w:rsidDel="00787A82">
          <w:delText xml:space="preserve"> CGMs</w:delText>
        </w:r>
        <w:commentRangeEnd w:id="1145"/>
        <w:r w:rsidRPr="007C65B9" w:rsidDel="00787A82">
          <w:rPr>
            <w:rStyle w:val="CommentReference"/>
          </w:rPr>
          <w:commentReference w:id="1145"/>
        </w:r>
        <w:r w:rsidRPr="007C65B9" w:rsidDel="00787A82">
          <w:delText xml:space="preserve">. These sensors are expensive, and their cost makes them inaccessible for many patients worldwide. </w:delText>
        </w:r>
      </w:del>
      <w:del w:id="1146" w:author="AML Christensen team" w:date="2024-12-10T08:56:00Z" w16du:dateUtc="2024-12-10T07:56:00Z">
        <w:r w:rsidRPr="007C65B9" w:rsidDel="007A3703">
          <w:delText xml:space="preserve">Most infusion pumps in EU are labelled for use in adults and children above 7 years of age and are therefore not available for the young CHI patients </w:delText>
        </w:r>
        <w:r w:rsidRPr="007C65B9" w:rsidDel="007A3703">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del>
      <w:r w:rsidRPr="007C65B9">
        <w:instrText xml:space="preserve"> ADDIN EN.CITE </w:instrTex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EN.CITE.DATA </w:instrText>
      </w:r>
      <w:r w:rsidRPr="007C65B9">
        <w:fldChar w:fldCharType="end"/>
      </w:r>
      <w:del w:id="1147" w:author="AML Christensen team" w:date="2024-12-10T08:56:00Z" w16du:dateUtc="2024-12-10T07:56:00Z">
        <w:r w:rsidRPr="007C65B9" w:rsidDel="007A3703">
          <w:fldChar w:fldCharType="separate"/>
        </w:r>
      </w:del>
      <w:r w:rsidRPr="007C65B9">
        <w:rPr>
          <w:noProof/>
        </w:rPr>
        <w:t>(56)</w:t>
      </w:r>
      <w:del w:id="1148" w:author="AML Christensen team" w:date="2024-12-10T08:56:00Z" w16du:dateUtc="2024-12-10T07:56:00Z">
        <w:r w:rsidRPr="007C65B9" w:rsidDel="007A3703">
          <w:fldChar w:fldCharType="end"/>
        </w:r>
        <w:r w:rsidRPr="007C65B9" w:rsidDel="007A3703">
          <w:delText>.</w:delText>
        </w:r>
        <w:commentRangeEnd w:id="1143"/>
        <w:r w:rsidRPr="007C65B9" w:rsidDel="007A3703">
          <w:rPr>
            <w:rStyle w:val="CommentReference"/>
          </w:rPr>
          <w:commentReference w:id="1143"/>
        </w:r>
      </w:del>
      <w:r w:rsidRPr="007C65B9">
        <w:t>In summary, while the</w:t>
      </w:r>
      <w:ins w:id="1149" w:author="AML Christensen team" w:date="2024-12-10T08:57:00Z" w16du:dateUtc="2024-12-10T07:57:00Z">
        <w:r w:rsidRPr="007C65B9">
          <w:t xml:space="preserve"> SAP and</w:t>
        </w:r>
      </w:ins>
      <w:r w:rsidRPr="007C65B9">
        <w:t xml:space="preserve"> closed-loop AP offer</w:t>
      </w:r>
      <w:del w:id="1150" w:author="AML Christensen team" w:date="2024-12-10T08:57:00Z" w16du:dateUtc="2024-12-10T07:57:00Z">
        <w:r w:rsidRPr="007C65B9" w:rsidDel="004542C8">
          <w:delText>s</w:delText>
        </w:r>
      </w:del>
      <w:r w:rsidRPr="007C65B9">
        <w:t xml:space="preserve"> significant advantages in blood glucose control, </w:t>
      </w:r>
      <w:del w:id="1151" w:author="AML Christensen team" w:date="2024-12-10T08:57:00Z" w16du:dateUtc="2024-12-10T07:57:00Z">
        <w:r w:rsidRPr="007C65B9" w:rsidDel="004542C8">
          <w:delText xml:space="preserve">it </w:delText>
        </w:r>
      </w:del>
      <w:ins w:id="1152" w:author="AML Christensen team" w:date="2024-12-10T08:57:00Z" w16du:dateUtc="2024-12-10T07:57:00Z">
        <w:r w:rsidRPr="007C65B9">
          <w:t xml:space="preserve">they </w:t>
        </w:r>
      </w:ins>
      <w:r w:rsidRPr="007C65B9">
        <w:t>also pose</w:t>
      </w:r>
      <w:del w:id="1153" w:author="AML Christensen team" w:date="2024-12-10T08:57:00Z" w16du:dateUtc="2024-12-10T07:57:00Z">
        <w:r w:rsidRPr="007C65B9" w:rsidDel="004542C8">
          <w:delText>s</w:delText>
        </w:r>
      </w:del>
      <w:r w:rsidRPr="007C65B9">
        <w:t xml:space="preserve"> substantial risks due to </w:t>
      </w:r>
      <w:del w:id="1154" w:author="AML Christensen team" w:date="2024-12-10T08:57:00Z" w16du:dateUtc="2024-12-10T07:57:00Z">
        <w:r w:rsidRPr="007C65B9" w:rsidDel="004542C8">
          <w:delText xml:space="preserve">its </w:delText>
        </w:r>
      </w:del>
      <w:ins w:id="1155" w:author="AML Christensen team" w:date="2024-12-10T08:57:00Z" w16du:dateUtc="2024-12-10T07:57:00Z">
        <w:r w:rsidRPr="007C65B9">
          <w:t xml:space="preserve">their </w:t>
        </w:r>
      </w:ins>
      <w:r w:rsidRPr="007C65B9">
        <w:t>complexity,</w:t>
      </w:r>
      <w:ins w:id="1156" w:author="AML Christensen team" w:date="2024-12-09T10:08:00Z" w16du:dateUtc="2024-12-09T09:08:00Z">
        <w:r w:rsidRPr="007C65B9">
          <w:t xml:space="preserve"> CGM time lag, low</w:t>
        </w:r>
      </w:ins>
      <w:ins w:id="1157" w:author="AML Christensen team" w:date="2024-12-09T10:09:00Z" w16du:dateUtc="2024-12-09T09:09:00Z">
        <w:r w:rsidRPr="007C65B9">
          <w:t xml:space="preserve"> CGM accuracy in the hypoglycemic range,</w:t>
        </w:r>
      </w:ins>
      <w:r w:rsidRPr="007C65B9">
        <w:t xml:space="preserve"> potential for systemic failure, and susceptibility to misinterpretations of physiological signals. Moreover, patient behavior and compliance play critical roles in the system’s effectiveness. Ramkissoon et al. described that “</w:t>
      </w:r>
      <w:r w:rsidRPr="007C65B9">
        <w:rPr>
          <w:i/>
          <w:iCs/>
        </w:rPr>
        <w:t>As complexity increases, hazards can become more intricately woven into the system</w:t>
      </w:r>
      <w:r w:rsidRPr="007C65B9">
        <w:t xml:space="preserve">”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w:t>
      </w:r>
      <w:ins w:id="1158" w:author="AML Christensen team" w:date="2024-12-10T09:00:00Z" w16du:dateUtc="2024-12-10T08:00:00Z">
        <w:r w:rsidRPr="007C65B9">
          <w:t xml:space="preserve"> </w:t>
        </w:r>
      </w:ins>
      <w:del w:id="1159" w:author="AML Christensen team" w:date="2024-12-10T09:02:00Z" w16du:dateUtc="2024-12-10T08:02:00Z">
        <w:r w:rsidRPr="007C65B9" w:rsidDel="00705665">
          <w:delText>The</w:delText>
        </w:r>
      </w:del>
      <w:ins w:id="1160" w:author="AML Christensen team" w:date="2024-12-10T09:02:00Z" w16du:dateUtc="2024-12-10T08:02:00Z">
        <w:r w:rsidRPr="007C65B9">
          <w:t>A</w:t>
        </w:r>
      </w:ins>
      <w:r w:rsidRPr="007C65B9">
        <w:t xml:space="preserve"> UK national collaborative consensus advise</w:t>
      </w:r>
      <w:ins w:id="1161" w:author="AML Christensen team" w:date="2024-12-11T07:52:00Z" w16du:dateUtc="2024-12-11T06:52:00Z">
        <w:r w:rsidRPr="007C65B9">
          <w:t>s</w:t>
        </w:r>
      </w:ins>
      <w:r w:rsidRPr="007C65B9">
        <w:t xml:space="preserve"> that any hypoglycemia detected by a CGM device</w:t>
      </w:r>
      <w:ins w:id="1162" w:author="AML Christensen team" w:date="2024-12-10T09:03:00Z" w16du:dateUtc="2024-12-10T08:03:00Z">
        <w:r w:rsidRPr="007C65B9">
          <w:t xml:space="preserve"> (as included in the SAP and closed-loop pumps)</w:t>
        </w:r>
      </w:ins>
      <w:r w:rsidRPr="007C65B9">
        <w:t xml:space="preserve"> should be confirmed with a point-of-care glucometer before any treatment is administered, as CGM devices are not always accurate in CHI</w:t>
      </w:r>
      <w:del w:id="1163" w:author="AML Christensen team" w:date="2024-12-10T09:02:00Z" w16du:dateUtc="2024-12-10T08:02:00Z">
        <w:r w:rsidRPr="007C65B9" w:rsidDel="00705665">
          <w:delText>.</w:delText>
        </w:r>
      </w:del>
      <w:r w:rsidRPr="007C65B9">
        <w:t xml:space="preserve"> </w:t>
      </w:r>
      <w:ins w:id="1164" w:author="AML Christensen team" w:date="2024-12-10T09:00:00Z" w16du:dateUtc="2024-12-10T08:00:00Z">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r w:rsidRPr="007C65B9">
          <w:t>.</w:t>
        </w:r>
      </w:ins>
    </w:p>
    <w:p w14:paraId="2CB38CCE" w14:textId="77777777" w:rsidR="00C55AE7" w:rsidRPr="007C65B9" w:rsidDel="0090097C" w:rsidRDefault="00C55AE7" w:rsidP="00C55AE7">
      <w:pPr>
        <w:pStyle w:val="Heading4"/>
        <w:rPr>
          <w:del w:id="1165" w:author="AML Christensen team" w:date="2024-12-09T13:39:00Z" w16du:dateUtc="2024-12-09T12:39:00Z"/>
        </w:rPr>
      </w:pPr>
      <w:del w:id="1166" w:author="AML Christensen team" w:date="2024-12-09T13:39:00Z" w16du:dateUtc="2024-12-09T12:39:00Z">
        <w:r w:rsidRPr="007C65B9" w:rsidDel="0090097C">
          <w:delText>Autoinjector</w:delText>
        </w:r>
      </w:del>
    </w:p>
    <w:p w14:paraId="7F2D8217" w14:textId="77777777" w:rsidR="00C55AE7" w:rsidRPr="007C65B9" w:rsidDel="0090097C" w:rsidRDefault="00C55AE7" w:rsidP="00C55AE7">
      <w:pPr>
        <w:spacing w:before="120" w:after="120"/>
        <w:rPr>
          <w:del w:id="1167" w:author="AML Christensen team" w:date="2024-12-09T13:39:00Z" w16du:dateUtc="2024-12-09T12:39:00Z"/>
        </w:rPr>
      </w:pPr>
      <w:commentRangeStart w:id="1168"/>
      <w:del w:id="1169" w:author="AML Christensen team" w:date="2024-12-09T13:39:00Z" w16du:dateUtc="2024-12-09T12:39:00Z">
        <w:r w:rsidRPr="007C65B9" w:rsidDel="0090097C">
          <w:delText>The dasiglucagon autoinjector, commercially known as Zegalogue, offers a practical solution for the acute treatment of hypoglycemia, especially in emergencies</w:delText>
        </w:r>
        <w:commentRangeEnd w:id="1168"/>
        <w:r w:rsidRPr="007C65B9" w:rsidDel="0090097C">
          <w:rPr>
            <w:rStyle w:val="CommentReference"/>
          </w:rPr>
          <w:commentReference w:id="1168"/>
        </w:r>
        <w:r w:rsidRPr="007C65B9" w:rsidDel="0090097C">
          <w:delText>. Developed by Zealand Pharma, this ready-to-use, single-dose autoinjector provides a 0.6 mg subcutaneous injection for individuals aged six and older. It can be administered in various body areas, such as the buttocks, lower abdomen, upper arms, or outer thighs. If the patient's blood glucose level remains dangerously low after 15 minutes, an additional dose may be given.</w:delText>
        </w:r>
      </w:del>
    </w:p>
    <w:p w14:paraId="0FE4A298" w14:textId="77777777" w:rsidR="00C55AE7" w:rsidRPr="007C65B9" w:rsidDel="0090097C" w:rsidRDefault="00C55AE7" w:rsidP="00C55AE7">
      <w:pPr>
        <w:spacing w:before="120" w:after="120"/>
        <w:rPr>
          <w:del w:id="1170" w:author="AML Christensen team" w:date="2024-12-09T13:39:00Z" w16du:dateUtc="2024-12-09T12:39:00Z"/>
        </w:rPr>
      </w:pPr>
      <w:del w:id="1171" w:author="AML Christensen team" w:date="2024-12-09T13:39:00Z" w16du:dateUtc="2024-12-09T12:39:00Z">
        <w:r w:rsidRPr="007C65B9" w:rsidDel="0090097C">
          <w:delText>The Zegalogue autoinjector has several key advantages, particularly in emergency situations where rapid intervention is necessary. It is designed to simplify the injection process, reduce caregiver anxiety, and ensure quick administration. Clinical studies have shown that the dasiglucagon autoinjector is easier and faster to use than traditional glucagon emergency kits, which require reconstitution before injection. In a recent study, 94% of participants successfully administered dasiglucagon correctly, and users found it less stressful than the older emergency kits. This autoinjector has been highly rated for ease of use, particularly in terms of device preparation, stability during injection, and following instructions during an emergency.</w:delText>
        </w:r>
      </w:del>
    </w:p>
    <w:p w14:paraId="513E6CF8" w14:textId="77777777" w:rsidR="00C55AE7" w:rsidRPr="007C65B9" w:rsidDel="0090097C" w:rsidRDefault="00C55AE7" w:rsidP="00C55AE7">
      <w:pPr>
        <w:spacing w:before="120" w:after="120"/>
        <w:rPr>
          <w:del w:id="1172" w:author="AML Christensen team" w:date="2024-12-09T13:39:00Z" w16du:dateUtc="2024-12-09T12:39:00Z"/>
        </w:rPr>
      </w:pPr>
      <w:del w:id="1173" w:author="AML Christensen team" w:date="2024-12-09T13:39:00Z" w16du:dateUtc="2024-12-09T12:39:00Z">
        <w:r w:rsidRPr="007C65B9" w:rsidDel="0090097C">
          <w:delText xml:space="preserve">Despite its efficacy for treating acute hypoglycemia, the Zegalogue autoinjector may not be suitable for long-term management of CHI, which often requires consistent, prolonged administration of glucagon to prevent recurrent hypoglycemic episodes. Using the dasiglucagon autoinjector for long-term treatment would necessitate frequent, repetitive injections, which is both impractical and uncomfortable for patients. Administering frequent injections to maintain stable glucose levels would significantly disrupt daily life and sleep. </w:delText>
        </w:r>
      </w:del>
    </w:p>
    <w:p w14:paraId="62E7586F" w14:textId="77777777" w:rsidR="00C55AE7" w:rsidRPr="007C65B9" w:rsidRDefault="00C55AE7" w:rsidP="00C55AE7">
      <w:pPr>
        <w:spacing w:before="120" w:after="120"/>
      </w:pPr>
      <w:moveFromRangeStart w:id="1174" w:author="AML Christensen team" w:date="2024-12-09T13:40:00Z" w:name="move184644037"/>
      <w:moveFrom w:id="1175" w:author="AML Christensen team" w:date="2024-12-09T13:40:00Z" w16du:dateUtc="2024-12-09T12:40:00Z">
        <w:r w:rsidRPr="007C65B9" w:rsidDel="0090097C">
          <w:t xml:space="preserve">Infusion pumps provide better glucose control by delivering a steady and controlled dose of glucagon over time, reducing the need for </w:t>
        </w:r>
        <w:commentRangeStart w:id="1176"/>
        <w:r w:rsidRPr="007C65B9" w:rsidDel="0090097C">
          <w:t>constant manual injections</w:t>
        </w:r>
        <w:commentRangeEnd w:id="1176"/>
        <w:r w:rsidRPr="007C65B9" w:rsidDel="0090097C">
          <w:rPr>
            <w:rStyle w:val="CommentReference"/>
          </w:rPr>
          <w:commentReference w:id="1176"/>
        </w:r>
        <w:r w:rsidRPr="007C65B9" w:rsidDel="0090097C">
          <w:t xml:space="preserve">. In fact, the dosing with an infusion pump is 20 times finer than with injections (≤0.025 U vs 0.5 U). The pump improves patient comfort, allows for more precise glucose management, and leads to better health-related QoL. </w:t>
        </w:r>
      </w:moveFrom>
      <w:moveFromRangeEnd w:id="1174"/>
      <w:del w:id="1177" w:author="AML Christensen team" w:date="2024-12-09T13:40:00Z" w16du:dateUtc="2024-12-09T12:40:00Z">
        <w:r w:rsidRPr="007C65B9" w:rsidDel="0090097C">
          <w:delText>Therefore, while the dasiglucagon autoinjector is highly effective for short-term, emergency use, a pump-based delivery system is preferable for the continuous treatment of CHI.</w:delText>
        </w:r>
      </w:del>
    </w:p>
    <w:p w14:paraId="60387B34" w14:textId="77777777" w:rsidR="00C55AE7" w:rsidRPr="007C65B9" w:rsidDel="00DB5E23" w:rsidRDefault="00C55AE7" w:rsidP="00C55AE7">
      <w:pPr>
        <w:pStyle w:val="Heading4"/>
        <w:rPr>
          <w:moveFrom w:id="1178" w:author="AML Christensen team" w:date="2024-12-04T13:11:00Z" w16du:dateUtc="2024-12-04T12:11:00Z"/>
        </w:rPr>
      </w:pPr>
      <w:moveFromRangeStart w:id="1179" w:author="AML Christensen team" w:date="2024-12-04T13:11:00Z" w:name="move184210327"/>
      <w:moveFrom w:id="1180" w:author="AML Christensen team" w:date="2024-12-04T13:11:00Z" w16du:dateUtc="2024-12-04T12:11:00Z">
        <w:r w:rsidRPr="007C65B9" w:rsidDel="00DB5E23">
          <w:lastRenderedPageBreak/>
          <w:t>Intranasal Glucagon</w:t>
        </w:r>
      </w:moveFrom>
    </w:p>
    <w:p w14:paraId="71DB74C5" w14:textId="77777777" w:rsidR="00C55AE7" w:rsidRPr="007C65B9" w:rsidDel="00DB5E23" w:rsidRDefault="00C55AE7" w:rsidP="00C55AE7">
      <w:pPr>
        <w:spacing w:before="120" w:after="120"/>
        <w:rPr>
          <w:moveFrom w:id="1181" w:author="AML Christensen team" w:date="2024-12-04T13:11:00Z" w16du:dateUtc="2024-12-04T12:11:00Z"/>
        </w:rPr>
      </w:pPr>
      <w:moveFrom w:id="1182" w:author="AML Christensen team" w:date="2024-12-04T13:11:00Z" w16du:dateUtc="2024-12-04T12:11:00Z">
        <w:r w:rsidRPr="007C65B9" w:rsidDel="00DB5E23">
          <w:t xml:space="preserve">Intranasal glucagon offers a needle-free method for managing severe hypoglycemia. Although initial findings of intranasal glucagon were made in 1983, significant development of intranasal glucagon only began in 2010. Today, intranasal glucagon in powder form is available for treating severe hypoglycemia in children and adults with T1D, with studies confirming its safety, efficacy, and ease of use. </w:t>
        </w:r>
      </w:moveFrom>
    </w:p>
    <w:p w14:paraId="0B1BA594" w14:textId="77777777" w:rsidR="00C55AE7" w:rsidRPr="007C65B9" w:rsidDel="00DB5E23" w:rsidRDefault="00C55AE7" w:rsidP="00C55AE7">
      <w:pPr>
        <w:spacing w:before="120" w:after="120"/>
        <w:rPr>
          <w:moveFrom w:id="1183" w:author="AML Christensen team" w:date="2024-12-04T13:11:00Z" w16du:dateUtc="2024-12-04T12:11:00Z"/>
        </w:rPr>
      </w:pPr>
      <w:moveFrom w:id="1184" w:author="AML Christensen team" w:date="2024-12-04T13:11:00Z" w16du:dateUtc="2024-12-04T12:11:00Z">
        <w:r w:rsidRPr="007C65B9" w:rsidDel="00DB5E23">
          <w:t xml:space="preserve">One intranasal glucagon product has undergone phase 3 clinical trials. This formulation consists of 1 mg of glucagon in a 10 mg dry powder that includes phospholipids for enhanced absorption and cyclodextrin as a bulking agent. It is absorbed through the nasal mucosa, unaffected by nasal congestion. </w:t>
        </w:r>
        <w:commentRangeStart w:id="1185"/>
        <w:r w:rsidRPr="007C65B9" w:rsidDel="00DB5E23">
          <w:t xml:space="preserve">The FDA has approved this formulation under the brand name Baqsimi™ </w:t>
        </w:r>
        <w:commentRangeEnd w:id="1185"/>
        <w:r w:rsidRPr="007C65B9" w:rsidDel="00DB5E23">
          <w:rPr>
            <w:rStyle w:val="CommentReference"/>
          </w:rPr>
          <w:commentReference w:id="1185"/>
        </w:r>
        <w:r w:rsidRPr="007C65B9" w:rsidDel="00DB5E23">
          <w:t>.</w:t>
        </w:r>
      </w:moveFrom>
    </w:p>
    <w:p w14:paraId="3EABC38E" w14:textId="77777777" w:rsidR="00C55AE7" w:rsidRPr="007C65B9" w:rsidDel="00DB5E23" w:rsidRDefault="00C55AE7" w:rsidP="00C55AE7">
      <w:pPr>
        <w:spacing w:before="120" w:after="120"/>
        <w:rPr>
          <w:moveFrom w:id="1186" w:author="AML Christensen team" w:date="2024-12-04T13:11:00Z" w16du:dateUtc="2024-12-04T12:11:00Z"/>
        </w:rPr>
      </w:pPr>
      <w:moveFrom w:id="1187" w:author="AML Christensen team" w:date="2024-12-04T13:11:00Z" w16du:dateUtc="2024-12-04T12:11:00Z">
        <w:r w:rsidRPr="007C65B9" w:rsidDel="00DB5E23">
          <w:t xml:space="preserve">A systematic meta-analysis of randomized controlled trials showed that intranasal glucagon and intramuscular/subcutaneous glucagon are equally effective for resolving hypoglycemia in patients with T1D. While intranasal glucagon results in lower blood glucagon concentrations than intramuscular glucagon, the glucose-raising effects remain comparable.  </w:t>
        </w:r>
      </w:moveFrom>
    </w:p>
    <w:p w14:paraId="5E79FF8B" w14:textId="77777777" w:rsidR="00C55AE7" w:rsidRPr="007C65B9" w:rsidDel="00DB5E23" w:rsidRDefault="00C55AE7" w:rsidP="00C55AE7">
      <w:pPr>
        <w:spacing w:before="120" w:after="120"/>
        <w:rPr>
          <w:moveFrom w:id="1188" w:author="AML Christensen team" w:date="2024-12-04T13:11:00Z" w16du:dateUtc="2024-12-04T12:11:00Z"/>
        </w:rPr>
      </w:pPr>
      <w:commentRangeStart w:id="1189"/>
      <w:commentRangeStart w:id="1190"/>
      <w:moveFrom w:id="1191" w:author="AML Christensen team" w:date="2024-12-04T13:11:00Z" w16du:dateUtc="2024-12-04T12:11:00Z">
        <w:r w:rsidRPr="007C65B9" w:rsidDel="00DB5E23">
          <w:t>A key advantage of intranasal glucagon is its ease of administration by untrained individuals. In one study, 94% of bystanders successfully administered the full dose of intranasal glucagon within one minute, while only 20% could administer a partial dose of intramuscular glucagon, which took an average of 2.4 minutes. Despite its benefits, intranasal glucagon may present challenges in real-world use, particularly in situations where the patient is combative or experiencing a seizure. However, there are successful reports of caregivers treating severe hypoglycemia with intranasal glucagon, even in situations involving unconsciousness or convulsions.</w:t>
        </w:r>
        <w:commentRangeEnd w:id="1189"/>
        <w:r w:rsidRPr="007C65B9" w:rsidDel="00DB5E23">
          <w:rPr>
            <w:rStyle w:val="CommentReference"/>
          </w:rPr>
          <w:commentReference w:id="1189"/>
        </w:r>
        <w:commentRangeEnd w:id="1190"/>
        <w:r w:rsidRPr="007C65B9" w:rsidDel="00DB5E23">
          <w:rPr>
            <w:rStyle w:val="CommentReference"/>
          </w:rPr>
          <w:commentReference w:id="1190"/>
        </w:r>
      </w:moveFrom>
    </w:p>
    <w:p w14:paraId="094D52FD" w14:textId="77777777" w:rsidR="00C55AE7" w:rsidRPr="007C65B9" w:rsidDel="00DB5E23" w:rsidRDefault="00C55AE7" w:rsidP="00C55AE7">
      <w:pPr>
        <w:spacing w:before="120" w:after="120"/>
        <w:rPr>
          <w:moveFrom w:id="1192" w:author="AML Christensen team" w:date="2024-12-04T13:11:00Z" w16du:dateUtc="2024-12-04T12:11:00Z"/>
        </w:rPr>
      </w:pPr>
      <w:moveFrom w:id="1193" w:author="AML Christensen team" w:date="2024-12-04T13:11:00Z" w16du:dateUtc="2024-12-04T12:11:00Z">
        <w:r w:rsidRPr="007C65B9" w:rsidDel="00DB5E23">
          <w:t>Gimenez et al (2023) conducted a systematic review and meta-analysis to compare the efficacy and safety of dasiglucagon (Zegalogue) with Baqsimi and Gvoke in reversing hypoglycemia in adults and children with diabetes mellitus (type 1 and type 2). Gvoke is a subcutaneous injectable glucagon in methyl sulfoxide solution. The meta-analysis was based on clinical trials using an indirect treatment comparison (ITC) approach. The systematic review identified 10 relevant clinical trials of which three included dasiglucagon, four included Baqsimi, and three included Gvoke. A high treatment success (&gt;98%) for reversing hypoglycemia was found for all three ready-to-use glucagon analogues. The meta-analysis found no statistical difference in the proportion of patients achieving clinical success with the three treatments. Moreover, there were no statistically significant differences with regards to the number of patients experiencing at least one treatment-emergent adverse event when comparing the various treatments. The mean maximum blood glucose level in adults with T1D or type 2 diabetes (T2D) was significantly lower with Baqsimi compared to Zegalogue (treatment difference: 31.76 mg/dl; 95% credible interval: 8.97-55.60) and Gvoke (17.32 mg/dl, 95% credible interval: 3.94-30.97). The maximum blood glucose levels for Zegalogue and Gvoke were comparable. The authors concluded that: “</w:t>
        </w:r>
        <w:r w:rsidRPr="007C65B9" w:rsidDel="00DB5E23">
          <w:rPr>
            <w:i/>
            <w:iCs/>
          </w:rPr>
          <w:t>This study demonstrated that Baqsimi, Gvoke and Zegalogue had comparable efficacy, but Baqsimi achieved a lower maximum blood glucose level […]</w:t>
        </w:r>
        <w:r w:rsidRPr="007C65B9" w:rsidDel="00DB5E23">
          <w:t>”</w:t>
        </w:r>
      </w:moveFrom>
    </w:p>
    <w:p w14:paraId="76755F11" w14:textId="77777777" w:rsidR="00C55AE7" w:rsidRPr="007C65B9" w:rsidDel="00DB5E23" w:rsidRDefault="00C55AE7" w:rsidP="00C55AE7">
      <w:pPr>
        <w:spacing w:before="120" w:after="120"/>
        <w:rPr>
          <w:moveFrom w:id="1194" w:author="AML Christensen team" w:date="2024-12-04T13:11:00Z" w16du:dateUtc="2024-12-04T12:11:00Z"/>
        </w:rPr>
      </w:pPr>
      <w:moveFrom w:id="1195" w:author="AML Christensen team" w:date="2024-12-04T13:11:00Z" w16du:dateUtc="2024-12-04T12:11:00Z">
        <w:r w:rsidRPr="007C65B9" w:rsidDel="00DB5E23">
          <w:t>As with native glucagon, Baqsimi is expectedly not suitable for long-term management of CHI due to the need for recurrent and consistent administration of glucagon to prevent hypoglycemic episodes, also during nighttime. Intranasal glucagon is associated with side-effects such as upper airway discomfort, congestion, and lacrimation that are not seen with dasiglucagon.</w:t>
        </w:r>
      </w:moveFrom>
    </w:p>
    <w:moveFromRangeEnd w:id="1179"/>
    <w:p w14:paraId="0FCD00FF" w14:textId="77777777" w:rsidR="00C55AE7" w:rsidRPr="007C65B9" w:rsidRDefault="00C55AE7" w:rsidP="00C55AE7">
      <w:pPr>
        <w:pStyle w:val="Heading4"/>
        <w:rPr>
          <w:ins w:id="1196" w:author="AML Christensen team" w:date="2024-12-09T14:20:00Z" w16du:dateUtc="2024-12-09T13:20:00Z"/>
        </w:rPr>
      </w:pPr>
      <w:ins w:id="1197" w:author="AML Christensen team" w:date="2024-12-09T14:20:00Z" w16du:dateUtc="2024-12-09T13:20:00Z">
        <w:r w:rsidRPr="007C65B9">
          <w:t>Intravenous (IV) Infusion</w:t>
        </w:r>
      </w:ins>
    </w:p>
    <w:p w14:paraId="46ABE6D1" w14:textId="77777777" w:rsidR="00C55AE7" w:rsidRPr="007C65B9" w:rsidRDefault="00C55AE7">
      <w:pPr>
        <w:spacing w:before="120"/>
        <w:rPr>
          <w:ins w:id="1198" w:author="AML Christensen team" w:date="2024-12-09T14:24:00Z" w16du:dateUtc="2024-12-09T13:24:00Z"/>
        </w:rPr>
        <w:pPrChange w:id="1199" w:author="AML Christensen team" w:date="2024-12-11T13:59:00Z" w16du:dateUtc="2024-12-11T12:59:00Z">
          <w:pPr/>
        </w:pPrChange>
      </w:pPr>
      <w:ins w:id="1200" w:author="AML Christensen team" w:date="2024-12-09T14:20:00Z" w16du:dateUtc="2024-12-09T13:20:00Z">
        <w:r w:rsidRPr="007C65B9">
          <w:t xml:space="preserve">An international CHI guideline </w:t>
        </w:r>
      </w:ins>
      <w:ins w:id="1201" w:author="AML Christensen team" w:date="2024-12-11T14:00:00Z" w16du:dateUtc="2024-12-11T13:00:00Z">
        <w:r>
          <w:t>suggests</w:t>
        </w:r>
      </w:ins>
      <w:ins w:id="1202" w:author="AML Christensen team" w:date="2024-12-09T14:20:00Z" w16du:dateUtc="2024-12-09T13:20:00Z">
        <w:r w:rsidRPr="007C65B9">
          <w:t xml:space="preserve"> that continuous intravenous</w:t>
        </w:r>
      </w:ins>
      <w:ins w:id="1203" w:author="AML Christensen team" w:date="2024-12-09T14:23:00Z" w16du:dateUtc="2024-12-09T13:23:00Z">
        <w:r w:rsidRPr="007C65B9">
          <w:t xml:space="preserve"> (IV)</w:t>
        </w:r>
      </w:ins>
      <w:ins w:id="1204" w:author="AML Christensen team" w:date="2024-12-09T14:20:00Z" w16du:dateUtc="2024-12-09T13:20:00Z">
        <w:r w:rsidRPr="007C65B9">
          <w:t xml:space="preserve"> glucagon infusion </w:t>
        </w:r>
      </w:ins>
      <w:ins w:id="1205" w:author="AML Christensen team" w:date="2024-12-09T14:21:00Z" w16du:dateUtc="2024-12-09T13:21:00Z">
        <w:r w:rsidRPr="007C65B9">
          <w:t>can be used to control hypoglycemia, when the dose of dextrose</w:t>
        </w:r>
      </w:ins>
      <w:ins w:id="1206" w:author="AML Christensen team" w:date="2024-12-09T14:32:00Z" w16du:dateUtc="2024-12-09T13:32:00Z">
        <w:r w:rsidRPr="007C65B9">
          <w:t xml:space="preserve"> needed</w:t>
        </w:r>
      </w:ins>
      <w:ins w:id="1207" w:author="AML Christensen team" w:date="2024-12-09T14:33:00Z" w16du:dateUtc="2024-12-09T13:33:00Z">
        <w:r w:rsidRPr="007C65B9">
          <w:t xml:space="preserve"> to prevent hypoglycemia</w:t>
        </w:r>
      </w:ins>
      <w:ins w:id="1208" w:author="AML Christensen team" w:date="2024-12-09T14:21:00Z" w16du:dateUtc="2024-12-09T13:21:00Z">
        <w:r w:rsidRPr="007C65B9">
          <w:t xml:space="preserve"> </w:t>
        </w:r>
      </w:ins>
      <w:ins w:id="1209" w:author="AML Christensen team" w:date="2024-12-09T14:22:00Z" w16du:dateUtc="2024-12-09T13:22:00Z">
        <w:r w:rsidRPr="007C65B9">
          <w:t>is</w:t>
        </w:r>
      </w:ins>
      <w:ins w:id="1210" w:author="AML Christensen team" w:date="2024-12-09T14:33:00Z" w16du:dateUtc="2024-12-09T13:33:00Z">
        <w:r w:rsidRPr="007C65B9">
          <w:t xml:space="preserve"> so</w:t>
        </w:r>
      </w:ins>
      <w:ins w:id="1211" w:author="AML Christensen team" w:date="2024-12-09T14:22:00Z" w16du:dateUtc="2024-12-09T13:22:00Z">
        <w:r w:rsidRPr="007C65B9">
          <w:t xml:space="preserve"> high </w:t>
        </w:r>
      </w:ins>
      <w:ins w:id="1212" w:author="AML Christensen team" w:date="2024-12-09T14:33:00Z" w16du:dateUtc="2024-12-09T13:33:00Z">
        <w:r w:rsidRPr="007C65B9">
          <w:t>that there is a</w:t>
        </w:r>
      </w:ins>
      <w:ins w:id="1213" w:author="AML Christensen team" w:date="2024-12-09T14:22:00Z" w16du:dateUtc="2024-12-09T13:22:00Z">
        <w:r w:rsidRPr="007C65B9">
          <w:t xml:space="preserve"> risk</w:t>
        </w:r>
      </w:ins>
      <w:ins w:id="1214" w:author="AML Christensen team" w:date="2024-12-09T14:33:00Z" w16du:dateUtc="2024-12-09T13:33:00Z">
        <w:r w:rsidRPr="007C65B9">
          <w:t xml:space="preserve"> of</w:t>
        </w:r>
      </w:ins>
      <w:ins w:id="1215" w:author="AML Christensen team" w:date="2024-12-09T14:22:00Z" w16du:dateUtc="2024-12-09T13:22:00Z">
        <w:r w:rsidRPr="007C65B9">
          <w:t xml:space="preserve"> complications from fluid overload </w:t>
        </w:r>
      </w:ins>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d="1216" w:author="AML Christensen team" w:date="2024-12-09T14:22:00Z" w16du:dateUtc="2024-12-09T13:22:00Z">
        <w:r w:rsidRPr="007C65B9">
          <w:t xml:space="preserve">. </w:t>
        </w:r>
      </w:ins>
    </w:p>
    <w:p w14:paraId="4BC2B1E6" w14:textId="77777777" w:rsidR="00C55AE7" w:rsidRPr="007C65B9" w:rsidRDefault="00C55AE7">
      <w:pPr>
        <w:spacing w:before="120" w:after="120"/>
        <w:rPr>
          <w:ins w:id="1217" w:author="AML Christensen team" w:date="2024-12-09T14:20:00Z" w16du:dateUtc="2024-12-09T13:20:00Z"/>
        </w:rPr>
        <w:pPrChange w:id="1218" w:author="AML Christensen team" w:date="2024-12-11T14:01:00Z" w16du:dateUtc="2024-12-11T13:01:00Z">
          <w:pPr/>
        </w:pPrChange>
      </w:pPr>
      <w:ins w:id="1219" w:author="AML Christensen team" w:date="2024-12-09T14:24:00Z" w16du:dateUtc="2024-12-09T13:24:00Z">
        <w:r w:rsidRPr="007C65B9">
          <w:t>A</w:t>
        </w:r>
      </w:ins>
      <w:ins w:id="1220" w:author="AML Christensen team" w:date="2024-12-09T14:24:00Z">
        <w:r w:rsidRPr="007C65B9">
          <w:t xml:space="preserve"> study</w:t>
        </w:r>
      </w:ins>
      <w:ins w:id="1221" w:author="AML Christensen team" w:date="2024-12-09T14:24:00Z" w16du:dateUtc="2024-12-09T13:24:00Z">
        <w:r w:rsidRPr="007C65B9">
          <w:t xml:space="preserve"> by Salomon-</w:t>
        </w:r>
        <w:proofErr w:type="spellStart"/>
        <w:r w:rsidRPr="007C65B9">
          <w:t>Estebanaz</w:t>
        </w:r>
        <w:proofErr w:type="spellEnd"/>
        <w:r w:rsidRPr="007C65B9">
          <w:t xml:space="preserve"> </w:t>
        </w:r>
        <w:r w:rsidRPr="007C65B9">
          <w:rPr>
            <w:i/>
            <w:iCs/>
            <w:rPrChange w:id="1222" w:author="AML Christensen team" w:date="2024-12-09T14:24:00Z" w16du:dateUtc="2024-12-09T13:24:00Z">
              <w:rPr>
                <w:lang w:val="en-GB"/>
              </w:rPr>
            </w:rPrChange>
          </w:rPr>
          <w:t>et al.</w:t>
        </w:r>
        <w:r w:rsidRPr="007C65B9">
          <w:t xml:space="preserve"> (2020)</w:t>
        </w:r>
      </w:ins>
      <w:ins w:id="1223" w:author="AML Christensen team" w:date="2024-12-09T14:24:00Z">
        <w:r w:rsidRPr="007C65B9">
          <w:t xml:space="preserve"> explored the efficacy of </w:t>
        </w:r>
      </w:ins>
      <w:ins w:id="1224" w:author="AML Christensen team" w:date="2024-12-09T14:26:00Z" w16du:dateUtc="2024-12-09T13:26:00Z">
        <w:r w:rsidRPr="007C65B9">
          <w:t xml:space="preserve">managing CHI with </w:t>
        </w:r>
      </w:ins>
      <w:ins w:id="1225" w:author="AML Christensen team" w:date="2024-12-09T14:24:00Z">
        <w:r w:rsidRPr="007C65B9">
          <w:t>dose-titrated</w:t>
        </w:r>
      </w:ins>
      <w:ins w:id="1226" w:author="AML Christensen team" w:date="2024-12-09T14:26:00Z" w16du:dateUtc="2024-12-09T13:26:00Z">
        <w:r w:rsidRPr="007C65B9">
          <w:t xml:space="preserve"> IV</w:t>
        </w:r>
      </w:ins>
      <w:ins w:id="1227" w:author="AML Christensen team" w:date="2024-12-09T14:24:00Z">
        <w:r w:rsidRPr="007C65B9">
          <w:t xml:space="preserve"> glucagon infusion</w:t>
        </w:r>
      </w:ins>
      <w:ins w:id="1228" w:author="AML Christensen team" w:date="2024-12-09T14:26:00Z" w16du:dateUtc="2024-12-09T13:26:00Z">
        <w:r w:rsidRPr="007C65B9">
          <w:t>,</w:t>
        </w:r>
      </w:ins>
      <w:ins w:id="1229" w:author="AML Christensen team" w:date="2024-12-09T14:24:00Z">
        <w:r w:rsidRPr="007C65B9">
          <w:t xml:space="preserve"> focusing on its ability to stabilize glycemia and reduce glucose infusion requirements</w:t>
        </w:r>
      </w:ins>
      <w:ins w:id="1230" w:author="AML Christensen team" w:date="2024-12-09T14:24:00Z" w16du:dateUtc="2024-12-09T13:24:00Z">
        <w:r w:rsidRPr="007C65B9">
          <w:t xml:space="preserve"> </w:t>
        </w:r>
      </w:ins>
      <w:r w:rsidRPr="007C65B9">
        <w:fldChar w:fldCharType="begin">
          <w:fldData xml:space="preserve">PEVuZE5vdGU+PENpdGU+PEF1dGhvcj5TYWxvbW9uLUVzdGViYW5lejwvQXV0aG9yPjxZZWFyPjIw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</w:fldData>
        </w:fldChar>
      </w:r>
      <w:r w:rsidRPr="007C65B9">
        <w:instrText xml:space="preserve"> ADDIN EN.CITE </w:instrText>
      </w:r>
      <w:r w:rsidRPr="007C65B9">
        <w:fldChar w:fldCharType="begin">
          <w:fldData xml:space="preserve">PEVuZE5vdGU+PENpdGU+PEF1dGhvcj5TYWxvbW9uLUVzdGViYW5lejwvQXV0aG9yPjxZZWFyPjIw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(60)</w:t>
      </w:r>
      <w:r w:rsidRPr="007C65B9">
        <w:fldChar w:fldCharType="end"/>
      </w:r>
      <w:ins w:id="1231" w:author="AML Christensen team" w:date="2024-12-09T14:24:00Z">
        <w:r w:rsidRPr="007C65B9">
          <w:t>.</w:t>
        </w:r>
      </w:ins>
      <w:ins w:id="1232" w:author="AML Christensen team" w:date="2024-12-09T14:26:00Z" w16du:dateUtc="2024-12-09T13:26:00Z">
        <w:r w:rsidRPr="007C65B9">
          <w:t xml:space="preserve"> </w:t>
        </w:r>
      </w:ins>
      <w:ins w:id="1233" w:author="AML Christensen team" w:date="2024-12-09T14:24:00Z">
        <w:r w:rsidRPr="007C65B9">
          <w:t>The study recruited 33 patients, primarily neonates and infants diagnosed with CHI, over eight years. Patients underwent continuous</w:t>
        </w:r>
      </w:ins>
      <w:ins w:id="1234" w:author="AML Christensen team" w:date="2024-12-09T14:26:00Z" w16du:dateUtc="2024-12-09T13:26:00Z">
        <w:r w:rsidRPr="007C65B9">
          <w:t xml:space="preserve"> IV</w:t>
        </w:r>
      </w:ins>
      <w:ins w:id="1235" w:author="AML Christensen team" w:date="2024-12-09T14:24:00Z">
        <w:r w:rsidRPr="007C65B9">
          <w:t xml:space="preserve"> glucagon infusion with dose escalation as needed to achieve plasma glucose levels ≥3.5 mmol/L while minimizing fluid overload. Glucagon dosing began at 5 </w:t>
        </w:r>
        <w:proofErr w:type="gramStart"/>
        <w:r w:rsidRPr="007C65B9">
          <w:t>µg</w:t>
        </w:r>
        <w:proofErr w:type="gramEnd"/>
        <w:r w:rsidRPr="007C65B9">
          <w:t>/kg/h and was adjusted incrementally up to a maximum of 30 µg/kg/h.</w:t>
        </w:r>
      </w:ins>
      <w:ins w:id="1236" w:author="AML Christensen team" w:date="2024-12-09T14:27:00Z" w16du:dateUtc="2024-12-09T13:27:00Z">
        <w:r w:rsidRPr="007C65B9">
          <w:t xml:space="preserve"> </w:t>
        </w:r>
      </w:ins>
      <w:ins w:id="1237" w:author="AML Christensen team" w:date="2024-12-09T14:24:00Z">
        <w:r w:rsidRPr="007C65B9">
          <w:t xml:space="preserve">Results demonstrated that </w:t>
        </w:r>
      </w:ins>
      <w:ins w:id="1238" w:author="AML Christensen team" w:date="2024-12-09T14:27:00Z" w16du:dateUtc="2024-12-09T13:27:00Z">
        <w:r w:rsidRPr="007C65B9">
          <w:t xml:space="preserve">IV </w:t>
        </w:r>
      </w:ins>
      <w:ins w:id="1239" w:author="AML Christensen team" w:date="2024-12-09T14:24:00Z">
        <w:r w:rsidRPr="007C65B9">
          <w:t xml:space="preserve">glucagon was effective in stabilizing blood glucose levels and reducing glucose infusion rates (GIR) in most patients. The average GIR decreased significantly from 15.6 to 13.4 mg/kg/min within 24 hours, with 56.2% of patients experiencing a reduction. This effect was observed regardless of whether patients had transient or persistent CHI or genetic mutations in ATP-sensitive potassium channels, which are often associated with CHI severity. Furthermore, glucagon enabled fluid restriction without causing </w:t>
        </w:r>
      </w:ins>
      <w:ins w:id="1240" w:author="AML Christensen team" w:date="2024-12-09T14:27:00Z" w16du:dateUtc="2024-12-09T13:27:00Z">
        <w:r w:rsidRPr="007C65B9">
          <w:t>SAEs</w:t>
        </w:r>
      </w:ins>
      <w:ins w:id="1241" w:author="AML Christensen team" w:date="2024-12-09T14:24:00Z">
        <w:r w:rsidRPr="007C65B9">
          <w:t>.</w:t>
        </w:r>
      </w:ins>
      <w:ins w:id="1242" w:author="AML Christensen team" w:date="2024-12-09T14:27:00Z" w16du:dateUtc="2024-12-09T13:27:00Z">
        <w:r w:rsidRPr="007C65B9">
          <w:t xml:space="preserve"> </w:t>
        </w:r>
      </w:ins>
      <w:ins w:id="1243" w:author="AML Christensen team" w:date="2024-12-09T14:24:00Z">
        <w:r w:rsidRPr="007C65B9">
          <w:t xml:space="preserve">While glucagon was generally well-tolerated, one patient developed necrolytic migratory erythema during prolonged high-dose treatment, and another experienced diarrhea. The study concluded that </w:t>
        </w:r>
        <w:proofErr w:type="gramStart"/>
        <w:r w:rsidRPr="007C65B9">
          <w:t>dose-titrated</w:t>
        </w:r>
        <w:proofErr w:type="gramEnd"/>
        <w:r w:rsidRPr="007C65B9">
          <w:t xml:space="preserve"> </w:t>
        </w:r>
      </w:ins>
      <w:ins w:id="1244" w:author="AML Christensen team" w:date="2024-12-09T14:28:00Z" w16du:dateUtc="2024-12-09T13:28:00Z">
        <w:r w:rsidRPr="007C65B9">
          <w:t xml:space="preserve">IV </w:t>
        </w:r>
      </w:ins>
      <w:ins w:id="1245" w:author="AML Christensen team" w:date="2024-12-09T14:24:00Z">
        <w:r w:rsidRPr="007C65B9">
          <w:t>infusion</w:t>
        </w:r>
      </w:ins>
      <w:ins w:id="1246" w:author="AML Christensen team" w:date="2024-12-09T14:28:00Z" w16du:dateUtc="2024-12-09T13:28:00Z">
        <w:r w:rsidRPr="007C65B9">
          <w:t xml:space="preserve"> of glucagon</w:t>
        </w:r>
      </w:ins>
      <w:ins w:id="1247" w:author="AML Christensen team" w:date="2024-12-09T14:24:00Z">
        <w:r w:rsidRPr="007C65B9">
          <w:t xml:space="preserve"> is a valuable and safe adjunct for glycemic control in CHI </w:t>
        </w:r>
      </w:ins>
      <w:r w:rsidRPr="007C65B9">
        <w:fldChar w:fldCharType="begin">
          <w:fldData xml:space="preserve">PEVuZE5vdGU+PENpdGU+PEF1dGhvcj5TYWxvbW9uLUVzdGViYW5lejwvQXV0aG9yPjxZZWFyPjIw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</w:fldData>
        </w:fldChar>
      </w:r>
      <w:r w:rsidRPr="007C65B9">
        <w:instrText xml:space="preserve"> ADDIN EN.CITE </w:instrText>
      </w:r>
      <w:r w:rsidRPr="007C65B9">
        <w:fldChar w:fldCharType="begin">
          <w:fldData xml:space="preserve">PEVuZE5vdGU+PENpdGU+PEF1dGhvcj5TYWxvbW9uLUVzdGViYW5lejwvQXV0aG9yPjxZZWFyPjIw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</w:fldData>
        </w:fldChar>
      </w:r>
      <w:r w:rsidRPr="007C65B9">
        <w:instrText xml:space="preserve"> ADDIN EN.CITE.DATA </w:instrText>
      </w:r>
      <w:r w:rsidRPr="007C65B9">
        <w:fldChar w:fldCharType="end"/>
      </w:r>
      <w:r w:rsidRPr="007C65B9">
        <w:fldChar w:fldCharType="separate"/>
      </w:r>
      <w:r w:rsidRPr="007C65B9">
        <w:rPr>
          <w:noProof/>
        </w:rPr>
        <w:t>(60)</w:t>
      </w:r>
      <w:r w:rsidRPr="007C65B9">
        <w:fldChar w:fldCharType="end"/>
      </w:r>
      <w:ins w:id="1248" w:author="AML Christensen team" w:date="2024-12-09T14:24:00Z">
        <w:r w:rsidRPr="007C65B9">
          <w:t xml:space="preserve">. </w:t>
        </w:r>
      </w:ins>
    </w:p>
    <w:p w14:paraId="072F9375" w14:textId="77777777" w:rsidR="00C55AE7" w:rsidRPr="007C65B9" w:rsidRDefault="00C55AE7" w:rsidP="00C55AE7">
      <w:pPr>
        <w:pStyle w:val="Heading4"/>
      </w:pPr>
      <w:r w:rsidRPr="007C65B9">
        <w:t>Connected Pens</w:t>
      </w:r>
    </w:p>
    <w:p w14:paraId="4738AD3F" w14:textId="77777777" w:rsidR="00C55AE7" w:rsidRPr="007C65B9" w:rsidRDefault="00C55AE7" w:rsidP="00C55AE7">
      <w:pPr>
        <w:spacing w:before="120" w:after="120"/>
      </w:pPr>
      <w:r w:rsidRPr="007C65B9">
        <w:t xml:space="preserve">Recent advancements in injection technology have led to the development of “smart” pens, which automatically track dosing and offer decision support through built-in calculators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w:t>
      </w:r>
      <w:r w:rsidRPr="007C65B9">
        <w:fldChar w:fldCharType="end"/>
      </w:r>
      <w:r w:rsidRPr="007C65B9">
        <w:t xml:space="preserve">. These connected pens are particularly beneficial for individuals requiring multiple daily injections, as they help optimize dosing and administration of e.g., insulin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w:t>
      </w:r>
      <w:r w:rsidRPr="007C65B9">
        <w:fldChar w:fldCharType="end"/>
      </w:r>
      <w:r w:rsidRPr="007C65B9">
        <w:t xml:space="preserve">. </w:t>
      </w:r>
    </w:p>
    <w:p w14:paraId="645B1723" w14:textId="77777777" w:rsidR="00C55AE7" w:rsidRPr="007C65B9" w:rsidRDefault="00C55AE7" w:rsidP="00C55AE7">
      <w:pPr>
        <w:spacing w:before="120" w:after="120"/>
      </w:pPr>
      <w:r w:rsidRPr="007C65B9">
        <w:t>Smart pens not only simplify the injection process but also improve the accuracy of dosage calculations, making intensive therapy more manageable. They provide valuable insights into administration patterns and can be paired with monitoring systems for better overall control. Additionally, these devices often include features like missed dose alerts, notifying users if doses are not delivered within a specified timeframe, which is crucial for preventing adverse outcomes due to lapses in treatment adherence.</w:t>
      </w:r>
    </w:p>
    <w:p w14:paraId="15937DF9" w14:textId="77777777" w:rsidR="00C55AE7" w:rsidRPr="007C65B9" w:rsidRDefault="00C55AE7" w:rsidP="00C55AE7">
      <w:pPr>
        <w:spacing w:before="120" w:after="120"/>
      </w:pPr>
      <w:r w:rsidRPr="007C65B9">
        <w:t xml:space="preserve">Furthermore, modern connected pens may integrate data on dosing, monitoring levels, and intake, facilitating communication with healthcare teams. Some models even have memory functions that recall past doses and timings, enhancing the user experience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w:t>
      </w:r>
      <w:r w:rsidRPr="007C65B9">
        <w:fldChar w:fldCharType="end"/>
      </w:r>
      <w:r w:rsidRPr="007C65B9">
        <w:t>.</w:t>
      </w:r>
    </w:p>
    <w:p w14:paraId="56546E48" w14:textId="77777777" w:rsidR="00C55AE7" w:rsidRPr="007C65B9" w:rsidRDefault="00C55AE7" w:rsidP="00C55AE7">
      <w:pPr>
        <w:spacing w:before="120" w:after="120"/>
      </w:pPr>
      <w:r w:rsidRPr="007C65B9">
        <w:t xml:space="preserve">Guideline recommendations suggest that connected pens may be beneficial for individuals engaged in intensive management requiring frequent injections. These devices can assist in optimizing treatment regimens and minimizing risks associated with dosing errors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w:t>
      </w:r>
      <w:r w:rsidRPr="007C65B9">
        <w:fldChar w:fldCharType="end"/>
      </w:r>
      <w:r w:rsidRPr="007C65B9">
        <w:t xml:space="preserve">. </w:t>
      </w:r>
    </w:p>
    <w:p w14:paraId="00179C2C" w14:textId="77777777" w:rsidR="00C55AE7" w:rsidRPr="007C65B9" w:rsidRDefault="00C55AE7" w:rsidP="00C55AE7">
      <w:pPr>
        <w:spacing w:before="120" w:after="120"/>
      </w:pPr>
      <w:r w:rsidRPr="007C65B9">
        <w:t xml:space="preserve">While connected pens have successfully reached the market, further research is needed to evaluate their effectiveness in real-world management settings. Exploring the potential for seamless transitions between connected pens and other delivery methods may offer individuals greater flexibility and reduce their reliance on multiple devices </w: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 </w:instrText>
      </w:r>
      <w:r w:rsidRPr="007C65B9">
        <w:fldChar w:fldCharType="begin">
          <w:fldData xml:space="preserve">PEVuZE5vdGU+PENpdGU+PEF1dGhvcj5HcnVuYmVyZ2VyPC9BdXRob3I+PFllYXI+MjAyMTwvWWVh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(50)</w:t>
      </w:r>
      <w:r w:rsidRPr="007C65B9">
        <w:fldChar w:fldCharType="end"/>
      </w:r>
      <w:r w:rsidRPr="007C65B9">
        <w:t xml:space="preserve">. The literature </w:t>
      </w:r>
      <w:proofErr w:type="gramStart"/>
      <w:r w:rsidRPr="007C65B9">
        <w:t>searches</w:t>
      </w:r>
      <w:proofErr w:type="gramEnd"/>
      <w:r w:rsidRPr="007C65B9">
        <w:t xml:space="preserve"> for the present CER did not find any reports of using connected pens for CHI treatment.</w:t>
      </w:r>
    </w:p>
    <w:p w14:paraId="24CEF98F" w14:textId="77777777" w:rsidR="00C55AE7" w:rsidRPr="007C65B9" w:rsidRDefault="00C55AE7" w:rsidP="00C55AE7">
      <w:pPr>
        <w:pStyle w:val="Heading3"/>
      </w:pPr>
      <w:commentRangeStart w:id="1249"/>
      <w:commentRangeStart w:id="1250"/>
      <w:r w:rsidRPr="007C65B9">
        <w:t>Guidelines</w:t>
      </w:r>
      <w:commentRangeEnd w:id="1249"/>
      <w:r w:rsidRPr="007C65B9">
        <w:rPr>
          <w:rStyle w:val="CommentReference"/>
          <w:rFonts w:asciiTheme="minorHAnsi" w:eastAsiaTheme="minorHAnsi" w:hAnsiTheme="minorHAnsi" w:cstheme="minorBidi"/>
        </w:rPr>
        <w:commentReference w:id="1249"/>
      </w:r>
      <w:commentRangeEnd w:id="1250"/>
      <w:r w:rsidRPr="007C65B9">
        <w:rPr>
          <w:rStyle w:val="CommentReference"/>
          <w:rFonts w:eastAsiaTheme="minorHAnsi" w:cstheme="minorBidi"/>
          <w:b w:val="0"/>
          <w:bCs w:val="0"/>
        </w:rPr>
        <w:commentReference w:id="1250"/>
      </w:r>
    </w:p>
    <w:p w14:paraId="3348B7EC" w14:textId="77777777" w:rsidR="00C55AE7" w:rsidRPr="007C65B9" w:rsidRDefault="00C55AE7">
      <w:pPr>
        <w:pStyle w:val="Heading4"/>
        <w:rPr>
          <w:ins w:id="1251" w:author="AML Christensen team" w:date="2024-12-11T09:49:00Z" w16du:dateUtc="2024-12-11T08:49:00Z"/>
          <w:lang w:eastAsia="en-GB"/>
        </w:rPr>
        <w:pPrChange w:id="1252" w:author="AML Christensen team" w:date="2024-12-11T09:49:00Z" w16du:dateUtc="2024-12-11T08:49:00Z">
          <w:pPr>
            <w:spacing w:before="100" w:beforeAutospacing="1" w:after="100" w:afterAutospacing="1"/>
          </w:pPr>
        </w:pPrChange>
      </w:pPr>
      <w:ins w:id="1253" w:author="AML Christensen team" w:date="2024-12-11T09:49:00Z" w16du:dateUtc="2024-12-11T08:49:00Z">
        <w:r w:rsidRPr="007C65B9">
          <w:rPr>
            <w:lang w:eastAsia="en-GB"/>
          </w:rPr>
          <w:t xml:space="preserve">The </w:t>
        </w:r>
      </w:ins>
      <w:ins w:id="1254" w:author="AML Christensen team" w:date="2024-12-11T09:50:00Z" w16du:dateUtc="2024-12-11T08:50:00Z">
        <w:r w:rsidRPr="007C65B9">
          <w:rPr>
            <w:lang w:eastAsia="en-GB"/>
          </w:rPr>
          <w:t>i</w:t>
        </w:r>
      </w:ins>
      <w:ins w:id="1255" w:author="AML Christensen team" w:date="2024-12-11T09:49:00Z" w16du:dateUtc="2024-12-11T08:49:00Z">
        <w:r w:rsidRPr="007C65B9">
          <w:rPr>
            <w:lang w:eastAsia="en-GB"/>
          </w:rPr>
          <w:t xml:space="preserve">nternational </w:t>
        </w:r>
      </w:ins>
      <w:ins w:id="1256" w:author="AML Christensen team" w:date="2024-12-11T09:50:00Z" w16du:dateUtc="2024-12-11T08:50:00Z">
        <w:r w:rsidRPr="007C65B9">
          <w:rPr>
            <w:lang w:eastAsia="en-GB"/>
          </w:rPr>
          <w:t>g</w:t>
        </w:r>
      </w:ins>
      <w:ins w:id="1257" w:author="AML Christensen team" w:date="2024-12-11T09:49:00Z" w16du:dateUtc="2024-12-11T08:49:00Z">
        <w:r w:rsidRPr="007C65B9">
          <w:rPr>
            <w:lang w:eastAsia="en-GB"/>
          </w:rPr>
          <w:t xml:space="preserve">uideline for </w:t>
        </w:r>
      </w:ins>
      <w:ins w:id="1258" w:author="AML Christensen team" w:date="2024-12-11T09:50:00Z" w16du:dateUtc="2024-12-11T08:50:00Z">
        <w:r w:rsidRPr="007C65B9">
          <w:rPr>
            <w:lang w:eastAsia="en-GB"/>
          </w:rPr>
          <w:t>d</w:t>
        </w:r>
      </w:ins>
      <w:ins w:id="1259" w:author="AML Christensen team" w:date="2024-12-11T09:49:00Z" w16du:dateUtc="2024-12-11T08:49:00Z">
        <w:r w:rsidRPr="007C65B9">
          <w:rPr>
            <w:lang w:eastAsia="en-GB"/>
          </w:rPr>
          <w:t xml:space="preserve">iagnosis and </w:t>
        </w:r>
      </w:ins>
      <w:ins w:id="1260" w:author="AML Christensen team" w:date="2024-12-11T09:50:00Z" w16du:dateUtc="2024-12-11T08:50:00Z">
        <w:r w:rsidRPr="007C65B9">
          <w:rPr>
            <w:lang w:eastAsia="en-GB"/>
          </w:rPr>
          <w:t>m</w:t>
        </w:r>
      </w:ins>
      <w:ins w:id="1261" w:author="AML Christensen team" w:date="2024-12-11T09:49:00Z" w16du:dateUtc="2024-12-11T08:49:00Z">
        <w:r w:rsidRPr="007C65B9">
          <w:rPr>
            <w:lang w:eastAsia="en-GB"/>
          </w:rPr>
          <w:t xml:space="preserve">anagement of </w:t>
        </w:r>
      </w:ins>
      <w:ins w:id="1262" w:author="AML Christensen team" w:date="2024-12-11T09:50:00Z" w16du:dateUtc="2024-12-11T08:50:00Z">
        <w:r w:rsidRPr="007C65B9">
          <w:rPr>
            <w:lang w:eastAsia="en-GB"/>
          </w:rPr>
          <w:t>h</w:t>
        </w:r>
      </w:ins>
      <w:ins w:id="1263" w:author="AML Christensen team" w:date="2024-12-11T09:49:00Z" w16du:dateUtc="2024-12-11T08:49:00Z">
        <w:r w:rsidRPr="007C65B9">
          <w:rPr>
            <w:lang w:eastAsia="en-GB"/>
          </w:rPr>
          <w:t>yperinsulinism</w:t>
        </w:r>
      </w:ins>
    </w:p>
    <w:p w14:paraId="07C4991A" w14:textId="77777777" w:rsidR="00C55AE7" w:rsidRPr="007C65B9" w:rsidRDefault="00C55AE7">
      <w:pPr>
        <w:spacing w:after="120"/>
        <w:rPr>
          <w:ins w:id="1264" w:author="AML Christensen team" w:date="2024-12-11T08:07:00Z" w16du:dateUtc="2024-12-11T07:07:00Z"/>
          <w:rFonts w:eastAsia="Times New Roman" w:cs="Arial"/>
          <w:szCs w:val="20"/>
          <w:lang w:eastAsia="en-GB"/>
        </w:rPr>
        <w:pPrChange w:id="1265" w:author="AML Christensen team" w:date="2024-12-11T09:55:00Z" w16du:dateUtc="2024-12-11T08:55:00Z">
          <w:pPr>
            <w:spacing w:before="100" w:beforeAutospacing="1" w:after="100" w:afterAutospacing="1" w:line="240" w:lineRule="auto"/>
            <w:jc w:val="left"/>
          </w:pPr>
        </w:pPrChange>
      </w:pPr>
      <w:ins w:id="1266" w:author="AML Christensen team" w:date="2024-12-11T08:10:00Z" w16du:dateUtc="2024-12-11T07:10:00Z">
        <w:r w:rsidRPr="007C65B9">
          <w:rPr>
            <w:rFonts w:eastAsia="Times New Roman" w:cs="Arial"/>
            <w:szCs w:val="20"/>
            <w:lang w:eastAsia="en-GB"/>
          </w:rPr>
          <w:t>In 2024, a</w:t>
        </w:r>
      </w:ins>
      <w:ins w:id="1267" w:author="AML Christensen team" w:date="2024-12-11T08:12:00Z" w16du:dateUtc="2024-12-11T07:12:00Z">
        <w:r w:rsidRPr="007C65B9">
          <w:rPr>
            <w:rFonts w:eastAsia="Times New Roman" w:cs="Arial"/>
            <w:szCs w:val="20"/>
            <w:lang w:eastAsia="en-GB"/>
          </w:rPr>
          <w:t>n international</w:t>
        </w:r>
      </w:ins>
      <w:ins w:id="1268" w:author="AML Christensen team" w:date="2024-12-11T08:10:00Z" w16du:dateUtc="2024-12-11T07:10:00Z">
        <w:r w:rsidRPr="007C65B9">
          <w:rPr>
            <w:rFonts w:eastAsia="Times New Roman" w:cs="Arial"/>
            <w:szCs w:val="20"/>
            <w:lang w:eastAsia="en-GB"/>
          </w:rPr>
          <w:t xml:space="preserve"> guideline for diagnosis and management of hyperinsulinism was created and published by </w:t>
        </w:r>
      </w:ins>
      <w:ins w:id="1269" w:author="AML Christensen team" w:date="2024-12-11T08:07:00Z" w16du:dateUtc="2024-12-11T07:07:00Z">
        <w:r w:rsidRPr="007C65B9">
          <w:rPr>
            <w:rFonts w:eastAsia="Times New Roman" w:cs="Arial"/>
            <w:szCs w:val="20"/>
            <w:lang w:eastAsia="en-GB"/>
          </w:rPr>
          <w:t xml:space="preserve">a multidisciplinary committee of 17 </w:t>
        </w:r>
      </w:ins>
      <w:ins w:id="1270" w:author="AML Christensen team" w:date="2024-12-11T08:11:00Z" w16du:dateUtc="2024-12-11T07:11:00Z">
        <w:r w:rsidRPr="007C65B9">
          <w:rPr>
            <w:rFonts w:eastAsia="Times New Roman" w:cs="Arial"/>
            <w:szCs w:val="20"/>
            <w:lang w:eastAsia="en-GB"/>
          </w:rPr>
          <w:t>experts in CHI management</w:t>
        </w:r>
      </w:ins>
      <w:ins w:id="1271" w:author="AML Christensen team" w:date="2024-12-11T08:07:00Z" w16du:dateUtc="2024-12-11T07:07:00Z">
        <w:r w:rsidRPr="007C65B9">
          <w:rPr>
            <w:rFonts w:eastAsia="Times New Roman" w:cs="Arial"/>
            <w:szCs w:val="20"/>
            <w:lang w:eastAsia="en-GB"/>
          </w:rPr>
          <w:t xml:space="preserve">, including </w:t>
        </w:r>
      </w:ins>
      <w:proofErr w:type="spellStart"/>
      <w:ins w:id="1272" w:author="AML Christensen team" w:date="2024-12-11T08:11:00Z" w16du:dateUtc="2024-12-11T07:11:00Z">
        <w:r w:rsidRPr="007C65B9">
          <w:rPr>
            <w:rFonts w:eastAsia="Times New Roman" w:cs="Arial"/>
            <w:szCs w:val="20"/>
            <w:lang w:eastAsia="en-GB"/>
          </w:rPr>
          <w:t>paediatric</w:t>
        </w:r>
      </w:ins>
      <w:proofErr w:type="spellEnd"/>
      <w:ins w:id="1273" w:author="AML Christensen team" w:date="2024-12-11T08:07:00Z" w16du:dateUtc="2024-12-11T07:07:00Z">
        <w:r w:rsidRPr="007C65B9">
          <w:rPr>
            <w:rFonts w:eastAsia="Times New Roman" w:cs="Arial"/>
            <w:szCs w:val="20"/>
            <w:lang w:eastAsia="en-GB"/>
          </w:rPr>
          <w:t xml:space="preserve"> and adult endocrinologists, a pathologist, a genetic scientist, and a representative from an international </w:t>
        </w:r>
      </w:ins>
      <w:ins w:id="1274" w:author="AML Christensen team" w:date="2024-12-11T09:52:00Z" w16du:dateUtc="2024-12-11T08:52:00Z">
        <w:r w:rsidRPr="007C65B9">
          <w:rPr>
            <w:rFonts w:eastAsia="Times New Roman" w:cs="Arial"/>
            <w:szCs w:val="20"/>
            <w:lang w:eastAsia="en-GB"/>
          </w:rPr>
          <w:lastRenderedPageBreak/>
          <w:t>hyperinsulinism</w:t>
        </w:r>
      </w:ins>
      <w:ins w:id="1275" w:author="AML Christensen team" w:date="2024-12-11T08:14:00Z" w16du:dateUtc="2024-12-11T07:14:00Z">
        <w:r w:rsidRPr="007C65B9">
          <w:rPr>
            <w:rFonts w:eastAsia="Times New Roman" w:cs="Arial"/>
            <w:szCs w:val="20"/>
            <w:lang w:eastAsia="en-GB"/>
          </w:rPr>
          <w:t xml:space="preserve"> </w:t>
        </w:r>
      </w:ins>
      <w:ins w:id="1276" w:author="AML Christensen team" w:date="2024-12-11T08:07:00Z" w16du:dateUtc="2024-12-11T07:07:00Z">
        <w:r w:rsidRPr="007C65B9">
          <w:rPr>
            <w:rFonts w:eastAsia="Times New Roman" w:cs="Arial"/>
            <w:szCs w:val="20"/>
            <w:lang w:eastAsia="en-GB"/>
          </w:rPr>
          <w:t>advocacy group</w:t>
        </w:r>
      </w:ins>
      <w:ins w:id="1277" w:author="AML Christensen team" w:date="2024-12-11T08:11:00Z" w16du:dateUtc="2024-12-11T07:11:00Z">
        <w:r w:rsidRPr="007C65B9">
          <w:rPr>
            <w:rFonts w:eastAsia="Times New Roman" w:cs="Arial"/>
            <w:szCs w:val="20"/>
            <w:lang w:eastAsia="en-GB"/>
          </w:rPr>
          <w:t xml:space="preserve"> </w:t>
        </w:r>
      </w:ins>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d="1278" w:author="AML Christensen team" w:date="2024-12-11T08:07:00Z" w16du:dateUtc="2024-12-11T07:07:00Z">
        <w:r w:rsidRPr="007C65B9">
          <w:rPr>
            <w:rFonts w:eastAsia="Times New Roman" w:cs="Arial"/>
            <w:szCs w:val="20"/>
            <w:lang w:eastAsia="en-GB"/>
          </w:rPr>
          <w:t>.</w:t>
        </w:r>
      </w:ins>
      <w:r w:rsidRPr="007C65B9">
        <w:rPr>
          <w:rFonts w:eastAsia="Times New Roman" w:cs="Arial"/>
          <w:szCs w:val="20"/>
          <w:lang w:eastAsia="en-GB"/>
        </w:rPr>
        <w:t xml:space="preserve"> </w:t>
      </w:r>
      <w:ins w:id="1279" w:author="AML Christensen team" w:date="2024-12-11T08:15:00Z" w16du:dateUtc="2024-12-11T07:15:00Z">
        <w:r w:rsidRPr="007C65B9">
          <w:rPr>
            <w:rFonts w:eastAsia="Times New Roman" w:cs="Arial"/>
            <w:szCs w:val="20"/>
            <w:lang w:eastAsia="en-GB"/>
          </w:rPr>
          <w:t xml:space="preserve">The guideline provides a comprehensive and evidence-based framework for diagnosing, treating, and supporting individuals with </w:t>
        </w:r>
      </w:ins>
      <w:ins w:id="1280" w:author="AML Christensen team" w:date="2024-12-11T08:10:00Z" w16du:dateUtc="2024-12-11T07:10:00Z">
        <w:r w:rsidRPr="007C65B9">
          <w:rPr>
            <w:rFonts w:eastAsia="Times New Roman" w:cs="Arial"/>
            <w:szCs w:val="20"/>
            <w:lang w:eastAsia="en-GB"/>
          </w:rPr>
          <w:t>hyperinsulinism</w:t>
        </w:r>
      </w:ins>
      <w:ins w:id="1281" w:author="AML Christensen team" w:date="2024-12-11T08:15:00Z" w16du:dateUtc="2024-12-11T07:15:00Z">
        <w:r w:rsidRPr="007C65B9">
          <w:rPr>
            <w:rFonts w:eastAsia="Times New Roman" w:cs="Arial"/>
            <w:szCs w:val="20"/>
            <w:lang w:eastAsia="en-GB"/>
          </w:rPr>
          <w:t xml:space="preserve">. </w:t>
        </w:r>
      </w:ins>
      <w:ins w:id="1282" w:author="AML Christensen team" w:date="2024-12-11T08:07:00Z" w16du:dateUtc="2024-12-11T07:07:00Z">
        <w:r w:rsidRPr="007C65B9">
          <w:rPr>
            <w:rFonts w:eastAsia="Times New Roman" w:cs="Arial"/>
            <w:szCs w:val="20"/>
            <w:lang w:eastAsia="en-GB"/>
          </w:rPr>
          <w:t>Below is a summary of the guideline recommendations:</w:t>
        </w:r>
      </w:ins>
      <w:ins w:id="1283" w:author="AML Christensen team" w:date="2024-12-11T08:14:00Z" w16du:dateUtc="2024-12-11T07:14:00Z">
        <w:r w:rsidRPr="007C65B9">
          <w:rPr>
            <w:rFonts w:eastAsia="Times New Roman" w:cs="Arial"/>
            <w:szCs w:val="20"/>
            <w:lang w:eastAsia="en-GB"/>
          </w:rPr>
          <w:t xml:space="preserve"> </w:t>
        </w:r>
      </w:ins>
    </w:p>
    <w:p w14:paraId="1C322F0C" w14:textId="77777777" w:rsidR="00C55AE7" w:rsidRPr="007C65B9" w:rsidRDefault="00C55AE7">
      <w:pPr>
        <w:spacing w:after="120"/>
        <w:rPr>
          <w:ins w:id="1284" w:author="AML Christensen team" w:date="2024-12-11T08:07:00Z" w16du:dateUtc="2024-12-11T07:07:00Z"/>
          <w:rFonts w:eastAsia="Times New Roman" w:cs="Arial"/>
          <w:szCs w:val="20"/>
          <w:u w:val="single"/>
          <w:lang w:eastAsia="en-GB"/>
          <w:rPrChange w:id="1285" w:author="AML Christensen team" w:date="2024-12-11T08:20:00Z" w16du:dateUtc="2024-12-11T07:20:00Z">
            <w:rPr>
              <w:ins w:id="1286" w:author="AML Christensen team" w:date="2024-12-11T08:07:00Z" w16du:dateUtc="2024-12-11T07:07:00Z"/>
              <w:lang w:val="en-GB" w:eastAsia="en-GB"/>
            </w:rPr>
          </w:rPrChange>
        </w:rPr>
        <w:pPrChange w:id="1287" w:author="AML Christensen team" w:date="2024-12-11T09:55:00Z" w16du:dateUtc="2024-12-11T08:55:00Z">
          <w:pPr>
            <w:spacing w:before="100" w:beforeAutospacing="1" w:after="100" w:afterAutospacing="1" w:line="240" w:lineRule="auto"/>
            <w:jc w:val="left"/>
          </w:pPr>
        </w:pPrChange>
      </w:pPr>
      <w:ins w:id="1288" w:author="AML Christensen team" w:date="2024-12-11T08:07:00Z" w16du:dateUtc="2024-12-11T07:07:00Z">
        <w:r w:rsidRPr="007C65B9">
          <w:rPr>
            <w:rFonts w:eastAsia="Times New Roman" w:cs="Arial"/>
            <w:szCs w:val="20"/>
            <w:u w:val="single"/>
            <w:lang w:eastAsia="en-GB"/>
            <w:rPrChange w:id="1289" w:author="AML Christensen team" w:date="2024-12-11T08:20:00Z" w16du:dateUtc="2024-12-11T07:20:00Z">
              <w:rPr>
                <w:lang w:val="en-GB" w:eastAsia="en-GB"/>
              </w:rPr>
            </w:rPrChange>
          </w:rPr>
          <w:t xml:space="preserve">Diagnosis of </w:t>
        </w:r>
      </w:ins>
      <w:ins w:id="1290" w:author="AML Christensen team" w:date="2024-12-11T09:52:00Z" w16du:dateUtc="2024-12-11T08:52:00Z">
        <w:r w:rsidRPr="007C65B9">
          <w:rPr>
            <w:rFonts w:eastAsia="Times New Roman" w:cs="Arial"/>
            <w:szCs w:val="20"/>
            <w:u w:val="single"/>
            <w:lang w:eastAsia="en-GB"/>
          </w:rPr>
          <w:t>hyperinsulinism</w:t>
        </w:r>
      </w:ins>
      <w:ins w:id="1291" w:author="AML Christensen team" w:date="2024-12-11T08:07:00Z" w16du:dateUtc="2024-12-11T07:07:00Z">
        <w:r w:rsidRPr="007C65B9">
          <w:rPr>
            <w:rFonts w:eastAsia="Times New Roman" w:cs="Arial"/>
            <w:szCs w:val="20"/>
            <w:u w:val="single"/>
            <w:lang w:eastAsia="en-GB"/>
            <w:rPrChange w:id="1292" w:author="AML Christensen team" w:date="2024-12-11T08:20:00Z" w16du:dateUtc="2024-12-11T07:20:00Z">
              <w:rPr>
                <w:lang w:val="en-GB" w:eastAsia="en-GB"/>
              </w:rPr>
            </w:rPrChange>
          </w:rPr>
          <w:t xml:space="preserve"> </w:t>
        </w:r>
      </w:ins>
    </w:p>
    <w:p w14:paraId="4C43A677" w14:textId="77777777" w:rsidR="00C55AE7" w:rsidRPr="007C65B9" w:rsidRDefault="00C55AE7">
      <w:pPr>
        <w:spacing w:after="120"/>
        <w:rPr>
          <w:ins w:id="1293" w:author="AML Christensen team" w:date="2024-12-11T08:07:00Z" w16du:dateUtc="2024-12-11T07:07:00Z"/>
          <w:rFonts w:eastAsia="Times New Roman" w:cs="Arial"/>
          <w:szCs w:val="20"/>
          <w:lang w:eastAsia="en-GB"/>
        </w:rPr>
        <w:pPrChange w:id="1294" w:author="AML Christensen team" w:date="2024-12-11T09:55:00Z" w16du:dateUtc="2024-12-11T08:55:00Z">
          <w:pPr>
            <w:spacing w:before="100" w:beforeAutospacing="1" w:after="100" w:afterAutospacing="1" w:line="240" w:lineRule="auto"/>
            <w:jc w:val="left"/>
          </w:pPr>
        </w:pPrChange>
      </w:pPr>
      <w:ins w:id="1295" w:author="AML Christensen team" w:date="2024-12-11T09:53:00Z" w16du:dateUtc="2024-12-11T08:53:00Z">
        <w:r w:rsidRPr="007C65B9">
          <w:rPr>
            <w:rFonts w:eastAsia="Times New Roman" w:cs="Arial"/>
            <w:szCs w:val="20"/>
            <w:lang w:eastAsia="en-GB"/>
          </w:rPr>
          <w:t>H</w:t>
        </w:r>
      </w:ins>
      <w:ins w:id="1296" w:author="AML Christensen team" w:date="2024-12-11T09:52:00Z" w16du:dateUtc="2024-12-11T08:52:00Z">
        <w:r w:rsidRPr="007C65B9">
          <w:rPr>
            <w:rFonts w:eastAsia="Times New Roman" w:cs="Arial"/>
            <w:szCs w:val="20"/>
            <w:lang w:eastAsia="en-GB"/>
          </w:rPr>
          <w:t>yperinsulinism</w:t>
        </w:r>
      </w:ins>
      <w:ins w:id="1297" w:author="AML Christensen team" w:date="2024-12-11T08:07:00Z" w16du:dateUtc="2024-12-11T07:07:00Z">
        <w:r w:rsidRPr="007C65B9">
          <w:rPr>
            <w:rFonts w:eastAsia="Times New Roman" w:cs="Arial"/>
            <w:szCs w:val="20"/>
            <w:lang w:eastAsia="en-GB"/>
          </w:rPr>
          <w:t xml:space="preserve"> diagnosis is based on identifying inappropriate insulin action during hypoglycemia. Measurements include metabolic fuels (e.g., β-hydroxybutyrate, free fatty acids) and hormones (insulin, growth hormone, cortisol), alongside the glycemic response to glucagon. A high-sensitivity insulin assay is essential, as markers like suppressed ketones (BOHB) and an exaggerated glucagon response are more reliable than insulin levels in some cases</w:t>
        </w:r>
      </w:ins>
      <w:ins w:id="1298"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299" w:author="AML Christensen team" w:date="2024-12-11T08:07:00Z" w16du:dateUtc="2024-12-11T07:07:00Z">
        <w:r w:rsidRPr="007C65B9">
          <w:rPr>
            <w:rFonts w:eastAsia="Times New Roman" w:cs="Arial"/>
            <w:szCs w:val="20"/>
            <w:lang w:eastAsia="en-GB"/>
          </w:rPr>
          <w:t>.</w:t>
        </w:r>
      </w:ins>
    </w:p>
    <w:p w14:paraId="5A560B88" w14:textId="77777777" w:rsidR="00C55AE7" w:rsidRPr="007C65B9" w:rsidRDefault="00C55AE7">
      <w:pPr>
        <w:spacing w:after="120"/>
        <w:rPr>
          <w:ins w:id="1300" w:author="AML Christensen team" w:date="2024-12-11T08:20:00Z" w16du:dateUtc="2024-12-11T07:20:00Z"/>
          <w:rFonts w:eastAsia="Times New Roman" w:cs="Arial"/>
          <w:szCs w:val="20"/>
          <w:lang w:eastAsia="en-GB"/>
        </w:rPr>
        <w:pPrChange w:id="1301" w:author="AML Christensen team" w:date="2024-12-11T09:55:00Z" w16du:dateUtc="2024-12-11T08:55:00Z">
          <w:pPr>
            <w:spacing w:before="100" w:beforeAutospacing="1" w:after="100" w:afterAutospacing="1" w:line="240" w:lineRule="auto"/>
          </w:pPr>
        </w:pPrChange>
      </w:pPr>
      <w:ins w:id="1302" w:author="AML Christensen team" w:date="2024-12-11T08:07:00Z" w16du:dateUtc="2024-12-11T07:07:00Z">
        <w:r w:rsidRPr="007C65B9">
          <w:rPr>
            <w:rFonts w:eastAsia="Times New Roman" w:cs="Arial"/>
            <w:szCs w:val="20"/>
            <w:lang w:eastAsia="en-GB"/>
          </w:rPr>
          <w:t xml:space="preserve">Newborns with hypoglycemia during the transitional period (&lt;72 hours of life) should be reassessed if symptoms persist. Provocative tests (e.g., with glucose or leucine) are not diagnostic but may help identify </w:t>
        </w:r>
      </w:ins>
      <w:ins w:id="1303" w:author="AML Christensen team" w:date="2024-12-11T09:52:00Z" w16du:dateUtc="2024-12-11T08:52:00Z">
        <w:r w:rsidRPr="007C65B9">
          <w:rPr>
            <w:rFonts w:eastAsia="Times New Roman" w:cs="Arial"/>
            <w:szCs w:val="20"/>
            <w:lang w:eastAsia="en-GB"/>
          </w:rPr>
          <w:t>hyperinsulinism</w:t>
        </w:r>
      </w:ins>
      <w:ins w:id="1304" w:author="AML Christensen team" w:date="2024-12-11T08:07:00Z" w16du:dateUtc="2024-12-11T07:07:00Z">
        <w:r w:rsidRPr="007C65B9">
          <w:rPr>
            <w:rFonts w:eastAsia="Times New Roman" w:cs="Arial"/>
            <w:szCs w:val="20"/>
            <w:lang w:eastAsia="en-GB"/>
          </w:rPr>
          <w:t xml:space="preserve"> subtypes</w:t>
        </w:r>
      </w:ins>
      <w:ins w:id="1305"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306" w:author="AML Christensen team" w:date="2024-12-11T08:07:00Z" w16du:dateUtc="2024-12-11T07:07:00Z">
        <w:r w:rsidRPr="007C65B9">
          <w:rPr>
            <w:rFonts w:eastAsia="Times New Roman" w:cs="Arial"/>
            <w:szCs w:val="20"/>
            <w:lang w:eastAsia="en-GB"/>
          </w:rPr>
          <w:t>.</w:t>
        </w:r>
      </w:ins>
    </w:p>
    <w:p w14:paraId="32053441" w14:textId="77777777" w:rsidR="00C55AE7" w:rsidRPr="007C65B9" w:rsidRDefault="00C55AE7">
      <w:pPr>
        <w:spacing w:after="120"/>
        <w:rPr>
          <w:ins w:id="1307" w:author="AML Christensen team" w:date="2024-12-11T08:07:00Z" w16du:dateUtc="2024-12-11T07:07:00Z"/>
          <w:rFonts w:eastAsia="Times New Roman" w:cs="Arial"/>
          <w:szCs w:val="20"/>
          <w:u w:val="single"/>
          <w:lang w:eastAsia="en-GB"/>
          <w:rPrChange w:id="1308" w:author="AML Christensen team" w:date="2024-12-11T08:20:00Z" w16du:dateUtc="2024-12-11T07:20:00Z">
            <w:rPr>
              <w:ins w:id="1309" w:author="AML Christensen team" w:date="2024-12-11T08:07:00Z" w16du:dateUtc="2024-12-11T07:07:00Z"/>
              <w:lang w:val="en-GB" w:eastAsia="en-GB"/>
            </w:rPr>
          </w:rPrChange>
        </w:rPr>
        <w:pPrChange w:id="1310" w:author="AML Christensen team" w:date="2024-12-11T09:55:00Z" w16du:dateUtc="2024-12-11T08:55:00Z">
          <w:pPr>
            <w:spacing w:before="100" w:beforeAutospacing="1" w:after="100" w:afterAutospacing="1" w:line="240" w:lineRule="auto"/>
            <w:jc w:val="left"/>
          </w:pPr>
        </w:pPrChange>
      </w:pPr>
      <w:ins w:id="1311" w:author="AML Christensen team" w:date="2024-12-11T08:07:00Z" w16du:dateUtc="2024-12-11T07:07:00Z">
        <w:r w:rsidRPr="007C65B9">
          <w:rPr>
            <w:rFonts w:eastAsia="Times New Roman" w:cs="Arial"/>
            <w:szCs w:val="20"/>
            <w:u w:val="single"/>
            <w:lang w:eastAsia="en-GB"/>
            <w:rPrChange w:id="1312" w:author="AML Christensen team" w:date="2024-12-11T08:20:00Z" w16du:dateUtc="2024-12-11T07:20:00Z">
              <w:rPr>
                <w:lang w:val="en-GB" w:eastAsia="en-GB"/>
              </w:rPr>
            </w:rPrChange>
          </w:rPr>
          <w:t xml:space="preserve">Genetic Testing for </w:t>
        </w:r>
      </w:ins>
      <w:ins w:id="1313" w:author="AML Christensen team" w:date="2024-12-11T09:52:00Z" w16du:dateUtc="2024-12-11T08:52:00Z">
        <w:r w:rsidRPr="007C65B9">
          <w:rPr>
            <w:rFonts w:eastAsia="Times New Roman" w:cs="Arial"/>
            <w:szCs w:val="20"/>
            <w:u w:val="single"/>
            <w:lang w:eastAsia="en-GB"/>
          </w:rPr>
          <w:t>hyperinsulinism</w:t>
        </w:r>
      </w:ins>
      <w:ins w:id="1314" w:author="AML Christensen team" w:date="2024-12-11T08:07:00Z" w16du:dateUtc="2024-12-11T07:07:00Z">
        <w:r w:rsidRPr="007C65B9">
          <w:rPr>
            <w:rFonts w:eastAsia="Times New Roman" w:cs="Arial"/>
            <w:szCs w:val="20"/>
            <w:u w:val="single"/>
            <w:lang w:eastAsia="en-GB"/>
            <w:rPrChange w:id="1315" w:author="AML Christensen team" w:date="2024-12-11T08:20:00Z" w16du:dateUtc="2024-12-11T07:20:00Z">
              <w:rPr>
                <w:lang w:val="en-GB" w:eastAsia="en-GB"/>
              </w:rPr>
            </w:rPrChange>
          </w:rPr>
          <w:t xml:space="preserve"> </w:t>
        </w:r>
      </w:ins>
    </w:p>
    <w:p w14:paraId="0CB25EE8" w14:textId="18C85C4B" w:rsidR="00C55AE7" w:rsidRPr="007C65B9" w:rsidRDefault="00C55AE7">
      <w:pPr>
        <w:spacing w:after="120"/>
        <w:rPr>
          <w:ins w:id="1316" w:author="AML Christensen team" w:date="2024-12-11T08:07:00Z" w16du:dateUtc="2024-12-11T07:07:00Z"/>
          <w:rFonts w:eastAsia="Times New Roman" w:cs="Arial"/>
          <w:szCs w:val="20"/>
          <w:lang w:eastAsia="en-GB"/>
        </w:rPr>
        <w:pPrChange w:id="1317" w:author="AML Christensen team" w:date="2024-12-11T09:55:00Z" w16du:dateUtc="2024-12-11T08:55:00Z">
          <w:pPr>
            <w:spacing w:before="100" w:beforeAutospacing="1" w:after="100" w:afterAutospacing="1" w:line="240" w:lineRule="auto"/>
            <w:jc w:val="left"/>
          </w:pPr>
        </w:pPrChange>
      </w:pPr>
      <w:ins w:id="1318" w:author="AML Christensen team" w:date="2024-12-11T08:07:00Z" w16du:dateUtc="2024-12-11T07:07:00Z">
        <w:r w:rsidRPr="007C65B9">
          <w:rPr>
            <w:rFonts w:eastAsia="Times New Roman" w:cs="Arial"/>
            <w:szCs w:val="20"/>
            <w:lang w:eastAsia="en-GB"/>
          </w:rPr>
          <w:t xml:space="preserve">Genetic testing is advised for all children with </w:t>
        </w:r>
      </w:ins>
      <w:ins w:id="1319" w:author="AML Christensen team" w:date="2024-12-11T09:52:00Z" w16du:dateUtc="2024-12-11T08:52:00Z">
        <w:r w:rsidRPr="007C65B9">
          <w:rPr>
            <w:rFonts w:eastAsia="Times New Roman" w:cs="Arial"/>
            <w:szCs w:val="20"/>
            <w:lang w:eastAsia="en-GB"/>
          </w:rPr>
          <w:t>hyperinsulinism</w:t>
        </w:r>
      </w:ins>
      <w:ins w:id="1320" w:author="AML Christensen team" w:date="2024-12-11T08:07:00Z" w16du:dateUtc="2024-12-11T07:07:00Z">
        <w:r w:rsidRPr="007C65B9">
          <w:rPr>
            <w:rFonts w:eastAsia="Times New Roman" w:cs="Arial"/>
            <w:szCs w:val="20"/>
            <w:lang w:eastAsia="en-GB"/>
          </w:rPr>
          <w:t xml:space="preserve">, excluding those with clear acquired etiologies like PSHI. Testing is particularly crucial in diazoxide-unresponsive cases to identify potential focal lesions treatable by surgery. Rapid sequencing of the ABCC8 and KCNJ11 genes is prioritized, with further testing for other </w:t>
        </w:r>
      </w:ins>
      <w:ins w:id="1321" w:author="AML Christensen team" w:date="2024-12-11T09:52:00Z" w16du:dateUtc="2024-12-11T08:52:00Z">
        <w:r w:rsidRPr="007C65B9">
          <w:rPr>
            <w:rFonts w:eastAsia="Times New Roman" w:cs="Arial"/>
            <w:szCs w:val="20"/>
            <w:lang w:eastAsia="en-GB"/>
          </w:rPr>
          <w:t>hyperinsulinism</w:t>
        </w:r>
      </w:ins>
      <w:ins w:id="1322" w:author="AML Christensen team" w:date="2024-12-11T08:07:00Z" w16du:dateUtc="2024-12-11T07:07:00Z">
        <w:r w:rsidRPr="007C65B9">
          <w:rPr>
            <w:rFonts w:eastAsia="Times New Roman" w:cs="Arial"/>
            <w:szCs w:val="20"/>
            <w:lang w:eastAsia="en-GB"/>
          </w:rPr>
          <w:t>-associated genes as needed</w:t>
        </w:r>
      </w:ins>
      <w:ins w:id="1323"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324" w:author="AML Christensen team" w:date="2024-12-11T08:07:00Z" w16du:dateUtc="2024-12-11T07:07:00Z">
        <w:r w:rsidRPr="007C65B9">
          <w:rPr>
            <w:rFonts w:eastAsia="Times New Roman" w:cs="Arial"/>
            <w:szCs w:val="20"/>
            <w:lang w:eastAsia="en-GB"/>
          </w:rPr>
          <w:t>.</w:t>
        </w:r>
      </w:ins>
    </w:p>
    <w:p w14:paraId="31EFB416" w14:textId="77777777" w:rsidR="00C55AE7" w:rsidRPr="007C65B9" w:rsidRDefault="00C55AE7">
      <w:pPr>
        <w:spacing w:after="120"/>
        <w:rPr>
          <w:ins w:id="1325" w:author="AML Christensen team" w:date="2024-12-11T08:07:00Z" w16du:dateUtc="2024-12-11T07:07:00Z"/>
          <w:rFonts w:eastAsia="Times New Roman" w:cs="Arial"/>
          <w:szCs w:val="20"/>
          <w:u w:val="single"/>
          <w:lang w:eastAsia="en-GB"/>
          <w:rPrChange w:id="1326" w:author="AML Christensen team" w:date="2024-12-11T08:20:00Z" w16du:dateUtc="2024-12-11T07:20:00Z">
            <w:rPr>
              <w:ins w:id="1327" w:author="AML Christensen team" w:date="2024-12-11T08:07:00Z" w16du:dateUtc="2024-12-11T07:07:00Z"/>
              <w:lang w:val="en-GB" w:eastAsia="en-GB"/>
            </w:rPr>
          </w:rPrChange>
        </w:rPr>
        <w:pPrChange w:id="1328" w:author="AML Christensen team" w:date="2024-12-11T09:55:00Z" w16du:dateUtc="2024-12-11T08:55:00Z">
          <w:pPr>
            <w:spacing w:before="100" w:beforeAutospacing="1" w:after="100" w:afterAutospacing="1" w:line="240" w:lineRule="auto"/>
            <w:jc w:val="left"/>
          </w:pPr>
        </w:pPrChange>
      </w:pPr>
      <w:ins w:id="1329" w:author="AML Christensen team" w:date="2024-12-11T08:07:00Z" w16du:dateUtc="2024-12-11T07:07:00Z">
        <w:r w:rsidRPr="007C65B9">
          <w:rPr>
            <w:rFonts w:eastAsia="Times New Roman" w:cs="Arial"/>
            <w:szCs w:val="20"/>
            <w:u w:val="single"/>
            <w:lang w:eastAsia="en-GB"/>
            <w:rPrChange w:id="1330" w:author="AML Christensen team" w:date="2024-12-11T08:20:00Z" w16du:dateUtc="2024-12-11T07:20:00Z">
              <w:rPr>
                <w:lang w:val="en-GB" w:eastAsia="en-GB"/>
              </w:rPr>
            </w:rPrChange>
          </w:rPr>
          <w:t xml:space="preserve">Evaluation for Syndromic </w:t>
        </w:r>
      </w:ins>
      <w:ins w:id="1331" w:author="AML Christensen team" w:date="2024-12-11T09:52:00Z" w16du:dateUtc="2024-12-11T08:52:00Z">
        <w:r w:rsidRPr="007C65B9">
          <w:rPr>
            <w:rFonts w:eastAsia="Times New Roman" w:cs="Arial"/>
            <w:szCs w:val="20"/>
            <w:u w:val="single"/>
            <w:lang w:eastAsia="en-GB"/>
          </w:rPr>
          <w:t>hyperinsulinism</w:t>
        </w:r>
      </w:ins>
      <w:ins w:id="1332" w:author="AML Christensen team" w:date="2024-12-11T08:07:00Z" w16du:dateUtc="2024-12-11T07:07:00Z">
        <w:r w:rsidRPr="007C65B9">
          <w:rPr>
            <w:rFonts w:eastAsia="Times New Roman" w:cs="Arial"/>
            <w:szCs w:val="20"/>
            <w:u w:val="single"/>
            <w:lang w:eastAsia="en-GB"/>
            <w:rPrChange w:id="1333" w:author="AML Christensen team" w:date="2024-12-11T08:20:00Z" w16du:dateUtc="2024-12-11T07:20:00Z">
              <w:rPr>
                <w:lang w:val="en-GB" w:eastAsia="en-GB"/>
              </w:rPr>
            </w:rPrChange>
          </w:rPr>
          <w:t xml:space="preserve"> </w:t>
        </w:r>
      </w:ins>
    </w:p>
    <w:p w14:paraId="53DC869C" w14:textId="77777777" w:rsidR="00C55AE7" w:rsidRPr="007C65B9" w:rsidRDefault="00C55AE7">
      <w:pPr>
        <w:spacing w:after="120"/>
        <w:rPr>
          <w:ins w:id="1334" w:author="AML Christensen team" w:date="2024-12-11T08:20:00Z" w16du:dateUtc="2024-12-11T07:20:00Z"/>
          <w:rFonts w:eastAsia="Times New Roman" w:cs="Arial"/>
          <w:szCs w:val="20"/>
          <w:lang w:eastAsia="en-GB"/>
        </w:rPr>
        <w:pPrChange w:id="1335" w:author="AML Christensen team" w:date="2024-12-11T09:55:00Z" w16du:dateUtc="2024-12-11T08:55:00Z">
          <w:pPr>
            <w:spacing w:before="100" w:beforeAutospacing="1" w:after="100" w:afterAutospacing="1" w:line="240" w:lineRule="auto"/>
          </w:pPr>
        </w:pPrChange>
      </w:pPr>
      <w:ins w:id="1336" w:author="AML Christensen team" w:date="2024-12-11T08:07:00Z" w16du:dateUtc="2024-12-11T07:07:00Z">
        <w:r w:rsidRPr="007C65B9">
          <w:rPr>
            <w:rFonts w:eastAsia="Times New Roman" w:cs="Arial"/>
            <w:szCs w:val="20"/>
            <w:lang w:eastAsia="en-GB"/>
          </w:rPr>
          <w:t xml:space="preserve">Syndromic causes of </w:t>
        </w:r>
      </w:ins>
      <w:ins w:id="1337" w:author="AML Christensen team" w:date="2024-12-11T09:52:00Z" w16du:dateUtc="2024-12-11T08:52:00Z">
        <w:r w:rsidRPr="007C65B9">
          <w:rPr>
            <w:rFonts w:eastAsia="Times New Roman" w:cs="Arial"/>
            <w:szCs w:val="20"/>
            <w:lang w:eastAsia="en-GB"/>
          </w:rPr>
          <w:t>hyperinsulinism</w:t>
        </w:r>
      </w:ins>
      <w:ins w:id="1338" w:author="AML Christensen team" w:date="2024-12-11T08:07:00Z" w16du:dateUtc="2024-12-11T07:07:00Z">
        <w:r w:rsidRPr="007C65B9">
          <w:rPr>
            <w:rFonts w:eastAsia="Times New Roman" w:cs="Arial"/>
            <w:szCs w:val="20"/>
            <w:lang w:eastAsia="en-GB"/>
          </w:rPr>
          <w:t>, such as Beckwith-Wiedemann spectrum or mutations in genes like GLUD1 and HADH, should be evaluated, as they often involve multi-system effects</w:t>
        </w:r>
      </w:ins>
      <w:ins w:id="1339"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340" w:author="AML Christensen team" w:date="2024-12-11T08:07:00Z" w16du:dateUtc="2024-12-11T07:07:00Z">
        <w:r w:rsidRPr="007C65B9">
          <w:rPr>
            <w:rFonts w:eastAsia="Times New Roman" w:cs="Arial"/>
            <w:szCs w:val="20"/>
            <w:lang w:eastAsia="en-GB"/>
          </w:rPr>
          <w:t>.</w:t>
        </w:r>
      </w:ins>
    </w:p>
    <w:p w14:paraId="4E24E79C" w14:textId="77777777" w:rsidR="00C55AE7" w:rsidRPr="007C65B9" w:rsidRDefault="00C55AE7">
      <w:pPr>
        <w:spacing w:after="120"/>
        <w:rPr>
          <w:ins w:id="1341" w:author="AML Christensen team" w:date="2024-12-11T08:07:00Z" w16du:dateUtc="2024-12-11T07:07:00Z"/>
          <w:rFonts w:eastAsia="Times New Roman" w:cs="Arial"/>
          <w:szCs w:val="20"/>
          <w:u w:val="single"/>
          <w:lang w:eastAsia="en-GB"/>
          <w:rPrChange w:id="1342" w:author="AML Christensen team" w:date="2024-12-11T08:20:00Z" w16du:dateUtc="2024-12-11T07:20:00Z">
            <w:rPr>
              <w:ins w:id="1343" w:author="AML Christensen team" w:date="2024-12-11T08:07:00Z" w16du:dateUtc="2024-12-11T07:07:00Z"/>
              <w:lang w:val="en-GB" w:eastAsia="en-GB"/>
            </w:rPr>
          </w:rPrChange>
        </w:rPr>
        <w:pPrChange w:id="1344" w:author="AML Christensen team" w:date="2024-12-11T09:55:00Z" w16du:dateUtc="2024-12-11T08:55:00Z">
          <w:pPr>
            <w:spacing w:before="100" w:beforeAutospacing="1" w:after="100" w:afterAutospacing="1" w:line="240" w:lineRule="auto"/>
            <w:jc w:val="left"/>
          </w:pPr>
        </w:pPrChange>
      </w:pPr>
      <w:ins w:id="1345" w:author="AML Christensen team" w:date="2024-12-11T08:07:00Z" w16du:dateUtc="2024-12-11T07:07:00Z">
        <w:r w:rsidRPr="007C65B9">
          <w:rPr>
            <w:rFonts w:eastAsia="Times New Roman" w:cs="Arial"/>
            <w:szCs w:val="20"/>
            <w:u w:val="single"/>
            <w:lang w:eastAsia="en-GB"/>
            <w:rPrChange w:id="1346" w:author="AML Christensen team" w:date="2024-12-11T08:20:00Z" w16du:dateUtc="2024-12-11T07:20:00Z">
              <w:rPr>
                <w:lang w:val="en-GB" w:eastAsia="en-GB"/>
              </w:rPr>
            </w:rPrChange>
          </w:rPr>
          <w:t xml:space="preserve">Screening for Insulinomas </w:t>
        </w:r>
      </w:ins>
    </w:p>
    <w:p w14:paraId="78D63CCF" w14:textId="77777777" w:rsidR="00C55AE7" w:rsidRPr="007C65B9" w:rsidRDefault="00C55AE7">
      <w:pPr>
        <w:spacing w:after="120"/>
        <w:rPr>
          <w:ins w:id="1347" w:author="AML Christensen team" w:date="2024-12-11T08:07:00Z" w16du:dateUtc="2024-12-11T07:07:00Z"/>
          <w:rFonts w:eastAsia="Times New Roman" w:cs="Arial"/>
          <w:szCs w:val="20"/>
          <w:lang w:eastAsia="en-GB"/>
        </w:rPr>
        <w:pPrChange w:id="1348" w:author="AML Christensen team" w:date="2024-12-11T09:55:00Z" w16du:dateUtc="2024-12-11T08:55:00Z">
          <w:pPr>
            <w:spacing w:before="100" w:beforeAutospacing="1" w:after="100" w:afterAutospacing="1" w:line="240" w:lineRule="auto"/>
            <w:jc w:val="left"/>
          </w:pPr>
        </w:pPrChange>
      </w:pPr>
      <w:ins w:id="1349" w:author="AML Christensen team" w:date="2024-12-11T08:07:00Z" w16du:dateUtc="2024-12-11T07:07:00Z">
        <w:r w:rsidRPr="007C65B9">
          <w:rPr>
            <w:rFonts w:eastAsia="Times New Roman" w:cs="Arial"/>
            <w:szCs w:val="20"/>
            <w:lang w:eastAsia="en-GB"/>
          </w:rPr>
          <w:t xml:space="preserve">Children over two years old with </w:t>
        </w:r>
        <w:proofErr w:type="gramStart"/>
        <w:r w:rsidRPr="007C65B9">
          <w:rPr>
            <w:rFonts w:eastAsia="Times New Roman" w:cs="Arial"/>
            <w:szCs w:val="20"/>
            <w:lang w:eastAsia="en-GB"/>
          </w:rPr>
          <w:t>new-onset</w:t>
        </w:r>
        <w:proofErr w:type="gramEnd"/>
        <w:r w:rsidRPr="007C65B9">
          <w:rPr>
            <w:rFonts w:eastAsia="Times New Roman" w:cs="Arial"/>
            <w:szCs w:val="20"/>
            <w:lang w:eastAsia="en-GB"/>
          </w:rPr>
          <w:t xml:space="preserve"> </w:t>
        </w:r>
      </w:ins>
      <w:ins w:id="1350" w:author="AML Christensen team" w:date="2024-12-11T09:52:00Z" w16du:dateUtc="2024-12-11T08:52:00Z">
        <w:r w:rsidRPr="007C65B9">
          <w:rPr>
            <w:rFonts w:eastAsia="Times New Roman" w:cs="Arial"/>
            <w:szCs w:val="20"/>
            <w:lang w:eastAsia="en-GB"/>
          </w:rPr>
          <w:t>hyperinsulinism</w:t>
        </w:r>
      </w:ins>
      <w:ins w:id="1351" w:author="AML Christensen team" w:date="2024-12-11T08:07:00Z" w16du:dateUtc="2024-12-11T07:07:00Z">
        <w:r w:rsidRPr="007C65B9">
          <w:rPr>
            <w:rFonts w:eastAsia="Times New Roman" w:cs="Arial"/>
            <w:szCs w:val="20"/>
            <w:lang w:eastAsia="en-GB"/>
          </w:rPr>
          <w:t xml:space="preserve"> should be screened for insulinomas, rare but potentially malignant </w:t>
        </w:r>
      </w:ins>
      <w:proofErr w:type="spellStart"/>
      <w:ins w:id="1352" w:author="AML Christensen team" w:date="2024-12-11T08:18:00Z" w16du:dateUtc="2024-12-11T07:18:00Z">
        <w:r w:rsidRPr="007C65B9">
          <w:rPr>
            <w:rFonts w:eastAsia="Times New Roman" w:cs="Arial"/>
            <w:szCs w:val="20"/>
            <w:lang w:eastAsia="en-GB"/>
          </w:rPr>
          <w:t>tumours</w:t>
        </w:r>
      </w:ins>
      <w:proofErr w:type="spellEnd"/>
      <w:ins w:id="1353" w:author="AML Christensen team" w:date="2024-12-11T08:07:00Z" w16du:dateUtc="2024-12-11T07:07:00Z">
        <w:r w:rsidRPr="007C65B9">
          <w:rPr>
            <w:rFonts w:eastAsia="Times New Roman" w:cs="Arial"/>
            <w:szCs w:val="20"/>
            <w:lang w:eastAsia="en-GB"/>
          </w:rPr>
          <w:t xml:space="preserve"> associated with conditions like multiple endocrine neoplasia type 1</w:t>
        </w:r>
      </w:ins>
      <w:ins w:id="1354"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355" w:author="AML Christensen team" w:date="2024-12-11T08:07:00Z" w16du:dateUtc="2024-12-11T07:07:00Z">
        <w:r w:rsidRPr="007C65B9">
          <w:rPr>
            <w:rFonts w:eastAsia="Times New Roman" w:cs="Arial"/>
            <w:szCs w:val="20"/>
            <w:lang w:eastAsia="en-GB"/>
          </w:rPr>
          <w:t>.</w:t>
        </w:r>
      </w:ins>
    </w:p>
    <w:p w14:paraId="4DE7DC0A" w14:textId="77777777" w:rsidR="00C55AE7" w:rsidRPr="007C65B9" w:rsidRDefault="00C55AE7">
      <w:pPr>
        <w:spacing w:after="120"/>
        <w:rPr>
          <w:ins w:id="1356" w:author="AML Christensen team" w:date="2024-12-11T08:07:00Z" w16du:dateUtc="2024-12-11T07:07:00Z"/>
          <w:rFonts w:eastAsia="Times New Roman" w:cs="Arial"/>
          <w:szCs w:val="20"/>
          <w:u w:val="single"/>
          <w:lang w:eastAsia="en-GB"/>
          <w:rPrChange w:id="1357" w:author="AML Christensen team" w:date="2024-12-11T08:20:00Z" w16du:dateUtc="2024-12-11T07:20:00Z">
            <w:rPr>
              <w:ins w:id="1358" w:author="AML Christensen team" w:date="2024-12-11T08:07:00Z" w16du:dateUtc="2024-12-11T07:07:00Z"/>
              <w:lang w:val="en-GB" w:eastAsia="en-GB"/>
            </w:rPr>
          </w:rPrChange>
        </w:rPr>
        <w:pPrChange w:id="1359" w:author="AML Christensen team" w:date="2024-12-11T09:55:00Z" w16du:dateUtc="2024-12-11T08:55:00Z">
          <w:pPr>
            <w:spacing w:before="100" w:beforeAutospacing="1" w:after="100" w:afterAutospacing="1" w:line="240" w:lineRule="auto"/>
            <w:jc w:val="left"/>
          </w:pPr>
        </w:pPrChange>
      </w:pPr>
      <w:ins w:id="1360" w:author="AML Christensen team" w:date="2024-12-11T08:07:00Z" w16du:dateUtc="2024-12-11T07:07:00Z">
        <w:r w:rsidRPr="007C65B9">
          <w:rPr>
            <w:rFonts w:eastAsia="Times New Roman" w:cs="Arial"/>
            <w:szCs w:val="20"/>
            <w:u w:val="single"/>
            <w:lang w:eastAsia="en-GB"/>
            <w:rPrChange w:id="1361" w:author="AML Christensen team" w:date="2024-12-11T08:20:00Z" w16du:dateUtc="2024-12-11T07:20:00Z">
              <w:rPr>
                <w:lang w:val="en-GB" w:eastAsia="en-GB"/>
              </w:rPr>
            </w:rPrChange>
          </w:rPr>
          <w:t xml:space="preserve">Pancreatic Imaging </w:t>
        </w:r>
      </w:ins>
    </w:p>
    <w:p w14:paraId="52F15BCD" w14:textId="77777777" w:rsidR="00C55AE7" w:rsidRPr="007C65B9" w:rsidRDefault="00C55AE7">
      <w:pPr>
        <w:spacing w:after="120"/>
        <w:rPr>
          <w:ins w:id="1362" w:author="AML Christensen team" w:date="2024-12-11T08:07:00Z" w16du:dateUtc="2024-12-11T07:07:00Z"/>
          <w:rFonts w:eastAsia="Times New Roman" w:cs="Arial"/>
          <w:szCs w:val="20"/>
          <w:lang w:eastAsia="en-GB"/>
        </w:rPr>
        <w:pPrChange w:id="1363" w:author="AML Christensen team" w:date="2024-12-11T09:55:00Z" w16du:dateUtc="2024-12-11T08:55:00Z">
          <w:pPr>
            <w:spacing w:before="100" w:beforeAutospacing="1" w:after="100" w:afterAutospacing="1" w:line="240" w:lineRule="auto"/>
            <w:jc w:val="left"/>
          </w:pPr>
        </w:pPrChange>
      </w:pPr>
      <w:ins w:id="1364" w:author="AML Christensen team" w:date="2024-12-11T08:07:00Z" w16du:dateUtc="2024-12-11T07:07:00Z">
        <w:r w:rsidRPr="007C65B9">
          <w:rPr>
            <w:rFonts w:eastAsia="Times New Roman" w:cs="Arial"/>
            <w:szCs w:val="20"/>
            <w:lang w:eastAsia="en-GB"/>
          </w:rPr>
          <w:t xml:space="preserve">For diazoxide-unresponsive </w:t>
        </w:r>
      </w:ins>
      <w:ins w:id="1365" w:author="AML Christensen team" w:date="2024-12-11T09:52:00Z" w16du:dateUtc="2024-12-11T08:52:00Z">
        <w:r w:rsidRPr="007C65B9">
          <w:rPr>
            <w:rFonts w:eastAsia="Times New Roman" w:cs="Arial"/>
            <w:szCs w:val="20"/>
            <w:lang w:eastAsia="en-GB"/>
          </w:rPr>
          <w:t>hyperinsulinism</w:t>
        </w:r>
      </w:ins>
      <w:ins w:id="1366" w:author="AML Christensen team" w:date="2024-12-11T08:07:00Z" w16du:dateUtc="2024-12-11T07:07:00Z">
        <w:r w:rsidRPr="007C65B9">
          <w:rPr>
            <w:rFonts w:eastAsia="Times New Roman" w:cs="Arial"/>
            <w:szCs w:val="20"/>
            <w:lang w:eastAsia="en-GB"/>
          </w:rPr>
          <w:t>, imaging (e.g., 18F-DOPA PET scans) is recommended to identify focal pancreatic lesions when genetic evidence does not indicate diffuse disease. Focal lesions are highly localized with this technique, aiding surgical planning</w:t>
        </w:r>
      </w:ins>
      <w:ins w:id="1367"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368" w:author="AML Christensen team" w:date="2024-12-11T08:07:00Z" w16du:dateUtc="2024-12-11T07:07:00Z">
        <w:r w:rsidRPr="007C65B9">
          <w:rPr>
            <w:rFonts w:eastAsia="Times New Roman" w:cs="Arial"/>
            <w:szCs w:val="20"/>
            <w:lang w:eastAsia="en-GB"/>
          </w:rPr>
          <w:t>.</w:t>
        </w:r>
      </w:ins>
    </w:p>
    <w:p w14:paraId="105B9E18" w14:textId="77777777" w:rsidR="00C55AE7" w:rsidRPr="007C65B9" w:rsidRDefault="00C55AE7">
      <w:pPr>
        <w:spacing w:after="120"/>
        <w:rPr>
          <w:ins w:id="1369" w:author="AML Christensen team" w:date="2024-12-11T08:07:00Z" w16du:dateUtc="2024-12-11T07:07:00Z"/>
          <w:rFonts w:eastAsia="Times New Roman" w:cs="Arial"/>
          <w:szCs w:val="20"/>
          <w:u w:val="single"/>
          <w:lang w:eastAsia="en-GB"/>
          <w:rPrChange w:id="1370" w:author="AML Christensen team" w:date="2024-12-11T08:21:00Z" w16du:dateUtc="2024-12-11T07:21:00Z">
            <w:rPr>
              <w:ins w:id="1371" w:author="AML Christensen team" w:date="2024-12-11T08:07:00Z" w16du:dateUtc="2024-12-11T07:07:00Z"/>
              <w:rFonts w:eastAsia="Times New Roman" w:cs="Arial"/>
              <w:szCs w:val="20"/>
              <w:lang w:val="en-GB" w:eastAsia="en-GB"/>
            </w:rPr>
          </w:rPrChange>
        </w:rPr>
        <w:pPrChange w:id="1372" w:author="AML Christensen team" w:date="2024-12-11T09:55:00Z" w16du:dateUtc="2024-12-11T08:55:00Z">
          <w:pPr>
            <w:spacing w:before="100" w:beforeAutospacing="1" w:after="100" w:afterAutospacing="1" w:line="240" w:lineRule="auto"/>
            <w:jc w:val="left"/>
          </w:pPr>
        </w:pPrChange>
      </w:pPr>
      <w:ins w:id="1373" w:author="AML Christensen team" w:date="2024-12-11T08:07:00Z" w16du:dateUtc="2024-12-11T07:07:00Z">
        <w:r w:rsidRPr="007C65B9">
          <w:rPr>
            <w:rFonts w:eastAsia="Times New Roman" w:cs="Arial"/>
            <w:szCs w:val="20"/>
            <w:u w:val="single"/>
            <w:lang w:eastAsia="en-GB"/>
            <w:rPrChange w:id="1374" w:author="AML Christensen team" w:date="2024-12-11T08:21:00Z" w16du:dateUtc="2024-12-11T07:21:00Z">
              <w:rPr>
                <w:rFonts w:eastAsia="Times New Roman" w:cs="Arial"/>
                <w:szCs w:val="20"/>
                <w:lang w:val="en-GB" w:eastAsia="en-GB"/>
              </w:rPr>
            </w:rPrChange>
          </w:rPr>
          <w:t>Additional Insights</w:t>
        </w:r>
      </w:ins>
    </w:p>
    <w:p w14:paraId="25CCB14C" w14:textId="77777777" w:rsidR="00C55AE7" w:rsidRPr="007C65B9" w:rsidRDefault="00C55AE7">
      <w:pPr>
        <w:spacing w:after="120"/>
        <w:rPr>
          <w:ins w:id="1375" w:author="AML Christensen team" w:date="2024-12-11T08:22:00Z" w16du:dateUtc="2024-12-11T07:22:00Z"/>
          <w:rFonts w:eastAsia="Times New Roman" w:cs="Arial"/>
          <w:szCs w:val="20"/>
          <w:lang w:eastAsia="en-GB"/>
        </w:rPr>
        <w:pPrChange w:id="1376" w:author="AML Christensen team" w:date="2024-12-11T09:55:00Z" w16du:dateUtc="2024-12-11T08:55:00Z">
          <w:pPr>
            <w:spacing w:before="100" w:beforeAutospacing="1" w:after="100" w:afterAutospacing="1"/>
          </w:pPr>
        </w:pPrChange>
      </w:pPr>
      <w:ins w:id="1377" w:author="AML Christensen team" w:date="2024-12-11T08:07:00Z" w16du:dateUtc="2024-12-11T07:07:00Z">
        <w:r w:rsidRPr="007C65B9">
          <w:rPr>
            <w:rFonts w:eastAsia="Times New Roman" w:cs="Arial"/>
            <w:szCs w:val="20"/>
            <w:lang w:eastAsia="en-GB"/>
          </w:rPr>
          <w:t>The guideline emphasize</w:t>
        </w:r>
      </w:ins>
      <w:ins w:id="1378" w:author="AML Christensen team" w:date="2024-12-11T08:21:00Z" w16du:dateUtc="2024-12-11T07:21:00Z">
        <w:r w:rsidRPr="007C65B9">
          <w:rPr>
            <w:rFonts w:eastAsia="Times New Roman" w:cs="Arial"/>
            <w:szCs w:val="20"/>
            <w:lang w:eastAsia="en-GB"/>
          </w:rPr>
          <w:t>s</w:t>
        </w:r>
      </w:ins>
      <w:ins w:id="1379" w:author="AML Christensen team" w:date="2024-12-11T08:07:00Z" w16du:dateUtc="2024-12-11T07:07:00Z">
        <w:r w:rsidRPr="007C65B9">
          <w:rPr>
            <w:rFonts w:eastAsia="Times New Roman" w:cs="Arial"/>
            <w:szCs w:val="20"/>
            <w:lang w:eastAsia="en-GB"/>
          </w:rPr>
          <w:t xml:space="preserve"> distinguishing between genetic and acquired forms of </w:t>
        </w:r>
      </w:ins>
      <w:ins w:id="1380" w:author="AML Christensen team" w:date="2024-12-11T09:52:00Z" w16du:dateUtc="2024-12-11T08:52:00Z">
        <w:r w:rsidRPr="007C65B9">
          <w:rPr>
            <w:rFonts w:eastAsia="Times New Roman" w:cs="Arial"/>
            <w:szCs w:val="20"/>
            <w:lang w:eastAsia="en-GB"/>
          </w:rPr>
          <w:t>hyperinsulinism</w:t>
        </w:r>
      </w:ins>
      <w:ins w:id="1381" w:author="AML Christensen team" w:date="2024-12-11T08:07:00Z" w16du:dateUtc="2024-12-11T07:07:00Z">
        <w:r w:rsidRPr="007C65B9">
          <w:rPr>
            <w:rFonts w:eastAsia="Times New Roman" w:cs="Arial"/>
            <w:szCs w:val="20"/>
            <w:lang w:eastAsia="en-GB"/>
          </w:rPr>
          <w:t>, as the etiology informs therapy and prognosis. Acquired forms, such as PSHI, are typically transient and do not require genetic testing, while persistent or diazoxide-unresponsive forms often warrant comprehensive genetic and imaging studies.</w:t>
        </w:r>
      </w:ins>
      <w:ins w:id="1382" w:author="AML Christensen team" w:date="2024-12-11T08:22:00Z" w16du:dateUtc="2024-12-11T07:22:00Z">
        <w:r w:rsidRPr="007C65B9">
          <w:rPr>
            <w:rFonts w:eastAsia="Times New Roman" w:cs="Arial"/>
            <w:szCs w:val="20"/>
            <w:lang w:eastAsia="en-GB"/>
          </w:rPr>
          <w:t xml:space="preserve"> </w:t>
        </w:r>
      </w:ins>
      <w:ins w:id="1383" w:author="AML Christensen team" w:date="2024-12-11T08:07:00Z" w16du:dateUtc="2024-12-11T07:07:00Z">
        <w:r w:rsidRPr="007C65B9">
          <w:rPr>
            <w:rFonts w:eastAsia="Times New Roman" w:cs="Arial"/>
            <w:szCs w:val="20"/>
            <w:lang w:eastAsia="en-GB"/>
          </w:rPr>
          <w:t xml:space="preserve">This structured approach ensures precise diagnosis and tailored management, optimizing outcomes for patients with </w:t>
        </w:r>
      </w:ins>
      <w:ins w:id="1384" w:author="AML Christensen team" w:date="2024-12-11T09:52:00Z" w16du:dateUtc="2024-12-11T08:52:00Z">
        <w:r w:rsidRPr="007C65B9">
          <w:rPr>
            <w:rFonts w:eastAsia="Times New Roman" w:cs="Arial"/>
            <w:szCs w:val="20"/>
            <w:lang w:eastAsia="en-GB"/>
          </w:rPr>
          <w:t>hyperinsulinism</w:t>
        </w:r>
      </w:ins>
      <w:ins w:id="1385"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386" w:author="AML Christensen team" w:date="2024-12-11T08:07:00Z" w16du:dateUtc="2024-12-11T07:07:00Z">
        <w:r w:rsidRPr="007C65B9">
          <w:rPr>
            <w:rFonts w:eastAsia="Times New Roman" w:cs="Arial"/>
            <w:szCs w:val="20"/>
            <w:lang w:eastAsia="en-GB"/>
          </w:rPr>
          <w:t xml:space="preserve">. </w:t>
        </w:r>
      </w:ins>
    </w:p>
    <w:p w14:paraId="38BA7B63" w14:textId="77777777" w:rsidR="00C55AE7" w:rsidRPr="007C65B9" w:rsidRDefault="00C55AE7">
      <w:pPr>
        <w:spacing w:after="120"/>
        <w:rPr>
          <w:ins w:id="1387" w:author="AML Christensen team" w:date="2024-12-11T08:07:00Z" w16du:dateUtc="2024-12-11T07:07:00Z"/>
          <w:rFonts w:eastAsia="Times New Roman" w:cs="Arial"/>
          <w:szCs w:val="20"/>
          <w:u w:val="single"/>
          <w:lang w:eastAsia="en-GB"/>
          <w:rPrChange w:id="1388" w:author="AML Christensen team" w:date="2024-12-11T08:22:00Z" w16du:dateUtc="2024-12-11T07:22:00Z">
            <w:rPr>
              <w:ins w:id="1389" w:author="AML Christensen team" w:date="2024-12-11T08:07:00Z" w16du:dateUtc="2024-12-11T07:07:00Z"/>
              <w:rFonts w:eastAsia="Times New Roman" w:cs="Arial"/>
              <w:szCs w:val="20"/>
              <w:lang w:val="en-GB" w:eastAsia="en-GB"/>
            </w:rPr>
          </w:rPrChange>
        </w:rPr>
        <w:pPrChange w:id="1390" w:author="AML Christensen team" w:date="2024-12-11T09:55:00Z" w16du:dateUtc="2024-12-11T08:55:00Z">
          <w:pPr>
            <w:spacing w:before="100" w:beforeAutospacing="1" w:after="100" w:afterAutospacing="1" w:line="240" w:lineRule="auto"/>
            <w:jc w:val="left"/>
          </w:pPr>
        </w:pPrChange>
      </w:pPr>
      <w:ins w:id="1391" w:author="AML Christensen team" w:date="2024-12-11T08:07:00Z" w16du:dateUtc="2024-12-11T07:07:00Z">
        <w:r w:rsidRPr="007C65B9">
          <w:rPr>
            <w:rFonts w:eastAsia="Times New Roman" w:cs="Arial"/>
            <w:szCs w:val="20"/>
            <w:u w:val="single"/>
            <w:lang w:eastAsia="en-GB"/>
            <w:rPrChange w:id="1392" w:author="AML Christensen team" w:date="2024-12-11T08:22:00Z" w16du:dateUtc="2024-12-11T07:22:00Z">
              <w:rPr>
                <w:rFonts w:eastAsia="Times New Roman" w:cs="Arial"/>
                <w:szCs w:val="20"/>
                <w:lang w:val="en-GB" w:eastAsia="en-GB"/>
              </w:rPr>
            </w:rPrChange>
          </w:rPr>
          <w:t xml:space="preserve">Medical Management of </w:t>
        </w:r>
      </w:ins>
      <w:ins w:id="1393" w:author="AML Christensen team" w:date="2024-12-11T09:52:00Z" w16du:dateUtc="2024-12-11T08:52:00Z">
        <w:r w:rsidRPr="007C65B9">
          <w:rPr>
            <w:rFonts w:eastAsia="Times New Roman" w:cs="Arial"/>
            <w:szCs w:val="20"/>
            <w:u w:val="single"/>
            <w:lang w:eastAsia="en-GB"/>
          </w:rPr>
          <w:t>hyperinsulinism</w:t>
        </w:r>
      </w:ins>
    </w:p>
    <w:p w14:paraId="651C6971" w14:textId="77777777" w:rsidR="00C55AE7" w:rsidRPr="007C65B9" w:rsidRDefault="00C55AE7">
      <w:pPr>
        <w:spacing w:after="120"/>
        <w:rPr>
          <w:ins w:id="1394" w:author="AML Christensen team" w:date="2024-12-11T08:07:00Z" w16du:dateUtc="2024-12-11T07:07:00Z"/>
          <w:rFonts w:eastAsia="Times New Roman" w:cs="Arial"/>
          <w:szCs w:val="20"/>
          <w:lang w:eastAsia="en-GB"/>
        </w:rPr>
        <w:pPrChange w:id="1395" w:author="AML Christensen team" w:date="2024-12-11T09:55:00Z" w16du:dateUtc="2024-12-11T08:55:00Z">
          <w:pPr>
            <w:spacing w:before="100" w:beforeAutospacing="1" w:after="100" w:afterAutospacing="1" w:line="240" w:lineRule="auto"/>
            <w:jc w:val="left"/>
          </w:pPr>
        </w:pPrChange>
      </w:pPr>
      <w:ins w:id="1396" w:author="AML Christensen team" w:date="2024-12-11T08:07:00Z" w16du:dateUtc="2024-12-11T07:07:00Z">
        <w:r w:rsidRPr="007C65B9">
          <w:rPr>
            <w:rFonts w:eastAsia="Times New Roman" w:cs="Arial"/>
            <w:szCs w:val="20"/>
            <w:lang w:eastAsia="en-GB"/>
          </w:rPr>
          <w:t xml:space="preserve">Effective management of </w:t>
        </w:r>
      </w:ins>
      <w:ins w:id="1397" w:author="AML Christensen team" w:date="2024-12-11T09:52:00Z" w16du:dateUtc="2024-12-11T08:52:00Z">
        <w:r w:rsidRPr="007C65B9">
          <w:rPr>
            <w:rFonts w:eastAsia="Times New Roman" w:cs="Arial"/>
            <w:szCs w:val="20"/>
            <w:lang w:eastAsia="en-GB"/>
          </w:rPr>
          <w:t>hyperinsulinism</w:t>
        </w:r>
      </w:ins>
      <w:ins w:id="1398" w:author="AML Christensen team" w:date="2024-12-11T08:07:00Z" w16du:dateUtc="2024-12-11T07:07:00Z">
        <w:r w:rsidRPr="007C65B9">
          <w:rPr>
            <w:rFonts w:eastAsia="Times New Roman" w:cs="Arial"/>
            <w:szCs w:val="20"/>
            <w:lang w:eastAsia="en-GB"/>
          </w:rPr>
          <w:t xml:space="preserve"> involves maintaining plasma glucose levels within the normal range of 70–100 mg/dL (3.9–5.6 mmol/L). Th</w:t>
        </w:r>
      </w:ins>
      <w:ins w:id="1399" w:author="AML Christensen team" w:date="2024-12-11T08:22:00Z" w16du:dateUtc="2024-12-11T07:22:00Z">
        <w:r w:rsidRPr="007C65B9">
          <w:rPr>
            <w:rFonts w:eastAsia="Times New Roman" w:cs="Arial"/>
            <w:szCs w:val="20"/>
            <w:lang w:eastAsia="en-GB"/>
          </w:rPr>
          <w:t>e</w:t>
        </w:r>
      </w:ins>
      <w:ins w:id="1400" w:author="AML Christensen team" w:date="2024-12-11T08:07:00Z" w16du:dateUtc="2024-12-11T07:07:00Z">
        <w:r w:rsidRPr="007C65B9">
          <w:rPr>
            <w:rFonts w:eastAsia="Times New Roman" w:cs="Arial"/>
            <w:szCs w:val="20"/>
            <w:lang w:eastAsia="en-GB"/>
          </w:rPr>
          <w:t xml:space="preserve"> guideline emphasizes prompt glucose restoration, followed by individualized therapy based on the specific type of </w:t>
        </w:r>
      </w:ins>
      <w:ins w:id="1401" w:author="AML Christensen team" w:date="2024-12-11T09:52:00Z" w16du:dateUtc="2024-12-11T08:52:00Z">
        <w:r w:rsidRPr="007C65B9">
          <w:rPr>
            <w:rFonts w:eastAsia="Times New Roman" w:cs="Arial"/>
            <w:szCs w:val="20"/>
            <w:lang w:eastAsia="en-GB"/>
          </w:rPr>
          <w:t>hyperinsulinism</w:t>
        </w:r>
      </w:ins>
      <w:ins w:id="1402" w:author="AML Christensen team" w:date="2024-12-11T08:07:00Z" w16du:dateUtc="2024-12-11T07:07:00Z">
        <w:r w:rsidRPr="007C65B9">
          <w:rPr>
            <w:rFonts w:eastAsia="Times New Roman" w:cs="Arial"/>
            <w:szCs w:val="20"/>
            <w:lang w:eastAsia="en-GB"/>
          </w:rPr>
          <w:t>. Although achieving ideal glycemic targets may be challenging in severe cases, thresholds may be adjusted to mitigate risks of hypoglycemia and its consequences</w:t>
        </w:r>
      </w:ins>
      <w:ins w:id="1403"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04" w:author="AML Christensen team" w:date="2024-12-11T08:07:00Z" w16du:dateUtc="2024-12-11T07:07:00Z">
        <w:r w:rsidRPr="007C65B9">
          <w:rPr>
            <w:rFonts w:eastAsia="Times New Roman" w:cs="Arial"/>
            <w:szCs w:val="20"/>
            <w:lang w:eastAsia="en-GB"/>
          </w:rPr>
          <w:t>.</w:t>
        </w:r>
      </w:ins>
    </w:p>
    <w:p w14:paraId="0E060426" w14:textId="77777777" w:rsidR="00C55AE7" w:rsidRPr="007C65B9" w:rsidRDefault="00C55AE7">
      <w:pPr>
        <w:spacing w:after="120"/>
        <w:rPr>
          <w:ins w:id="1405" w:author="AML Christensen team" w:date="2024-12-11T08:07:00Z" w16du:dateUtc="2024-12-11T07:07:00Z"/>
          <w:rFonts w:eastAsia="Times New Roman" w:cs="Arial"/>
          <w:szCs w:val="20"/>
          <w:u w:val="single"/>
          <w:lang w:eastAsia="en-GB"/>
          <w:rPrChange w:id="1406" w:author="AML Christensen team" w:date="2024-12-11T08:22:00Z" w16du:dateUtc="2024-12-11T07:22:00Z">
            <w:rPr>
              <w:ins w:id="1407" w:author="AML Christensen team" w:date="2024-12-11T08:07:00Z" w16du:dateUtc="2024-12-11T07:07:00Z"/>
              <w:rFonts w:eastAsia="Times New Roman" w:cs="Arial"/>
              <w:szCs w:val="20"/>
              <w:lang w:val="en-GB" w:eastAsia="en-GB"/>
            </w:rPr>
          </w:rPrChange>
        </w:rPr>
        <w:pPrChange w:id="1408" w:author="AML Christensen team" w:date="2024-12-11T09:55:00Z" w16du:dateUtc="2024-12-11T08:55:00Z">
          <w:pPr>
            <w:spacing w:before="100" w:beforeAutospacing="1" w:after="100" w:afterAutospacing="1" w:line="240" w:lineRule="auto"/>
            <w:jc w:val="left"/>
          </w:pPr>
        </w:pPrChange>
      </w:pPr>
      <w:ins w:id="1409" w:author="AML Christensen team" w:date="2024-12-11T08:07:00Z" w16du:dateUtc="2024-12-11T07:07:00Z">
        <w:r w:rsidRPr="007C65B9">
          <w:rPr>
            <w:rFonts w:eastAsia="Times New Roman" w:cs="Arial"/>
            <w:szCs w:val="20"/>
            <w:u w:val="single"/>
            <w:lang w:eastAsia="en-GB"/>
            <w:rPrChange w:id="1410" w:author="AML Christensen team" w:date="2024-12-11T08:22:00Z" w16du:dateUtc="2024-12-11T07:22:00Z">
              <w:rPr>
                <w:rFonts w:eastAsia="Times New Roman" w:cs="Arial"/>
                <w:szCs w:val="20"/>
                <w:lang w:val="en-GB" w:eastAsia="en-GB"/>
              </w:rPr>
            </w:rPrChange>
          </w:rPr>
          <w:t>Acute Interventions:</w:t>
        </w:r>
      </w:ins>
    </w:p>
    <w:p w14:paraId="17D9CF18" w14:textId="77777777" w:rsidR="00C55AE7" w:rsidRPr="007C65B9" w:rsidRDefault="00C55AE7">
      <w:pPr>
        <w:spacing w:after="120"/>
        <w:rPr>
          <w:ins w:id="1411" w:author="AML Christensen team" w:date="2024-12-11T08:07:00Z" w16du:dateUtc="2024-12-11T07:07:00Z"/>
          <w:rFonts w:eastAsia="Times New Roman" w:cs="Arial"/>
          <w:szCs w:val="20"/>
          <w:lang w:eastAsia="en-GB"/>
        </w:rPr>
        <w:pPrChange w:id="1412" w:author="AML Christensen team" w:date="2024-12-11T09:55:00Z" w16du:dateUtc="2024-12-11T08:55:00Z">
          <w:pPr>
            <w:spacing w:before="100" w:beforeAutospacing="1" w:after="100" w:afterAutospacing="1" w:line="240" w:lineRule="auto"/>
            <w:jc w:val="left"/>
          </w:pPr>
        </w:pPrChange>
      </w:pPr>
      <w:ins w:id="1413" w:author="AML Christensen team" w:date="2024-12-11T08:23:00Z" w16du:dateUtc="2024-12-11T07:23:00Z">
        <w:r w:rsidRPr="007C65B9">
          <w:rPr>
            <w:rFonts w:eastAsia="Times New Roman" w:cs="Arial"/>
            <w:szCs w:val="20"/>
            <w:lang w:eastAsia="en-GB"/>
          </w:rPr>
          <w:lastRenderedPageBreak/>
          <w:t>IV</w:t>
        </w:r>
      </w:ins>
      <w:ins w:id="1414" w:author="AML Christensen team" w:date="2024-12-11T08:07:00Z" w16du:dateUtc="2024-12-11T07:07:00Z">
        <w:r w:rsidRPr="007C65B9">
          <w:rPr>
            <w:rFonts w:eastAsia="Times New Roman" w:cs="Arial"/>
            <w:szCs w:val="20"/>
            <w:lang w:eastAsia="en-GB"/>
          </w:rPr>
          <w:t xml:space="preserve"> glucose (dextrose) is recommended as the initial treatment to rapidly restore normal glucose levels, with continuous infusion rates adjusted based on the patient’s needs. </w:t>
        </w:r>
      </w:ins>
      <w:ins w:id="1415" w:author="AML Christensen team" w:date="2024-12-11T08:26:00Z" w16du:dateUtc="2024-12-11T07:26:00Z">
        <w:r w:rsidRPr="007C65B9">
          <w:rPr>
            <w:rFonts w:eastAsia="Times New Roman" w:cs="Arial"/>
            <w:szCs w:val="20"/>
            <w:lang w:eastAsia="en-GB"/>
          </w:rPr>
          <w:t>Subcutaneous g</w:t>
        </w:r>
      </w:ins>
      <w:ins w:id="1416" w:author="AML Christensen team" w:date="2024-12-11T08:07:00Z" w16du:dateUtc="2024-12-11T07:07:00Z">
        <w:r w:rsidRPr="007C65B9">
          <w:rPr>
            <w:rFonts w:eastAsia="Times New Roman" w:cs="Arial"/>
            <w:szCs w:val="20"/>
            <w:lang w:eastAsia="en-GB"/>
          </w:rPr>
          <w:t>lucagon infusion is also useful for infants requiring high glucose rates, reducing the risk of fluid overload.</w:t>
        </w:r>
      </w:ins>
      <w:ins w:id="1417" w:author="AML Christensen team" w:date="2024-12-11T08:26:00Z" w16du:dateUtc="2024-12-11T07:26:00Z">
        <w:r w:rsidRPr="007C65B9">
          <w:rPr>
            <w:rFonts w:eastAsia="Times New Roman" w:cs="Arial"/>
            <w:szCs w:val="20"/>
            <w:lang w:eastAsia="en-GB"/>
          </w:rPr>
          <w:t xml:space="preserve"> However, this is currently </w:t>
        </w:r>
      </w:ins>
      <w:ins w:id="1418" w:author="AML Christensen team" w:date="2024-12-11T08:26:00Z">
        <w:r w:rsidRPr="007C65B9">
          <w:rPr>
            <w:rFonts w:eastAsia="Times New Roman" w:cs="Arial"/>
            <w:szCs w:val="20"/>
            <w:lang w:eastAsia="en-GB"/>
          </w:rPr>
          <w:t xml:space="preserve">unreliable </w:t>
        </w:r>
      </w:ins>
      <w:ins w:id="1419" w:author="AML Christensen team" w:date="2024-12-11T08:26:00Z" w16du:dateUtc="2024-12-11T07:26:00Z">
        <w:r w:rsidRPr="007C65B9">
          <w:rPr>
            <w:rFonts w:eastAsia="Times New Roman" w:cs="Arial"/>
            <w:szCs w:val="20"/>
            <w:lang w:eastAsia="en-GB"/>
          </w:rPr>
          <w:t xml:space="preserve">due to </w:t>
        </w:r>
      </w:ins>
      <w:ins w:id="1420" w:author="AML Christensen team" w:date="2024-12-11T08:26:00Z">
        <w:r w:rsidRPr="007C65B9">
          <w:rPr>
            <w:rFonts w:eastAsia="Times New Roman" w:cs="Arial"/>
            <w:szCs w:val="20"/>
            <w:lang w:eastAsia="en-GB"/>
          </w:rPr>
          <w:t>the</w:t>
        </w:r>
      </w:ins>
      <w:ins w:id="1421" w:author="AML Christensen team" w:date="2024-12-11T08:26:00Z" w16du:dateUtc="2024-12-11T07:26:00Z">
        <w:r w:rsidRPr="007C65B9">
          <w:rPr>
            <w:rFonts w:eastAsia="Times New Roman" w:cs="Arial"/>
            <w:szCs w:val="20"/>
            <w:lang w:eastAsia="en-GB"/>
          </w:rPr>
          <w:t xml:space="preserve"> </w:t>
        </w:r>
      </w:ins>
      <w:ins w:id="1422" w:author="AML Christensen team" w:date="2024-12-11T08:26:00Z">
        <w:r w:rsidRPr="007C65B9">
          <w:rPr>
            <w:rFonts w:eastAsia="Times New Roman" w:cs="Arial"/>
            <w:szCs w:val="20"/>
            <w:lang w:eastAsia="en-GB"/>
          </w:rPr>
          <w:t>formation of fibrils and crystals that block infusion</w:t>
        </w:r>
      </w:ins>
      <w:ins w:id="1423" w:author="AML Christensen team" w:date="2024-12-11T08:26:00Z" w16du:dateUtc="2024-12-11T07:26:00Z">
        <w:r w:rsidRPr="007C65B9">
          <w:rPr>
            <w:rFonts w:eastAsia="Times New Roman" w:cs="Arial"/>
            <w:szCs w:val="20"/>
            <w:lang w:eastAsia="en-GB"/>
          </w:rPr>
          <w:t xml:space="preserve"> </w:t>
        </w:r>
      </w:ins>
      <w:ins w:id="1424" w:author="AML Christensen team" w:date="2024-12-11T08:26:00Z">
        <w:r w:rsidRPr="007C65B9">
          <w:rPr>
            <w:rFonts w:eastAsia="Times New Roman" w:cs="Arial"/>
            <w:szCs w:val="20"/>
            <w:lang w:eastAsia="en-GB"/>
          </w:rPr>
          <w:t>lines</w:t>
        </w:r>
      </w:ins>
      <w:ins w:id="1425" w:author="AML Christensen team" w:date="2024-12-11T08:26:00Z" w16du:dateUtc="2024-12-11T07:26:00Z">
        <w:r w:rsidRPr="007C65B9">
          <w:rPr>
            <w:rFonts w:eastAsia="Times New Roman" w:cs="Arial"/>
            <w:szCs w:val="20"/>
            <w:lang w:eastAsia="en-GB"/>
          </w:rPr>
          <w:t>.</w:t>
        </w:r>
      </w:ins>
      <w:ins w:id="1426" w:author="AML Christensen team" w:date="2024-12-11T08:27:00Z" w16du:dateUtc="2024-12-11T07:27:00Z">
        <w:r w:rsidRPr="007C65B9">
          <w:rPr>
            <w:rFonts w:eastAsia="Times New Roman" w:cs="Arial"/>
            <w:szCs w:val="20"/>
            <w:lang w:eastAsia="en-GB"/>
          </w:rPr>
          <w:t xml:space="preserve"> The guideline does not address dasiglucagon infusion</w:t>
        </w:r>
      </w:ins>
      <w:ins w:id="1427"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28" w:author="AML Christensen team" w:date="2024-12-11T08:27:00Z" w16du:dateUtc="2024-12-11T07:27:00Z">
        <w:r w:rsidRPr="007C65B9">
          <w:rPr>
            <w:rFonts w:eastAsia="Times New Roman" w:cs="Arial"/>
            <w:szCs w:val="20"/>
            <w:lang w:eastAsia="en-GB"/>
          </w:rPr>
          <w:t>.</w:t>
        </w:r>
      </w:ins>
    </w:p>
    <w:p w14:paraId="19EA826B" w14:textId="77777777" w:rsidR="00C55AE7" w:rsidRPr="007C65B9" w:rsidRDefault="00C55AE7">
      <w:pPr>
        <w:spacing w:after="120"/>
        <w:rPr>
          <w:ins w:id="1429" w:author="AML Christensen team" w:date="2024-12-11T08:07:00Z" w16du:dateUtc="2024-12-11T07:07:00Z"/>
          <w:rFonts w:eastAsia="Times New Roman" w:cs="Arial"/>
          <w:szCs w:val="20"/>
          <w:u w:val="single"/>
          <w:lang w:eastAsia="en-GB"/>
          <w:rPrChange w:id="1430" w:author="AML Christensen team" w:date="2024-12-11T08:23:00Z" w16du:dateUtc="2024-12-11T07:23:00Z">
            <w:rPr>
              <w:ins w:id="1431" w:author="AML Christensen team" w:date="2024-12-11T08:07:00Z" w16du:dateUtc="2024-12-11T07:07:00Z"/>
              <w:rFonts w:eastAsia="Times New Roman" w:cs="Arial"/>
              <w:szCs w:val="20"/>
              <w:lang w:val="en-GB" w:eastAsia="en-GB"/>
            </w:rPr>
          </w:rPrChange>
        </w:rPr>
        <w:pPrChange w:id="1432" w:author="AML Christensen team" w:date="2024-12-11T09:55:00Z" w16du:dateUtc="2024-12-11T08:55:00Z">
          <w:pPr>
            <w:spacing w:before="100" w:beforeAutospacing="1" w:after="100" w:afterAutospacing="1" w:line="240" w:lineRule="auto"/>
            <w:jc w:val="left"/>
          </w:pPr>
        </w:pPrChange>
      </w:pPr>
      <w:ins w:id="1433" w:author="AML Christensen team" w:date="2024-12-11T08:07:00Z" w16du:dateUtc="2024-12-11T07:07:00Z">
        <w:r w:rsidRPr="007C65B9">
          <w:rPr>
            <w:rFonts w:eastAsia="Times New Roman" w:cs="Arial"/>
            <w:szCs w:val="20"/>
            <w:u w:val="single"/>
            <w:lang w:eastAsia="en-GB"/>
            <w:rPrChange w:id="1434" w:author="AML Christensen team" w:date="2024-12-11T08:23:00Z" w16du:dateUtc="2024-12-11T07:23:00Z">
              <w:rPr>
                <w:rFonts w:eastAsia="Times New Roman" w:cs="Arial"/>
                <w:szCs w:val="20"/>
                <w:lang w:val="en-GB" w:eastAsia="en-GB"/>
              </w:rPr>
            </w:rPrChange>
          </w:rPr>
          <w:t>Long-Term Pharmacologic Management:</w:t>
        </w:r>
      </w:ins>
    </w:p>
    <w:p w14:paraId="549A0D46" w14:textId="77777777" w:rsidR="00C55AE7" w:rsidRPr="007C65B9" w:rsidRDefault="00C55AE7">
      <w:pPr>
        <w:spacing w:after="120"/>
        <w:rPr>
          <w:ins w:id="1435" w:author="AML Christensen team" w:date="2024-12-11T08:07:00Z" w16du:dateUtc="2024-12-11T07:07:00Z"/>
          <w:rFonts w:eastAsia="Times New Roman" w:cs="Arial"/>
          <w:szCs w:val="20"/>
          <w:lang w:eastAsia="en-GB"/>
        </w:rPr>
        <w:pPrChange w:id="1436" w:author="AML Christensen team" w:date="2024-12-11T09:55:00Z" w16du:dateUtc="2024-12-11T08:55:00Z">
          <w:pPr>
            <w:spacing w:before="100" w:beforeAutospacing="1" w:after="100" w:afterAutospacing="1" w:line="240" w:lineRule="auto"/>
            <w:jc w:val="left"/>
          </w:pPr>
        </w:pPrChange>
      </w:pPr>
      <w:ins w:id="1437" w:author="AML Christensen team" w:date="2024-12-11T08:07:00Z" w16du:dateUtc="2024-12-11T07:07:00Z">
        <w:r w:rsidRPr="007C65B9">
          <w:rPr>
            <w:rFonts w:eastAsia="Times New Roman" w:cs="Arial"/>
            <w:szCs w:val="20"/>
            <w:lang w:eastAsia="en-GB"/>
          </w:rPr>
          <w:t>Diazoxide is the first-line</w:t>
        </w:r>
      </w:ins>
      <w:ins w:id="1438" w:author="AML Christensen team" w:date="2024-12-11T08:24:00Z" w16du:dateUtc="2024-12-11T07:24:00Z">
        <w:r w:rsidRPr="007C65B9">
          <w:rPr>
            <w:rFonts w:eastAsia="Times New Roman" w:cs="Arial"/>
            <w:szCs w:val="20"/>
            <w:lang w:eastAsia="en-GB"/>
          </w:rPr>
          <w:t>, long-term</w:t>
        </w:r>
      </w:ins>
      <w:ins w:id="1439" w:author="AML Christensen team" w:date="2024-12-11T08:07:00Z" w16du:dateUtc="2024-12-11T07:07:00Z">
        <w:r w:rsidRPr="007C65B9">
          <w:rPr>
            <w:rFonts w:eastAsia="Times New Roman" w:cs="Arial"/>
            <w:szCs w:val="20"/>
            <w:lang w:eastAsia="en-GB"/>
          </w:rPr>
          <w:t xml:space="preserve"> treatment. Dosage adjustments are tailored to efficacy and side effect profiles, which include fluid retention, pulmonary hypertension, and hypertrichosis. Regular monitoring of side effects, such as through echocardiograms and lab tests, is advised</w:t>
        </w:r>
      </w:ins>
      <w:ins w:id="1440"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41" w:author="AML Christensen team" w:date="2024-12-11T08:07:00Z" w16du:dateUtc="2024-12-11T07:07:00Z">
        <w:r w:rsidRPr="007C65B9">
          <w:rPr>
            <w:rFonts w:eastAsia="Times New Roman" w:cs="Arial"/>
            <w:szCs w:val="20"/>
            <w:lang w:eastAsia="en-GB"/>
          </w:rPr>
          <w:t>.</w:t>
        </w:r>
      </w:ins>
    </w:p>
    <w:p w14:paraId="34FC1E6E" w14:textId="77777777" w:rsidR="00C55AE7" w:rsidRPr="007C65B9" w:rsidRDefault="00C55AE7">
      <w:pPr>
        <w:spacing w:after="120"/>
        <w:rPr>
          <w:ins w:id="1442" w:author="AML Christensen team" w:date="2024-12-11T08:07:00Z" w16du:dateUtc="2024-12-11T07:07:00Z"/>
          <w:rFonts w:eastAsia="Times New Roman" w:cs="Arial"/>
          <w:szCs w:val="20"/>
          <w:lang w:eastAsia="en-GB"/>
        </w:rPr>
        <w:pPrChange w:id="1443" w:author="AML Christensen team" w:date="2024-12-11T09:55:00Z" w16du:dateUtc="2024-12-11T08:55:00Z">
          <w:pPr>
            <w:spacing w:before="100" w:beforeAutospacing="1" w:after="100" w:afterAutospacing="1" w:line="240" w:lineRule="auto"/>
            <w:jc w:val="left"/>
          </w:pPr>
        </w:pPrChange>
      </w:pPr>
      <w:ins w:id="1444" w:author="AML Christensen team" w:date="2024-12-11T08:07:00Z" w16du:dateUtc="2024-12-11T07:07:00Z">
        <w:r w:rsidRPr="007C65B9">
          <w:rPr>
            <w:rFonts w:eastAsia="Times New Roman" w:cs="Arial"/>
            <w:szCs w:val="20"/>
            <w:lang w:eastAsia="en-GB"/>
          </w:rPr>
          <w:t xml:space="preserve">For diazoxide-unresponsive patients or those with intolerable side effects, somatostatin analogs like octreotide or </w:t>
        </w:r>
        <w:proofErr w:type="spellStart"/>
        <w:r w:rsidRPr="007C65B9">
          <w:rPr>
            <w:rFonts w:eastAsia="Times New Roman" w:cs="Arial"/>
            <w:szCs w:val="20"/>
            <w:lang w:eastAsia="en-GB"/>
          </w:rPr>
          <w:t>lanreotide</w:t>
        </w:r>
        <w:proofErr w:type="spellEnd"/>
        <w:r w:rsidRPr="007C65B9">
          <w:rPr>
            <w:rFonts w:eastAsia="Times New Roman" w:cs="Arial"/>
            <w:szCs w:val="20"/>
            <w:lang w:eastAsia="en-GB"/>
          </w:rPr>
          <w:t xml:space="preserve"> are second-line therapies. These agents reduce insulin secretion but are limited by potential side effects such as gastrointestinal issues and necrotizing enterocolitis in vulnerable infants</w:t>
        </w:r>
      </w:ins>
      <w:ins w:id="1445"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46" w:author="AML Christensen team" w:date="2024-12-11T08:07:00Z" w16du:dateUtc="2024-12-11T07:07:00Z">
        <w:r w:rsidRPr="007C65B9">
          <w:rPr>
            <w:rFonts w:eastAsia="Times New Roman" w:cs="Arial"/>
            <w:szCs w:val="20"/>
            <w:lang w:eastAsia="en-GB"/>
          </w:rPr>
          <w:t>.</w:t>
        </w:r>
      </w:ins>
    </w:p>
    <w:p w14:paraId="4728404C" w14:textId="77777777" w:rsidR="00C55AE7" w:rsidRPr="007C65B9" w:rsidRDefault="00C55AE7">
      <w:pPr>
        <w:spacing w:after="120"/>
        <w:rPr>
          <w:ins w:id="1447" w:author="AML Christensen team" w:date="2024-12-11T08:07:00Z" w16du:dateUtc="2024-12-11T07:07:00Z"/>
          <w:rFonts w:eastAsia="Times New Roman" w:cs="Arial"/>
          <w:szCs w:val="20"/>
          <w:lang w:eastAsia="en-GB"/>
        </w:rPr>
        <w:pPrChange w:id="1448" w:author="AML Christensen team" w:date="2024-12-11T09:55:00Z" w16du:dateUtc="2024-12-11T08:55:00Z">
          <w:pPr>
            <w:spacing w:before="100" w:beforeAutospacing="1" w:after="100" w:afterAutospacing="1" w:line="240" w:lineRule="auto"/>
            <w:jc w:val="left"/>
          </w:pPr>
        </w:pPrChange>
      </w:pPr>
      <w:ins w:id="1449" w:author="AML Christensen team" w:date="2024-12-11T08:07:00Z" w16du:dateUtc="2024-12-11T07:07:00Z">
        <w:r w:rsidRPr="007C65B9">
          <w:rPr>
            <w:rFonts w:eastAsia="Times New Roman" w:cs="Arial"/>
            <w:szCs w:val="20"/>
            <w:lang w:eastAsia="en-GB"/>
          </w:rPr>
          <w:t>Other treatments, including nifedipine and sirolimus, lack sufficient evidence for routine use and are generally reserved for investigational protocols</w:t>
        </w:r>
      </w:ins>
      <w:ins w:id="1450"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51" w:author="AML Christensen team" w:date="2024-12-11T08:07:00Z" w16du:dateUtc="2024-12-11T07:07:00Z">
        <w:r w:rsidRPr="007C65B9">
          <w:rPr>
            <w:rFonts w:eastAsia="Times New Roman" w:cs="Arial"/>
            <w:szCs w:val="20"/>
            <w:lang w:eastAsia="en-GB"/>
          </w:rPr>
          <w:t>.</w:t>
        </w:r>
      </w:ins>
    </w:p>
    <w:p w14:paraId="6E377162" w14:textId="77777777" w:rsidR="00C55AE7" w:rsidRPr="007C65B9" w:rsidRDefault="00C55AE7">
      <w:pPr>
        <w:spacing w:after="120"/>
        <w:rPr>
          <w:ins w:id="1452" w:author="AML Christensen team" w:date="2024-12-11T08:07:00Z" w16du:dateUtc="2024-12-11T07:07:00Z"/>
          <w:rFonts w:eastAsia="Times New Roman" w:cs="Arial"/>
          <w:szCs w:val="20"/>
          <w:u w:val="single"/>
          <w:lang w:eastAsia="en-GB"/>
          <w:rPrChange w:id="1453" w:author="AML Christensen team" w:date="2024-12-11T08:29:00Z" w16du:dateUtc="2024-12-11T07:29:00Z">
            <w:rPr>
              <w:ins w:id="1454" w:author="AML Christensen team" w:date="2024-12-11T08:07:00Z" w16du:dateUtc="2024-12-11T07:07:00Z"/>
              <w:rFonts w:eastAsia="Times New Roman" w:cs="Arial"/>
              <w:szCs w:val="20"/>
              <w:lang w:val="en-GB" w:eastAsia="en-GB"/>
            </w:rPr>
          </w:rPrChange>
        </w:rPr>
        <w:pPrChange w:id="1455" w:author="AML Christensen team" w:date="2024-12-11T09:55:00Z" w16du:dateUtc="2024-12-11T08:55:00Z">
          <w:pPr>
            <w:spacing w:before="100" w:beforeAutospacing="1" w:after="100" w:afterAutospacing="1" w:line="240" w:lineRule="auto"/>
            <w:jc w:val="left"/>
          </w:pPr>
        </w:pPrChange>
      </w:pPr>
      <w:ins w:id="1456" w:author="AML Christensen team" w:date="2024-12-11T08:07:00Z" w16du:dateUtc="2024-12-11T07:07:00Z">
        <w:r w:rsidRPr="007C65B9">
          <w:rPr>
            <w:rFonts w:eastAsia="Times New Roman" w:cs="Arial"/>
            <w:szCs w:val="20"/>
            <w:u w:val="single"/>
            <w:lang w:eastAsia="en-GB"/>
            <w:rPrChange w:id="1457" w:author="AML Christensen team" w:date="2024-12-11T08:29:00Z" w16du:dateUtc="2024-12-11T07:29:00Z">
              <w:rPr>
                <w:rFonts w:eastAsia="Times New Roman" w:cs="Arial"/>
                <w:szCs w:val="20"/>
                <w:lang w:val="en-GB" w:eastAsia="en-GB"/>
              </w:rPr>
            </w:rPrChange>
          </w:rPr>
          <w:t>Nutritional Support:</w:t>
        </w:r>
      </w:ins>
    </w:p>
    <w:p w14:paraId="6005AB45" w14:textId="77777777" w:rsidR="00C55AE7" w:rsidRPr="007C65B9" w:rsidRDefault="00C55AE7">
      <w:pPr>
        <w:spacing w:after="120"/>
        <w:rPr>
          <w:ins w:id="1458" w:author="AML Christensen team" w:date="2024-12-11T08:07:00Z" w16du:dateUtc="2024-12-11T07:07:00Z"/>
          <w:rFonts w:eastAsia="Times New Roman" w:cs="Arial"/>
          <w:szCs w:val="20"/>
          <w:lang w:eastAsia="en-GB"/>
        </w:rPr>
        <w:pPrChange w:id="1459" w:author="AML Christensen team" w:date="2024-12-11T09:55:00Z" w16du:dateUtc="2024-12-11T08:55:00Z">
          <w:pPr>
            <w:spacing w:before="100" w:beforeAutospacing="1" w:after="100" w:afterAutospacing="1" w:line="240" w:lineRule="auto"/>
            <w:jc w:val="left"/>
          </w:pPr>
        </w:pPrChange>
      </w:pPr>
      <w:ins w:id="1460" w:author="AML Christensen team" w:date="2024-12-11T08:07:00Z" w16du:dateUtc="2024-12-11T07:07:00Z">
        <w:r w:rsidRPr="007C65B9">
          <w:rPr>
            <w:rFonts w:eastAsia="Times New Roman" w:cs="Arial"/>
            <w:szCs w:val="20"/>
            <w:lang w:eastAsia="en-GB"/>
          </w:rPr>
          <w:t>In children with unstable glucose levels despite medication, continuous intragastric glucose supplementation or modified formula feedings may help maintain euglycemia. Older children may benefit from cornstarch supplements, though this approach is not universally recommended due to limited evidence</w:t>
        </w:r>
      </w:ins>
      <w:ins w:id="1461"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62" w:author="AML Christensen team" w:date="2024-12-11T08:07:00Z" w16du:dateUtc="2024-12-11T07:07:00Z">
        <w:r w:rsidRPr="007C65B9">
          <w:rPr>
            <w:rFonts w:eastAsia="Times New Roman" w:cs="Arial"/>
            <w:szCs w:val="20"/>
            <w:lang w:eastAsia="en-GB"/>
          </w:rPr>
          <w:t>.</w:t>
        </w:r>
      </w:ins>
    </w:p>
    <w:p w14:paraId="54885AD8" w14:textId="77777777" w:rsidR="00C55AE7" w:rsidRPr="007C65B9" w:rsidRDefault="00C55AE7" w:rsidP="00C55AE7">
      <w:pPr>
        <w:spacing w:after="120"/>
        <w:rPr>
          <w:rFonts w:eastAsia="Times New Roman" w:cs="Arial"/>
          <w:szCs w:val="20"/>
          <w:lang w:eastAsia="en-GB"/>
        </w:rPr>
      </w:pPr>
      <w:ins w:id="1463" w:author="AML Christensen team" w:date="2024-12-11T08:07:00Z" w16du:dateUtc="2024-12-11T07:07:00Z">
        <w:r w:rsidRPr="007C65B9">
          <w:rPr>
            <w:rFonts w:eastAsia="Times New Roman" w:cs="Arial"/>
            <w:szCs w:val="20"/>
            <w:lang w:eastAsia="en-GB"/>
          </w:rPr>
          <w:t>Th</w:t>
        </w:r>
      </w:ins>
      <w:ins w:id="1464" w:author="AML Christensen team" w:date="2024-12-11T08:30:00Z" w16du:dateUtc="2024-12-11T07:30:00Z">
        <w:r w:rsidRPr="007C65B9">
          <w:rPr>
            <w:rFonts w:eastAsia="Times New Roman" w:cs="Arial"/>
            <w:szCs w:val="20"/>
            <w:lang w:eastAsia="en-GB"/>
          </w:rPr>
          <w:t>e</w:t>
        </w:r>
      </w:ins>
      <w:ins w:id="1465" w:author="AML Christensen team" w:date="2024-12-11T08:07:00Z" w16du:dateUtc="2024-12-11T07:07:00Z">
        <w:r w:rsidRPr="007C65B9">
          <w:rPr>
            <w:rFonts w:eastAsia="Times New Roman" w:cs="Arial"/>
            <w:szCs w:val="20"/>
            <w:lang w:eastAsia="en-GB"/>
          </w:rPr>
          <w:t xml:space="preserve"> guideline underscores the complexity of managing </w:t>
        </w:r>
      </w:ins>
      <w:ins w:id="1466" w:author="AML Christensen team" w:date="2024-12-11T09:52:00Z" w16du:dateUtc="2024-12-11T08:52:00Z">
        <w:r w:rsidRPr="007C65B9">
          <w:rPr>
            <w:rFonts w:eastAsia="Times New Roman" w:cs="Arial"/>
            <w:szCs w:val="20"/>
            <w:lang w:eastAsia="en-GB"/>
          </w:rPr>
          <w:t>hyperinsulinism</w:t>
        </w:r>
      </w:ins>
      <w:ins w:id="1467" w:author="AML Christensen team" w:date="2024-12-11T08:07:00Z" w16du:dateUtc="2024-12-11T07:07:00Z">
        <w:r w:rsidRPr="007C65B9">
          <w:rPr>
            <w:rFonts w:eastAsia="Times New Roman" w:cs="Arial"/>
            <w:szCs w:val="20"/>
            <w:lang w:eastAsia="en-GB"/>
          </w:rPr>
          <w:t>, requiring a multifaceted approach involving pharmacological, nutritional, and potentially surgical interventions to optimize outcomes and minimize risks</w:t>
        </w:r>
      </w:ins>
      <w:ins w:id="1468"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69" w:author="AML Christensen team" w:date="2024-12-11T08:07:00Z" w16du:dateUtc="2024-12-11T07:07:00Z">
        <w:r w:rsidRPr="007C65B9">
          <w:rPr>
            <w:rFonts w:eastAsia="Times New Roman" w:cs="Arial"/>
            <w:szCs w:val="20"/>
            <w:lang w:eastAsia="en-GB"/>
          </w:rPr>
          <w:t xml:space="preserve">. </w:t>
        </w:r>
      </w:ins>
    </w:p>
    <w:p w14:paraId="0E11F613" w14:textId="77777777" w:rsidR="00C55AE7" w:rsidRPr="007C65B9" w:rsidRDefault="00C55AE7" w:rsidP="00C55AE7">
      <w:pPr>
        <w:spacing w:after="120"/>
        <w:rPr>
          <w:ins w:id="1470" w:author="AML Christensen team" w:date="2024-12-11T10:03:00Z" w16du:dateUtc="2024-12-11T09:03:00Z"/>
          <w:rFonts w:eastAsia="Times New Roman" w:cs="Arial"/>
          <w:szCs w:val="20"/>
          <w:u w:val="single"/>
          <w:lang w:eastAsia="en-GB"/>
        </w:rPr>
      </w:pPr>
      <w:ins w:id="1471" w:author="AML Christensen team" w:date="2024-12-11T10:03:00Z" w16du:dateUtc="2024-12-11T09:03:00Z">
        <w:r w:rsidRPr="007C65B9">
          <w:rPr>
            <w:rFonts w:eastAsia="Times New Roman" w:cs="Arial"/>
            <w:szCs w:val="20"/>
            <w:u w:val="single"/>
            <w:lang w:eastAsia="en-GB"/>
          </w:rPr>
          <w:t>Surgical Management of Hyperinsulinism</w:t>
        </w:r>
      </w:ins>
    </w:p>
    <w:p w14:paraId="6219F611" w14:textId="77777777" w:rsidR="00C55AE7" w:rsidRPr="007C65B9" w:rsidRDefault="00C55AE7" w:rsidP="00C55AE7">
      <w:pPr>
        <w:spacing w:after="120"/>
        <w:rPr>
          <w:ins w:id="1472" w:author="AML Christensen team" w:date="2024-12-11T10:03:00Z" w16du:dateUtc="2024-12-11T09:03:00Z"/>
          <w:rFonts w:eastAsia="Times New Roman" w:cs="Arial"/>
          <w:szCs w:val="20"/>
          <w:lang w:eastAsia="en-GB"/>
        </w:rPr>
      </w:pPr>
      <w:ins w:id="1473" w:author="AML Christensen team" w:date="2024-12-11T10:03:00Z" w16du:dateUtc="2024-12-11T09:03:00Z">
        <w:r w:rsidRPr="007C65B9">
          <w:rPr>
            <w:rFonts w:eastAsia="Times New Roman" w:cs="Arial"/>
            <w:szCs w:val="20"/>
            <w:lang w:eastAsia="en-GB"/>
          </w:rPr>
          <w:t xml:space="preserve">Surgical management of hyperinsulinism is primarily indicated for cases with </w:t>
        </w:r>
        <w:proofErr w:type="spellStart"/>
        <w:r w:rsidRPr="007C65B9">
          <w:rPr>
            <w:rFonts w:eastAsia="Times New Roman" w:cs="Arial"/>
            <w:szCs w:val="20"/>
            <w:lang w:eastAsia="en-GB"/>
          </w:rPr>
          <w:t>resectable</w:t>
        </w:r>
        <w:proofErr w:type="spellEnd"/>
        <w:r w:rsidRPr="007C65B9">
          <w:rPr>
            <w:rFonts w:eastAsia="Times New Roman" w:cs="Arial"/>
            <w:szCs w:val="20"/>
            <w:lang w:eastAsia="en-GB"/>
          </w:rPr>
          <w:t xml:space="preserve"> focal lesions or diffuse pancreatic disease that is unresponsive to medical therapy. For focal HI, surgery is often curative, with a success rate exceeding 95% and minimal risk of subsequent diabetes if only the lesion is removed. In cases of diffuse HI, a 90–98% pancreatectomy is performed to control persistent hypoglycemia, striking a balance between achieving euglycemia and delaying the onset of diabetes, which can develop in a significant proportion of patients over time</w:t>
        </w:r>
      </w:ins>
      <w:ins w:id="1474" w:author="AML Christensen team" w:date="2024-12-11T10:05:00Z" w16du:dateUtc="2024-12-11T09:05: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75" w:author="AML Christensen team" w:date="2024-12-11T10:03:00Z" w16du:dateUtc="2024-12-11T09:03:00Z">
        <w:r w:rsidRPr="007C65B9">
          <w:rPr>
            <w:rFonts w:eastAsia="Times New Roman" w:cs="Arial"/>
            <w:szCs w:val="20"/>
            <w:lang w:eastAsia="en-GB"/>
          </w:rPr>
          <w:t>.</w:t>
        </w:r>
      </w:ins>
    </w:p>
    <w:p w14:paraId="1901C8BD" w14:textId="77777777" w:rsidR="00C55AE7" w:rsidRPr="007C65B9" w:rsidRDefault="00C55AE7" w:rsidP="00C55AE7">
      <w:pPr>
        <w:spacing w:after="120"/>
        <w:rPr>
          <w:ins w:id="1476" w:author="AML Christensen team" w:date="2024-12-11T10:03:00Z" w16du:dateUtc="2024-12-11T09:03:00Z"/>
          <w:rFonts w:eastAsia="Times New Roman" w:cs="Arial"/>
          <w:szCs w:val="20"/>
          <w:lang w:eastAsia="en-GB"/>
        </w:rPr>
      </w:pPr>
      <w:ins w:id="1477" w:author="AML Christensen team" w:date="2024-12-11T10:03:00Z" w16du:dateUtc="2024-12-11T09:03:00Z">
        <w:r w:rsidRPr="007C65B9">
          <w:rPr>
            <w:rFonts w:eastAsia="Times New Roman" w:cs="Arial"/>
            <w:szCs w:val="20"/>
            <w:lang w:eastAsia="en-GB"/>
          </w:rPr>
          <w:t>Postoperative care involves close monitoring in an intensive care setting to manage plasma glucose fluctuations and prevent complications such as neuroglycopenia or prolonged hyperglycemia. Persistent hypoglycemia or hyperglycemia may require further medical interventions, including insulin therapy or additional surgical procedures. Long-term follow-up is essential for patients, especially those who have undergone substantial pancreatic resections, as they are at risk for recurrent hypoglycemia, diabetes, and exocrine pancreatic insufficiency</w:t>
        </w:r>
      </w:ins>
      <w:ins w:id="1478" w:author="AML Christensen team" w:date="2024-12-11T10:05:00Z" w16du:dateUtc="2024-12-11T09:05: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79" w:author="AML Christensen team" w:date="2024-12-11T10:03:00Z" w16du:dateUtc="2024-12-11T09:03:00Z">
        <w:r w:rsidRPr="007C65B9">
          <w:rPr>
            <w:rFonts w:eastAsia="Times New Roman" w:cs="Arial"/>
            <w:szCs w:val="20"/>
            <w:lang w:eastAsia="en-GB"/>
          </w:rPr>
          <w:t xml:space="preserve">. </w:t>
        </w:r>
      </w:ins>
    </w:p>
    <w:p w14:paraId="747EB6F9" w14:textId="77777777" w:rsidR="00C55AE7" w:rsidRPr="007C65B9" w:rsidRDefault="00C55AE7">
      <w:pPr>
        <w:spacing w:after="120"/>
        <w:rPr>
          <w:ins w:id="1480" w:author="AML Christensen team" w:date="2024-12-11T08:30:00Z" w16du:dateUtc="2024-12-11T07:30:00Z"/>
          <w:rFonts w:eastAsia="Times New Roman" w:cs="Arial"/>
          <w:szCs w:val="20"/>
          <w:u w:val="single"/>
          <w:lang w:eastAsia="en-GB"/>
          <w:rPrChange w:id="1481" w:author="AML Christensen team" w:date="2024-12-11T08:30:00Z" w16du:dateUtc="2024-12-11T07:30:00Z">
            <w:rPr>
              <w:ins w:id="1482" w:author="AML Christensen team" w:date="2024-12-11T08:30:00Z" w16du:dateUtc="2024-12-11T07:30:00Z"/>
              <w:rFonts w:eastAsia="Times New Roman" w:cs="Arial"/>
              <w:szCs w:val="20"/>
              <w:lang w:val="en-GB" w:eastAsia="en-GB"/>
            </w:rPr>
          </w:rPrChange>
        </w:rPr>
        <w:pPrChange w:id="1483" w:author="AML Christensen team" w:date="2024-12-11T09:55:00Z" w16du:dateUtc="2024-12-11T08:55:00Z">
          <w:pPr>
            <w:spacing w:before="100" w:beforeAutospacing="1" w:after="100" w:afterAutospacing="1"/>
          </w:pPr>
        </w:pPrChange>
      </w:pPr>
      <w:ins w:id="1484" w:author="AML Christensen team" w:date="2024-12-11T08:07:00Z" w16du:dateUtc="2024-12-11T07:07:00Z">
        <w:r w:rsidRPr="007C65B9">
          <w:rPr>
            <w:rFonts w:eastAsia="Times New Roman" w:cs="Arial"/>
            <w:szCs w:val="20"/>
            <w:u w:val="single"/>
            <w:lang w:eastAsia="en-GB"/>
            <w:rPrChange w:id="1485" w:author="AML Christensen team" w:date="2024-12-11T08:30:00Z" w16du:dateUtc="2024-12-11T07:30:00Z">
              <w:rPr>
                <w:rFonts w:eastAsia="Times New Roman" w:cs="Arial"/>
                <w:szCs w:val="20"/>
                <w:lang w:val="en-GB" w:eastAsia="en-GB"/>
              </w:rPr>
            </w:rPrChange>
          </w:rPr>
          <w:t xml:space="preserve">Discharge Planning </w:t>
        </w:r>
      </w:ins>
    </w:p>
    <w:p w14:paraId="3C3E7720" w14:textId="77777777" w:rsidR="00C55AE7" w:rsidRPr="007C65B9" w:rsidRDefault="00C55AE7">
      <w:pPr>
        <w:spacing w:after="120"/>
        <w:rPr>
          <w:ins w:id="1486" w:author="AML Christensen team" w:date="2024-12-11T08:07:00Z" w16du:dateUtc="2024-12-11T07:07:00Z"/>
          <w:rFonts w:eastAsia="Times New Roman" w:cs="Arial"/>
          <w:szCs w:val="20"/>
          <w:lang w:eastAsia="en-GB"/>
        </w:rPr>
        <w:pPrChange w:id="1487" w:author="AML Christensen team" w:date="2024-12-11T09:55:00Z" w16du:dateUtc="2024-12-11T08:55:00Z">
          <w:pPr>
            <w:spacing w:before="100" w:beforeAutospacing="1" w:after="100" w:afterAutospacing="1" w:line="240" w:lineRule="auto"/>
            <w:jc w:val="left"/>
          </w:pPr>
        </w:pPrChange>
      </w:pPr>
      <w:ins w:id="1488" w:author="AML Christensen team" w:date="2024-12-11T08:07:00Z" w16du:dateUtc="2024-12-11T07:07:00Z">
        <w:r w:rsidRPr="007C65B9">
          <w:rPr>
            <w:rFonts w:eastAsia="Times New Roman" w:cs="Arial"/>
            <w:szCs w:val="20"/>
            <w:lang w:eastAsia="en-GB"/>
          </w:rPr>
          <w:t xml:space="preserve">Effective discharge planning for children with </w:t>
        </w:r>
      </w:ins>
      <w:ins w:id="1489" w:author="AML Christensen team" w:date="2024-12-11T09:52:00Z" w16du:dateUtc="2024-12-11T08:52:00Z">
        <w:r w:rsidRPr="007C65B9">
          <w:rPr>
            <w:rFonts w:eastAsia="Times New Roman" w:cs="Arial"/>
            <w:szCs w:val="20"/>
            <w:lang w:eastAsia="en-GB"/>
          </w:rPr>
          <w:t>hyperinsulinism</w:t>
        </w:r>
      </w:ins>
      <w:ins w:id="1490" w:author="AML Christensen team" w:date="2024-12-11T08:07:00Z" w16du:dateUtc="2024-12-11T07:07:00Z">
        <w:r w:rsidRPr="007C65B9">
          <w:rPr>
            <w:rFonts w:eastAsia="Times New Roman" w:cs="Arial"/>
            <w:szCs w:val="20"/>
            <w:lang w:eastAsia="en-GB"/>
          </w:rPr>
          <w:t xml:space="preserve"> is essential to ensure safety and continuity of care at home. This involves a fasting study to evaluate each child's ability to maintain glycemic control, guiding feeding schedules, and glucose monitoring. Children with persistent hypoglycemia may require interventions like gastrostomy tubes for emergency use or continuous feeds overnight, along with contingency plans for equipment failures, such as alarms for fluid leaks and access to glucagon therapy for rescue situations</w:t>
        </w:r>
      </w:ins>
      <w:ins w:id="1491"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492" w:author="AML Christensen team" w:date="2024-12-11T08:07:00Z" w16du:dateUtc="2024-12-11T07:07:00Z">
        <w:r w:rsidRPr="007C65B9">
          <w:rPr>
            <w:rFonts w:eastAsia="Times New Roman" w:cs="Arial"/>
            <w:szCs w:val="20"/>
            <w:lang w:eastAsia="en-GB"/>
          </w:rPr>
          <w:t>.</w:t>
        </w:r>
      </w:ins>
    </w:p>
    <w:p w14:paraId="436CEC74" w14:textId="77777777" w:rsidR="00C55AE7" w:rsidRPr="007C65B9" w:rsidRDefault="00C55AE7">
      <w:pPr>
        <w:spacing w:after="120"/>
        <w:rPr>
          <w:ins w:id="1493" w:author="AML Christensen team" w:date="2024-12-11T08:07:00Z" w16du:dateUtc="2024-12-11T07:07:00Z"/>
          <w:rFonts w:eastAsia="Times New Roman" w:cs="Arial"/>
          <w:szCs w:val="20"/>
          <w:lang w:eastAsia="en-GB"/>
        </w:rPr>
        <w:pPrChange w:id="1494" w:author="AML Christensen team" w:date="2024-12-11T09:55:00Z" w16du:dateUtc="2024-12-11T08:55:00Z">
          <w:pPr>
            <w:spacing w:before="100" w:beforeAutospacing="1" w:after="100" w:afterAutospacing="1" w:line="240" w:lineRule="auto"/>
            <w:jc w:val="left"/>
          </w:pPr>
        </w:pPrChange>
      </w:pPr>
      <w:ins w:id="1495" w:author="AML Christensen team" w:date="2024-12-11T08:07:00Z" w16du:dateUtc="2024-12-11T07:07:00Z">
        <w:r w:rsidRPr="007C65B9">
          <w:rPr>
            <w:rFonts w:eastAsia="Times New Roman" w:cs="Arial"/>
            <w:szCs w:val="20"/>
            <w:lang w:eastAsia="en-GB"/>
          </w:rPr>
          <w:lastRenderedPageBreak/>
          <w:t xml:space="preserve">Families should be equipped with an individualized plan, including medications, glucose monitoring supplies, and an emergency management guide in the family’s primary language. Addressing medical and psychological comorbidities is critical, as caregiving burdens can affect family well-being. Psychological resources and connections to </w:t>
        </w:r>
      </w:ins>
      <w:ins w:id="1496" w:author="AML Christensen team" w:date="2024-12-11T09:52:00Z" w16du:dateUtc="2024-12-11T08:52:00Z">
        <w:r w:rsidRPr="007C65B9">
          <w:rPr>
            <w:rFonts w:eastAsia="Times New Roman" w:cs="Arial"/>
            <w:szCs w:val="20"/>
            <w:lang w:eastAsia="en-GB"/>
          </w:rPr>
          <w:t>hyperinsulinism</w:t>
        </w:r>
      </w:ins>
      <w:ins w:id="1497" w:author="AML Christensen team" w:date="2024-12-11T08:07:00Z" w16du:dateUtc="2024-12-11T07:07:00Z">
        <w:r w:rsidRPr="007C65B9">
          <w:rPr>
            <w:rFonts w:eastAsia="Times New Roman" w:cs="Arial"/>
            <w:szCs w:val="20"/>
            <w:lang w:eastAsia="en-GB"/>
          </w:rPr>
          <w:t xml:space="preserve"> patient organizations are encouraged, along with referrals for genetic </w:t>
        </w:r>
      </w:ins>
      <w:ins w:id="1498" w:author="AML Christensen team" w:date="2024-12-11T08:31:00Z" w16du:dateUtc="2024-12-11T07:31:00Z">
        <w:r w:rsidRPr="007C65B9">
          <w:rPr>
            <w:rFonts w:eastAsia="Times New Roman" w:cs="Arial"/>
            <w:szCs w:val="20"/>
            <w:lang w:eastAsia="en-GB"/>
          </w:rPr>
          <w:t>counselling</w:t>
        </w:r>
      </w:ins>
      <w:ins w:id="1499" w:author="AML Christensen team" w:date="2024-12-11T08:07:00Z" w16du:dateUtc="2024-12-11T07:07:00Z">
        <w:r w:rsidRPr="007C65B9">
          <w:rPr>
            <w:rFonts w:eastAsia="Times New Roman" w:cs="Arial"/>
            <w:szCs w:val="20"/>
            <w:lang w:eastAsia="en-GB"/>
          </w:rPr>
          <w:t xml:space="preserve"> when necessary</w:t>
        </w:r>
      </w:ins>
      <w:ins w:id="1500"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501" w:author="AML Christensen team" w:date="2024-12-11T08:07:00Z" w16du:dateUtc="2024-12-11T07:07:00Z">
        <w:r w:rsidRPr="007C65B9">
          <w:rPr>
            <w:rFonts w:eastAsia="Times New Roman" w:cs="Arial"/>
            <w:szCs w:val="20"/>
            <w:lang w:eastAsia="en-GB"/>
          </w:rPr>
          <w:t>.</w:t>
        </w:r>
      </w:ins>
    </w:p>
    <w:p w14:paraId="44B7F236" w14:textId="77777777" w:rsidR="00C55AE7" w:rsidRPr="007C65B9" w:rsidRDefault="00C55AE7">
      <w:pPr>
        <w:spacing w:after="120"/>
        <w:rPr>
          <w:ins w:id="1502" w:author="AML Christensen team" w:date="2024-12-11T08:30:00Z" w16du:dateUtc="2024-12-11T07:30:00Z"/>
          <w:rFonts w:eastAsia="Times New Roman" w:cs="Arial"/>
          <w:szCs w:val="20"/>
          <w:lang w:eastAsia="en-GB"/>
        </w:rPr>
        <w:pPrChange w:id="1503" w:author="AML Christensen team" w:date="2024-12-11T09:55:00Z" w16du:dateUtc="2024-12-11T08:55:00Z">
          <w:pPr>
            <w:spacing w:before="100" w:beforeAutospacing="1" w:after="100" w:afterAutospacing="1"/>
          </w:pPr>
        </w:pPrChange>
      </w:pPr>
      <w:ins w:id="1504" w:author="AML Christensen team" w:date="2024-12-11T08:07:00Z" w16du:dateUtc="2024-12-11T07:07:00Z">
        <w:r w:rsidRPr="007C65B9">
          <w:rPr>
            <w:rFonts w:eastAsia="Times New Roman" w:cs="Arial"/>
            <w:szCs w:val="20"/>
            <w:u w:val="single"/>
            <w:lang w:eastAsia="en-GB"/>
            <w:rPrChange w:id="1505" w:author="AML Christensen team" w:date="2024-12-11T08:30:00Z" w16du:dateUtc="2024-12-11T07:30:00Z">
              <w:rPr>
                <w:rFonts w:eastAsia="Times New Roman" w:cs="Arial"/>
                <w:szCs w:val="20"/>
                <w:lang w:val="en-GB" w:eastAsia="en-GB"/>
              </w:rPr>
            </w:rPrChange>
          </w:rPr>
          <w:t>Long-Term Management</w:t>
        </w:r>
      </w:ins>
    </w:p>
    <w:p w14:paraId="5FD3D3D0" w14:textId="77777777" w:rsidR="00C55AE7" w:rsidRPr="007C65B9" w:rsidRDefault="00C55AE7">
      <w:pPr>
        <w:spacing w:after="120"/>
        <w:rPr>
          <w:ins w:id="1506" w:author="AML Christensen team" w:date="2024-12-11T08:07:00Z" w16du:dateUtc="2024-12-11T07:07:00Z"/>
          <w:rFonts w:eastAsia="Times New Roman" w:cs="Arial"/>
          <w:szCs w:val="20"/>
          <w:lang w:eastAsia="en-GB"/>
        </w:rPr>
        <w:pPrChange w:id="1507" w:author="AML Christensen team" w:date="2024-12-11T09:55:00Z" w16du:dateUtc="2024-12-11T08:55:00Z">
          <w:pPr>
            <w:spacing w:before="100" w:beforeAutospacing="1" w:after="100" w:afterAutospacing="1" w:line="240" w:lineRule="auto"/>
            <w:jc w:val="left"/>
          </w:pPr>
        </w:pPrChange>
      </w:pPr>
      <w:ins w:id="1508" w:author="AML Christensen team" w:date="2024-12-11T08:07:00Z" w16du:dateUtc="2024-12-11T07:07:00Z">
        <w:r w:rsidRPr="007C65B9">
          <w:rPr>
            <w:rFonts w:eastAsia="Times New Roman" w:cs="Arial"/>
            <w:szCs w:val="20"/>
            <w:lang w:eastAsia="en-GB"/>
          </w:rPr>
          <w:t xml:space="preserve">Children with </w:t>
        </w:r>
      </w:ins>
      <w:ins w:id="1509" w:author="AML Christensen team" w:date="2024-12-11T09:52:00Z" w16du:dateUtc="2024-12-11T08:52:00Z">
        <w:r w:rsidRPr="007C65B9">
          <w:rPr>
            <w:rFonts w:eastAsia="Times New Roman" w:cs="Arial"/>
            <w:szCs w:val="20"/>
            <w:lang w:eastAsia="en-GB"/>
          </w:rPr>
          <w:t>hyperinsulinism</w:t>
        </w:r>
      </w:ins>
      <w:ins w:id="1510" w:author="AML Christensen team" w:date="2024-12-11T08:07:00Z" w16du:dateUtc="2024-12-11T07:07:00Z">
        <w:r w:rsidRPr="007C65B9">
          <w:rPr>
            <w:rFonts w:eastAsia="Times New Roman" w:cs="Arial"/>
            <w:szCs w:val="20"/>
            <w:lang w:eastAsia="en-GB"/>
          </w:rPr>
          <w:t xml:space="preserve"> require ongoing follow-up to monitor </w:t>
        </w:r>
      </w:ins>
      <w:proofErr w:type="spellStart"/>
      <w:ins w:id="1511" w:author="AML Christensen team" w:date="2024-12-11T08:32:00Z" w16du:dateUtc="2024-12-11T07:32:00Z">
        <w:r w:rsidRPr="007C65B9">
          <w:rPr>
            <w:rFonts w:eastAsia="Times New Roman" w:cs="Arial"/>
            <w:szCs w:val="20"/>
            <w:lang w:eastAsia="en-GB"/>
          </w:rPr>
          <w:t>glycaemic</w:t>
        </w:r>
      </w:ins>
      <w:proofErr w:type="spellEnd"/>
      <w:ins w:id="1512" w:author="AML Christensen team" w:date="2024-12-11T08:07:00Z" w16du:dateUtc="2024-12-11T07:07:00Z">
        <w:r w:rsidRPr="007C65B9">
          <w:rPr>
            <w:rFonts w:eastAsia="Times New Roman" w:cs="Arial"/>
            <w:szCs w:val="20"/>
            <w:lang w:eastAsia="en-GB"/>
          </w:rPr>
          <w:t xml:space="preserve"> control, adjust treatments, and detect potential complications like diabetes or pancreatic insufficiency. Side effects of medications should be assessed, and regular developmental surveillance is vital due to the increased risk of neurocognitive deficits and feeding challenges. Neurodevelopmental testing and interventions, involving specialists like therapists and feeding experts, are recommended to address delays, feeding aversions, and other challenges</w:t>
        </w:r>
      </w:ins>
      <w:ins w:id="1513"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514" w:author="AML Christensen team" w:date="2024-12-11T08:07:00Z" w16du:dateUtc="2024-12-11T07:07:00Z">
        <w:r w:rsidRPr="007C65B9">
          <w:rPr>
            <w:rFonts w:eastAsia="Times New Roman" w:cs="Arial"/>
            <w:szCs w:val="20"/>
            <w:lang w:eastAsia="en-GB"/>
          </w:rPr>
          <w:t>.</w:t>
        </w:r>
      </w:ins>
    </w:p>
    <w:p w14:paraId="5C71B65E" w14:textId="77777777" w:rsidR="00C55AE7" w:rsidRPr="007C65B9" w:rsidRDefault="00C55AE7">
      <w:pPr>
        <w:spacing w:after="120"/>
        <w:rPr>
          <w:ins w:id="1515" w:author="AML Christensen team" w:date="2024-12-11T08:07:00Z" w16du:dateUtc="2024-12-11T07:07:00Z"/>
          <w:rFonts w:eastAsia="Times New Roman" w:cs="Arial"/>
          <w:szCs w:val="20"/>
          <w:lang w:eastAsia="en-GB"/>
        </w:rPr>
        <w:pPrChange w:id="1516" w:author="AML Christensen team" w:date="2024-12-11T09:55:00Z" w16du:dateUtc="2024-12-11T08:55:00Z">
          <w:pPr>
            <w:spacing w:before="100" w:beforeAutospacing="1" w:after="100" w:afterAutospacing="1" w:line="240" w:lineRule="auto"/>
            <w:jc w:val="left"/>
          </w:pPr>
        </w:pPrChange>
      </w:pPr>
      <w:ins w:id="1517" w:author="AML Christensen team" w:date="2024-12-11T08:07:00Z" w16du:dateUtc="2024-12-11T07:07:00Z">
        <w:r w:rsidRPr="007C65B9">
          <w:rPr>
            <w:rFonts w:eastAsia="Times New Roman" w:cs="Arial"/>
            <w:szCs w:val="20"/>
            <w:lang w:eastAsia="en-GB"/>
          </w:rPr>
          <w:t>Patients who have undergone pancreatectomy need routine screening for diabetes and pancreatic insufficiency, with treatments tailored to their evolving needs. For those with postsurgical diabetes, conventional insulin therapies may be required, while pancreatic enzyme replacement therapy should be initiated if insufficiency develops</w:t>
        </w:r>
      </w:ins>
      <w:ins w:id="1518"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519" w:author="AML Christensen team" w:date="2024-12-11T08:07:00Z" w16du:dateUtc="2024-12-11T07:07:00Z">
        <w:r w:rsidRPr="007C65B9">
          <w:rPr>
            <w:rFonts w:eastAsia="Times New Roman" w:cs="Arial"/>
            <w:szCs w:val="20"/>
            <w:lang w:eastAsia="en-GB"/>
          </w:rPr>
          <w:t>.</w:t>
        </w:r>
      </w:ins>
    </w:p>
    <w:p w14:paraId="116E0BE5" w14:textId="77777777" w:rsidR="00C55AE7" w:rsidRPr="007C65B9" w:rsidRDefault="00C55AE7">
      <w:pPr>
        <w:spacing w:after="120"/>
        <w:rPr>
          <w:ins w:id="1520" w:author="AML Christensen team" w:date="2024-12-11T08:33:00Z" w16du:dateUtc="2024-12-11T07:33:00Z"/>
          <w:rFonts w:eastAsia="Times New Roman" w:cs="Arial"/>
          <w:szCs w:val="20"/>
          <w:lang w:eastAsia="en-GB"/>
        </w:rPr>
        <w:pPrChange w:id="1521" w:author="AML Christensen team" w:date="2024-12-11T09:55:00Z" w16du:dateUtc="2024-12-11T08:55:00Z">
          <w:pPr>
            <w:spacing w:before="100" w:beforeAutospacing="1" w:after="100" w:afterAutospacing="1"/>
          </w:pPr>
        </w:pPrChange>
      </w:pPr>
      <w:ins w:id="1522" w:author="AML Christensen team" w:date="2024-12-11T08:07:00Z" w16du:dateUtc="2024-12-11T07:07:00Z">
        <w:r w:rsidRPr="007C65B9">
          <w:rPr>
            <w:rFonts w:eastAsia="Times New Roman" w:cs="Arial"/>
            <w:szCs w:val="20"/>
            <w:u w:val="single"/>
            <w:lang w:eastAsia="en-GB"/>
            <w:rPrChange w:id="1523" w:author="AML Christensen team" w:date="2024-12-11T08:33:00Z" w16du:dateUtc="2024-12-11T07:33:00Z">
              <w:rPr>
                <w:rFonts w:eastAsia="Times New Roman" w:cs="Arial"/>
                <w:szCs w:val="20"/>
                <w:lang w:val="en-GB" w:eastAsia="en-GB"/>
              </w:rPr>
            </w:rPrChange>
          </w:rPr>
          <w:t>Special Considerations</w:t>
        </w:r>
        <w:r w:rsidRPr="007C65B9">
          <w:rPr>
            <w:rFonts w:eastAsia="Times New Roman" w:cs="Arial"/>
            <w:szCs w:val="20"/>
            <w:lang w:eastAsia="en-GB"/>
          </w:rPr>
          <w:t xml:space="preserve"> </w:t>
        </w:r>
      </w:ins>
    </w:p>
    <w:p w14:paraId="45CAF834" w14:textId="77777777" w:rsidR="00C55AE7" w:rsidRPr="007C65B9" w:rsidRDefault="00C55AE7">
      <w:pPr>
        <w:spacing w:after="120"/>
        <w:rPr>
          <w:ins w:id="1524" w:author="AML Christensen team" w:date="2024-12-11T08:07:00Z" w16du:dateUtc="2024-12-11T07:07:00Z"/>
          <w:rFonts w:eastAsia="Times New Roman" w:cs="Arial"/>
          <w:szCs w:val="20"/>
          <w:lang w:eastAsia="en-GB"/>
        </w:rPr>
        <w:pPrChange w:id="1525" w:author="AML Christensen team" w:date="2024-12-11T09:55:00Z" w16du:dateUtc="2024-12-11T08:55:00Z">
          <w:pPr>
            <w:spacing w:before="100" w:beforeAutospacing="1" w:after="100" w:afterAutospacing="1" w:line="240" w:lineRule="auto"/>
            <w:jc w:val="left"/>
          </w:pPr>
        </w:pPrChange>
      </w:pPr>
      <w:ins w:id="1526" w:author="AML Christensen team" w:date="2024-12-11T08:07:00Z" w16du:dateUtc="2024-12-11T07:07:00Z">
        <w:r w:rsidRPr="007C65B9">
          <w:rPr>
            <w:rFonts w:eastAsia="Times New Roman" w:cs="Arial"/>
            <w:szCs w:val="20"/>
            <w:lang w:eastAsia="en-GB"/>
          </w:rPr>
          <w:t xml:space="preserve">Children and adolescents transitioning to adulthood with ongoing </w:t>
        </w:r>
      </w:ins>
      <w:ins w:id="1527" w:author="AML Christensen team" w:date="2024-12-11T09:53:00Z" w16du:dateUtc="2024-12-11T08:53:00Z">
        <w:r w:rsidRPr="007C65B9">
          <w:rPr>
            <w:rFonts w:eastAsia="Times New Roman" w:cs="Arial"/>
            <w:szCs w:val="20"/>
            <w:lang w:eastAsia="en-GB"/>
          </w:rPr>
          <w:t>hyperinsulinism</w:t>
        </w:r>
      </w:ins>
      <w:ins w:id="1528" w:author="AML Christensen team" w:date="2024-12-11T08:07:00Z" w16du:dateUtc="2024-12-11T07:07:00Z">
        <w:r w:rsidRPr="007C65B9">
          <w:rPr>
            <w:rFonts w:eastAsia="Times New Roman" w:cs="Arial"/>
            <w:szCs w:val="20"/>
            <w:lang w:eastAsia="en-GB"/>
          </w:rPr>
          <w:t xml:space="preserve"> needs should have dedicated programs to ensure continuity of care, addressing neurodevelopmental, </w:t>
        </w:r>
      </w:ins>
      <w:proofErr w:type="spellStart"/>
      <w:ins w:id="1529" w:author="AML Christensen team" w:date="2024-12-11T08:33:00Z" w16du:dateUtc="2024-12-11T07:33:00Z">
        <w:r w:rsidRPr="007C65B9">
          <w:rPr>
            <w:rFonts w:eastAsia="Times New Roman" w:cs="Arial"/>
            <w:szCs w:val="20"/>
            <w:lang w:eastAsia="en-GB"/>
          </w:rPr>
          <w:t>hypoglycaemia</w:t>
        </w:r>
      </w:ins>
      <w:proofErr w:type="spellEnd"/>
      <w:ins w:id="1530" w:author="AML Christensen team" w:date="2024-12-11T08:07:00Z" w16du:dateUtc="2024-12-11T07:07:00Z">
        <w:r w:rsidRPr="007C65B9">
          <w:rPr>
            <w:rFonts w:eastAsia="Times New Roman" w:cs="Arial"/>
            <w:szCs w:val="20"/>
            <w:lang w:eastAsia="en-GB"/>
          </w:rPr>
          <w:t xml:space="preserve"> awareness, and genetic implications. Long-term support through multidisciplinary teams and peer organizations can improve outcomes and patient experience. Additionally, research efforts remain critical to develop new therapies and improve existing guidelines, particularly for areas with limited resources</w:t>
        </w:r>
      </w:ins>
      <w:ins w:id="1531" w:author="AML Christensen team" w:date="2024-12-11T09:50:00Z" w16du:dateUtc="2024-12-11T08:50:00Z">
        <w:r w:rsidRPr="007C65B9">
          <w:rPr>
            <w:rFonts w:eastAsia="Times New Roman" w:cs="Arial"/>
            <w:szCs w:val="20"/>
            <w:lang w:eastAsia="en-GB"/>
          </w:rPr>
          <w:t xml:space="preserv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ns w:id="1532" w:author="AML Christensen team" w:date="2024-12-11T08:07:00Z" w16du:dateUtc="2024-12-11T07:07:00Z">
        <w:r w:rsidRPr="007C65B9">
          <w:rPr>
            <w:rFonts w:eastAsia="Times New Roman" w:cs="Arial"/>
            <w:szCs w:val="20"/>
            <w:lang w:eastAsia="en-GB"/>
          </w:rPr>
          <w:t>.</w:t>
        </w:r>
      </w:ins>
    </w:p>
    <w:p w14:paraId="16A0BC95" w14:textId="77777777" w:rsidR="00C55AE7" w:rsidRPr="007C65B9" w:rsidDel="00A15744" w:rsidRDefault="00C55AE7" w:rsidP="00C55AE7">
      <w:pPr>
        <w:spacing w:before="120" w:after="120"/>
        <w:rPr>
          <w:del w:id="1533" w:author="AML Christensen team" w:date="2024-12-11T07:53:00Z" w16du:dateUtc="2024-12-11T06:53:00Z"/>
          <w:u w:val="single"/>
        </w:rPr>
      </w:pPr>
      <w:del w:id="1534" w:author="AML Christensen team" w:date="2024-12-11T07:53:00Z" w16du:dateUtc="2024-12-11T06:53:00Z">
        <w:r w:rsidRPr="007C65B9" w:rsidDel="009037C7">
          <w:delText>The CHI International Guidelines recommend maintaining plasma glucose concentrations within the normal range of 70–100 mg/dL (3.9–5.6 mmol/L) to prevent hypoglycemia in CHI patients. Achieving this goal requires regular monitoring and timely administration of medication to counteract excessive insulin secretion and prevent hypoglycemia.</w:delText>
        </w:r>
      </w:del>
    </w:p>
    <w:p w14:paraId="2F6F63DE" w14:textId="77777777" w:rsidR="00C55AE7" w:rsidRPr="007C65B9" w:rsidRDefault="00C55AE7">
      <w:pPr>
        <w:pStyle w:val="Heading4"/>
        <w:pPrChange w:id="1535" w:author="AML Christensen team" w:date="2024-12-11T09:49:00Z" w16du:dateUtc="2024-12-11T08:49:00Z">
          <w:pPr>
            <w:spacing w:before="120" w:after="120"/>
          </w:pPr>
        </w:pPrChange>
      </w:pPr>
      <w:ins w:id="1536" w:author="AML Christensen team" w:date="2024-12-11T09:54:00Z" w16du:dateUtc="2024-12-11T08:54:00Z">
        <w:r w:rsidRPr="007C65B9">
          <w:t>European</w:t>
        </w:r>
      </w:ins>
      <w:ins w:id="1537" w:author="AML Christensen team" w:date="2024-12-11T09:49:00Z" w16du:dateUtc="2024-12-11T08:49:00Z">
        <w:r w:rsidRPr="007C65B9">
          <w:t xml:space="preserve"> guidelines</w:t>
        </w:r>
      </w:ins>
    </w:p>
    <w:p w14:paraId="5F56F6EA" w14:textId="77777777" w:rsidR="00C55AE7" w:rsidRPr="007C65B9" w:rsidRDefault="00C55AE7">
      <w:pPr>
        <w:spacing w:after="120"/>
        <w:pPrChange w:id="1538" w:author="AML Christensen team" w:date="2024-12-11T09:55:00Z" w16du:dateUtc="2024-12-11T08:55:00Z">
          <w:pPr>
            <w:pStyle w:val="ListParagraph"/>
            <w:numPr>
              <w:numId w:val="84"/>
            </w:numPr>
            <w:spacing w:before="120" w:after="120"/>
            <w:ind w:hanging="360"/>
          </w:pPr>
        </w:pPrChange>
      </w:pPr>
      <w:ins w:id="1539" w:author="AML Christensen team" w:date="2024-12-11T08:36:00Z" w16du:dateUtc="2024-12-11T07:36:00Z">
        <w:r w:rsidRPr="007C65B9">
          <w:t xml:space="preserve">At present, there </w:t>
        </w:r>
      </w:ins>
      <w:ins w:id="1540" w:author="AML Christensen team" w:date="2024-12-11T09:53:00Z" w16du:dateUtc="2024-12-11T08:53:00Z">
        <w:r w:rsidRPr="007C65B9">
          <w:t>is</w:t>
        </w:r>
      </w:ins>
      <w:ins w:id="1541" w:author="AML Christensen team" w:date="2024-12-11T08:36:00Z" w16du:dateUtc="2024-12-11T07:36:00Z">
        <w:r w:rsidRPr="007C65B9">
          <w:t xml:space="preserve"> no </w:t>
        </w:r>
      </w:ins>
      <w:ins w:id="1542" w:author="AML Christensen team" w:date="2024-12-11T08:37:00Z" w16du:dateUtc="2024-12-11T07:37:00Z">
        <w:r w:rsidRPr="007C65B9">
          <w:t>EU guideline for CHI management. However, there are national guidelines</w:t>
        </w:r>
      </w:ins>
      <w:ins w:id="1543" w:author="AML Christensen team" w:date="2024-12-11T08:41:00Z" w16du:dateUtc="2024-12-11T07:41:00Z">
        <w:r w:rsidRPr="007C65B9">
          <w:t>, consensus statements</w:t>
        </w:r>
      </w:ins>
      <w:ins w:id="1544" w:author="AML Christensen team" w:date="2024-12-11T08:39:00Z" w16du:dateUtc="2024-12-11T07:39:00Z">
        <w:r w:rsidRPr="007C65B9">
          <w:t xml:space="preserve"> and position statements</w:t>
        </w:r>
      </w:ins>
      <w:ins w:id="1545" w:author="AML Christensen team" w:date="2024-12-11T08:37:00Z" w16du:dateUtc="2024-12-11T07:37:00Z">
        <w:r w:rsidRPr="007C65B9">
          <w:t xml:space="preserve"> from </w:t>
        </w:r>
      </w:ins>
      <w:ins w:id="1546" w:author="AML Christensen team" w:date="2024-12-11T08:44:00Z" w16du:dateUtc="2024-12-11T07:44:00Z">
        <w:r w:rsidRPr="007C65B9">
          <w:t>European</w:t>
        </w:r>
      </w:ins>
      <w:ins w:id="1547" w:author="AML Christensen team" w:date="2024-12-11T08:37:00Z" w16du:dateUtc="2024-12-11T07:37:00Z">
        <w:r w:rsidRPr="007C65B9">
          <w:t xml:space="preserve"> countries</w:t>
        </w:r>
      </w:ins>
      <w:ins w:id="1548" w:author="AML Christensen team" w:date="2024-12-11T09:53:00Z" w16du:dateUtc="2024-12-11T08:53:00Z">
        <w:r w:rsidRPr="007C65B9">
          <w:t xml:space="preserve"> including</w:t>
        </w:r>
      </w:ins>
      <w:moveFromRangeStart w:id="1549" w:author="AML Christensen team" w:date="2024-12-09T13:10:00Z" w:name="move184642220"/>
      <w:moveFrom w:id="1550" w:author="AML Christensen team" w:date="2024-12-09T13:10:00Z" w16du:dateUtc="2024-12-09T12:10:00Z">
        <w:r w:rsidRPr="007C65B9" w:rsidDel="00406DAC">
          <w:t xml:space="preserve">As there are no CE-marked infusion pumps specifically approved for treating CHI, there is naturally also a lack of established guidelines for the use of infusion pumps in CHI treatment. However, infusion pumps have been widely used in the management of T1D. The following is therefore partly based on guidelines for CSII usage in T1D treatment. In T1D, like CHI, hypoglycemia remains a key concern, and the use of infusion pumps to deliver glucagon (or dasiglucagon) can help stabilize glucose levels. </w:t>
        </w:r>
      </w:moveFrom>
      <w:moveFromRangeEnd w:id="1549"/>
      <w:commentRangeStart w:id="1551"/>
      <w:del w:id="1552" w:author="AML Christensen team" w:date="2024-12-09T11:34:00Z" w16du:dateUtc="2024-12-09T10:34:00Z">
        <w:r w:rsidRPr="007C65B9" w:rsidDel="00652D85">
          <w:delText xml:space="preserve">The American Diabetes Association (ADA) recommends that glucagon is prescribed for all T1D patients at risk of severe hypoglycemia or getting a blood glucose level below 54 mg/dL </w:delText>
        </w:r>
        <w:commentRangeEnd w:id="1551"/>
        <w:r w:rsidRPr="007C65B9" w:rsidDel="00652D85">
          <w:rPr>
            <w:rStyle w:val="CommentReference"/>
          </w:rPr>
          <w:commentReference w:id="1551"/>
        </w:r>
        <w:r w:rsidRPr="007C65B9" w:rsidDel="00652D85">
          <w:delText>.</w:delText>
        </w:r>
      </w:del>
      <w:ins w:id="1553" w:author="AML Christensen team" w:date="2024-12-11T09:54:00Z" w16du:dateUtc="2024-12-11T08:54:00Z">
        <w:r w:rsidRPr="007C65B9">
          <w:t xml:space="preserve"> t</w:t>
        </w:r>
      </w:ins>
      <w:ins w:id="1554" w:author="AML Christensen team" w:date="2024-12-11T08:39:00Z" w16du:dateUtc="2024-12-11T07:39:00Z">
        <w:r w:rsidRPr="007C65B9">
          <w:t xml:space="preserve">he United Kingdom </w:t>
        </w:r>
      </w:ins>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ins w:id="1555" w:author="AML Christensen team" w:date="2024-12-11T09:54:00Z" w16du:dateUtc="2024-12-11T08:54:00Z">
        <w:r w:rsidRPr="007C65B9">
          <w:t xml:space="preserve">, </w:t>
        </w:r>
      </w:ins>
      <w:ins w:id="1556" w:author="AML Christensen team" w:date="2024-12-11T08:40:00Z" w16du:dateUtc="2024-12-11T07:40:00Z">
        <w:r w:rsidRPr="007C65B9">
          <w:t xml:space="preserve">France </w:t>
        </w:r>
      </w:ins>
      <w:r w:rsidRPr="007C65B9">
        <w:fldChar w:fldCharType="begin"/>
      </w:r>
      <w:r w:rsidRPr="007C65B9">
        <w:instrText xml:space="preserve"> ADDIN EN.CITE &lt;EndNote&gt;&lt;Cite ExcludeAuth="1"&gt;&lt;Year&gt;2020&lt;/Year&gt;&lt;RecNum&gt;316&lt;/RecNum&gt;&lt;DisplayText&gt;(32)&lt;/DisplayText&gt;&lt;record&gt;&lt;rec-number&gt;316&lt;/rec-number&gt;&lt;foreign-keys&gt;&lt;key app="EN" db-id="vwrrttwz10fd9netdtjv5t0n2rea550ese5e" timestamp="1726038895"&gt;316&lt;/key&gt;&lt;/foreign-keys&gt;&lt;ref-type name="Report"&gt;27&lt;/ref-type&gt;&lt;contributors&gt;&lt;/contributors&gt;&lt;titles&gt;&lt;title&gt;Protocole National de Diagnostic et de Soins (PNDS) - Hyperinsulinisme Congénital&lt;/title&gt;&lt;/titles&gt;&lt;number&gt;ALD-17&lt;/number&gt;&lt;dates&gt;&lt;year&gt;2020&lt;/year&gt;&lt;/dates&gt;&lt;pub-location&gt;Centres de Références&lt;/pub-location&gt;&lt;publisher&gt;Filières de Santé Maladies Rares G2M et Firendo &lt;/publisher&gt;&lt;urls&gt;&lt;related-urls&gt;&lt;url&gt;https://www.has-sante.fr/upload/docs/application/pdf/2020-08/20200813_pnds_hi_final_v6.pdf&lt;/url&gt;&lt;/related-urls&gt;&lt;/urls&gt;&lt;/record&gt;&lt;/Cite&gt;&lt;/EndNote&gt;</w:instrText>
      </w:r>
      <w:r w:rsidRPr="007C65B9">
        <w:fldChar w:fldCharType="separate"/>
      </w:r>
      <w:r w:rsidRPr="007C65B9">
        <w:rPr>
          <w:noProof/>
        </w:rPr>
        <w:t>(32)</w:t>
      </w:r>
      <w:r w:rsidRPr="007C65B9">
        <w:fldChar w:fldCharType="end"/>
      </w:r>
      <w:ins w:id="1557" w:author="AML Christensen team" w:date="2024-12-11T09:54:00Z" w16du:dateUtc="2024-12-11T08:54:00Z">
        <w:r w:rsidRPr="007C65B9">
          <w:t xml:space="preserve"> and </w:t>
        </w:r>
      </w:ins>
      <w:ins w:id="1558" w:author="AML Christensen team" w:date="2024-12-11T08:43:00Z" w16du:dateUtc="2024-12-11T07:43:00Z">
        <w:r w:rsidRPr="007C65B9">
          <w:t xml:space="preserve">Germany </w:t>
        </w:r>
      </w:ins>
      <w:r w:rsidRPr="007C65B9">
        <w:fldChar w:fldCharType="begin"/>
      </w:r>
      <w:r w:rsidRPr="007C65B9">
        <w:instrText xml:space="preserve"> ADDIN EN.CITE &lt;EndNote&gt;&lt;Cite&gt;&lt;Author&gt;Meißner&lt;/Author&gt;&lt;Year&gt;2020&lt;/Year&gt;&lt;RecNum&gt;314&lt;/RecNum&gt;&lt;DisplayText&gt;(61)&lt;/DisplayText&gt;&lt;record&gt;&lt;rec-number&gt;314&lt;/rec-number&gt;&lt;foreign-keys&gt;&lt;key app="EN" db-id="vwrrttwz10fd9netdtjv5t0n2rea550ese5e" timestamp="1726038549"&gt;314&lt;/key&gt;&lt;/foreign-keys&gt;&lt;ref-type name="Report"&gt;27&lt;/ref-type&gt;&lt;contributors&gt;&lt;authors&gt;&lt;author&gt;T. Meißner&lt;/author&gt;&lt;author&gt;O. Blankenstein&lt;/author&gt;&lt;author&gt;K. Mohnike&lt;/author&gt;&lt;author&gt;M. Lindner&lt;/author&gt;&lt;author&gt;R. Santer&lt;/author&gt;&lt;/authors&gt;&lt;/contributors&gt;&lt;titles&gt;&lt;title&gt;S1-Leitlinie – Diagnostik und Therapie des Kongenitalen Hyperinsulinismus (KHI) &lt;/title&gt;&lt;/titles&gt;&lt;number&gt;174-012 &lt;/number&gt;&lt;dates&gt;&lt;year&gt;2020&lt;/year&gt;&lt;/dates&gt;&lt;pub-location&gt;AWMF online&lt;/pub-location&gt;&lt;publisher&gt;Deutsche Gesellschaft für Kinderendokrinologie und –diabetologie (DGKED) e.V. &lt;/publisher&gt;&lt;urls&gt;&lt;related-urls&gt;&lt;url&gt;https://register.awmf.org/assets/guidelines/174-012l_S1_Diagnostik-Therapie-Kongenitaler-Hyperinsulinismus-KHI_2020-01.pdf&lt;/url&gt;&lt;/related-urls&gt;&lt;/urls&gt;&lt;/record&gt;&lt;/Cite&gt;&lt;/EndNote&gt;</w:instrText>
      </w:r>
      <w:r w:rsidRPr="007C65B9">
        <w:fldChar w:fldCharType="separate"/>
      </w:r>
      <w:r w:rsidRPr="007C65B9">
        <w:rPr>
          <w:noProof/>
        </w:rPr>
        <w:t>(61)</w:t>
      </w:r>
      <w:r w:rsidRPr="007C65B9">
        <w:fldChar w:fldCharType="end"/>
      </w:r>
      <w:ins w:id="1559" w:author="AML Christensen team" w:date="2024-12-11T09:54:00Z" w16du:dateUtc="2024-12-11T08:54:00Z">
        <w:r w:rsidRPr="007C65B9">
          <w:t>.</w:t>
        </w:r>
      </w:ins>
    </w:p>
    <w:p w14:paraId="4A541007" w14:textId="26180903" w:rsidR="00C55AE7" w:rsidRPr="007C65B9" w:rsidRDefault="00C55AE7" w:rsidP="00C55AE7">
      <w:pPr>
        <w:rPr>
          <w:color w:val="0070C0"/>
        </w:rPr>
      </w:pPr>
      <w:ins w:id="1560" w:author="AML Christensen team" w:date="2024-12-11T08:46:00Z" w16du:dateUtc="2024-12-11T07:46:00Z">
        <w:r w:rsidRPr="007C65B9">
          <w:t xml:space="preserve">The recommendations by these national guidelines are generally aligned with the </w:t>
        </w:r>
      </w:ins>
      <w:ins w:id="1561" w:author="AML Christensen team" w:date="2024-12-11T09:19:00Z" w16du:dateUtc="2024-12-11T08:19:00Z">
        <w:r w:rsidRPr="007C65B9">
          <w:t xml:space="preserve">international </w:t>
        </w:r>
      </w:ins>
      <w:ins w:id="1562" w:author="AML Christensen team" w:date="2024-12-11T08:46:00Z" w16du:dateUtc="2024-12-11T07:46:00Z">
        <w:r w:rsidRPr="007C65B9">
          <w:t xml:space="preserve">CHI guideline </w:t>
        </w:r>
      </w:ins>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ins w:id="1563" w:author="AML Christensen team" w:date="2024-12-11T08:46:00Z" w16du:dateUtc="2024-12-11T07:46:00Z">
        <w:r w:rsidRPr="007C65B9">
          <w:t>.</w:t>
        </w:r>
      </w:ins>
      <w:ins w:id="1564" w:author="AML Christensen team" w:date="2024-12-11T09:34:00Z" w16du:dateUtc="2024-12-11T08:34:00Z">
        <w:r w:rsidRPr="007C65B9">
          <w:t xml:space="preserve"> The International, English and German guidelines all mention that </w:t>
        </w:r>
      </w:ins>
      <w:ins w:id="1565" w:author="AML Christensen team" w:date="2024-12-11T09:35:00Z" w16du:dateUtc="2024-12-11T08:35:00Z">
        <w:r w:rsidRPr="007C65B9">
          <w:t>subcutaneous glucagon infusion</w:t>
        </w:r>
      </w:ins>
      <w:ins w:id="1566" w:author="AML Christensen team" w:date="2024-12-11T09:37:00Z" w16du:dateUtc="2024-12-11T08:37:00Z">
        <w:r w:rsidRPr="007C65B9">
          <w:t xml:space="preserve"> may be considered but</w:t>
        </w:r>
      </w:ins>
      <w:ins w:id="1567" w:author="AML Christensen team" w:date="2024-12-11T09:35:00Z" w16du:dateUtc="2024-12-11T08:35:00Z">
        <w:r w:rsidRPr="007C65B9">
          <w:t xml:space="preserve"> is unreliable for long-term home usage due to the </w:t>
        </w:r>
      </w:ins>
      <w:ins w:id="1568" w:author="AML Christensen team" w:date="2024-12-11T09:36:00Z" w16du:dateUtc="2024-12-11T08:36:00Z">
        <w:r w:rsidRPr="007C65B9">
          <w:t>fibrillation</w:t>
        </w:r>
      </w:ins>
      <w:ins w:id="1569" w:author="AML Christensen team" w:date="2024-12-11T09:37:00Z" w16du:dateUtc="2024-12-11T08:37:00Z">
        <w:r w:rsidRPr="007C65B9">
          <w:t xml:space="preserve"> of native glucagon</w:t>
        </w:r>
      </w:ins>
      <w:ins w:id="1570" w:author="AML Christensen team" w:date="2024-12-11T09:36:00Z" w16du:dateUtc="2024-12-11T08:36:00Z">
        <w:r w:rsidRPr="007C65B9">
          <w:t xml:space="preserve"> </w:t>
        </w:r>
      </w:ins>
      <w:ins w:id="1571" w:author="AML Christensen team" w:date="2024-12-11T09:37:00Z" w16du:dateUtc="2024-12-11T08:37:00Z">
        <w:r w:rsidRPr="007C65B9">
          <w:t>causing</w:t>
        </w:r>
      </w:ins>
      <w:ins w:id="1572" w:author="AML Christensen team" w:date="2024-12-11T09:36:00Z" w16du:dateUtc="2024-12-11T08:36:00Z">
        <w:r w:rsidRPr="007C65B9">
          <w:t xml:space="preserve"> occlusion of infusion lines </w:t>
        </w:r>
      </w:ins>
      <w:r w:rsidRPr="007C65B9">
        <w:fldChar w:fldCharType="begin">
          <w:fldData xml:space="preserve">PEVuZE5vdGU+PENpdGU+PEF1dGhvcj5EZSBMZW9uPC9BdXRob3I+PFllYXI+MjAyNDwvWWVhcj48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UmVjTnVtPjMzMTwvUmVjTnVtPjxEaXNwbGF5VGV4dD4oMTcsIDMxLCA2MSk8L0Rpc3BsYXlUZXh0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</w:fldData>
        </w:fldChar>
      </w:r>
      <w:r w:rsidRPr="007C65B9">
        <w:instrText xml:space="preserve"> ADDIN EN.CITE.DATA </w:instrText>
      </w:r>
      <w:r w:rsidRPr="007C65B9">
        <w:fldChar w:fldCharType="end"/>
      </w:r>
      <w:r w:rsidRPr="007C65B9">
        <w:fldChar w:fldCharType="separate"/>
      </w:r>
      <w:r w:rsidRPr="007C65B9">
        <w:rPr>
          <w:noProof/>
        </w:rPr>
        <w:t>(17, 31, 61)</w:t>
      </w:r>
      <w:r w:rsidRPr="007C65B9">
        <w:fldChar w:fldCharType="end"/>
      </w:r>
      <w:ins w:id="1573" w:author="AML Christensen team" w:date="2024-12-11T09:36:00Z" w16du:dateUtc="2024-12-11T08:36:00Z">
        <w:r w:rsidRPr="007C65B9">
          <w:t>.</w:t>
        </w:r>
      </w:ins>
      <w:ins w:id="1574" w:author="AML Christensen team" w:date="2024-12-11T08:46:00Z" w16du:dateUtc="2024-12-11T07:46:00Z">
        <w:r w:rsidRPr="007C65B9">
          <w:t xml:space="preserve"> </w:t>
        </w:r>
      </w:ins>
      <w:ins w:id="1575" w:author="AML Christensen team" w:date="2024-12-11T09:19:00Z" w16du:dateUtc="2024-12-11T08:19:00Z">
        <w:r w:rsidRPr="007C65B9">
          <w:t xml:space="preserve">None of the guidelines </w:t>
        </w:r>
        <w:r w:rsidRPr="007C65B9">
          <w:rPr>
            <w:rFonts w:eastAsia="Times New Roman" w:cs="Arial"/>
            <w:szCs w:val="20"/>
            <w:lang w:eastAsia="en-GB"/>
          </w:rPr>
          <w:t>address dasiglucagon infusion</w:t>
        </w:r>
      </w:ins>
      <w:ins w:id="1576" w:author="AML Christensen team" w:date="2024-12-11T09:25:00Z" w16du:dateUtc="2024-12-11T08:25:00Z">
        <w:r w:rsidRPr="007C65B9">
          <w:rPr>
            <w:rFonts w:eastAsia="Times New Roman" w:cs="Arial"/>
            <w:szCs w:val="20"/>
            <w:lang w:eastAsia="en-GB"/>
          </w:rPr>
          <w:t xml:space="preserve"> directly</w:t>
        </w:r>
      </w:ins>
      <w:ins w:id="1577" w:author="AML Christensen team" w:date="2024-12-11T09:19:00Z" w16du:dateUtc="2024-12-11T08:19:00Z">
        <w:r w:rsidRPr="007C65B9">
          <w:rPr>
            <w:rFonts w:eastAsia="Times New Roman" w:cs="Arial"/>
            <w:szCs w:val="20"/>
            <w:lang w:eastAsia="en-GB"/>
          </w:rPr>
          <w:t xml:space="preserve">, although </w:t>
        </w:r>
      </w:ins>
      <w:ins w:id="1578" w:author="AML Christensen team" w:date="2024-12-11T09:23:00Z" w16du:dateUtc="2024-12-11T08:23:00Z">
        <w:r w:rsidRPr="007C65B9">
          <w:rPr>
            <w:rFonts w:eastAsia="Times New Roman" w:cs="Arial"/>
            <w:szCs w:val="20"/>
            <w:lang w:eastAsia="en-GB"/>
          </w:rPr>
          <w:t>the UK consensus</w:t>
        </w:r>
      </w:ins>
      <w:ins w:id="1579" w:author="AML Christensen team" w:date="2024-12-11T09:19:00Z" w16du:dateUtc="2024-12-11T08:19:00Z">
        <w:r w:rsidRPr="007C65B9">
          <w:rPr>
            <w:rFonts w:eastAsia="Times New Roman" w:cs="Arial"/>
            <w:szCs w:val="20"/>
            <w:lang w:eastAsia="en-GB"/>
          </w:rPr>
          <w:t xml:space="preserve"> </w:t>
        </w:r>
      </w:ins>
      <w:ins w:id="1580" w:author="AML Christensen team" w:date="2024-12-11T09:20:00Z" w16du:dateUtc="2024-12-11T08:20:00Z">
        <w:r w:rsidRPr="007C65B9">
          <w:rPr>
            <w:rFonts w:eastAsia="Times New Roman" w:cs="Arial"/>
            <w:szCs w:val="20"/>
            <w:lang w:eastAsia="en-GB"/>
          </w:rPr>
          <w:t>mention</w:t>
        </w:r>
      </w:ins>
      <w:ins w:id="1581" w:author="AML Christensen team" w:date="2024-12-11T09:23:00Z" w16du:dateUtc="2024-12-11T08:23:00Z">
        <w:r w:rsidRPr="007C65B9">
          <w:rPr>
            <w:rFonts w:eastAsia="Times New Roman" w:cs="Arial"/>
            <w:szCs w:val="20"/>
            <w:lang w:eastAsia="en-GB"/>
          </w:rPr>
          <w:t>s</w:t>
        </w:r>
      </w:ins>
      <w:ins w:id="1582" w:author="AML Christensen team" w:date="2024-12-11T09:20:00Z" w16du:dateUtc="2024-12-11T08:20:00Z">
        <w:r w:rsidRPr="007C65B9">
          <w:rPr>
            <w:rFonts w:eastAsia="Times New Roman" w:cs="Arial"/>
            <w:szCs w:val="20"/>
            <w:lang w:eastAsia="en-GB"/>
          </w:rPr>
          <w:t xml:space="preserve"> that glucagon analogues may become available for use </w:t>
        </w:r>
        <w:proofErr w:type="gramStart"/>
        <w:r w:rsidRPr="007C65B9">
          <w:rPr>
            <w:rFonts w:eastAsia="Times New Roman" w:cs="Arial"/>
            <w:szCs w:val="20"/>
            <w:lang w:eastAsia="en-GB"/>
          </w:rPr>
          <w:t>in the near future</w:t>
        </w:r>
        <w:proofErr w:type="gramEnd"/>
        <w:r w:rsidRPr="007C65B9">
          <w:rPr>
            <w:rFonts w:eastAsia="Times New Roman" w:cs="Arial"/>
            <w:szCs w:val="20"/>
            <w:lang w:eastAsia="en-GB"/>
          </w:rPr>
          <w:t xml:space="preserve"> as there are successful investigations in clinical trials</w:t>
        </w:r>
      </w:ins>
      <w:ins w:id="1583" w:author="AML Christensen team" w:date="2024-12-11T09:21:00Z" w16du:dateUtc="2024-12-11T08:21:00Z">
        <w:r w:rsidRPr="007C65B9">
          <w:rPr>
            <w:rFonts w:eastAsia="Times New Roman" w:cs="Arial"/>
            <w:szCs w:val="20"/>
            <w:lang w:eastAsia="en-GB"/>
          </w:rPr>
          <w:t xml:space="preserve"> </w:t>
        </w:r>
      </w:ins>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ZWNOdW0+MzI4PC9SZWNOdW0+PERpc3BsYXlUZXh0PigzMSk8L0Rpc3BsYXlUZXh0PjxyZWNvcmQ+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</w:fldData>
        </w:fldChar>
      </w:r>
      <w:r w:rsidRPr="007C65B9">
        <w:instrText xml:space="preserve"> ADDIN EN.CITE.DATA </w:instrText>
      </w:r>
      <w:r w:rsidRPr="007C65B9">
        <w:fldChar w:fldCharType="end"/>
      </w:r>
      <w:r w:rsidRPr="007C65B9">
        <w:fldChar w:fldCharType="separate"/>
      </w:r>
      <w:r w:rsidRPr="007C65B9">
        <w:rPr>
          <w:noProof/>
        </w:rPr>
        <w:t>(31)</w:t>
      </w:r>
      <w:r w:rsidRPr="007C65B9">
        <w:fldChar w:fldCharType="end"/>
      </w:r>
      <w:ins w:id="1584" w:author="AML Christensen team" w:date="2024-12-11T09:20:00Z" w16du:dateUtc="2024-12-11T08:20:00Z">
        <w:r w:rsidRPr="007C65B9">
          <w:rPr>
            <w:rFonts w:eastAsia="Times New Roman" w:cs="Arial"/>
            <w:szCs w:val="20"/>
            <w:lang w:eastAsia="en-GB"/>
          </w:rPr>
          <w:t xml:space="preserve">. </w:t>
        </w:r>
      </w:ins>
      <w:ins w:id="1585" w:author="AML Christensen team" w:date="2024-12-11T09:24:00Z" w16du:dateUtc="2024-12-11T08:24:00Z">
        <w:r w:rsidRPr="007C65B9">
          <w:rPr>
            <w:rFonts w:eastAsia="Times New Roman" w:cs="Arial"/>
            <w:szCs w:val="20"/>
            <w:lang w:eastAsia="en-GB"/>
          </w:rPr>
          <w:t>Moreover, the French guideline emphasize</w:t>
        </w:r>
      </w:ins>
      <w:ins w:id="1586" w:author="AML Christensen team" w:date="2024-12-11T09:37:00Z" w16du:dateUtc="2024-12-11T08:37:00Z">
        <w:r w:rsidRPr="007C65B9">
          <w:rPr>
            <w:rFonts w:eastAsia="Times New Roman" w:cs="Arial"/>
            <w:szCs w:val="20"/>
            <w:lang w:eastAsia="en-GB"/>
          </w:rPr>
          <w:t>s</w:t>
        </w:r>
      </w:ins>
      <w:ins w:id="1587" w:author="AML Christensen team" w:date="2024-12-11T09:24:00Z" w16du:dateUtc="2024-12-11T08:24:00Z">
        <w:r w:rsidRPr="007C65B9">
          <w:rPr>
            <w:rFonts w:eastAsia="Times New Roman" w:cs="Arial"/>
            <w:szCs w:val="20"/>
            <w:lang w:eastAsia="en-GB"/>
          </w:rPr>
          <w:t xml:space="preserve"> that it is important to monitor the benefits of developmental drugs including stable glucagon </w:t>
        </w:r>
      </w:ins>
      <w:ins w:id="1588" w:author="AML Christensen team" w:date="2024-12-11T09:26:00Z" w16du:dateUtc="2024-12-11T08:26:00Z">
        <w:r w:rsidRPr="007C65B9">
          <w:rPr>
            <w:rFonts w:eastAsia="Times New Roman" w:cs="Arial"/>
            <w:szCs w:val="20"/>
            <w:lang w:eastAsia="en-GB"/>
          </w:rPr>
          <w:t>[</w:t>
        </w:r>
      </w:ins>
      <w:ins w:id="1589" w:author="AML Christensen team" w:date="2024-12-11T09:27:00Z" w16du:dateUtc="2024-12-11T08:27:00Z">
        <w:r w:rsidRPr="007C65B9">
          <w:rPr>
            <w:rFonts w:eastAsia="Times New Roman" w:cs="Arial"/>
            <w:i/>
            <w:iCs/>
            <w:szCs w:val="20"/>
            <w:lang w:eastAsia="en-GB"/>
            <w:rPrChange w:id="1590" w:author="AML Christensen team" w:date="2024-12-11T09:27:00Z" w16du:dateUtc="2024-12-11T08:27:00Z">
              <w:rPr>
                <w:rFonts w:eastAsia="Times New Roman" w:cs="Arial"/>
                <w:szCs w:val="20"/>
                <w:lang w:val="en-GB" w:eastAsia="en-GB"/>
              </w:rPr>
            </w:rPrChange>
          </w:rPr>
          <w:t>“</w:t>
        </w:r>
      </w:ins>
      <w:ins w:id="1591" w:author="AML Christensen team" w:date="2024-12-11T09:26:00Z" w16du:dateUtc="2024-12-11T08:26:00Z">
        <w:r w:rsidRPr="007C65B9">
          <w:rPr>
            <w:rFonts w:eastAsia="Times New Roman" w:cs="Arial"/>
            <w:i/>
            <w:iCs/>
            <w:szCs w:val="20"/>
            <w:lang w:eastAsia="en-GB"/>
            <w:rPrChange w:id="1592" w:author="AML Christensen team" w:date="2024-12-11T09:27:00Z" w16du:dateUtc="2024-12-11T08:27:00Z">
              <w:rPr>
                <w:rFonts w:eastAsia="Times New Roman" w:cs="Arial"/>
                <w:szCs w:val="20"/>
                <w:lang w:val="en-GB" w:eastAsia="en-GB"/>
              </w:rPr>
            </w:rPrChange>
          </w:rPr>
          <w:t xml:space="preserve">glucagon </w:t>
        </w:r>
        <w:proofErr w:type="spellStart"/>
        <w:r w:rsidRPr="007C65B9">
          <w:rPr>
            <w:rFonts w:eastAsia="Times New Roman" w:cs="Arial"/>
            <w:i/>
            <w:iCs/>
            <w:szCs w:val="20"/>
            <w:lang w:eastAsia="en-GB"/>
            <w:rPrChange w:id="1593" w:author="AML Christensen team" w:date="2024-12-11T09:27:00Z" w16du:dateUtc="2024-12-11T08:27:00Z">
              <w:rPr>
                <w:rFonts w:eastAsia="Times New Roman" w:cs="Arial"/>
                <w:szCs w:val="20"/>
                <w:lang w:val="en-GB" w:eastAsia="en-GB"/>
              </w:rPr>
            </w:rPrChange>
          </w:rPr>
          <w:t>en</w:t>
        </w:r>
        <w:proofErr w:type="spellEnd"/>
        <w:r w:rsidRPr="007C65B9">
          <w:rPr>
            <w:rFonts w:eastAsia="Times New Roman" w:cs="Arial"/>
            <w:i/>
            <w:iCs/>
            <w:szCs w:val="20"/>
            <w:lang w:eastAsia="en-GB"/>
            <w:rPrChange w:id="1594" w:author="AML Christensen team" w:date="2024-12-11T09:27:00Z" w16du:dateUtc="2024-12-11T08:27:00Z">
              <w:rPr>
                <w:rFonts w:eastAsia="Times New Roman" w:cs="Arial"/>
                <w:szCs w:val="20"/>
                <w:lang w:val="en-GB" w:eastAsia="en-GB"/>
              </w:rPr>
            </w:rPrChange>
          </w:rPr>
          <w:t xml:space="preserve"> </w:t>
        </w:r>
        <w:proofErr w:type="spellStart"/>
        <w:r w:rsidRPr="007C65B9">
          <w:rPr>
            <w:rFonts w:eastAsia="Times New Roman" w:cs="Arial"/>
            <w:i/>
            <w:iCs/>
            <w:szCs w:val="20"/>
            <w:lang w:eastAsia="en-GB"/>
            <w:rPrChange w:id="1595" w:author="AML Christensen team" w:date="2024-12-11T09:27:00Z" w16du:dateUtc="2024-12-11T08:27:00Z">
              <w:rPr>
                <w:rFonts w:eastAsia="Times New Roman" w:cs="Arial"/>
                <w:szCs w:val="20"/>
                <w:lang w:val="en-GB" w:eastAsia="en-GB"/>
              </w:rPr>
            </w:rPrChange>
          </w:rPr>
          <w:t>forme</w:t>
        </w:r>
        <w:proofErr w:type="spellEnd"/>
        <w:r w:rsidRPr="007C65B9">
          <w:rPr>
            <w:rFonts w:eastAsia="Times New Roman" w:cs="Arial"/>
            <w:i/>
            <w:iCs/>
            <w:szCs w:val="20"/>
            <w:lang w:eastAsia="en-GB"/>
            <w:rPrChange w:id="1596" w:author="AML Christensen team" w:date="2024-12-11T09:27:00Z" w16du:dateUtc="2024-12-11T08:27:00Z">
              <w:rPr>
                <w:rFonts w:eastAsia="Times New Roman" w:cs="Arial"/>
                <w:szCs w:val="20"/>
                <w:lang w:val="en-GB" w:eastAsia="en-GB"/>
              </w:rPr>
            </w:rPrChange>
          </w:rPr>
          <w:t xml:space="preserve"> stable</w:t>
        </w:r>
      </w:ins>
      <w:ins w:id="1597" w:author="AML Christensen team" w:date="2024-12-11T09:27:00Z" w16du:dateUtc="2024-12-11T08:27:00Z">
        <w:r w:rsidRPr="007C65B9">
          <w:rPr>
            <w:rFonts w:eastAsia="Times New Roman" w:cs="Arial"/>
            <w:i/>
            <w:iCs/>
            <w:szCs w:val="20"/>
            <w:lang w:eastAsia="en-GB"/>
          </w:rPr>
          <w:t>”</w:t>
        </w:r>
      </w:ins>
      <w:ins w:id="1598" w:author="AML Christensen team" w:date="2024-12-11T09:26:00Z" w16du:dateUtc="2024-12-11T08:26:00Z">
        <w:r w:rsidRPr="007C65B9">
          <w:rPr>
            <w:rFonts w:eastAsia="Times New Roman" w:cs="Arial"/>
            <w:szCs w:val="20"/>
            <w:lang w:eastAsia="en-GB"/>
          </w:rPr>
          <w:t xml:space="preserve">] </w:t>
        </w:r>
      </w:ins>
      <w:ins w:id="1599" w:author="AML Christensen team" w:date="2024-12-11T09:24:00Z" w16du:dateUtc="2024-12-11T08:24:00Z">
        <w:r w:rsidRPr="007C65B9">
          <w:rPr>
            <w:rFonts w:eastAsia="Times New Roman" w:cs="Arial"/>
            <w:szCs w:val="20"/>
            <w:lang w:eastAsia="en-GB"/>
          </w:rPr>
          <w:t xml:space="preserve">for use </w:t>
        </w:r>
      </w:ins>
      <w:ins w:id="1600" w:author="AML Christensen team" w:date="2024-12-11T09:25:00Z" w16du:dateUtc="2024-12-11T08:25:00Z">
        <w:r w:rsidRPr="007C65B9">
          <w:rPr>
            <w:rFonts w:eastAsia="Times New Roman" w:cs="Arial"/>
            <w:szCs w:val="20"/>
            <w:lang w:eastAsia="en-GB"/>
          </w:rPr>
          <w:t xml:space="preserve">in CHI, </w:t>
        </w:r>
      </w:ins>
      <w:ins w:id="1601" w:author="AML Christensen team" w:date="2024-12-11T09:25:00Z">
        <w:r w:rsidRPr="007C65B9">
          <w:rPr>
            <w:rFonts w:eastAsia="Times New Roman" w:cs="Arial"/>
            <w:szCs w:val="20"/>
            <w:lang w:eastAsia="en-GB"/>
          </w:rPr>
          <w:t>because some children escape conventional treatments</w:t>
        </w:r>
      </w:ins>
      <w:ins w:id="1602" w:author="AML Christensen team" w:date="2024-12-11T09:25:00Z" w16du:dateUtc="2024-12-11T08:25:00Z">
        <w:r w:rsidRPr="007C65B9">
          <w:rPr>
            <w:rFonts w:eastAsia="Times New Roman" w:cs="Arial"/>
            <w:szCs w:val="20"/>
            <w:lang w:eastAsia="en-GB"/>
          </w:rPr>
          <w:t xml:space="preserve"> </w:t>
        </w:r>
      </w:ins>
      <w:r w:rsidRPr="007C65B9">
        <w:fldChar w:fldCharType="begin"/>
      </w:r>
      <w:r w:rsidRPr="007C65B9">
        <w:instrText xml:space="preserve"> ADDIN EN.CITE &lt;EndNote&gt;&lt;Cite ExcludeAuth="1"&gt;&lt;Year&gt;2020&lt;/Year&gt;&lt;RecNum&gt;316&lt;/RecNum&gt;&lt;DisplayText&gt;(32)&lt;/DisplayText&gt;&lt;record&gt;&lt;rec-number&gt;316&lt;/rec-number&gt;&lt;foreign-keys&gt;&lt;key app="EN" db-id="vwrrttwz10fd9netdtjv5t0n2rea550ese5e" timestamp="1726038895"&gt;316&lt;/key&gt;&lt;/foreign-keys&gt;&lt;ref-type name="Report"&gt;27&lt;/ref-type&gt;&lt;contributors&gt;&lt;/contributors&gt;&lt;titles&gt;&lt;title&gt;Protocole National de Diagnostic et de Soins (PNDS) - Hyperinsulinisme Congénital&lt;/title&gt;&lt;/titles&gt;&lt;number&gt;ALD-17&lt;/number&gt;&lt;dates&gt;&lt;year&gt;2020&lt;/year&gt;&lt;/dates&gt;&lt;pub-location&gt;Centres de Références&lt;/pub-location&gt;&lt;publisher&gt;Filières de Santé Maladies Rares G2M et Firendo &lt;/publisher&gt;&lt;urls&gt;&lt;related-urls&gt;&lt;url&gt;https://www.has-sante.fr/upload/docs/application/pdf/2020-08/20200813_pnds_hi_final_v6.pdf&lt;/url&gt;&lt;/related-urls&gt;&lt;/urls&gt;&lt;/record&gt;&lt;/Cite&gt;&lt;/EndNote&gt;</w:instrText>
      </w:r>
      <w:r w:rsidRPr="007C65B9">
        <w:fldChar w:fldCharType="separate"/>
      </w:r>
      <w:r w:rsidRPr="007C65B9">
        <w:rPr>
          <w:noProof/>
        </w:rPr>
        <w:t>(32)</w:t>
      </w:r>
      <w:r w:rsidRPr="007C65B9">
        <w:fldChar w:fldCharType="end"/>
      </w:r>
      <w:ins w:id="1603" w:author="AML Christensen team" w:date="2024-12-11T09:25:00Z">
        <w:r w:rsidRPr="007C65B9">
          <w:rPr>
            <w:rFonts w:eastAsia="Times New Roman" w:cs="Arial"/>
            <w:szCs w:val="20"/>
            <w:lang w:eastAsia="en-GB"/>
          </w:rPr>
          <w:t>.</w:t>
        </w:r>
      </w:ins>
    </w:p>
    <w:p w14:paraId="1AAD3A97" w14:textId="77777777" w:rsidR="00C55AE7" w:rsidRPr="007C65B9" w:rsidRDefault="00C55AE7" w:rsidP="00C55AE7">
      <w:pPr>
        <w:pStyle w:val="Heading2"/>
      </w:pPr>
      <w:bookmarkStart w:id="1604" w:name="_Toc118449473"/>
      <w:r w:rsidRPr="007C65B9">
        <w:t>Hazards and complications</w:t>
      </w:r>
      <w:bookmarkEnd w:id="1604"/>
      <w:r w:rsidRPr="007C65B9">
        <w:t xml:space="preserve"> with infusion pumps</w:t>
      </w:r>
    </w:p>
    <w:p w14:paraId="02AD7818" w14:textId="77777777" w:rsidR="00C55AE7" w:rsidRPr="007C65B9" w:rsidRDefault="00C55AE7" w:rsidP="00C55AE7">
      <w:r w:rsidRPr="007C65B9">
        <w:t xml:space="preserve">While continuous subcutaneous infusion pumps are a promising solution for long-term dasiglucagon administration in the treatment of CHI, several potential hazards and complications need to be considered. These risks can arise from various components, including the infusion pump itself, the infusion set, or the dasiglucagon medication. The risks related to dasiglucagon and the infusion sets were discussed in </w:t>
      </w:r>
      <w:del w:id="1605" w:author="AML Christensen team" w:date="2024-12-11T10:22:00Z" w16du:dateUtc="2024-12-11T09:22:00Z">
        <w:r w:rsidRPr="007C65B9" w:rsidDel="00A71E05">
          <w:delText xml:space="preserve">prior </w:delText>
        </w:r>
      </w:del>
      <w:r w:rsidRPr="007C65B9">
        <w:t xml:space="preserve">sections </w:t>
      </w:r>
      <w:ins w:id="1606" w:author="AML Christensen team" w:date="2024-12-11T10:22:00Z" w16du:dateUtc="2024-12-11T09:22:00Z">
        <w:r w:rsidRPr="007C65B9">
          <w:fldChar w:fldCharType="begin"/>
        </w:r>
        <w:r w:rsidRPr="007C65B9">
          <w:instrText xml:space="preserve"> REF _Ref184804990 \r \h </w:instrText>
        </w:r>
      </w:ins>
      <w:r w:rsidRPr="007C65B9">
        <w:fldChar w:fldCharType="separate"/>
      </w:r>
      <w:ins w:id="1607" w:author="AML Christensen team" w:date="2024-12-11T10:22:00Z" w16du:dateUtc="2024-12-11T09:22:00Z">
        <w:r w:rsidRPr="007C65B9">
          <w:t>4.2.4</w:t>
        </w:r>
        <w:r w:rsidRPr="007C65B9">
          <w:fldChar w:fldCharType="end"/>
        </w:r>
        <w:r w:rsidRPr="007C65B9">
          <w:t xml:space="preserve"> and </w:t>
        </w:r>
        <w:r w:rsidRPr="007C65B9">
          <w:fldChar w:fldCharType="begin"/>
        </w:r>
        <w:r w:rsidRPr="007C65B9">
          <w:instrText xml:space="preserve"> REF _Ref184804992 \r \h </w:instrText>
        </w:r>
      </w:ins>
      <w:r w:rsidRPr="007C65B9">
        <w:fldChar w:fldCharType="separate"/>
      </w:r>
      <w:ins w:id="1608" w:author="AML Christensen team" w:date="2024-12-11T10:22:00Z" w16du:dateUtc="2024-12-11T09:22:00Z">
        <w:r w:rsidRPr="007C65B9">
          <w:t>4.2.5.1</w:t>
        </w:r>
        <w:r w:rsidRPr="007C65B9">
          <w:fldChar w:fldCharType="end"/>
        </w:r>
      </w:ins>
      <w:ins w:id="1609" w:author="AML Christensen team" w:date="2024-12-11T10:23:00Z" w16du:dateUtc="2024-12-11T09:23:00Z">
        <w:r w:rsidRPr="007C65B9">
          <w:t>, respectively,</w:t>
        </w:r>
      </w:ins>
      <w:r w:rsidRPr="007C65B9">
        <w:t xml:space="preserve"> and are not directly relevant for the device under evaluation in the present CER. In brief, while dasiglucagon is generally well-tolerated, it may cause some side effects, such as nausea, vomiting, and rare skin reactions like necrolytic migratory erythema (NME) </w: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UmVjTnVtPjMzMTwvUmVjTnVtPjxEaXNwbGF5VGV4dD4oMTcpPC9EaXNwbGF5VGV4dD48cmVjb3Jk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(17)</w:t>
      </w:r>
      <w:r w:rsidRPr="007C65B9">
        <w:fldChar w:fldCharType="end"/>
      </w:r>
      <w:r w:rsidRPr="007C65B9">
        <w:t xml:space="preserve">. Regarding infusion sets, risks include inflammation, skin irritation, redness, swelling, and infection at the insertion site. </w:t>
      </w:r>
      <w:r w:rsidRPr="007C65B9">
        <w:lastRenderedPageBreak/>
        <w:t xml:space="preserve">Prolonged or repeated use at the same site can lead to more severe reactions, such as </w:t>
      </w:r>
      <w:proofErr w:type="spellStart"/>
      <w:r w:rsidRPr="007C65B9">
        <w:t>lipohypertrophy</w:t>
      </w:r>
      <w:proofErr w:type="spellEnd"/>
      <w:r w:rsidRPr="007C65B9">
        <w:t xml:space="preserve"> or scarring </w:t>
      </w:r>
      <w:r w:rsidRPr="007C65B9">
        <w:fldChar w:fldCharType="begin">
          <w:fldData xml:space="preserve">PEVuZE5vdGU+PENpdGU+PEF1dGhvcj5aaGFuZzwvQXV0aG9yPjxZZWFyPjIwMjA8L1llYXI+PFJl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=
</w:fldData>
        </w:fldChar>
      </w:r>
      <w:r w:rsidRPr="007C65B9">
        <w:instrText xml:space="preserve"> ADDIN EN.CITE </w:instrText>
      </w:r>
      <w:r w:rsidRPr="007C65B9">
        <w:fldChar w:fldCharType="begin">
          <w:fldData xml:space="preserve">PEVuZE5vdGU+PENpdGU+PEF1dGhvcj5aaGFuZzwvQXV0aG9yPjxZZWFyPjIwMjA8L1llYXI+PFJl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=
</w:fldData>
        </w:fldChar>
      </w:r>
      <w:r w:rsidRPr="007C65B9">
        <w:instrText xml:space="preserve"> ADDIN EN.CITE.DATA </w:instrText>
      </w:r>
      <w:r w:rsidRPr="007C65B9">
        <w:fldChar w:fldCharType="end"/>
      </w:r>
      <w:r w:rsidRPr="007C65B9">
        <w:fldChar w:fldCharType="separate"/>
      </w:r>
      <w:r w:rsidRPr="007C65B9">
        <w:rPr>
          <w:noProof/>
        </w:rPr>
        <w:t>(46, 49)</w:t>
      </w:r>
      <w:r w:rsidRPr="007C65B9">
        <w:fldChar w:fldCharType="end"/>
      </w:r>
      <w:r w:rsidRPr="007C65B9">
        <w:t xml:space="preserve">, which might affect the absorption of the infused medication and compromise its effectiveness </w: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 </w:instrText>
      </w:r>
      <w:r w:rsidRPr="007C65B9">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instrText xml:space="preserve"> ADDIN EN.CITE.DATA </w:instrText>
      </w:r>
      <w:r w:rsidRPr="007C65B9">
        <w:fldChar w:fldCharType="end"/>
      </w:r>
      <w:r w:rsidRPr="007C65B9">
        <w:fldChar w:fldCharType="separate"/>
      </w:r>
      <w:r w:rsidRPr="007C65B9">
        <w:rPr>
          <w:noProof/>
        </w:rPr>
        <w:t>(46)</w:t>
      </w:r>
      <w:r w:rsidRPr="007C65B9">
        <w:fldChar w:fldCharType="end"/>
      </w:r>
      <w:r w:rsidRPr="007C65B9">
        <w:t>.</w:t>
      </w:r>
      <w:ins w:id="1610" w:author="AML Christensen team" w:date="2024-12-11T10:23:00Z" w16du:dateUtc="2024-12-11T09:23:00Z">
        <w:r w:rsidRPr="007C65B9">
          <w:t xml:space="preserve"> The</w:t>
        </w:r>
      </w:ins>
      <w:ins w:id="1611" w:author="AML Christensen team" w:date="2024-12-11T10:24:00Z" w16du:dateUtc="2024-12-11T09:24:00Z">
        <w:r w:rsidRPr="007C65B9">
          <w:t xml:space="preserve"> potential</w:t>
        </w:r>
      </w:ins>
      <w:ins w:id="1612" w:author="AML Christensen team" w:date="2024-12-11T10:23:00Z" w16du:dateUtc="2024-12-11T09:23:00Z">
        <w:r w:rsidRPr="007C65B9">
          <w:t xml:space="preserve"> hazards that are di</w:t>
        </w:r>
      </w:ins>
      <w:ins w:id="1613" w:author="AML Christensen team" w:date="2024-12-11T10:24:00Z" w16du:dateUtc="2024-12-11T09:24:00Z">
        <w:r w:rsidRPr="007C65B9">
          <w:t>rectly related to the infusion pump itself are covered in the following section:</w:t>
        </w:r>
      </w:ins>
    </w:p>
    <w:p w14:paraId="53E4DDE6" w14:textId="77777777" w:rsidR="00C55AE7" w:rsidRPr="007C65B9" w:rsidRDefault="00C55AE7">
      <w:pPr>
        <w:pStyle w:val="Heading3"/>
        <w:pPrChange w:id="1614" w:author="AML Christensen team" w:date="2024-12-11T10:23:00Z" w16du:dateUtc="2024-12-11T09:23:00Z">
          <w:pPr>
            <w:pStyle w:val="Heading2"/>
          </w:pPr>
        </w:pPrChange>
      </w:pPr>
      <w:commentRangeStart w:id="1615"/>
      <w:r w:rsidRPr="007C65B9">
        <w:t>Infusion Pump-Related Hazards</w:t>
      </w:r>
      <w:commentRangeEnd w:id="1615"/>
      <w:r w:rsidRPr="007C65B9">
        <w:rPr>
          <w:rStyle w:val="CommentReference"/>
          <w:rFonts w:asciiTheme="minorHAnsi" w:eastAsiaTheme="minorHAnsi" w:hAnsiTheme="minorHAnsi" w:cstheme="minorBidi"/>
        </w:rPr>
        <w:commentReference w:id="1615"/>
      </w:r>
    </w:p>
    <w:p w14:paraId="0E21AEB4" w14:textId="77777777" w:rsidR="00C55AE7" w:rsidRPr="007C65B9" w:rsidRDefault="00C55AE7" w:rsidP="00C55AE7">
      <w:pPr>
        <w:numPr>
          <w:ilvl w:val="0"/>
          <w:numId w:val="27"/>
        </w:numPr>
        <w:spacing w:after="160" w:line="259" w:lineRule="auto"/>
      </w:pPr>
      <w:r w:rsidRPr="007C65B9">
        <w:rPr>
          <w:b/>
          <w:bCs/>
        </w:rPr>
        <w:t>Pump Malfunctions (Software/Hardware Failures):</w:t>
      </w:r>
      <w:r w:rsidRPr="007C65B9">
        <w:t xml:space="preserve"> Despite technological advancements, infusion pumps are still susceptible to malfunctions in both software and hardware. Software glitches can disrupt the precise programming needed for continuous infusion, resulting in either under-delivery or over-delivery of the medication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Similarly, hardware components such as buttons, screens, or internal mechanics can fail, leading to unintentional interruptions or errors in delivery. For example, some pumps may stop working without warning, and without proper alerts or alarms, this can go unnoticed, compromising the treatment.</w:t>
      </w:r>
    </w:p>
    <w:p w14:paraId="3D37FA52" w14:textId="77777777" w:rsidR="00C55AE7" w:rsidRPr="007C65B9" w:rsidRDefault="00C55AE7" w:rsidP="00C55AE7">
      <w:pPr>
        <w:numPr>
          <w:ilvl w:val="0"/>
          <w:numId w:val="27"/>
        </w:numPr>
        <w:spacing w:after="160" w:line="259" w:lineRule="auto"/>
      </w:pPr>
      <w:r w:rsidRPr="007C65B9">
        <w:rPr>
          <w:b/>
          <w:bCs/>
        </w:rPr>
        <w:t>Connectivity Issues:</w:t>
      </w:r>
      <w:r w:rsidRPr="007C65B9">
        <w:t xml:space="preserve"> Many modern infusion pumps rely on wireless connectivity between the pump and its controller. </w:t>
      </w:r>
      <w:commentRangeStart w:id="1616"/>
      <w:r w:rsidRPr="007C65B9">
        <w:t>If the connection is lost or interrupted, the pump may default to a basal rate or stop delivery of the medication altogether, while alerting the user</w:t>
      </w:r>
      <w:commentRangeEnd w:id="1616"/>
      <w:r w:rsidRPr="007C65B9">
        <w:rPr>
          <w:rStyle w:val="CommentReference"/>
        </w:rPr>
        <w:commentReference w:id="1616"/>
      </w:r>
      <w:r w:rsidRPr="007C65B9">
        <w:t xml:space="preserve">. Clinical studies have shown that a significant number of pump-related interruptions were due to connectivity failures. For example, over 50% of treatment interruptions have been reported to be due to the loss of communication between the pump and the controller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This is particularly concerning in the context of dasiglucagon therapy for CHI, where continuous and timely administration of the hormone is crucial to avoid hypoglycemia episodes.</w:t>
      </w:r>
    </w:p>
    <w:p w14:paraId="278AE7D8" w14:textId="77777777" w:rsidR="00C55AE7" w:rsidRPr="007C65B9" w:rsidRDefault="00C55AE7" w:rsidP="00C55AE7">
      <w:pPr>
        <w:numPr>
          <w:ilvl w:val="0"/>
          <w:numId w:val="27"/>
        </w:numPr>
        <w:spacing w:after="160" w:line="259" w:lineRule="auto"/>
      </w:pPr>
      <w:r w:rsidRPr="007C65B9">
        <w:rPr>
          <w:b/>
          <w:bCs/>
        </w:rPr>
        <w:t>Battery-Related Issues:</w:t>
      </w:r>
      <w:r w:rsidRPr="007C65B9">
        <w:t xml:space="preserve"> Infusion pumps are powered by batteries, which require regular charging or replacement. Failures to replace or recharge the batteries in time can result in the pump ceasing to function, halting the delivery of the medication. While most pumps are designed with alerts for low battery life, human error or negligence can sometimes lead to critical treatment gaps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w:t>
      </w:r>
    </w:p>
    <w:p w14:paraId="16ED0AF5" w14:textId="77777777" w:rsidR="00C55AE7" w:rsidRPr="007C65B9" w:rsidRDefault="00C55AE7" w:rsidP="00C55AE7">
      <w:pPr>
        <w:numPr>
          <w:ilvl w:val="0"/>
          <w:numId w:val="27"/>
        </w:numPr>
        <w:spacing w:after="160" w:line="259" w:lineRule="auto"/>
      </w:pPr>
      <w:r w:rsidRPr="007C65B9">
        <w:rPr>
          <w:b/>
          <w:bCs/>
        </w:rPr>
        <w:t>Human Error:</w:t>
      </w:r>
      <w:r w:rsidRPr="007C65B9">
        <w:t xml:space="preserve"> The reliance on patients or caregivers to operate infusion pumps introduces the potential for human error. This can include </w:t>
      </w:r>
      <w:proofErr w:type="spellStart"/>
      <w:r w:rsidRPr="007C65B9">
        <w:t>misprogramming</w:t>
      </w:r>
      <w:proofErr w:type="spellEnd"/>
      <w:r w:rsidRPr="007C65B9">
        <w:t xml:space="preserve"> the pump, failing to properly load medication cartridges, or not replacing components (e.g., infusion sets, batteries) as recommended. In high-stress situations, such as managing severe hypoglycemia in CHI, errors can increase, including leaving the pump disconnected or continuing infusion without recalibrating settings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w:t>
      </w:r>
    </w:p>
    <w:p w14:paraId="1ECA2968" w14:textId="77777777" w:rsidR="00C55AE7" w:rsidRPr="007C65B9" w:rsidRDefault="00C55AE7" w:rsidP="00C55AE7">
      <w:pPr>
        <w:numPr>
          <w:ilvl w:val="0"/>
          <w:numId w:val="27"/>
        </w:numPr>
        <w:spacing w:after="160" w:line="259" w:lineRule="auto"/>
      </w:pPr>
      <w:r w:rsidRPr="007C65B9">
        <w:rPr>
          <w:b/>
          <w:bCs/>
        </w:rPr>
        <w:t>Interruption Due to Device Maintenance:</w:t>
      </w:r>
      <w:r w:rsidRPr="007C65B9">
        <w:t xml:space="preserve"> Continuous infusion pumps require periodic maintenance, including replacing parts such as infusion sets and batteries, and recalibrating sensors. During these times, there may be interruptions in delivery of the medication, which could pose a risk, particularly if the pump is down for an extended period during maintenance or troubleshooting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w:t>
      </w:r>
    </w:p>
    <w:p w14:paraId="4CA32A6F" w14:textId="77777777" w:rsidR="00C55AE7" w:rsidRPr="007C65B9" w:rsidRDefault="00C55AE7" w:rsidP="00C55AE7">
      <w:pPr>
        <w:numPr>
          <w:ilvl w:val="0"/>
          <w:numId w:val="27"/>
        </w:numPr>
        <w:spacing w:after="160" w:line="259" w:lineRule="auto"/>
      </w:pPr>
      <w:r w:rsidRPr="007C65B9">
        <w:rPr>
          <w:b/>
          <w:bCs/>
        </w:rPr>
        <w:t>Pump Leakage and Over-Infusion:</w:t>
      </w:r>
      <w:r w:rsidRPr="007C65B9">
        <w:t xml:space="preserve"> While rare, leakage at the pump connection or infusion set can lead to under-infusion, potentially compromising the therapeutic effect of the medication. On the other hand, over-infusion due to pump </w:t>
      </w:r>
      <w:proofErr w:type="spellStart"/>
      <w:r w:rsidRPr="007C65B9">
        <w:t>misprogramming</w:t>
      </w:r>
      <w:proofErr w:type="spellEnd"/>
      <w:r w:rsidRPr="007C65B9">
        <w:t xml:space="preserve"> or mechanical failure could result in the delivery of too much medication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These kinds of errors necessitate careful monitoring of the pump’s output and the patient’s response .</w:t>
      </w:r>
    </w:p>
    <w:p w14:paraId="2A9FD23F" w14:textId="77777777" w:rsidR="00C55AE7" w:rsidRPr="007C65B9" w:rsidRDefault="00C55AE7" w:rsidP="00C55AE7">
      <w:pPr>
        <w:pStyle w:val="ListParagraph"/>
        <w:numPr>
          <w:ilvl w:val="0"/>
          <w:numId w:val="27"/>
        </w:numPr>
        <w:spacing w:after="160" w:line="259" w:lineRule="auto"/>
      </w:pPr>
      <w:r w:rsidRPr="007C65B9">
        <w:rPr>
          <w:b/>
          <w:bCs/>
        </w:rPr>
        <w:t xml:space="preserve">Alarm Fatigue: </w:t>
      </w:r>
      <w:r w:rsidRPr="007C65B9">
        <w:t xml:space="preserve">Alarm fatigue is a recognized risk associated with the use of infusion pumps. Frequent alerts, many of which may not require immediate action, can lead to patients or caregivers ignoring important notifications, a phenomenon known as alarm fatigue </w: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 </w:instrTex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EN.CITE.DATA </w:instrText>
      </w:r>
      <w:r w:rsidRPr="007C65B9">
        <w:fldChar w:fldCharType="end"/>
      </w:r>
      <w:r w:rsidRPr="007C65B9">
        <w:fldChar w:fldCharType="separate"/>
      </w:r>
      <w:r w:rsidRPr="007C65B9">
        <w:rPr>
          <w:noProof/>
        </w:rPr>
        <w:t>(56)</w:t>
      </w:r>
      <w:r w:rsidRPr="007C65B9">
        <w:fldChar w:fldCharType="end"/>
      </w:r>
      <w:r w:rsidRPr="007C65B9">
        <w:t xml:space="preserve">. This is a significant barrier to the effective use of infusion devices, as managing and responding to alarms is crucial for maintaining safe glucose levels. In fact, excessive alerts and the need for frequent calibrations are among the main reasons some patients discontinue the use of such systems </w: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 </w:instrTex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EN.CITE.DATA </w:instrText>
      </w:r>
      <w:r w:rsidRPr="007C65B9">
        <w:fldChar w:fldCharType="end"/>
      </w:r>
      <w:r w:rsidRPr="007C65B9">
        <w:fldChar w:fldCharType="separate"/>
      </w:r>
      <w:r w:rsidRPr="007C65B9">
        <w:rPr>
          <w:noProof/>
        </w:rPr>
        <w:t>(56)</w:t>
      </w:r>
      <w:r w:rsidRPr="007C65B9">
        <w:fldChar w:fldCharType="end"/>
      </w:r>
      <w:r w:rsidRPr="007C65B9">
        <w:t xml:space="preserve">. Therefore, efforts </w:t>
      </w:r>
      <w:r w:rsidRPr="007C65B9">
        <w:lastRenderedPageBreak/>
        <w:t xml:space="preserve">to minimize unnecessary alarms while retaining those essential for safety are critical for improving patient adherence and long-term success with these devices. </w:t>
      </w:r>
    </w:p>
    <w:p w14:paraId="50518045" w14:textId="77777777" w:rsidR="00C55AE7" w:rsidRPr="007C65B9" w:rsidRDefault="00C55AE7" w:rsidP="00C55AE7">
      <w:pPr>
        <w:numPr>
          <w:ilvl w:val="0"/>
          <w:numId w:val="27"/>
        </w:numPr>
        <w:spacing w:after="160" w:line="259" w:lineRule="auto"/>
      </w:pPr>
      <w:r w:rsidRPr="007C65B9">
        <w:rPr>
          <w:b/>
          <w:bCs/>
        </w:rPr>
        <w:t>Lack of Adherence and Body-Image Issues:</w:t>
      </w:r>
      <w:r w:rsidRPr="007C65B9">
        <w:t xml:space="preserve"> Some patients, especially children and adolescents, may find wearing an infusion pump cumbersome or embarrassing, which can lead to periods where the pump is intentionally disconnected, either for convenience or to avoid visibility in social situations. Studies have shown that CSIIs are only worn for 83% of the day or less in many cases, and some patients report removing the pump during activities like swimming, vacations, or intimate situations </w:t>
      </w:r>
      <w:r w:rsidRPr="007C65B9">
        <w:fldChar w:fldCharType="begin">
          <w:fldData xml:space="preserve">PEVuZE5vdGU+PENpdGU+PEF1dGhvcj5SYW1raXNzb29uPC9BdXRob3I+PFllYXI+MjAxNzwvWWVh
cj48UmVjTnVtPjUzMzwvUmVjTnVtPjxEaXNwbGF5VGV4dD4oMjAsIDQ5KTwvRGlzcGxheVRleHQ+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PjwvcmVjb3JkPjwvQ2l0ZT48Q2l0ZT48QXV0aG9yPkJhbmVyamVlPC9BdXRob3I+PFllYXI+MjAy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==
</w:fldData>
        </w:fldChar>
      </w:r>
      <w:r w:rsidRPr="007C65B9">
        <w:instrText xml:space="preserve"> ADDIN EN.CITE </w:instrText>
      </w:r>
      <w:r w:rsidRPr="007C65B9">
        <w:fldChar w:fldCharType="begin">
          <w:fldData xml:space="preserve">PEVuZE5vdGU+PENpdGU+PEF1dGhvcj5SYW1raXNzb29uPC9BdXRob3I+PFllYXI+MjAxNzwvWWVh
cj48UmVjTnVtPjUzMzwvUmVjTnVtPjxEaXNwbGF5VGV4dD4oMjAsIDQ5KTwvRGlzcGxheVRleHQ+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PjwvcmVjb3JkPjwvQ2l0ZT48Q2l0ZT48QXV0aG9yPkJhbmVyamVlPC9BdXRob3I+PFllYXI+MjAy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==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(20, 49)</w:t>
      </w:r>
      <w:r w:rsidRPr="007C65B9">
        <w:fldChar w:fldCharType="end"/>
      </w:r>
      <w:r w:rsidRPr="007C65B9">
        <w:t>. Each disconnection increases the risk of interrupted therapy.</w:t>
      </w:r>
    </w:p>
    <w:p w14:paraId="61B2B88C" w14:textId="77777777" w:rsidR="00C55AE7" w:rsidRPr="007C65B9" w:rsidRDefault="00C55AE7" w:rsidP="00C55AE7">
      <w:pPr>
        <w:numPr>
          <w:ilvl w:val="0"/>
          <w:numId w:val="27"/>
        </w:numPr>
        <w:spacing w:after="160" w:line="259" w:lineRule="auto"/>
      </w:pPr>
      <w:r w:rsidRPr="007C65B9">
        <w:rPr>
          <w:b/>
          <w:bCs/>
        </w:rPr>
        <w:t>Complications During Mobility:</w:t>
      </w:r>
      <w:r w:rsidRPr="007C65B9">
        <w:t xml:space="preserve"> Infusion pumps can also be affected by environmental factors. For instance, changes in altitude or temperature can interfere with the pump's function or affect the stability of the medication inside the pump. Rapid temperature fluctuations, such as moving from cold to warm environments, can result in condensation inside the pump or air bubbles forming in the tubing, both of which may interfere with precise delivery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w:t>
      </w:r>
    </w:p>
    <w:p w14:paraId="205EB8C4" w14:textId="77777777" w:rsidR="00C55AE7" w:rsidRPr="007C65B9" w:rsidRDefault="00C55AE7" w:rsidP="00C55AE7">
      <w:pPr>
        <w:numPr>
          <w:ilvl w:val="0"/>
          <w:numId w:val="27"/>
        </w:numPr>
        <w:spacing w:after="160" w:line="259" w:lineRule="auto"/>
      </w:pPr>
      <w:r w:rsidRPr="007C65B9">
        <w:rPr>
          <w:b/>
          <w:bCs/>
        </w:rPr>
        <w:t xml:space="preserve">Counterfeit Products and Device Integrity: </w:t>
      </w:r>
      <w:r w:rsidRPr="007C65B9">
        <w:t xml:space="preserve">Due to the expensiveness of infusion pump systems, there is a risk that patients may buy counterfeit components including infusion sets and batteries. The use of counterfeit products poses a significant hazard in infusion therapy. Counterfeit products may not meet safety standards, potentially leading to inaccurate delivery of the medication, reduced efficacy of treatment, or even dangerous outcomes due to faulty operation of the pump. Ensuring that all components of the infusion system are sourced from reputable manufacturers is essential to maintain the integrity of the treatment and safeguard patient health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w:t>
      </w:r>
    </w:p>
    <w:p w14:paraId="6CE2EBE0" w14:textId="77777777" w:rsidR="00C55AE7" w:rsidRPr="007C65B9" w:rsidRDefault="00C55AE7" w:rsidP="00C55AE7">
      <w:pPr>
        <w:numPr>
          <w:ilvl w:val="0"/>
          <w:numId w:val="27"/>
        </w:numPr>
        <w:spacing w:after="160" w:line="259" w:lineRule="auto"/>
      </w:pPr>
      <w:r w:rsidRPr="007C65B9">
        <w:rPr>
          <w:b/>
          <w:bCs/>
        </w:rPr>
        <w:t xml:space="preserve">Eczema or allergic reactions: </w:t>
      </w:r>
      <w:r w:rsidRPr="007C65B9">
        <w:t xml:space="preserve">The adhesives (e.g., glue) that are used to attach the pump to the skin may cause an allergic reaction, contact dermatitis, or eczema </w: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 </w:instrText>
      </w:r>
      <w:r w:rsidRPr="007C65B9">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instrText xml:space="preserve"> ADDIN EN.CITE.DATA </w:instrText>
      </w:r>
      <w:r w:rsidRPr="007C65B9">
        <w:fldChar w:fldCharType="end"/>
      </w:r>
      <w:r w:rsidRPr="007C65B9">
        <w:fldChar w:fldCharType="separate"/>
      </w:r>
      <w:r w:rsidRPr="007C65B9">
        <w:rPr>
          <w:noProof/>
        </w:rPr>
        <w:t>(56)</w:t>
      </w:r>
      <w:r w:rsidRPr="007C65B9">
        <w:fldChar w:fldCharType="end"/>
      </w:r>
      <w:r w:rsidRPr="007C65B9">
        <w:t>.</w:t>
      </w:r>
      <w:r w:rsidRPr="007C65B9">
        <w:rPr>
          <w:color w:val="0070C0"/>
        </w:rPr>
        <w:t xml:space="preserve"> </w:t>
      </w:r>
    </w:p>
    <w:p w14:paraId="587FE4D0" w14:textId="77777777" w:rsidR="00C55AE7" w:rsidRPr="007C65B9" w:rsidRDefault="00C55AE7" w:rsidP="00C55AE7">
      <w:pPr>
        <w:pStyle w:val="Heading2"/>
      </w:pPr>
      <w:bookmarkStart w:id="1617" w:name="_Toc118449474"/>
      <w:r w:rsidRPr="007C65B9">
        <w:t>Benefit/risk discussion</w:t>
      </w:r>
      <w:bookmarkEnd w:id="1617"/>
    </w:p>
    <w:p w14:paraId="3D79E3E4" w14:textId="77777777" w:rsidR="00C55AE7" w:rsidRPr="007C65B9" w:rsidRDefault="00C55AE7" w:rsidP="00C55AE7">
      <w:pPr>
        <w:spacing w:before="120" w:after="120"/>
      </w:pPr>
      <w:r w:rsidRPr="007C65B9">
        <w:t xml:space="preserve">Subcutaneous infusion pumps, like the device under evaluation, are used for continuous administration of </w:t>
      </w:r>
      <w:del w:id="1618" w:author="AML Christensen team" w:date="2024-12-11T14:08:00Z" w16du:dateUtc="2024-12-11T13:08:00Z">
        <w:r w:rsidRPr="007C65B9" w:rsidDel="00873987">
          <w:delText>e.g.,</w:delText>
        </w:r>
      </w:del>
      <w:ins w:id="1619" w:author="AML Christensen team" w:date="2024-12-11T14:08:00Z" w16du:dateUtc="2024-12-11T13:08:00Z">
        <w:r>
          <w:t>medicinal substances like</w:t>
        </w:r>
      </w:ins>
      <w:r w:rsidRPr="007C65B9">
        <w:t xml:space="preserve"> dasiglucagon to maintain recommended glucose levels and minimize the risk for hypoglycemia episodes </w:t>
      </w:r>
      <w:r w:rsidRPr="007C65B9">
        <w:fldChar w:fldCharType="begin">
          <w:fldData xml:space="preserve">PEVuZE5vdGU+PENpdGU+PEF1dGhvcj5SYW1raXNzb29uPC9BdXRob3I+PFllYXI+MjAxNzwvWWVh
cj48UmVjTnVtPjUzMzwvUmVjTnVtPjxEaXNwbGF5VGV4dD4oNDksIDYyKTwvRGlzcGxheVRleHQ+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PjwvcmVjb3JkPjwvQ2l0ZT48Q2l0ZT48QXV0aG9yPlRob3JudG9uPC9BdXRob3I+PFllYXI+MjAy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</w:fldData>
        </w:fldChar>
      </w:r>
      <w:r w:rsidRPr="007C65B9">
        <w:instrText xml:space="preserve"> ADDIN EN.CITE </w:instrText>
      </w:r>
      <w:r w:rsidRPr="007C65B9">
        <w:fldChar w:fldCharType="begin">
          <w:fldData xml:space="preserve">PEVuZE5vdGU+PENpdGU+PEF1dGhvcj5SYW1raXNzb29uPC9BdXRob3I+PFllYXI+MjAxNzwvWWVh
cj48UmVjTnVtPjUzMzwvUmVjTnVtPjxEaXNwbGF5VGV4dD4oNDksIDYyKTwvRGlzcGxheVRleHQ+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PjwvcmVjb3JkPjwvQ2l0ZT48Q2l0ZT48QXV0aG9yPlRob3JudG9uPC9BdXRob3I+PFllYXI+MjAy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</w:fldData>
        </w:fldChar>
      </w:r>
      <w:r w:rsidRPr="007C65B9">
        <w:instrText xml:space="preserve"> ADDIN EN.CITE.DATA </w:instrText>
      </w:r>
      <w:r w:rsidRPr="007C65B9">
        <w:fldChar w:fldCharType="end"/>
      </w:r>
      <w:r w:rsidRPr="007C65B9">
        <w:fldChar w:fldCharType="separate"/>
      </w:r>
      <w:r w:rsidRPr="007C65B9">
        <w:rPr>
          <w:noProof/>
        </w:rPr>
        <w:t>(49, 62)</w:t>
      </w:r>
      <w:r w:rsidRPr="007C65B9">
        <w:fldChar w:fldCharType="end"/>
      </w:r>
      <w:r w:rsidRPr="007C65B9">
        <w:t xml:space="preserve">. The positive effect of </w:t>
      </w:r>
      <w:del w:id="1620" w:author="AML Christensen team" w:date="2024-12-12T09:06:00Z" w16du:dateUtc="2024-12-12T08:06:00Z">
        <w:r w:rsidRPr="007C65B9" w:rsidDel="00A6792F">
          <w:delText xml:space="preserve">the </w:delText>
        </w:r>
      </w:del>
      <w:r w:rsidRPr="007C65B9">
        <w:t>subcutaneous infusion pump</w:t>
      </w:r>
      <w:ins w:id="1621" w:author="AML Christensen team" w:date="2024-12-12T09:06:00Z" w16du:dateUtc="2024-12-12T08:06:00Z">
        <w:r>
          <w:t>s</w:t>
        </w:r>
      </w:ins>
      <w:r w:rsidRPr="007C65B9">
        <w:t xml:space="preserve"> has primarily been reported for diabetic patients but is also very relevant for</w:t>
      </w:r>
      <w:ins w:id="1622" w:author="AML Christensen team" w:date="2024-12-12T09:05:00Z" w16du:dateUtc="2024-12-12T08:05:00Z">
        <w:r>
          <w:t xml:space="preserve"> hypoglycemia prevention and </w:t>
        </w:r>
      </w:ins>
      <w:ins w:id="1623" w:author="AML Christensen team" w:date="2024-12-12T09:06:00Z" w16du:dateUtc="2024-12-12T08:06:00Z">
        <w:r>
          <w:t>treatment</w:t>
        </w:r>
      </w:ins>
      <w:ins w:id="1624" w:author="AML Christensen team" w:date="2024-12-12T09:05:00Z" w16du:dateUtc="2024-12-12T08:05:00Z">
        <w:r>
          <w:t xml:space="preserve"> in</w:t>
        </w:r>
      </w:ins>
      <w:r w:rsidRPr="007C65B9">
        <w:t xml:space="preserve"> the rare disease, CHI. If left untreated or inadequately managed, CHI is associated with a high risk of long-term neurodevelopmental complications in primarily neonates and children due to the severe episodes of hypoglycemia that are caused by dysregulated insulin secretion </w:t>
      </w:r>
      <w:r w:rsidRPr="007C65B9">
        <w:fldChar w:fldCharType="begin">
          <w:fldData xml:space="preserve">PEVuZE5vdGU+PENpdGU+PEF1dGhvcj5Sb3NlbmZlbGQ8L0F1dGhvcj48WWVhcj4yMDIzPC9ZZWFy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PjxSZWNOdW0+MzM2PC9SZWNOdW0+PERpc3BsYXlUZXh0Pig3LCA4LCAxMik8L0Rpc3BsYXlUZXh0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</w:fldData>
        </w:fldChar>
      </w:r>
      <w:r w:rsidRPr="007C65B9">
        <w:instrText xml:space="preserve"> ADDIN EN.CITE.DATA </w:instrText>
      </w:r>
      <w:r w:rsidRPr="007C65B9">
        <w:fldChar w:fldCharType="end"/>
      </w:r>
      <w:r w:rsidRPr="007C65B9">
        <w:fldChar w:fldCharType="separate"/>
      </w:r>
      <w:r w:rsidRPr="007C65B9">
        <w:rPr>
          <w:noProof/>
        </w:rPr>
        <w:t>(7, 8, 12)</w:t>
      </w:r>
      <w:r w:rsidRPr="007C65B9">
        <w:fldChar w:fldCharType="end"/>
      </w:r>
      <w:r w:rsidRPr="007C65B9">
        <w:t xml:space="preserve">. </w:t>
      </w:r>
    </w:p>
    <w:p w14:paraId="082883FD" w14:textId="77777777" w:rsidR="00C55AE7" w:rsidRPr="007C65B9" w:rsidRDefault="00C55AE7" w:rsidP="00C55AE7">
      <w:pPr>
        <w:spacing w:before="120" w:after="120"/>
      </w:pPr>
      <w:r w:rsidRPr="007C65B9">
        <w:t xml:space="preserve">Dasiglucagon is a ready-to-use aqueous glucagon formulation that has been reported to be effective for the treatment of hypoglycemia in both T1D and CHI patients </w:t>
      </w:r>
      <w:r w:rsidRPr="007C65B9">
        <w:fldChar w:fldCharType="begin">
          <w:fldData xml:space="preserve">PEVuZE5vdGU+PENpdGU+PEF1dGhvcj5TY2hhdW1sZWZmZWw8L0F1dGhvcj48WWVhcj4yMDIzPC9Z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</w:fldData>
        </w:fldChar>
      </w:r>
      <w:r w:rsidRPr="007C65B9">
        <w:instrText xml:space="preserve"> ADDIN EN.CITE </w:instrText>
      </w:r>
      <w:r w:rsidRPr="007C65B9">
        <w:fldChar w:fldCharType="begin">
          <w:fldData xml:space="preserve">PEVuZE5vdGU+PENpdGU+PEF1dGhvcj5TY2hhdW1sZWZmZWw8L0F1dGhvcj48WWVhcj4yMDIzPC9Z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</w:fldData>
        </w:fldChar>
      </w:r>
      <w:r w:rsidRPr="007C65B9">
        <w:instrText xml:space="preserve"> ADDIN EN.CITE.DATA </w:instrText>
      </w:r>
      <w:r w:rsidRPr="007C65B9">
        <w:fldChar w:fldCharType="end"/>
      </w:r>
      <w:r w:rsidRPr="007C65B9">
        <w:fldChar w:fldCharType="separate"/>
      </w:r>
      <w:r w:rsidRPr="007C65B9">
        <w:rPr>
          <w:noProof/>
        </w:rPr>
        <w:t>(37, 41, 62)</w:t>
      </w:r>
      <w:r w:rsidRPr="007C65B9">
        <w:fldChar w:fldCharType="end"/>
      </w:r>
      <w:ins w:id="1625" w:author="AML Christensen team" w:date="2024-12-11T14:09:00Z" w16du:dateUtc="2024-12-11T13:09:00Z">
        <w:r w:rsidRPr="007C65B9">
          <w:fldChar w:fldCharType="begin"/>
        </w:r>
        <w:r w:rsidRPr="007C65B9">
          <w:instrText xml:space="preserve"> ADDIN EN.CITE &lt;EndNote&gt;&lt;Cite&gt;&lt;Author&gt;Zealand Pharma&lt;/Author&gt;&lt;Year&gt;2020&lt;/Year&gt;&lt;RecNum&gt;671&lt;/RecNum&gt;&lt;DisplayText&gt;(55)&lt;/DisplayText&gt;&lt;record&gt;&lt;rec-number&gt;671&lt;/rec-number&gt;&lt;foreign-keys&gt;&lt;key app="EN" db-id="vwrrttwz10fd9netdtjv5t0n2rea550ese5e" timestamp="1733484530"&gt;671&lt;/key&gt;&lt;/foreign-keys&gt;&lt;ref-type name="Web Page"&gt;12&lt;/ref-type&gt;&lt;contributors&gt;&lt;authors&gt;&lt;author&gt;Zealand Pharma,&lt;/author&gt;&lt;/authors&gt;&lt;/contributors&gt;&lt;titles&gt;&lt;title&gt;A Two-Period Open-label Trial Evaluating Efficacy and Safety of Dasiglucagon in Children With Congenital Hyperinsulinism; NCT03777176&lt;/title&gt;&lt;/titles&gt;&lt;volume&gt;2024&lt;/volume&gt;&lt;number&gt;December 12&lt;/number&gt;&lt;dates&gt;&lt;year&gt;2020&lt;/year&gt;&lt;/dates&gt;&lt;urls&gt;&lt;related-urls&gt;&lt;url&gt;https://clinicaltrials.gov/study/NCT03777176&lt;/url&gt;&lt;/related-urls&gt;&lt;/urls&gt;&lt;/record&gt;&lt;/Cite&gt;&lt;/EndNote&gt;</w:instrText>
        </w:r>
        <w:r w:rsidRPr="007C65B9">
          <w:fldChar w:fldCharType="separate"/>
        </w:r>
        <w:r w:rsidRPr="007C65B9">
          <w:rPr>
            <w:noProof/>
          </w:rPr>
          <w:t>(55)</w:t>
        </w:r>
        <w:r w:rsidRPr="007C65B9">
          <w:fldChar w:fldCharType="end"/>
        </w:r>
      </w:ins>
      <w:r w:rsidRPr="007C65B9">
        <w:t xml:space="preserve">. Dasiglucagon has a comparable safety profile to native glucagon, with similar side effects like nausea, headache, and mild injection site reactions </w:t>
      </w:r>
      <w:r w:rsidRPr="007C65B9">
        <w:fldChar w:fldCharType="begin">
          <w:fldData xml:space="preserve">PEVuZE5vdGU+PENpdGU+PEF1dGhvcj5TY2hhdW1sZWZmZWw8L0F1dGhvcj48WWVhcj4yMDIzPC9Z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==
</w:fldData>
        </w:fldChar>
      </w:r>
      <w:r w:rsidRPr="007C65B9">
        <w:instrText xml:space="preserve"> ADDIN EN.CITE </w:instrText>
      </w:r>
      <w:r w:rsidRPr="007C65B9">
        <w:fldChar w:fldCharType="begin">
          <w:fldData xml:space="preserve">PEVuZE5vdGU+PENpdGU+PEF1dGhvcj5TY2hhdW1sZWZmZWw8L0F1dGhvcj48WWVhcj4yMDIzPC9Z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==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(37, 44)</w:t>
      </w:r>
      <w:r w:rsidRPr="007C65B9">
        <w:fldChar w:fldCharType="end"/>
      </w:r>
      <w:r w:rsidRPr="007C65B9">
        <w:t xml:space="preserve">. </w:t>
      </w:r>
      <w:del w:id="1626" w:author="AML Christensen team" w:date="2024-12-11T14:12:00Z" w16du:dateUtc="2024-12-11T13:12:00Z">
        <w:r w:rsidRPr="007C65B9" w:rsidDel="000A6BF6">
          <w:delText>Dasiglucagon may be administered via an autoinjector (Zegalogue)</w:delText>
        </w:r>
      </w:del>
      <w:ins w:id="1627" w:author="AML Christensen team" w:date="2024-12-11T14:12:00Z" w16du:dateUtc="2024-12-11T13:12:00Z">
        <w:r>
          <w:t>A</w:t>
        </w:r>
      </w:ins>
      <w:ins w:id="1628" w:author="AML Christensen team" w:date="2024-12-11T14:13:00Z" w16du:dateUtc="2024-12-11T13:13:00Z">
        <w:r>
          <w:t>n autoinjector may be used to administer dasiglucagon during</w:t>
        </w:r>
      </w:ins>
      <w:ins w:id="1629" w:author="AML Christensen team" w:date="2024-12-11T14:11:00Z" w16du:dateUtc="2024-12-11T13:11:00Z">
        <w:r w:rsidRPr="007C65B9">
          <w:t xml:space="preserve"> </w:t>
        </w:r>
      </w:ins>
      <w:ins w:id="1630" w:author="AML Christensen team" w:date="2024-12-11T14:13:00Z" w16du:dateUtc="2024-12-11T13:13:00Z">
        <w:r>
          <w:t xml:space="preserve">severe </w:t>
        </w:r>
      </w:ins>
      <w:ins w:id="1631" w:author="AML Christensen team" w:date="2024-12-11T14:11:00Z" w16du:dateUtc="2024-12-11T13:11:00Z">
        <w:r w:rsidRPr="007C65B9">
          <w:t>hypoglycemia</w:t>
        </w:r>
      </w:ins>
      <w:ins w:id="1632" w:author="AML Christensen team" w:date="2024-12-12T09:07:00Z" w16du:dateUtc="2024-12-12T08:07:00Z">
        <w:r>
          <w:t xml:space="preserve"> epi</w:t>
        </w:r>
      </w:ins>
      <w:ins w:id="1633" w:author="AML Christensen team" w:date="2024-12-12T09:08:00Z" w16du:dateUtc="2024-12-12T08:08:00Z">
        <w:r>
          <w:t>sodes</w:t>
        </w:r>
      </w:ins>
      <w:ins w:id="1634" w:author="AML Christensen team" w:date="2024-12-11T14:13:00Z" w16du:dateUtc="2024-12-11T13:13:00Z">
        <w:r>
          <w:t xml:space="preserve"> in T1D patients</w:t>
        </w:r>
      </w:ins>
      <w:ins w:id="1635" w:author="AML Christensen team" w:date="2024-12-11T14:11:00Z" w16du:dateUtc="2024-12-11T13:11:00Z">
        <w:r>
          <w:t>.</w:t>
        </w:r>
      </w:ins>
      <w:del w:id="1636" w:author="AML Christensen team" w:date="2024-12-11T14:12:00Z" w16du:dateUtc="2024-12-11T13:12:00Z">
        <w:r w:rsidRPr="007C65B9" w:rsidDel="000A6BF6">
          <w:delText xml:space="preserve"> or using an infusion pump </w:delText>
        </w:r>
        <w:r w:rsidRPr="007C65B9" w:rsidDel="000A6BF6">
          <w:rPr>
            <w:rFonts w:cs="Arial"/>
          </w:rPr>
          <w:fldChar w:fldCharType="begin">
            <w:fldData xml:space="preserve">PEVuZE5vdGU+PENpdGU+PEF1dGhvcj5UaG9ybnRvbjwvQXV0aG9yPjxZZWFyPjIwMjQ8L1llYXI+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</w:fldData>
          </w:fldChar>
        </w:r>
        <w:r w:rsidRPr="007C65B9" w:rsidDel="000A6BF6">
          <w:rPr>
            <w:rFonts w:cs="Arial"/>
          </w:rPr>
          <w:delInstrText xml:space="preserve"> ADDIN EN.CITE </w:delInstrText>
        </w:r>
        <w:r w:rsidRPr="007C65B9" w:rsidDel="000A6BF6">
          <w:rPr>
            <w:rFonts w:cs="Arial"/>
          </w:rPr>
          <w:fldChar w:fldCharType="begin">
            <w:fldData xml:space="preserve">PEVuZE5vdGU+PENpdGU+PEF1dGhvcj5UaG9ybnRvbjwvQXV0aG9yPjxZZWFyPjIwMjQ8L1llYXI+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</w:fldData>
          </w:fldChar>
        </w:r>
        <w:r w:rsidRPr="007C65B9" w:rsidDel="000A6BF6">
          <w:rPr>
            <w:rFonts w:cs="Arial"/>
          </w:rPr>
          <w:delInstrText xml:space="preserve"> ADDIN EN.CITE.DATA </w:delInstrText>
        </w:r>
        <w:r w:rsidRPr="007C65B9" w:rsidDel="000A6BF6">
          <w:rPr>
            <w:rFonts w:cs="Arial"/>
          </w:rPr>
        </w:r>
        <w:r w:rsidRPr="007C65B9" w:rsidDel="000A6BF6">
          <w:rPr>
            <w:rFonts w:cs="Arial"/>
          </w:rPr>
          <w:fldChar w:fldCharType="end"/>
        </w:r>
        <w:r w:rsidRPr="007C65B9" w:rsidDel="000A6BF6">
          <w:rPr>
            <w:rFonts w:cs="Arial"/>
          </w:rPr>
        </w:r>
        <w:r w:rsidRPr="007C65B9" w:rsidDel="000A6BF6">
          <w:rPr>
            <w:rFonts w:cs="Arial"/>
          </w:rPr>
          <w:fldChar w:fldCharType="separate"/>
        </w:r>
        <w:r w:rsidRPr="007C65B9" w:rsidDel="000A6BF6">
          <w:rPr>
            <w:rFonts w:cs="Arial"/>
            <w:noProof/>
          </w:rPr>
          <w:delText>(37, 62)</w:delText>
        </w:r>
        <w:r w:rsidRPr="007C65B9" w:rsidDel="000A6BF6">
          <w:rPr>
            <w:rFonts w:cs="Arial"/>
          </w:rPr>
          <w:fldChar w:fldCharType="end"/>
        </w:r>
        <w:r w:rsidRPr="007C65B9" w:rsidDel="000A6BF6">
          <w:delText>.</w:delText>
        </w:r>
      </w:del>
      <w:ins w:id="1637" w:author="AML Christensen team" w:date="2024-12-11T14:11:00Z" w16du:dateUtc="2024-12-11T13:11:00Z">
        <w:r>
          <w:t xml:space="preserve"> </w:t>
        </w:r>
        <w:r w:rsidRPr="007C65B9">
          <w:t xml:space="preserve">However, </w:t>
        </w:r>
        <w:r>
          <w:t>the autoinjector</w:t>
        </w:r>
        <w:r w:rsidRPr="007C65B9">
          <w:t xml:space="preserve"> is not suitable for long-term management of CHI, which requires consistent, prolonged administration of dasiglucagon to prevent recurrent hypoglycemic episodes </w:t>
        </w:r>
        <w:r w:rsidRPr="007C65B9">
          <w:fldChar w:fldCharType="begin">
            <w:fldData xml:space="preserve">PEVuZE5vdGU+PENpdGU+PEF1dGhvcj5Iw7Z2ZWxtYW5uPC9BdXRob3I+PFllYXI+MjAxODwvWWVh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</w:fldData>
          </w:fldChar>
        </w:r>
        <w:r w:rsidRPr="007C65B9">
          <w:instrText xml:space="preserve"> ADDIN EN.CITE </w:instrText>
        </w:r>
        <w:r w:rsidRPr="007C65B9">
          <w:fldChar w:fldCharType="begin">
            <w:fldData xml:space="preserve">PEVuZE5vdGU+PENpdGU+PEF1dGhvcj5Iw7Z2ZWxtYW5uPC9BdXRob3I+PFllYXI+MjAxODwvWWVh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(34, 46)</w:t>
        </w:r>
        <w:r w:rsidRPr="007C65B9">
          <w:fldChar w:fldCharType="end"/>
        </w:r>
        <w:r w:rsidRPr="007C65B9">
          <w:t>.</w:t>
        </w:r>
      </w:ins>
      <w:ins w:id="1638" w:author="AML Christensen team" w:date="2024-12-11T14:13:00Z" w16du:dateUtc="2024-12-11T13:13:00Z">
        <w:r>
          <w:t xml:space="preserve"> </w:t>
        </w:r>
      </w:ins>
      <w:ins w:id="1639" w:author="AML Christensen team" w:date="2024-12-11T14:15:00Z" w16du:dateUtc="2024-12-11T13:15:00Z">
        <w:r>
          <w:t>A</w:t>
        </w:r>
      </w:ins>
      <w:ins w:id="1640" w:author="AML Christensen team" w:date="2024-12-11T14:14:00Z" w16du:dateUtc="2024-12-11T13:14:00Z">
        <w:r>
          <w:t xml:space="preserve">n infusion pump </w:t>
        </w:r>
      </w:ins>
      <w:ins w:id="1641" w:author="AML Christensen team" w:date="2024-12-11T14:15:00Z" w16du:dateUtc="2024-12-11T13:15:00Z">
        <w:r>
          <w:t>may be used</w:t>
        </w:r>
      </w:ins>
      <w:ins w:id="1642" w:author="AML Christensen team" w:date="2024-12-11T14:14:00Z" w16du:dateUtc="2024-12-11T13:14:00Z">
        <w:r>
          <w:t xml:space="preserve"> </w:t>
        </w:r>
      </w:ins>
      <w:ins w:id="1643" w:author="AML Christensen team" w:date="2024-12-11T14:15:00Z" w16du:dateUtc="2024-12-11T13:15:00Z">
        <w:r>
          <w:t>to</w:t>
        </w:r>
      </w:ins>
      <w:ins w:id="1644" w:author="AML Christensen team" w:date="2024-12-11T14:14:00Z" w16du:dateUtc="2024-12-11T13:14:00Z">
        <w:r>
          <w:t xml:space="preserve"> provide</w:t>
        </w:r>
      </w:ins>
      <w:ins w:id="1645" w:author="AML Christensen team" w:date="2024-12-11T14:11:00Z" w16du:dateUtc="2024-12-11T13:11:00Z">
        <w:r w:rsidRPr="007C65B9">
          <w:t xml:space="preserve"> </w:t>
        </w:r>
      </w:ins>
      <w:del w:id="1646" w:author="AML Christensen team" w:date="2024-12-11T14:12:00Z" w16du:dateUtc="2024-12-11T13:12:00Z">
        <w:r w:rsidRPr="007C65B9" w:rsidDel="000A6BF6">
          <w:delText xml:space="preserve"> </w:delText>
        </w:r>
      </w:del>
      <w:del w:id="1647" w:author="AML Christensen team" w:date="2024-12-11T14:14:00Z" w16du:dateUtc="2024-12-11T13:14:00Z">
        <w:r w:rsidRPr="007C65B9" w:rsidDel="00E3538E">
          <w:delText xml:space="preserve">The main </w:delText>
        </w:r>
      </w:del>
      <w:ins w:id="1648" w:author="AML Christensen team" w:date="2024-12-11T14:14:00Z" w16du:dateUtc="2024-12-11T13:14:00Z">
        <w:r>
          <w:t xml:space="preserve">the </w:t>
        </w:r>
      </w:ins>
      <w:r w:rsidRPr="007C65B9">
        <w:t xml:space="preserve">benefit of </w:t>
      </w:r>
      <w:del w:id="1649" w:author="AML Christensen team" w:date="2024-12-11T14:14:00Z" w16du:dateUtc="2024-12-11T13:14:00Z">
        <w:r w:rsidRPr="007C65B9" w:rsidDel="00E3538E">
          <w:delText xml:space="preserve">the infusion pump is that it provides better </w:delText>
        </w:r>
      </w:del>
      <w:r w:rsidRPr="007C65B9">
        <w:t xml:space="preserve">long-term glucose control by delivering a steady and controlled dose of </w:t>
      </w:r>
      <w:ins w:id="1650" w:author="AML Christensen team" w:date="2024-12-11T14:15:00Z" w16du:dateUtc="2024-12-11T13:15:00Z">
        <w:r>
          <w:t>dasi</w:t>
        </w:r>
      </w:ins>
      <w:r w:rsidRPr="007C65B9">
        <w:t>glucagon over time</w:t>
      </w:r>
      <w:del w:id="1651" w:author="AML Christensen team" w:date="2024-12-11T14:16:00Z" w16du:dateUtc="2024-12-11T13:16:00Z">
        <w:r w:rsidRPr="007C65B9" w:rsidDel="007A28C2">
          <w:delText xml:space="preserve"> </w:delText>
        </w:r>
      </w:del>
      <w:commentRangeStart w:id="1652"/>
      <w:del w:id="1653" w:author="AML Christensen team" w:date="2024-12-11T14:15:00Z" w16du:dateUtc="2024-12-11T13:15:00Z">
        <w:r w:rsidRPr="007C65B9" w:rsidDel="007A28C2">
          <w:delText xml:space="preserve">compared to the autoinjector </w:delText>
        </w:r>
        <w:commentRangeEnd w:id="1652"/>
        <w:r w:rsidRPr="007C65B9" w:rsidDel="007A28C2">
          <w:rPr>
            <w:rStyle w:val="CommentReference"/>
          </w:rPr>
          <w:commentReference w:id="1652"/>
        </w:r>
        <w:r w:rsidRPr="007C65B9" w:rsidDel="007A28C2">
          <w:delText xml:space="preserve">that is mostly effective for short-term emergency use </w:delText>
        </w:r>
        <w:r w:rsidRPr="007C65B9" w:rsidDel="007A28C2">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rsidDel="007A28C2">
          <w:delInstrText xml:space="preserve"> ADDIN EN.CITE </w:delInstrText>
        </w:r>
        <w:r w:rsidRPr="007C65B9" w:rsidDel="007A28C2">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rsidDel="007A28C2">
          <w:delInstrText xml:space="preserve"> ADDIN EN.CITE.DATA </w:delInstrText>
        </w:r>
        <w:r w:rsidRPr="007C65B9" w:rsidDel="007A28C2">
          <w:fldChar w:fldCharType="end"/>
        </w:r>
        <w:r w:rsidRPr="007C65B9" w:rsidDel="007A28C2">
          <w:fldChar w:fldCharType="separate"/>
        </w:r>
        <w:r w:rsidRPr="007C65B9" w:rsidDel="007A28C2">
          <w:rPr>
            <w:noProof/>
          </w:rPr>
          <w:delText>(46)</w:delText>
        </w:r>
        <w:r w:rsidRPr="007C65B9" w:rsidDel="007A28C2">
          <w:fldChar w:fldCharType="end"/>
        </w:r>
      </w:del>
      <w:r w:rsidRPr="007C65B9">
        <w:t xml:space="preserve">. </w:t>
      </w:r>
      <w:del w:id="1654" w:author="AML Christensen team" w:date="2024-12-11T14:16:00Z" w16du:dateUtc="2024-12-11T13:16:00Z">
        <w:r w:rsidRPr="007C65B9" w:rsidDel="007A28C2">
          <w:delText>Therefore, a pump-based delivery system is preferable for the continuous treatment of CHI.</w:delText>
        </w:r>
      </w:del>
    </w:p>
    <w:p w14:paraId="155C3271" w14:textId="77777777" w:rsidR="00C55AE7" w:rsidRPr="007C65B9" w:rsidRDefault="00C55AE7" w:rsidP="00C55AE7">
      <w:pPr>
        <w:spacing w:before="120" w:after="120"/>
      </w:pPr>
      <w:del w:id="1655" w:author="AML Christensen team" w:date="2024-12-11T14:16:00Z" w16du:dateUtc="2024-12-11T13:16:00Z">
        <w:r w:rsidRPr="007C65B9" w:rsidDel="00102627">
          <w:delText>However, t</w:delText>
        </w:r>
      </w:del>
      <w:ins w:id="1656" w:author="AML Christensen team" w:date="2024-12-11T14:16:00Z" w16du:dateUtc="2024-12-11T13:16:00Z">
        <w:r>
          <w:t>T</w:t>
        </w:r>
      </w:ins>
      <w:r w:rsidRPr="007C65B9">
        <w:t xml:space="preserve">he use of infusion pumps is </w:t>
      </w:r>
      <w:del w:id="1657" w:author="AML Christensen team" w:date="2024-12-12T09:09:00Z" w16du:dateUtc="2024-12-12T08:09:00Z">
        <w:r w:rsidRPr="007C65B9" w:rsidDel="00A6792F">
          <w:delText xml:space="preserve">also </w:delText>
        </w:r>
      </w:del>
      <w:r w:rsidRPr="007C65B9">
        <w:t>associated with some</w:t>
      </w:r>
      <w:ins w:id="1658" w:author="AML Christensen team" w:date="2024-12-11T14:16:00Z" w16du:dateUtc="2024-12-11T13:16:00Z">
        <w:r>
          <w:t xml:space="preserve"> potential</w:t>
        </w:r>
      </w:ins>
      <w:r w:rsidRPr="007C65B9">
        <w:t xml:space="preserve"> hazards like hardware and software malfunctions, leakages, </w:t>
      </w:r>
      <w:commentRangeStart w:id="1659"/>
      <w:del w:id="1660" w:author="AML Christensen team" w:date="2024-12-11T14:16:00Z" w16du:dateUtc="2024-12-11T13:16:00Z">
        <w:r w:rsidRPr="007C65B9" w:rsidDel="0054775D">
          <w:delText>over-infusions</w:delText>
        </w:r>
        <w:commentRangeEnd w:id="1659"/>
        <w:r w:rsidRPr="007C65B9" w:rsidDel="0054775D">
          <w:rPr>
            <w:rStyle w:val="CommentReference"/>
          </w:rPr>
          <w:commentReference w:id="1659"/>
        </w:r>
        <w:r w:rsidRPr="007C65B9" w:rsidDel="0054775D">
          <w:delText xml:space="preserve">, </w:delText>
        </w:r>
      </w:del>
      <w:r w:rsidRPr="007C65B9">
        <w:t xml:space="preserve">connectivity issues, human errors, alarm fatigue, maintenance issues and environmental challenges that may affect the administration of dasiglucagon </w:t>
      </w:r>
      <w:r w:rsidRPr="007C65B9">
        <w:fldChar w:fldCharType="begin">
          <w:fldData xml:space="preserve">PEVuZE5vdGU+PENpdGU+PEF1dGhvcj5SYW1raXNzb29uPC9BdXRob3I+PFllYXI+MjAxNzwvWWVh
cj48UmVjTnVtPjUzMzwvUmVjTnVtPjxEaXNwbGF5VGV4dD4oNDksIDU2KTwvRGlzcGxheVRleHQ+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PjwvcmVjb3JkPjwvQ2l0ZT48Q2l0ZT48QXV0aG9yPkJpZXN0ZXI8L0F1dGhvcj48WWVhcj4yMDIy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</w:fldData>
        </w:fldChar>
      </w:r>
      <w:r w:rsidRPr="007C65B9">
        <w:instrText xml:space="preserve"> ADDIN EN.CITE </w:instrText>
      </w:r>
      <w:r w:rsidRPr="007C65B9">
        <w:fldChar w:fldCharType="begin">
          <w:fldData xml:space="preserve">PEVuZE5vdGU+PENpdGU+PEF1dGhvcj5SYW1raXNzb29uPC9BdXRob3I+PFllYXI+MjAxNzwvWWVh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(49, 56)</w:t>
      </w:r>
      <w:r w:rsidRPr="007C65B9">
        <w:fldChar w:fldCharType="end"/>
      </w:r>
      <w:r w:rsidRPr="007C65B9">
        <w:t xml:space="preserve">. These risks highlight the need for regular monitoring, proper </w:t>
      </w:r>
      <w:del w:id="1661" w:author="AML Christensen team" w:date="2024-12-12T09:10:00Z" w16du:dateUtc="2024-12-12T08:10:00Z">
        <w:r w:rsidRPr="007C65B9" w:rsidDel="00A6792F">
          <w:delText xml:space="preserve">patient </w:delText>
        </w:r>
      </w:del>
      <w:ins w:id="1662" w:author="AML Christensen team" w:date="2024-12-12T09:10:00Z" w16du:dateUtc="2024-12-12T08:10:00Z">
        <w:r>
          <w:t>user</w:t>
        </w:r>
        <w:r w:rsidRPr="007C65B9">
          <w:t xml:space="preserve"> </w:t>
        </w:r>
      </w:ins>
      <w:r w:rsidRPr="007C65B9">
        <w:t>training, and careful management to ensure the continuous and reliable delivery of dasiglucagon in CHI therapy. Most pumps also require usage of</w:t>
      </w:r>
      <w:ins w:id="1663" w:author="AML Christensen team" w:date="2024-12-12T09:10:00Z" w16du:dateUtc="2024-12-12T08:10:00Z">
        <w:r>
          <w:t xml:space="preserve"> accessory</w:t>
        </w:r>
      </w:ins>
      <w:r w:rsidRPr="007C65B9">
        <w:t xml:space="preserve"> infusion sets and adhesives, which are themselves associated with risks such as inflammation, skin irritation, allergic reactions, eczema, redness, swelling, and infections as well as </w:t>
      </w:r>
      <w:proofErr w:type="spellStart"/>
      <w:r w:rsidRPr="007C65B9">
        <w:t>lipohypertrophy</w:t>
      </w:r>
      <w:proofErr w:type="spellEnd"/>
      <w:r w:rsidRPr="007C65B9">
        <w:t xml:space="preserve"> or scarring if the infusion set is used repeatedly at the same site </w:t>
      </w:r>
      <w:r w:rsidRPr="007C65B9">
        <w:fldChar w:fldCharType="begin">
          <w:fldData xml:space="preserve">PEVuZE5vdGU+PENpdGU+PEF1dGhvcj5aaGFuZzwvQXV0aG9yPjxZZWFyPjIwMjA8L1llYXI+PFJl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</w:fldData>
        </w:fldChar>
      </w:r>
      <w:r w:rsidRPr="007C65B9">
        <w:instrText xml:space="preserve"> ADDIN EN.CITE </w:instrText>
      </w:r>
      <w:r w:rsidRPr="007C65B9">
        <w:fldChar w:fldCharType="begin">
          <w:fldData xml:space="preserve">PEVuZE5vdGU+PENpdGU+PEF1dGhvcj5aaGFuZzwvQXV0aG9yPjxZZWFyPjIwMjA8L1llYXI+PFJl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</w:fldData>
        </w:fldChar>
      </w:r>
      <w:r w:rsidRPr="007C65B9">
        <w:instrText xml:space="preserve"> ADDIN EN.CITE.DATA </w:instrText>
      </w:r>
      <w:r w:rsidRPr="007C65B9">
        <w:fldChar w:fldCharType="end"/>
      </w:r>
      <w:r w:rsidRPr="007C65B9">
        <w:fldChar w:fldCharType="separate"/>
      </w:r>
      <w:r w:rsidRPr="007C65B9">
        <w:rPr>
          <w:noProof/>
        </w:rPr>
        <w:t>(46, 49, 56)</w:t>
      </w:r>
      <w:r w:rsidRPr="007C65B9">
        <w:fldChar w:fldCharType="end"/>
      </w:r>
      <w:r w:rsidRPr="007C65B9">
        <w:t xml:space="preserve">. </w:t>
      </w:r>
    </w:p>
    <w:p w14:paraId="0D07CF01" w14:textId="77777777" w:rsidR="00C55AE7" w:rsidRPr="007C65B9" w:rsidRDefault="00C55AE7" w:rsidP="00C55AE7">
      <w:pPr>
        <w:spacing w:before="120" w:after="120"/>
        <w:rPr>
          <w:lang w:eastAsia="zh-CN"/>
        </w:rPr>
      </w:pPr>
      <w:r w:rsidRPr="007C65B9">
        <w:rPr>
          <w:rFonts w:cs="Arial"/>
          <w:szCs w:val="20"/>
        </w:rPr>
        <w:lastRenderedPageBreak/>
        <w:t xml:space="preserve">An overview of the identified benefits and risks with subcutaneous infusion pumps are listed in </w:t>
      </w:r>
      <w:r w:rsidRPr="007C65B9">
        <w:rPr>
          <w:rFonts w:cs="Arial"/>
          <w:szCs w:val="20"/>
        </w:rPr>
        <w:fldChar w:fldCharType="begin"/>
      </w:r>
      <w:r w:rsidRPr="007C65B9">
        <w:rPr>
          <w:rFonts w:cs="Arial"/>
          <w:szCs w:val="20"/>
        </w:rPr>
        <w:instrText xml:space="preserve"> REF _Ref107994638 \h  \* MERGEFORMAT </w:instrText>
      </w:r>
      <w:r w:rsidRPr="007C65B9">
        <w:rPr>
          <w:rFonts w:cs="Arial"/>
          <w:szCs w:val="20"/>
        </w:rPr>
      </w:r>
      <w:r w:rsidRPr="007C65B9">
        <w:rPr>
          <w:rFonts w:cs="Arial"/>
          <w:szCs w:val="20"/>
        </w:rPr>
        <w:fldChar w:fldCharType="separate"/>
      </w:r>
      <w:r w:rsidRPr="007C65B9">
        <w:rPr>
          <w:b/>
          <w:bCs/>
        </w:rPr>
        <w:t xml:space="preserve">Table </w:t>
      </w:r>
      <w:r w:rsidRPr="007C65B9">
        <w:rPr>
          <w:b/>
          <w:bCs/>
          <w:noProof/>
        </w:rPr>
        <w:t>1</w:t>
      </w:r>
      <w:r w:rsidRPr="007C65B9">
        <w:rPr>
          <w:rFonts w:cs="Arial"/>
          <w:szCs w:val="20"/>
        </w:rPr>
        <w:fldChar w:fldCharType="end"/>
      </w:r>
      <w:r w:rsidRPr="007C65B9">
        <w:rPr>
          <w:rFonts w:cs="Arial"/>
          <w:szCs w:val="20"/>
        </w:rPr>
        <w:t xml:space="preserve">. </w:t>
      </w:r>
      <w:r w:rsidRPr="007C65B9">
        <w:rPr>
          <w:lang w:eastAsia="zh-CN"/>
        </w:rPr>
        <w:t xml:space="preserve">Based on the identified benefits and risks of </w:t>
      </w:r>
      <w:r w:rsidRPr="007C65B9">
        <w:rPr>
          <w:rFonts w:cs="Arial"/>
          <w:szCs w:val="20"/>
        </w:rPr>
        <w:t>subcutaneous infusion pumps</w:t>
      </w:r>
      <w:r w:rsidRPr="007C65B9">
        <w:rPr>
          <w:lang w:eastAsia="zh-CN"/>
        </w:rPr>
        <w:t xml:space="preserve">, it is concluded that </w:t>
      </w:r>
      <w:commentRangeStart w:id="1664"/>
      <w:r w:rsidRPr="007C65B9">
        <w:rPr>
          <w:lang w:eastAsia="zh-CN"/>
        </w:rPr>
        <w:t xml:space="preserve">the main benefit of a </w:t>
      </w:r>
      <w:r w:rsidRPr="007C65B9">
        <w:t>steady and controlled dasiglucagon delivery</w:t>
      </w:r>
      <w:r w:rsidRPr="007C65B9">
        <w:rPr>
          <w:lang w:eastAsia="zh-CN"/>
        </w:rPr>
        <w:t xml:space="preserve"> </w:t>
      </w:r>
      <w:commentRangeEnd w:id="1664"/>
      <w:r>
        <w:rPr>
          <w:rStyle w:val="CommentReference"/>
        </w:rPr>
        <w:commentReference w:id="1664"/>
      </w:r>
      <w:r w:rsidRPr="007C65B9">
        <w:rPr>
          <w:lang w:eastAsia="zh-CN"/>
        </w:rPr>
        <w:t>by far outweighs the risks.</w:t>
      </w:r>
    </w:p>
    <w:p w14:paraId="7F9D0472" w14:textId="77777777" w:rsidR="00C55AE7" w:rsidRPr="007C65B9" w:rsidRDefault="00C55AE7" w:rsidP="00C55AE7">
      <w:pPr>
        <w:pStyle w:val="Caption"/>
        <w:keepNext/>
        <w:rPr>
          <w:b w:val="0"/>
          <w:bCs w:val="0"/>
          <w:i/>
          <w:iCs/>
        </w:rPr>
      </w:pPr>
      <w:bookmarkStart w:id="1665" w:name="_Ref107994638"/>
      <w:bookmarkStart w:id="1666" w:name="_Toc118449515"/>
      <w:bookmarkStart w:id="1667" w:name="_Toc179892510"/>
      <w:bookmarkStart w:id="1668" w:name="_Toc184804905"/>
      <w:r w:rsidRPr="007C65B9">
        <w:t xml:space="preserve">Table </w:t>
      </w:r>
      <w:fldSimple w:instr=" SEQ Table \* ARABIC ">
        <w:r w:rsidRPr="007C65B9">
          <w:rPr>
            <w:noProof/>
          </w:rPr>
          <w:t>1</w:t>
        </w:r>
      </w:fldSimple>
      <w:bookmarkEnd w:id="1665"/>
      <w:r w:rsidRPr="007C65B9">
        <w:t xml:space="preserve">. Benefits and risks with use of </w:t>
      </w:r>
      <w:bookmarkEnd w:id="1666"/>
      <w:bookmarkEnd w:id="1667"/>
      <w:r w:rsidRPr="007C65B9">
        <w:t>subcutaneous infusion pumps for dasiglucagon delivery in CHI patients</w:t>
      </w:r>
      <w:bookmarkEnd w:id="1668"/>
    </w:p>
    <w:tbl>
      <w:tblPr>
        <w:tblStyle w:val="TableGrid"/>
        <w:tblW w:w="0" w:type="auto"/>
        <w:tblLook w:val="04A0" w:firstRow="1" w:lastRow="0" w:firstColumn="1" w:lastColumn="0" w:noHBand="0" w:noVBand="1"/>
      </w:tblPr>
      <w:tblGrid>
        <w:gridCol w:w="4531"/>
        <w:gridCol w:w="284"/>
        <w:gridCol w:w="4535"/>
      </w:tblGrid>
      <w:tr w:rsidR="00C55AE7" w:rsidRPr="007C65B9" w14:paraId="2444E5AF" w14:textId="77777777" w:rsidTr="00A87705">
        <w:trPr>
          <w:tblHeader/>
        </w:trPr>
        <w:tc>
          <w:tcPr>
            <w:tcW w:w="4531" w:type="dxa"/>
            <w:tcBorders>
              <w:right w:val="single" w:sz="4" w:space="0" w:color="auto"/>
            </w:tcBorders>
            <w:shd w:val="clear" w:color="auto" w:fill="BFBFBF" w:themeFill="background1" w:themeFillShade="BF"/>
          </w:tcPr>
          <w:p w14:paraId="45C07443" w14:textId="77777777" w:rsidR="00C55AE7" w:rsidRPr="007C65B9" w:rsidRDefault="00C55AE7" w:rsidP="00A87705">
            <w:pPr>
              <w:jc w:val="center"/>
              <w:rPr>
                <w:b/>
                <w:bCs/>
                <w:sz w:val="18"/>
                <w:szCs w:val="18"/>
                <w:lang w:eastAsia="zh-CN"/>
              </w:rPr>
            </w:pPr>
            <w:r w:rsidRPr="007C65B9">
              <w:rPr>
                <w:b/>
                <w:bCs/>
                <w:sz w:val="18"/>
                <w:szCs w:val="18"/>
                <w:lang w:eastAsia="zh-CN"/>
              </w:rPr>
              <w:t>Benefits</w:t>
            </w: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390915" w14:textId="77777777" w:rsidR="00C55AE7" w:rsidRPr="007C65B9" w:rsidRDefault="00C55AE7" w:rsidP="00A87705">
            <w:pPr>
              <w:jc w:val="center"/>
              <w:rPr>
                <w:b/>
                <w:bCs/>
                <w:sz w:val="18"/>
                <w:szCs w:val="18"/>
                <w:lang w:eastAsia="zh-CN"/>
              </w:rPr>
            </w:pPr>
          </w:p>
        </w:tc>
        <w:tc>
          <w:tcPr>
            <w:tcW w:w="4535" w:type="dxa"/>
            <w:tcBorders>
              <w:left w:val="single" w:sz="4" w:space="0" w:color="auto"/>
            </w:tcBorders>
            <w:shd w:val="clear" w:color="auto" w:fill="BFBFBF" w:themeFill="background1" w:themeFillShade="BF"/>
          </w:tcPr>
          <w:p w14:paraId="3E1E1CD5" w14:textId="77777777" w:rsidR="00C55AE7" w:rsidRPr="007C65B9" w:rsidRDefault="00C55AE7" w:rsidP="00A87705">
            <w:pPr>
              <w:jc w:val="center"/>
              <w:rPr>
                <w:b/>
                <w:bCs/>
                <w:sz w:val="18"/>
                <w:szCs w:val="18"/>
                <w:lang w:eastAsia="zh-CN"/>
              </w:rPr>
            </w:pPr>
            <w:r w:rsidRPr="007C65B9">
              <w:rPr>
                <w:b/>
                <w:bCs/>
                <w:sz w:val="18"/>
                <w:szCs w:val="18"/>
                <w:lang w:eastAsia="zh-CN"/>
              </w:rPr>
              <w:t>Risks</w:t>
            </w:r>
          </w:p>
        </w:tc>
      </w:tr>
      <w:tr w:rsidR="00C55AE7" w:rsidRPr="007C65B9" w14:paraId="746D7BD7" w14:textId="77777777" w:rsidTr="00A87705">
        <w:tc>
          <w:tcPr>
            <w:tcW w:w="4531" w:type="dxa"/>
            <w:tcBorders>
              <w:right w:val="single" w:sz="4" w:space="0" w:color="auto"/>
            </w:tcBorders>
          </w:tcPr>
          <w:p w14:paraId="022C2DF0" w14:textId="77777777" w:rsidR="00C55AE7" w:rsidRPr="007C65B9" w:rsidRDefault="00C55AE7" w:rsidP="00A87705">
            <w:pPr>
              <w:rPr>
                <w:sz w:val="18"/>
                <w:szCs w:val="18"/>
                <w:lang w:eastAsia="zh-CN"/>
              </w:rPr>
            </w:pPr>
            <w:commentRangeStart w:id="1669"/>
            <w:r w:rsidRPr="007C65B9">
              <w:rPr>
                <w:sz w:val="18"/>
                <w:szCs w:val="18"/>
                <w:lang w:eastAsia="zh-CN"/>
              </w:rPr>
              <w:t>Subcutaneous infusion pumps may provide a continuous, steady and controlled delivery of dasiglucagon</w:t>
            </w:r>
            <w:ins w:id="1670" w:author="AML Christensen team" w:date="2024-12-11T10:27:00Z" w16du:dateUtc="2024-12-11T09:27:00Z">
              <w:r w:rsidRPr="007C65B9">
                <w:rPr>
                  <w:sz w:val="18"/>
                  <w:szCs w:val="18"/>
                  <w:lang w:eastAsia="zh-CN"/>
                </w:rPr>
                <w:t xml:space="preserve">, e.g., </w:t>
              </w:r>
            </w:ins>
            <w:ins w:id="1671" w:author="AML Christensen team" w:date="2024-12-11T10:27:00Z">
              <w:r w:rsidRPr="007C65B9">
                <w:rPr>
                  <w:sz w:val="18"/>
                  <w:szCs w:val="18"/>
                  <w:lang w:eastAsia="zh-CN"/>
                </w:rPr>
                <w:t>for prevention and treatment</w:t>
              </w:r>
              <w:r w:rsidRPr="007C65B9">
                <w:rPr>
                  <w:sz w:val="18"/>
                  <w:szCs w:val="18"/>
                  <w:u w:val="single"/>
                  <w:lang w:eastAsia="zh-CN"/>
                </w:rPr>
                <w:t xml:space="preserve"> </w:t>
              </w:r>
              <w:r w:rsidRPr="007C65B9">
                <w:rPr>
                  <w:sz w:val="18"/>
                  <w:szCs w:val="18"/>
                  <w:lang w:eastAsia="zh-CN"/>
                </w:rPr>
                <w:t>of hypoglycemia</w:t>
              </w:r>
            </w:ins>
            <w:r w:rsidRPr="007C65B9">
              <w:rPr>
                <w:sz w:val="18"/>
                <w:szCs w:val="18"/>
                <w:lang w:eastAsia="zh-CN"/>
              </w:rPr>
              <w:t xml:space="preserve"> </w:t>
            </w:r>
            <w:r w:rsidRPr="007C65B9">
              <w:rPr>
                <w:sz w:val="18"/>
                <w:szCs w:val="18"/>
              </w:rPr>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rPr>
                <w:sz w:val="18"/>
                <w:szCs w:val="18"/>
              </w:rPr>
              <w:instrText xml:space="preserve"> ADDIN EN.CITE </w:instrText>
            </w:r>
            <w:r w:rsidRPr="007C65B9">
              <w:rPr>
                <w:sz w:val="18"/>
                <w:szCs w:val="18"/>
              </w:rPr>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rPr>
                <w:sz w:val="18"/>
                <w:szCs w:val="18"/>
              </w:rPr>
              <w:instrText xml:space="preserve"> ADDIN EN.CITE.DATA </w:instrText>
            </w:r>
            <w:r w:rsidRPr="007C65B9">
              <w:rPr>
                <w:sz w:val="18"/>
                <w:szCs w:val="18"/>
              </w:rPr>
            </w:r>
            <w:r w:rsidRPr="007C65B9">
              <w:rPr>
                <w:sz w:val="18"/>
                <w:szCs w:val="18"/>
              </w:rPr>
              <w:fldChar w:fldCharType="end"/>
            </w:r>
            <w:r w:rsidRPr="007C65B9">
              <w:rPr>
                <w:sz w:val="18"/>
                <w:szCs w:val="18"/>
              </w:rPr>
            </w:r>
            <w:r w:rsidRPr="007C65B9">
              <w:rPr>
                <w:sz w:val="18"/>
                <w:szCs w:val="18"/>
              </w:rPr>
              <w:fldChar w:fldCharType="separate"/>
            </w:r>
            <w:r w:rsidRPr="007C65B9">
              <w:rPr>
                <w:noProof/>
                <w:sz w:val="18"/>
                <w:szCs w:val="18"/>
              </w:rPr>
              <w:t>(46)</w:t>
            </w:r>
            <w:r w:rsidRPr="007C65B9">
              <w:rPr>
                <w:sz w:val="18"/>
                <w:szCs w:val="18"/>
              </w:rPr>
              <w:fldChar w:fldCharType="end"/>
            </w:r>
            <w:commentRangeEnd w:id="1669"/>
            <w:r w:rsidRPr="007C65B9">
              <w:rPr>
                <w:rStyle w:val="CommentReference"/>
                <w:kern w:val="2"/>
                <w14:ligatures w14:val="standardContextual"/>
              </w:rPr>
              <w:commentReference w:id="1669"/>
            </w:r>
          </w:p>
        </w:tc>
        <w:tc>
          <w:tcPr>
            <w:tcW w:w="284" w:type="dxa"/>
            <w:tcBorders>
              <w:top w:val="single" w:sz="4" w:space="0" w:color="auto"/>
              <w:left w:val="single" w:sz="4" w:space="0" w:color="auto"/>
              <w:bottom w:val="nil"/>
              <w:right w:val="single" w:sz="4" w:space="0" w:color="auto"/>
            </w:tcBorders>
            <w:shd w:val="clear" w:color="auto" w:fill="BFBFBF" w:themeFill="background1" w:themeFillShade="BF"/>
          </w:tcPr>
          <w:p w14:paraId="73EB0EF9" w14:textId="77777777" w:rsidR="00C55AE7" w:rsidRPr="007C65B9" w:rsidRDefault="00C55AE7" w:rsidP="00A87705">
            <w:pPr>
              <w:rPr>
                <w:sz w:val="18"/>
                <w:szCs w:val="18"/>
                <w:lang w:eastAsia="zh-CN"/>
              </w:rPr>
            </w:pPr>
          </w:p>
        </w:tc>
        <w:tc>
          <w:tcPr>
            <w:tcW w:w="4535" w:type="dxa"/>
            <w:tcBorders>
              <w:left w:val="single" w:sz="4" w:space="0" w:color="auto"/>
            </w:tcBorders>
          </w:tcPr>
          <w:p w14:paraId="1BAA6EE8" w14:textId="77777777" w:rsidR="00C55AE7" w:rsidRPr="007C65B9" w:rsidRDefault="00C55AE7" w:rsidP="00A87705">
            <w:pPr>
              <w:rPr>
                <w:sz w:val="18"/>
                <w:szCs w:val="18"/>
                <w:lang w:eastAsia="zh-CN"/>
              </w:rPr>
            </w:pPr>
            <w:r w:rsidRPr="007C65B9">
              <w:rPr>
                <w:sz w:val="18"/>
                <w:szCs w:val="18"/>
                <w:lang w:eastAsia="zh-CN"/>
              </w:rPr>
              <w:t xml:space="preserve">Hardware and software malfunctions </w:t>
            </w:r>
            <w:del w:id="1672" w:author="AML Christensen team" w:date="2024-12-12T09:19:00Z" w16du:dateUtc="2024-12-12T08:19:00Z">
              <w:r w:rsidRPr="007C65B9" w:rsidDel="00A77991">
                <w:rPr>
                  <w:sz w:val="18"/>
                  <w:szCs w:val="18"/>
                  <w:lang w:eastAsia="zh-CN"/>
                </w:rPr>
                <w:delText xml:space="preserve">including leakages and over-infusions </w:delText>
              </w:r>
            </w:del>
            <w:r w:rsidRPr="007C65B9">
              <w:rPr>
                <w:sz w:val="18"/>
                <w:szCs w:val="18"/>
                <w:lang w:eastAsia="zh-CN"/>
              </w:rPr>
              <w:t xml:space="preserve">may affect delivery </w:t>
            </w:r>
            <w:r w:rsidRPr="007C65B9">
              <w:rPr>
                <w:sz w:val="18"/>
                <w:szCs w:val="18"/>
              </w:rPr>
              <w:fldChar w:fldCharType="begin"/>
            </w:r>
            <w:r w:rsidRPr="007C65B9">
              <w:rPr>
                <w:sz w:val="18"/>
                <w:szCs w:val="18"/>
              </w:rPr>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rPr>
                <w:sz w:val="18"/>
                <w:szCs w:val="18"/>
              </w:rPr>
              <w:fldChar w:fldCharType="separate"/>
            </w:r>
            <w:r w:rsidRPr="007C65B9">
              <w:rPr>
                <w:noProof/>
                <w:sz w:val="18"/>
                <w:szCs w:val="18"/>
              </w:rPr>
              <w:t>(49)</w:t>
            </w:r>
            <w:r w:rsidRPr="007C65B9">
              <w:rPr>
                <w:sz w:val="18"/>
                <w:szCs w:val="18"/>
              </w:rPr>
              <w:fldChar w:fldCharType="end"/>
            </w:r>
          </w:p>
        </w:tc>
      </w:tr>
      <w:tr w:rsidR="00C55AE7" w:rsidRPr="007C65B9" w14:paraId="38BEF53C" w14:textId="77777777" w:rsidTr="00A87705">
        <w:tc>
          <w:tcPr>
            <w:tcW w:w="4531" w:type="dxa"/>
            <w:tcBorders>
              <w:right w:val="single" w:sz="4" w:space="0" w:color="auto"/>
            </w:tcBorders>
          </w:tcPr>
          <w:p w14:paraId="2734E4D6" w14:textId="77777777" w:rsidR="00C55AE7" w:rsidRPr="007C65B9" w:rsidRDefault="00C55AE7" w:rsidP="00A87705">
            <w:pPr>
              <w:rPr>
                <w:sz w:val="18"/>
                <w:szCs w:val="18"/>
                <w:lang w:eastAsia="zh-CN"/>
              </w:rPr>
            </w:pPr>
            <w:r w:rsidRPr="007C65B9">
              <w:rPr>
                <w:sz w:val="18"/>
                <w:szCs w:val="18"/>
                <w:lang w:eastAsia="zh-CN"/>
              </w:rPr>
              <w:t xml:space="preserve">Subcutaneous infusion pumps are </w:t>
            </w:r>
            <w:del w:id="1673" w:author="AML Christensen team" w:date="2024-12-12T09:17:00Z" w16du:dateUtc="2024-12-12T08:17:00Z">
              <w:r w:rsidRPr="007C65B9" w:rsidDel="00A77991">
                <w:rPr>
                  <w:sz w:val="18"/>
                  <w:szCs w:val="18"/>
                  <w:lang w:eastAsia="zh-CN"/>
                </w:rPr>
                <w:delText xml:space="preserve">more </w:delText>
              </w:r>
            </w:del>
            <w:r w:rsidRPr="007C65B9">
              <w:rPr>
                <w:sz w:val="18"/>
                <w:szCs w:val="18"/>
                <w:lang w:eastAsia="zh-CN"/>
              </w:rPr>
              <w:t>suitable for long-term glucose control</w:t>
            </w:r>
            <w:ins w:id="1674" w:author="AML Christensen team" w:date="2024-12-12T09:17:00Z" w16du:dateUtc="2024-12-12T08:17:00Z">
              <w:r>
                <w:rPr>
                  <w:sz w:val="18"/>
                  <w:szCs w:val="18"/>
                  <w:lang w:eastAsia="zh-CN"/>
                </w:rPr>
                <w:t xml:space="preserve"> in CHI patients, unlike the </w:t>
              </w:r>
            </w:ins>
            <w:del w:id="1675" w:author="AML Christensen team" w:date="2024-12-12T09:17:00Z" w16du:dateUtc="2024-12-12T08:17:00Z">
              <w:r w:rsidRPr="007C65B9" w:rsidDel="00A77991">
                <w:rPr>
                  <w:sz w:val="18"/>
                  <w:szCs w:val="18"/>
                  <w:lang w:eastAsia="zh-CN"/>
                </w:rPr>
                <w:delText xml:space="preserve"> compared to an a</w:delText>
              </w:r>
            </w:del>
            <w:ins w:id="1676" w:author="AML Christensen team" w:date="2024-12-12T09:17:00Z" w16du:dateUtc="2024-12-12T08:17:00Z">
              <w:r>
                <w:rPr>
                  <w:sz w:val="18"/>
                  <w:szCs w:val="18"/>
                  <w:lang w:eastAsia="zh-CN"/>
                </w:rPr>
                <w:t>a</w:t>
              </w:r>
            </w:ins>
            <w:r w:rsidRPr="007C65B9">
              <w:rPr>
                <w:sz w:val="18"/>
                <w:szCs w:val="18"/>
                <w:lang w:eastAsia="zh-CN"/>
              </w:rPr>
              <w:t>utoinjector</w:t>
            </w:r>
            <w:ins w:id="1677" w:author="AML Christensen team" w:date="2024-12-12T09:17:00Z" w16du:dateUtc="2024-12-12T08:17:00Z">
              <w:r>
                <w:rPr>
                  <w:sz w:val="18"/>
                  <w:szCs w:val="18"/>
                  <w:lang w:eastAsia="zh-CN"/>
                </w:rPr>
                <w:t>,</w:t>
              </w:r>
            </w:ins>
            <w:ins w:id="1678" w:author="AML Christensen team" w:date="2024-12-04T13:58:00Z" w16du:dateUtc="2024-12-04T12:58:00Z">
              <w:r w:rsidRPr="007C65B9">
                <w:rPr>
                  <w:sz w:val="18"/>
                  <w:szCs w:val="18"/>
                  <w:lang w:eastAsia="zh-CN"/>
                </w:rPr>
                <w:t xml:space="preserve"> </w:t>
              </w:r>
            </w:ins>
            <w:ins w:id="1679" w:author="AML Christensen team" w:date="2024-12-12T09:18:00Z" w16du:dateUtc="2024-12-12T08:18:00Z">
              <w:r>
                <w:rPr>
                  <w:sz w:val="18"/>
                  <w:szCs w:val="18"/>
                  <w:lang w:eastAsia="zh-CN"/>
                </w:rPr>
                <w:t>and</w:t>
              </w:r>
            </w:ins>
            <w:ins w:id="1680" w:author="AML Christensen team" w:date="2024-12-04T13:58:00Z" w16du:dateUtc="2024-12-04T12:58:00Z">
              <w:r w:rsidRPr="007C65B9">
                <w:rPr>
                  <w:sz w:val="18"/>
                  <w:szCs w:val="18"/>
                </w:rPr>
                <w:t xml:space="preserve"> reduce</w:t>
              </w:r>
            </w:ins>
            <w:ins w:id="1681" w:author="AML Christensen team" w:date="2024-12-12T09:18:00Z" w16du:dateUtc="2024-12-12T08:18:00Z">
              <w:r>
                <w:rPr>
                  <w:sz w:val="18"/>
                  <w:szCs w:val="18"/>
                </w:rPr>
                <w:t xml:space="preserve"> the</w:t>
              </w:r>
            </w:ins>
            <w:ins w:id="1682" w:author="AML Christensen team" w:date="2024-12-04T13:58:00Z" w16du:dateUtc="2024-12-04T12:58:00Z">
              <w:r w:rsidRPr="007C65B9">
                <w:rPr>
                  <w:sz w:val="18"/>
                  <w:szCs w:val="18"/>
                </w:rPr>
                <w:t xml:space="preserve"> need for constant manual injections</w:t>
              </w:r>
              <w:r w:rsidRPr="007C65B9">
                <w:rPr>
                  <w:sz w:val="18"/>
                  <w:szCs w:val="18"/>
                  <w:lang w:eastAsia="zh-CN"/>
                </w:rPr>
                <w:t xml:space="preserve"> </w:t>
              </w:r>
            </w:ins>
            <w:del w:id="1683" w:author="AML Christensen team" w:date="2024-12-12T09:18:00Z" w16du:dateUtc="2024-12-12T08:18:00Z">
              <w:r w:rsidRPr="007C65B9" w:rsidDel="00A77991">
                <w:rPr>
                  <w:sz w:val="18"/>
                  <w:szCs w:val="18"/>
                  <w:lang w:eastAsia="zh-CN"/>
                </w:rPr>
                <w:delText xml:space="preserve"> </w:delText>
              </w:r>
            </w:del>
            <w:r w:rsidRPr="007C65B9">
              <w:rPr>
                <w:sz w:val="18"/>
                <w:szCs w:val="18"/>
              </w:rPr>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rPr>
                <w:sz w:val="18"/>
                <w:szCs w:val="18"/>
              </w:rPr>
              <w:instrText xml:space="preserve"> ADDIN EN.CITE </w:instrText>
            </w:r>
            <w:r w:rsidRPr="007C65B9">
              <w:rPr>
                <w:sz w:val="18"/>
                <w:szCs w:val="18"/>
              </w:rPr>
              <w:fldChar w:fldCharType="begin">
                <w:fldData xml:space="preserve">PEVuZE5vdGU+PENpdGU+PEF1dGhvcj5aaGFuZzwvQXV0aG9yPjxZZWFyPjIwMjA8L1llYXI+PFJl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</w:fldData>
              </w:fldChar>
            </w:r>
            <w:r w:rsidRPr="007C65B9">
              <w:rPr>
                <w:sz w:val="18"/>
                <w:szCs w:val="18"/>
              </w:rPr>
              <w:instrText xml:space="preserve"> ADDIN EN.CITE.DATA </w:instrText>
            </w:r>
            <w:r w:rsidRPr="007C65B9">
              <w:rPr>
                <w:sz w:val="18"/>
                <w:szCs w:val="18"/>
              </w:rPr>
            </w:r>
            <w:r w:rsidRPr="007C65B9">
              <w:rPr>
                <w:sz w:val="18"/>
                <w:szCs w:val="18"/>
              </w:rPr>
              <w:fldChar w:fldCharType="end"/>
            </w:r>
            <w:r w:rsidRPr="007C65B9">
              <w:rPr>
                <w:sz w:val="18"/>
                <w:szCs w:val="18"/>
              </w:rPr>
            </w:r>
            <w:r w:rsidRPr="007C65B9">
              <w:rPr>
                <w:sz w:val="18"/>
                <w:szCs w:val="18"/>
              </w:rPr>
              <w:fldChar w:fldCharType="separate"/>
            </w:r>
            <w:r w:rsidRPr="007C65B9">
              <w:rPr>
                <w:noProof/>
                <w:sz w:val="18"/>
                <w:szCs w:val="18"/>
              </w:rPr>
              <w:t>(46)</w:t>
            </w:r>
            <w:r w:rsidRPr="007C65B9">
              <w:rPr>
                <w:sz w:val="18"/>
                <w:szCs w:val="18"/>
              </w:rPr>
              <w:fldChar w:fldCharType="end"/>
            </w:r>
          </w:p>
        </w:tc>
        <w:tc>
          <w:tcPr>
            <w:tcW w:w="284" w:type="dxa"/>
            <w:tcBorders>
              <w:top w:val="nil"/>
              <w:left w:val="single" w:sz="4" w:space="0" w:color="auto"/>
              <w:bottom w:val="nil"/>
              <w:right w:val="single" w:sz="4" w:space="0" w:color="auto"/>
            </w:tcBorders>
            <w:shd w:val="clear" w:color="auto" w:fill="BFBFBF" w:themeFill="background1" w:themeFillShade="BF"/>
          </w:tcPr>
          <w:p w14:paraId="333BB7CA" w14:textId="77777777" w:rsidR="00C55AE7" w:rsidRPr="007C65B9" w:rsidRDefault="00C55AE7" w:rsidP="00A87705">
            <w:pPr>
              <w:rPr>
                <w:sz w:val="18"/>
                <w:szCs w:val="18"/>
                <w:lang w:eastAsia="zh-CN"/>
              </w:rPr>
            </w:pPr>
          </w:p>
        </w:tc>
        <w:tc>
          <w:tcPr>
            <w:tcW w:w="4535" w:type="dxa"/>
            <w:tcBorders>
              <w:left w:val="single" w:sz="4" w:space="0" w:color="auto"/>
            </w:tcBorders>
          </w:tcPr>
          <w:p w14:paraId="15069641" w14:textId="77777777" w:rsidR="00C55AE7" w:rsidRPr="007C65B9" w:rsidRDefault="00C55AE7" w:rsidP="00A87705">
            <w:pPr>
              <w:rPr>
                <w:sz w:val="18"/>
                <w:szCs w:val="18"/>
                <w:lang w:eastAsia="zh-CN"/>
              </w:rPr>
            </w:pPr>
            <w:commentRangeStart w:id="1684"/>
            <w:commentRangeStart w:id="1685"/>
            <w:r w:rsidRPr="007C65B9">
              <w:rPr>
                <w:sz w:val="18"/>
                <w:szCs w:val="18"/>
                <w:lang w:eastAsia="zh-CN"/>
              </w:rPr>
              <w:t>Connectivity issues</w:t>
            </w:r>
            <w:r w:rsidRPr="007C65B9">
              <w:t xml:space="preserve"> </w:t>
            </w:r>
            <w:r w:rsidRPr="007C65B9">
              <w:rPr>
                <w:sz w:val="18"/>
                <w:szCs w:val="18"/>
                <w:lang w:eastAsia="zh-CN"/>
              </w:rPr>
              <w:t xml:space="preserve">between the pump and its controller may affect delivery </w:t>
            </w:r>
            <w:r w:rsidRPr="007C65B9">
              <w:rPr>
                <w:sz w:val="18"/>
                <w:szCs w:val="18"/>
              </w:rPr>
              <w:fldChar w:fldCharType="begin"/>
            </w:r>
            <w:r w:rsidRPr="007C65B9">
              <w:rPr>
                <w:sz w:val="18"/>
                <w:szCs w:val="18"/>
              </w:rPr>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rPr>
                <w:sz w:val="18"/>
                <w:szCs w:val="18"/>
              </w:rPr>
              <w:fldChar w:fldCharType="separate"/>
            </w:r>
            <w:r w:rsidRPr="007C65B9">
              <w:rPr>
                <w:noProof/>
                <w:sz w:val="18"/>
                <w:szCs w:val="18"/>
              </w:rPr>
              <w:t>(49)</w:t>
            </w:r>
            <w:r w:rsidRPr="007C65B9">
              <w:rPr>
                <w:sz w:val="18"/>
                <w:szCs w:val="18"/>
              </w:rPr>
              <w:fldChar w:fldCharType="end"/>
            </w:r>
            <w:commentRangeEnd w:id="1684"/>
            <w:r w:rsidRPr="007C65B9">
              <w:rPr>
                <w:rStyle w:val="CommentReference"/>
                <w:kern w:val="2"/>
                <w14:ligatures w14:val="standardContextual"/>
              </w:rPr>
              <w:commentReference w:id="1684"/>
            </w:r>
            <w:commentRangeEnd w:id="1685"/>
            <w:r>
              <w:rPr>
                <w:rStyle w:val="CommentReference"/>
              </w:rPr>
              <w:commentReference w:id="1685"/>
            </w:r>
          </w:p>
        </w:tc>
      </w:tr>
      <w:tr w:rsidR="00C55AE7" w:rsidRPr="007C65B9" w14:paraId="7C4CBDBB" w14:textId="77777777" w:rsidTr="00A87705">
        <w:tc>
          <w:tcPr>
            <w:tcW w:w="4531" w:type="dxa"/>
            <w:tcBorders>
              <w:right w:val="single" w:sz="4" w:space="0" w:color="auto"/>
            </w:tcBorders>
          </w:tcPr>
          <w:p w14:paraId="10D2CC6D" w14:textId="77777777" w:rsidR="00C55AE7" w:rsidRPr="007C65B9" w:rsidRDefault="00C55AE7" w:rsidP="00A87705">
            <w:pPr>
              <w:rPr>
                <w:sz w:val="18"/>
                <w:szCs w:val="18"/>
                <w:lang w:eastAsia="zh-CN"/>
              </w:rPr>
            </w:pPr>
            <w:r w:rsidRPr="007C65B9">
              <w:rPr>
                <w:sz w:val="18"/>
                <w:szCs w:val="18"/>
              </w:rPr>
              <w:t xml:space="preserve">The dosing with an infusion pump is 20 times finer than with a pen (≤0.025 U vs 0.5 U) </w:t>
            </w:r>
            <w:r w:rsidRPr="007C65B9">
              <w:rPr>
                <w:sz w:val="18"/>
                <w:szCs w:val="18"/>
              </w:rPr>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rPr>
                <w:sz w:val="18"/>
                <w:szCs w:val="18"/>
              </w:rPr>
              <w:instrText xml:space="preserve"> ADDIN EN.CITE </w:instrText>
            </w:r>
            <w:r w:rsidRPr="007C65B9">
              <w:rPr>
                <w:sz w:val="18"/>
                <w:szCs w:val="18"/>
              </w:rPr>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rPr>
                <w:sz w:val="18"/>
                <w:szCs w:val="18"/>
              </w:rPr>
              <w:instrText xml:space="preserve"> ADDIN EN.CITE.DATA </w:instrText>
            </w:r>
            <w:r w:rsidRPr="007C65B9">
              <w:rPr>
                <w:sz w:val="18"/>
                <w:szCs w:val="18"/>
              </w:rPr>
            </w:r>
            <w:r w:rsidRPr="007C65B9">
              <w:rPr>
                <w:sz w:val="18"/>
                <w:szCs w:val="18"/>
              </w:rPr>
              <w:fldChar w:fldCharType="end"/>
            </w:r>
            <w:r w:rsidRPr="007C65B9">
              <w:rPr>
                <w:sz w:val="18"/>
                <w:szCs w:val="18"/>
              </w:rPr>
            </w:r>
            <w:r w:rsidRPr="007C65B9">
              <w:rPr>
                <w:sz w:val="18"/>
                <w:szCs w:val="18"/>
              </w:rPr>
              <w:fldChar w:fldCharType="separate"/>
            </w:r>
            <w:r w:rsidRPr="007C65B9">
              <w:rPr>
                <w:noProof/>
                <w:sz w:val="18"/>
                <w:szCs w:val="18"/>
              </w:rPr>
              <w:t>(56)</w:t>
            </w:r>
            <w:r w:rsidRPr="007C65B9">
              <w:rPr>
                <w:sz w:val="18"/>
                <w:szCs w:val="18"/>
              </w:rPr>
              <w:fldChar w:fldCharType="end"/>
            </w:r>
            <w:r w:rsidRPr="007C65B9">
              <w:t>.</w:t>
            </w:r>
          </w:p>
        </w:tc>
        <w:tc>
          <w:tcPr>
            <w:tcW w:w="284" w:type="dxa"/>
            <w:tcBorders>
              <w:top w:val="nil"/>
              <w:left w:val="single" w:sz="4" w:space="0" w:color="auto"/>
              <w:bottom w:val="nil"/>
              <w:right w:val="single" w:sz="4" w:space="0" w:color="auto"/>
            </w:tcBorders>
            <w:shd w:val="clear" w:color="auto" w:fill="BFBFBF" w:themeFill="background1" w:themeFillShade="BF"/>
          </w:tcPr>
          <w:p w14:paraId="01F92BF9" w14:textId="77777777" w:rsidR="00C55AE7" w:rsidRPr="007C65B9" w:rsidRDefault="00C55AE7" w:rsidP="00A87705">
            <w:pPr>
              <w:rPr>
                <w:sz w:val="18"/>
                <w:szCs w:val="18"/>
                <w:lang w:eastAsia="zh-CN"/>
              </w:rPr>
            </w:pPr>
          </w:p>
        </w:tc>
        <w:tc>
          <w:tcPr>
            <w:tcW w:w="4535" w:type="dxa"/>
            <w:tcBorders>
              <w:left w:val="single" w:sz="4" w:space="0" w:color="auto"/>
            </w:tcBorders>
          </w:tcPr>
          <w:p w14:paraId="4F188FAD" w14:textId="77777777" w:rsidR="00C55AE7" w:rsidRPr="007C65B9" w:rsidRDefault="00C55AE7" w:rsidP="00A87705">
            <w:pPr>
              <w:rPr>
                <w:sz w:val="18"/>
                <w:szCs w:val="18"/>
                <w:lang w:eastAsia="zh-CN"/>
              </w:rPr>
            </w:pPr>
            <w:r w:rsidRPr="007C65B9">
              <w:rPr>
                <w:sz w:val="18"/>
                <w:szCs w:val="18"/>
                <w:lang w:eastAsia="zh-CN"/>
              </w:rPr>
              <w:t xml:space="preserve">Human error from operating somewhat complex infusion pumps </w:t>
            </w:r>
            <w:r w:rsidRPr="007C65B9">
              <w:rPr>
                <w:sz w:val="18"/>
                <w:szCs w:val="18"/>
              </w:rPr>
              <w:fldChar w:fldCharType="begin"/>
            </w:r>
            <w:r w:rsidRPr="007C65B9">
              <w:rPr>
                <w:sz w:val="18"/>
                <w:szCs w:val="18"/>
              </w:rPr>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rPr>
                <w:sz w:val="18"/>
                <w:szCs w:val="18"/>
              </w:rPr>
              <w:fldChar w:fldCharType="separate"/>
            </w:r>
            <w:r w:rsidRPr="007C65B9">
              <w:rPr>
                <w:noProof/>
                <w:sz w:val="18"/>
                <w:szCs w:val="18"/>
              </w:rPr>
              <w:t>(49)</w:t>
            </w:r>
            <w:r w:rsidRPr="007C65B9">
              <w:rPr>
                <w:sz w:val="18"/>
                <w:szCs w:val="18"/>
              </w:rPr>
              <w:fldChar w:fldCharType="end"/>
            </w:r>
          </w:p>
        </w:tc>
      </w:tr>
      <w:tr w:rsidR="00C55AE7" w:rsidRPr="007C65B9" w14:paraId="5065BD73" w14:textId="77777777" w:rsidTr="00A87705">
        <w:tc>
          <w:tcPr>
            <w:tcW w:w="4531" w:type="dxa"/>
            <w:tcBorders>
              <w:right w:val="single" w:sz="4" w:space="0" w:color="auto"/>
            </w:tcBorders>
          </w:tcPr>
          <w:p w14:paraId="2717B6A1" w14:textId="77777777" w:rsidR="00C55AE7" w:rsidRPr="007C65B9" w:rsidRDefault="00C55AE7" w:rsidP="00A87705">
            <w:pPr>
              <w:rPr>
                <w:sz w:val="18"/>
                <w:szCs w:val="18"/>
              </w:rPr>
            </w:pPr>
            <w:commentRangeStart w:id="1686"/>
            <w:r w:rsidRPr="007C65B9">
              <w:rPr>
                <w:sz w:val="18"/>
                <w:szCs w:val="18"/>
                <w:lang w:eastAsia="zh-CN"/>
              </w:rPr>
              <w:t xml:space="preserve">The </w:t>
            </w:r>
            <w:r w:rsidRPr="007C65B9">
              <w:rPr>
                <w:sz w:val="18"/>
                <w:szCs w:val="18"/>
              </w:rPr>
              <w:t xml:space="preserve">plasma glucose recovery time for dasiglucagon is comparable to reconstituted glucagon, which makes it effective for hypoglycemia treatment. Dasiglucagon also has a similar safety profile as native glucagon </w:t>
            </w:r>
            <w:r w:rsidRPr="007C65B9">
              <w:rPr>
                <w:sz w:val="18"/>
                <w:szCs w:val="18"/>
              </w:rPr>
              <w:fldChar w:fldCharType="begin"/>
            </w:r>
            <w:r w:rsidRPr="007C65B9">
              <w:rPr>
                <w:sz w:val="18"/>
                <w:szCs w:val="18"/>
              </w:rPr>
              <w:instrText xml:space="preserve"> ADDIN EN.CITE &lt;EndNote&gt;&lt;Cite&gt;&lt;Author&gt;Goodhart&lt;/Author&gt;&lt;Year&gt;2023&lt;/Year&gt;&lt;RecNum&gt;489&lt;/RecNum&gt;&lt;DisplayText&gt;(38)&lt;/DisplayText&gt;&lt;record&gt;&lt;rec-number&gt;489&lt;/rec-number&gt;&lt;foreign-keys&gt;&lt;key app="EN" db-id="vwrrttwz10fd9netdtjv5t0n2rea550ese5e" timestamp="1726042263"&gt;489&lt;/key&gt;&lt;/foreign-keys&gt;&lt;ref-type name="Journal Article"&gt;17&lt;/ref-type&gt;&lt;contributors&gt;&lt;authors&gt;&lt;author&gt;Goodhart, A. L.&lt;/author&gt;&lt;/authors&gt;&lt;/contributors&gt;&lt;auth-address&gt;Clinical Pharmacy and Family Medicine, West Virginia University, Morgantown, WV, USA.&lt;/auth-address&gt;&lt;titles&gt;&lt;title&gt;Dasiglucagon: A Novel Ready-to-Use Treatment for Severe Hypoglycemia&lt;/title&gt;&lt;secondary-title&gt;Ann Pharmacother&lt;/secondary-title&gt;&lt;/titles&gt;&lt;periodical&gt;&lt;full-title&gt;Ann Pharmacother&lt;/full-title&gt;&lt;/periodical&gt;&lt;pages&gt;300-305&lt;/pages&gt;&lt;volume&gt;57&lt;/volume&gt;&lt;number&gt;3&lt;/number&gt;&lt;edition&gt;20220721&lt;/edition&gt;&lt;keywords&gt;&lt;keyword&gt;Adult&lt;/keyword&gt;&lt;keyword&gt;Humans&lt;/keyword&gt;&lt;keyword&gt;*Glucagon/therapeutic use&lt;/keyword&gt;&lt;keyword&gt;Blood Glucose&lt;/keyword&gt;&lt;keyword&gt;*Hypoglycemia/drug therapy&lt;/keyword&gt;&lt;keyword&gt;Emergency Treatment&lt;/keyword&gt;&lt;keyword&gt;dasiglucagon&lt;/keyword&gt;&lt;keyword&gt;diabetes&lt;/keyword&gt;&lt;keyword&gt;drug trials&lt;/keyword&gt;&lt;keyword&gt;glucagon&lt;/keyword&gt;&lt;keyword&gt;hypoglycemia&lt;/keyword&gt;&lt;/keywords&gt;&lt;dates&gt;&lt;year&gt;2023&lt;/year&gt;&lt;pub-dates&gt;&lt;date&gt;Mar&lt;/date&gt;&lt;/pub-dates&gt;&lt;/dates&gt;&lt;isbn&gt;1060-0280&lt;/isbn&gt;&lt;accession-num&gt;35861467&lt;/accession-num&gt;&lt;urls&gt;&lt;/urls&gt;&lt;electronic-resource-num&gt;10.1177/10600280221108425&lt;/electronic-resource-num&gt;&lt;remote-database-provider&gt;NLM&lt;/remote-database-provider&gt;&lt;language&gt;eng&lt;/language&gt;&lt;/record&gt;&lt;/Cite&gt;&lt;/EndNote&gt;</w:instrText>
            </w:r>
            <w:r w:rsidRPr="007C65B9">
              <w:rPr>
                <w:sz w:val="18"/>
                <w:szCs w:val="18"/>
              </w:rPr>
              <w:fldChar w:fldCharType="separate"/>
            </w:r>
            <w:r w:rsidRPr="007C65B9">
              <w:rPr>
                <w:noProof/>
                <w:sz w:val="18"/>
                <w:szCs w:val="18"/>
              </w:rPr>
              <w:t>(38)</w:t>
            </w:r>
            <w:r w:rsidRPr="007C65B9">
              <w:rPr>
                <w:sz w:val="18"/>
                <w:szCs w:val="18"/>
              </w:rPr>
              <w:fldChar w:fldCharType="end"/>
            </w:r>
            <w:commentRangeEnd w:id="1686"/>
            <w:r w:rsidRPr="007C65B9">
              <w:rPr>
                <w:rStyle w:val="CommentReference"/>
                <w:kern w:val="2"/>
                <w14:ligatures w14:val="standardContextual"/>
              </w:rPr>
              <w:commentReference w:id="1686"/>
            </w:r>
          </w:p>
        </w:tc>
        <w:tc>
          <w:tcPr>
            <w:tcW w:w="284" w:type="dxa"/>
            <w:tcBorders>
              <w:top w:val="nil"/>
              <w:left w:val="single" w:sz="4" w:space="0" w:color="auto"/>
              <w:bottom w:val="nil"/>
              <w:right w:val="single" w:sz="4" w:space="0" w:color="auto"/>
            </w:tcBorders>
            <w:shd w:val="clear" w:color="auto" w:fill="BFBFBF" w:themeFill="background1" w:themeFillShade="BF"/>
          </w:tcPr>
          <w:p w14:paraId="53C61687" w14:textId="77777777" w:rsidR="00C55AE7" w:rsidRPr="007C65B9" w:rsidRDefault="00C55AE7" w:rsidP="00A87705">
            <w:pPr>
              <w:rPr>
                <w:sz w:val="18"/>
                <w:szCs w:val="18"/>
                <w:lang w:eastAsia="zh-CN"/>
              </w:rPr>
            </w:pPr>
          </w:p>
        </w:tc>
        <w:tc>
          <w:tcPr>
            <w:tcW w:w="4535" w:type="dxa"/>
            <w:tcBorders>
              <w:left w:val="single" w:sz="4" w:space="0" w:color="auto"/>
            </w:tcBorders>
          </w:tcPr>
          <w:p w14:paraId="715B234A" w14:textId="77777777" w:rsidR="00C55AE7" w:rsidRPr="007C65B9" w:rsidRDefault="00C55AE7" w:rsidP="00A87705">
            <w:pPr>
              <w:rPr>
                <w:sz w:val="18"/>
                <w:szCs w:val="18"/>
                <w:lang w:eastAsia="zh-CN"/>
              </w:rPr>
            </w:pPr>
            <w:r w:rsidRPr="007C65B9">
              <w:rPr>
                <w:sz w:val="18"/>
                <w:szCs w:val="18"/>
                <w:lang w:eastAsia="zh-CN"/>
              </w:rPr>
              <w:t xml:space="preserve">Environmental challenges like changes in altitude or temperature may interfere with the pump’s function </w:t>
            </w:r>
            <w:r w:rsidRPr="007C65B9">
              <w:rPr>
                <w:sz w:val="18"/>
                <w:szCs w:val="18"/>
              </w:rPr>
              <w:fldChar w:fldCharType="begin"/>
            </w:r>
            <w:r w:rsidRPr="007C65B9">
              <w:rPr>
                <w:sz w:val="18"/>
                <w:szCs w:val="18"/>
              </w:rPr>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rPr>
                <w:sz w:val="18"/>
                <w:szCs w:val="18"/>
              </w:rPr>
              <w:fldChar w:fldCharType="separate"/>
            </w:r>
            <w:r w:rsidRPr="007C65B9">
              <w:rPr>
                <w:noProof/>
                <w:sz w:val="18"/>
                <w:szCs w:val="18"/>
              </w:rPr>
              <w:t>(49)</w:t>
            </w:r>
            <w:r w:rsidRPr="007C65B9">
              <w:rPr>
                <w:sz w:val="18"/>
                <w:szCs w:val="18"/>
              </w:rPr>
              <w:fldChar w:fldCharType="end"/>
            </w:r>
          </w:p>
        </w:tc>
      </w:tr>
      <w:tr w:rsidR="00C55AE7" w:rsidRPr="007C65B9" w14:paraId="5AEDF4F1" w14:textId="77777777" w:rsidTr="00A87705">
        <w:tc>
          <w:tcPr>
            <w:tcW w:w="4531" w:type="dxa"/>
            <w:vMerge w:val="restart"/>
            <w:tcBorders>
              <w:right w:val="single" w:sz="4" w:space="0" w:color="auto"/>
            </w:tcBorders>
          </w:tcPr>
          <w:p w14:paraId="6A21D072" w14:textId="77777777" w:rsidR="00C55AE7" w:rsidRPr="007C65B9" w:rsidRDefault="00C55AE7" w:rsidP="00A87705">
            <w:pPr>
              <w:rPr>
                <w:sz w:val="18"/>
                <w:szCs w:val="18"/>
                <w:lang w:eastAsia="zh-CN"/>
              </w:rPr>
            </w:pPr>
            <w:r w:rsidRPr="007C65B9">
              <w:rPr>
                <w:sz w:val="18"/>
                <w:szCs w:val="18"/>
                <w:lang w:eastAsia="zh-CN"/>
              </w:rPr>
              <w:t xml:space="preserve">Unlike </w:t>
            </w:r>
            <w:commentRangeStart w:id="1687"/>
            <w:r w:rsidRPr="007C65B9">
              <w:rPr>
                <w:sz w:val="18"/>
                <w:szCs w:val="18"/>
                <w:lang w:eastAsia="zh-CN"/>
              </w:rPr>
              <w:t>native glucagon</w:t>
            </w:r>
            <w:commentRangeEnd w:id="1687"/>
            <w:r w:rsidRPr="007C65B9">
              <w:rPr>
                <w:rStyle w:val="CommentReference"/>
                <w:kern w:val="2"/>
                <w14:ligatures w14:val="standardContextual"/>
              </w:rPr>
              <w:commentReference w:id="1687"/>
            </w:r>
            <w:r w:rsidRPr="007C65B9">
              <w:rPr>
                <w:sz w:val="18"/>
                <w:szCs w:val="18"/>
                <w:lang w:eastAsia="zh-CN"/>
              </w:rPr>
              <w:t xml:space="preserve">, </w:t>
            </w:r>
            <w:ins w:id="1688" w:author="AML Christensen team" w:date="2024-12-11T10:29:00Z" w16du:dateUtc="2024-12-11T09:29:00Z">
              <w:r w:rsidRPr="007C65B9">
                <w:rPr>
                  <w:sz w:val="18"/>
                  <w:szCs w:val="18"/>
                  <w:lang w:eastAsia="zh-CN"/>
                </w:rPr>
                <w:t xml:space="preserve">preserved </w:t>
              </w:r>
            </w:ins>
            <w:r w:rsidRPr="007C65B9">
              <w:rPr>
                <w:sz w:val="18"/>
                <w:szCs w:val="18"/>
                <w:lang w:eastAsia="zh-CN"/>
              </w:rPr>
              <w:t>dasiglucagon has demonstrated long-term stability</w:t>
            </w:r>
            <w:ins w:id="1689" w:author="AML Christensen team" w:date="2024-12-11T10:28:00Z" w16du:dateUtc="2024-12-11T09:28:00Z">
              <w:r w:rsidRPr="007C65B9">
                <w:rPr>
                  <w:sz w:val="18"/>
                  <w:szCs w:val="18"/>
                  <w:lang w:eastAsia="zh-CN"/>
                </w:rPr>
                <w:t xml:space="preserve"> and avail</w:t>
              </w:r>
            </w:ins>
            <w:ins w:id="1690" w:author="AML Christensen team" w:date="2024-12-11T10:29:00Z" w16du:dateUtc="2024-12-11T09:29:00Z">
              <w:r w:rsidRPr="007C65B9">
                <w:rPr>
                  <w:sz w:val="18"/>
                  <w:szCs w:val="18"/>
                  <w:lang w:eastAsia="zh-CN"/>
                </w:rPr>
                <w:t>ability</w:t>
              </w:r>
            </w:ins>
            <w:r w:rsidRPr="007C65B9">
              <w:rPr>
                <w:sz w:val="18"/>
                <w:szCs w:val="18"/>
                <w:lang w:eastAsia="zh-CN"/>
              </w:rPr>
              <w:t xml:space="preserve"> in high-temperature and high-motion environments, which makes it suitable for use in pump devices </w:t>
            </w:r>
            <w:r w:rsidRPr="007C65B9">
              <w:rPr>
                <w:sz w:val="18"/>
                <w:szCs w:val="18"/>
              </w:rPr>
              <w:fldChar w:fldCharType="begin">
                <w:fldData xml:space="preserve">PEVuZE5vdGU+PENpdGU+PEF1dGhvcj5MYSBTYWxhPC9BdXRob3I+PFllYXI+MjAyMTwvWWVhcj48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</w:fldData>
              </w:fldChar>
            </w:r>
            <w:r w:rsidRPr="007C65B9">
              <w:rPr>
                <w:sz w:val="18"/>
                <w:szCs w:val="18"/>
              </w:rPr>
              <w:instrText xml:space="preserve"> ADDIN EN.CITE </w:instrText>
            </w:r>
            <w:r w:rsidRPr="007C65B9">
              <w:rPr>
                <w:sz w:val="18"/>
                <w:szCs w:val="18"/>
              </w:rPr>
              <w:fldChar w:fldCharType="begin">
                <w:fldData xml:space="preserve">PEVuZE5vdGU+PENpdGU+PEF1dGhvcj5MYSBTYWxhPC9BdXRob3I+PFllYXI+MjAyMTwvWWVhcj48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</w:fldData>
              </w:fldChar>
            </w:r>
            <w:r w:rsidRPr="007C65B9">
              <w:rPr>
                <w:sz w:val="18"/>
                <w:szCs w:val="18"/>
              </w:rPr>
              <w:instrText xml:space="preserve"> ADDIN EN.CITE.DATA </w:instrText>
            </w:r>
            <w:r w:rsidRPr="007C65B9">
              <w:rPr>
                <w:sz w:val="18"/>
                <w:szCs w:val="18"/>
              </w:rPr>
            </w:r>
            <w:r w:rsidRPr="007C65B9">
              <w:rPr>
                <w:sz w:val="18"/>
                <w:szCs w:val="18"/>
              </w:rPr>
              <w:fldChar w:fldCharType="end"/>
            </w:r>
            <w:r w:rsidRPr="007C65B9">
              <w:rPr>
                <w:sz w:val="18"/>
                <w:szCs w:val="18"/>
              </w:rPr>
            </w:r>
            <w:r w:rsidRPr="007C65B9">
              <w:rPr>
                <w:sz w:val="18"/>
                <w:szCs w:val="18"/>
              </w:rPr>
              <w:fldChar w:fldCharType="separate"/>
            </w:r>
            <w:r w:rsidRPr="007C65B9">
              <w:rPr>
                <w:noProof/>
                <w:sz w:val="18"/>
                <w:szCs w:val="18"/>
              </w:rPr>
              <w:t>(34, 35)</w:t>
            </w:r>
            <w:r w:rsidRPr="007C65B9">
              <w:rPr>
                <w:sz w:val="18"/>
                <w:szCs w:val="18"/>
              </w:rPr>
              <w:fldChar w:fldCharType="end"/>
            </w:r>
            <w:ins w:id="1691" w:author="Mette Clausen" w:date="2024-11-12T10:42:00Z" w16du:dateUtc="2024-11-12T09:42:00Z">
              <w:r w:rsidRPr="007C65B9">
                <w:rPr>
                  <w:sz w:val="18"/>
                  <w:szCs w:val="18"/>
                </w:rPr>
                <w:t>. Furthermore, the dasigluc</w:t>
              </w:r>
            </w:ins>
            <w:ins w:id="1692" w:author="Mette Clausen" w:date="2024-11-12T10:43:00Z" w16du:dateUtc="2024-11-12T09:43:00Z">
              <w:r w:rsidRPr="007C65B9">
                <w:rPr>
                  <w:sz w:val="18"/>
                  <w:szCs w:val="18"/>
                </w:rPr>
                <w:t>agon formulation for CHI is tailor made for continuous infusion</w:t>
              </w:r>
            </w:ins>
            <w:ins w:id="1693" w:author="Mette Clausen" w:date="2024-11-12T10:44:00Z" w16du:dateUtc="2024-11-12T09:44:00Z">
              <w:r w:rsidRPr="007C65B9">
                <w:rPr>
                  <w:sz w:val="18"/>
                  <w:szCs w:val="18"/>
                </w:rPr>
                <w:t xml:space="preserve"> e.g. includes microbial preservative.</w:t>
              </w:r>
            </w:ins>
          </w:p>
        </w:tc>
        <w:tc>
          <w:tcPr>
            <w:tcW w:w="284" w:type="dxa"/>
            <w:tcBorders>
              <w:top w:val="nil"/>
              <w:left w:val="single" w:sz="4" w:space="0" w:color="auto"/>
              <w:bottom w:val="nil"/>
              <w:right w:val="single" w:sz="4" w:space="0" w:color="auto"/>
            </w:tcBorders>
            <w:shd w:val="clear" w:color="auto" w:fill="BFBFBF" w:themeFill="background1" w:themeFillShade="BF"/>
          </w:tcPr>
          <w:p w14:paraId="2E46A64B" w14:textId="77777777" w:rsidR="00C55AE7" w:rsidRPr="007C65B9" w:rsidRDefault="00C55AE7" w:rsidP="00A87705">
            <w:pPr>
              <w:rPr>
                <w:sz w:val="18"/>
                <w:szCs w:val="18"/>
                <w:lang w:eastAsia="zh-CN"/>
              </w:rPr>
            </w:pPr>
          </w:p>
        </w:tc>
        <w:tc>
          <w:tcPr>
            <w:tcW w:w="4535" w:type="dxa"/>
            <w:tcBorders>
              <w:left w:val="single" w:sz="4" w:space="0" w:color="auto"/>
            </w:tcBorders>
          </w:tcPr>
          <w:p w14:paraId="67664EE7" w14:textId="77777777" w:rsidR="00C55AE7" w:rsidRPr="007C65B9" w:rsidRDefault="00C55AE7" w:rsidP="00A87705">
            <w:pPr>
              <w:rPr>
                <w:sz w:val="18"/>
                <w:szCs w:val="18"/>
                <w:lang w:eastAsia="zh-CN"/>
              </w:rPr>
            </w:pPr>
            <w:r w:rsidRPr="007C65B9">
              <w:rPr>
                <w:sz w:val="18"/>
                <w:szCs w:val="18"/>
                <w:lang w:eastAsia="zh-CN"/>
              </w:rPr>
              <w:t xml:space="preserve">Maintenance issues may occur e.g., while changing the infusion set, battery or cartridge or while recalibrating sensors. Such maintenance issues may interfere with the consistent delivery of medication </w:t>
            </w:r>
            <w:r w:rsidRPr="007C65B9">
              <w:rPr>
                <w:sz w:val="18"/>
                <w:szCs w:val="18"/>
              </w:rPr>
              <w:fldChar w:fldCharType="begin"/>
            </w:r>
            <w:r w:rsidRPr="007C65B9">
              <w:rPr>
                <w:sz w:val="18"/>
                <w:szCs w:val="18"/>
              </w:rPr>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rPr>
                <w:sz w:val="18"/>
                <w:szCs w:val="18"/>
              </w:rPr>
              <w:fldChar w:fldCharType="separate"/>
            </w:r>
            <w:r w:rsidRPr="007C65B9">
              <w:rPr>
                <w:noProof/>
                <w:sz w:val="18"/>
                <w:szCs w:val="18"/>
              </w:rPr>
              <w:t>(49)</w:t>
            </w:r>
            <w:r w:rsidRPr="007C65B9">
              <w:rPr>
                <w:sz w:val="18"/>
                <w:szCs w:val="18"/>
              </w:rPr>
              <w:fldChar w:fldCharType="end"/>
            </w:r>
          </w:p>
        </w:tc>
      </w:tr>
      <w:tr w:rsidR="00C55AE7" w:rsidRPr="007C65B9" w14:paraId="5E1A5610" w14:textId="77777777" w:rsidTr="00A87705">
        <w:tc>
          <w:tcPr>
            <w:tcW w:w="4531" w:type="dxa"/>
            <w:vMerge/>
            <w:tcBorders>
              <w:right w:val="single" w:sz="4" w:space="0" w:color="auto"/>
            </w:tcBorders>
          </w:tcPr>
          <w:p w14:paraId="75DAB982" w14:textId="77777777" w:rsidR="00C55AE7" w:rsidRPr="007C65B9" w:rsidRDefault="00C55AE7" w:rsidP="00A87705">
            <w:pPr>
              <w:rPr>
                <w:sz w:val="18"/>
                <w:szCs w:val="18"/>
                <w:lang w:eastAsia="zh-CN"/>
              </w:rPr>
            </w:pPr>
          </w:p>
        </w:tc>
        <w:tc>
          <w:tcPr>
            <w:tcW w:w="284" w:type="dxa"/>
            <w:tcBorders>
              <w:top w:val="nil"/>
              <w:left w:val="single" w:sz="4" w:space="0" w:color="auto"/>
              <w:bottom w:val="nil"/>
              <w:right w:val="single" w:sz="4" w:space="0" w:color="auto"/>
            </w:tcBorders>
            <w:shd w:val="clear" w:color="auto" w:fill="BFBFBF" w:themeFill="background1" w:themeFillShade="BF"/>
          </w:tcPr>
          <w:p w14:paraId="630BA902" w14:textId="77777777" w:rsidR="00C55AE7" w:rsidRPr="007C65B9" w:rsidRDefault="00C55AE7" w:rsidP="00A87705">
            <w:pPr>
              <w:rPr>
                <w:sz w:val="18"/>
                <w:szCs w:val="18"/>
                <w:lang w:eastAsia="zh-CN"/>
              </w:rPr>
            </w:pPr>
          </w:p>
        </w:tc>
        <w:tc>
          <w:tcPr>
            <w:tcW w:w="4535" w:type="dxa"/>
            <w:tcBorders>
              <w:left w:val="single" w:sz="4" w:space="0" w:color="auto"/>
            </w:tcBorders>
          </w:tcPr>
          <w:p w14:paraId="515FAA6F" w14:textId="77777777" w:rsidR="00C55AE7" w:rsidRPr="007C65B9" w:rsidRDefault="00C55AE7" w:rsidP="00A87705">
            <w:pPr>
              <w:rPr>
                <w:sz w:val="18"/>
                <w:szCs w:val="18"/>
                <w:lang w:eastAsia="zh-CN"/>
              </w:rPr>
            </w:pPr>
            <w:r w:rsidRPr="007C65B9">
              <w:rPr>
                <w:sz w:val="18"/>
                <w:szCs w:val="18"/>
              </w:rPr>
              <w:t xml:space="preserve">Frequent unimportant alerts can lead to alarm fatigue causing patients or caregivers to ignore important notifications </w:t>
            </w:r>
            <w:r w:rsidRPr="007C65B9">
              <w:rPr>
                <w:sz w:val="18"/>
                <w:szCs w:val="18"/>
              </w:rPr>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rPr>
                <w:sz w:val="18"/>
                <w:szCs w:val="18"/>
              </w:rPr>
              <w:instrText xml:space="preserve"> ADDIN EN.CITE </w:instrText>
            </w:r>
            <w:r w:rsidRPr="007C65B9">
              <w:rPr>
                <w:sz w:val="18"/>
                <w:szCs w:val="18"/>
              </w:rPr>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rPr>
                <w:sz w:val="18"/>
                <w:szCs w:val="18"/>
              </w:rPr>
              <w:instrText xml:space="preserve"> ADDIN EN.CITE.DATA </w:instrText>
            </w:r>
            <w:r w:rsidRPr="007C65B9">
              <w:rPr>
                <w:sz w:val="18"/>
                <w:szCs w:val="18"/>
              </w:rPr>
            </w:r>
            <w:r w:rsidRPr="007C65B9">
              <w:rPr>
                <w:sz w:val="18"/>
                <w:szCs w:val="18"/>
              </w:rPr>
              <w:fldChar w:fldCharType="end"/>
            </w:r>
            <w:r w:rsidRPr="007C65B9">
              <w:rPr>
                <w:sz w:val="18"/>
                <w:szCs w:val="18"/>
              </w:rPr>
            </w:r>
            <w:r w:rsidRPr="007C65B9">
              <w:rPr>
                <w:sz w:val="18"/>
                <w:szCs w:val="18"/>
              </w:rPr>
              <w:fldChar w:fldCharType="separate"/>
            </w:r>
            <w:r w:rsidRPr="007C65B9">
              <w:rPr>
                <w:noProof/>
                <w:sz w:val="18"/>
                <w:szCs w:val="18"/>
              </w:rPr>
              <w:t>(56)</w:t>
            </w:r>
            <w:r w:rsidRPr="007C65B9">
              <w:rPr>
                <w:sz w:val="18"/>
                <w:szCs w:val="18"/>
              </w:rPr>
              <w:fldChar w:fldCharType="end"/>
            </w:r>
          </w:p>
        </w:tc>
      </w:tr>
      <w:tr w:rsidR="00C55AE7" w:rsidRPr="007C65B9" w14:paraId="0F7053B3" w14:textId="77777777" w:rsidTr="00A87705">
        <w:tc>
          <w:tcPr>
            <w:tcW w:w="4531" w:type="dxa"/>
            <w:tcBorders>
              <w:right w:val="single" w:sz="4" w:space="0" w:color="auto"/>
            </w:tcBorders>
          </w:tcPr>
          <w:p w14:paraId="336499AD" w14:textId="77777777" w:rsidR="00C55AE7" w:rsidRPr="007C65B9" w:rsidRDefault="00C55AE7" w:rsidP="00A87705">
            <w:pPr>
              <w:rPr>
                <w:sz w:val="18"/>
                <w:szCs w:val="18"/>
                <w:lang w:eastAsia="zh-CN"/>
              </w:rPr>
            </w:pPr>
          </w:p>
        </w:tc>
        <w:tc>
          <w:tcPr>
            <w:tcW w:w="284" w:type="dxa"/>
            <w:tcBorders>
              <w:top w:val="nil"/>
              <w:left w:val="single" w:sz="4" w:space="0" w:color="auto"/>
              <w:bottom w:val="nil"/>
              <w:right w:val="single" w:sz="4" w:space="0" w:color="auto"/>
            </w:tcBorders>
            <w:shd w:val="clear" w:color="auto" w:fill="BFBFBF" w:themeFill="background1" w:themeFillShade="BF"/>
          </w:tcPr>
          <w:p w14:paraId="356850F9" w14:textId="77777777" w:rsidR="00C55AE7" w:rsidRPr="007C65B9" w:rsidRDefault="00C55AE7" w:rsidP="00A87705">
            <w:pPr>
              <w:rPr>
                <w:sz w:val="18"/>
                <w:szCs w:val="18"/>
                <w:lang w:eastAsia="zh-CN"/>
              </w:rPr>
            </w:pPr>
          </w:p>
        </w:tc>
        <w:tc>
          <w:tcPr>
            <w:tcW w:w="4535" w:type="dxa"/>
            <w:tcBorders>
              <w:left w:val="single" w:sz="4" w:space="0" w:color="auto"/>
            </w:tcBorders>
          </w:tcPr>
          <w:p w14:paraId="7DF73319" w14:textId="77777777" w:rsidR="00C55AE7" w:rsidRPr="007C65B9" w:rsidRDefault="00C55AE7" w:rsidP="00A87705">
            <w:pPr>
              <w:rPr>
                <w:sz w:val="18"/>
                <w:szCs w:val="18"/>
                <w:lang w:eastAsia="zh-CN"/>
              </w:rPr>
            </w:pPr>
            <w:r w:rsidRPr="007C65B9">
              <w:rPr>
                <w:sz w:val="18"/>
                <w:szCs w:val="18"/>
                <w:lang w:eastAsia="zh-CN"/>
              </w:rPr>
              <w:t xml:space="preserve">Infusion sets (accessory) may cause inflammation, skin irritation, redness, swelling, and infections at the insertion site as well as </w:t>
            </w:r>
            <w:proofErr w:type="spellStart"/>
            <w:r w:rsidRPr="007C65B9">
              <w:rPr>
                <w:sz w:val="18"/>
                <w:szCs w:val="18"/>
                <w:lang w:eastAsia="zh-CN"/>
              </w:rPr>
              <w:t>lipohypertrophy</w:t>
            </w:r>
            <w:proofErr w:type="spellEnd"/>
            <w:r w:rsidRPr="007C65B9">
              <w:rPr>
                <w:sz w:val="18"/>
                <w:szCs w:val="18"/>
                <w:lang w:eastAsia="zh-CN"/>
              </w:rPr>
              <w:t xml:space="preserve"> or scarring </w:t>
            </w:r>
            <w:r w:rsidRPr="007C65B9">
              <w:rPr>
                <w:sz w:val="18"/>
                <w:szCs w:val="18"/>
              </w:rPr>
              <w:fldChar w:fldCharType="begin">
                <w:fldData xml:space="preserve">PEVuZE5vdGU+PENpdGU+PEF1dGhvcj5aaGFuZzwvQXV0aG9yPjxZZWFyPjIwMjA8L1llYXI+PFJl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=
</w:fldData>
              </w:fldChar>
            </w:r>
            <w:r w:rsidRPr="007C65B9">
              <w:rPr>
                <w:sz w:val="18"/>
                <w:szCs w:val="18"/>
              </w:rPr>
              <w:instrText xml:space="preserve"> ADDIN EN.CITE </w:instrText>
            </w:r>
            <w:r w:rsidRPr="007C65B9">
              <w:rPr>
                <w:sz w:val="18"/>
                <w:szCs w:val="18"/>
              </w:rPr>
              <w:fldChar w:fldCharType="begin">
                <w:fldData xml:space="preserve">PEVuZE5vdGU+PENpdGU+PEF1dGhvcj5aaGFuZzwvQXV0aG9yPjxZZWFyPjIwMjA8L1llYXI+PFJl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=
</w:fldData>
              </w:fldChar>
            </w:r>
            <w:r w:rsidRPr="007C65B9">
              <w:rPr>
                <w:sz w:val="18"/>
                <w:szCs w:val="18"/>
              </w:rPr>
              <w:instrText xml:space="preserve"> ADDIN EN.CITE.DATA </w:instrText>
            </w:r>
            <w:r w:rsidRPr="007C65B9">
              <w:rPr>
                <w:sz w:val="18"/>
                <w:szCs w:val="18"/>
              </w:rPr>
            </w:r>
            <w:r w:rsidRPr="007C65B9">
              <w:rPr>
                <w:sz w:val="18"/>
                <w:szCs w:val="18"/>
              </w:rPr>
              <w:fldChar w:fldCharType="end"/>
            </w:r>
            <w:r w:rsidRPr="007C65B9">
              <w:rPr>
                <w:sz w:val="18"/>
                <w:szCs w:val="18"/>
              </w:rPr>
            </w:r>
            <w:r w:rsidRPr="007C65B9">
              <w:rPr>
                <w:sz w:val="18"/>
                <w:szCs w:val="18"/>
              </w:rPr>
              <w:fldChar w:fldCharType="separate"/>
            </w:r>
            <w:r w:rsidRPr="007C65B9">
              <w:rPr>
                <w:noProof/>
                <w:sz w:val="18"/>
                <w:szCs w:val="18"/>
              </w:rPr>
              <w:t>(46, 49)</w:t>
            </w:r>
            <w:r w:rsidRPr="007C65B9">
              <w:rPr>
                <w:sz w:val="18"/>
                <w:szCs w:val="18"/>
              </w:rPr>
              <w:fldChar w:fldCharType="end"/>
            </w:r>
          </w:p>
        </w:tc>
      </w:tr>
      <w:tr w:rsidR="00C55AE7" w:rsidRPr="007C65B9" w14:paraId="55F446C0" w14:textId="77777777" w:rsidTr="00A87705">
        <w:tc>
          <w:tcPr>
            <w:tcW w:w="4531" w:type="dxa"/>
            <w:tcBorders>
              <w:right w:val="single" w:sz="4" w:space="0" w:color="auto"/>
            </w:tcBorders>
          </w:tcPr>
          <w:p w14:paraId="6347B931" w14:textId="77777777" w:rsidR="00C55AE7" w:rsidRPr="007C65B9" w:rsidRDefault="00C55AE7" w:rsidP="00A87705">
            <w:pPr>
              <w:rPr>
                <w:sz w:val="18"/>
                <w:szCs w:val="18"/>
                <w:lang w:eastAsia="zh-CN"/>
              </w:rPr>
            </w:pPr>
          </w:p>
        </w:tc>
        <w:tc>
          <w:tcPr>
            <w:tcW w:w="284" w:type="dxa"/>
            <w:tcBorders>
              <w:top w:val="nil"/>
              <w:left w:val="single" w:sz="4" w:space="0" w:color="auto"/>
              <w:bottom w:val="single" w:sz="4" w:space="0" w:color="auto"/>
              <w:right w:val="single" w:sz="4" w:space="0" w:color="auto"/>
            </w:tcBorders>
            <w:shd w:val="clear" w:color="auto" w:fill="BFBFBF" w:themeFill="background1" w:themeFillShade="BF"/>
          </w:tcPr>
          <w:p w14:paraId="51986B5C" w14:textId="77777777" w:rsidR="00C55AE7" w:rsidRPr="007C65B9" w:rsidRDefault="00C55AE7" w:rsidP="00A87705">
            <w:pPr>
              <w:rPr>
                <w:sz w:val="18"/>
                <w:szCs w:val="18"/>
                <w:lang w:eastAsia="zh-CN"/>
              </w:rPr>
            </w:pPr>
          </w:p>
        </w:tc>
        <w:tc>
          <w:tcPr>
            <w:tcW w:w="4535" w:type="dxa"/>
            <w:tcBorders>
              <w:left w:val="single" w:sz="4" w:space="0" w:color="auto"/>
            </w:tcBorders>
          </w:tcPr>
          <w:p w14:paraId="5F5B8B1A" w14:textId="77777777" w:rsidR="00C55AE7" w:rsidRPr="007C65B9" w:rsidRDefault="00C55AE7" w:rsidP="00A87705">
            <w:pPr>
              <w:rPr>
                <w:sz w:val="18"/>
                <w:szCs w:val="18"/>
                <w:lang w:eastAsia="zh-CN"/>
              </w:rPr>
            </w:pPr>
            <w:r w:rsidRPr="007C65B9">
              <w:rPr>
                <w:sz w:val="18"/>
                <w:szCs w:val="18"/>
                <w:lang w:eastAsia="zh-CN"/>
              </w:rPr>
              <w:t xml:space="preserve">Eczema, allergic reactions or contact dermatitis may be caused by adhesives used to attach the pump to the skin </w:t>
            </w:r>
            <w:r w:rsidRPr="007C65B9">
              <w:rPr>
                <w:sz w:val="18"/>
                <w:szCs w:val="18"/>
                <w:lang w:eastAsia="zh-CN"/>
              </w:rPr>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rPr>
                <w:sz w:val="18"/>
                <w:szCs w:val="18"/>
                <w:lang w:eastAsia="zh-CN"/>
              </w:rPr>
              <w:instrText xml:space="preserve"> ADDIN EN.CITE </w:instrText>
            </w:r>
            <w:r w:rsidRPr="007C65B9">
              <w:rPr>
                <w:sz w:val="18"/>
                <w:szCs w:val="18"/>
                <w:lang w:eastAsia="zh-CN"/>
              </w:rPr>
              <w:fldChar w:fldCharType="begin">
                <w:fldData xml:space="preserve">PEVuZE5vdGU+PENpdGU+PEF1dGhvcj5CaWVzdGVyPC9BdXRob3I+PFllYXI+MjAyMjwvWWVhcj48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</w:fldData>
              </w:fldChar>
            </w:r>
            <w:r w:rsidRPr="007C65B9">
              <w:rPr>
                <w:sz w:val="18"/>
                <w:szCs w:val="18"/>
                <w:lang w:eastAsia="zh-CN"/>
              </w:rPr>
              <w:instrText xml:space="preserve"> ADDIN EN.CITE.DATA </w:instrText>
            </w:r>
            <w:r w:rsidRPr="007C65B9">
              <w:rPr>
                <w:sz w:val="18"/>
                <w:szCs w:val="18"/>
                <w:lang w:eastAsia="zh-CN"/>
              </w:rPr>
            </w:r>
            <w:r w:rsidRPr="007C65B9">
              <w:rPr>
                <w:sz w:val="18"/>
                <w:szCs w:val="18"/>
                <w:lang w:eastAsia="zh-CN"/>
              </w:rPr>
              <w:fldChar w:fldCharType="end"/>
            </w:r>
            <w:r w:rsidRPr="007C65B9">
              <w:rPr>
                <w:sz w:val="18"/>
                <w:szCs w:val="18"/>
                <w:lang w:eastAsia="zh-CN"/>
              </w:rPr>
            </w:r>
            <w:r w:rsidRPr="007C65B9">
              <w:rPr>
                <w:sz w:val="18"/>
                <w:szCs w:val="18"/>
                <w:lang w:eastAsia="zh-CN"/>
              </w:rPr>
              <w:fldChar w:fldCharType="separate"/>
            </w:r>
            <w:r w:rsidRPr="007C65B9">
              <w:rPr>
                <w:noProof/>
                <w:sz w:val="18"/>
                <w:szCs w:val="18"/>
                <w:lang w:eastAsia="zh-CN"/>
              </w:rPr>
              <w:t>(56)</w:t>
            </w:r>
            <w:r w:rsidRPr="007C65B9">
              <w:rPr>
                <w:sz w:val="18"/>
                <w:szCs w:val="18"/>
                <w:lang w:eastAsia="zh-CN"/>
              </w:rPr>
              <w:fldChar w:fldCharType="end"/>
            </w:r>
            <w:r w:rsidRPr="007C65B9">
              <w:rPr>
                <w:sz w:val="18"/>
                <w:szCs w:val="18"/>
                <w:lang w:eastAsia="zh-CN"/>
              </w:rPr>
              <w:t>.</w:t>
            </w:r>
          </w:p>
        </w:tc>
      </w:tr>
    </w:tbl>
    <w:p w14:paraId="174B1995" w14:textId="77777777" w:rsidR="00C55AE7" w:rsidRPr="007C65B9" w:rsidRDefault="00C55AE7" w:rsidP="00C55AE7">
      <w:pPr>
        <w:rPr>
          <w:i/>
          <w:iCs/>
          <w:color w:val="0070C0"/>
        </w:rPr>
      </w:pPr>
    </w:p>
    <w:p w14:paraId="372116D6" w14:textId="77777777" w:rsidR="00C55AE7" w:rsidRDefault="00C55AE7" w:rsidP="00C55AE7">
      <w:pPr>
        <w:spacing w:before="120" w:after="120"/>
        <w:rPr>
          <w:ins w:id="1694" w:author="AML Christensen team" w:date="2024-12-12T10:25:00Z" w16du:dateUtc="2024-12-12T09:25:00Z"/>
        </w:rPr>
      </w:pPr>
      <w:r w:rsidRPr="007C65B9">
        <w:t xml:space="preserve">As an alternative to the open-loop infusion pump, sensor-augmented pumps (SAPs) and closed-loop infusion pumps contain a continuous glucose monitor (CGM) that offers real-time glucose data. The acquired data can then be used to adjust the insulin/glucagon delivery either manually with the SAP or </w:t>
      </w:r>
      <w:del w:id="1695" w:author="AML Christensen team" w:date="2024-12-12T09:26:00Z" w16du:dateUtc="2024-12-12T08:26:00Z">
        <w:r w:rsidRPr="007C65B9" w:rsidDel="00824FCC">
          <w:delText xml:space="preserve">fully </w:delText>
        </w:r>
      </w:del>
      <w:r w:rsidRPr="007C65B9">
        <w:t xml:space="preserve">automatically with the closed-loop infusion pumps. </w:t>
      </w:r>
      <w:del w:id="1696" w:author="AML Christensen team" w:date="2024-12-12T09:26:00Z" w16du:dateUtc="2024-12-12T08:26:00Z">
        <w:r w:rsidRPr="007C65B9" w:rsidDel="00824FCC">
          <w:delText xml:space="preserve">These types of systems are recommended by various guidelines for </w:delText>
        </w:r>
      </w:del>
      <w:ins w:id="1697" w:author="AML Christensen team" w:date="2024-12-12T09:26:00Z" w16du:dateUtc="2024-12-12T08:26:00Z">
        <w:r>
          <w:t xml:space="preserve">However, unlike </w:t>
        </w:r>
      </w:ins>
      <w:del w:id="1698" w:author="AML Christensen team" w:date="2024-12-12T09:26:00Z" w16du:dateUtc="2024-12-12T08:26:00Z">
        <w:r w:rsidRPr="007C65B9" w:rsidDel="00824FCC">
          <w:delText>type 1 diabetes</w:delText>
        </w:r>
      </w:del>
      <w:ins w:id="1699" w:author="AML Christensen team" w:date="2024-12-12T09:26:00Z" w16du:dateUtc="2024-12-12T08:26:00Z">
        <w:r>
          <w:t>T1D</w:t>
        </w:r>
      </w:ins>
      <w:r w:rsidRPr="007C65B9">
        <w:t xml:space="preserve"> treatment, </w:t>
      </w:r>
      <w:del w:id="1700" w:author="AML Christensen team" w:date="2024-12-12T09:26:00Z" w16du:dateUtc="2024-12-12T08:26:00Z">
        <w:r w:rsidRPr="007C65B9" w:rsidDel="00824FCC">
          <w:delText xml:space="preserve">particularly for patients with severe or unrecognized hypoglycemia </w:delText>
        </w:r>
        <w:r w:rsidRPr="007C65B9" w:rsidDel="00824FCC">
          <w:fldChar w:fldCharType="begin">
            <w:fldData xml:space="preserve">PEVuZE5vdGU+PENpdGU+PEF1dGhvcj5DaG91ZGhhcnk8L0F1dGhvcj48WWVhcj4yMDE5PC9ZZWFy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==
</w:fldData>
          </w:fldChar>
        </w:r>
        <w:r w:rsidRPr="007C65B9" w:rsidDel="00824FCC">
          <w:delInstrText xml:space="preserve"> ADDIN EN.CITE </w:delInstrText>
        </w:r>
        <w:r w:rsidRPr="007C65B9" w:rsidDel="00824FCC">
          <w:fldChar w:fldCharType="begin">
            <w:fldData xml:space="preserve">PEVuZE5vdGU+PENpdGU+PEF1dGhvcj5DaG91ZGhhcnk8L0F1dGhvcj48WWVhcj4yMDE5PC9ZZWFy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==
</w:fldData>
          </w:fldChar>
        </w:r>
        <w:r w:rsidRPr="007C65B9" w:rsidDel="00824FCC">
          <w:delInstrText xml:space="preserve"> ADDIN EN.CITE.DATA </w:delInstrText>
        </w:r>
        <w:r w:rsidRPr="007C65B9" w:rsidDel="00824FCC">
          <w:fldChar w:fldCharType="end"/>
        </w:r>
        <w:r w:rsidRPr="007C65B9" w:rsidDel="00824FCC">
          <w:fldChar w:fldCharType="separate"/>
        </w:r>
        <w:r w:rsidRPr="007C65B9" w:rsidDel="00824FCC">
          <w:rPr>
            <w:noProof/>
          </w:rPr>
          <w:delText>(50, 52)</w:delText>
        </w:r>
        <w:r w:rsidRPr="007C65B9" w:rsidDel="00824FCC">
          <w:fldChar w:fldCharType="end"/>
        </w:r>
        <w:r w:rsidRPr="007C65B9" w:rsidDel="00824FCC">
          <w:delText xml:space="preserve">. However, for CHI patients, </w:delText>
        </w:r>
      </w:del>
      <w:r w:rsidRPr="007C65B9">
        <w:t xml:space="preserve">the use of CGM is not currently </w:t>
      </w:r>
      <w:del w:id="1701" w:author="AML Christensen team" w:date="2024-12-12T09:26:00Z" w16du:dateUtc="2024-12-12T08:26:00Z">
        <w:r w:rsidRPr="007C65B9" w:rsidDel="00824FCC">
          <w:delText xml:space="preserve">recommended </w:delText>
        </w:r>
      </w:del>
      <w:ins w:id="1702" w:author="AML Christensen team" w:date="2024-12-12T09:26:00Z" w16du:dateUtc="2024-12-12T08:26:00Z">
        <w:r>
          <w:t xml:space="preserve">standard care for </w:t>
        </w:r>
      </w:ins>
      <w:ins w:id="1703" w:author="AML Christensen team" w:date="2024-12-12T09:27:00Z" w16du:dateUtc="2024-12-12T08:27:00Z">
        <w:r>
          <w:t>CHI patients</w:t>
        </w:r>
      </w:ins>
      <w:ins w:id="1704" w:author="AML Christensen team" w:date="2024-12-12T09:26:00Z" w16du:dateUtc="2024-12-12T08:26:00Z">
        <w:r w:rsidRPr="007C65B9">
          <w:t xml:space="preserve"> </w:t>
        </w:r>
      </w:ins>
      <w:r w:rsidRPr="007C65B9">
        <w:t xml:space="preserve">because the accuracy of </w:t>
      </w:r>
      <w:ins w:id="1705" w:author="AML Christensen team" w:date="2024-12-12T09:27:00Z" w16du:dateUtc="2024-12-12T08:27:00Z">
        <w:r>
          <w:t xml:space="preserve">the </w:t>
        </w:r>
      </w:ins>
      <w:r w:rsidRPr="007C65B9">
        <w:t xml:space="preserve">CGM is poor in the lower glucose ranges, and therefore struggles to accurately identify hypoglycemia </w:t>
      </w:r>
      <w:r w:rsidRPr="007C65B9">
        <w:fldChar w:fldCharType="begin">
          <w:fldData xml:space="preserve">PEVuZE5vdGU+PENpdGU+PEF1dGhvcj5TaGFpa2g8L0F1dGhvcj48WWVhcj4yMDIzPC9ZZWFyPjxS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==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ZWNOdW0+MzI4PC9SZWNOdW0+PERpc3BsYXlUZXh0Pig3LCAxMiwgMjAsIDMxKTwvRGlzcGxheVRl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==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(7, 12, 20, 31)</w:t>
      </w:r>
      <w:r w:rsidRPr="007C65B9">
        <w:fldChar w:fldCharType="end"/>
      </w:r>
      <w:r w:rsidRPr="007C65B9">
        <w:t>. Moreover, the CGM has a time lag</w:t>
      </w:r>
      <w:ins w:id="1706" w:author="AML Christensen team" w:date="2024-12-12T09:28:00Z" w16du:dateUtc="2024-12-12T08:28:00Z">
        <w:r>
          <w:t xml:space="preserve"> in detection glucose fluctuations,</w:t>
        </w:r>
      </w:ins>
      <w:r w:rsidRPr="007C65B9">
        <w:t xml:space="preserve"> which makes it poor at identifying the rapidly changing glucose levels in </w:t>
      </w:r>
      <w:del w:id="1707" w:author="AML Christensen team" w:date="2024-12-12T09:28:00Z" w16du:dateUtc="2024-12-12T08:28:00Z">
        <w:r w:rsidRPr="007C65B9" w:rsidDel="00F37A51">
          <w:delText xml:space="preserve">neonates </w:delText>
        </w:r>
      </w:del>
      <w:ins w:id="1708" w:author="AML Christensen team" w:date="2024-12-12T09:28:00Z" w16du:dateUtc="2024-12-12T08:28:00Z">
        <w:r>
          <w:t>CHI patients</w:t>
        </w:r>
        <w:r w:rsidRPr="007C65B9">
          <w:t xml:space="preserve"> </w:t>
        </w:r>
      </w:ins>
      <w:r w:rsidRPr="007C65B9">
        <w:fldChar w:fldCharType="begin">
          <w:fldData xml:space="preserve">PEVuZE5vdGU+PENpdGU+PEF1dGhvcj5NYXJ0aW5vPC9BdXRob3I+PFllYXI+MjAyMjwvWWVhcj48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</w:fldData>
        </w:fldChar>
      </w:r>
      <w:r w:rsidRPr="007C65B9">
        <w:instrText xml:space="preserve"> ADDIN EN.CITE </w:instrText>
      </w:r>
      <w:r w:rsidRPr="007C65B9">
        <w:fldChar w:fldCharType="begin">
          <w:fldData xml:space="preserve">PEVuZE5vdGU+PENpdGU+PEF1dGhvcj5NYXJ0aW5vPC9BdXRob3I+PFllYXI+MjAyMjwvWWVhcj48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</w:fldData>
        </w:fldChar>
      </w:r>
      <w:r w:rsidRPr="007C65B9">
        <w:instrText xml:space="preserve"> ADDIN EN.CITE.DATA </w:instrText>
      </w:r>
      <w:r w:rsidRPr="007C65B9">
        <w:fldChar w:fldCharType="end"/>
      </w:r>
      <w:r w:rsidRPr="007C65B9">
        <w:fldChar w:fldCharType="separate"/>
      </w:r>
      <w:r w:rsidRPr="007C65B9">
        <w:rPr>
          <w:noProof/>
        </w:rPr>
        <w:t>(15, 56)</w:t>
      </w:r>
      <w:r w:rsidRPr="007C65B9">
        <w:fldChar w:fldCharType="end"/>
      </w:r>
      <w:r w:rsidRPr="007C65B9">
        <w:t xml:space="preserve">. </w:t>
      </w:r>
      <w:ins w:id="1709" w:author="AML Christensen team" w:date="2024-12-12T10:27:00Z" w16du:dateUtc="2024-12-12T09:27:00Z">
        <w:r>
          <w:t xml:space="preserve">In support of this, the similar device studies </w:t>
        </w:r>
        <w:r w:rsidRPr="007C65B9">
          <w:rPr>
            <w:rFonts w:cs="Arial"/>
            <w:bCs/>
            <w:szCs w:val="20"/>
          </w:rPr>
          <w:t xml:space="preserve">that compared closed-loop pumps with other less advanced infusion pumps typically found limited evidence </w:t>
        </w:r>
        <w:r>
          <w:rPr>
            <w:rFonts w:cs="Arial"/>
            <w:bCs/>
            <w:szCs w:val="20"/>
          </w:rPr>
          <w:t>for</w:t>
        </w:r>
        <w:r w:rsidRPr="007C65B9">
          <w:rPr>
            <w:rFonts w:cs="Arial"/>
            <w:bCs/>
            <w:szCs w:val="20"/>
          </w:rPr>
          <w:t xml:space="preserve"> improved hypoglycemia management with the closed-loop pumps</w:t>
        </w:r>
      </w:ins>
      <w:ins w:id="1710" w:author="AML Christensen team" w:date="2024-12-12T10:28:00Z" w16du:dateUtc="2024-12-12T09:28:00Z">
        <w:r>
          <w:rPr>
            <w:rFonts w:cs="Arial"/>
            <w:bCs/>
            <w:szCs w:val="20"/>
          </w:rPr>
          <w:t xml:space="preserve">, although </w:t>
        </w:r>
      </w:ins>
      <w:ins w:id="1711" w:author="AML Christensen team" w:date="2024-12-12T10:27:00Z" w16du:dateUtc="2024-12-12T09:27:00Z">
        <w:r w:rsidRPr="007C65B9">
          <w:rPr>
            <w:rFonts w:cs="Arial"/>
            <w:bCs/>
            <w:szCs w:val="20"/>
          </w:rPr>
          <w:t>the TiR</w:t>
        </w:r>
      </w:ins>
      <w:ins w:id="1712" w:author="AML Christensen team" w:date="2024-12-12T10:28:00Z" w16du:dateUtc="2024-12-12T09:28:00Z">
        <w:r>
          <w:rPr>
            <w:rFonts w:cs="Arial"/>
            <w:bCs/>
            <w:szCs w:val="20"/>
          </w:rPr>
          <w:t xml:space="preserve"> was improved</w:t>
        </w:r>
      </w:ins>
      <w:ins w:id="1713" w:author="AML Christensen team" w:date="2024-12-12T10:27:00Z" w16du:dateUtc="2024-12-12T09:27:00Z">
        <w:r w:rsidRPr="007C65B9">
          <w:rPr>
            <w:rFonts w:cs="Arial"/>
            <w:bCs/>
            <w:szCs w:val="20"/>
          </w:rPr>
          <w:t xml:space="preserve"> compared to the other pumps. </w:t>
        </w:r>
      </w:ins>
      <w:del w:id="1714" w:author="AML Christensen team" w:date="2024-12-12T10:28:00Z" w16du:dateUtc="2024-12-12T09:28:00Z">
        <w:r w:rsidRPr="007C65B9" w:rsidDel="00AA6028">
          <w:delText>Instead</w:delText>
        </w:r>
      </w:del>
      <w:ins w:id="1715" w:author="AML Christensen team" w:date="2024-12-12T10:28:00Z" w16du:dateUtc="2024-12-12T09:28:00Z">
        <w:r>
          <w:t>As such</w:t>
        </w:r>
      </w:ins>
      <w:r w:rsidRPr="007C65B9">
        <w:t xml:space="preserve">, the standard approach for monitoring glucose levels in CHI patients involves regular point-of-care glucose testing </w:t>
      </w:r>
      <w:r w:rsidRPr="007C65B9">
        <w:fldChar w:fldCharType="begin">
          <w:fldData xml:space="preserve">PEVuZE5vdGU+PENpdGU+PEF1dGhvcj5TaGFpa2g8L0F1dGhvcj48WWVhcj4yMDIzPC9ZZWFyPjxS
ZWNOdW0+MzI4PC9SZWNOdW0+PERpc3BsYXlUZXh0PigzMSwgNDgpPC9EaXNwbGF5VGV4dD48cmVj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YWdlPjwvcmVjb3JkPjwvQ2l0ZT48Q2l0ZT48QXV0aG9yPkFrdHVyazwvQXV0aG9yPjxZZWFyPjIw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</w:fldData>
        </w:fldChar>
      </w:r>
      <w:r w:rsidRPr="007C65B9">
        <w:instrText xml:space="preserve"> ADDIN EN.CITE </w:instrText>
      </w:r>
      <w:r w:rsidRPr="007C65B9">
        <w:fldChar w:fldCharType="begin">
          <w:fldData xml:space="preserve">PEVuZE5vdGU+PENpdGU+PEF1dGhvcj5TaGFpa2g8L0F1dGhvcj48WWVhcj4yMDIzPC9ZZWFyPjxS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</w:fldData>
        </w:fldChar>
      </w:r>
      <w:r w:rsidRPr="007C65B9">
        <w:instrText xml:space="preserve"> ADDIN EN.CITE.DATA </w:instrText>
      </w:r>
      <w:r w:rsidRPr="007C65B9">
        <w:fldChar w:fldCharType="end"/>
      </w:r>
      <w:r w:rsidRPr="007C65B9">
        <w:fldChar w:fldCharType="separate"/>
      </w:r>
      <w:r w:rsidRPr="007C65B9">
        <w:rPr>
          <w:noProof/>
        </w:rPr>
        <w:t>(31, 48)</w:t>
      </w:r>
      <w:r w:rsidRPr="007C65B9">
        <w:fldChar w:fldCharType="end"/>
      </w:r>
      <w:r w:rsidRPr="007C65B9">
        <w:t xml:space="preserve">. </w:t>
      </w:r>
      <w:del w:id="1716" w:author="AML Christensen team" w:date="2024-12-12T09:29:00Z" w16du:dateUtc="2024-12-12T08:29:00Z">
        <w:r w:rsidRPr="007C65B9" w:rsidDel="00F37A51">
          <w:delText>Moreover, although innovative</w:delText>
        </w:r>
      </w:del>
      <w:ins w:id="1717" w:author="AML Christensen team" w:date="2024-12-12T09:29:00Z" w16du:dateUtc="2024-12-12T08:29:00Z">
        <w:r>
          <w:t>Another d</w:t>
        </w:r>
      </w:ins>
      <w:ins w:id="1718" w:author="AML Christensen team" w:date="2024-12-12T09:30:00Z" w16du:dateUtc="2024-12-12T08:30:00Z">
        <w:r>
          <w:t>rawback of the advanced pumps is</w:t>
        </w:r>
      </w:ins>
      <w:del w:id="1719" w:author="AML Christensen team" w:date="2024-12-12T09:30:00Z" w16du:dateUtc="2024-12-12T08:30:00Z">
        <w:r w:rsidRPr="007C65B9" w:rsidDel="00F37A51">
          <w:delText>,</w:delText>
        </w:r>
      </w:del>
      <w:ins w:id="1720" w:author="AML Christensen team" w:date="2024-12-12T09:30:00Z" w16du:dateUtc="2024-12-12T08:30:00Z">
        <w:r>
          <w:t xml:space="preserve"> that</w:t>
        </w:r>
      </w:ins>
      <w:r w:rsidRPr="007C65B9">
        <w:t xml:space="preserve"> the closed-loop system is prone to issues such as complex system failures, communication issues, sensor malfunctions, and user errors due to a lack of simplicity </w:t>
      </w:r>
      <w:r w:rsidRPr="007C65B9">
        <w:fldChar w:fldCharType="begin">
          <w:fldData xml:space="preserve">PEVuZE5vdGU+PENpdGU+PEF1dGhvcj5SYW1raXNzb29uPC9BdXRob3I+PFllYXI+MjAxNzwvWWVh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</w:fldData>
        </w:fldChar>
      </w:r>
      <w:r w:rsidRPr="007C65B9">
        <w:instrText xml:space="preserve"> ADDIN EN.CITE </w:instrText>
      </w:r>
      <w:r w:rsidRPr="007C65B9">
        <w:fldChar w:fldCharType="begin">
          <w:fldData xml:space="preserve">PEVuZE5vdGU+PENpdGU+PEF1dGhvcj5SYW1raXNzb29uPC9BdXRob3I+PFllYXI+MjAxNzwvWWVh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</w:fldData>
        </w:fldChar>
      </w:r>
      <w:r w:rsidRPr="007C65B9">
        <w:instrText xml:space="preserve"> ADDIN EN.CITE.DATA </w:instrText>
      </w:r>
      <w:r w:rsidRPr="007C65B9">
        <w:fldChar w:fldCharType="end"/>
      </w:r>
      <w:r w:rsidRPr="007C65B9">
        <w:fldChar w:fldCharType="separate"/>
      </w:r>
      <w:r w:rsidRPr="007C65B9">
        <w:rPr>
          <w:noProof/>
        </w:rPr>
        <w:t>(41, 49, 56)</w:t>
      </w:r>
      <w:r w:rsidRPr="007C65B9">
        <w:fldChar w:fldCharType="end"/>
      </w:r>
      <w:r w:rsidRPr="007C65B9">
        <w:t>.</w:t>
      </w:r>
      <w:ins w:id="1721" w:author="AML Christensen team" w:date="2024-12-12T10:30:00Z" w16du:dateUtc="2024-12-12T09:30:00Z">
        <w:r>
          <w:t xml:space="preserve"> </w:t>
        </w:r>
        <w:r w:rsidRPr="007C65B9">
          <w:rPr>
            <w:rFonts w:cs="Arial"/>
            <w:bCs/>
            <w:szCs w:val="20"/>
          </w:rPr>
          <w:t>Two</w:t>
        </w:r>
        <w:r>
          <w:rPr>
            <w:rFonts w:cs="Arial"/>
            <w:bCs/>
            <w:szCs w:val="20"/>
          </w:rPr>
          <w:t xml:space="preserve"> similar device</w:t>
        </w:r>
        <w:r w:rsidRPr="007C65B9">
          <w:rPr>
            <w:rFonts w:cs="Arial"/>
            <w:bCs/>
            <w:szCs w:val="20"/>
          </w:rPr>
          <w:t xml:space="preserve"> publications reported that closed-loop operation was interrupted between 0.4% to 1.6% of the time </w:t>
        </w:r>
        <w:r w:rsidRPr="007C65B9">
          <w:rPr>
            <w:rFonts w:cs="Arial"/>
            <w:bCs/>
            <w:szCs w:val="20"/>
          </w:rPr>
          <w:fldChar w:fldCharType="begin">
            <w:fldData xml:space="preserve">PEVuZE5vdGU+PENpdGU+PEF1dGhvcj5Ccm93bjwvQXV0aG9yPjxZZWFyPjIwMTg8L1llYXI+PFJl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</w:fldData>
          </w:fldChar>
        </w:r>
        <w:r w:rsidRPr="007C65B9">
          <w:rPr>
            <w:rFonts w:cs="Arial"/>
            <w:bCs/>
            <w:szCs w:val="20"/>
          </w:rPr>
          <w:instrText xml:space="preserve"> ADDIN EN.CITE </w:instrText>
        </w:r>
        <w:r w:rsidRPr="007C65B9">
          <w:rPr>
            <w:rFonts w:cs="Arial"/>
            <w:bCs/>
            <w:szCs w:val="20"/>
          </w:rPr>
          <w:fldChar w:fldCharType="begin">
            <w:fldData xml:space="preserve">PEVuZE5vdGU+PENpdGU+PEF1dGhvcj5Ccm93bjwvQXV0aG9yPjxZZWFyPjIwMTg8L1llYXI+PFJl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</w:fldData>
          </w:fldChar>
        </w:r>
        <w:r w:rsidRPr="007C65B9">
          <w:rPr>
            <w:rFonts w:cs="Arial"/>
            <w:bCs/>
            <w:szCs w:val="20"/>
          </w:rPr>
          <w:instrText xml:space="preserve"> ADDIN EN.CITE.DATA </w:instrText>
        </w:r>
        <w:r w:rsidRPr="007C65B9">
          <w:rPr>
            <w:rFonts w:cs="Arial"/>
            <w:bCs/>
            <w:szCs w:val="20"/>
          </w:rPr>
        </w:r>
        <w:r w:rsidRPr="007C65B9">
          <w:rPr>
            <w:rFonts w:cs="Arial"/>
            <w:bCs/>
            <w:szCs w:val="20"/>
          </w:rPr>
          <w:fldChar w:fldCharType="end"/>
        </w:r>
        <w:r w:rsidRPr="007C65B9">
          <w:rPr>
            <w:rFonts w:cs="Arial"/>
            <w:bCs/>
            <w:szCs w:val="20"/>
          </w:rPr>
        </w:r>
        <w:r w:rsidRPr="007C65B9">
          <w:rPr>
            <w:rFonts w:cs="Arial"/>
            <w:bCs/>
            <w:szCs w:val="20"/>
          </w:rPr>
          <w:fldChar w:fldCharType="separate"/>
        </w:r>
        <w:r w:rsidRPr="007C65B9">
          <w:rPr>
            <w:rFonts w:cs="Arial"/>
            <w:bCs/>
            <w:noProof/>
            <w:szCs w:val="20"/>
          </w:rPr>
          <w:t>(87, 88)</w:t>
        </w:r>
        <w:r w:rsidRPr="007C65B9">
          <w:rPr>
            <w:rFonts w:cs="Arial"/>
            <w:bCs/>
            <w:szCs w:val="20"/>
          </w:rPr>
          <w:fldChar w:fldCharType="end"/>
        </w:r>
        <w:r w:rsidRPr="007C65B9">
          <w:rPr>
            <w:rFonts w:cs="Arial"/>
            <w:bCs/>
            <w:szCs w:val="20"/>
          </w:rPr>
          <w:t xml:space="preserve"> and the CGM signal was unavailable for 5.6% of the time on average </w:t>
        </w:r>
        <w:r w:rsidRPr="007C65B9">
          <w:rPr>
            <w:rFonts w:cs="Arial"/>
            <w:bCs/>
            <w:szCs w:val="20"/>
          </w:rPr>
          <w:fldChar w:fldCharType="begin">
            <w:fldData xml:space="preserve">PEVuZE5vdGU+PENpdGU+PEF1dGhvcj5Ccm93bjwvQXV0aG9yPjxZZWFyPjIwMTg8L1llYXI+PFJl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</w:fldData>
          </w:fldChar>
        </w:r>
        <w:r w:rsidRPr="007C65B9">
          <w:rPr>
            <w:rFonts w:cs="Arial"/>
            <w:bCs/>
            <w:szCs w:val="20"/>
          </w:rPr>
          <w:instrText xml:space="preserve"> ADDIN EN.CITE </w:instrText>
        </w:r>
        <w:r w:rsidRPr="007C65B9">
          <w:rPr>
            <w:rFonts w:cs="Arial"/>
            <w:bCs/>
            <w:szCs w:val="20"/>
          </w:rPr>
          <w:fldChar w:fldCharType="begin">
            <w:fldData xml:space="preserve">PEVuZE5vdGU+PENpdGU+PEF1dGhvcj5Ccm93bjwvQXV0aG9yPjxZZWFyPjIwMTg8L1llYXI+PFJl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</w:fldData>
          </w:fldChar>
        </w:r>
        <w:r w:rsidRPr="007C65B9">
          <w:rPr>
            <w:rFonts w:cs="Arial"/>
            <w:bCs/>
            <w:szCs w:val="20"/>
          </w:rPr>
          <w:instrText xml:space="preserve"> ADDIN EN.CITE.DATA </w:instrText>
        </w:r>
        <w:r w:rsidRPr="007C65B9">
          <w:rPr>
            <w:rFonts w:cs="Arial"/>
            <w:bCs/>
            <w:szCs w:val="20"/>
          </w:rPr>
        </w:r>
        <w:r w:rsidRPr="007C65B9">
          <w:rPr>
            <w:rFonts w:cs="Arial"/>
            <w:bCs/>
            <w:szCs w:val="20"/>
          </w:rPr>
          <w:fldChar w:fldCharType="end"/>
        </w:r>
        <w:r w:rsidRPr="007C65B9">
          <w:rPr>
            <w:rFonts w:cs="Arial"/>
            <w:bCs/>
            <w:szCs w:val="20"/>
          </w:rPr>
        </w:r>
        <w:r w:rsidRPr="007C65B9">
          <w:rPr>
            <w:rFonts w:cs="Arial"/>
            <w:bCs/>
            <w:szCs w:val="20"/>
          </w:rPr>
          <w:fldChar w:fldCharType="separate"/>
        </w:r>
        <w:r w:rsidRPr="007C65B9">
          <w:rPr>
            <w:rFonts w:cs="Arial"/>
            <w:bCs/>
            <w:noProof/>
            <w:szCs w:val="20"/>
          </w:rPr>
          <w:t>(87)</w:t>
        </w:r>
        <w:r w:rsidRPr="007C65B9">
          <w:rPr>
            <w:rFonts w:cs="Arial"/>
            <w:bCs/>
            <w:szCs w:val="20"/>
          </w:rPr>
          <w:fldChar w:fldCharType="end"/>
        </w:r>
        <w:r w:rsidRPr="007C65B9">
          <w:rPr>
            <w:rFonts w:cs="Arial"/>
            <w:bCs/>
            <w:szCs w:val="20"/>
          </w:rPr>
          <w:t>.</w:t>
        </w:r>
      </w:ins>
      <w:r w:rsidRPr="007C65B9">
        <w:t xml:space="preserve"> Ramkissoon et al. described that</w:t>
      </w:r>
      <w:ins w:id="1722" w:author="AML Christensen team" w:date="2024-12-12T10:32:00Z" w16du:dateUtc="2024-12-12T09:32:00Z">
        <w:r>
          <w:t>,</w:t>
        </w:r>
      </w:ins>
      <w:r w:rsidRPr="007C65B9">
        <w:t xml:space="preserve"> “</w:t>
      </w:r>
      <w:r w:rsidRPr="007C65B9">
        <w:rPr>
          <w:i/>
          <w:iCs/>
        </w:rPr>
        <w:t>As complexity increases, hazards can become more intricately woven into the system</w:t>
      </w:r>
      <w:r w:rsidRPr="007C65B9">
        <w:t xml:space="preserve">” </w:t>
      </w:r>
      <w:r w:rsidRPr="007C65B9">
        <w:fldChar w:fldCharType="begin"/>
      </w:r>
      <w:r w:rsidRPr="007C65B9">
        <w:instrText xml:space="preserve"> ADDIN EN.CITE &lt;EndNote&gt;&lt;Cite&gt;&lt;Author&gt;Ramkissoon&lt;/Author&gt;&lt;Year&gt;2017&lt;/Year&gt;&lt;RecNum&gt;533&lt;/RecNum&gt;&lt;DisplayText&gt;(49)&lt;/DisplayText&gt;&lt;record&gt;&lt;rec-number&gt;533&lt;/rec-number&gt;&lt;foreign-keys&gt;&lt;key app="EN" db-id="vwrrttwz10fd9netdtjv5t0n2rea550ese5e" timestamp="1726042281"&gt;533&lt;/key&gt;&lt;/foreign-keys&gt;&lt;ref-type name="Journal Article"&gt;17&lt;/ref-type&gt;&lt;contributors&gt;&lt;authors&gt;&lt;author&gt;Ramkissoon, C. M.&lt;/author&gt;&lt;author&gt;Aufderheide, B.&lt;/author&gt;&lt;author&gt;Bequette, B. W.&lt;/author&gt;&lt;author&gt;Vehi, J.&lt;/author&gt;&lt;/authors&gt;&lt;/contributors&gt;&lt;titles&gt;&lt;title&gt;A Review of Safety and Hazards Associated With the Artificial Pancreas&lt;/title&gt;&lt;secondary-title&gt;IEEE Rev Biomed Eng&lt;/secondary-title&gt;&lt;/titles&gt;&lt;periodical&gt;&lt;full-title&gt;IEEE Rev Biomed Eng&lt;/full-title&gt;&lt;/periodical&gt;&lt;pages&gt;44-62&lt;/pages&gt;&lt;volume&gt;10&lt;/volume&gt;&lt;edition&gt;20170904&lt;/edition&gt;&lt;keywords&gt;&lt;keyword&gt;Blood Glucose Self-Monitoring&lt;/keyword&gt;&lt;keyword&gt;Glucagon/administration &amp;amp; dosage&lt;/keyword&gt;&lt;keyword&gt;Guidelines as Topic&lt;/keyword&gt;&lt;keyword&gt;Humans&lt;/keyword&gt;&lt;keyword&gt;Injections, Subcutaneous&lt;/keyword&gt;&lt;keyword&gt;Insulin Infusion Systems&lt;/keyword&gt;&lt;keyword&gt;Pancreas, Artificial/*adverse effects&lt;/keyword&gt;&lt;/keywords&gt;&lt;dates&gt;&lt;year&gt;2017&lt;/year&gt;&lt;/dates&gt;&lt;isbn&gt;1937-3333&lt;/isbn&gt;&lt;accession-num&gt;28880188&lt;/accession-num&gt;&lt;urls&gt;&lt;/urls&gt;&lt;electronic-resource-num&gt;10.1109/rbme.2017.2749038&lt;/electronic-resource-num&gt;&lt;remote-database-provider&gt;NLM&lt;/remote-database-provider&gt;&lt;language&gt;eng&lt;/language&gt;&lt;/record&gt;&lt;/Cite&gt;&lt;/EndNote&gt;</w:instrText>
      </w:r>
      <w:r w:rsidRPr="007C65B9">
        <w:fldChar w:fldCharType="separate"/>
      </w:r>
      <w:r w:rsidRPr="007C65B9">
        <w:rPr>
          <w:noProof/>
        </w:rPr>
        <w:t>(49)</w:t>
      </w:r>
      <w:r w:rsidRPr="007C65B9">
        <w:fldChar w:fldCharType="end"/>
      </w:r>
      <w:r w:rsidRPr="007C65B9">
        <w:t xml:space="preserve">. </w:t>
      </w:r>
    </w:p>
    <w:p w14:paraId="0B75E1F1" w14:textId="77777777" w:rsidR="00C55AE7" w:rsidRPr="007C65B9" w:rsidDel="00904E2C" w:rsidRDefault="00C55AE7" w:rsidP="00C55AE7">
      <w:pPr>
        <w:spacing w:before="120" w:after="120"/>
        <w:rPr>
          <w:del w:id="1723" w:author="AML Christensen team" w:date="2024-12-12T10:27:00Z" w16du:dateUtc="2024-12-12T09:27:00Z"/>
        </w:rPr>
      </w:pPr>
    </w:p>
    <w:p w14:paraId="39A9E448" w14:textId="446997FE" w:rsidR="008C418D" w:rsidRPr="00C2061D" w:rsidRDefault="00C55AE7" w:rsidP="00C55AE7">
      <w:ins w:id="1724" w:author="AML Christensen team" w:date="2024-12-12T09:50:00Z" w16du:dateUtc="2024-12-12T08:50:00Z">
        <w:r>
          <w:t xml:space="preserve">For many CHI patients, there is </w:t>
        </w:r>
        <w:r w:rsidRPr="009D793F">
          <w:t>an insufficiency of available treatments</w:t>
        </w:r>
        <w:r>
          <w:t>.</w:t>
        </w:r>
        <w:r w:rsidRPr="007C65B9">
          <w:t xml:space="preserve"> </w:t>
        </w:r>
      </w:ins>
      <w:r w:rsidRPr="007C65B9">
        <w:t xml:space="preserve">Diazoxide is the current standard of care for stabilizing blood glucose levels in CHI patients </w:t>
      </w:r>
      <w:r w:rsidRPr="007C65B9">
        <w:fldChar w:fldCharType="begin">
          <w:fldData xml:space="preserve">PEVuZE5vdGU+PENpdGU+PEF1dGhvcj5Sb3NlbmZlbGQ8L0F1dGhvcj48WWVhcj4yMDIzPC9ZZWFy
PjxSZWNOdW0+MzM2PC9SZWNOdW0+PERpc3BsYXlUZXh0PigxMiwgMTcpPC9EaXNwbGF5VGV4dD48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YWdlPmVuZzwvbGFuZ3VhZ2U+PC9yZWNvcmQ+PC9DaXRlPjxDaXRlPjxBdXRob3I+RGUgTGVvbjwv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PjxSZWNOdW0+MzM2PC9SZWNOdW0+PERpc3BsYXlUZXh0PigxMiwgMTcpPC9EaXNwbGF5VGV4dD48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</w:fldData>
        </w:fldChar>
      </w:r>
      <w:r w:rsidRPr="007C65B9">
        <w:instrText xml:space="preserve"> ADDIN EN.CITE.DATA </w:instrText>
      </w:r>
      <w:r w:rsidRPr="007C65B9">
        <w:fldChar w:fldCharType="end"/>
      </w:r>
      <w:r w:rsidRPr="007C65B9">
        <w:fldChar w:fldCharType="separate"/>
      </w:r>
      <w:r w:rsidRPr="007C65B9">
        <w:rPr>
          <w:noProof/>
        </w:rPr>
        <w:t>(12, 17)</w:t>
      </w:r>
      <w:r w:rsidRPr="007C65B9">
        <w:fldChar w:fldCharType="end"/>
      </w:r>
      <w:r w:rsidRPr="007C65B9">
        <w:t xml:space="preserve">. However, approximately 60% of children with CHI do not respond to diazoxide </w:t>
      </w:r>
      <w:r w:rsidRPr="007C65B9">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instrText xml:space="preserve"> ADDIN EN.CITE </w:instrText>
      </w:r>
      <w:r w:rsidRPr="007C65B9">
        <w:fldChar w:fldCharType="begin">
          <w:fldData xml:space="preserve">PEVuZE5vdGU+PENpdGU+PEF1dGhvcj5Sb3NlbmZlbGQ8L0F1dGhvcj48WWVhcj4yMDIzPC9ZZWFy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</w:fldData>
        </w:fldChar>
      </w:r>
      <w:r w:rsidRPr="007C65B9">
        <w:instrText xml:space="preserve"> ADDIN EN.CITE.DATA </w:instrText>
      </w:r>
      <w:r w:rsidRPr="007C65B9">
        <w:fldChar w:fldCharType="end"/>
      </w:r>
      <w:r w:rsidRPr="007C65B9">
        <w:fldChar w:fldCharType="separate"/>
      </w:r>
      <w:r w:rsidRPr="007C65B9">
        <w:rPr>
          <w:noProof/>
        </w:rPr>
        <w:t>(12)</w:t>
      </w:r>
      <w:r w:rsidRPr="007C65B9">
        <w:fldChar w:fldCharType="end"/>
      </w:r>
      <w:r w:rsidRPr="007C65B9">
        <w:t xml:space="preserve">. Up to 50% of children with CHI experience long-term neurodevelopmental impairments, and this is even more pronounced in cases that do not respond to diazoxide treatment </w:t>
      </w:r>
      <w:r w:rsidRPr="007C65B9">
        <w:fldChar w:fldCharType="begin"/>
      </w:r>
      <w:r w:rsidRPr="007C65B9">
        <w:instrText xml:space="preserve"> ADDIN EN.CITE &lt;EndNote&gt;&lt;Cite&gt;&lt;Author&gt;Martino&lt;/Author&gt;&lt;Year&gt;2022&lt;/Year&gt;&lt;RecNum&gt;344&lt;/RecNum&gt;&lt;DisplayText&gt;(15)&lt;/DisplayText&gt;&lt;record&gt;&lt;rec-number&gt;344&lt;/rec-number&gt;&lt;foreign-keys&gt;&lt;key app="EN" db-id="vwrrttwz10fd9netdtjv5t0n2rea550ese5e" timestamp="1726042242"&gt;344&lt;/key&gt;&lt;/foreign-keys&gt;&lt;ref-type name="Journal Article"&gt;17&lt;/ref-type&gt;&lt;contributors&gt;&lt;authors&gt;&lt;author&gt;Martino, M.&lt;/author&gt;&lt;author&gt;Sartorelli, J.&lt;/author&gt;&lt;author&gt;Gragnaniello, V.&lt;/author&gt;&lt;author&gt;Burlina, A.&lt;/author&gt;&lt;/authors&gt;&lt;/contributors&gt;&lt;auth-address&gt;Department of Child and Mother, University of Padua, Padua, Italy.&amp;#xD;Division of Inborn Metabolic Disease, Department of Pediatrics, University Hospital Padua, Padua, Italy.&lt;/auth-address&gt;&lt;titles&gt;&lt;title&gt;Congenital hyperinsulinism in clinical practice: From biochemical pathophysiology to new monitoring techniques&lt;/title&gt;&lt;secondary-title&gt;Front Pediatr&lt;/secondary-title&gt;&lt;/titles&gt;&lt;periodical&gt;&lt;full-title&gt;Front Pediatr&lt;/full-title&gt;&lt;/periodical&gt;&lt;pages&gt;901338&lt;/pages&gt;&lt;volume&gt;10&lt;/volume&gt;&lt;edition&gt;20220923&lt;/edition&gt;&lt;keywords&gt;&lt;keyword&gt;Cgm&lt;/keyword&gt;&lt;keyword&gt;glucose&lt;/keyword&gt;&lt;keyword&gt;hyperinsulinism&lt;/keyword&gt;&lt;keyword&gt;hypoglycemia&lt;/keyword&gt;&lt;keyword&gt;inborn error of metabolism&lt;/keyword&gt;&lt;/keywords&gt;&lt;dates&gt;&lt;year&gt;2022&lt;/year&gt;&lt;/dates&gt;&lt;isbn&gt;2296-2360 (Print)&amp;#xD;2296-2360&lt;/isbn&gt;&lt;accession-num&gt;36210928&lt;/accession-num&gt;&lt;urls&gt;&lt;/urls&gt;&lt;custom1&gt;The authors declare that the research was conducted in the absence of any commercial or financial relationships that could be construed as a potential conflict of interest.&lt;/custom1&gt;&lt;custom2&gt;PMC9538154&lt;/custom2&gt;&lt;electronic-resource-num&gt;10.3389/fped.2022.901338&lt;/electronic-resource-num&gt;&lt;remote-database-provider&gt;NLM&lt;/remote-database-provider&gt;&lt;language&gt;eng&lt;/language&gt;&lt;/record&gt;&lt;/Cite&gt;&lt;/EndNote&gt;</w:instrText>
      </w:r>
      <w:r w:rsidRPr="007C65B9">
        <w:fldChar w:fldCharType="separate"/>
      </w:r>
      <w:r w:rsidRPr="007C65B9">
        <w:rPr>
          <w:noProof/>
        </w:rPr>
        <w:t>(15)</w:t>
      </w:r>
      <w:r w:rsidRPr="007C65B9">
        <w:fldChar w:fldCharType="end"/>
      </w:r>
      <w:r w:rsidRPr="007C65B9">
        <w:t xml:space="preserve">. Second-line options like the somatostatin analogues are currently not approved for CHI treatment </w:t>
      </w:r>
      <w:del w:id="1725" w:author="AML Christensen team" w:date="2024-12-12T09:52:00Z" w16du:dateUtc="2024-12-12T08:52:00Z">
        <w:r w:rsidRPr="007C65B9" w:rsidDel="00330B20">
          <w:delText xml:space="preserve">by the US FDA </w:delText>
        </w:r>
      </w:del>
      <w:r w:rsidRPr="007C65B9">
        <w:t xml:space="preserve">and are hampered by long-term safety concerns and tachyphylaxis </w:t>
      </w:r>
      <w:r w:rsidRPr="007C65B9">
        <w:fldChar w:fldCharType="begin">
          <w:fldData xml:space="preserve">PEVuZE5vdGU+PENpdGU+PEF1dGhvcj5EZSBMZW9uPC9BdXRob3I+PFllYXI+MjAyNDwvWWVhcj48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</w:fldData>
        </w:fldChar>
      </w:r>
      <w:r w:rsidRPr="007C65B9">
        <w:instrText xml:space="preserve"> ADDIN EN.CITE </w:instrText>
      </w:r>
      <w:r w:rsidRPr="007C65B9">
        <w:fldChar w:fldCharType="begin">
          <w:fldData xml:space="preserve">PEVuZE5vdGU+PENpdGU+PEF1dGhvcj5EZSBMZW9uPC9BdXRob3I+PFllYXI+MjAyNDwvWWVhcj48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(8, 17, 31)</w:t>
      </w:r>
      <w:r w:rsidRPr="007C65B9">
        <w:fldChar w:fldCharType="end"/>
      </w:r>
      <w:r w:rsidRPr="007C65B9">
        <w:t>. Native glucagon is useful for acute treatment of hypoglycemia,</w:t>
      </w:r>
      <w:ins w:id="1726" w:author="AML Christensen team" w:date="2024-12-12T09:53:00Z" w16du:dateUtc="2024-12-12T08:53:00Z">
        <w:r>
          <w:t xml:space="preserve"> but ten</w:t>
        </w:r>
      </w:ins>
      <w:del w:id="1727" w:author="AML Christensen team" w:date="2024-12-12T09:53:00Z" w16du:dateUtc="2024-12-12T08:53:00Z">
        <w:r w:rsidRPr="007C65B9" w:rsidDel="00330B20">
          <w:delText xml:space="preserve"> </w:delText>
        </w:r>
      </w:del>
      <w:ins w:id="1728" w:author="AML Christensen team" w:date="2024-12-12T09:53:00Z" w16du:dateUtc="2024-12-12T08:53:00Z">
        <w:r w:rsidRPr="009D793F">
          <w:t xml:space="preserve">ds to degrade and form fibrils in aqueous solutions, </w:t>
        </w:r>
      </w:ins>
      <w:ins w:id="1729" w:author="AML Christensen team" w:date="2024-12-12T09:54:00Z" w16du:dateUtc="2024-12-12T08:54:00Z">
        <w:r>
          <w:t>and therefore</w:t>
        </w:r>
      </w:ins>
      <w:ins w:id="1730" w:author="AML Christensen team" w:date="2024-12-12T09:53:00Z" w16du:dateUtc="2024-12-12T08:53:00Z">
        <w:r w:rsidRPr="009D793F">
          <w:t xml:space="preserve"> requires frequent reconstitution (every 12-24 hours) to avoid fibrillation, catheter occlusion, and inconsistent drug delivery, which limits its suitability for long-term use</w:t>
        </w:r>
      </w:ins>
      <w:del w:id="1731" w:author="AML Christensen team" w:date="2024-12-12T09:53:00Z" w16du:dateUtc="2024-12-12T08:53:00Z">
        <w:r w:rsidRPr="007C65B9" w:rsidDel="00330B20">
          <w:delText>but is hindered by instability, which limits its long-term use</w:delText>
        </w:r>
      </w:del>
      <w:r w:rsidRPr="007C65B9">
        <w:t xml:space="preserve"> </w:t>
      </w:r>
      <w:r w:rsidRPr="007C65B9">
        <w:fldChar w:fldCharType="begin"/>
      </w:r>
      <w:r w:rsidRPr="007C65B9">
        <w:instrText xml:space="preserve"> ADDIN EN.CITE &lt;EndNote&gt;&lt;Cite&gt;&lt;Author&gt;Worth&lt;/Author&gt;&lt;Year&gt;2020&lt;/Year&gt;&lt;RecNum&gt;373&lt;/RecNum&gt;&lt;DisplayText&gt;(7)&lt;/DisplayText&gt;&lt;record&gt;&lt;rec-number&gt;373&lt;/rec-number&gt;&lt;foreign-keys&gt;&lt;key app="EN" db-id="vwrrttwz10fd9netdtjv5t0n2rea550ese5e" timestamp="1726042242"&gt;373&lt;/key&gt;&lt;/foreign-keys&gt;&lt;ref-type name="Journal Article"&gt;17&lt;/ref-type&gt;&lt;contributors&gt;&lt;authors&gt;&lt;author&gt;Worth, C.&lt;/author&gt;&lt;author&gt;Yau, D.&lt;/author&gt;&lt;author&gt;Salomon Estebanez, M.&lt;/author&gt;&lt;author&gt;O&amp;apos;Shea, E.&lt;/author&gt;&lt;author&gt;Cosgrove, K.&lt;/author&gt;&lt;author&gt;Dunne, M.&lt;/author&gt;&lt;author&gt;Banerjee, I.&lt;/author&gt;&lt;/authors&gt;&lt;/contributors&gt;&lt;auth-address&gt;Department of Paediatric Endocrinology, Royal Manchester Children&amp;apos;s Hospital, Manchester, UK.&amp;#xD;Department of Pediatrics, Division of Endocrinology, Jim Pattison Children&amp;apos;s Hospital, Saskatoon, SK, Canada.&amp;#xD;Faculty of Biology, Medicine and Health, University of Manchester, Manchester, UK.&lt;/auth-address&gt;&lt;titles&gt;&lt;title&gt;Complexities in the medical management of hypoglycaemia due to congenital hyperinsulinism&lt;/title&gt;&lt;secondary-title&gt;Clin Endocrinol (Oxf)&lt;/secondary-title&gt;&lt;/titles&gt;&lt;periodical&gt;&lt;full-title&gt;Clin Endocrinol (Oxf)&lt;/full-title&gt;&lt;/periodical&gt;&lt;pages&gt;387-395&lt;/pages&gt;&lt;volume&gt;92&lt;/volume&gt;&lt;number&gt;5&lt;/number&gt;&lt;edition&gt;20200121&lt;/edition&gt;&lt;keywords&gt;&lt;keyword&gt;Blood Glucose&lt;/keyword&gt;&lt;keyword&gt;Child&lt;/keyword&gt;&lt;keyword&gt;*Congenital Hyperinsulinism/drug therapy&lt;/keyword&gt;&lt;keyword&gt;Humans&lt;/keyword&gt;&lt;keyword&gt;*Hyperinsulinism&lt;/keyword&gt;&lt;keyword&gt;congenital hyperinsulinism&lt;/keyword&gt;&lt;keyword&gt;glucose&lt;/keyword&gt;&lt;keyword&gt;hypoglycaemia&lt;/keyword&gt;&lt;keyword&gt;insulin&lt;/keyword&gt;&lt;keyword&gt;management&lt;/keyword&gt;&lt;keyword&gt;medication&lt;/keyword&gt;&lt;/keywords&gt;&lt;dates&gt;&lt;year&gt;2020&lt;/year&gt;&lt;pub-dates&gt;&lt;date&gt;May&lt;/date&gt;&lt;/pub-dates&gt;&lt;/dates&gt;&lt;isbn&gt;0300-0664&lt;/isbn&gt;&lt;accession-num&gt;31917867&lt;/accession-num&gt;&lt;urls&gt;&lt;/urls&gt;&lt;electronic-resource-num&gt;10.1111/cen.14152&lt;/electronic-resource-num&gt;&lt;remote-database-provider&gt;NLM&lt;/remote-database-provider&gt;&lt;language&gt;eng&lt;/language&gt;&lt;/record&gt;&lt;/Cite&gt;&lt;/EndNote&gt;</w:instrText>
      </w:r>
      <w:r w:rsidRPr="007C65B9">
        <w:fldChar w:fldCharType="separate"/>
      </w:r>
      <w:r w:rsidRPr="007C65B9">
        <w:rPr>
          <w:noProof/>
        </w:rPr>
        <w:t>(7)</w:t>
      </w:r>
      <w:r w:rsidRPr="007C65B9">
        <w:fldChar w:fldCharType="end"/>
      </w:r>
      <w:r w:rsidRPr="007C65B9">
        <w:t xml:space="preserve">. Contrarily, dasiglucagon has demonstrated long-term stability, high potency and high tolerability, which makes it suitable for use in infusion pumps </w:t>
      </w:r>
      <w:r w:rsidRPr="007C65B9">
        <w:fldChar w:fldCharType="begin">
          <w:fldData xml:space="preserve">PEVuZE5vdGU+PENpdGU+PEF1dGhvcj5MYSBTYWxhPC9BdXRob3I+PFllYXI+MjAyMTwvWWVhcj48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</w:fldData>
        </w:fldChar>
      </w:r>
      <w:r w:rsidRPr="007C65B9">
        <w:instrText xml:space="preserve"> ADDIN EN.CITE </w:instrText>
      </w:r>
      <w:r w:rsidRPr="007C65B9">
        <w:fldChar w:fldCharType="begin">
          <w:fldData xml:space="preserve">PEVuZE5vdGU+PENpdGU+PEF1dGhvcj5MYSBTYWxhPC9BdXRob3I+PFllYXI+MjAyMTwvWWVhcj48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</w:fldData>
        </w:fldChar>
      </w:r>
      <w:r w:rsidRPr="007C65B9">
        <w:instrText xml:space="preserve"> ADDIN EN.CITE.DATA </w:instrText>
      </w:r>
      <w:r w:rsidRPr="007C65B9">
        <w:fldChar w:fldCharType="end"/>
      </w:r>
      <w:r w:rsidRPr="007C65B9">
        <w:fldChar w:fldCharType="separate"/>
      </w:r>
      <w:r w:rsidRPr="007C65B9">
        <w:rPr>
          <w:noProof/>
        </w:rPr>
        <w:t>(34, 35, 42, 56)</w:t>
      </w:r>
      <w:r w:rsidRPr="007C65B9">
        <w:fldChar w:fldCharType="end"/>
      </w:r>
      <w:r w:rsidRPr="007C65B9">
        <w:t>. As such, subcutaneous infusion pumps for dasiglucagon delivery can be considered a state-of-the-art approach for long-term treatment of CHI patients, especially those that do not respond to diazoxide.</w:t>
      </w:r>
    </w:p>
    <w:p w14:paraId="193BBC2A" w14:textId="0BFE89A8" w:rsidR="00A10550" w:rsidRPr="00C2061D" w:rsidRDefault="00A10550" w:rsidP="00C370C2">
      <w:pPr>
        <w:pStyle w:val="Heading1"/>
      </w:pPr>
      <w:bookmarkStart w:id="1732" w:name="_Toc182295640"/>
      <w:r w:rsidRPr="00C2061D">
        <w:t>Incident Reporting</w:t>
      </w:r>
      <w:bookmarkEnd w:id="1732"/>
    </w:p>
    <w:p w14:paraId="024E0D3A" w14:textId="7EDEA3ED" w:rsidR="00A10550" w:rsidRPr="00C2061D" w:rsidRDefault="00A10550" w:rsidP="00A10550">
      <w:pPr>
        <w:pStyle w:val="Heading2"/>
      </w:pPr>
      <w:bookmarkStart w:id="1733" w:name="_Toc182295641"/>
      <w:r w:rsidRPr="00C2061D">
        <w:t>Vigilance Search Plan</w:t>
      </w:r>
      <w:bookmarkEnd w:id="1733"/>
    </w:p>
    <w:p w14:paraId="6A943F79" w14:textId="0A00C3AD" w:rsidR="00616AFE" w:rsidRPr="00C2061D" w:rsidRDefault="00530920" w:rsidP="00A10550">
      <w:pPr>
        <w:rPr>
          <w:color w:val="0070C0"/>
          <w:lang w:eastAsia="da-DK"/>
        </w:rPr>
      </w:pPr>
      <w:r w:rsidRPr="00C2061D">
        <w:t xml:space="preserve">The vigilance search plan is described in </w:t>
      </w:r>
      <w:r w:rsidR="001303CF" w:rsidRPr="00C2061D">
        <w:t>the LSP</w:t>
      </w:r>
      <w:r w:rsidRPr="00C2061D">
        <w:t xml:space="preserve"> </w:t>
      </w:r>
      <w:r w:rsidRPr="00C2061D">
        <w:rPr>
          <w:highlight w:val="yellow"/>
        </w:rPr>
        <w:t>[</w:t>
      </w:r>
      <w:commentRangeStart w:id="1734"/>
      <w:r w:rsidRPr="00C2061D">
        <w:rPr>
          <w:highlight w:val="yellow"/>
        </w:rPr>
        <w:t>ref</w:t>
      </w:r>
      <w:commentRangeEnd w:id="1734"/>
      <w:r w:rsidRPr="00C2061D">
        <w:rPr>
          <w:rStyle w:val="CommentReference"/>
        </w:rPr>
        <w:commentReference w:id="1734"/>
      </w:r>
      <w:r w:rsidRPr="00C2061D">
        <w:rPr>
          <w:highlight w:val="yellow"/>
        </w:rPr>
        <w:t>]</w:t>
      </w:r>
      <w:r w:rsidRPr="00C2061D">
        <w:t>.</w:t>
      </w:r>
    </w:p>
    <w:p w14:paraId="7B637199" w14:textId="7246B5FC" w:rsidR="00616AFE" w:rsidRPr="00C2061D" w:rsidRDefault="00616AFE" w:rsidP="00616AFE">
      <w:pPr>
        <w:pStyle w:val="Heading2"/>
      </w:pPr>
      <w:bookmarkStart w:id="1735" w:name="_Toc182295642"/>
      <w:bookmarkStart w:id="1736" w:name="_Ref182391803"/>
      <w:r w:rsidRPr="00C2061D">
        <w:t>Vigilance Search Results</w:t>
      </w:r>
      <w:bookmarkEnd w:id="1735"/>
      <w:bookmarkEnd w:id="1736"/>
    </w:p>
    <w:p w14:paraId="4C27C879" w14:textId="25A0469B" w:rsidR="00141101" w:rsidRPr="00C2061D" w:rsidRDefault="00141101" w:rsidP="00141101">
      <w:r w:rsidRPr="00C2061D">
        <w:t xml:space="preserve">The vigilance search results are presented </w:t>
      </w:r>
      <w:r w:rsidRPr="00C2061D">
        <w:rPr>
          <w:szCs w:val="20"/>
        </w:rPr>
        <w:t>in the following sections</w:t>
      </w:r>
      <w:r w:rsidRPr="00C2061D">
        <w:t xml:space="preserve">. Details of the retrieved vigilance reports are provided in </w:t>
      </w:r>
      <w:r w:rsidRPr="00C2061D">
        <w:rPr>
          <w:b/>
          <w:bCs/>
        </w:rPr>
        <w:t>Appendix II</w:t>
      </w:r>
      <w:r w:rsidRPr="00C2061D">
        <w:t xml:space="preserve"> including </w:t>
      </w:r>
      <w:r w:rsidR="003E0062" w:rsidRPr="00C2061D">
        <w:t>assessments</w:t>
      </w:r>
      <w:r w:rsidR="002733AE" w:rsidRPr="00C2061D">
        <w:t xml:space="preserve"> of the relevan</w:t>
      </w:r>
      <w:r w:rsidR="007567E1" w:rsidRPr="00C2061D">
        <w:t>ce</w:t>
      </w:r>
      <w:r w:rsidR="002733AE" w:rsidRPr="00C2061D">
        <w:t xml:space="preserve"> for the Dasiglucagon Delivery System</w:t>
      </w:r>
      <w:r w:rsidRPr="00C2061D">
        <w:t>.</w:t>
      </w:r>
    </w:p>
    <w:p w14:paraId="1EA9955B" w14:textId="77777777" w:rsidR="001E3535" w:rsidRPr="00C2061D" w:rsidRDefault="001E3535" w:rsidP="001E3535">
      <w:pPr>
        <w:pStyle w:val="Heading3"/>
      </w:pPr>
      <w:bookmarkStart w:id="1737" w:name="_Toc103171576"/>
      <w:bookmarkStart w:id="1738" w:name="_Toc102727647"/>
      <w:bookmarkStart w:id="1739" w:name="_Toc104393347"/>
      <w:bookmarkStart w:id="1740" w:name="_Toc182295643"/>
      <w:r w:rsidRPr="00C2061D">
        <w:t>MHRA, United Kingdom</w:t>
      </w:r>
      <w:bookmarkEnd w:id="1737"/>
      <w:bookmarkEnd w:id="1738"/>
      <w:bookmarkEnd w:id="1739"/>
      <w:bookmarkEnd w:id="1740"/>
    </w:p>
    <w:p w14:paraId="6AD3749C" w14:textId="3A818027" w:rsidR="001E3535" w:rsidRPr="00C2061D" w:rsidRDefault="001E3535" w:rsidP="001E3535">
      <w:pPr>
        <w:rPr>
          <w:rFonts w:eastAsia="Calibri" w:cs="Calibri"/>
          <w:i/>
          <w:iCs/>
          <w:color w:val="0070C0"/>
        </w:rPr>
      </w:pPr>
      <w:r w:rsidRPr="00C2061D">
        <w:rPr>
          <w:rFonts w:eastAsia="Calibri" w:cs="Calibri"/>
        </w:rPr>
        <w:t xml:space="preserve">A review of the Medicines and Healthcare Products Regulatory Agency (MHRA) records, United Kingdom, was carried out </w:t>
      </w:r>
      <w:r w:rsidRPr="00C2061D">
        <w:rPr>
          <w:rFonts w:eastAsia="Calibri"/>
        </w:rPr>
        <w:t xml:space="preserve">on </w:t>
      </w:r>
      <w:r w:rsidR="00567E34" w:rsidRPr="00C2061D">
        <w:rPr>
          <w:rFonts w:eastAsia="Calibri"/>
        </w:rPr>
        <w:t>September 24, 2024</w:t>
      </w:r>
      <w:r w:rsidRPr="00C2061D">
        <w:rPr>
          <w:rFonts w:eastAsia="Calibri"/>
        </w:rPr>
        <w:t xml:space="preserve"> </w:t>
      </w:r>
      <w:r w:rsidR="00567E34" w:rsidRPr="00C2061D">
        <w:rPr>
          <w:rFonts w:eastAsia="Calibri"/>
        </w:rPr>
        <w:t>without date limitations</w:t>
      </w:r>
      <w:r w:rsidRPr="00C2061D">
        <w:rPr>
          <w:rFonts w:eastAsia="Calibri" w:cs="Calibri"/>
        </w:rPr>
        <w:t>. Records searched included Medical Device Alerts and Field Safety Notices.</w:t>
      </w:r>
      <w:r w:rsidRPr="00C2061D">
        <w:rPr>
          <w:rFonts w:eastAsia="Calibri" w:cs="Calibri"/>
          <w:i/>
          <w:iCs/>
        </w:rPr>
        <w:t xml:space="preserve"> </w:t>
      </w:r>
      <w:r w:rsidRPr="00C2061D">
        <w:rPr>
          <w:rFonts w:eastAsia="Calibri" w:cs="Calibri"/>
        </w:rPr>
        <w:t xml:space="preserve">A total of </w:t>
      </w:r>
      <w:r w:rsidR="003674A0" w:rsidRPr="00C2061D">
        <w:rPr>
          <w:rFonts w:eastAsia="Calibri" w:cs="Calibri"/>
        </w:rPr>
        <w:t>22</w:t>
      </w:r>
      <w:r w:rsidRPr="00C2061D">
        <w:rPr>
          <w:rFonts w:eastAsia="Calibri" w:cs="Calibri"/>
        </w:rPr>
        <w:t xml:space="preserve"> reports were retrieved.</w:t>
      </w:r>
      <w:r w:rsidR="00AF359D" w:rsidRPr="00C2061D">
        <w:rPr>
          <w:rFonts w:eastAsia="Calibri" w:cs="Calibri"/>
        </w:rPr>
        <w:t xml:space="preserve"> One of these was a duplicate</w:t>
      </w:r>
      <w:r w:rsidR="00E3552F" w:rsidRPr="00C2061D">
        <w:rPr>
          <w:rFonts w:eastAsia="Calibri" w:cs="Calibri"/>
        </w:rPr>
        <w:t>.</w:t>
      </w:r>
      <w:r w:rsidRPr="00C2061D">
        <w:rPr>
          <w:rFonts w:eastAsia="Calibri" w:cs="Calibri"/>
        </w:rPr>
        <w:t xml:space="preserve"> </w:t>
      </w:r>
      <w:r w:rsidR="00520AB4" w:rsidRPr="00C2061D">
        <w:rPr>
          <w:rFonts w:eastAsia="Calibri" w:cs="Calibri"/>
        </w:rPr>
        <w:t xml:space="preserve">Details of the </w:t>
      </w:r>
      <w:proofErr w:type="gramStart"/>
      <w:r w:rsidR="00520AB4" w:rsidRPr="00C2061D">
        <w:rPr>
          <w:rFonts w:eastAsia="Calibri" w:cs="Calibri"/>
        </w:rPr>
        <w:t>retrieved</w:t>
      </w:r>
      <w:r w:rsidRPr="00C2061D">
        <w:rPr>
          <w:rFonts w:eastAsia="Calibri" w:cs="Calibri"/>
        </w:rPr>
        <w:t xml:space="preserve"> reports</w:t>
      </w:r>
      <w:proofErr w:type="gramEnd"/>
      <w:r w:rsidRPr="00C2061D">
        <w:rPr>
          <w:rFonts w:eastAsia="Calibri" w:cs="Calibri"/>
        </w:rPr>
        <w:t xml:space="preserve"> are presented in</w:t>
      </w:r>
      <w:r w:rsidR="00520AB4" w:rsidRPr="00C2061D">
        <w:rPr>
          <w:rFonts w:eastAsia="Calibri" w:cs="Calibri"/>
        </w:rPr>
        <w:t xml:space="preserve"> </w:t>
      </w:r>
      <w:r w:rsidR="00520AB4" w:rsidRPr="00C2061D">
        <w:rPr>
          <w:rFonts w:eastAsia="Calibri" w:cs="Calibri"/>
          <w:b/>
          <w:bCs/>
        </w:rPr>
        <w:t>Appendix II</w:t>
      </w:r>
      <w:r w:rsidRPr="00C2061D">
        <w:rPr>
          <w:rFonts w:eastAsia="Calibri" w:cs="Calibri"/>
        </w:rPr>
        <w:t xml:space="preserve">. </w:t>
      </w:r>
    </w:p>
    <w:p w14:paraId="4D2D797C" w14:textId="77777777" w:rsidR="001E3535" w:rsidRPr="00C2061D" w:rsidRDefault="001E3535" w:rsidP="001E3535">
      <w:pPr>
        <w:rPr>
          <w:rFonts w:eastAsia="Calibri" w:cs="Calibri"/>
          <w:i/>
          <w:iCs/>
          <w:color w:val="0070C0"/>
        </w:rPr>
      </w:pPr>
      <w:r w:rsidRPr="00C2061D">
        <w:rPr>
          <w:rFonts w:eastAsia="Calibri" w:cs="Calibri"/>
          <w:i/>
          <w:iCs/>
          <w:color w:val="0070C0"/>
        </w:rPr>
        <w:t xml:space="preserve"> </w:t>
      </w:r>
    </w:p>
    <w:tbl>
      <w:tblPr>
        <w:tblStyle w:val="TableGrid2"/>
        <w:tblW w:w="4849" w:type="pct"/>
        <w:jc w:val="center"/>
        <w:tblLook w:val="04A0" w:firstRow="1" w:lastRow="0" w:firstColumn="1" w:lastColumn="0" w:noHBand="0" w:noVBand="1"/>
      </w:tblPr>
      <w:tblGrid>
        <w:gridCol w:w="988"/>
        <w:gridCol w:w="2269"/>
        <w:gridCol w:w="1275"/>
        <w:gridCol w:w="1984"/>
        <w:gridCol w:w="2552"/>
      </w:tblGrid>
      <w:tr w:rsidR="00823579" w:rsidRPr="00C2061D" w14:paraId="12C059B1" w14:textId="31217E00" w:rsidTr="00630D9D">
        <w:trPr>
          <w:tblHeader/>
          <w:jc w:val="center"/>
        </w:trPr>
        <w:tc>
          <w:tcPr>
            <w:tcW w:w="54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B78A29" w14:textId="23A26FDC" w:rsidR="00823579" w:rsidRPr="00C2061D" w:rsidRDefault="00823579" w:rsidP="006E584A">
            <w:pPr>
              <w:spacing w:before="60" w:after="60"/>
              <w:rPr>
                <w:rFonts w:eastAsia="Calibri" w:cs="Calibri"/>
                <w:b/>
                <w:sz w:val="18"/>
                <w:szCs w:val="18"/>
              </w:rPr>
            </w:pPr>
            <w:r w:rsidRPr="00C2061D">
              <w:rPr>
                <w:rFonts w:eastAsia="Calibri" w:cs="Calibri"/>
                <w:b/>
                <w:sz w:val="18"/>
                <w:szCs w:val="18"/>
              </w:rPr>
              <w:t>Search #</w:t>
            </w:r>
          </w:p>
        </w:tc>
        <w:tc>
          <w:tcPr>
            <w:tcW w:w="125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9A6AC7" w14:textId="7FEAB1E5" w:rsidR="00823579" w:rsidRPr="00C2061D" w:rsidRDefault="00823579" w:rsidP="006E584A">
            <w:pPr>
              <w:spacing w:before="60" w:after="60"/>
              <w:rPr>
                <w:rFonts w:eastAsia="Calibri" w:cs="Calibri"/>
                <w:b/>
                <w:sz w:val="18"/>
                <w:szCs w:val="18"/>
              </w:rPr>
            </w:pPr>
            <w:r w:rsidRPr="00C2061D">
              <w:rPr>
                <w:rFonts w:eastAsia="Calibri" w:cs="Calibri"/>
                <w:b/>
                <w:sz w:val="18"/>
                <w:szCs w:val="18"/>
              </w:rPr>
              <w:t>Search term(s)</w:t>
            </w:r>
          </w:p>
        </w:tc>
        <w:tc>
          <w:tcPr>
            <w:tcW w:w="70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FF413E" w14:textId="77777777" w:rsidR="00823579" w:rsidRPr="00C2061D" w:rsidRDefault="00823579" w:rsidP="006E584A">
            <w:pPr>
              <w:spacing w:before="60" w:after="60"/>
              <w:jc w:val="center"/>
              <w:rPr>
                <w:rFonts w:eastAsia="Calibri" w:cs="Calibri"/>
                <w:b/>
                <w:sz w:val="18"/>
                <w:szCs w:val="18"/>
              </w:rPr>
            </w:pPr>
            <w:r w:rsidRPr="00C2061D">
              <w:rPr>
                <w:rFonts w:eastAsia="Calibri" w:cs="Calibri"/>
                <w:b/>
                <w:sz w:val="18"/>
                <w:szCs w:val="18"/>
              </w:rPr>
              <w:t>Number of Results</w:t>
            </w:r>
          </w:p>
        </w:tc>
        <w:tc>
          <w:tcPr>
            <w:tcW w:w="1094"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769F0B" w14:textId="2CD1E34F" w:rsidR="00823579" w:rsidRPr="00C2061D" w:rsidRDefault="00823579" w:rsidP="006E584A">
            <w:pPr>
              <w:spacing w:before="60" w:after="60"/>
              <w:jc w:val="center"/>
              <w:rPr>
                <w:rFonts w:eastAsia="Calibri" w:cs="Calibri"/>
                <w:b/>
                <w:sz w:val="18"/>
                <w:szCs w:val="18"/>
              </w:rPr>
            </w:pPr>
            <w:r w:rsidRPr="00C2061D">
              <w:rPr>
                <w:rFonts w:eastAsia="Calibri"/>
                <w:b/>
                <w:sz w:val="18"/>
                <w:szCs w:val="18"/>
              </w:rPr>
              <w:t>Number of results for subject device</w:t>
            </w:r>
          </w:p>
        </w:tc>
        <w:tc>
          <w:tcPr>
            <w:tcW w:w="14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EB8E87" w14:textId="73D23721" w:rsidR="00823579" w:rsidRPr="00C2061D" w:rsidRDefault="00823579" w:rsidP="006E584A">
            <w:pPr>
              <w:spacing w:before="60" w:after="60"/>
              <w:jc w:val="center"/>
              <w:rPr>
                <w:rFonts w:eastAsia="Calibri"/>
                <w:b/>
                <w:sz w:val="18"/>
                <w:szCs w:val="18"/>
              </w:rPr>
            </w:pPr>
            <w:r w:rsidRPr="00C2061D">
              <w:rPr>
                <w:rFonts w:eastAsia="Calibri"/>
                <w:b/>
                <w:sz w:val="18"/>
                <w:szCs w:val="18"/>
              </w:rPr>
              <w:t xml:space="preserve">Number of </w:t>
            </w:r>
            <w:r w:rsidR="00026CCD" w:rsidRPr="00C2061D">
              <w:rPr>
                <w:rFonts w:eastAsia="Calibri"/>
                <w:b/>
                <w:sz w:val="18"/>
                <w:szCs w:val="18"/>
              </w:rPr>
              <w:t xml:space="preserve">relevant </w:t>
            </w:r>
            <w:r w:rsidRPr="00C2061D">
              <w:rPr>
                <w:rFonts w:eastAsia="Calibri"/>
                <w:b/>
                <w:sz w:val="18"/>
                <w:szCs w:val="18"/>
              </w:rPr>
              <w:t>results for similar devices</w:t>
            </w:r>
          </w:p>
        </w:tc>
      </w:tr>
      <w:tr w:rsidR="00823579" w:rsidRPr="00C2061D" w14:paraId="059550C6" w14:textId="23C7CAA7"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3F0AAC91" w14:textId="29AA169A" w:rsidR="00823579" w:rsidRPr="00C2061D" w:rsidRDefault="00823579" w:rsidP="00662E26">
            <w:pPr>
              <w:rPr>
                <w:sz w:val="18"/>
                <w:szCs w:val="18"/>
              </w:rPr>
            </w:pPr>
            <w:r w:rsidRPr="00C2061D">
              <w:rPr>
                <w:sz w:val="18"/>
                <w:szCs w:val="18"/>
              </w:rPr>
              <w:t>1</w:t>
            </w:r>
          </w:p>
        </w:tc>
        <w:tc>
          <w:tcPr>
            <w:tcW w:w="1251" w:type="pct"/>
            <w:tcBorders>
              <w:top w:val="single" w:sz="4" w:space="0" w:color="auto"/>
              <w:left w:val="single" w:sz="4" w:space="0" w:color="auto"/>
              <w:bottom w:val="single" w:sz="4" w:space="0" w:color="auto"/>
              <w:right w:val="single" w:sz="4" w:space="0" w:color="auto"/>
            </w:tcBorders>
          </w:tcPr>
          <w:p w14:paraId="783D95F7" w14:textId="413C3D5B" w:rsidR="00823579" w:rsidRPr="00C2061D" w:rsidRDefault="00823579" w:rsidP="00662E26">
            <w:pPr>
              <w:rPr>
                <w:sz w:val="18"/>
                <w:szCs w:val="18"/>
              </w:rPr>
            </w:pPr>
            <w:r w:rsidRPr="00C2061D">
              <w:rPr>
                <w:sz w:val="18"/>
                <w:szCs w:val="18"/>
              </w:rPr>
              <w:t>“Infusion pump” AND “Dasiglucagon infusion”</w:t>
            </w:r>
          </w:p>
        </w:tc>
        <w:tc>
          <w:tcPr>
            <w:tcW w:w="703" w:type="pct"/>
            <w:tcBorders>
              <w:top w:val="single" w:sz="4" w:space="0" w:color="auto"/>
              <w:left w:val="single" w:sz="4" w:space="0" w:color="auto"/>
              <w:bottom w:val="single" w:sz="4" w:space="0" w:color="auto"/>
              <w:right w:val="single" w:sz="4" w:space="0" w:color="auto"/>
            </w:tcBorders>
          </w:tcPr>
          <w:p w14:paraId="6DAF2D8C" w14:textId="2D678472"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094" w:type="pct"/>
            <w:tcBorders>
              <w:top w:val="single" w:sz="4" w:space="0" w:color="auto"/>
              <w:left w:val="single" w:sz="4" w:space="0" w:color="auto"/>
              <w:bottom w:val="single" w:sz="4" w:space="0" w:color="auto"/>
              <w:right w:val="single" w:sz="4" w:space="0" w:color="auto"/>
            </w:tcBorders>
          </w:tcPr>
          <w:p w14:paraId="747347C5" w14:textId="7750C5CE"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42B63B04" w14:textId="70C1591C"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r>
      <w:tr w:rsidR="00823579" w:rsidRPr="00C2061D" w14:paraId="27A5753E" w14:textId="2708C3DD"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4CC06CBA" w14:textId="7D31D6F3" w:rsidR="00823579" w:rsidRPr="00C2061D" w:rsidRDefault="00823579" w:rsidP="00662E26">
            <w:pPr>
              <w:pStyle w:val="ListNumber"/>
              <w:numPr>
                <w:ilvl w:val="0"/>
                <w:numId w:val="0"/>
              </w:numPr>
              <w:rPr>
                <w:sz w:val="18"/>
                <w:szCs w:val="18"/>
                <w:lang w:val="en-US"/>
              </w:rPr>
            </w:pPr>
            <w:r w:rsidRPr="00C2061D">
              <w:rPr>
                <w:sz w:val="18"/>
                <w:szCs w:val="18"/>
                <w:lang w:val="en-US"/>
              </w:rPr>
              <w:t>2</w:t>
            </w:r>
          </w:p>
        </w:tc>
        <w:tc>
          <w:tcPr>
            <w:tcW w:w="1251" w:type="pct"/>
            <w:tcBorders>
              <w:top w:val="single" w:sz="4" w:space="0" w:color="auto"/>
              <w:left w:val="single" w:sz="4" w:space="0" w:color="auto"/>
              <w:bottom w:val="single" w:sz="4" w:space="0" w:color="auto"/>
              <w:right w:val="single" w:sz="4" w:space="0" w:color="auto"/>
            </w:tcBorders>
          </w:tcPr>
          <w:p w14:paraId="216F3EC1" w14:textId="178B0EB8" w:rsidR="00823579" w:rsidRPr="00C2061D" w:rsidRDefault="00823579" w:rsidP="00662E26">
            <w:pPr>
              <w:pStyle w:val="ListNumber"/>
              <w:numPr>
                <w:ilvl w:val="0"/>
                <w:numId w:val="0"/>
              </w:numPr>
              <w:rPr>
                <w:rFonts w:eastAsia="Calibri" w:cs="Calibri"/>
                <w:sz w:val="18"/>
                <w:szCs w:val="18"/>
                <w:lang w:val="en-US"/>
              </w:rPr>
            </w:pPr>
            <w:r w:rsidRPr="00C2061D">
              <w:rPr>
                <w:sz w:val="18"/>
                <w:szCs w:val="18"/>
                <w:lang w:val="en-US"/>
              </w:rPr>
              <w:t>Roche AND “ACCU-CHEK Spirit Combo”</w:t>
            </w:r>
          </w:p>
        </w:tc>
        <w:tc>
          <w:tcPr>
            <w:tcW w:w="703" w:type="pct"/>
            <w:tcBorders>
              <w:top w:val="single" w:sz="4" w:space="0" w:color="auto"/>
              <w:left w:val="single" w:sz="4" w:space="0" w:color="auto"/>
              <w:bottom w:val="single" w:sz="4" w:space="0" w:color="auto"/>
              <w:right w:val="single" w:sz="4" w:space="0" w:color="auto"/>
            </w:tcBorders>
          </w:tcPr>
          <w:p w14:paraId="43C73E64" w14:textId="0A515348"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3</w:t>
            </w:r>
          </w:p>
        </w:tc>
        <w:tc>
          <w:tcPr>
            <w:tcW w:w="1094" w:type="pct"/>
            <w:tcBorders>
              <w:top w:val="single" w:sz="4" w:space="0" w:color="auto"/>
              <w:left w:val="single" w:sz="4" w:space="0" w:color="auto"/>
              <w:bottom w:val="single" w:sz="4" w:space="0" w:color="auto"/>
              <w:right w:val="single" w:sz="4" w:space="0" w:color="auto"/>
            </w:tcBorders>
          </w:tcPr>
          <w:p w14:paraId="4DB158B8" w14:textId="4A8561AE" w:rsidR="00823579" w:rsidRPr="00C2061D" w:rsidRDefault="00026CCD"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164EC7EF" w14:textId="4341E42C" w:rsidR="00823579" w:rsidRPr="00C2061D" w:rsidRDefault="00026CCD" w:rsidP="006E584A">
            <w:pPr>
              <w:spacing w:before="60" w:after="60"/>
              <w:jc w:val="center"/>
              <w:rPr>
                <w:rFonts w:eastAsia="Calibri" w:cs="Calibri"/>
                <w:sz w:val="18"/>
                <w:szCs w:val="18"/>
              </w:rPr>
            </w:pPr>
            <w:r w:rsidRPr="00C2061D">
              <w:rPr>
                <w:rFonts w:eastAsia="Calibri" w:cs="Calibri"/>
                <w:sz w:val="18"/>
                <w:szCs w:val="18"/>
              </w:rPr>
              <w:t>2</w:t>
            </w:r>
          </w:p>
        </w:tc>
      </w:tr>
      <w:tr w:rsidR="00823579" w:rsidRPr="00C2061D" w14:paraId="1817D71F" w14:textId="6758DCB6"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6E70294F" w14:textId="7C1033A4" w:rsidR="00823579" w:rsidRPr="00C2061D" w:rsidRDefault="00823579" w:rsidP="00662E26">
            <w:pPr>
              <w:pStyle w:val="ListNumber"/>
              <w:numPr>
                <w:ilvl w:val="0"/>
                <w:numId w:val="0"/>
              </w:numPr>
              <w:rPr>
                <w:sz w:val="18"/>
                <w:szCs w:val="18"/>
                <w:lang w:val="en-US"/>
              </w:rPr>
            </w:pPr>
            <w:r w:rsidRPr="00C2061D">
              <w:rPr>
                <w:sz w:val="18"/>
                <w:szCs w:val="18"/>
                <w:lang w:val="en-US"/>
              </w:rPr>
              <w:t>3</w:t>
            </w:r>
          </w:p>
        </w:tc>
        <w:tc>
          <w:tcPr>
            <w:tcW w:w="1251" w:type="pct"/>
            <w:tcBorders>
              <w:top w:val="single" w:sz="4" w:space="0" w:color="auto"/>
              <w:left w:val="single" w:sz="4" w:space="0" w:color="auto"/>
              <w:bottom w:val="single" w:sz="4" w:space="0" w:color="auto"/>
              <w:right w:val="single" w:sz="4" w:space="0" w:color="auto"/>
            </w:tcBorders>
          </w:tcPr>
          <w:p w14:paraId="118FA2AB" w14:textId="0D180B24" w:rsidR="00823579" w:rsidRPr="00C2061D" w:rsidRDefault="00823579" w:rsidP="00662E26">
            <w:pPr>
              <w:pStyle w:val="ListNumber"/>
              <w:numPr>
                <w:ilvl w:val="0"/>
                <w:numId w:val="0"/>
              </w:numPr>
              <w:rPr>
                <w:sz w:val="18"/>
                <w:szCs w:val="18"/>
                <w:lang w:val="en-US"/>
              </w:rPr>
            </w:pPr>
            <w:r w:rsidRPr="00C2061D">
              <w:rPr>
                <w:sz w:val="18"/>
                <w:szCs w:val="18"/>
                <w:lang w:val="en-US"/>
              </w:rPr>
              <w:t>Medtronic AND “</w:t>
            </w:r>
            <w:proofErr w:type="spellStart"/>
            <w:r w:rsidRPr="00C2061D">
              <w:rPr>
                <w:sz w:val="18"/>
                <w:szCs w:val="18"/>
                <w:lang w:val="en-US"/>
              </w:rPr>
              <w:t>MiniMed</w:t>
            </w:r>
            <w:proofErr w:type="spellEnd"/>
            <w:r w:rsidRPr="00C2061D">
              <w:rPr>
                <w:sz w:val="18"/>
                <w:szCs w:val="18"/>
                <w:lang w:val="en-US"/>
              </w:rPr>
              <w:t xml:space="preserve"> 770G”</w:t>
            </w:r>
          </w:p>
        </w:tc>
        <w:tc>
          <w:tcPr>
            <w:tcW w:w="703" w:type="pct"/>
            <w:tcBorders>
              <w:top w:val="single" w:sz="4" w:space="0" w:color="auto"/>
              <w:left w:val="single" w:sz="4" w:space="0" w:color="auto"/>
              <w:bottom w:val="single" w:sz="4" w:space="0" w:color="auto"/>
              <w:right w:val="single" w:sz="4" w:space="0" w:color="auto"/>
            </w:tcBorders>
          </w:tcPr>
          <w:p w14:paraId="4E60371D" w14:textId="2F2D5BF4"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1</w:t>
            </w:r>
          </w:p>
        </w:tc>
        <w:tc>
          <w:tcPr>
            <w:tcW w:w="1094" w:type="pct"/>
            <w:tcBorders>
              <w:top w:val="single" w:sz="4" w:space="0" w:color="auto"/>
              <w:left w:val="single" w:sz="4" w:space="0" w:color="auto"/>
              <w:bottom w:val="single" w:sz="4" w:space="0" w:color="auto"/>
              <w:right w:val="single" w:sz="4" w:space="0" w:color="auto"/>
            </w:tcBorders>
          </w:tcPr>
          <w:p w14:paraId="5C2F27D4" w14:textId="50469FDF" w:rsidR="00823579" w:rsidRPr="00C2061D" w:rsidRDefault="008C4842"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5718177E" w14:textId="4E2BFF10" w:rsidR="00823579" w:rsidRPr="00C2061D" w:rsidRDefault="00E8436A" w:rsidP="006E584A">
            <w:pPr>
              <w:spacing w:before="60" w:after="60"/>
              <w:jc w:val="center"/>
              <w:rPr>
                <w:rFonts w:eastAsia="Calibri" w:cs="Calibri"/>
                <w:sz w:val="18"/>
                <w:szCs w:val="18"/>
              </w:rPr>
            </w:pPr>
            <w:r w:rsidRPr="00C2061D">
              <w:rPr>
                <w:rFonts w:eastAsia="Calibri" w:cs="Calibri"/>
                <w:sz w:val="18"/>
                <w:szCs w:val="18"/>
              </w:rPr>
              <w:t>1</w:t>
            </w:r>
          </w:p>
        </w:tc>
      </w:tr>
      <w:tr w:rsidR="00823579" w:rsidRPr="00C2061D" w14:paraId="240C1FE1" w14:textId="524A33C2"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3D5CE987" w14:textId="149A1517" w:rsidR="00823579" w:rsidRPr="00C2061D" w:rsidRDefault="00823579" w:rsidP="00662E26">
            <w:pPr>
              <w:pStyle w:val="ListNumber"/>
              <w:numPr>
                <w:ilvl w:val="0"/>
                <w:numId w:val="0"/>
              </w:numPr>
              <w:rPr>
                <w:sz w:val="18"/>
                <w:szCs w:val="18"/>
                <w:lang w:val="en-US"/>
              </w:rPr>
            </w:pPr>
            <w:r w:rsidRPr="00C2061D">
              <w:rPr>
                <w:sz w:val="18"/>
                <w:szCs w:val="18"/>
                <w:lang w:val="en-US"/>
              </w:rPr>
              <w:t>4</w:t>
            </w:r>
          </w:p>
        </w:tc>
        <w:tc>
          <w:tcPr>
            <w:tcW w:w="1251" w:type="pct"/>
            <w:tcBorders>
              <w:top w:val="single" w:sz="4" w:space="0" w:color="auto"/>
              <w:left w:val="single" w:sz="4" w:space="0" w:color="auto"/>
              <w:bottom w:val="single" w:sz="4" w:space="0" w:color="auto"/>
              <w:right w:val="single" w:sz="4" w:space="0" w:color="auto"/>
            </w:tcBorders>
          </w:tcPr>
          <w:p w14:paraId="65A47156" w14:textId="5FEDB59B" w:rsidR="00823579" w:rsidRPr="00C2061D" w:rsidRDefault="00823579" w:rsidP="00662E26">
            <w:pPr>
              <w:pStyle w:val="ListNumber"/>
              <w:numPr>
                <w:ilvl w:val="0"/>
                <w:numId w:val="0"/>
              </w:numPr>
              <w:rPr>
                <w:rFonts w:eastAsia="Calibri" w:cs="Calibri"/>
                <w:sz w:val="18"/>
                <w:szCs w:val="18"/>
                <w:lang w:val="en-US"/>
              </w:rPr>
            </w:pPr>
            <w:r w:rsidRPr="00C2061D">
              <w:rPr>
                <w:sz w:val="18"/>
                <w:szCs w:val="18"/>
                <w:lang w:val="en-US"/>
              </w:rPr>
              <w:t>Medtronic AND “</w:t>
            </w:r>
            <w:proofErr w:type="spellStart"/>
            <w:r w:rsidRPr="00C2061D">
              <w:rPr>
                <w:sz w:val="18"/>
                <w:szCs w:val="18"/>
                <w:lang w:val="en-US"/>
              </w:rPr>
              <w:t>Minimed</w:t>
            </w:r>
            <w:proofErr w:type="spellEnd"/>
            <w:r w:rsidRPr="00C2061D">
              <w:rPr>
                <w:sz w:val="18"/>
                <w:szCs w:val="18"/>
                <w:lang w:val="en-US"/>
              </w:rPr>
              <w:t xml:space="preserve"> 630G”</w:t>
            </w:r>
          </w:p>
        </w:tc>
        <w:tc>
          <w:tcPr>
            <w:tcW w:w="703" w:type="pct"/>
            <w:tcBorders>
              <w:top w:val="single" w:sz="4" w:space="0" w:color="auto"/>
              <w:left w:val="single" w:sz="4" w:space="0" w:color="auto"/>
              <w:bottom w:val="single" w:sz="4" w:space="0" w:color="auto"/>
              <w:right w:val="single" w:sz="4" w:space="0" w:color="auto"/>
            </w:tcBorders>
          </w:tcPr>
          <w:p w14:paraId="709CEF78" w14:textId="6E65FFEE"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094" w:type="pct"/>
            <w:tcBorders>
              <w:top w:val="single" w:sz="4" w:space="0" w:color="auto"/>
              <w:left w:val="single" w:sz="4" w:space="0" w:color="auto"/>
              <w:bottom w:val="single" w:sz="4" w:space="0" w:color="auto"/>
              <w:right w:val="single" w:sz="4" w:space="0" w:color="auto"/>
            </w:tcBorders>
          </w:tcPr>
          <w:p w14:paraId="4F9BB8C4" w14:textId="5A183F5A"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03B08467" w14:textId="6F433D21"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r>
      <w:tr w:rsidR="00823579" w:rsidRPr="00C2061D" w14:paraId="38504720" w14:textId="25D41E9D"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7D3F77F7" w14:textId="7627C63B" w:rsidR="00823579" w:rsidRPr="00C2061D" w:rsidRDefault="00823579" w:rsidP="00662E26">
            <w:pPr>
              <w:pStyle w:val="ListNumber"/>
              <w:numPr>
                <w:ilvl w:val="0"/>
                <w:numId w:val="0"/>
              </w:numPr>
              <w:rPr>
                <w:sz w:val="18"/>
                <w:szCs w:val="18"/>
                <w:lang w:val="en-US"/>
              </w:rPr>
            </w:pPr>
            <w:r w:rsidRPr="00C2061D">
              <w:rPr>
                <w:sz w:val="18"/>
                <w:szCs w:val="18"/>
                <w:lang w:val="en-US"/>
              </w:rPr>
              <w:t>5</w:t>
            </w:r>
          </w:p>
        </w:tc>
        <w:tc>
          <w:tcPr>
            <w:tcW w:w="1251" w:type="pct"/>
            <w:tcBorders>
              <w:top w:val="single" w:sz="4" w:space="0" w:color="auto"/>
              <w:left w:val="single" w:sz="4" w:space="0" w:color="auto"/>
              <w:bottom w:val="single" w:sz="4" w:space="0" w:color="auto"/>
              <w:right w:val="single" w:sz="4" w:space="0" w:color="auto"/>
            </w:tcBorders>
          </w:tcPr>
          <w:p w14:paraId="002FCB11" w14:textId="3077C14D" w:rsidR="00823579" w:rsidRPr="00C2061D" w:rsidRDefault="00823579" w:rsidP="00662E26">
            <w:pPr>
              <w:pStyle w:val="ListNumber"/>
              <w:numPr>
                <w:ilvl w:val="0"/>
                <w:numId w:val="0"/>
              </w:numPr>
              <w:rPr>
                <w:rFonts w:eastAsia="Calibri" w:cs="Calibri"/>
                <w:sz w:val="18"/>
                <w:szCs w:val="18"/>
                <w:lang w:val="en-US"/>
              </w:rPr>
            </w:pPr>
            <w:r w:rsidRPr="00C2061D">
              <w:rPr>
                <w:sz w:val="18"/>
                <w:szCs w:val="18"/>
                <w:lang w:val="en-US"/>
              </w:rPr>
              <w:t>”</w:t>
            </w:r>
            <w:proofErr w:type="spellStart"/>
            <w:r w:rsidRPr="00C2061D">
              <w:rPr>
                <w:sz w:val="18"/>
                <w:szCs w:val="18"/>
                <w:lang w:val="en-US"/>
              </w:rPr>
              <w:t>t:slim</w:t>
            </w:r>
            <w:proofErr w:type="spellEnd"/>
            <w:r w:rsidRPr="00C2061D">
              <w:rPr>
                <w:sz w:val="18"/>
                <w:szCs w:val="18"/>
                <w:lang w:val="en-US"/>
              </w:rPr>
              <w:t xml:space="preserve"> X2”</w:t>
            </w:r>
          </w:p>
        </w:tc>
        <w:tc>
          <w:tcPr>
            <w:tcW w:w="703" w:type="pct"/>
            <w:tcBorders>
              <w:top w:val="single" w:sz="4" w:space="0" w:color="auto"/>
              <w:left w:val="single" w:sz="4" w:space="0" w:color="auto"/>
              <w:bottom w:val="single" w:sz="4" w:space="0" w:color="auto"/>
              <w:right w:val="single" w:sz="4" w:space="0" w:color="auto"/>
            </w:tcBorders>
          </w:tcPr>
          <w:p w14:paraId="448DF3DD" w14:textId="4F58B660"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2</w:t>
            </w:r>
          </w:p>
        </w:tc>
        <w:tc>
          <w:tcPr>
            <w:tcW w:w="1094" w:type="pct"/>
            <w:tcBorders>
              <w:top w:val="single" w:sz="4" w:space="0" w:color="auto"/>
              <w:left w:val="single" w:sz="4" w:space="0" w:color="auto"/>
              <w:bottom w:val="single" w:sz="4" w:space="0" w:color="auto"/>
              <w:right w:val="single" w:sz="4" w:space="0" w:color="auto"/>
            </w:tcBorders>
          </w:tcPr>
          <w:p w14:paraId="14D130F8" w14:textId="40700022" w:rsidR="00823579" w:rsidRPr="00C2061D" w:rsidRDefault="008C4842"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55A7338B" w14:textId="1401028F" w:rsidR="00823579" w:rsidRPr="00C2061D" w:rsidRDefault="000E3CE3" w:rsidP="006E584A">
            <w:pPr>
              <w:spacing w:before="60" w:after="60"/>
              <w:jc w:val="center"/>
              <w:rPr>
                <w:rFonts w:eastAsia="Calibri" w:cs="Calibri"/>
                <w:sz w:val="18"/>
                <w:szCs w:val="18"/>
              </w:rPr>
            </w:pPr>
            <w:r w:rsidRPr="00C2061D">
              <w:rPr>
                <w:rFonts w:eastAsia="Calibri" w:cs="Calibri"/>
                <w:sz w:val="18"/>
                <w:szCs w:val="18"/>
              </w:rPr>
              <w:t>2</w:t>
            </w:r>
          </w:p>
        </w:tc>
      </w:tr>
      <w:tr w:rsidR="00823579" w:rsidRPr="00C2061D" w14:paraId="16695276" w14:textId="77777777"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65857116" w14:textId="6EECAC15" w:rsidR="00823579" w:rsidRPr="00C2061D" w:rsidRDefault="00823579" w:rsidP="00662E26">
            <w:pPr>
              <w:pStyle w:val="ListNumber"/>
              <w:numPr>
                <w:ilvl w:val="0"/>
                <w:numId w:val="0"/>
              </w:numPr>
              <w:rPr>
                <w:sz w:val="18"/>
                <w:szCs w:val="18"/>
                <w:lang w:val="en-US"/>
              </w:rPr>
            </w:pPr>
            <w:r w:rsidRPr="00C2061D">
              <w:rPr>
                <w:sz w:val="18"/>
                <w:szCs w:val="18"/>
                <w:lang w:val="en-US"/>
              </w:rPr>
              <w:t>6</w:t>
            </w:r>
          </w:p>
        </w:tc>
        <w:tc>
          <w:tcPr>
            <w:tcW w:w="1251" w:type="pct"/>
            <w:tcBorders>
              <w:top w:val="single" w:sz="4" w:space="0" w:color="auto"/>
              <w:left w:val="single" w:sz="4" w:space="0" w:color="auto"/>
              <w:bottom w:val="single" w:sz="4" w:space="0" w:color="auto"/>
              <w:right w:val="single" w:sz="4" w:space="0" w:color="auto"/>
            </w:tcBorders>
          </w:tcPr>
          <w:p w14:paraId="1FABD9A9" w14:textId="575209BA" w:rsidR="00823579" w:rsidRPr="00C2061D" w:rsidRDefault="00F11063" w:rsidP="00662E26">
            <w:pPr>
              <w:pStyle w:val="ListNumber"/>
              <w:numPr>
                <w:ilvl w:val="0"/>
                <w:numId w:val="0"/>
              </w:numPr>
              <w:rPr>
                <w:sz w:val="18"/>
                <w:szCs w:val="18"/>
                <w:lang w:val="en-US"/>
              </w:rPr>
            </w:pPr>
            <w:r w:rsidRPr="00C2061D">
              <w:rPr>
                <w:sz w:val="18"/>
                <w:szCs w:val="18"/>
                <w:lang w:val="en-US"/>
              </w:rPr>
              <w:t>“</w:t>
            </w:r>
            <w:proofErr w:type="spellStart"/>
            <w:r w:rsidR="00823579" w:rsidRPr="00C2061D">
              <w:rPr>
                <w:sz w:val="18"/>
                <w:szCs w:val="18"/>
                <w:lang w:val="en-US"/>
              </w:rPr>
              <w:t>iLet</w:t>
            </w:r>
            <w:proofErr w:type="spellEnd"/>
            <w:r w:rsidR="00823579" w:rsidRPr="00C2061D">
              <w:rPr>
                <w:sz w:val="18"/>
                <w:szCs w:val="18"/>
                <w:lang w:val="en-US"/>
              </w:rPr>
              <w:t xml:space="preserve"> Bionic Pancreas</w:t>
            </w:r>
            <w:r w:rsidRPr="00C2061D">
              <w:rPr>
                <w:sz w:val="18"/>
                <w:szCs w:val="18"/>
                <w:lang w:val="en-US"/>
              </w:rPr>
              <w:t>”</w:t>
            </w:r>
          </w:p>
        </w:tc>
        <w:tc>
          <w:tcPr>
            <w:tcW w:w="703" w:type="pct"/>
            <w:tcBorders>
              <w:top w:val="single" w:sz="4" w:space="0" w:color="auto"/>
              <w:left w:val="single" w:sz="4" w:space="0" w:color="auto"/>
              <w:bottom w:val="single" w:sz="4" w:space="0" w:color="auto"/>
              <w:right w:val="single" w:sz="4" w:space="0" w:color="auto"/>
            </w:tcBorders>
          </w:tcPr>
          <w:p w14:paraId="1EC9EEE8" w14:textId="5EA1EED4" w:rsidR="00823579" w:rsidRPr="00C2061D" w:rsidRDefault="00F11063" w:rsidP="006E584A">
            <w:pPr>
              <w:spacing w:before="60" w:after="60"/>
              <w:jc w:val="center"/>
              <w:rPr>
                <w:rFonts w:eastAsia="Calibri" w:cs="Calibri"/>
                <w:sz w:val="18"/>
                <w:szCs w:val="18"/>
              </w:rPr>
            </w:pPr>
            <w:r w:rsidRPr="00C2061D">
              <w:rPr>
                <w:rFonts w:eastAsia="Calibri" w:cs="Calibri"/>
                <w:sz w:val="18"/>
                <w:szCs w:val="18"/>
              </w:rPr>
              <w:t>0</w:t>
            </w:r>
          </w:p>
        </w:tc>
        <w:tc>
          <w:tcPr>
            <w:tcW w:w="1094" w:type="pct"/>
            <w:tcBorders>
              <w:top w:val="single" w:sz="4" w:space="0" w:color="auto"/>
              <w:left w:val="single" w:sz="4" w:space="0" w:color="auto"/>
              <w:bottom w:val="single" w:sz="4" w:space="0" w:color="auto"/>
              <w:right w:val="single" w:sz="4" w:space="0" w:color="auto"/>
            </w:tcBorders>
          </w:tcPr>
          <w:p w14:paraId="43DEEAD6" w14:textId="23C1F531" w:rsidR="00823579" w:rsidRPr="00C2061D" w:rsidRDefault="008C4842"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59E3E231" w14:textId="05541F0D" w:rsidR="00823579" w:rsidRPr="00C2061D" w:rsidRDefault="00F11063" w:rsidP="006E584A">
            <w:pPr>
              <w:spacing w:before="60" w:after="60"/>
              <w:jc w:val="center"/>
              <w:rPr>
                <w:rFonts w:eastAsia="Calibri" w:cs="Calibri"/>
                <w:sz w:val="18"/>
                <w:szCs w:val="18"/>
              </w:rPr>
            </w:pPr>
            <w:r w:rsidRPr="00C2061D">
              <w:rPr>
                <w:rFonts w:eastAsia="Calibri" w:cs="Calibri"/>
                <w:sz w:val="18"/>
                <w:szCs w:val="18"/>
              </w:rPr>
              <w:t>0</w:t>
            </w:r>
          </w:p>
        </w:tc>
      </w:tr>
      <w:tr w:rsidR="00823579" w:rsidRPr="00C2061D" w14:paraId="1F4519AB" w14:textId="77777777"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61DCE2F8" w14:textId="08929C24" w:rsidR="00823579" w:rsidRPr="00C2061D" w:rsidRDefault="00823579" w:rsidP="00662E26">
            <w:pPr>
              <w:pStyle w:val="ListNumber"/>
              <w:numPr>
                <w:ilvl w:val="0"/>
                <w:numId w:val="0"/>
              </w:numPr>
              <w:rPr>
                <w:sz w:val="18"/>
                <w:szCs w:val="18"/>
                <w:lang w:val="en-US"/>
              </w:rPr>
            </w:pPr>
            <w:r w:rsidRPr="00C2061D">
              <w:rPr>
                <w:sz w:val="18"/>
                <w:szCs w:val="18"/>
                <w:lang w:val="en-US"/>
              </w:rPr>
              <w:t>7</w:t>
            </w:r>
          </w:p>
        </w:tc>
        <w:tc>
          <w:tcPr>
            <w:tcW w:w="1251" w:type="pct"/>
            <w:tcBorders>
              <w:top w:val="single" w:sz="4" w:space="0" w:color="auto"/>
              <w:left w:val="single" w:sz="4" w:space="0" w:color="auto"/>
              <w:bottom w:val="single" w:sz="4" w:space="0" w:color="auto"/>
              <w:right w:val="single" w:sz="4" w:space="0" w:color="auto"/>
            </w:tcBorders>
          </w:tcPr>
          <w:p w14:paraId="1CFE3B1E" w14:textId="4B5047BC" w:rsidR="00823579" w:rsidRPr="00C2061D" w:rsidRDefault="00823579" w:rsidP="00662E26">
            <w:pPr>
              <w:pStyle w:val="ListNumber"/>
              <w:numPr>
                <w:ilvl w:val="0"/>
                <w:numId w:val="0"/>
              </w:numPr>
              <w:rPr>
                <w:sz w:val="18"/>
                <w:szCs w:val="18"/>
                <w:lang w:val="en-US"/>
              </w:rPr>
            </w:pPr>
            <w:r w:rsidRPr="00C2061D">
              <w:rPr>
                <w:sz w:val="18"/>
                <w:szCs w:val="18"/>
                <w:lang w:val="en-US"/>
              </w:rPr>
              <w:t>CADD-MS3</w:t>
            </w:r>
          </w:p>
        </w:tc>
        <w:tc>
          <w:tcPr>
            <w:tcW w:w="703" w:type="pct"/>
            <w:tcBorders>
              <w:top w:val="single" w:sz="4" w:space="0" w:color="auto"/>
              <w:left w:val="single" w:sz="4" w:space="0" w:color="auto"/>
              <w:bottom w:val="single" w:sz="4" w:space="0" w:color="auto"/>
              <w:right w:val="single" w:sz="4" w:space="0" w:color="auto"/>
            </w:tcBorders>
          </w:tcPr>
          <w:p w14:paraId="0E186ACF" w14:textId="77777777"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12</w:t>
            </w:r>
          </w:p>
          <w:p w14:paraId="602EA9EA" w14:textId="0F2DF6CA" w:rsidR="00C34D0F" w:rsidRPr="00C2061D" w:rsidRDefault="00C34D0F" w:rsidP="006E584A">
            <w:pPr>
              <w:spacing w:before="60" w:after="60"/>
              <w:jc w:val="center"/>
              <w:rPr>
                <w:rFonts w:eastAsia="Calibri" w:cs="Calibri"/>
                <w:sz w:val="18"/>
                <w:szCs w:val="18"/>
              </w:rPr>
            </w:pPr>
            <w:r w:rsidRPr="00C2061D">
              <w:rPr>
                <w:rFonts w:eastAsia="Calibri" w:cs="Calibri"/>
                <w:sz w:val="18"/>
                <w:szCs w:val="18"/>
              </w:rPr>
              <w:t>(1 duplicate)</w:t>
            </w:r>
          </w:p>
        </w:tc>
        <w:tc>
          <w:tcPr>
            <w:tcW w:w="1094" w:type="pct"/>
            <w:tcBorders>
              <w:top w:val="single" w:sz="4" w:space="0" w:color="auto"/>
              <w:left w:val="single" w:sz="4" w:space="0" w:color="auto"/>
              <w:bottom w:val="single" w:sz="4" w:space="0" w:color="auto"/>
              <w:right w:val="single" w:sz="4" w:space="0" w:color="auto"/>
            </w:tcBorders>
          </w:tcPr>
          <w:p w14:paraId="793962CD" w14:textId="62E80E4C" w:rsidR="00823579" w:rsidRPr="00C2061D" w:rsidRDefault="008C4842"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99048C9" w14:textId="68589BBC" w:rsidR="00823579" w:rsidRPr="00C2061D" w:rsidRDefault="0081018F" w:rsidP="006E584A">
            <w:pPr>
              <w:spacing w:before="60" w:after="60"/>
              <w:jc w:val="center"/>
              <w:rPr>
                <w:rFonts w:eastAsia="Calibri" w:cs="Calibri"/>
                <w:sz w:val="18"/>
                <w:szCs w:val="18"/>
              </w:rPr>
            </w:pPr>
            <w:r w:rsidRPr="00C2061D">
              <w:rPr>
                <w:rFonts w:eastAsia="Calibri" w:cs="Calibri"/>
                <w:sz w:val="18"/>
                <w:szCs w:val="18"/>
              </w:rPr>
              <w:t>6</w:t>
            </w:r>
          </w:p>
        </w:tc>
      </w:tr>
      <w:tr w:rsidR="00823579" w:rsidRPr="00C2061D" w14:paraId="7A28602E" w14:textId="77777777"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702F0A54" w14:textId="7B7CC3F3" w:rsidR="00823579" w:rsidRPr="00C2061D" w:rsidRDefault="00823579" w:rsidP="00662E26">
            <w:pPr>
              <w:pStyle w:val="ListNumber"/>
              <w:numPr>
                <w:ilvl w:val="0"/>
                <w:numId w:val="0"/>
              </w:numPr>
              <w:rPr>
                <w:sz w:val="18"/>
                <w:szCs w:val="18"/>
                <w:lang w:val="en-US"/>
              </w:rPr>
            </w:pPr>
            <w:r w:rsidRPr="00C2061D">
              <w:rPr>
                <w:sz w:val="18"/>
                <w:szCs w:val="18"/>
                <w:lang w:val="en-US"/>
              </w:rPr>
              <w:t>8</w:t>
            </w:r>
          </w:p>
        </w:tc>
        <w:tc>
          <w:tcPr>
            <w:tcW w:w="1251" w:type="pct"/>
            <w:tcBorders>
              <w:top w:val="single" w:sz="4" w:space="0" w:color="auto"/>
              <w:left w:val="single" w:sz="4" w:space="0" w:color="auto"/>
              <w:bottom w:val="single" w:sz="4" w:space="0" w:color="auto"/>
              <w:right w:val="single" w:sz="4" w:space="0" w:color="auto"/>
            </w:tcBorders>
          </w:tcPr>
          <w:p w14:paraId="0E1FF5D2" w14:textId="71FC1E9B" w:rsidR="00823579" w:rsidRPr="00C2061D" w:rsidRDefault="00823579" w:rsidP="00662E26">
            <w:pPr>
              <w:pStyle w:val="ListNumber"/>
              <w:numPr>
                <w:ilvl w:val="0"/>
                <w:numId w:val="0"/>
              </w:numPr>
              <w:rPr>
                <w:sz w:val="18"/>
                <w:szCs w:val="18"/>
                <w:lang w:val="en-US"/>
              </w:rPr>
            </w:pPr>
            <w:proofErr w:type="spellStart"/>
            <w:r w:rsidRPr="00C2061D">
              <w:rPr>
                <w:sz w:val="18"/>
                <w:szCs w:val="18"/>
                <w:lang w:val="en-US"/>
              </w:rPr>
              <w:t>Canè</w:t>
            </w:r>
            <w:proofErr w:type="spellEnd"/>
            <w:r w:rsidRPr="00C2061D">
              <w:rPr>
                <w:sz w:val="18"/>
                <w:szCs w:val="18"/>
                <w:lang w:val="en-US"/>
              </w:rPr>
              <w:t xml:space="preserve"> AND “</w:t>
            </w:r>
            <w:proofErr w:type="spellStart"/>
            <w:r w:rsidRPr="00C2061D">
              <w:rPr>
                <w:sz w:val="18"/>
                <w:szCs w:val="18"/>
                <w:lang w:val="en-US"/>
              </w:rPr>
              <w:t>Crono</w:t>
            </w:r>
            <w:proofErr w:type="spellEnd"/>
            <w:r w:rsidRPr="00C2061D">
              <w:rPr>
                <w:sz w:val="18"/>
                <w:szCs w:val="18"/>
                <w:lang w:val="en-US"/>
              </w:rPr>
              <w:t xml:space="preserve"> SC”</w:t>
            </w:r>
          </w:p>
        </w:tc>
        <w:tc>
          <w:tcPr>
            <w:tcW w:w="703" w:type="pct"/>
            <w:tcBorders>
              <w:top w:val="single" w:sz="4" w:space="0" w:color="auto"/>
              <w:left w:val="single" w:sz="4" w:space="0" w:color="auto"/>
              <w:bottom w:val="single" w:sz="4" w:space="0" w:color="auto"/>
              <w:right w:val="single" w:sz="4" w:space="0" w:color="auto"/>
            </w:tcBorders>
          </w:tcPr>
          <w:p w14:paraId="7B26347B" w14:textId="1A45294F"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094" w:type="pct"/>
            <w:tcBorders>
              <w:top w:val="single" w:sz="4" w:space="0" w:color="auto"/>
              <w:left w:val="single" w:sz="4" w:space="0" w:color="auto"/>
              <w:bottom w:val="single" w:sz="4" w:space="0" w:color="auto"/>
              <w:right w:val="single" w:sz="4" w:space="0" w:color="auto"/>
            </w:tcBorders>
          </w:tcPr>
          <w:p w14:paraId="03B83F8F" w14:textId="61A7A360"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4E6B0194" w14:textId="2404BF1A"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r>
      <w:tr w:rsidR="00823579" w:rsidRPr="00C2061D" w14:paraId="6CB1B6DD" w14:textId="77777777"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052B3B0B" w14:textId="7C764E4A" w:rsidR="00823579" w:rsidRPr="00C2061D" w:rsidRDefault="00823579" w:rsidP="00662E26">
            <w:pPr>
              <w:pStyle w:val="ListNumber"/>
              <w:numPr>
                <w:ilvl w:val="0"/>
                <w:numId w:val="0"/>
              </w:numPr>
              <w:rPr>
                <w:sz w:val="18"/>
                <w:szCs w:val="18"/>
                <w:lang w:val="en-US"/>
              </w:rPr>
            </w:pPr>
            <w:r w:rsidRPr="00C2061D">
              <w:rPr>
                <w:sz w:val="18"/>
                <w:szCs w:val="18"/>
                <w:lang w:val="en-US"/>
              </w:rPr>
              <w:t>9</w:t>
            </w:r>
          </w:p>
        </w:tc>
        <w:tc>
          <w:tcPr>
            <w:tcW w:w="1251" w:type="pct"/>
            <w:tcBorders>
              <w:top w:val="single" w:sz="4" w:space="0" w:color="auto"/>
              <w:left w:val="single" w:sz="4" w:space="0" w:color="auto"/>
              <w:bottom w:val="single" w:sz="4" w:space="0" w:color="auto"/>
              <w:right w:val="single" w:sz="4" w:space="0" w:color="auto"/>
            </w:tcBorders>
          </w:tcPr>
          <w:p w14:paraId="0737B867" w14:textId="57AC399E" w:rsidR="00823579" w:rsidRPr="00C2061D" w:rsidRDefault="00823579" w:rsidP="00662E26">
            <w:pPr>
              <w:pStyle w:val="ListNumber"/>
              <w:numPr>
                <w:ilvl w:val="0"/>
                <w:numId w:val="0"/>
              </w:numPr>
              <w:rPr>
                <w:sz w:val="18"/>
                <w:szCs w:val="18"/>
                <w:lang w:val="en-US"/>
              </w:rPr>
            </w:pPr>
            <w:proofErr w:type="spellStart"/>
            <w:r w:rsidRPr="00C2061D">
              <w:rPr>
                <w:sz w:val="18"/>
                <w:szCs w:val="18"/>
                <w:lang w:val="en-US"/>
              </w:rPr>
              <w:t>Canè</w:t>
            </w:r>
            <w:proofErr w:type="spellEnd"/>
            <w:r w:rsidRPr="00C2061D">
              <w:rPr>
                <w:sz w:val="18"/>
                <w:szCs w:val="18"/>
                <w:lang w:val="en-US"/>
              </w:rPr>
              <w:t xml:space="preserve"> AND “</w:t>
            </w:r>
            <w:proofErr w:type="spellStart"/>
            <w:r w:rsidRPr="00C2061D">
              <w:rPr>
                <w:sz w:val="18"/>
                <w:szCs w:val="18"/>
                <w:lang w:val="en-US"/>
              </w:rPr>
              <w:t>Crono</w:t>
            </w:r>
            <w:proofErr w:type="spellEnd"/>
            <w:r w:rsidRPr="00C2061D">
              <w:rPr>
                <w:sz w:val="18"/>
                <w:szCs w:val="18"/>
                <w:lang w:val="en-US"/>
              </w:rPr>
              <w:t xml:space="preserve"> 50 SC”</w:t>
            </w:r>
          </w:p>
        </w:tc>
        <w:tc>
          <w:tcPr>
            <w:tcW w:w="703" w:type="pct"/>
            <w:tcBorders>
              <w:top w:val="single" w:sz="4" w:space="0" w:color="auto"/>
              <w:left w:val="single" w:sz="4" w:space="0" w:color="auto"/>
              <w:bottom w:val="single" w:sz="4" w:space="0" w:color="auto"/>
              <w:right w:val="single" w:sz="4" w:space="0" w:color="auto"/>
            </w:tcBorders>
          </w:tcPr>
          <w:p w14:paraId="7FA9EDED" w14:textId="0EF40575"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094" w:type="pct"/>
            <w:tcBorders>
              <w:top w:val="single" w:sz="4" w:space="0" w:color="auto"/>
              <w:left w:val="single" w:sz="4" w:space="0" w:color="auto"/>
              <w:bottom w:val="single" w:sz="4" w:space="0" w:color="auto"/>
              <w:right w:val="single" w:sz="4" w:space="0" w:color="auto"/>
            </w:tcBorders>
          </w:tcPr>
          <w:p w14:paraId="3519AB3D" w14:textId="77339714"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34CB0CAA" w14:textId="6524159F"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r>
      <w:tr w:rsidR="00823579" w:rsidRPr="00C2061D" w14:paraId="0F0DB252" w14:textId="77777777"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0E5C4385" w14:textId="28672783" w:rsidR="00823579" w:rsidRPr="00C2061D" w:rsidRDefault="00823579" w:rsidP="00662E26">
            <w:pPr>
              <w:pStyle w:val="ListNumber"/>
              <w:numPr>
                <w:ilvl w:val="0"/>
                <w:numId w:val="0"/>
              </w:numPr>
              <w:rPr>
                <w:sz w:val="18"/>
                <w:szCs w:val="18"/>
                <w:lang w:val="en-US"/>
              </w:rPr>
            </w:pPr>
            <w:r w:rsidRPr="00C2061D">
              <w:rPr>
                <w:sz w:val="18"/>
                <w:szCs w:val="18"/>
                <w:lang w:val="en-US"/>
              </w:rPr>
              <w:t>10</w:t>
            </w:r>
          </w:p>
        </w:tc>
        <w:tc>
          <w:tcPr>
            <w:tcW w:w="1251" w:type="pct"/>
            <w:tcBorders>
              <w:top w:val="single" w:sz="4" w:space="0" w:color="auto"/>
              <w:left w:val="single" w:sz="4" w:space="0" w:color="auto"/>
              <w:bottom w:val="single" w:sz="4" w:space="0" w:color="auto"/>
              <w:right w:val="single" w:sz="4" w:space="0" w:color="auto"/>
            </w:tcBorders>
          </w:tcPr>
          <w:p w14:paraId="23042B3F" w14:textId="6684C3E6" w:rsidR="00823579" w:rsidRPr="00C2061D" w:rsidRDefault="00823579" w:rsidP="00662E26">
            <w:pPr>
              <w:pStyle w:val="ListNumber"/>
              <w:numPr>
                <w:ilvl w:val="0"/>
                <w:numId w:val="0"/>
              </w:numPr>
              <w:rPr>
                <w:sz w:val="18"/>
                <w:szCs w:val="18"/>
                <w:lang w:val="en-US"/>
              </w:rPr>
            </w:pPr>
            <w:proofErr w:type="spellStart"/>
            <w:r w:rsidRPr="00C2061D">
              <w:rPr>
                <w:sz w:val="18"/>
                <w:szCs w:val="18"/>
                <w:lang w:val="en-US"/>
              </w:rPr>
              <w:t>Everaid</w:t>
            </w:r>
            <w:proofErr w:type="spellEnd"/>
            <w:r w:rsidRPr="00C2061D">
              <w:rPr>
                <w:sz w:val="18"/>
                <w:szCs w:val="18"/>
                <w:lang w:val="en-US"/>
              </w:rPr>
              <w:t xml:space="preserve"> AND “</w:t>
            </w:r>
            <w:proofErr w:type="spellStart"/>
            <w:r w:rsidRPr="00C2061D">
              <w:rPr>
                <w:sz w:val="18"/>
                <w:szCs w:val="18"/>
                <w:lang w:val="en-US"/>
              </w:rPr>
              <w:t>i</w:t>
            </w:r>
            <w:proofErr w:type="spellEnd"/>
            <w:r w:rsidRPr="00C2061D">
              <w:rPr>
                <w:sz w:val="18"/>
                <w:szCs w:val="18"/>
                <w:lang w:val="en-US"/>
              </w:rPr>
              <w:t>-Jet”</w:t>
            </w:r>
          </w:p>
        </w:tc>
        <w:tc>
          <w:tcPr>
            <w:tcW w:w="703" w:type="pct"/>
            <w:tcBorders>
              <w:top w:val="single" w:sz="4" w:space="0" w:color="auto"/>
              <w:left w:val="single" w:sz="4" w:space="0" w:color="auto"/>
              <w:bottom w:val="single" w:sz="4" w:space="0" w:color="auto"/>
              <w:right w:val="single" w:sz="4" w:space="0" w:color="auto"/>
            </w:tcBorders>
          </w:tcPr>
          <w:p w14:paraId="71FBD45E" w14:textId="0CB6F37C"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094" w:type="pct"/>
            <w:tcBorders>
              <w:top w:val="single" w:sz="4" w:space="0" w:color="auto"/>
              <w:left w:val="single" w:sz="4" w:space="0" w:color="auto"/>
              <w:bottom w:val="single" w:sz="4" w:space="0" w:color="auto"/>
              <w:right w:val="single" w:sz="4" w:space="0" w:color="auto"/>
            </w:tcBorders>
          </w:tcPr>
          <w:p w14:paraId="650F1B19" w14:textId="1137C81D"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0F8F7F27" w14:textId="345E520C" w:rsidR="00823579" w:rsidRPr="00C2061D" w:rsidRDefault="00823579" w:rsidP="006E584A">
            <w:pPr>
              <w:spacing w:before="60" w:after="60"/>
              <w:jc w:val="center"/>
              <w:rPr>
                <w:rFonts w:eastAsia="Calibri" w:cs="Calibri"/>
                <w:sz w:val="18"/>
                <w:szCs w:val="18"/>
              </w:rPr>
            </w:pPr>
            <w:r w:rsidRPr="00C2061D">
              <w:rPr>
                <w:rFonts w:eastAsia="Calibri" w:cs="Calibri"/>
                <w:sz w:val="18"/>
                <w:szCs w:val="18"/>
              </w:rPr>
              <w:t>0</w:t>
            </w:r>
          </w:p>
        </w:tc>
      </w:tr>
      <w:tr w:rsidR="008E3E6F" w:rsidRPr="00C2061D" w14:paraId="1567AEDC" w14:textId="77777777" w:rsidTr="00630D9D">
        <w:trPr>
          <w:jc w:val="center"/>
        </w:trPr>
        <w:tc>
          <w:tcPr>
            <w:tcW w:w="545" w:type="pct"/>
            <w:tcBorders>
              <w:top w:val="single" w:sz="4" w:space="0" w:color="auto"/>
              <w:left w:val="single" w:sz="4" w:space="0" w:color="auto"/>
              <w:bottom w:val="single" w:sz="4" w:space="0" w:color="auto"/>
              <w:right w:val="single" w:sz="4" w:space="0" w:color="auto"/>
            </w:tcBorders>
          </w:tcPr>
          <w:p w14:paraId="24CA7565" w14:textId="1968C5AE" w:rsidR="008E3E6F" w:rsidRPr="00C2061D" w:rsidRDefault="008E3E6F" w:rsidP="00662E26">
            <w:pPr>
              <w:pStyle w:val="ListNumber"/>
              <w:numPr>
                <w:ilvl w:val="0"/>
                <w:numId w:val="0"/>
              </w:numPr>
              <w:rPr>
                <w:sz w:val="18"/>
                <w:szCs w:val="18"/>
                <w:lang w:val="en-US"/>
              </w:rPr>
            </w:pPr>
            <w:r w:rsidRPr="00C2061D">
              <w:rPr>
                <w:sz w:val="18"/>
                <w:szCs w:val="18"/>
                <w:lang w:val="en-US"/>
              </w:rPr>
              <w:lastRenderedPageBreak/>
              <w:t>11</w:t>
            </w:r>
          </w:p>
        </w:tc>
        <w:tc>
          <w:tcPr>
            <w:tcW w:w="1251" w:type="pct"/>
            <w:tcBorders>
              <w:top w:val="single" w:sz="4" w:space="0" w:color="auto"/>
              <w:left w:val="single" w:sz="4" w:space="0" w:color="auto"/>
              <w:bottom w:val="single" w:sz="4" w:space="0" w:color="auto"/>
              <w:right w:val="single" w:sz="4" w:space="0" w:color="auto"/>
            </w:tcBorders>
          </w:tcPr>
          <w:p w14:paraId="06067298" w14:textId="35BA41A5" w:rsidR="008E3E6F" w:rsidRPr="00C2061D" w:rsidRDefault="008E3E6F" w:rsidP="00662E26">
            <w:pPr>
              <w:pStyle w:val="ListNumber"/>
              <w:numPr>
                <w:ilvl w:val="0"/>
                <w:numId w:val="0"/>
              </w:numPr>
              <w:rPr>
                <w:sz w:val="18"/>
                <w:szCs w:val="18"/>
                <w:lang w:val="en-US"/>
              </w:rPr>
            </w:pPr>
            <w:proofErr w:type="spellStart"/>
            <w:r w:rsidRPr="00C2061D">
              <w:rPr>
                <w:sz w:val="18"/>
                <w:szCs w:val="18"/>
                <w:lang w:val="en-US"/>
              </w:rPr>
              <w:t>Remunity</w:t>
            </w:r>
            <w:proofErr w:type="spellEnd"/>
          </w:p>
        </w:tc>
        <w:tc>
          <w:tcPr>
            <w:tcW w:w="703" w:type="pct"/>
            <w:tcBorders>
              <w:top w:val="single" w:sz="4" w:space="0" w:color="auto"/>
              <w:left w:val="single" w:sz="4" w:space="0" w:color="auto"/>
              <w:bottom w:val="single" w:sz="4" w:space="0" w:color="auto"/>
              <w:right w:val="single" w:sz="4" w:space="0" w:color="auto"/>
            </w:tcBorders>
          </w:tcPr>
          <w:p w14:paraId="4066EEF6" w14:textId="72AA216B" w:rsidR="008E3E6F" w:rsidRPr="00C2061D" w:rsidRDefault="008D7B14" w:rsidP="006E584A">
            <w:pPr>
              <w:spacing w:before="60" w:after="60"/>
              <w:jc w:val="center"/>
              <w:rPr>
                <w:rFonts w:eastAsia="Calibri" w:cs="Calibri"/>
                <w:sz w:val="18"/>
                <w:szCs w:val="18"/>
              </w:rPr>
            </w:pPr>
            <w:r w:rsidRPr="00C2061D">
              <w:rPr>
                <w:rFonts w:eastAsia="Calibri" w:cs="Calibri"/>
                <w:sz w:val="18"/>
                <w:szCs w:val="18"/>
              </w:rPr>
              <w:t>0</w:t>
            </w:r>
          </w:p>
        </w:tc>
        <w:tc>
          <w:tcPr>
            <w:tcW w:w="1094" w:type="pct"/>
            <w:tcBorders>
              <w:top w:val="single" w:sz="4" w:space="0" w:color="auto"/>
              <w:left w:val="single" w:sz="4" w:space="0" w:color="auto"/>
              <w:bottom w:val="single" w:sz="4" w:space="0" w:color="auto"/>
              <w:right w:val="single" w:sz="4" w:space="0" w:color="auto"/>
            </w:tcBorders>
          </w:tcPr>
          <w:p w14:paraId="47EA209E" w14:textId="4539DA8E" w:rsidR="008E3E6F" w:rsidRPr="00C2061D" w:rsidRDefault="008D7B14" w:rsidP="006E584A">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BF231A6" w14:textId="7E9F756B" w:rsidR="008E3E6F" w:rsidRPr="00C2061D" w:rsidRDefault="008D7B14" w:rsidP="006E584A">
            <w:pPr>
              <w:spacing w:before="60" w:after="60"/>
              <w:jc w:val="center"/>
              <w:rPr>
                <w:rFonts w:eastAsia="Calibri" w:cs="Calibri"/>
                <w:sz w:val="18"/>
                <w:szCs w:val="18"/>
              </w:rPr>
            </w:pPr>
            <w:r w:rsidRPr="00C2061D">
              <w:rPr>
                <w:rFonts w:eastAsia="Calibri" w:cs="Calibri"/>
                <w:sz w:val="18"/>
                <w:szCs w:val="18"/>
              </w:rPr>
              <w:t>0</w:t>
            </w:r>
          </w:p>
        </w:tc>
      </w:tr>
      <w:tr w:rsidR="00823579" w:rsidRPr="00C2061D" w14:paraId="5FD2ED1B" w14:textId="0A71326B" w:rsidTr="00630D9D">
        <w:trPr>
          <w:jc w:val="center"/>
        </w:trPr>
        <w:tc>
          <w:tcPr>
            <w:tcW w:w="1796" w:type="pct"/>
            <w:gridSpan w:val="2"/>
            <w:tcBorders>
              <w:top w:val="single" w:sz="4" w:space="0" w:color="auto"/>
              <w:left w:val="single" w:sz="4" w:space="0" w:color="auto"/>
              <w:bottom w:val="single" w:sz="4" w:space="0" w:color="auto"/>
              <w:right w:val="single" w:sz="4" w:space="0" w:color="auto"/>
            </w:tcBorders>
          </w:tcPr>
          <w:p w14:paraId="7AC576D4" w14:textId="04970D8D" w:rsidR="00823579" w:rsidRPr="00C2061D" w:rsidRDefault="00823579" w:rsidP="006E584A">
            <w:pPr>
              <w:spacing w:before="60" w:after="60"/>
              <w:rPr>
                <w:rFonts w:eastAsia="Calibri" w:cs="Arial"/>
                <w:b/>
                <w:sz w:val="18"/>
                <w:szCs w:val="18"/>
              </w:rPr>
            </w:pPr>
            <w:r w:rsidRPr="00C2061D">
              <w:rPr>
                <w:rFonts w:eastAsia="Calibri" w:cs="Arial"/>
                <w:b/>
                <w:sz w:val="18"/>
                <w:szCs w:val="18"/>
              </w:rPr>
              <w:t>Total</w:t>
            </w:r>
          </w:p>
          <w:p w14:paraId="046CABEA" w14:textId="77777777" w:rsidR="00823579" w:rsidRPr="00C2061D" w:rsidRDefault="00823579" w:rsidP="006E584A">
            <w:pPr>
              <w:spacing w:before="60" w:after="60"/>
              <w:rPr>
                <w:rFonts w:eastAsia="Calibri" w:cs="Arial"/>
                <w:b/>
                <w:sz w:val="18"/>
                <w:szCs w:val="18"/>
              </w:rPr>
            </w:pPr>
            <w:r w:rsidRPr="00C2061D">
              <w:rPr>
                <w:rFonts w:eastAsia="Calibri" w:cs="Arial"/>
                <w:b/>
                <w:sz w:val="18"/>
                <w:szCs w:val="18"/>
              </w:rPr>
              <w:t>Total after de-duplication</w:t>
            </w:r>
          </w:p>
        </w:tc>
        <w:tc>
          <w:tcPr>
            <w:tcW w:w="703" w:type="pct"/>
            <w:tcBorders>
              <w:top w:val="single" w:sz="4" w:space="0" w:color="auto"/>
              <w:left w:val="single" w:sz="4" w:space="0" w:color="auto"/>
              <w:bottom w:val="single" w:sz="4" w:space="0" w:color="auto"/>
              <w:right w:val="single" w:sz="4" w:space="0" w:color="auto"/>
            </w:tcBorders>
          </w:tcPr>
          <w:p w14:paraId="11F9E203" w14:textId="77777777" w:rsidR="00823579" w:rsidRPr="00C2061D" w:rsidRDefault="00823579" w:rsidP="006E584A">
            <w:pPr>
              <w:spacing w:before="60" w:after="60"/>
              <w:jc w:val="center"/>
              <w:rPr>
                <w:rFonts w:eastAsia="Calibri" w:cs="Calibri"/>
                <w:b/>
                <w:sz w:val="18"/>
                <w:szCs w:val="18"/>
              </w:rPr>
            </w:pPr>
            <w:r w:rsidRPr="00C2061D">
              <w:rPr>
                <w:rFonts w:eastAsia="Calibri" w:cs="Calibri"/>
                <w:b/>
                <w:sz w:val="18"/>
                <w:szCs w:val="18"/>
              </w:rPr>
              <w:t>22</w:t>
            </w:r>
          </w:p>
          <w:p w14:paraId="580BDE16" w14:textId="190A12D1" w:rsidR="0081018F" w:rsidRPr="00C2061D" w:rsidRDefault="0081018F" w:rsidP="006E584A">
            <w:pPr>
              <w:spacing w:before="60" w:after="60"/>
              <w:jc w:val="center"/>
              <w:rPr>
                <w:rFonts w:eastAsia="Calibri" w:cs="Calibri"/>
                <w:b/>
                <w:sz w:val="18"/>
                <w:szCs w:val="18"/>
              </w:rPr>
            </w:pPr>
            <w:r w:rsidRPr="00C2061D">
              <w:rPr>
                <w:rFonts w:eastAsia="Calibri" w:cs="Calibri"/>
                <w:b/>
                <w:sz w:val="18"/>
                <w:szCs w:val="18"/>
              </w:rPr>
              <w:t>21</w:t>
            </w:r>
          </w:p>
        </w:tc>
        <w:tc>
          <w:tcPr>
            <w:tcW w:w="1094" w:type="pct"/>
            <w:tcBorders>
              <w:top w:val="single" w:sz="4" w:space="0" w:color="auto"/>
              <w:left w:val="single" w:sz="4" w:space="0" w:color="auto"/>
              <w:bottom w:val="single" w:sz="4" w:space="0" w:color="auto"/>
              <w:right w:val="single" w:sz="4" w:space="0" w:color="auto"/>
            </w:tcBorders>
          </w:tcPr>
          <w:p w14:paraId="59DE6676" w14:textId="77777777" w:rsidR="00823579" w:rsidRPr="00C2061D" w:rsidRDefault="008C4842" w:rsidP="006E584A">
            <w:pPr>
              <w:spacing w:before="60" w:after="60"/>
              <w:jc w:val="center"/>
              <w:rPr>
                <w:rFonts w:eastAsia="Calibri" w:cs="Calibri"/>
                <w:b/>
                <w:sz w:val="18"/>
                <w:szCs w:val="18"/>
              </w:rPr>
            </w:pPr>
            <w:r w:rsidRPr="00C2061D">
              <w:rPr>
                <w:rFonts w:eastAsia="Calibri" w:cs="Calibri"/>
                <w:b/>
                <w:sz w:val="18"/>
                <w:szCs w:val="18"/>
              </w:rPr>
              <w:t>0</w:t>
            </w:r>
          </w:p>
          <w:p w14:paraId="5A53E707" w14:textId="0B1B1C4C" w:rsidR="008C4842" w:rsidRPr="00C2061D" w:rsidRDefault="0081018F" w:rsidP="006E584A">
            <w:pPr>
              <w:spacing w:before="60" w:after="60"/>
              <w:jc w:val="center"/>
              <w:rPr>
                <w:rFonts w:eastAsia="Calibri" w:cs="Calibri"/>
                <w:b/>
                <w:sz w:val="18"/>
                <w:szCs w:val="18"/>
              </w:rPr>
            </w:pPr>
            <w:r w:rsidRPr="00C2061D">
              <w:rPr>
                <w:rFonts w:eastAsia="Calibri" w:cs="Calibri"/>
                <w:b/>
                <w:sz w:val="18"/>
                <w:szCs w:val="18"/>
              </w:rPr>
              <w:t>-</w:t>
            </w:r>
          </w:p>
        </w:tc>
        <w:tc>
          <w:tcPr>
            <w:tcW w:w="1407" w:type="pct"/>
            <w:tcBorders>
              <w:top w:val="single" w:sz="4" w:space="0" w:color="auto"/>
              <w:left w:val="single" w:sz="4" w:space="0" w:color="auto"/>
              <w:bottom w:val="single" w:sz="4" w:space="0" w:color="auto"/>
              <w:right w:val="single" w:sz="4" w:space="0" w:color="auto"/>
            </w:tcBorders>
          </w:tcPr>
          <w:p w14:paraId="30327226" w14:textId="77777777" w:rsidR="00823579" w:rsidRPr="00C2061D" w:rsidRDefault="0081018F" w:rsidP="006E584A">
            <w:pPr>
              <w:spacing w:before="60" w:after="60"/>
              <w:jc w:val="center"/>
              <w:rPr>
                <w:rFonts w:eastAsia="Calibri" w:cs="Calibri"/>
                <w:b/>
                <w:sz w:val="18"/>
                <w:szCs w:val="18"/>
              </w:rPr>
            </w:pPr>
            <w:r w:rsidRPr="00C2061D">
              <w:rPr>
                <w:rFonts w:eastAsia="Calibri" w:cs="Calibri"/>
                <w:b/>
                <w:sz w:val="18"/>
                <w:szCs w:val="18"/>
              </w:rPr>
              <w:t>11</w:t>
            </w:r>
          </w:p>
          <w:p w14:paraId="33A7DAF5" w14:textId="1A51D5BA" w:rsidR="0081018F" w:rsidRPr="00C2061D" w:rsidRDefault="0081018F" w:rsidP="006E584A">
            <w:pPr>
              <w:spacing w:before="60" w:after="60"/>
              <w:jc w:val="center"/>
              <w:rPr>
                <w:rFonts w:eastAsia="Calibri" w:cs="Calibri"/>
                <w:b/>
                <w:sz w:val="18"/>
                <w:szCs w:val="18"/>
              </w:rPr>
            </w:pPr>
            <w:r w:rsidRPr="00C2061D">
              <w:rPr>
                <w:rFonts w:eastAsia="Calibri" w:cs="Calibri"/>
                <w:b/>
                <w:sz w:val="18"/>
                <w:szCs w:val="18"/>
              </w:rPr>
              <w:t>-</w:t>
            </w:r>
          </w:p>
        </w:tc>
      </w:tr>
    </w:tbl>
    <w:p w14:paraId="6B947716" w14:textId="77777777" w:rsidR="001E3535" w:rsidRPr="00C2061D" w:rsidRDefault="001E3535" w:rsidP="001E3535">
      <w:pPr>
        <w:rPr>
          <w:rFonts w:eastAsia="Calibri"/>
        </w:rPr>
      </w:pPr>
    </w:p>
    <w:p w14:paraId="1C3C2A1A" w14:textId="55D96E1A" w:rsidR="00B7334F" w:rsidRPr="00C2061D" w:rsidRDefault="009E69CA" w:rsidP="001E3535">
      <w:pPr>
        <w:rPr>
          <w:rFonts w:eastAsia="Calibri"/>
        </w:rPr>
      </w:pPr>
      <w:r>
        <w:rPr>
          <w:rFonts w:eastAsia="Calibri"/>
        </w:rPr>
        <w:t xml:space="preserve">As shown in </w:t>
      </w:r>
      <w:r>
        <w:rPr>
          <w:rFonts w:eastAsia="Calibri"/>
          <w:b/>
          <w:bCs/>
        </w:rPr>
        <w:t>Appendix II</w:t>
      </w:r>
      <w:r w:rsidRPr="009E69CA">
        <w:rPr>
          <w:rFonts w:eastAsia="Calibri"/>
        </w:rPr>
        <w:t xml:space="preserve">, </w:t>
      </w:r>
      <w:r w:rsidR="004B460C">
        <w:rPr>
          <w:rFonts w:eastAsia="Calibri"/>
        </w:rPr>
        <w:t>11</w:t>
      </w:r>
      <w:r w:rsidR="008C3A84" w:rsidRPr="00C2061D">
        <w:rPr>
          <w:rFonts w:eastAsia="Calibri"/>
        </w:rPr>
        <w:t xml:space="preserve"> of the retrieved reports were evaluated to be relevant for the clinical evaluation of the Dasiglucagon Delivery System. </w:t>
      </w:r>
      <w:r w:rsidR="00B7334F" w:rsidRPr="00C2061D">
        <w:rPr>
          <w:rFonts w:eastAsia="Calibri"/>
        </w:rPr>
        <w:t xml:space="preserve">The relevant reports </w:t>
      </w:r>
      <w:r w:rsidR="00A2006F" w:rsidRPr="00C2061D">
        <w:rPr>
          <w:rFonts w:eastAsia="Calibri"/>
        </w:rPr>
        <w:t>described</w:t>
      </w:r>
      <w:r w:rsidR="00B7334F" w:rsidRPr="00C2061D">
        <w:rPr>
          <w:rFonts w:eastAsia="Calibri"/>
        </w:rPr>
        <w:t xml:space="preserve"> issues such as alarms not working or inaudible, unintentional shift in the basal rate time block, incomplete battery connection, disruption of medicine delivery, under-delivery or over-delivery of medicine, weakened weld joints, unresponsive Start/Stop key, Air Detector faults, unrecoverable error codes,</w:t>
      </w:r>
      <w:r w:rsidR="00AA4F64" w:rsidRPr="00C2061D">
        <w:rPr>
          <w:rFonts w:eastAsia="Calibri"/>
        </w:rPr>
        <w:t xml:space="preserve"> password errors, or tubing occlusion.</w:t>
      </w:r>
    </w:p>
    <w:p w14:paraId="39A97570" w14:textId="77777777" w:rsidR="001E3535" w:rsidRPr="00C2061D" w:rsidRDefault="001E3535" w:rsidP="001E3535">
      <w:pPr>
        <w:pStyle w:val="Heading3"/>
      </w:pPr>
      <w:bookmarkStart w:id="1741" w:name="_Toc103171577"/>
      <w:bookmarkStart w:id="1742" w:name="_Toc102727648"/>
      <w:bookmarkStart w:id="1743" w:name="_Toc104393348"/>
      <w:bookmarkStart w:id="1744" w:name="_Toc182295644"/>
      <w:proofErr w:type="spellStart"/>
      <w:r w:rsidRPr="00C2061D">
        <w:t>BfArM</w:t>
      </w:r>
      <w:proofErr w:type="spellEnd"/>
      <w:r w:rsidRPr="00C2061D">
        <w:t>, Germany</w:t>
      </w:r>
      <w:bookmarkEnd w:id="1741"/>
      <w:bookmarkEnd w:id="1742"/>
      <w:bookmarkEnd w:id="1743"/>
      <w:bookmarkEnd w:id="1744"/>
    </w:p>
    <w:p w14:paraId="350B19A3" w14:textId="11D505B8" w:rsidR="001E3535" w:rsidRPr="00C2061D" w:rsidRDefault="001E3535" w:rsidP="001E3535">
      <w:pPr>
        <w:rPr>
          <w:rFonts w:eastAsia="Calibri" w:cs="Calibri"/>
          <w:i/>
          <w:iCs/>
          <w:color w:val="0070C0"/>
        </w:rPr>
      </w:pPr>
      <w:r w:rsidRPr="00C2061D">
        <w:rPr>
          <w:rFonts w:eastAsia="Calibri" w:cs="Calibri"/>
        </w:rPr>
        <w:t>A review of the German federal institute for drugs and medical devices (</w:t>
      </w:r>
      <w:proofErr w:type="spellStart"/>
      <w:r w:rsidRPr="00C2061D">
        <w:rPr>
          <w:rFonts w:eastAsia="Calibri" w:cs="Calibri"/>
        </w:rPr>
        <w:t>BfArM</w:t>
      </w:r>
      <w:proofErr w:type="spellEnd"/>
      <w:r w:rsidRPr="00C2061D">
        <w:rPr>
          <w:rFonts w:eastAsia="Calibri" w:cs="Calibri"/>
        </w:rPr>
        <w:t xml:space="preserve">) records was carried out </w:t>
      </w:r>
      <w:r w:rsidRPr="00C2061D">
        <w:rPr>
          <w:rFonts w:eastAsia="Calibri"/>
        </w:rPr>
        <w:t xml:space="preserve">on </w:t>
      </w:r>
      <w:r w:rsidR="0044030E" w:rsidRPr="00C2061D">
        <w:rPr>
          <w:rFonts w:eastAsia="Calibri"/>
        </w:rPr>
        <w:t>September 24, 2024</w:t>
      </w:r>
      <w:r w:rsidRPr="00C2061D">
        <w:rPr>
          <w:rFonts w:eastAsia="Calibri"/>
        </w:rPr>
        <w:t xml:space="preserve"> with no date limits</w:t>
      </w:r>
      <w:r w:rsidRPr="00C2061D">
        <w:rPr>
          <w:rFonts w:eastAsia="Calibri" w:cs="Calibri"/>
        </w:rPr>
        <w:t>.</w:t>
      </w:r>
      <w:r w:rsidRPr="00C2061D">
        <w:rPr>
          <w:rFonts w:eastAsia="Calibri" w:cs="Calibri"/>
          <w:i/>
          <w:iCs/>
        </w:rPr>
        <w:t xml:space="preserve"> </w:t>
      </w:r>
      <w:r w:rsidRPr="00C2061D">
        <w:rPr>
          <w:rFonts w:eastAsia="Calibri" w:cs="Calibri"/>
        </w:rPr>
        <w:t xml:space="preserve">A total of </w:t>
      </w:r>
      <w:r w:rsidR="004A307B" w:rsidRPr="00C2061D">
        <w:rPr>
          <w:rFonts w:eastAsia="Calibri" w:cs="Calibri"/>
        </w:rPr>
        <w:t>11</w:t>
      </w:r>
      <w:r w:rsidRPr="00C2061D">
        <w:rPr>
          <w:rFonts w:eastAsia="Calibri" w:cs="Calibri"/>
        </w:rPr>
        <w:t xml:space="preserve"> reports were retrieved</w:t>
      </w:r>
      <w:r w:rsidR="004A307B" w:rsidRPr="00C2061D">
        <w:rPr>
          <w:rFonts w:eastAsia="Calibri" w:cs="Calibri"/>
        </w:rPr>
        <w:t>. Two were removed as duplicates, and hence 9 unique records were found.</w:t>
      </w:r>
      <w:r w:rsidR="00946215" w:rsidRPr="00C2061D">
        <w:rPr>
          <w:rFonts w:eastAsia="Calibri" w:cs="Calibri"/>
        </w:rPr>
        <w:t xml:space="preserve"> </w:t>
      </w:r>
      <w:r w:rsidR="0044030E" w:rsidRPr="00C2061D">
        <w:rPr>
          <w:rFonts w:eastAsia="Calibri" w:cs="Calibri"/>
        </w:rPr>
        <w:t xml:space="preserve">Details of the retrieved </w:t>
      </w:r>
      <w:r w:rsidR="00AF77CB" w:rsidRPr="00C2061D">
        <w:rPr>
          <w:rFonts w:eastAsia="Calibri" w:cs="Calibri"/>
        </w:rPr>
        <w:t xml:space="preserve">unique </w:t>
      </w:r>
      <w:r w:rsidR="0044030E" w:rsidRPr="00C2061D">
        <w:rPr>
          <w:rFonts w:eastAsia="Calibri" w:cs="Calibri"/>
        </w:rPr>
        <w:t xml:space="preserve">reports are presented in </w:t>
      </w:r>
      <w:r w:rsidR="0044030E" w:rsidRPr="00C2061D">
        <w:rPr>
          <w:rFonts w:eastAsia="Calibri" w:cs="Calibri"/>
          <w:b/>
          <w:bCs/>
        </w:rPr>
        <w:t>Appendix II</w:t>
      </w:r>
      <w:r w:rsidR="0044030E" w:rsidRPr="00C2061D">
        <w:rPr>
          <w:rFonts w:eastAsia="Calibri" w:cs="Calibri"/>
        </w:rPr>
        <w:t>.</w:t>
      </w:r>
    </w:p>
    <w:p w14:paraId="05E354CA" w14:textId="77777777" w:rsidR="001E3535" w:rsidRPr="00C2061D" w:rsidRDefault="001E3535" w:rsidP="001E3535">
      <w:pPr>
        <w:rPr>
          <w:rFonts w:eastAsia="Calibri" w:cs="Calibri"/>
          <w:i/>
          <w:iCs/>
          <w:color w:val="0070C0"/>
        </w:rPr>
      </w:pPr>
    </w:p>
    <w:tbl>
      <w:tblPr>
        <w:tblStyle w:val="TableGrid2"/>
        <w:tblW w:w="4849" w:type="pct"/>
        <w:jc w:val="center"/>
        <w:tblLook w:val="04A0" w:firstRow="1" w:lastRow="0" w:firstColumn="1" w:lastColumn="0" w:noHBand="0" w:noVBand="1"/>
      </w:tblPr>
      <w:tblGrid>
        <w:gridCol w:w="988"/>
        <w:gridCol w:w="2269"/>
        <w:gridCol w:w="1416"/>
        <w:gridCol w:w="1843"/>
        <w:gridCol w:w="2552"/>
      </w:tblGrid>
      <w:tr w:rsidR="000A1371" w:rsidRPr="00C2061D" w14:paraId="269A5EC5" w14:textId="77777777" w:rsidTr="008B256F">
        <w:trPr>
          <w:tblHeader/>
          <w:jc w:val="center"/>
        </w:trPr>
        <w:tc>
          <w:tcPr>
            <w:tcW w:w="54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C7EBE" w14:textId="77777777" w:rsidR="000A1371" w:rsidRPr="00C2061D" w:rsidRDefault="000A1371" w:rsidP="00393A49">
            <w:pPr>
              <w:spacing w:before="60" w:after="60"/>
              <w:rPr>
                <w:rFonts w:eastAsia="Calibri" w:cs="Calibri"/>
                <w:b/>
                <w:sz w:val="18"/>
                <w:szCs w:val="18"/>
              </w:rPr>
            </w:pPr>
            <w:r w:rsidRPr="00C2061D">
              <w:rPr>
                <w:rFonts w:eastAsia="Calibri" w:cs="Calibri"/>
                <w:b/>
                <w:sz w:val="18"/>
                <w:szCs w:val="18"/>
              </w:rPr>
              <w:t>Search #</w:t>
            </w:r>
          </w:p>
        </w:tc>
        <w:tc>
          <w:tcPr>
            <w:tcW w:w="125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16E397" w14:textId="77777777" w:rsidR="000A1371" w:rsidRPr="00C2061D" w:rsidRDefault="000A1371" w:rsidP="00393A49">
            <w:pPr>
              <w:spacing w:before="60" w:after="60"/>
              <w:rPr>
                <w:rFonts w:eastAsia="Calibri" w:cs="Calibri"/>
                <w:b/>
                <w:sz w:val="18"/>
                <w:szCs w:val="18"/>
              </w:rPr>
            </w:pPr>
            <w:r w:rsidRPr="00C2061D">
              <w:rPr>
                <w:rFonts w:eastAsia="Calibri" w:cs="Calibri"/>
                <w:b/>
                <w:sz w:val="18"/>
                <w:szCs w:val="18"/>
              </w:rPr>
              <w:t>Search term(s)</w:t>
            </w:r>
          </w:p>
        </w:tc>
        <w:tc>
          <w:tcPr>
            <w:tcW w:w="7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25E3E8" w14:textId="77777777" w:rsidR="000A1371" w:rsidRPr="00C2061D" w:rsidRDefault="000A1371" w:rsidP="00393A49">
            <w:pPr>
              <w:spacing w:before="60" w:after="60"/>
              <w:jc w:val="center"/>
              <w:rPr>
                <w:rFonts w:eastAsia="Calibri" w:cs="Calibri"/>
                <w:b/>
                <w:sz w:val="18"/>
                <w:szCs w:val="18"/>
              </w:rPr>
            </w:pPr>
            <w:r w:rsidRPr="00C2061D">
              <w:rPr>
                <w:rFonts w:eastAsia="Calibri" w:cs="Calibri"/>
                <w:b/>
                <w:sz w:val="18"/>
                <w:szCs w:val="18"/>
              </w:rPr>
              <w:t>Number of Results</w:t>
            </w:r>
          </w:p>
        </w:tc>
        <w:tc>
          <w:tcPr>
            <w:tcW w:w="101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A52321" w14:textId="77777777" w:rsidR="000A1371" w:rsidRPr="00C2061D" w:rsidRDefault="000A1371" w:rsidP="00393A49">
            <w:pPr>
              <w:spacing w:before="60" w:after="60"/>
              <w:jc w:val="center"/>
              <w:rPr>
                <w:rFonts w:eastAsia="Calibri" w:cs="Calibri"/>
                <w:b/>
                <w:sz w:val="18"/>
                <w:szCs w:val="18"/>
              </w:rPr>
            </w:pPr>
            <w:r w:rsidRPr="00C2061D">
              <w:rPr>
                <w:rFonts w:eastAsia="Calibri"/>
                <w:b/>
                <w:sz w:val="18"/>
                <w:szCs w:val="18"/>
              </w:rPr>
              <w:t>Number of results for subject device</w:t>
            </w:r>
          </w:p>
        </w:tc>
        <w:tc>
          <w:tcPr>
            <w:tcW w:w="14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419FC0" w14:textId="77777777" w:rsidR="000A1371" w:rsidRPr="00C2061D" w:rsidRDefault="000A1371" w:rsidP="00393A49">
            <w:pPr>
              <w:spacing w:before="60" w:after="60"/>
              <w:jc w:val="center"/>
              <w:rPr>
                <w:rFonts w:eastAsia="Calibri"/>
                <w:b/>
                <w:sz w:val="18"/>
                <w:szCs w:val="18"/>
              </w:rPr>
            </w:pPr>
            <w:r w:rsidRPr="00C2061D">
              <w:rPr>
                <w:rFonts w:eastAsia="Calibri"/>
                <w:b/>
                <w:sz w:val="18"/>
                <w:szCs w:val="18"/>
              </w:rPr>
              <w:t>Number of relevant results for similar devices</w:t>
            </w:r>
          </w:p>
        </w:tc>
      </w:tr>
      <w:tr w:rsidR="000A1371" w:rsidRPr="00C2061D" w14:paraId="6852111D"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0B327320" w14:textId="77777777" w:rsidR="000A1371" w:rsidRPr="00C2061D" w:rsidRDefault="000A1371" w:rsidP="00393A49">
            <w:pPr>
              <w:rPr>
                <w:sz w:val="18"/>
                <w:szCs w:val="18"/>
              </w:rPr>
            </w:pPr>
            <w:r w:rsidRPr="00C2061D">
              <w:rPr>
                <w:sz w:val="18"/>
                <w:szCs w:val="18"/>
              </w:rPr>
              <w:t>1</w:t>
            </w:r>
          </w:p>
        </w:tc>
        <w:tc>
          <w:tcPr>
            <w:tcW w:w="1251" w:type="pct"/>
            <w:tcBorders>
              <w:top w:val="single" w:sz="4" w:space="0" w:color="auto"/>
              <w:left w:val="single" w:sz="4" w:space="0" w:color="auto"/>
              <w:bottom w:val="single" w:sz="4" w:space="0" w:color="auto"/>
              <w:right w:val="single" w:sz="4" w:space="0" w:color="auto"/>
            </w:tcBorders>
          </w:tcPr>
          <w:p w14:paraId="29775803" w14:textId="6E815045" w:rsidR="000A1371" w:rsidRPr="00C2061D" w:rsidRDefault="000A1371" w:rsidP="00393A49">
            <w:pPr>
              <w:rPr>
                <w:sz w:val="18"/>
                <w:szCs w:val="18"/>
              </w:rPr>
            </w:pPr>
            <w:r w:rsidRPr="00C2061D">
              <w:rPr>
                <w:sz w:val="18"/>
                <w:szCs w:val="18"/>
              </w:rPr>
              <w:t>Infusion pump AND Dasiglucagon infusion</w:t>
            </w:r>
          </w:p>
        </w:tc>
        <w:tc>
          <w:tcPr>
            <w:tcW w:w="781" w:type="pct"/>
            <w:tcBorders>
              <w:top w:val="single" w:sz="4" w:space="0" w:color="auto"/>
              <w:left w:val="single" w:sz="4" w:space="0" w:color="auto"/>
              <w:bottom w:val="single" w:sz="4" w:space="0" w:color="auto"/>
              <w:right w:val="single" w:sz="4" w:space="0" w:color="auto"/>
            </w:tcBorders>
          </w:tcPr>
          <w:p w14:paraId="62782635" w14:textId="13F93AE6" w:rsidR="000A1371" w:rsidRPr="00C2061D" w:rsidRDefault="000A1371"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365EA528" w14:textId="5B554AAB" w:rsidR="000A1371" w:rsidRPr="00C2061D" w:rsidRDefault="000A1371"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67F2CA91" w14:textId="721E560A" w:rsidR="000A1371" w:rsidRPr="00C2061D" w:rsidRDefault="000A1371" w:rsidP="00393A49">
            <w:pPr>
              <w:spacing w:before="60" w:after="60"/>
              <w:jc w:val="center"/>
              <w:rPr>
                <w:rFonts w:eastAsia="Calibri" w:cs="Calibri"/>
                <w:sz w:val="18"/>
                <w:szCs w:val="18"/>
              </w:rPr>
            </w:pPr>
            <w:r w:rsidRPr="00C2061D">
              <w:rPr>
                <w:rFonts w:eastAsia="Calibri" w:cs="Calibri"/>
                <w:sz w:val="18"/>
                <w:szCs w:val="18"/>
              </w:rPr>
              <w:t>0</w:t>
            </w:r>
          </w:p>
        </w:tc>
      </w:tr>
      <w:tr w:rsidR="000A1371" w:rsidRPr="00C2061D" w14:paraId="6479D1F7"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2F6769B7"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2</w:t>
            </w:r>
          </w:p>
        </w:tc>
        <w:tc>
          <w:tcPr>
            <w:tcW w:w="1251" w:type="pct"/>
            <w:tcBorders>
              <w:top w:val="single" w:sz="4" w:space="0" w:color="auto"/>
              <w:left w:val="single" w:sz="4" w:space="0" w:color="auto"/>
              <w:bottom w:val="single" w:sz="4" w:space="0" w:color="auto"/>
              <w:right w:val="single" w:sz="4" w:space="0" w:color="auto"/>
            </w:tcBorders>
          </w:tcPr>
          <w:p w14:paraId="2D4F65B4" w14:textId="1D6CBD59" w:rsidR="000A1371" w:rsidRPr="00C2061D" w:rsidRDefault="000A1371" w:rsidP="00393A49">
            <w:pPr>
              <w:pStyle w:val="ListNumber"/>
              <w:numPr>
                <w:ilvl w:val="0"/>
                <w:numId w:val="0"/>
              </w:numPr>
              <w:rPr>
                <w:rFonts w:eastAsia="Calibri" w:cs="Calibri"/>
                <w:sz w:val="18"/>
                <w:szCs w:val="18"/>
                <w:lang w:val="en-US"/>
              </w:rPr>
            </w:pPr>
            <w:r w:rsidRPr="00C2061D">
              <w:rPr>
                <w:sz w:val="18"/>
                <w:szCs w:val="18"/>
                <w:lang w:val="en-US"/>
              </w:rPr>
              <w:t>Roche ACCU-CHEK Spirit Combo</w:t>
            </w:r>
          </w:p>
        </w:tc>
        <w:tc>
          <w:tcPr>
            <w:tcW w:w="781" w:type="pct"/>
            <w:tcBorders>
              <w:top w:val="single" w:sz="4" w:space="0" w:color="auto"/>
              <w:left w:val="single" w:sz="4" w:space="0" w:color="auto"/>
              <w:bottom w:val="single" w:sz="4" w:space="0" w:color="auto"/>
              <w:right w:val="single" w:sz="4" w:space="0" w:color="auto"/>
            </w:tcBorders>
          </w:tcPr>
          <w:p w14:paraId="59FD6429" w14:textId="6FA8BEA5"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2</w:t>
            </w:r>
          </w:p>
        </w:tc>
        <w:tc>
          <w:tcPr>
            <w:tcW w:w="1016" w:type="pct"/>
            <w:tcBorders>
              <w:top w:val="single" w:sz="4" w:space="0" w:color="auto"/>
              <w:left w:val="single" w:sz="4" w:space="0" w:color="auto"/>
              <w:bottom w:val="single" w:sz="4" w:space="0" w:color="auto"/>
              <w:right w:val="single" w:sz="4" w:space="0" w:color="auto"/>
            </w:tcBorders>
          </w:tcPr>
          <w:p w14:paraId="68F85474" w14:textId="6F417AEF" w:rsidR="000A1371" w:rsidRPr="00C2061D" w:rsidRDefault="00E91B92"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19CCE4FF" w14:textId="31FC75ED" w:rsidR="000A1371" w:rsidRPr="00C2061D" w:rsidRDefault="00E91B92" w:rsidP="00393A49">
            <w:pPr>
              <w:spacing w:before="60" w:after="60"/>
              <w:jc w:val="center"/>
              <w:rPr>
                <w:rFonts w:eastAsia="Calibri" w:cs="Calibri"/>
                <w:sz w:val="18"/>
                <w:szCs w:val="18"/>
              </w:rPr>
            </w:pPr>
            <w:r w:rsidRPr="00C2061D">
              <w:rPr>
                <w:rFonts w:eastAsia="Calibri" w:cs="Calibri"/>
                <w:sz w:val="18"/>
                <w:szCs w:val="18"/>
              </w:rPr>
              <w:t>2</w:t>
            </w:r>
          </w:p>
        </w:tc>
      </w:tr>
      <w:tr w:rsidR="000A1371" w:rsidRPr="00C2061D" w14:paraId="2FBA1203"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3078EDF0"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3</w:t>
            </w:r>
          </w:p>
        </w:tc>
        <w:tc>
          <w:tcPr>
            <w:tcW w:w="1251" w:type="pct"/>
            <w:tcBorders>
              <w:top w:val="single" w:sz="4" w:space="0" w:color="auto"/>
              <w:left w:val="single" w:sz="4" w:space="0" w:color="auto"/>
              <w:bottom w:val="single" w:sz="4" w:space="0" w:color="auto"/>
              <w:right w:val="single" w:sz="4" w:space="0" w:color="auto"/>
            </w:tcBorders>
          </w:tcPr>
          <w:p w14:paraId="2A4CD7AC" w14:textId="7ED23AFC" w:rsidR="000A1371" w:rsidRPr="00C2061D" w:rsidRDefault="000A1371" w:rsidP="00393A49">
            <w:pPr>
              <w:pStyle w:val="ListNumber"/>
              <w:numPr>
                <w:ilvl w:val="0"/>
                <w:numId w:val="0"/>
              </w:numPr>
              <w:rPr>
                <w:sz w:val="18"/>
                <w:szCs w:val="18"/>
                <w:lang w:val="en-US"/>
              </w:rPr>
            </w:pPr>
            <w:r w:rsidRPr="00C2061D">
              <w:rPr>
                <w:sz w:val="18"/>
                <w:szCs w:val="18"/>
                <w:lang w:val="en-US"/>
              </w:rPr>
              <w:t xml:space="preserve">Medtronic </w:t>
            </w:r>
            <w:proofErr w:type="spellStart"/>
            <w:r w:rsidRPr="00C2061D">
              <w:rPr>
                <w:sz w:val="18"/>
                <w:szCs w:val="18"/>
                <w:lang w:val="en-US"/>
              </w:rPr>
              <w:t>MiniMed</w:t>
            </w:r>
            <w:proofErr w:type="spellEnd"/>
            <w:r w:rsidRPr="00C2061D">
              <w:rPr>
                <w:sz w:val="18"/>
                <w:szCs w:val="18"/>
                <w:lang w:val="en-US"/>
              </w:rPr>
              <w:t xml:space="preserve"> 770G</w:t>
            </w:r>
          </w:p>
        </w:tc>
        <w:tc>
          <w:tcPr>
            <w:tcW w:w="781" w:type="pct"/>
            <w:tcBorders>
              <w:top w:val="single" w:sz="4" w:space="0" w:color="auto"/>
              <w:left w:val="single" w:sz="4" w:space="0" w:color="auto"/>
              <w:bottom w:val="single" w:sz="4" w:space="0" w:color="auto"/>
              <w:right w:val="single" w:sz="4" w:space="0" w:color="auto"/>
            </w:tcBorders>
          </w:tcPr>
          <w:p w14:paraId="60FA9FE6" w14:textId="64F5CCD5"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2</w:t>
            </w:r>
          </w:p>
        </w:tc>
        <w:tc>
          <w:tcPr>
            <w:tcW w:w="1016" w:type="pct"/>
            <w:tcBorders>
              <w:top w:val="single" w:sz="4" w:space="0" w:color="auto"/>
              <w:left w:val="single" w:sz="4" w:space="0" w:color="auto"/>
              <w:bottom w:val="single" w:sz="4" w:space="0" w:color="auto"/>
              <w:right w:val="single" w:sz="4" w:space="0" w:color="auto"/>
            </w:tcBorders>
          </w:tcPr>
          <w:p w14:paraId="09D52029" w14:textId="3E1604FB" w:rsidR="000A1371" w:rsidRPr="00C2061D" w:rsidRDefault="00E91B92"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503F840F" w14:textId="477D03A6" w:rsidR="000A1371" w:rsidRPr="00C2061D" w:rsidRDefault="00AB7675" w:rsidP="00393A49">
            <w:pPr>
              <w:spacing w:before="60" w:after="60"/>
              <w:jc w:val="center"/>
              <w:rPr>
                <w:rFonts w:eastAsia="Calibri" w:cs="Calibri"/>
                <w:sz w:val="18"/>
                <w:szCs w:val="18"/>
              </w:rPr>
            </w:pPr>
            <w:r w:rsidRPr="00C2061D">
              <w:rPr>
                <w:rFonts w:eastAsia="Calibri" w:cs="Calibri"/>
                <w:sz w:val="18"/>
                <w:szCs w:val="18"/>
              </w:rPr>
              <w:t>1</w:t>
            </w:r>
          </w:p>
        </w:tc>
      </w:tr>
      <w:tr w:rsidR="000A1371" w:rsidRPr="00C2061D" w14:paraId="2957BE34"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1051B969"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4</w:t>
            </w:r>
          </w:p>
        </w:tc>
        <w:tc>
          <w:tcPr>
            <w:tcW w:w="1251" w:type="pct"/>
            <w:tcBorders>
              <w:top w:val="single" w:sz="4" w:space="0" w:color="auto"/>
              <w:left w:val="single" w:sz="4" w:space="0" w:color="auto"/>
              <w:bottom w:val="single" w:sz="4" w:space="0" w:color="auto"/>
              <w:right w:val="single" w:sz="4" w:space="0" w:color="auto"/>
            </w:tcBorders>
          </w:tcPr>
          <w:p w14:paraId="2A42AD17" w14:textId="20D2A125" w:rsidR="000A1371" w:rsidRPr="00C2061D" w:rsidRDefault="000A1371" w:rsidP="00393A49">
            <w:pPr>
              <w:pStyle w:val="ListNumber"/>
              <w:numPr>
                <w:ilvl w:val="0"/>
                <w:numId w:val="0"/>
              </w:numPr>
              <w:rPr>
                <w:rFonts w:eastAsia="Calibri" w:cs="Calibri"/>
                <w:sz w:val="18"/>
                <w:szCs w:val="18"/>
                <w:lang w:val="en-US"/>
              </w:rPr>
            </w:pPr>
            <w:r w:rsidRPr="00C2061D">
              <w:rPr>
                <w:sz w:val="18"/>
                <w:szCs w:val="18"/>
                <w:lang w:val="en-US"/>
              </w:rPr>
              <w:t xml:space="preserve">Medtronic </w:t>
            </w:r>
            <w:proofErr w:type="spellStart"/>
            <w:r w:rsidRPr="00C2061D">
              <w:rPr>
                <w:sz w:val="18"/>
                <w:szCs w:val="18"/>
                <w:lang w:val="en-US"/>
              </w:rPr>
              <w:t>Minimed</w:t>
            </w:r>
            <w:proofErr w:type="spellEnd"/>
            <w:r w:rsidRPr="00C2061D">
              <w:rPr>
                <w:sz w:val="18"/>
                <w:szCs w:val="18"/>
                <w:lang w:val="en-US"/>
              </w:rPr>
              <w:t xml:space="preserve"> 630G</w:t>
            </w:r>
          </w:p>
        </w:tc>
        <w:tc>
          <w:tcPr>
            <w:tcW w:w="781" w:type="pct"/>
            <w:tcBorders>
              <w:top w:val="single" w:sz="4" w:space="0" w:color="auto"/>
              <w:left w:val="single" w:sz="4" w:space="0" w:color="auto"/>
              <w:bottom w:val="single" w:sz="4" w:space="0" w:color="auto"/>
              <w:right w:val="single" w:sz="4" w:space="0" w:color="auto"/>
            </w:tcBorders>
          </w:tcPr>
          <w:p w14:paraId="5AF70AD2" w14:textId="613C35A2"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2</w:t>
            </w:r>
          </w:p>
        </w:tc>
        <w:tc>
          <w:tcPr>
            <w:tcW w:w="1016" w:type="pct"/>
            <w:tcBorders>
              <w:top w:val="single" w:sz="4" w:space="0" w:color="auto"/>
              <w:left w:val="single" w:sz="4" w:space="0" w:color="auto"/>
              <w:bottom w:val="single" w:sz="4" w:space="0" w:color="auto"/>
              <w:right w:val="single" w:sz="4" w:space="0" w:color="auto"/>
            </w:tcBorders>
          </w:tcPr>
          <w:p w14:paraId="5266EE5C" w14:textId="6DC9E939" w:rsidR="000A1371" w:rsidRPr="00C2061D" w:rsidRDefault="00E91B92"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51D3119E" w14:textId="0C418361" w:rsidR="000A1371" w:rsidRPr="00C2061D" w:rsidRDefault="00590D0E" w:rsidP="00393A49">
            <w:pPr>
              <w:spacing w:before="60" w:after="60"/>
              <w:jc w:val="center"/>
              <w:rPr>
                <w:rFonts w:eastAsia="Calibri" w:cs="Calibri"/>
                <w:sz w:val="18"/>
                <w:szCs w:val="18"/>
              </w:rPr>
            </w:pPr>
            <w:r w:rsidRPr="00C2061D">
              <w:rPr>
                <w:rFonts w:eastAsia="Calibri" w:cs="Calibri"/>
                <w:sz w:val="18"/>
                <w:szCs w:val="18"/>
              </w:rPr>
              <w:t>2</w:t>
            </w:r>
          </w:p>
        </w:tc>
      </w:tr>
      <w:tr w:rsidR="000A1371" w:rsidRPr="00C2061D" w14:paraId="2B05D2F6"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2628A8A2"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5</w:t>
            </w:r>
          </w:p>
        </w:tc>
        <w:tc>
          <w:tcPr>
            <w:tcW w:w="1251" w:type="pct"/>
            <w:tcBorders>
              <w:top w:val="single" w:sz="4" w:space="0" w:color="auto"/>
              <w:left w:val="single" w:sz="4" w:space="0" w:color="auto"/>
              <w:bottom w:val="single" w:sz="4" w:space="0" w:color="auto"/>
              <w:right w:val="single" w:sz="4" w:space="0" w:color="auto"/>
            </w:tcBorders>
          </w:tcPr>
          <w:p w14:paraId="00DA1D3B" w14:textId="55B2BC75" w:rsidR="000A1371" w:rsidRPr="00C2061D" w:rsidRDefault="000A1371" w:rsidP="00393A49">
            <w:pPr>
              <w:pStyle w:val="ListNumber"/>
              <w:numPr>
                <w:ilvl w:val="0"/>
                <w:numId w:val="0"/>
              </w:numPr>
              <w:rPr>
                <w:rFonts w:eastAsia="Calibri" w:cs="Calibri"/>
                <w:sz w:val="18"/>
                <w:szCs w:val="18"/>
                <w:lang w:val="en-US"/>
              </w:rPr>
            </w:pPr>
            <w:r w:rsidRPr="00C2061D">
              <w:rPr>
                <w:sz w:val="18"/>
                <w:szCs w:val="18"/>
                <w:lang w:val="en-US"/>
              </w:rPr>
              <w:t>t:slim X2</w:t>
            </w:r>
          </w:p>
        </w:tc>
        <w:tc>
          <w:tcPr>
            <w:tcW w:w="781" w:type="pct"/>
            <w:tcBorders>
              <w:top w:val="single" w:sz="4" w:space="0" w:color="auto"/>
              <w:left w:val="single" w:sz="4" w:space="0" w:color="auto"/>
              <w:bottom w:val="single" w:sz="4" w:space="0" w:color="auto"/>
              <w:right w:val="single" w:sz="4" w:space="0" w:color="auto"/>
            </w:tcBorders>
          </w:tcPr>
          <w:p w14:paraId="2EB5D867" w14:textId="77777777"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4</w:t>
            </w:r>
          </w:p>
          <w:p w14:paraId="4AA013C2" w14:textId="67844500" w:rsidR="008B256F" w:rsidRPr="00C2061D" w:rsidRDefault="008B256F" w:rsidP="00393A49">
            <w:pPr>
              <w:spacing w:before="60" w:after="60"/>
              <w:jc w:val="center"/>
              <w:rPr>
                <w:rFonts w:eastAsia="Calibri" w:cs="Calibri"/>
                <w:sz w:val="18"/>
                <w:szCs w:val="18"/>
              </w:rPr>
            </w:pPr>
            <w:r w:rsidRPr="00C2061D">
              <w:rPr>
                <w:rFonts w:eastAsia="Calibri" w:cs="Calibri"/>
                <w:sz w:val="18"/>
                <w:szCs w:val="18"/>
              </w:rPr>
              <w:t>(2 duplicates)</w:t>
            </w:r>
          </w:p>
        </w:tc>
        <w:tc>
          <w:tcPr>
            <w:tcW w:w="1016" w:type="pct"/>
            <w:tcBorders>
              <w:top w:val="single" w:sz="4" w:space="0" w:color="auto"/>
              <w:left w:val="single" w:sz="4" w:space="0" w:color="auto"/>
              <w:bottom w:val="single" w:sz="4" w:space="0" w:color="auto"/>
              <w:right w:val="single" w:sz="4" w:space="0" w:color="auto"/>
            </w:tcBorders>
          </w:tcPr>
          <w:p w14:paraId="7A22E393" w14:textId="760519F4" w:rsidR="000A1371" w:rsidRPr="00C2061D" w:rsidRDefault="00E91B92"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7816B80" w14:textId="6A5F77BA" w:rsidR="000A1371" w:rsidRPr="00C2061D" w:rsidRDefault="00A11670" w:rsidP="00393A49">
            <w:pPr>
              <w:spacing w:before="60" w:after="60"/>
              <w:jc w:val="center"/>
              <w:rPr>
                <w:rFonts w:eastAsia="Calibri" w:cs="Calibri"/>
                <w:sz w:val="18"/>
                <w:szCs w:val="18"/>
              </w:rPr>
            </w:pPr>
            <w:r w:rsidRPr="00C2061D">
              <w:rPr>
                <w:rFonts w:eastAsia="Calibri" w:cs="Calibri"/>
                <w:sz w:val="18"/>
                <w:szCs w:val="18"/>
              </w:rPr>
              <w:t>0</w:t>
            </w:r>
          </w:p>
        </w:tc>
      </w:tr>
      <w:tr w:rsidR="000A1371" w:rsidRPr="00C2061D" w14:paraId="698425BA"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197AE975"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6</w:t>
            </w:r>
          </w:p>
        </w:tc>
        <w:tc>
          <w:tcPr>
            <w:tcW w:w="1251" w:type="pct"/>
            <w:tcBorders>
              <w:top w:val="single" w:sz="4" w:space="0" w:color="auto"/>
              <w:left w:val="single" w:sz="4" w:space="0" w:color="auto"/>
              <w:bottom w:val="single" w:sz="4" w:space="0" w:color="auto"/>
              <w:right w:val="single" w:sz="4" w:space="0" w:color="auto"/>
            </w:tcBorders>
          </w:tcPr>
          <w:p w14:paraId="1B5AE8ED" w14:textId="7A1354AA" w:rsidR="000A1371" w:rsidRPr="00C2061D" w:rsidRDefault="000A1371" w:rsidP="00393A49">
            <w:pPr>
              <w:pStyle w:val="ListNumber"/>
              <w:numPr>
                <w:ilvl w:val="0"/>
                <w:numId w:val="0"/>
              </w:numPr>
              <w:rPr>
                <w:sz w:val="18"/>
                <w:szCs w:val="18"/>
                <w:lang w:val="en-US"/>
              </w:rPr>
            </w:pPr>
            <w:proofErr w:type="spellStart"/>
            <w:r w:rsidRPr="00C2061D">
              <w:rPr>
                <w:sz w:val="18"/>
                <w:szCs w:val="18"/>
                <w:lang w:val="en-US"/>
              </w:rPr>
              <w:t>iLet</w:t>
            </w:r>
            <w:proofErr w:type="spellEnd"/>
            <w:r w:rsidRPr="00C2061D">
              <w:rPr>
                <w:sz w:val="18"/>
                <w:szCs w:val="18"/>
                <w:lang w:val="en-US"/>
              </w:rPr>
              <w:t xml:space="preserve"> Bionic Pancreas</w:t>
            </w:r>
          </w:p>
        </w:tc>
        <w:tc>
          <w:tcPr>
            <w:tcW w:w="781" w:type="pct"/>
            <w:tcBorders>
              <w:top w:val="single" w:sz="4" w:space="0" w:color="auto"/>
              <w:left w:val="single" w:sz="4" w:space="0" w:color="auto"/>
              <w:bottom w:val="single" w:sz="4" w:space="0" w:color="auto"/>
              <w:right w:val="single" w:sz="4" w:space="0" w:color="auto"/>
            </w:tcBorders>
          </w:tcPr>
          <w:p w14:paraId="09A68127" w14:textId="276F66CA"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53B5595C" w14:textId="77C72068"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6F31EDFE" w14:textId="2D332B7F"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r>
      <w:tr w:rsidR="000A1371" w:rsidRPr="00C2061D" w14:paraId="5E28F057"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0DA84589"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7</w:t>
            </w:r>
          </w:p>
        </w:tc>
        <w:tc>
          <w:tcPr>
            <w:tcW w:w="1251" w:type="pct"/>
            <w:tcBorders>
              <w:top w:val="single" w:sz="4" w:space="0" w:color="auto"/>
              <w:left w:val="single" w:sz="4" w:space="0" w:color="auto"/>
              <w:bottom w:val="single" w:sz="4" w:space="0" w:color="auto"/>
              <w:right w:val="single" w:sz="4" w:space="0" w:color="auto"/>
            </w:tcBorders>
          </w:tcPr>
          <w:p w14:paraId="0B806101"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CADD-MS3</w:t>
            </w:r>
          </w:p>
        </w:tc>
        <w:tc>
          <w:tcPr>
            <w:tcW w:w="781" w:type="pct"/>
            <w:tcBorders>
              <w:top w:val="single" w:sz="4" w:space="0" w:color="auto"/>
              <w:left w:val="single" w:sz="4" w:space="0" w:color="auto"/>
              <w:bottom w:val="single" w:sz="4" w:space="0" w:color="auto"/>
              <w:right w:val="single" w:sz="4" w:space="0" w:color="auto"/>
            </w:tcBorders>
          </w:tcPr>
          <w:p w14:paraId="57161ABC" w14:textId="2998B707"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1</w:t>
            </w:r>
          </w:p>
        </w:tc>
        <w:tc>
          <w:tcPr>
            <w:tcW w:w="1016" w:type="pct"/>
            <w:tcBorders>
              <w:top w:val="single" w:sz="4" w:space="0" w:color="auto"/>
              <w:left w:val="single" w:sz="4" w:space="0" w:color="auto"/>
              <w:bottom w:val="single" w:sz="4" w:space="0" w:color="auto"/>
              <w:right w:val="single" w:sz="4" w:space="0" w:color="auto"/>
            </w:tcBorders>
          </w:tcPr>
          <w:p w14:paraId="060C810E" w14:textId="3CC1955C" w:rsidR="000A1371" w:rsidRPr="00C2061D" w:rsidRDefault="00E91B92"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8BFB900" w14:textId="09D5A6AE" w:rsidR="000A1371" w:rsidRPr="00C2061D" w:rsidRDefault="00571D27" w:rsidP="00393A49">
            <w:pPr>
              <w:spacing w:before="60" w:after="60"/>
              <w:jc w:val="center"/>
              <w:rPr>
                <w:rFonts w:eastAsia="Calibri" w:cs="Calibri"/>
                <w:sz w:val="18"/>
                <w:szCs w:val="18"/>
              </w:rPr>
            </w:pPr>
            <w:r w:rsidRPr="00C2061D">
              <w:rPr>
                <w:rFonts w:eastAsia="Calibri" w:cs="Calibri"/>
                <w:sz w:val="18"/>
                <w:szCs w:val="18"/>
              </w:rPr>
              <w:t>0</w:t>
            </w:r>
          </w:p>
        </w:tc>
      </w:tr>
      <w:tr w:rsidR="000A1371" w:rsidRPr="00C2061D" w14:paraId="1599AC61"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63993469"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8</w:t>
            </w:r>
          </w:p>
        </w:tc>
        <w:tc>
          <w:tcPr>
            <w:tcW w:w="1251" w:type="pct"/>
            <w:tcBorders>
              <w:top w:val="single" w:sz="4" w:space="0" w:color="auto"/>
              <w:left w:val="single" w:sz="4" w:space="0" w:color="auto"/>
              <w:bottom w:val="single" w:sz="4" w:space="0" w:color="auto"/>
              <w:right w:val="single" w:sz="4" w:space="0" w:color="auto"/>
            </w:tcBorders>
          </w:tcPr>
          <w:p w14:paraId="077C9530" w14:textId="2DAF6608" w:rsidR="000A1371" w:rsidRPr="00C2061D" w:rsidRDefault="000A1371" w:rsidP="00393A49">
            <w:pPr>
              <w:pStyle w:val="ListNumber"/>
              <w:numPr>
                <w:ilvl w:val="0"/>
                <w:numId w:val="0"/>
              </w:numPr>
              <w:rPr>
                <w:sz w:val="18"/>
                <w:szCs w:val="18"/>
                <w:lang w:val="en-US"/>
              </w:rPr>
            </w:pPr>
            <w:proofErr w:type="spellStart"/>
            <w:r w:rsidRPr="00C2061D">
              <w:rPr>
                <w:sz w:val="18"/>
                <w:szCs w:val="18"/>
                <w:lang w:val="en-US"/>
              </w:rPr>
              <w:t>Canè</w:t>
            </w:r>
            <w:proofErr w:type="spellEnd"/>
            <w:r w:rsidRPr="00C2061D">
              <w:rPr>
                <w:sz w:val="18"/>
                <w:szCs w:val="18"/>
                <w:lang w:val="en-US"/>
              </w:rPr>
              <w:t xml:space="preserve"> </w:t>
            </w:r>
            <w:proofErr w:type="spellStart"/>
            <w:r w:rsidRPr="00C2061D">
              <w:rPr>
                <w:sz w:val="18"/>
                <w:szCs w:val="18"/>
                <w:lang w:val="en-US"/>
              </w:rPr>
              <w:t>Crono</w:t>
            </w:r>
            <w:proofErr w:type="spellEnd"/>
            <w:r w:rsidRPr="00C2061D">
              <w:rPr>
                <w:sz w:val="18"/>
                <w:szCs w:val="18"/>
                <w:lang w:val="en-US"/>
              </w:rPr>
              <w:t xml:space="preserve"> SC</w:t>
            </w:r>
          </w:p>
        </w:tc>
        <w:tc>
          <w:tcPr>
            <w:tcW w:w="781" w:type="pct"/>
            <w:tcBorders>
              <w:top w:val="single" w:sz="4" w:space="0" w:color="auto"/>
              <w:left w:val="single" w:sz="4" w:space="0" w:color="auto"/>
              <w:bottom w:val="single" w:sz="4" w:space="0" w:color="auto"/>
              <w:right w:val="single" w:sz="4" w:space="0" w:color="auto"/>
            </w:tcBorders>
          </w:tcPr>
          <w:p w14:paraId="5173FB46" w14:textId="06A93B24"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697B860B" w14:textId="254E8E26"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42D23720" w14:textId="51B018E0"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r>
      <w:tr w:rsidR="000A1371" w:rsidRPr="00C2061D" w14:paraId="3DEABC6D"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4376D257"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9</w:t>
            </w:r>
          </w:p>
        </w:tc>
        <w:tc>
          <w:tcPr>
            <w:tcW w:w="1251" w:type="pct"/>
            <w:tcBorders>
              <w:top w:val="single" w:sz="4" w:space="0" w:color="auto"/>
              <w:left w:val="single" w:sz="4" w:space="0" w:color="auto"/>
              <w:bottom w:val="single" w:sz="4" w:space="0" w:color="auto"/>
              <w:right w:val="single" w:sz="4" w:space="0" w:color="auto"/>
            </w:tcBorders>
          </w:tcPr>
          <w:p w14:paraId="407029EC" w14:textId="62C4FFA3" w:rsidR="000A1371" w:rsidRPr="00C2061D" w:rsidRDefault="000A1371" w:rsidP="00393A49">
            <w:pPr>
              <w:pStyle w:val="ListNumber"/>
              <w:numPr>
                <w:ilvl w:val="0"/>
                <w:numId w:val="0"/>
              </w:numPr>
              <w:rPr>
                <w:sz w:val="18"/>
                <w:szCs w:val="18"/>
                <w:lang w:val="en-US"/>
              </w:rPr>
            </w:pPr>
            <w:proofErr w:type="spellStart"/>
            <w:r w:rsidRPr="00C2061D">
              <w:rPr>
                <w:sz w:val="18"/>
                <w:szCs w:val="18"/>
                <w:lang w:val="en-US"/>
              </w:rPr>
              <w:t>Canè</w:t>
            </w:r>
            <w:proofErr w:type="spellEnd"/>
            <w:r w:rsidRPr="00C2061D">
              <w:rPr>
                <w:sz w:val="18"/>
                <w:szCs w:val="18"/>
                <w:lang w:val="en-US"/>
              </w:rPr>
              <w:t xml:space="preserve"> </w:t>
            </w:r>
            <w:proofErr w:type="spellStart"/>
            <w:r w:rsidRPr="00C2061D">
              <w:rPr>
                <w:sz w:val="18"/>
                <w:szCs w:val="18"/>
                <w:lang w:val="en-US"/>
              </w:rPr>
              <w:t>Crono</w:t>
            </w:r>
            <w:proofErr w:type="spellEnd"/>
            <w:r w:rsidRPr="00C2061D">
              <w:rPr>
                <w:sz w:val="18"/>
                <w:szCs w:val="18"/>
                <w:lang w:val="en-US"/>
              </w:rPr>
              <w:t xml:space="preserve"> 50 SC</w:t>
            </w:r>
          </w:p>
        </w:tc>
        <w:tc>
          <w:tcPr>
            <w:tcW w:w="781" w:type="pct"/>
            <w:tcBorders>
              <w:top w:val="single" w:sz="4" w:space="0" w:color="auto"/>
              <w:left w:val="single" w:sz="4" w:space="0" w:color="auto"/>
              <w:bottom w:val="single" w:sz="4" w:space="0" w:color="auto"/>
              <w:right w:val="single" w:sz="4" w:space="0" w:color="auto"/>
            </w:tcBorders>
          </w:tcPr>
          <w:p w14:paraId="2A05262A" w14:textId="7E052418"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295F486" w14:textId="2646BB4F"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6DD2754B" w14:textId="028C92A8"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r>
      <w:tr w:rsidR="000A1371" w:rsidRPr="00C2061D" w14:paraId="01EDB77A"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714B76F0" w14:textId="77777777" w:rsidR="000A1371" w:rsidRPr="00C2061D" w:rsidRDefault="000A1371" w:rsidP="00393A49">
            <w:pPr>
              <w:pStyle w:val="ListNumber"/>
              <w:numPr>
                <w:ilvl w:val="0"/>
                <w:numId w:val="0"/>
              </w:numPr>
              <w:rPr>
                <w:sz w:val="18"/>
                <w:szCs w:val="18"/>
                <w:lang w:val="en-US"/>
              </w:rPr>
            </w:pPr>
            <w:r w:rsidRPr="00C2061D">
              <w:rPr>
                <w:sz w:val="18"/>
                <w:szCs w:val="18"/>
                <w:lang w:val="en-US"/>
              </w:rPr>
              <w:t>10</w:t>
            </w:r>
          </w:p>
        </w:tc>
        <w:tc>
          <w:tcPr>
            <w:tcW w:w="1251" w:type="pct"/>
            <w:tcBorders>
              <w:top w:val="single" w:sz="4" w:space="0" w:color="auto"/>
              <w:left w:val="single" w:sz="4" w:space="0" w:color="auto"/>
              <w:bottom w:val="single" w:sz="4" w:space="0" w:color="auto"/>
              <w:right w:val="single" w:sz="4" w:space="0" w:color="auto"/>
            </w:tcBorders>
          </w:tcPr>
          <w:p w14:paraId="771ED11E" w14:textId="558D431E" w:rsidR="000A1371" w:rsidRPr="00C2061D" w:rsidRDefault="000A1371" w:rsidP="00393A49">
            <w:pPr>
              <w:pStyle w:val="ListNumber"/>
              <w:numPr>
                <w:ilvl w:val="0"/>
                <w:numId w:val="0"/>
              </w:numPr>
              <w:rPr>
                <w:sz w:val="18"/>
                <w:szCs w:val="18"/>
                <w:lang w:val="en-US"/>
              </w:rPr>
            </w:pPr>
            <w:proofErr w:type="spellStart"/>
            <w:r w:rsidRPr="00C2061D">
              <w:rPr>
                <w:sz w:val="18"/>
                <w:szCs w:val="18"/>
                <w:lang w:val="en-US"/>
              </w:rPr>
              <w:t>Everaid</w:t>
            </w:r>
            <w:proofErr w:type="spellEnd"/>
            <w:r w:rsidRPr="00C2061D">
              <w:rPr>
                <w:sz w:val="18"/>
                <w:szCs w:val="18"/>
                <w:lang w:val="en-US"/>
              </w:rPr>
              <w:t xml:space="preserve"> </w:t>
            </w:r>
            <w:proofErr w:type="spellStart"/>
            <w:r w:rsidRPr="00C2061D">
              <w:rPr>
                <w:sz w:val="18"/>
                <w:szCs w:val="18"/>
                <w:lang w:val="en-US"/>
              </w:rPr>
              <w:t>i</w:t>
            </w:r>
            <w:proofErr w:type="spellEnd"/>
            <w:r w:rsidRPr="00C2061D">
              <w:rPr>
                <w:sz w:val="18"/>
                <w:szCs w:val="18"/>
                <w:lang w:val="en-US"/>
              </w:rPr>
              <w:t>-Jet</w:t>
            </w:r>
          </w:p>
        </w:tc>
        <w:tc>
          <w:tcPr>
            <w:tcW w:w="781" w:type="pct"/>
            <w:tcBorders>
              <w:top w:val="single" w:sz="4" w:space="0" w:color="auto"/>
              <w:left w:val="single" w:sz="4" w:space="0" w:color="auto"/>
              <w:bottom w:val="single" w:sz="4" w:space="0" w:color="auto"/>
              <w:right w:val="single" w:sz="4" w:space="0" w:color="auto"/>
            </w:tcBorders>
          </w:tcPr>
          <w:p w14:paraId="74495685" w14:textId="7F085D6B"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3C891870" w14:textId="7EF4D930"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27B5EB8" w14:textId="123D0871" w:rsidR="000A1371" w:rsidRPr="00C2061D" w:rsidRDefault="0044030E" w:rsidP="00393A49">
            <w:pPr>
              <w:spacing w:before="60" w:after="60"/>
              <w:jc w:val="center"/>
              <w:rPr>
                <w:rFonts w:eastAsia="Calibri" w:cs="Calibri"/>
                <w:sz w:val="18"/>
                <w:szCs w:val="18"/>
              </w:rPr>
            </w:pPr>
            <w:r w:rsidRPr="00C2061D">
              <w:rPr>
                <w:rFonts w:eastAsia="Calibri" w:cs="Calibri"/>
                <w:sz w:val="18"/>
                <w:szCs w:val="18"/>
              </w:rPr>
              <w:t>0</w:t>
            </w:r>
          </w:p>
        </w:tc>
      </w:tr>
      <w:tr w:rsidR="008E3E6F" w:rsidRPr="00C2061D" w14:paraId="273AB808" w14:textId="77777777" w:rsidTr="008B256F">
        <w:trPr>
          <w:jc w:val="center"/>
        </w:trPr>
        <w:tc>
          <w:tcPr>
            <w:tcW w:w="545" w:type="pct"/>
            <w:tcBorders>
              <w:top w:val="single" w:sz="4" w:space="0" w:color="auto"/>
              <w:left w:val="single" w:sz="4" w:space="0" w:color="auto"/>
              <w:bottom w:val="single" w:sz="4" w:space="0" w:color="auto"/>
              <w:right w:val="single" w:sz="4" w:space="0" w:color="auto"/>
            </w:tcBorders>
          </w:tcPr>
          <w:p w14:paraId="2B44414D" w14:textId="2A52B802" w:rsidR="008E3E6F" w:rsidRPr="00C2061D" w:rsidRDefault="008E3E6F" w:rsidP="008E3E6F">
            <w:pPr>
              <w:pStyle w:val="ListNumber"/>
              <w:numPr>
                <w:ilvl w:val="0"/>
                <w:numId w:val="0"/>
              </w:numPr>
              <w:rPr>
                <w:sz w:val="18"/>
                <w:szCs w:val="18"/>
                <w:lang w:val="en-US"/>
              </w:rPr>
            </w:pPr>
            <w:r w:rsidRPr="00C2061D">
              <w:rPr>
                <w:sz w:val="18"/>
                <w:szCs w:val="18"/>
                <w:lang w:val="en-US"/>
              </w:rPr>
              <w:t>11</w:t>
            </w:r>
          </w:p>
        </w:tc>
        <w:tc>
          <w:tcPr>
            <w:tcW w:w="1251" w:type="pct"/>
            <w:tcBorders>
              <w:top w:val="single" w:sz="4" w:space="0" w:color="auto"/>
              <w:left w:val="single" w:sz="4" w:space="0" w:color="auto"/>
              <w:bottom w:val="single" w:sz="4" w:space="0" w:color="auto"/>
              <w:right w:val="single" w:sz="4" w:space="0" w:color="auto"/>
            </w:tcBorders>
          </w:tcPr>
          <w:p w14:paraId="7489E6BC" w14:textId="4269EE15" w:rsidR="008E3E6F" w:rsidRPr="00C2061D" w:rsidRDefault="008E3E6F" w:rsidP="008E3E6F">
            <w:pPr>
              <w:pStyle w:val="ListNumber"/>
              <w:numPr>
                <w:ilvl w:val="0"/>
                <w:numId w:val="0"/>
              </w:numPr>
              <w:rPr>
                <w:sz w:val="18"/>
                <w:szCs w:val="18"/>
                <w:lang w:val="en-US"/>
              </w:rPr>
            </w:pPr>
            <w:proofErr w:type="spellStart"/>
            <w:r w:rsidRPr="00C2061D">
              <w:rPr>
                <w:sz w:val="18"/>
                <w:szCs w:val="18"/>
                <w:lang w:val="en-US"/>
              </w:rPr>
              <w:t>Remunity</w:t>
            </w:r>
            <w:proofErr w:type="spellEnd"/>
          </w:p>
        </w:tc>
        <w:tc>
          <w:tcPr>
            <w:tcW w:w="781" w:type="pct"/>
            <w:tcBorders>
              <w:top w:val="single" w:sz="4" w:space="0" w:color="auto"/>
              <w:left w:val="single" w:sz="4" w:space="0" w:color="auto"/>
              <w:bottom w:val="single" w:sz="4" w:space="0" w:color="auto"/>
              <w:right w:val="single" w:sz="4" w:space="0" w:color="auto"/>
            </w:tcBorders>
          </w:tcPr>
          <w:p w14:paraId="6965AA3D" w14:textId="1F5542AF" w:rsidR="008E3E6F" w:rsidRPr="00C2061D" w:rsidRDefault="008D7B14" w:rsidP="008E3E6F">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7C40CE62" w14:textId="61904079" w:rsidR="008E3E6F" w:rsidRPr="00C2061D" w:rsidRDefault="008D7B14" w:rsidP="008E3E6F">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5D3A78D7" w14:textId="218097B3" w:rsidR="008E3E6F" w:rsidRPr="00C2061D" w:rsidRDefault="008D7B14" w:rsidP="008E3E6F">
            <w:pPr>
              <w:spacing w:before="60" w:after="60"/>
              <w:jc w:val="center"/>
              <w:rPr>
                <w:rFonts w:eastAsia="Calibri" w:cs="Calibri"/>
                <w:sz w:val="18"/>
                <w:szCs w:val="18"/>
              </w:rPr>
            </w:pPr>
            <w:r w:rsidRPr="00C2061D">
              <w:rPr>
                <w:rFonts w:eastAsia="Calibri" w:cs="Calibri"/>
                <w:sz w:val="18"/>
                <w:szCs w:val="18"/>
              </w:rPr>
              <w:t>0</w:t>
            </w:r>
          </w:p>
        </w:tc>
      </w:tr>
      <w:tr w:rsidR="008E3E6F" w:rsidRPr="00C2061D" w14:paraId="07294492" w14:textId="77777777" w:rsidTr="008B256F">
        <w:trPr>
          <w:jc w:val="center"/>
        </w:trPr>
        <w:tc>
          <w:tcPr>
            <w:tcW w:w="1796" w:type="pct"/>
            <w:gridSpan w:val="2"/>
            <w:tcBorders>
              <w:top w:val="single" w:sz="4" w:space="0" w:color="auto"/>
              <w:left w:val="single" w:sz="4" w:space="0" w:color="auto"/>
              <w:bottom w:val="single" w:sz="4" w:space="0" w:color="auto"/>
              <w:right w:val="single" w:sz="4" w:space="0" w:color="auto"/>
            </w:tcBorders>
          </w:tcPr>
          <w:p w14:paraId="17A475E6"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w:t>
            </w:r>
          </w:p>
          <w:p w14:paraId="1B4BC357"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 after de-duplication</w:t>
            </w:r>
          </w:p>
        </w:tc>
        <w:tc>
          <w:tcPr>
            <w:tcW w:w="781" w:type="pct"/>
            <w:tcBorders>
              <w:top w:val="single" w:sz="4" w:space="0" w:color="auto"/>
              <w:left w:val="single" w:sz="4" w:space="0" w:color="auto"/>
              <w:bottom w:val="single" w:sz="4" w:space="0" w:color="auto"/>
              <w:right w:val="single" w:sz="4" w:space="0" w:color="auto"/>
            </w:tcBorders>
          </w:tcPr>
          <w:p w14:paraId="5A0E164A"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11</w:t>
            </w:r>
          </w:p>
          <w:p w14:paraId="1F35A373" w14:textId="697A0918"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9</w:t>
            </w:r>
          </w:p>
        </w:tc>
        <w:tc>
          <w:tcPr>
            <w:tcW w:w="1016" w:type="pct"/>
            <w:tcBorders>
              <w:top w:val="single" w:sz="4" w:space="0" w:color="auto"/>
              <w:left w:val="single" w:sz="4" w:space="0" w:color="auto"/>
              <w:bottom w:val="single" w:sz="4" w:space="0" w:color="auto"/>
              <w:right w:val="single" w:sz="4" w:space="0" w:color="auto"/>
            </w:tcBorders>
          </w:tcPr>
          <w:p w14:paraId="393FB61A"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0</w:t>
            </w:r>
          </w:p>
          <w:p w14:paraId="223CCB3D" w14:textId="5FA8E0A6"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c>
          <w:tcPr>
            <w:tcW w:w="1407" w:type="pct"/>
            <w:tcBorders>
              <w:top w:val="single" w:sz="4" w:space="0" w:color="auto"/>
              <w:left w:val="single" w:sz="4" w:space="0" w:color="auto"/>
              <w:bottom w:val="single" w:sz="4" w:space="0" w:color="auto"/>
              <w:right w:val="single" w:sz="4" w:space="0" w:color="auto"/>
            </w:tcBorders>
          </w:tcPr>
          <w:p w14:paraId="14EC24E7"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5</w:t>
            </w:r>
          </w:p>
          <w:p w14:paraId="6AFD0157" w14:textId="42505FD9"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r>
    </w:tbl>
    <w:p w14:paraId="149AAA1B" w14:textId="77777777" w:rsidR="000A1371" w:rsidRPr="00C2061D" w:rsidRDefault="000A1371" w:rsidP="001E3535">
      <w:pPr>
        <w:rPr>
          <w:rFonts w:eastAsia="Calibri" w:cs="Calibri"/>
          <w:i/>
          <w:iCs/>
          <w:color w:val="0070C0"/>
        </w:rPr>
      </w:pPr>
    </w:p>
    <w:p w14:paraId="4D5AE265" w14:textId="553EEAE0" w:rsidR="001E3535" w:rsidRPr="00501323" w:rsidRDefault="00946215" w:rsidP="001E3535">
      <w:pPr>
        <w:rPr>
          <w:rFonts w:eastAsia="Calibri" w:cs="Calibri"/>
          <w:i/>
          <w:iCs/>
          <w:color w:val="0070C0"/>
        </w:rPr>
      </w:pPr>
      <w:r w:rsidRPr="00C2061D">
        <w:rPr>
          <w:rFonts w:eastAsia="Calibri"/>
        </w:rPr>
        <w:t xml:space="preserve">Five of the retrieved reports were </w:t>
      </w:r>
      <w:r w:rsidR="00C6493F" w:rsidRPr="00C2061D">
        <w:rPr>
          <w:rFonts w:eastAsia="Calibri"/>
        </w:rPr>
        <w:t>evaluated</w:t>
      </w:r>
      <w:r w:rsidRPr="00C2061D">
        <w:rPr>
          <w:rFonts w:eastAsia="Calibri"/>
        </w:rPr>
        <w:t xml:space="preserve"> to be relevant for the clinical evaluation of the Dasiglucagon Delivery System. </w:t>
      </w:r>
      <w:r w:rsidR="00A2006F" w:rsidRPr="00C2061D">
        <w:rPr>
          <w:rFonts w:eastAsia="Calibri"/>
        </w:rPr>
        <w:t xml:space="preserve">The relevant reports described issues such as a blockage of the pump motor function, loss of the date and time settings, lack of basal rate settings, and cybersecurity vulnerabilities. </w:t>
      </w:r>
    </w:p>
    <w:p w14:paraId="6B8C86B8" w14:textId="2F71D7B9" w:rsidR="0095060B" w:rsidRPr="00C2061D" w:rsidRDefault="000F2B09" w:rsidP="0095060B">
      <w:pPr>
        <w:pStyle w:val="Heading3"/>
      </w:pPr>
      <w:bookmarkStart w:id="1745" w:name="_Toc182295645"/>
      <w:bookmarkStart w:id="1746" w:name="_Toc103171578"/>
      <w:bookmarkStart w:id="1747" w:name="_Toc102727649"/>
      <w:bookmarkStart w:id="1748" w:name="_Toc104393349"/>
      <w:r w:rsidRPr="00C2061D">
        <w:t>Health Canada</w:t>
      </w:r>
      <w:bookmarkEnd w:id="1745"/>
    </w:p>
    <w:p w14:paraId="091931FD" w14:textId="5D8D13DE" w:rsidR="0095060B" w:rsidRPr="00C2061D" w:rsidRDefault="0095060B" w:rsidP="0095060B">
      <w:pPr>
        <w:rPr>
          <w:rFonts w:eastAsia="Calibri" w:cs="Calibri"/>
          <w:i/>
          <w:iCs/>
          <w:color w:val="0070C0"/>
        </w:rPr>
      </w:pPr>
      <w:r w:rsidRPr="00C2061D">
        <w:rPr>
          <w:rFonts w:eastAsia="Calibri" w:cs="Calibri"/>
        </w:rPr>
        <w:t xml:space="preserve">Review of the Health Canada Recalls and </w:t>
      </w:r>
      <w:r w:rsidR="0058069B">
        <w:rPr>
          <w:rFonts w:eastAsia="Calibri" w:cs="Calibri"/>
        </w:rPr>
        <w:t>S</w:t>
      </w:r>
      <w:r w:rsidRPr="00C2061D">
        <w:rPr>
          <w:rFonts w:eastAsia="Calibri" w:cs="Calibri"/>
        </w:rPr>
        <w:t xml:space="preserve">afety </w:t>
      </w:r>
      <w:r w:rsidR="0058069B">
        <w:rPr>
          <w:rFonts w:eastAsia="Calibri" w:cs="Calibri"/>
        </w:rPr>
        <w:t>A</w:t>
      </w:r>
      <w:r w:rsidRPr="00C2061D">
        <w:rPr>
          <w:rFonts w:eastAsia="Calibri" w:cs="Calibri"/>
        </w:rPr>
        <w:t xml:space="preserve">lerts records was carried out </w:t>
      </w:r>
      <w:r w:rsidRPr="00C2061D">
        <w:rPr>
          <w:rFonts w:eastAsia="Calibri"/>
        </w:rPr>
        <w:t xml:space="preserve">on </w:t>
      </w:r>
      <w:r w:rsidR="000F2B09" w:rsidRPr="00C2061D">
        <w:rPr>
          <w:rFonts w:eastAsia="Calibri"/>
        </w:rPr>
        <w:t>September 24, 2024</w:t>
      </w:r>
      <w:r w:rsidRPr="00C2061D">
        <w:rPr>
          <w:rFonts w:eastAsia="Calibri"/>
        </w:rPr>
        <w:t xml:space="preserve"> </w:t>
      </w:r>
      <w:r w:rsidRPr="00C2061D">
        <w:rPr>
          <w:rFonts w:eastAsia="Calibri" w:cs="Calibri"/>
        </w:rPr>
        <w:t>with no date limit</w:t>
      </w:r>
      <w:r w:rsidR="000F2B09" w:rsidRPr="00C2061D">
        <w:rPr>
          <w:rFonts w:eastAsia="Calibri" w:cs="Calibri"/>
        </w:rPr>
        <w:t>s</w:t>
      </w:r>
      <w:r w:rsidRPr="00C2061D">
        <w:rPr>
          <w:rFonts w:eastAsia="Calibri" w:cs="Calibri"/>
        </w:rPr>
        <w:t>.</w:t>
      </w:r>
      <w:r w:rsidRPr="00C2061D">
        <w:rPr>
          <w:rFonts w:eastAsia="Calibri" w:cs="Calibri"/>
          <w:i/>
          <w:iCs/>
        </w:rPr>
        <w:t xml:space="preserve"> </w:t>
      </w:r>
      <w:r w:rsidR="008C1236" w:rsidRPr="00C2061D">
        <w:rPr>
          <w:rFonts w:eastAsia="Calibri" w:cs="Calibri"/>
        </w:rPr>
        <w:t>A total of 9 reports were retrieved. Three were removed as duplicates, and hence 6 unique records were found.</w:t>
      </w:r>
      <w:r w:rsidR="008C1236" w:rsidRPr="00C2061D">
        <w:rPr>
          <w:rFonts w:eastAsia="Calibri" w:cs="Calibri"/>
          <w:i/>
          <w:iCs/>
          <w:color w:val="0070C0"/>
        </w:rPr>
        <w:t xml:space="preserve"> </w:t>
      </w:r>
      <w:r w:rsidR="000F2B09" w:rsidRPr="00C2061D">
        <w:rPr>
          <w:rFonts w:eastAsia="Calibri" w:cs="Calibri"/>
        </w:rPr>
        <w:t xml:space="preserve">Details of the retrieved unique reports are presented in </w:t>
      </w:r>
      <w:r w:rsidR="000F2B09" w:rsidRPr="00C2061D">
        <w:rPr>
          <w:rFonts w:eastAsia="Calibri" w:cs="Calibri"/>
          <w:b/>
          <w:bCs/>
        </w:rPr>
        <w:t>Appendix II</w:t>
      </w:r>
      <w:r w:rsidR="000F2B09" w:rsidRPr="00C2061D">
        <w:rPr>
          <w:rFonts w:eastAsia="Calibri" w:cs="Calibri"/>
        </w:rPr>
        <w:t>.</w:t>
      </w:r>
    </w:p>
    <w:p w14:paraId="269F752D" w14:textId="77777777" w:rsidR="0095060B" w:rsidRPr="00C2061D" w:rsidRDefault="0095060B" w:rsidP="0095060B">
      <w:pPr>
        <w:rPr>
          <w:rFonts w:eastAsia="Calibri" w:cs="Calibri"/>
          <w:i/>
          <w:iCs/>
          <w:color w:val="0070C0"/>
        </w:rPr>
      </w:pPr>
    </w:p>
    <w:tbl>
      <w:tblPr>
        <w:tblStyle w:val="TableGrid2"/>
        <w:tblW w:w="4849" w:type="pct"/>
        <w:jc w:val="center"/>
        <w:tblLook w:val="04A0" w:firstRow="1" w:lastRow="0" w:firstColumn="1" w:lastColumn="0" w:noHBand="0" w:noVBand="1"/>
      </w:tblPr>
      <w:tblGrid>
        <w:gridCol w:w="988"/>
        <w:gridCol w:w="2269"/>
        <w:gridCol w:w="1416"/>
        <w:gridCol w:w="1843"/>
        <w:gridCol w:w="2552"/>
      </w:tblGrid>
      <w:tr w:rsidR="009F7A34" w:rsidRPr="00C2061D" w14:paraId="16340AD0" w14:textId="77777777" w:rsidTr="009D31DF">
        <w:trPr>
          <w:tblHeader/>
          <w:jc w:val="center"/>
        </w:trPr>
        <w:tc>
          <w:tcPr>
            <w:tcW w:w="54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746F0" w14:textId="77777777" w:rsidR="009F7A34" w:rsidRPr="00C2061D" w:rsidRDefault="009F7A34" w:rsidP="00393A49">
            <w:pPr>
              <w:spacing w:before="60" w:after="60"/>
              <w:rPr>
                <w:rFonts w:eastAsia="Calibri" w:cs="Calibri"/>
                <w:b/>
                <w:sz w:val="18"/>
                <w:szCs w:val="18"/>
              </w:rPr>
            </w:pPr>
            <w:r w:rsidRPr="00C2061D">
              <w:rPr>
                <w:rFonts w:eastAsia="Calibri" w:cs="Calibri"/>
                <w:b/>
                <w:sz w:val="18"/>
                <w:szCs w:val="18"/>
              </w:rPr>
              <w:lastRenderedPageBreak/>
              <w:t>Search #</w:t>
            </w:r>
          </w:p>
        </w:tc>
        <w:tc>
          <w:tcPr>
            <w:tcW w:w="125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6949AB" w14:textId="77777777" w:rsidR="009F7A34" w:rsidRPr="00C2061D" w:rsidRDefault="009F7A34" w:rsidP="00393A49">
            <w:pPr>
              <w:spacing w:before="60" w:after="60"/>
              <w:rPr>
                <w:rFonts w:eastAsia="Calibri" w:cs="Calibri"/>
                <w:b/>
                <w:sz w:val="18"/>
                <w:szCs w:val="18"/>
              </w:rPr>
            </w:pPr>
            <w:r w:rsidRPr="00C2061D">
              <w:rPr>
                <w:rFonts w:eastAsia="Calibri" w:cs="Calibri"/>
                <w:b/>
                <w:sz w:val="18"/>
                <w:szCs w:val="18"/>
              </w:rPr>
              <w:t>Search term(s)</w:t>
            </w:r>
          </w:p>
        </w:tc>
        <w:tc>
          <w:tcPr>
            <w:tcW w:w="7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3BEEDA" w14:textId="77777777" w:rsidR="009F7A34" w:rsidRPr="00C2061D" w:rsidRDefault="009F7A34" w:rsidP="00393A49">
            <w:pPr>
              <w:spacing w:before="60" w:after="60"/>
              <w:jc w:val="center"/>
              <w:rPr>
                <w:rFonts w:eastAsia="Calibri" w:cs="Calibri"/>
                <w:b/>
                <w:sz w:val="18"/>
                <w:szCs w:val="18"/>
              </w:rPr>
            </w:pPr>
            <w:r w:rsidRPr="00C2061D">
              <w:rPr>
                <w:rFonts w:eastAsia="Calibri" w:cs="Calibri"/>
                <w:b/>
                <w:sz w:val="18"/>
                <w:szCs w:val="18"/>
              </w:rPr>
              <w:t>Number of Results</w:t>
            </w:r>
          </w:p>
        </w:tc>
        <w:tc>
          <w:tcPr>
            <w:tcW w:w="101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46F0D8" w14:textId="77777777" w:rsidR="009F7A34" w:rsidRPr="00C2061D" w:rsidRDefault="009F7A34" w:rsidP="00393A49">
            <w:pPr>
              <w:spacing w:before="60" w:after="60"/>
              <w:jc w:val="center"/>
              <w:rPr>
                <w:rFonts w:eastAsia="Calibri" w:cs="Calibri"/>
                <w:b/>
                <w:sz w:val="18"/>
                <w:szCs w:val="18"/>
              </w:rPr>
            </w:pPr>
            <w:r w:rsidRPr="00C2061D">
              <w:rPr>
                <w:rFonts w:eastAsia="Calibri"/>
                <w:b/>
                <w:sz w:val="18"/>
                <w:szCs w:val="18"/>
              </w:rPr>
              <w:t>Number of results for subject device</w:t>
            </w:r>
          </w:p>
        </w:tc>
        <w:tc>
          <w:tcPr>
            <w:tcW w:w="14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926B88" w14:textId="77777777" w:rsidR="009F7A34" w:rsidRPr="00C2061D" w:rsidRDefault="009F7A34" w:rsidP="00393A49">
            <w:pPr>
              <w:spacing w:before="60" w:after="60"/>
              <w:jc w:val="center"/>
              <w:rPr>
                <w:rFonts w:eastAsia="Calibri"/>
                <w:b/>
                <w:sz w:val="18"/>
                <w:szCs w:val="18"/>
              </w:rPr>
            </w:pPr>
            <w:r w:rsidRPr="00C2061D">
              <w:rPr>
                <w:rFonts w:eastAsia="Calibri"/>
                <w:b/>
                <w:sz w:val="18"/>
                <w:szCs w:val="18"/>
              </w:rPr>
              <w:t>Number of relevant results for similar devices</w:t>
            </w:r>
          </w:p>
        </w:tc>
      </w:tr>
      <w:tr w:rsidR="009F7A34" w:rsidRPr="00C2061D" w14:paraId="78452894"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658F8F33" w14:textId="77777777" w:rsidR="009F7A34" w:rsidRPr="00C2061D" w:rsidRDefault="009F7A34" w:rsidP="00393A49">
            <w:pPr>
              <w:rPr>
                <w:sz w:val="18"/>
                <w:szCs w:val="18"/>
              </w:rPr>
            </w:pPr>
            <w:r w:rsidRPr="00C2061D">
              <w:rPr>
                <w:sz w:val="18"/>
                <w:szCs w:val="18"/>
              </w:rPr>
              <w:t>1</w:t>
            </w:r>
          </w:p>
        </w:tc>
        <w:tc>
          <w:tcPr>
            <w:tcW w:w="1251" w:type="pct"/>
            <w:tcBorders>
              <w:top w:val="single" w:sz="4" w:space="0" w:color="auto"/>
              <w:left w:val="single" w:sz="4" w:space="0" w:color="auto"/>
              <w:bottom w:val="single" w:sz="4" w:space="0" w:color="auto"/>
              <w:right w:val="single" w:sz="4" w:space="0" w:color="auto"/>
            </w:tcBorders>
          </w:tcPr>
          <w:p w14:paraId="4F7575DD" w14:textId="77777777" w:rsidR="009F7A34" w:rsidRPr="00C2061D" w:rsidRDefault="009F7A34" w:rsidP="00393A49">
            <w:pPr>
              <w:rPr>
                <w:sz w:val="18"/>
                <w:szCs w:val="18"/>
              </w:rPr>
            </w:pPr>
            <w:r w:rsidRPr="00C2061D">
              <w:rPr>
                <w:sz w:val="18"/>
                <w:szCs w:val="18"/>
              </w:rPr>
              <w:t>“Infusion pump” AND “Dasiglucagon infusion”</w:t>
            </w:r>
          </w:p>
        </w:tc>
        <w:tc>
          <w:tcPr>
            <w:tcW w:w="781" w:type="pct"/>
            <w:tcBorders>
              <w:top w:val="single" w:sz="4" w:space="0" w:color="auto"/>
              <w:left w:val="single" w:sz="4" w:space="0" w:color="auto"/>
              <w:bottom w:val="single" w:sz="4" w:space="0" w:color="auto"/>
              <w:right w:val="single" w:sz="4" w:space="0" w:color="auto"/>
            </w:tcBorders>
          </w:tcPr>
          <w:p w14:paraId="68376D0F" w14:textId="1504AEAA" w:rsidR="009F7A34" w:rsidRPr="00C2061D" w:rsidRDefault="009F7A34"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315FC71F" w14:textId="6FAD78F6" w:rsidR="009F7A34" w:rsidRPr="00C2061D" w:rsidRDefault="009F7A34"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4266AE9A" w14:textId="6D0660F6" w:rsidR="009F7A34" w:rsidRPr="00C2061D" w:rsidRDefault="009F7A34" w:rsidP="00393A49">
            <w:pPr>
              <w:spacing w:before="60" w:after="60"/>
              <w:jc w:val="center"/>
              <w:rPr>
                <w:rFonts w:eastAsia="Calibri" w:cs="Calibri"/>
                <w:sz w:val="18"/>
                <w:szCs w:val="18"/>
              </w:rPr>
            </w:pPr>
            <w:r w:rsidRPr="00C2061D">
              <w:rPr>
                <w:rFonts w:eastAsia="Calibri" w:cs="Calibri"/>
                <w:sz w:val="18"/>
                <w:szCs w:val="18"/>
              </w:rPr>
              <w:t>0</w:t>
            </w:r>
          </w:p>
        </w:tc>
      </w:tr>
      <w:tr w:rsidR="009F7A34" w:rsidRPr="00C2061D" w14:paraId="2F431B74"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10329F6B"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2</w:t>
            </w:r>
          </w:p>
        </w:tc>
        <w:tc>
          <w:tcPr>
            <w:tcW w:w="1251" w:type="pct"/>
            <w:tcBorders>
              <w:top w:val="single" w:sz="4" w:space="0" w:color="auto"/>
              <w:left w:val="single" w:sz="4" w:space="0" w:color="auto"/>
              <w:bottom w:val="single" w:sz="4" w:space="0" w:color="auto"/>
              <w:right w:val="single" w:sz="4" w:space="0" w:color="auto"/>
            </w:tcBorders>
          </w:tcPr>
          <w:p w14:paraId="011A83D9" w14:textId="1B4F6170" w:rsidR="009F7A34" w:rsidRPr="00C2061D" w:rsidRDefault="009F7A34" w:rsidP="00393A49">
            <w:pPr>
              <w:pStyle w:val="ListNumber"/>
              <w:numPr>
                <w:ilvl w:val="0"/>
                <w:numId w:val="0"/>
              </w:numPr>
              <w:rPr>
                <w:rFonts w:eastAsia="Calibri" w:cs="Calibri"/>
                <w:sz w:val="18"/>
                <w:szCs w:val="18"/>
                <w:lang w:val="en-US"/>
              </w:rPr>
            </w:pPr>
            <w:r w:rsidRPr="00C2061D">
              <w:rPr>
                <w:sz w:val="18"/>
                <w:szCs w:val="18"/>
                <w:lang w:val="en-US"/>
              </w:rPr>
              <w:t>“Roche ACCU-CHEK Spirit Combo”</w:t>
            </w:r>
          </w:p>
        </w:tc>
        <w:tc>
          <w:tcPr>
            <w:tcW w:w="781" w:type="pct"/>
            <w:tcBorders>
              <w:top w:val="single" w:sz="4" w:space="0" w:color="auto"/>
              <w:left w:val="single" w:sz="4" w:space="0" w:color="auto"/>
              <w:bottom w:val="single" w:sz="4" w:space="0" w:color="auto"/>
              <w:right w:val="single" w:sz="4" w:space="0" w:color="auto"/>
            </w:tcBorders>
          </w:tcPr>
          <w:p w14:paraId="7140C33E" w14:textId="4F59CAFF" w:rsidR="009F7A34" w:rsidRPr="00C2061D" w:rsidRDefault="009F7A34"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5C8F1031" w14:textId="42CD7326" w:rsidR="009F7A34" w:rsidRPr="00C2061D" w:rsidRDefault="009F7A34"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76D181D" w14:textId="5EC762D4" w:rsidR="009F7A34" w:rsidRPr="00C2061D" w:rsidRDefault="009F7A34" w:rsidP="00393A49">
            <w:pPr>
              <w:spacing w:before="60" w:after="60"/>
              <w:jc w:val="center"/>
              <w:rPr>
                <w:rFonts w:eastAsia="Calibri" w:cs="Calibri"/>
                <w:sz w:val="18"/>
                <w:szCs w:val="18"/>
              </w:rPr>
            </w:pPr>
            <w:r w:rsidRPr="00C2061D">
              <w:rPr>
                <w:rFonts w:eastAsia="Calibri" w:cs="Calibri"/>
                <w:sz w:val="18"/>
                <w:szCs w:val="18"/>
              </w:rPr>
              <w:t>0</w:t>
            </w:r>
          </w:p>
        </w:tc>
      </w:tr>
      <w:tr w:rsidR="009F7A34" w:rsidRPr="00C2061D" w14:paraId="668E169A"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3C8101FD"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3</w:t>
            </w:r>
          </w:p>
        </w:tc>
        <w:tc>
          <w:tcPr>
            <w:tcW w:w="1251" w:type="pct"/>
            <w:tcBorders>
              <w:top w:val="single" w:sz="4" w:space="0" w:color="auto"/>
              <w:left w:val="single" w:sz="4" w:space="0" w:color="auto"/>
              <w:bottom w:val="single" w:sz="4" w:space="0" w:color="auto"/>
              <w:right w:val="single" w:sz="4" w:space="0" w:color="auto"/>
            </w:tcBorders>
          </w:tcPr>
          <w:p w14:paraId="3C362060" w14:textId="25AB4BB9" w:rsidR="009F7A34" w:rsidRPr="00C2061D" w:rsidRDefault="009F7A34" w:rsidP="00393A49">
            <w:pPr>
              <w:pStyle w:val="ListNumber"/>
              <w:numPr>
                <w:ilvl w:val="0"/>
                <w:numId w:val="0"/>
              </w:numPr>
              <w:rPr>
                <w:sz w:val="18"/>
                <w:szCs w:val="18"/>
                <w:lang w:val="en-US"/>
              </w:rPr>
            </w:pPr>
            <w:r w:rsidRPr="00C2061D">
              <w:rPr>
                <w:sz w:val="18"/>
                <w:szCs w:val="18"/>
                <w:lang w:val="en-US"/>
              </w:rPr>
              <w:t>Medtronic AND "</w:t>
            </w:r>
            <w:proofErr w:type="spellStart"/>
            <w:r w:rsidRPr="00C2061D">
              <w:rPr>
                <w:sz w:val="18"/>
                <w:szCs w:val="18"/>
                <w:lang w:val="en-US"/>
              </w:rPr>
              <w:t>MiniMed</w:t>
            </w:r>
            <w:proofErr w:type="spellEnd"/>
            <w:r w:rsidRPr="00C2061D">
              <w:rPr>
                <w:sz w:val="18"/>
                <w:szCs w:val="18"/>
                <w:lang w:val="en-US"/>
              </w:rPr>
              <w:t xml:space="preserve"> 770G"</w:t>
            </w:r>
          </w:p>
        </w:tc>
        <w:tc>
          <w:tcPr>
            <w:tcW w:w="781" w:type="pct"/>
            <w:tcBorders>
              <w:top w:val="single" w:sz="4" w:space="0" w:color="auto"/>
              <w:left w:val="single" w:sz="4" w:space="0" w:color="auto"/>
              <w:bottom w:val="single" w:sz="4" w:space="0" w:color="auto"/>
              <w:right w:val="single" w:sz="4" w:space="0" w:color="auto"/>
            </w:tcBorders>
          </w:tcPr>
          <w:p w14:paraId="0384D813" w14:textId="6FBD6764" w:rsidR="009F7A34" w:rsidRPr="00C2061D" w:rsidRDefault="009F7A34" w:rsidP="00393A49">
            <w:pPr>
              <w:spacing w:before="60" w:after="60"/>
              <w:jc w:val="center"/>
              <w:rPr>
                <w:rFonts w:eastAsia="Calibri" w:cs="Calibri"/>
                <w:sz w:val="18"/>
                <w:szCs w:val="18"/>
              </w:rPr>
            </w:pPr>
            <w:r w:rsidRPr="00C2061D">
              <w:rPr>
                <w:rFonts w:eastAsia="Calibri" w:cs="Calibri"/>
                <w:sz w:val="18"/>
                <w:szCs w:val="18"/>
              </w:rPr>
              <w:t>2</w:t>
            </w:r>
            <w:r w:rsidRPr="00C2061D">
              <w:rPr>
                <w:rFonts w:eastAsia="Calibri" w:cs="Calibri"/>
                <w:sz w:val="18"/>
                <w:szCs w:val="18"/>
              </w:rPr>
              <w:br/>
              <w:t>(1 duplicate)</w:t>
            </w:r>
          </w:p>
        </w:tc>
        <w:tc>
          <w:tcPr>
            <w:tcW w:w="1016" w:type="pct"/>
            <w:tcBorders>
              <w:top w:val="single" w:sz="4" w:space="0" w:color="auto"/>
              <w:left w:val="single" w:sz="4" w:space="0" w:color="auto"/>
              <w:bottom w:val="single" w:sz="4" w:space="0" w:color="auto"/>
              <w:right w:val="single" w:sz="4" w:space="0" w:color="auto"/>
            </w:tcBorders>
          </w:tcPr>
          <w:p w14:paraId="1A61F22C" w14:textId="5B524421" w:rsidR="009F7A34" w:rsidRPr="00C2061D" w:rsidRDefault="00297E21"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3A944E56" w14:textId="1648395B" w:rsidR="009F7A34" w:rsidRPr="00C2061D" w:rsidRDefault="00297E21" w:rsidP="00393A49">
            <w:pPr>
              <w:spacing w:before="60" w:after="60"/>
              <w:jc w:val="center"/>
              <w:rPr>
                <w:rFonts w:eastAsia="Calibri" w:cs="Calibri"/>
                <w:sz w:val="18"/>
                <w:szCs w:val="18"/>
              </w:rPr>
            </w:pPr>
            <w:r w:rsidRPr="00C2061D">
              <w:rPr>
                <w:rFonts w:eastAsia="Calibri" w:cs="Calibri"/>
                <w:sz w:val="18"/>
                <w:szCs w:val="18"/>
              </w:rPr>
              <w:t>1</w:t>
            </w:r>
          </w:p>
        </w:tc>
      </w:tr>
      <w:tr w:rsidR="009F7A34" w:rsidRPr="00C2061D" w14:paraId="5DEC3C8E"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7405F838"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4</w:t>
            </w:r>
          </w:p>
        </w:tc>
        <w:tc>
          <w:tcPr>
            <w:tcW w:w="1251" w:type="pct"/>
            <w:tcBorders>
              <w:top w:val="single" w:sz="4" w:space="0" w:color="auto"/>
              <w:left w:val="single" w:sz="4" w:space="0" w:color="auto"/>
              <w:bottom w:val="single" w:sz="4" w:space="0" w:color="auto"/>
              <w:right w:val="single" w:sz="4" w:space="0" w:color="auto"/>
            </w:tcBorders>
          </w:tcPr>
          <w:p w14:paraId="24107A3A" w14:textId="77777777" w:rsidR="009F7A34" w:rsidRPr="00C2061D" w:rsidRDefault="009F7A34" w:rsidP="00393A49">
            <w:pPr>
              <w:pStyle w:val="ListNumber"/>
              <w:numPr>
                <w:ilvl w:val="0"/>
                <w:numId w:val="0"/>
              </w:numPr>
              <w:rPr>
                <w:rFonts w:eastAsia="Calibri" w:cs="Calibri"/>
                <w:sz w:val="18"/>
                <w:szCs w:val="18"/>
                <w:lang w:val="en-US"/>
              </w:rPr>
            </w:pPr>
            <w:r w:rsidRPr="00C2061D">
              <w:rPr>
                <w:sz w:val="18"/>
                <w:szCs w:val="18"/>
                <w:lang w:val="en-US"/>
              </w:rPr>
              <w:t>Medtronic AND “</w:t>
            </w:r>
            <w:proofErr w:type="spellStart"/>
            <w:r w:rsidRPr="00C2061D">
              <w:rPr>
                <w:sz w:val="18"/>
                <w:szCs w:val="18"/>
                <w:lang w:val="en-US"/>
              </w:rPr>
              <w:t>Minimed</w:t>
            </w:r>
            <w:proofErr w:type="spellEnd"/>
            <w:r w:rsidRPr="00C2061D">
              <w:rPr>
                <w:sz w:val="18"/>
                <w:szCs w:val="18"/>
                <w:lang w:val="en-US"/>
              </w:rPr>
              <w:t xml:space="preserve"> 630G”</w:t>
            </w:r>
          </w:p>
        </w:tc>
        <w:tc>
          <w:tcPr>
            <w:tcW w:w="781" w:type="pct"/>
            <w:tcBorders>
              <w:top w:val="single" w:sz="4" w:space="0" w:color="auto"/>
              <w:left w:val="single" w:sz="4" w:space="0" w:color="auto"/>
              <w:bottom w:val="single" w:sz="4" w:space="0" w:color="auto"/>
              <w:right w:val="single" w:sz="4" w:space="0" w:color="auto"/>
            </w:tcBorders>
          </w:tcPr>
          <w:p w14:paraId="3F4778ED" w14:textId="77777777" w:rsidR="009F7A34" w:rsidRPr="00C2061D" w:rsidRDefault="009D31DF" w:rsidP="00393A49">
            <w:pPr>
              <w:spacing w:before="60" w:after="60"/>
              <w:jc w:val="center"/>
              <w:rPr>
                <w:rFonts w:eastAsia="Calibri" w:cs="Calibri"/>
                <w:sz w:val="18"/>
                <w:szCs w:val="18"/>
              </w:rPr>
            </w:pPr>
            <w:r w:rsidRPr="00C2061D">
              <w:rPr>
                <w:rFonts w:eastAsia="Calibri" w:cs="Calibri"/>
                <w:sz w:val="18"/>
                <w:szCs w:val="18"/>
              </w:rPr>
              <w:t>7</w:t>
            </w:r>
          </w:p>
          <w:p w14:paraId="272DBC8B" w14:textId="2F7BD78E" w:rsidR="009D31DF" w:rsidRPr="00C2061D" w:rsidRDefault="009D31DF" w:rsidP="00393A49">
            <w:pPr>
              <w:spacing w:before="60" w:after="60"/>
              <w:jc w:val="center"/>
              <w:rPr>
                <w:rFonts w:eastAsia="Calibri" w:cs="Calibri"/>
                <w:sz w:val="18"/>
                <w:szCs w:val="18"/>
              </w:rPr>
            </w:pPr>
            <w:r w:rsidRPr="00C2061D">
              <w:rPr>
                <w:rFonts w:eastAsia="Calibri" w:cs="Calibri"/>
                <w:sz w:val="18"/>
                <w:szCs w:val="18"/>
              </w:rPr>
              <w:t>(2 duplicates)</w:t>
            </w:r>
          </w:p>
        </w:tc>
        <w:tc>
          <w:tcPr>
            <w:tcW w:w="1016" w:type="pct"/>
            <w:tcBorders>
              <w:top w:val="single" w:sz="4" w:space="0" w:color="auto"/>
              <w:left w:val="single" w:sz="4" w:space="0" w:color="auto"/>
              <w:bottom w:val="single" w:sz="4" w:space="0" w:color="auto"/>
              <w:right w:val="single" w:sz="4" w:space="0" w:color="auto"/>
            </w:tcBorders>
          </w:tcPr>
          <w:p w14:paraId="20A6E030" w14:textId="7E0C7F26" w:rsidR="009F7A34" w:rsidRPr="00C2061D" w:rsidRDefault="00297E21"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3CF3540D" w14:textId="3A3A0404" w:rsidR="009F7A34" w:rsidRPr="00C2061D" w:rsidRDefault="00D33D66" w:rsidP="00393A49">
            <w:pPr>
              <w:spacing w:before="60" w:after="60"/>
              <w:jc w:val="center"/>
              <w:rPr>
                <w:rFonts w:eastAsia="Calibri" w:cs="Calibri"/>
                <w:sz w:val="18"/>
                <w:szCs w:val="18"/>
              </w:rPr>
            </w:pPr>
            <w:r w:rsidRPr="00C2061D">
              <w:rPr>
                <w:rFonts w:eastAsia="Calibri" w:cs="Calibri"/>
                <w:sz w:val="18"/>
                <w:szCs w:val="18"/>
              </w:rPr>
              <w:t>5</w:t>
            </w:r>
          </w:p>
        </w:tc>
      </w:tr>
      <w:tr w:rsidR="009F7A34" w:rsidRPr="00C2061D" w14:paraId="03CDF26D"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4ADBF884"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5</w:t>
            </w:r>
          </w:p>
        </w:tc>
        <w:tc>
          <w:tcPr>
            <w:tcW w:w="1251" w:type="pct"/>
            <w:tcBorders>
              <w:top w:val="single" w:sz="4" w:space="0" w:color="auto"/>
              <w:left w:val="single" w:sz="4" w:space="0" w:color="auto"/>
              <w:bottom w:val="single" w:sz="4" w:space="0" w:color="auto"/>
              <w:right w:val="single" w:sz="4" w:space="0" w:color="auto"/>
            </w:tcBorders>
          </w:tcPr>
          <w:p w14:paraId="73D9AD20" w14:textId="77777777" w:rsidR="009F7A34" w:rsidRPr="00C2061D" w:rsidRDefault="009F7A34" w:rsidP="00393A49">
            <w:pPr>
              <w:pStyle w:val="ListNumber"/>
              <w:numPr>
                <w:ilvl w:val="0"/>
                <w:numId w:val="0"/>
              </w:numPr>
              <w:rPr>
                <w:rFonts w:eastAsia="Calibri" w:cs="Calibri"/>
                <w:sz w:val="18"/>
                <w:szCs w:val="18"/>
                <w:lang w:val="en-US"/>
              </w:rPr>
            </w:pPr>
            <w:r w:rsidRPr="00C2061D">
              <w:rPr>
                <w:sz w:val="18"/>
                <w:szCs w:val="18"/>
                <w:lang w:val="en-US"/>
              </w:rPr>
              <w:t>”</w:t>
            </w:r>
            <w:proofErr w:type="spellStart"/>
            <w:r w:rsidRPr="00C2061D">
              <w:rPr>
                <w:sz w:val="18"/>
                <w:szCs w:val="18"/>
                <w:lang w:val="en-US"/>
              </w:rPr>
              <w:t>t:slim</w:t>
            </w:r>
            <w:proofErr w:type="spellEnd"/>
            <w:r w:rsidRPr="00C2061D">
              <w:rPr>
                <w:sz w:val="18"/>
                <w:szCs w:val="18"/>
                <w:lang w:val="en-US"/>
              </w:rPr>
              <w:t xml:space="preserve"> X2”</w:t>
            </w:r>
          </w:p>
        </w:tc>
        <w:tc>
          <w:tcPr>
            <w:tcW w:w="781" w:type="pct"/>
            <w:tcBorders>
              <w:top w:val="single" w:sz="4" w:space="0" w:color="auto"/>
              <w:left w:val="single" w:sz="4" w:space="0" w:color="auto"/>
              <w:bottom w:val="single" w:sz="4" w:space="0" w:color="auto"/>
              <w:right w:val="single" w:sz="4" w:space="0" w:color="auto"/>
            </w:tcBorders>
          </w:tcPr>
          <w:p w14:paraId="00D3A847" w14:textId="10B0D9CA"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52EB64D0" w14:textId="4076DADA" w:rsidR="009F7A34" w:rsidRPr="00C2061D" w:rsidRDefault="00297E21"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B87622C" w14:textId="6B9FCED5"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r>
      <w:tr w:rsidR="009F7A34" w:rsidRPr="00C2061D" w14:paraId="40B22B7E"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0ED9FB2B"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6</w:t>
            </w:r>
          </w:p>
        </w:tc>
        <w:tc>
          <w:tcPr>
            <w:tcW w:w="1251" w:type="pct"/>
            <w:tcBorders>
              <w:top w:val="single" w:sz="4" w:space="0" w:color="auto"/>
              <w:left w:val="single" w:sz="4" w:space="0" w:color="auto"/>
              <w:bottom w:val="single" w:sz="4" w:space="0" w:color="auto"/>
              <w:right w:val="single" w:sz="4" w:space="0" w:color="auto"/>
            </w:tcBorders>
          </w:tcPr>
          <w:p w14:paraId="5B85639B"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w:t>
            </w:r>
            <w:proofErr w:type="spellStart"/>
            <w:r w:rsidRPr="00C2061D">
              <w:rPr>
                <w:sz w:val="18"/>
                <w:szCs w:val="18"/>
                <w:lang w:val="en-US"/>
              </w:rPr>
              <w:t>iLet</w:t>
            </w:r>
            <w:proofErr w:type="spellEnd"/>
            <w:r w:rsidRPr="00C2061D">
              <w:rPr>
                <w:sz w:val="18"/>
                <w:szCs w:val="18"/>
                <w:lang w:val="en-US"/>
              </w:rPr>
              <w:t xml:space="preserve"> Bionic Pancreas”</w:t>
            </w:r>
          </w:p>
        </w:tc>
        <w:tc>
          <w:tcPr>
            <w:tcW w:w="781" w:type="pct"/>
            <w:tcBorders>
              <w:top w:val="single" w:sz="4" w:space="0" w:color="auto"/>
              <w:left w:val="single" w:sz="4" w:space="0" w:color="auto"/>
              <w:bottom w:val="single" w:sz="4" w:space="0" w:color="auto"/>
              <w:right w:val="single" w:sz="4" w:space="0" w:color="auto"/>
            </w:tcBorders>
          </w:tcPr>
          <w:p w14:paraId="274B19FC" w14:textId="4DFFFB43"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0730A8E0" w14:textId="2AB6B563" w:rsidR="009F7A34" w:rsidRPr="00C2061D" w:rsidRDefault="00297E21"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0CB420F" w14:textId="7057137A"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r>
      <w:tr w:rsidR="009F7A34" w:rsidRPr="00C2061D" w14:paraId="467326D1"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0E3B45F0"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7</w:t>
            </w:r>
          </w:p>
        </w:tc>
        <w:tc>
          <w:tcPr>
            <w:tcW w:w="1251" w:type="pct"/>
            <w:tcBorders>
              <w:top w:val="single" w:sz="4" w:space="0" w:color="auto"/>
              <w:left w:val="single" w:sz="4" w:space="0" w:color="auto"/>
              <w:bottom w:val="single" w:sz="4" w:space="0" w:color="auto"/>
              <w:right w:val="single" w:sz="4" w:space="0" w:color="auto"/>
            </w:tcBorders>
          </w:tcPr>
          <w:p w14:paraId="12F6AE67"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CADD-MS3</w:t>
            </w:r>
          </w:p>
        </w:tc>
        <w:tc>
          <w:tcPr>
            <w:tcW w:w="781" w:type="pct"/>
            <w:tcBorders>
              <w:top w:val="single" w:sz="4" w:space="0" w:color="auto"/>
              <w:left w:val="single" w:sz="4" w:space="0" w:color="auto"/>
              <w:bottom w:val="single" w:sz="4" w:space="0" w:color="auto"/>
              <w:right w:val="single" w:sz="4" w:space="0" w:color="auto"/>
            </w:tcBorders>
          </w:tcPr>
          <w:p w14:paraId="794130B3" w14:textId="12FD8C0E"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54F64208" w14:textId="3E5968C9" w:rsidR="009F7A34" w:rsidRPr="00C2061D" w:rsidRDefault="00297E21"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06500241" w14:textId="23F2AA83"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r>
      <w:tr w:rsidR="009F7A34" w:rsidRPr="00C2061D" w14:paraId="6F6924AF"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4AA50A66"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8</w:t>
            </w:r>
          </w:p>
        </w:tc>
        <w:tc>
          <w:tcPr>
            <w:tcW w:w="1251" w:type="pct"/>
            <w:tcBorders>
              <w:top w:val="single" w:sz="4" w:space="0" w:color="auto"/>
              <w:left w:val="single" w:sz="4" w:space="0" w:color="auto"/>
              <w:bottom w:val="single" w:sz="4" w:space="0" w:color="auto"/>
              <w:right w:val="single" w:sz="4" w:space="0" w:color="auto"/>
            </w:tcBorders>
          </w:tcPr>
          <w:p w14:paraId="388CC92A" w14:textId="77777777" w:rsidR="009F7A34" w:rsidRPr="00C2061D" w:rsidRDefault="009F7A34" w:rsidP="00393A49">
            <w:pPr>
              <w:pStyle w:val="ListNumber"/>
              <w:numPr>
                <w:ilvl w:val="0"/>
                <w:numId w:val="0"/>
              </w:numPr>
              <w:rPr>
                <w:sz w:val="18"/>
                <w:szCs w:val="18"/>
                <w:lang w:val="en-US"/>
              </w:rPr>
            </w:pPr>
            <w:proofErr w:type="spellStart"/>
            <w:r w:rsidRPr="00C2061D">
              <w:rPr>
                <w:sz w:val="18"/>
                <w:szCs w:val="18"/>
                <w:lang w:val="en-US"/>
              </w:rPr>
              <w:t>Canè</w:t>
            </w:r>
            <w:proofErr w:type="spellEnd"/>
            <w:r w:rsidRPr="00C2061D">
              <w:rPr>
                <w:sz w:val="18"/>
                <w:szCs w:val="18"/>
                <w:lang w:val="en-US"/>
              </w:rPr>
              <w:t xml:space="preserve"> AND “</w:t>
            </w:r>
            <w:proofErr w:type="spellStart"/>
            <w:r w:rsidRPr="00C2061D">
              <w:rPr>
                <w:sz w:val="18"/>
                <w:szCs w:val="18"/>
                <w:lang w:val="en-US"/>
              </w:rPr>
              <w:t>Crono</w:t>
            </w:r>
            <w:proofErr w:type="spellEnd"/>
            <w:r w:rsidRPr="00C2061D">
              <w:rPr>
                <w:sz w:val="18"/>
                <w:szCs w:val="18"/>
                <w:lang w:val="en-US"/>
              </w:rPr>
              <w:t xml:space="preserve"> SC”</w:t>
            </w:r>
          </w:p>
        </w:tc>
        <w:tc>
          <w:tcPr>
            <w:tcW w:w="781" w:type="pct"/>
            <w:tcBorders>
              <w:top w:val="single" w:sz="4" w:space="0" w:color="auto"/>
              <w:left w:val="single" w:sz="4" w:space="0" w:color="auto"/>
              <w:bottom w:val="single" w:sz="4" w:space="0" w:color="auto"/>
              <w:right w:val="single" w:sz="4" w:space="0" w:color="auto"/>
            </w:tcBorders>
          </w:tcPr>
          <w:p w14:paraId="0C0E2F7F" w14:textId="220B2BB0"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1740C972" w14:textId="0715CE59" w:rsidR="009F7A34" w:rsidRPr="00C2061D" w:rsidRDefault="00297E21"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B7CD7A2" w14:textId="2197BC02"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r>
      <w:tr w:rsidR="009F7A34" w:rsidRPr="00C2061D" w14:paraId="094D147C"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2FB14EAD"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9</w:t>
            </w:r>
          </w:p>
        </w:tc>
        <w:tc>
          <w:tcPr>
            <w:tcW w:w="1251" w:type="pct"/>
            <w:tcBorders>
              <w:top w:val="single" w:sz="4" w:space="0" w:color="auto"/>
              <w:left w:val="single" w:sz="4" w:space="0" w:color="auto"/>
              <w:bottom w:val="single" w:sz="4" w:space="0" w:color="auto"/>
              <w:right w:val="single" w:sz="4" w:space="0" w:color="auto"/>
            </w:tcBorders>
          </w:tcPr>
          <w:p w14:paraId="40241B7D" w14:textId="77777777" w:rsidR="009F7A34" w:rsidRPr="00C2061D" w:rsidRDefault="009F7A34" w:rsidP="00393A49">
            <w:pPr>
              <w:pStyle w:val="ListNumber"/>
              <w:numPr>
                <w:ilvl w:val="0"/>
                <w:numId w:val="0"/>
              </w:numPr>
              <w:rPr>
                <w:sz w:val="18"/>
                <w:szCs w:val="18"/>
                <w:lang w:val="en-US"/>
              </w:rPr>
            </w:pPr>
            <w:proofErr w:type="spellStart"/>
            <w:r w:rsidRPr="00C2061D">
              <w:rPr>
                <w:sz w:val="18"/>
                <w:szCs w:val="18"/>
                <w:lang w:val="en-US"/>
              </w:rPr>
              <w:t>Canè</w:t>
            </w:r>
            <w:proofErr w:type="spellEnd"/>
            <w:r w:rsidRPr="00C2061D">
              <w:rPr>
                <w:sz w:val="18"/>
                <w:szCs w:val="18"/>
                <w:lang w:val="en-US"/>
              </w:rPr>
              <w:t xml:space="preserve"> AND “</w:t>
            </w:r>
            <w:proofErr w:type="spellStart"/>
            <w:r w:rsidRPr="00C2061D">
              <w:rPr>
                <w:sz w:val="18"/>
                <w:szCs w:val="18"/>
                <w:lang w:val="en-US"/>
              </w:rPr>
              <w:t>Crono</w:t>
            </w:r>
            <w:proofErr w:type="spellEnd"/>
            <w:r w:rsidRPr="00C2061D">
              <w:rPr>
                <w:sz w:val="18"/>
                <w:szCs w:val="18"/>
                <w:lang w:val="en-US"/>
              </w:rPr>
              <w:t xml:space="preserve"> 50 SC”</w:t>
            </w:r>
          </w:p>
        </w:tc>
        <w:tc>
          <w:tcPr>
            <w:tcW w:w="781" w:type="pct"/>
            <w:tcBorders>
              <w:top w:val="single" w:sz="4" w:space="0" w:color="auto"/>
              <w:left w:val="single" w:sz="4" w:space="0" w:color="auto"/>
              <w:bottom w:val="single" w:sz="4" w:space="0" w:color="auto"/>
              <w:right w:val="single" w:sz="4" w:space="0" w:color="auto"/>
            </w:tcBorders>
          </w:tcPr>
          <w:p w14:paraId="443F5FAE" w14:textId="55144DA0"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4E4664CF" w14:textId="6A99F250" w:rsidR="009F7A34" w:rsidRPr="00C2061D" w:rsidRDefault="00297E21"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D9647CA" w14:textId="06F2D61C"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r>
      <w:tr w:rsidR="009F7A34" w:rsidRPr="00C2061D" w14:paraId="26F7723D"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6D179583" w14:textId="77777777" w:rsidR="009F7A34" w:rsidRPr="00C2061D" w:rsidRDefault="009F7A34" w:rsidP="00393A49">
            <w:pPr>
              <w:pStyle w:val="ListNumber"/>
              <w:numPr>
                <w:ilvl w:val="0"/>
                <w:numId w:val="0"/>
              </w:numPr>
              <w:rPr>
                <w:sz w:val="18"/>
                <w:szCs w:val="18"/>
                <w:lang w:val="en-US"/>
              </w:rPr>
            </w:pPr>
            <w:r w:rsidRPr="00C2061D">
              <w:rPr>
                <w:sz w:val="18"/>
                <w:szCs w:val="18"/>
                <w:lang w:val="en-US"/>
              </w:rPr>
              <w:t>10</w:t>
            </w:r>
          </w:p>
        </w:tc>
        <w:tc>
          <w:tcPr>
            <w:tcW w:w="1251" w:type="pct"/>
            <w:tcBorders>
              <w:top w:val="single" w:sz="4" w:space="0" w:color="auto"/>
              <w:left w:val="single" w:sz="4" w:space="0" w:color="auto"/>
              <w:bottom w:val="single" w:sz="4" w:space="0" w:color="auto"/>
              <w:right w:val="single" w:sz="4" w:space="0" w:color="auto"/>
            </w:tcBorders>
          </w:tcPr>
          <w:p w14:paraId="3CCFB2D5" w14:textId="2246FC43" w:rsidR="009F7A34" w:rsidRPr="00C2061D" w:rsidRDefault="009F7A34" w:rsidP="00393A49">
            <w:pPr>
              <w:pStyle w:val="ListNumber"/>
              <w:numPr>
                <w:ilvl w:val="0"/>
                <w:numId w:val="0"/>
              </w:numPr>
              <w:rPr>
                <w:sz w:val="18"/>
                <w:szCs w:val="18"/>
                <w:lang w:val="en-US"/>
              </w:rPr>
            </w:pPr>
            <w:proofErr w:type="spellStart"/>
            <w:r w:rsidRPr="00C2061D">
              <w:rPr>
                <w:sz w:val="18"/>
                <w:szCs w:val="18"/>
                <w:lang w:val="en-US"/>
              </w:rPr>
              <w:t>Everaid</w:t>
            </w:r>
            <w:proofErr w:type="spellEnd"/>
            <w:r w:rsidRPr="00C2061D">
              <w:rPr>
                <w:sz w:val="18"/>
                <w:szCs w:val="18"/>
                <w:lang w:val="en-US"/>
              </w:rPr>
              <w:t xml:space="preserve"> </w:t>
            </w:r>
            <w:proofErr w:type="spellStart"/>
            <w:r w:rsidRPr="00C2061D">
              <w:rPr>
                <w:sz w:val="18"/>
                <w:szCs w:val="18"/>
                <w:lang w:val="en-US"/>
              </w:rPr>
              <w:t>i</w:t>
            </w:r>
            <w:proofErr w:type="spellEnd"/>
            <w:r w:rsidRPr="00C2061D">
              <w:rPr>
                <w:sz w:val="18"/>
                <w:szCs w:val="18"/>
                <w:lang w:val="en-US"/>
              </w:rPr>
              <w:t>-Jet</w:t>
            </w:r>
          </w:p>
        </w:tc>
        <w:tc>
          <w:tcPr>
            <w:tcW w:w="781" w:type="pct"/>
            <w:tcBorders>
              <w:top w:val="single" w:sz="4" w:space="0" w:color="auto"/>
              <w:left w:val="single" w:sz="4" w:space="0" w:color="auto"/>
              <w:bottom w:val="single" w:sz="4" w:space="0" w:color="auto"/>
              <w:right w:val="single" w:sz="4" w:space="0" w:color="auto"/>
            </w:tcBorders>
          </w:tcPr>
          <w:p w14:paraId="070C731E" w14:textId="18484F37"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03A9024B" w14:textId="2EF1D9EE" w:rsidR="009F7A34" w:rsidRPr="00C2061D" w:rsidRDefault="00297E21"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05C9BA29" w14:textId="29139F4A" w:rsidR="009F7A34" w:rsidRPr="00C2061D" w:rsidRDefault="00055596" w:rsidP="00393A49">
            <w:pPr>
              <w:spacing w:before="60" w:after="60"/>
              <w:jc w:val="center"/>
              <w:rPr>
                <w:rFonts w:eastAsia="Calibri" w:cs="Calibri"/>
                <w:sz w:val="18"/>
                <w:szCs w:val="18"/>
              </w:rPr>
            </w:pPr>
            <w:r w:rsidRPr="00C2061D">
              <w:rPr>
                <w:rFonts w:eastAsia="Calibri" w:cs="Calibri"/>
                <w:sz w:val="18"/>
                <w:szCs w:val="18"/>
              </w:rPr>
              <w:t>0</w:t>
            </w:r>
          </w:p>
        </w:tc>
      </w:tr>
      <w:tr w:rsidR="008E3E6F" w:rsidRPr="00C2061D" w14:paraId="5799E962" w14:textId="77777777" w:rsidTr="009D31DF">
        <w:trPr>
          <w:jc w:val="center"/>
        </w:trPr>
        <w:tc>
          <w:tcPr>
            <w:tcW w:w="545" w:type="pct"/>
            <w:tcBorders>
              <w:top w:val="single" w:sz="4" w:space="0" w:color="auto"/>
              <w:left w:val="single" w:sz="4" w:space="0" w:color="auto"/>
              <w:bottom w:val="single" w:sz="4" w:space="0" w:color="auto"/>
              <w:right w:val="single" w:sz="4" w:space="0" w:color="auto"/>
            </w:tcBorders>
          </w:tcPr>
          <w:p w14:paraId="640BCD23" w14:textId="6E36B5F5" w:rsidR="008E3E6F" w:rsidRPr="00C2061D" w:rsidRDefault="008E3E6F" w:rsidP="008E3E6F">
            <w:pPr>
              <w:pStyle w:val="ListNumber"/>
              <w:numPr>
                <w:ilvl w:val="0"/>
                <w:numId w:val="0"/>
              </w:numPr>
              <w:rPr>
                <w:sz w:val="18"/>
                <w:szCs w:val="18"/>
                <w:lang w:val="en-US"/>
              </w:rPr>
            </w:pPr>
            <w:r w:rsidRPr="00C2061D">
              <w:rPr>
                <w:sz w:val="18"/>
                <w:szCs w:val="18"/>
                <w:lang w:val="en-US"/>
              </w:rPr>
              <w:t>11</w:t>
            </w:r>
          </w:p>
        </w:tc>
        <w:tc>
          <w:tcPr>
            <w:tcW w:w="1251" w:type="pct"/>
            <w:tcBorders>
              <w:top w:val="single" w:sz="4" w:space="0" w:color="auto"/>
              <w:left w:val="single" w:sz="4" w:space="0" w:color="auto"/>
              <w:bottom w:val="single" w:sz="4" w:space="0" w:color="auto"/>
              <w:right w:val="single" w:sz="4" w:space="0" w:color="auto"/>
            </w:tcBorders>
          </w:tcPr>
          <w:p w14:paraId="33C9A8DC" w14:textId="43EF6DB7" w:rsidR="008E3E6F" w:rsidRPr="00C2061D" w:rsidRDefault="008E3E6F" w:rsidP="008E3E6F">
            <w:pPr>
              <w:pStyle w:val="ListNumber"/>
              <w:numPr>
                <w:ilvl w:val="0"/>
                <w:numId w:val="0"/>
              </w:numPr>
              <w:rPr>
                <w:sz w:val="18"/>
                <w:szCs w:val="18"/>
                <w:lang w:val="en-US"/>
              </w:rPr>
            </w:pPr>
            <w:proofErr w:type="spellStart"/>
            <w:r w:rsidRPr="00C2061D">
              <w:rPr>
                <w:sz w:val="18"/>
                <w:szCs w:val="18"/>
                <w:lang w:val="en-US"/>
              </w:rPr>
              <w:t>Remunity</w:t>
            </w:r>
            <w:proofErr w:type="spellEnd"/>
          </w:p>
        </w:tc>
        <w:tc>
          <w:tcPr>
            <w:tcW w:w="781" w:type="pct"/>
            <w:tcBorders>
              <w:top w:val="single" w:sz="4" w:space="0" w:color="auto"/>
              <w:left w:val="single" w:sz="4" w:space="0" w:color="auto"/>
              <w:bottom w:val="single" w:sz="4" w:space="0" w:color="auto"/>
              <w:right w:val="single" w:sz="4" w:space="0" w:color="auto"/>
            </w:tcBorders>
          </w:tcPr>
          <w:p w14:paraId="5A5FBE09" w14:textId="04C997B7" w:rsidR="008E3E6F" w:rsidRPr="00C2061D" w:rsidRDefault="008D7B14" w:rsidP="008E3E6F">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60A4F5D" w14:textId="7B39B45A" w:rsidR="008E3E6F" w:rsidRPr="00C2061D" w:rsidRDefault="008D7B14" w:rsidP="008E3E6F">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493726E" w14:textId="03317039" w:rsidR="008E3E6F" w:rsidRPr="00C2061D" w:rsidRDefault="008D7B14" w:rsidP="008E3E6F">
            <w:pPr>
              <w:spacing w:before="60" w:after="60"/>
              <w:jc w:val="center"/>
              <w:rPr>
                <w:rFonts w:eastAsia="Calibri" w:cs="Calibri"/>
                <w:sz w:val="18"/>
                <w:szCs w:val="18"/>
              </w:rPr>
            </w:pPr>
            <w:r w:rsidRPr="00C2061D">
              <w:rPr>
                <w:rFonts w:eastAsia="Calibri" w:cs="Calibri"/>
                <w:sz w:val="18"/>
                <w:szCs w:val="18"/>
              </w:rPr>
              <w:t>0</w:t>
            </w:r>
          </w:p>
        </w:tc>
      </w:tr>
      <w:tr w:rsidR="008E3E6F" w:rsidRPr="00C2061D" w14:paraId="47BDEB29" w14:textId="77777777" w:rsidTr="009D31DF">
        <w:trPr>
          <w:jc w:val="center"/>
        </w:trPr>
        <w:tc>
          <w:tcPr>
            <w:tcW w:w="1796" w:type="pct"/>
            <w:gridSpan w:val="2"/>
            <w:tcBorders>
              <w:top w:val="single" w:sz="4" w:space="0" w:color="auto"/>
              <w:left w:val="single" w:sz="4" w:space="0" w:color="auto"/>
              <w:bottom w:val="single" w:sz="4" w:space="0" w:color="auto"/>
              <w:right w:val="single" w:sz="4" w:space="0" w:color="auto"/>
            </w:tcBorders>
          </w:tcPr>
          <w:p w14:paraId="7DE6629A"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w:t>
            </w:r>
          </w:p>
          <w:p w14:paraId="0A61A2FD"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 after de-duplication</w:t>
            </w:r>
          </w:p>
        </w:tc>
        <w:tc>
          <w:tcPr>
            <w:tcW w:w="781" w:type="pct"/>
            <w:tcBorders>
              <w:top w:val="single" w:sz="4" w:space="0" w:color="auto"/>
              <w:left w:val="single" w:sz="4" w:space="0" w:color="auto"/>
              <w:bottom w:val="single" w:sz="4" w:space="0" w:color="auto"/>
              <w:right w:val="single" w:sz="4" w:space="0" w:color="auto"/>
            </w:tcBorders>
          </w:tcPr>
          <w:p w14:paraId="20E83BE6"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9</w:t>
            </w:r>
          </w:p>
          <w:p w14:paraId="177C74BF" w14:textId="084E98C3"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6</w:t>
            </w:r>
          </w:p>
        </w:tc>
        <w:tc>
          <w:tcPr>
            <w:tcW w:w="1016" w:type="pct"/>
            <w:tcBorders>
              <w:top w:val="single" w:sz="4" w:space="0" w:color="auto"/>
              <w:left w:val="single" w:sz="4" w:space="0" w:color="auto"/>
              <w:bottom w:val="single" w:sz="4" w:space="0" w:color="auto"/>
              <w:right w:val="single" w:sz="4" w:space="0" w:color="auto"/>
            </w:tcBorders>
          </w:tcPr>
          <w:p w14:paraId="3F901BD6"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0</w:t>
            </w:r>
          </w:p>
          <w:p w14:paraId="79E00C25" w14:textId="1688B9AF"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c>
          <w:tcPr>
            <w:tcW w:w="1407" w:type="pct"/>
            <w:tcBorders>
              <w:top w:val="single" w:sz="4" w:space="0" w:color="auto"/>
              <w:left w:val="single" w:sz="4" w:space="0" w:color="auto"/>
              <w:bottom w:val="single" w:sz="4" w:space="0" w:color="auto"/>
              <w:right w:val="single" w:sz="4" w:space="0" w:color="auto"/>
            </w:tcBorders>
          </w:tcPr>
          <w:p w14:paraId="04932A50"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6</w:t>
            </w:r>
          </w:p>
          <w:p w14:paraId="3C5298D5" w14:textId="1CCAF9F5"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r>
    </w:tbl>
    <w:p w14:paraId="33CDC472" w14:textId="77777777" w:rsidR="0095060B" w:rsidRPr="00C2061D" w:rsidRDefault="0095060B" w:rsidP="0095060B">
      <w:pPr>
        <w:rPr>
          <w:rFonts w:eastAsia="Calibri" w:cs="Calibri"/>
          <w:i/>
          <w:iCs/>
          <w:color w:val="0070C0"/>
        </w:rPr>
      </w:pPr>
    </w:p>
    <w:p w14:paraId="0FD4B2A4" w14:textId="1B4E27FF" w:rsidR="0095060B" w:rsidRPr="00C2061D" w:rsidRDefault="0087736D" w:rsidP="0095060B">
      <w:pPr>
        <w:rPr>
          <w:rFonts w:eastAsia="Calibri"/>
        </w:rPr>
      </w:pPr>
      <w:r w:rsidRPr="00C2061D">
        <w:rPr>
          <w:rFonts w:eastAsia="Calibri"/>
        </w:rPr>
        <w:t>All six retrieved reports were evaluated to be relevant for the clinical evaluation of the Dasiglucagon Delivery System.</w:t>
      </w:r>
      <w:r w:rsidR="00566C80" w:rsidRPr="00C2061D">
        <w:rPr>
          <w:rFonts w:eastAsia="Calibri"/>
        </w:rPr>
        <w:t xml:space="preserve"> The relevant reports described issues such as</w:t>
      </w:r>
      <w:r w:rsidR="00566C80" w:rsidRPr="00C2061D">
        <w:t xml:space="preserve"> a problem with </w:t>
      </w:r>
      <w:r w:rsidR="00566C80" w:rsidRPr="00C2061D">
        <w:rPr>
          <w:rFonts w:eastAsia="Calibri"/>
        </w:rPr>
        <w:t>basal rate settings, incorrect instructions,</w:t>
      </w:r>
      <w:r w:rsidR="00566C80" w:rsidRPr="00C2061D">
        <w:t xml:space="preserve"> a </w:t>
      </w:r>
      <w:r w:rsidR="00566C80" w:rsidRPr="00C2061D">
        <w:rPr>
          <w:rFonts w:eastAsia="Calibri"/>
        </w:rPr>
        <w:t>battery connection issue, a loose reservoir, a damaged retainer ring</w:t>
      </w:r>
      <w:r w:rsidR="002E1158" w:rsidRPr="00C2061D">
        <w:rPr>
          <w:rFonts w:eastAsia="Calibri"/>
        </w:rPr>
        <w:t>,</w:t>
      </w:r>
      <w:r w:rsidR="00566C80" w:rsidRPr="00C2061D">
        <w:rPr>
          <w:rFonts w:eastAsia="Calibri"/>
        </w:rPr>
        <w:t xml:space="preserve"> and cybersecurity vulnerabilities. </w:t>
      </w:r>
    </w:p>
    <w:p w14:paraId="618D3DA2" w14:textId="77777777" w:rsidR="0095060B" w:rsidRPr="00C2061D" w:rsidRDefault="0095060B" w:rsidP="0095060B">
      <w:pPr>
        <w:pStyle w:val="Heading3"/>
      </w:pPr>
      <w:bookmarkStart w:id="1749" w:name="_Toc182295646"/>
      <w:bookmarkStart w:id="1750" w:name="_Toc103171581"/>
      <w:bookmarkStart w:id="1751" w:name="_Toc102727652"/>
      <w:bookmarkStart w:id="1752" w:name="_Toc104393352"/>
      <w:bookmarkEnd w:id="1746"/>
      <w:bookmarkEnd w:id="1747"/>
      <w:bookmarkEnd w:id="1748"/>
      <w:r w:rsidRPr="00C2061D">
        <w:t>ANSM, France</w:t>
      </w:r>
      <w:bookmarkEnd w:id="1749"/>
    </w:p>
    <w:p w14:paraId="0282541C" w14:textId="40908DC5" w:rsidR="0095060B" w:rsidRPr="00C2061D" w:rsidRDefault="006A488E" w:rsidP="0095060B">
      <w:pPr>
        <w:rPr>
          <w:rFonts w:cs="Arial"/>
          <w:szCs w:val="20"/>
        </w:rPr>
      </w:pPr>
      <w:r w:rsidRPr="00C2061D">
        <w:rPr>
          <w:rFonts w:cs="Arial"/>
          <w:szCs w:val="20"/>
        </w:rPr>
        <w:t>A review of the French National Agency for Medicine and Hospital Equipment (ANSM) records was carried out on September 24, 2024 with no date limits. The searches were filtered for records concerning medical devices (</w:t>
      </w:r>
      <w:proofErr w:type="spellStart"/>
      <w:r w:rsidRPr="00C2061D">
        <w:rPr>
          <w:rFonts w:cs="Arial"/>
          <w:szCs w:val="20"/>
        </w:rPr>
        <w:t>dispositifs</w:t>
      </w:r>
      <w:proofErr w:type="spellEnd"/>
      <w:r w:rsidRPr="00C2061D">
        <w:rPr>
          <w:rFonts w:cs="Arial"/>
          <w:szCs w:val="20"/>
        </w:rPr>
        <w:t xml:space="preserve"> </w:t>
      </w:r>
      <w:proofErr w:type="spellStart"/>
      <w:r w:rsidRPr="00C2061D">
        <w:rPr>
          <w:rFonts w:cs="Arial"/>
          <w:szCs w:val="20"/>
        </w:rPr>
        <w:t>médicaux</w:t>
      </w:r>
      <w:proofErr w:type="spellEnd"/>
      <w:r w:rsidRPr="00C2061D">
        <w:rPr>
          <w:rFonts w:cs="Arial"/>
          <w:szCs w:val="20"/>
        </w:rPr>
        <w:t>) and other (</w:t>
      </w:r>
      <w:proofErr w:type="spellStart"/>
      <w:r w:rsidRPr="00C2061D">
        <w:rPr>
          <w:rFonts w:cs="Arial"/>
          <w:szCs w:val="20"/>
        </w:rPr>
        <w:t>autres</w:t>
      </w:r>
      <w:proofErr w:type="spellEnd"/>
      <w:r w:rsidRPr="00C2061D">
        <w:rPr>
          <w:rFonts w:cs="Arial"/>
          <w:szCs w:val="20"/>
        </w:rPr>
        <w:t xml:space="preserve">). </w:t>
      </w:r>
      <w:r w:rsidR="005A123F" w:rsidRPr="00C2061D">
        <w:rPr>
          <w:rFonts w:cs="Arial"/>
          <w:szCs w:val="20"/>
        </w:rPr>
        <w:t>Eight</w:t>
      </w:r>
      <w:r w:rsidRPr="00C2061D">
        <w:rPr>
          <w:rFonts w:cs="Arial"/>
          <w:szCs w:val="20"/>
        </w:rPr>
        <w:t xml:space="preserve"> reports were retrieved. </w:t>
      </w:r>
      <w:r w:rsidR="00F67DF7" w:rsidRPr="00C2061D">
        <w:rPr>
          <w:rFonts w:eastAsia="Calibri" w:cs="Calibri"/>
        </w:rPr>
        <w:t xml:space="preserve">Three were removed as duplicates, and hence 5 unique records were found. </w:t>
      </w:r>
      <w:r w:rsidRPr="00C2061D">
        <w:rPr>
          <w:rFonts w:eastAsia="Calibri" w:cs="Calibri"/>
        </w:rPr>
        <w:t xml:space="preserve">Details of the retrieved unique reports are presented in </w:t>
      </w:r>
      <w:r w:rsidRPr="00C2061D">
        <w:rPr>
          <w:rFonts w:eastAsia="Calibri" w:cs="Calibri"/>
          <w:b/>
          <w:bCs/>
        </w:rPr>
        <w:t>Appendix II</w:t>
      </w:r>
      <w:r w:rsidRPr="00C2061D">
        <w:rPr>
          <w:rFonts w:eastAsia="Calibri" w:cs="Calibri"/>
        </w:rPr>
        <w:t>.</w:t>
      </w:r>
    </w:p>
    <w:p w14:paraId="41195A8C" w14:textId="77777777" w:rsidR="006A488E" w:rsidRPr="00C2061D" w:rsidRDefault="006A488E" w:rsidP="0095060B">
      <w:pPr>
        <w:rPr>
          <w:rFonts w:ascii="Verdana" w:hAnsi="Verdana" w:cstheme="minorHAnsi"/>
          <w:szCs w:val="20"/>
        </w:rPr>
      </w:pPr>
    </w:p>
    <w:tbl>
      <w:tblPr>
        <w:tblStyle w:val="TableGrid2"/>
        <w:tblW w:w="4849" w:type="pct"/>
        <w:jc w:val="center"/>
        <w:tblLook w:val="04A0" w:firstRow="1" w:lastRow="0" w:firstColumn="1" w:lastColumn="0" w:noHBand="0" w:noVBand="1"/>
      </w:tblPr>
      <w:tblGrid>
        <w:gridCol w:w="988"/>
        <w:gridCol w:w="2269"/>
        <w:gridCol w:w="1416"/>
        <w:gridCol w:w="1843"/>
        <w:gridCol w:w="2552"/>
      </w:tblGrid>
      <w:tr w:rsidR="006A488E" w:rsidRPr="00C2061D" w14:paraId="6649C3E1" w14:textId="77777777" w:rsidTr="00393A49">
        <w:trPr>
          <w:tblHeader/>
          <w:jc w:val="center"/>
        </w:trPr>
        <w:tc>
          <w:tcPr>
            <w:tcW w:w="54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3FC91" w14:textId="77777777" w:rsidR="006A488E" w:rsidRPr="00C2061D" w:rsidRDefault="006A488E" w:rsidP="00393A49">
            <w:pPr>
              <w:spacing w:before="60" w:after="60"/>
              <w:rPr>
                <w:rFonts w:eastAsia="Calibri" w:cs="Calibri"/>
                <w:b/>
                <w:sz w:val="18"/>
                <w:szCs w:val="18"/>
              </w:rPr>
            </w:pPr>
            <w:r w:rsidRPr="00C2061D">
              <w:rPr>
                <w:rFonts w:eastAsia="Calibri" w:cs="Calibri"/>
                <w:b/>
                <w:sz w:val="18"/>
                <w:szCs w:val="18"/>
              </w:rPr>
              <w:t>Search #</w:t>
            </w:r>
          </w:p>
        </w:tc>
        <w:tc>
          <w:tcPr>
            <w:tcW w:w="125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CFDAD" w14:textId="77777777" w:rsidR="006A488E" w:rsidRPr="00C2061D" w:rsidRDefault="006A488E" w:rsidP="00393A49">
            <w:pPr>
              <w:spacing w:before="60" w:after="60"/>
              <w:rPr>
                <w:rFonts w:eastAsia="Calibri" w:cs="Calibri"/>
                <w:b/>
                <w:sz w:val="18"/>
                <w:szCs w:val="18"/>
              </w:rPr>
            </w:pPr>
            <w:r w:rsidRPr="00C2061D">
              <w:rPr>
                <w:rFonts w:eastAsia="Calibri" w:cs="Calibri"/>
                <w:b/>
                <w:sz w:val="18"/>
                <w:szCs w:val="18"/>
              </w:rPr>
              <w:t>Search term(s)</w:t>
            </w:r>
          </w:p>
        </w:tc>
        <w:tc>
          <w:tcPr>
            <w:tcW w:w="7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FC95C3" w14:textId="77777777" w:rsidR="006A488E" w:rsidRPr="00C2061D" w:rsidRDefault="006A488E" w:rsidP="00393A49">
            <w:pPr>
              <w:spacing w:before="60" w:after="60"/>
              <w:jc w:val="center"/>
              <w:rPr>
                <w:rFonts w:eastAsia="Calibri" w:cs="Calibri"/>
                <w:b/>
                <w:sz w:val="18"/>
                <w:szCs w:val="18"/>
              </w:rPr>
            </w:pPr>
            <w:r w:rsidRPr="00C2061D">
              <w:rPr>
                <w:rFonts w:eastAsia="Calibri" w:cs="Calibri"/>
                <w:b/>
                <w:sz w:val="18"/>
                <w:szCs w:val="18"/>
              </w:rPr>
              <w:t>Number of Results</w:t>
            </w:r>
          </w:p>
        </w:tc>
        <w:tc>
          <w:tcPr>
            <w:tcW w:w="101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0A315B" w14:textId="77777777" w:rsidR="006A488E" w:rsidRPr="00C2061D" w:rsidRDefault="006A488E" w:rsidP="00393A49">
            <w:pPr>
              <w:spacing w:before="60" w:after="60"/>
              <w:jc w:val="center"/>
              <w:rPr>
                <w:rFonts w:eastAsia="Calibri" w:cs="Calibri"/>
                <w:b/>
                <w:sz w:val="18"/>
                <w:szCs w:val="18"/>
              </w:rPr>
            </w:pPr>
            <w:r w:rsidRPr="00C2061D">
              <w:rPr>
                <w:rFonts w:eastAsia="Calibri"/>
                <w:b/>
                <w:sz w:val="18"/>
                <w:szCs w:val="18"/>
              </w:rPr>
              <w:t>Number of results for subject device</w:t>
            </w:r>
          </w:p>
        </w:tc>
        <w:tc>
          <w:tcPr>
            <w:tcW w:w="14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144FE4" w14:textId="77777777" w:rsidR="006A488E" w:rsidRPr="00C2061D" w:rsidRDefault="006A488E" w:rsidP="00393A49">
            <w:pPr>
              <w:spacing w:before="60" w:after="60"/>
              <w:jc w:val="center"/>
              <w:rPr>
                <w:rFonts w:eastAsia="Calibri"/>
                <w:b/>
                <w:sz w:val="18"/>
                <w:szCs w:val="18"/>
              </w:rPr>
            </w:pPr>
            <w:r w:rsidRPr="00C2061D">
              <w:rPr>
                <w:rFonts w:eastAsia="Calibri"/>
                <w:b/>
                <w:sz w:val="18"/>
                <w:szCs w:val="18"/>
              </w:rPr>
              <w:t>Number of relevant results for similar devices</w:t>
            </w:r>
          </w:p>
        </w:tc>
      </w:tr>
      <w:tr w:rsidR="006A488E" w:rsidRPr="00C2061D" w14:paraId="1C5400DD"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36EC77B7" w14:textId="05AE402B" w:rsidR="006A488E" w:rsidRPr="00C2061D" w:rsidRDefault="006A488E" w:rsidP="00393A49">
            <w:pPr>
              <w:rPr>
                <w:sz w:val="18"/>
                <w:szCs w:val="18"/>
              </w:rPr>
            </w:pPr>
            <w:r w:rsidRPr="00C2061D">
              <w:rPr>
                <w:sz w:val="18"/>
                <w:szCs w:val="18"/>
              </w:rPr>
              <w:t>1a</w:t>
            </w:r>
          </w:p>
        </w:tc>
        <w:tc>
          <w:tcPr>
            <w:tcW w:w="1251" w:type="pct"/>
            <w:tcBorders>
              <w:top w:val="single" w:sz="4" w:space="0" w:color="auto"/>
              <w:left w:val="single" w:sz="4" w:space="0" w:color="auto"/>
              <w:bottom w:val="single" w:sz="4" w:space="0" w:color="auto"/>
              <w:right w:val="single" w:sz="4" w:space="0" w:color="auto"/>
            </w:tcBorders>
          </w:tcPr>
          <w:p w14:paraId="28B96D51" w14:textId="21B1FBA6" w:rsidR="006A488E" w:rsidRPr="00C2061D" w:rsidRDefault="006A488E" w:rsidP="00393A49">
            <w:pPr>
              <w:rPr>
                <w:sz w:val="18"/>
                <w:szCs w:val="18"/>
              </w:rPr>
            </w:pPr>
            <w:r w:rsidRPr="00C2061D">
              <w:rPr>
                <w:sz w:val="18"/>
                <w:szCs w:val="18"/>
              </w:rPr>
              <w:t xml:space="preserve">Infusion pump </w:t>
            </w:r>
          </w:p>
        </w:tc>
        <w:tc>
          <w:tcPr>
            <w:tcW w:w="781" w:type="pct"/>
            <w:tcBorders>
              <w:top w:val="single" w:sz="4" w:space="0" w:color="auto"/>
              <w:left w:val="single" w:sz="4" w:space="0" w:color="auto"/>
              <w:bottom w:val="single" w:sz="4" w:space="0" w:color="auto"/>
              <w:right w:val="single" w:sz="4" w:space="0" w:color="auto"/>
            </w:tcBorders>
          </w:tcPr>
          <w:p w14:paraId="339B6AEE" w14:textId="31D1B3CA" w:rsidR="006A488E" w:rsidRPr="00C2061D" w:rsidRDefault="001E53A2" w:rsidP="00393A49">
            <w:pPr>
              <w:spacing w:before="60" w:after="60"/>
              <w:jc w:val="center"/>
              <w:rPr>
                <w:rFonts w:eastAsia="Calibri" w:cs="Calibri"/>
                <w:sz w:val="18"/>
                <w:szCs w:val="18"/>
              </w:rPr>
            </w:pPr>
            <w:r w:rsidRPr="00C2061D">
              <w:rPr>
                <w:rFonts w:eastAsia="Calibri" w:cs="Calibri"/>
                <w:sz w:val="18"/>
                <w:szCs w:val="18"/>
              </w:rPr>
              <w:t>5</w:t>
            </w:r>
          </w:p>
          <w:p w14:paraId="6CA37AFD" w14:textId="111FEB5A" w:rsidR="001E53A2" w:rsidRPr="00C2061D" w:rsidRDefault="001E53A2" w:rsidP="00393A49">
            <w:pPr>
              <w:spacing w:before="60" w:after="60"/>
              <w:jc w:val="center"/>
              <w:rPr>
                <w:rFonts w:eastAsia="Calibri" w:cs="Calibri"/>
                <w:sz w:val="18"/>
                <w:szCs w:val="18"/>
              </w:rPr>
            </w:pPr>
            <w:r w:rsidRPr="00C2061D">
              <w:rPr>
                <w:rFonts w:eastAsia="Calibri" w:cs="Calibri"/>
                <w:sz w:val="18"/>
                <w:szCs w:val="18"/>
              </w:rPr>
              <w:t>(1 duplicate)</w:t>
            </w:r>
          </w:p>
        </w:tc>
        <w:tc>
          <w:tcPr>
            <w:tcW w:w="1016" w:type="pct"/>
            <w:tcBorders>
              <w:top w:val="single" w:sz="4" w:space="0" w:color="auto"/>
              <w:left w:val="single" w:sz="4" w:space="0" w:color="auto"/>
              <w:bottom w:val="single" w:sz="4" w:space="0" w:color="auto"/>
              <w:right w:val="single" w:sz="4" w:space="0" w:color="auto"/>
            </w:tcBorders>
          </w:tcPr>
          <w:p w14:paraId="56B22F73" w14:textId="1B60C513"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0CD32C37" w14:textId="34E73BF9" w:rsidR="006A488E" w:rsidRPr="00C2061D" w:rsidRDefault="001E53A2" w:rsidP="00393A49">
            <w:pPr>
              <w:spacing w:before="60" w:after="60"/>
              <w:jc w:val="center"/>
              <w:rPr>
                <w:rFonts w:eastAsia="Calibri" w:cs="Calibri"/>
                <w:sz w:val="18"/>
                <w:szCs w:val="18"/>
              </w:rPr>
            </w:pPr>
            <w:r w:rsidRPr="00C2061D">
              <w:rPr>
                <w:rFonts w:eastAsia="Calibri" w:cs="Calibri"/>
                <w:sz w:val="18"/>
                <w:szCs w:val="18"/>
              </w:rPr>
              <w:t>1</w:t>
            </w:r>
          </w:p>
        </w:tc>
      </w:tr>
      <w:tr w:rsidR="006A488E" w:rsidRPr="00C2061D" w14:paraId="1AECB37B"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2F9CBF1C" w14:textId="20FE1F80" w:rsidR="006A488E" w:rsidRPr="00C2061D" w:rsidRDefault="006A488E" w:rsidP="00393A49">
            <w:pPr>
              <w:rPr>
                <w:sz w:val="18"/>
                <w:szCs w:val="18"/>
              </w:rPr>
            </w:pPr>
            <w:r w:rsidRPr="00C2061D">
              <w:rPr>
                <w:sz w:val="18"/>
                <w:szCs w:val="18"/>
              </w:rPr>
              <w:t>1b</w:t>
            </w:r>
          </w:p>
        </w:tc>
        <w:tc>
          <w:tcPr>
            <w:tcW w:w="1251" w:type="pct"/>
            <w:tcBorders>
              <w:top w:val="single" w:sz="4" w:space="0" w:color="auto"/>
              <w:left w:val="single" w:sz="4" w:space="0" w:color="auto"/>
              <w:bottom w:val="single" w:sz="4" w:space="0" w:color="auto"/>
              <w:right w:val="single" w:sz="4" w:space="0" w:color="auto"/>
            </w:tcBorders>
          </w:tcPr>
          <w:p w14:paraId="2B5C711C" w14:textId="440FD49D" w:rsidR="006A488E" w:rsidRPr="00C2061D" w:rsidRDefault="006A488E" w:rsidP="00393A49">
            <w:pPr>
              <w:rPr>
                <w:sz w:val="18"/>
                <w:szCs w:val="18"/>
              </w:rPr>
            </w:pPr>
            <w:r w:rsidRPr="00C2061D">
              <w:rPr>
                <w:sz w:val="18"/>
                <w:szCs w:val="18"/>
              </w:rPr>
              <w:t>Dasiglucagon infusion</w:t>
            </w:r>
          </w:p>
        </w:tc>
        <w:tc>
          <w:tcPr>
            <w:tcW w:w="781" w:type="pct"/>
            <w:tcBorders>
              <w:top w:val="single" w:sz="4" w:space="0" w:color="auto"/>
              <w:left w:val="single" w:sz="4" w:space="0" w:color="auto"/>
              <w:bottom w:val="single" w:sz="4" w:space="0" w:color="auto"/>
              <w:right w:val="single" w:sz="4" w:space="0" w:color="auto"/>
            </w:tcBorders>
          </w:tcPr>
          <w:p w14:paraId="146C1425" w14:textId="6F300D66"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114D822C" w14:textId="217EF84B"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65878456" w14:textId="1F082100"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r>
      <w:tr w:rsidR="006A488E" w:rsidRPr="00C2061D" w14:paraId="40C1706B"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5DB1F1AE"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2</w:t>
            </w:r>
          </w:p>
        </w:tc>
        <w:tc>
          <w:tcPr>
            <w:tcW w:w="1251" w:type="pct"/>
            <w:tcBorders>
              <w:top w:val="single" w:sz="4" w:space="0" w:color="auto"/>
              <w:left w:val="single" w:sz="4" w:space="0" w:color="auto"/>
              <w:bottom w:val="single" w:sz="4" w:space="0" w:color="auto"/>
              <w:right w:val="single" w:sz="4" w:space="0" w:color="auto"/>
            </w:tcBorders>
          </w:tcPr>
          <w:p w14:paraId="0E91806C" w14:textId="77777777" w:rsidR="006A488E" w:rsidRPr="00C2061D" w:rsidRDefault="006A488E" w:rsidP="00393A49">
            <w:pPr>
              <w:pStyle w:val="ListNumber"/>
              <w:numPr>
                <w:ilvl w:val="0"/>
                <w:numId w:val="0"/>
              </w:numPr>
              <w:rPr>
                <w:rFonts w:eastAsia="Calibri" w:cs="Calibri"/>
                <w:sz w:val="18"/>
                <w:szCs w:val="18"/>
                <w:lang w:val="en-US"/>
              </w:rPr>
            </w:pPr>
            <w:r w:rsidRPr="00C2061D">
              <w:rPr>
                <w:sz w:val="18"/>
                <w:szCs w:val="18"/>
                <w:lang w:val="en-US"/>
              </w:rPr>
              <w:t>Roche ACCU-CHEK Spirit Combo</w:t>
            </w:r>
          </w:p>
        </w:tc>
        <w:tc>
          <w:tcPr>
            <w:tcW w:w="781" w:type="pct"/>
            <w:tcBorders>
              <w:top w:val="single" w:sz="4" w:space="0" w:color="auto"/>
              <w:left w:val="single" w:sz="4" w:space="0" w:color="auto"/>
              <w:bottom w:val="single" w:sz="4" w:space="0" w:color="auto"/>
              <w:right w:val="single" w:sz="4" w:space="0" w:color="auto"/>
            </w:tcBorders>
          </w:tcPr>
          <w:p w14:paraId="7EF86B66" w14:textId="71A5A256"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1B3D22CA" w14:textId="7A51AA8F"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136C673E" w14:textId="2A0930C1"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r>
      <w:tr w:rsidR="006A488E" w:rsidRPr="00C2061D" w14:paraId="38530294"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580289DE"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3</w:t>
            </w:r>
          </w:p>
        </w:tc>
        <w:tc>
          <w:tcPr>
            <w:tcW w:w="1251" w:type="pct"/>
            <w:tcBorders>
              <w:top w:val="single" w:sz="4" w:space="0" w:color="auto"/>
              <w:left w:val="single" w:sz="4" w:space="0" w:color="auto"/>
              <w:bottom w:val="single" w:sz="4" w:space="0" w:color="auto"/>
              <w:right w:val="single" w:sz="4" w:space="0" w:color="auto"/>
            </w:tcBorders>
          </w:tcPr>
          <w:p w14:paraId="746FF10C"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 xml:space="preserve">Medtronic </w:t>
            </w:r>
            <w:proofErr w:type="spellStart"/>
            <w:r w:rsidRPr="00C2061D">
              <w:rPr>
                <w:sz w:val="18"/>
                <w:szCs w:val="18"/>
                <w:lang w:val="en-US"/>
              </w:rPr>
              <w:t>MiniMed</w:t>
            </w:r>
            <w:proofErr w:type="spellEnd"/>
            <w:r w:rsidRPr="00C2061D">
              <w:rPr>
                <w:sz w:val="18"/>
                <w:szCs w:val="18"/>
                <w:lang w:val="en-US"/>
              </w:rPr>
              <w:t xml:space="preserve"> 770G</w:t>
            </w:r>
          </w:p>
        </w:tc>
        <w:tc>
          <w:tcPr>
            <w:tcW w:w="781" w:type="pct"/>
            <w:tcBorders>
              <w:top w:val="single" w:sz="4" w:space="0" w:color="auto"/>
              <w:left w:val="single" w:sz="4" w:space="0" w:color="auto"/>
              <w:bottom w:val="single" w:sz="4" w:space="0" w:color="auto"/>
              <w:right w:val="single" w:sz="4" w:space="0" w:color="auto"/>
            </w:tcBorders>
          </w:tcPr>
          <w:p w14:paraId="057F4CAE" w14:textId="62C78FDF"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7FAD514D" w14:textId="1CE75AB2"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3714E99D" w14:textId="728F1BBA"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r>
      <w:tr w:rsidR="006A488E" w:rsidRPr="00C2061D" w14:paraId="06839454"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6396B9BC"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4</w:t>
            </w:r>
          </w:p>
        </w:tc>
        <w:tc>
          <w:tcPr>
            <w:tcW w:w="1251" w:type="pct"/>
            <w:tcBorders>
              <w:top w:val="single" w:sz="4" w:space="0" w:color="auto"/>
              <w:left w:val="single" w:sz="4" w:space="0" w:color="auto"/>
              <w:bottom w:val="single" w:sz="4" w:space="0" w:color="auto"/>
              <w:right w:val="single" w:sz="4" w:space="0" w:color="auto"/>
            </w:tcBorders>
          </w:tcPr>
          <w:p w14:paraId="28605690" w14:textId="77777777" w:rsidR="006A488E" w:rsidRPr="00C2061D" w:rsidRDefault="006A488E" w:rsidP="00393A49">
            <w:pPr>
              <w:pStyle w:val="ListNumber"/>
              <w:numPr>
                <w:ilvl w:val="0"/>
                <w:numId w:val="0"/>
              </w:numPr>
              <w:rPr>
                <w:rFonts w:eastAsia="Calibri" w:cs="Calibri"/>
                <w:sz w:val="18"/>
                <w:szCs w:val="18"/>
                <w:lang w:val="en-US"/>
              </w:rPr>
            </w:pPr>
            <w:r w:rsidRPr="00C2061D">
              <w:rPr>
                <w:sz w:val="18"/>
                <w:szCs w:val="18"/>
                <w:lang w:val="en-US"/>
              </w:rPr>
              <w:t xml:space="preserve">Medtronic </w:t>
            </w:r>
            <w:proofErr w:type="spellStart"/>
            <w:r w:rsidRPr="00C2061D">
              <w:rPr>
                <w:sz w:val="18"/>
                <w:szCs w:val="18"/>
                <w:lang w:val="en-US"/>
              </w:rPr>
              <w:t>Minimed</w:t>
            </w:r>
            <w:proofErr w:type="spellEnd"/>
            <w:r w:rsidRPr="00C2061D">
              <w:rPr>
                <w:sz w:val="18"/>
                <w:szCs w:val="18"/>
                <w:lang w:val="en-US"/>
              </w:rPr>
              <w:t xml:space="preserve"> 630G</w:t>
            </w:r>
          </w:p>
        </w:tc>
        <w:tc>
          <w:tcPr>
            <w:tcW w:w="781" w:type="pct"/>
            <w:tcBorders>
              <w:top w:val="single" w:sz="4" w:space="0" w:color="auto"/>
              <w:left w:val="single" w:sz="4" w:space="0" w:color="auto"/>
              <w:bottom w:val="single" w:sz="4" w:space="0" w:color="auto"/>
              <w:right w:val="single" w:sz="4" w:space="0" w:color="auto"/>
            </w:tcBorders>
          </w:tcPr>
          <w:p w14:paraId="12E5900E" w14:textId="7727B031"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0BD43657" w14:textId="489F514B"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6735657F" w14:textId="22FE9013"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r>
      <w:tr w:rsidR="006A488E" w:rsidRPr="00C2061D" w14:paraId="43CC798E"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00DE102B"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5</w:t>
            </w:r>
          </w:p>
        </w:tc>
        <w:tc>
          <w:tcPr>
            <w:tcW w:w="1251" w:type="pct"/>
            <w:tcBorders>
              <w:top w:val="single" w:sz="4" w:space="0" w:color="auto"/>
              <w:left w:val="single" w:sz="4" w:space="0" w:color="auto"/>
              <w:bottom w:val="single" w:sz="4" w:space="0" w:color="auto"/>
              <w:right w:val="single" w:sz="4" w:space="0" w:color="auto"/>
            </w:tcBorders>
          </w:tcPr>
          <w:p w14:paraId="621EF731" w14:textId="77777777" w:rsidR="006A488E" w:rsidRPr="00C2061D" w:rsidRDefault="006A488E" w:rsidP="00393A49">
            <w:pPr>
              <w:pStyle w:val="ListNumber"/>
              <w:numPr>
                <w:ilvl w:val="0"/>
                <w:numId w:val="0"/>
              </w:numPr>
              <w:rPr>
                <w:rFonts w:eastAsia="Calibri" w:cs="Calibri"/>
                <w:sz w:val="18"/>
                <w:szCs w:val="18"/>
                <w:lang w:val="en-US"/>
              </w:rPr>
            </w:pPr>
            <w:r w:rsidRPr="00C2061D">
              <w:rPr>
                <w:sz w:val="18"/>
                <w:szCs w:val="18"/>
                <w:lang w:val="en-US"/>
              </w:rPr>
              <w:t>t:slim X2</w:t>
            </w:r>
          </w:p>
        </w:tc>
        <w:tc>
          <w:tcPr>
            <w:tcW w:w="781" w:type="pct"/>
            <w:tcBorders>
              <w:top w:val="single" w:sz="4" w:space="0" w:color="auto"/>
              <w:left w:val="single" w:sz="4" w:space="0" w:color="auto"/>
              <w:bottom w:val="single" w:sz="4" w:space="0" w:color="auto"/>
              <w:right w:val="single" w:sz="4" w:space="0" w:color="auto"/>
            </w:tcBorders>
          </w:tcPr>
          <w:p w14:paraId="6C215381" w14:textId="77777777"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3</w:t>
            </w:r>
          </w:p>
          <w:p w14:paraId="257112E8" w14:textId="202D15AD" w:rsidR="00985216" w:rsidRPr="00C2061D" w:rsidRDefault="00985216" w:rsidP="00393A49">
            <w:pPr>
              <w:spacing w:before="60" w:after="60"/>
              <w:jc w:val="center"/>
              <w:rPr>
                <w:rFonts w:eastAsia="Calibri" w:cs="Calibri"/>
                <w:sz w:val="18"/>
                <w:szCs w:val="18"/>
              </w:rPr>
            </w:pPr>
            <w:r w:rsidRPr="00C2061D">
              <w:rPr>
                <w:rFonts w:eastAsia="Calibri" w:cs="Calibri"/>
                <w:sz w:val="18"/>
                <w:szCs w:val="18"/>
              </w:rPr>
              <w:t>(2 duplicates)</w:t>
            </w:r>
          </w:p>
        </w:tc>
        <w:tc>
          <w:tcPr>
            <w:tcW w:w="1016" w:type="pct"/>
            <w:tcBorders>
              <w:top w:val="single" w:sz="4" w:space="0" w:color="auto"/>
              <w:left w:val="single" w:sz="4" w:space="0" w:color="auto"/>
              <w:bottom w:val="single" w:sz="4" w:space="0" w:color="auto"/>
              <w:right w:val="single" w:sz="4" w:space="0" w:color="auto"/>
            </w:tcBorders>
          </w:tcPr>
          <w:p w14:paraId="7DEF1EFA" w14:textId="6A7527B7"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59844EB6" w14:textId="37BED853" w:rsidR="006A488E" w:rsidRPr="00C2061D" w:rsidRDefault="00985216" w:rsidP="00393A49">
            <w:pPr>
              <w:spacing w:before="60" w:after="60"/>
              <w:jc w:val="center"/>
              <w:rPr>
                <w:rFonts w:eastAsia="Calibri" w:cs="Calibri"/>
                <w:sz w:val="18"/>
                <w:szCs w:val="18"/>
              </w:rPr>
            </w:pPr>
            <w:r w:rsidRPr="00C2061D">
              <w:rPr>
                <w:rFonts w:eastAsia="Calibri" w:cs="Calibri"/>
                <w:sz w:val="18"/>
                <w:szCs w:val="18"/>
              </w:rPr>
              <w:t>1</w:t>
            </w:r>
          </w:p>
        </w:tc>
      </w:tr>
      <w:tr w:rsidR="006A488E" w:rsidRPr="00C2061D" w14:paraId="02CEA497"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16600379"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6</w:t>
            </w:r>
          </w:p>
        </w:tc>
        <w:tc>
          <w:tcPr>
            <w:tcW w:w="1251" w:type="pct"/>
            <w:tcBorders>
              <w:top w:val="single" w:sz="4" w:space="0" w:color="auto"/>
              <w:left w:val="single" w:sz="4" w:space="0" w:color="auto"/>
              <w:bottom w:val="single" w:sz="4" w:space="0" w:color="auto"/>
              <w:right w:val="single" w:sz="4" w:space="0" w:color="auto"/>
            </w:tcBorders>
          </w:tcPr>
          <w:p w14:paraId="7C71E5FC" w14:textId="77777777" w:rsidR="006A488E" w:rsidRPr="00C2061D" w:rsidRDefault="006A488E" w:rsidP="00393A49">
            <w:pPr>
              <w:pStyle w:val="ListNumber"/>
              <w:numPr>
                <w:ilvl w:val="0"/>
                <w:numId w:val="0"/>
              </w:numPr>
              <w:rPr>
                <w:sz w:val="18"/>
                <w:szCs w:val="18"/>
                <w:lang w:val="en-US"/>
              </w:rPr>
            </w:pPr>
            <w:proofErr w:type="spellStart"/>
            <w:r w:rsidRPr="00C2061D">
              <w:rPr>
                <w:sz w:val="18"/>
                <w:szCs w:val="18"/>
                <w:lang w:val="en-US"/>
              </w:rPr>
              <w:t>iLet</w:t>
            </w:r>
            <w:proofErr w:type="spellEnd"/>
            <w:r w:rsidRPr="00C2061D">
              <w:rPr>
                <w:sz w:val="18"/>
                <w:szCs w:val="18"/>
                <w:lang w:val="en-US"/>
              </w:rPr>
              <w:t xml:space="preserve"> Bionic Pancreas</w:t>
            </w:r>
          </w:p>
        </w:tc>
        <w:tc>
          <w:tcPr>
            <w:tcW w:w="781" w:type="pct"/>
            <w:tcBorders>
              <w:top w:val="single" w:sz="4" w:space="0" w:color="auto"/>
              <w:left w:val="single" w:sz="4" w:space="0" w:color="auto"/>
              <w:bottom w:val="single" w:sz="4" w:space="0" w:color="auto"/>
              <w:right w:val="single" w:sz="4" w:space="0" w:color="auto"/>
            </w:tcBorders>
          </w:tcPr>
          <w:p w14:paraId="3890FB1E" w14:textId="413670E9"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CFE906E" w14:textId="60967049"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3CF7A055" w14:textId="065E91F7"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r>
      <w:tr w:rsidR="006A488E" w:rsidRPr="00C2061D" w14:paraId="0EF6E917"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4C8CE1D0" w14:textId="77777777" w:rsidR="006A488E" w:rsidRPr="00C2061D" w:rsidRDefault="006A488E" w:rsidP="00393A49">
            <w:pPr>
              <w:pStyle w:val="ListNumber"/>
              <w:numPr>
                <w:ilvl w:val="0"/>
                <w:numId w:val="0"/>
              </w:numPr>
              <w:rPr>
                <w:sz w:val="18"/>
                <w:szCs w:val="18"/>
                <w:lang w:val="en-US"/>
              </w:rPr>
            </w:pPr>
            <w:r w:rsidRPr="00C2061D">
              <w:rPr>
                <w:sz w:val="18"/>
                <w:szCs w:val="18"/>
                <w:lang w:val="en-US"/>
              </w:rPr>
              <w:lastRenderedPageBreak/>
              <w:t>7</w:t>
            </w:r>
          </w:p>
        </w:tc>
        <w:tc>
          <w:tcPr>
            <w:tcW w:w="1251" w:type="pct"/>
            <w:tcBorders>
              <w:top w:val="single" w:sz="4" w:space="0" w:color="auto"/>
              <w:left w:val="single" w:sz="4" w:space="0" w:color="auto"/>
              <w:bottom w:val="single" w:sz="4" w:space="0" w:color="auto"/>
              <w:right w:val="single" w:sz="4" w:space="0" w:color="auto"/>
            </w:tcBorders>
          </w:tcPr>
          <w:p w14:paraId="53BFC1CE"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CADD-MS3</w:t>
            </w:r>
          </w:p>
        </w:tc>
        <w:tc>
          <w:tcPr>
            <w:tcW w:w="781" w:type="pct"/>
            <w:tcBorders>
              <w:top w:val="single" w:sz="4" w:space="0" w:color="auto"/>
              <w:left w:val="single" w:sz="4" w:space="0" w:color="auto"/>
              <w:bottom w:val="single" w:sz="4" w:space="0" w:color="auto"/>
              <w:right w:val="single" w:sz="4" w:space="0" w:color="auto"/>
            </w:tcBorders>
          </w:tcPr>
          <w:p w14:paraId="7E7AD320" w14:textId="7E582F44"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490263EB" w14:textId="181A390B"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BBFFA6C" w14:textId="410B1FDB"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r>
      <w:tr w:rsidR="006A488E" w:rsidRPr="00C2061D" w14:paraId="21C1BFCD"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3158C18B"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8</w:t>
            </w:r>
          </w:p>
        </w:tc>
        <w:tc>
          <w:tcPr>
            <w:tcW w:w="1251" w:type="pct"/>
            <w:tcBorders>
              <w:top w:val="single" w:sz="4" w:space="0" w:color="auto"/>
              <w:left w:val="single" w:sz="4" w:space="0" w:color="auto"/>
              <w:bottom w:val="single" w:sz="4" w:space="0" w:color="auto"/>
              <w:right w:val="single" w:sz="4" w:space="0" w:color="auto"/>
            </w:tcBorders>
          </w:tcPr>
          <w:p w14:paraId="3505AF17" w14:textId="77777777" w:rsidR="006A488E" w:rsidRPr="00C2061D" w:rsidRDefault="006A488E" w:rsidP="00393A49">
            <w:pPr>
              <w:pStyle w:val="ListNumber"/>
              <w:numPr>
                <w:ilvl w:val="0"/>
                <w:numId w:val="0"/>
              </w:numPr>
              <w:rPr>
                <w:sz w:val="18"/>
                <w:szCs w:val="18"/>
                <w:lang w:val="en-US"/>
              </w:rPr>
            </w:pPr>
            <w:proofErr w:type="spellStart"/>
            <w:r w:rsidRPr="00C2061D">
              <w:rPr>
                <w:sz w:val="18"/>
                <w:szCs w:val="18"/>
                <w:lang w:val="en-US"/>
              </w:rPr>
              <w:t>Canè</w:t>
            </w:r>
            <w:proofErr w:type="spellEnd"/>
            <w:r w:rsidRPr="00C2061D">
              <w:rPr>
                <w:sz w:val="18"/>
                <w:szCs w:val="18"/>
                <w:lang w:val="en-US"/>
              </w:rPr>
              <w:t xml:space="preserve"> </w:t>
            </w:r>
            <w:proofErr w:type="spellStart"/>
            <w:r w:rsidRPr="00C2061D">
              <w:rPr>
                <w:sz w:val="18"/>
                <w:szCs w:val="18"/>
                <w:lang w:val="en-US"/>
              </w:rPr>
              <w:t>Crono</w:t>
            </w:r>
            <w:proofErr w:type="spellEnd"/>
            <w:r w:rsidRPr="00C2061D">
              <w:rPr>
                <w:sz w:val="18"/>
                <w:szCs w:val="18"/>
                <w:lang w:val="en-US"/>
              </w:rPr>
              <w:t xml:space="preserve"> SC</w:t>
            </w:r>
          </w:p>
        </w:tc>
        <w:tc>
          <w:tcPr>
            <w:tcW w:w="781" w:type="pct"/>
            <w:tcBorders>
              <w:top w:val="single" w:sz="4" w:space="0" w:color="auto"/>
              <w:left w:val="single" w:sz="4" w:space="0" w:color="auto"/>
              <w:bottom w:val="single" w:sz="4" w:space="0" w:color="auto"/>
              <w:right w:val="single" w:sz="4" w:space="0" w:color="auto"/>
            </w:tcBorders>
          </w:tcPr>
          <w:p w14:paraId="361AC4AC" w14:textId="5596BB01"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3BF7C09E" w14:textId="5F23D951"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AA547D7" w14:textId="3D046A7E"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r>
      <w:tr w:rsidR="006A488E" w:rsidRPr="00C2061D" w14:paraId="04BEA9B0"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20E7D3E5"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9</w:t>
            </w:r>
          </w:p>
        </w:tc>
        <w:tc>
          <w:tcPr>
            <w:tcW w:w="1251" w:type="pct"/>
            <w:tcBorders>
              <w:top w:val="single" w:sz="4" w:space="0" w:color="auto"/>
              <w:left w:val="single" w:sz="4" w:space="0" w:color="auto"/>
              <w:bottom w:val="single" w:sz="4" w:space="0" w:color="auto"/>
              <w:right w:val="single" w:sz="4" w:space="0" w:color="auto"/>
            </w:tcBorders>
          </w:tcPr>
          <w:p w14:paraId="78B8C969" w14:textId="77777777" w:rsidR="006A488E" w:rsidRPr="00C2061D" w:rsidRDefault="006A488E" w:rsidP="00393A49">
            <w:pPr>
              <w:pStyle w:val="ListNumber"/>
              <w:numPr>
                <w:ilvl w:val="0"/>
                <w:numId w:val="0"/>
              </w:numPr>
              <w:rPr>
                <w:sz w:val="18"/>
                <w:szCs w:val="18"/>
                <w:lang w:val="en-US"/>
              </w:rPr>
            </w:pPr>
            <w:proofErr w:type="spellStart"/>
            <w:r w:rsidRPr="00C2061D">
              <w:rPr>
                <w:sz w:val="18"/>
                <w:szCs w:val="18"/>
                <w:lang w:val="en-US"/>
              </w:rPr>
              <w:t>Canè</w:t>
            </w:r>
            <w:proofErr w:type="spellEnd"/>
            <w:r w:rsidRPr="00C2061D">
              <w:rPr>
                <w:sz w:val="18"/>
                <w:szCs w:val="18"/>
                <w:lang w:val="en-US"/>
              </w:rPr>
              <w:t xml:space="preserve"> </w:t>
            </w:r>
            <w:proofErr w:type="spellStart"/>
            <w:r w:rsidRPr="00C2061D">
              <w:rPr>
                <w:sz w:val="18"/>
                <w:szCs w:val="18"/>
                <w:lang w:val="en-US"/>
              </w:rPr>
              <w:t>Crono</w:t>
            </w:r>
            <w:proofErr w:type="spellEnd"/>
            <w:r w:rsidRPr="00C2061D">
              <w:rPr>
                <w:sz w:val="18"/>
                <w:szCs w:val="18"/>
                <w:lang w:val="en-US"/>
              </w:rPr>
              <w:t xml:space="preserve"> 50 SC</w:t>
            </w:r>
          </w:p>
        </w:tc>
        <w:tc>
          <w:tcPr>
            <w:tcW w:w="781" w:type="pct"/>
            <w:tcBorders>
              <w:top w:val="single" w:sz="4" w:space="0" w:color="auto"/>
              <w:left w:val="single" w:sz="4" w:space="0" w:color="auto"/>
              <w:bottom w:val="single" w:sz="4" w:space="0" w:color="auto"/>
              <w:right w:val="single" w:sz="4" w:space="0" w:color="auto"/>
            </w:tcBorders>
          </w:tcPr>
          <w:p w14:paraId="6413BD73" w14:textId="1290FC18"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6457CBCD" w14:textId="7D54E5E5"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17326E50" w14:textId="6D76379E"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r>
      <w:tr w:rsidR="006A488E" w:rsidRPr="00C2061D" w14:paraId="38DAF236"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21808860" w14:textId="77777777" w:rsidR="006A488E" w:rsidRPr="00C2061D" w:rsidRDefault="006A488E" w:rsidP="00393A49">
            <w:pPr>
              <w:pStyle w:val="ListNumber"/>
              <w:numPr>
                <w:ilvl w:val="0"/>
                <w:numId w:val="0"/>
              </w:numPr>
              <w:rPr>
                <w:sz w:val="18"/>
                <w:szCs w:val="18"/>
                <w:lang w:val="en-US"/>
              </w:rPr>
            </w:pPr>
            <w:r w:rsidRPr="00C2061D">
              <w:rPr>
                <w:sz w:val="18"/>
                <w:szCs w:val="18"/>
                <w:lang w:val="en-US"/>
              </w:rPr>
              <w:t>10</w:t>
            </w:r>
          </w:p>
        </w:tc>
        <w:tc>
          <w:tcPr>
            <w:tcW w:w="1251" w:type="pct"/>
            <w:tcBorders>
              <w:top w:val="single" w:sz="4" w:space="0" w:color="auto"/>
              <w:left w:val="single" w:sz="4" w:space="0" w:color="auto"/>
              <w:bottom w:val="single" w:sz="4" w:space="0" w:color="auto"/>
              <w:right w:val="single" w:sz="4" w:space="0" w:color="auto"/>
            </w:tcBorders>
          </w:tcPr>
          <w:p w14:paraId="5AFC90A2" w14:textId="77777777" w:rsidR="006A488E" w:rsidRPr="00C2061D" w:rsidRDefault="006A488E" w:rsidP="00393A49">
            <w:pPr>
              <w:pStyle w:val="ListNumber"/>
              <w:numPr>
                <w:ilvl w:val="0"/>
                <w:numId w:val="0"/>
              </w:numPr>
              <w:rPr>
                <w:sz w:val="18"/>
                <w:szCs w:val="18"/>
                <w:lang w:val="en-US"/>
              </w:rPr>
            </w:pPr>
            <w:proofErr w:type="spellStart"/>
            <w:r w:rsidRPr="00C2061D">
              <w:rPr>
                <w:sz w:val="18"/>
                <w:szCs w:val="18"/>
                <w:lang w:val="en-US"/>
              </w:rPr>
              <w:t>Everaid</w:t>
            </w:r>
            <w:proofErr w:type="spellEnd"/>
            <w:r w:rsidRPr="00C2061D">
              <w:rPr>
                <w:sz w:val="18"/>
                <w:szCs w:val="18"/>
                <w:lang w:val="en-US"/>
              </w:rPr>
              <w:t xml:space="preserve"> </w:t>
            </w:r>
            <w:proofErr w:type="spellStart"/>
            <w:r w:rsidRPr="00C2061D">
              <w:rPr>
                <w:sz w:val="18"/>
                <w:szCs w:val="18"/>
                <w:lang w:val="en-US"/>
              </w:rPr>
              <w:t>i</w:t>
            </w:r>
            <w:proofErr w:type="spellEnd"/>
            <w:r w:rsidRPr="00C2061D">
              <w:rPr>
                <w:sz w:val="18"/>
                <w:szCs w:val="18"/>
                <w:lang w:val="en-US"/>
              </w:rPr>
              <w:t>-Jet</w:t>
            </w:r>
          </w:p>
        </w:tc>
        <w:tc>
          <w:tcPr>
            <w:tcW w:w="781" w:type="pct"/>
            <w:tcBorders>
              <w:top w:val="single" w:sz="4" w:space="0" w:color="auto"/>
              <w:left w:val="single" w:sz="4" w:space="0" w:color="auto"/>
              <w:bottom w:val="single" w:sz="4" w:space="0" w:color="auto"/>
              <w:right w:val="single" w:sz="4" w:space="0" w:color="auto"/>
            </w:tcBorders>
          </w:tcPr>
          <w:p w14:paraId="264574D0" w14:textId="7632C742"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519F20DC" w14:textId="15132D02"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60BC74D5" w14:textId="1BB26D49" w:rsidR="006A488E" w:rsidRPr="00C2061D" w:rsidRDefault="006A488E" w:rsidP="00393A49">
            <w:pPr>
              <w:spacing w:before="60" w:after="60"/>
              <w:jc w:val="center"/>
              <w:rPr>
                <w:rFonts w:eastAsia="Calibri" w:cs="Calibri"/>
                <w:sz w:val="18"/>
                <w:szCs w:val="18"/>
              </w:rPr>
            </w:pPr>
            <w:r w:rsidRPr="00C2061D">
              <w:rPr>
                <w:rFonts w:eastAsia="Calibri" w:cs="Calibri"/>
                <w:sz w:val="18"/>
                <w:szCs w:val="18"/>
              </w:rPr>
              <w:t>0</w:t>
            </w:r>
          </w:p>
        </w:tc>
      </w:tr>
      <w:tr w:rsidR="008E3E6F" w:rsidRPr="00C2061D" w14:paraId="07B92FBE"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2F6CDAF7" w14:textId="79ACB8E7" w:rsidR="008E3E6F" w:rsidRPr="00C2061D" w:rsidRDefault="008E3E6F" w:rsidP="008E3E6F">
            <w:pPr>
              <w:pStyle w:val="ListNumber"/>
              <w:numPr>
                <w:ilvl w:val="0"/>
                <w:numId w:val="0"/>
              </w:numPr>
              <w:rPr>
                <w:sz w:val="18"/>
                <w:szCs w:val="18"/>
                <w:lang w:val="en-US"/>
              </w:rPr>
            </w:pPr>
            <w:r w:rsidRPr="00C2061D">
              <w:rPr>
                <w:sz w:val="18"/>
                <w:szCs w:val="18"/>
                <w:lang w:val="en-US"/>
              </w:rPr>
              <w:t>11</w:t>
            </w:r>
          </w:p>
        </w:tc>
        <w:tc>
          <w:tcPr>
            <w:tcW w:w="1251" w:type="pct"/>
            <w:tcBorders>
              <w:top w:val="single" w:sz="4" w:space="0" w:color="auto"/>
              <w:left w:val="single" w:sz="4" w:space="0" w:color="auto"/>
              <w:bottom w:val="single" w:sz="4" w:space="0" w:color="auto"/>
              <w:right w:val="single" w:sz="4" w:space="0" w:color="auto"/>
            </w:tcBorders>
          </w:tcPr>
          <w:p w14:paraId="7E18F5CA" w14:textId="723E5D64" w:rsidR="008E3E6F" w:rsidRPr="00C2061D" w:rsidRDefault="008E3E6F" w:rsidP="008E3E6F">
            <w:pPr>
              <w:pStyle w:val="ListNumber"/>
              <w:numPr>
                <w:ilvl w:val="0"/>
                <w:numId w:val="0"/>
              </w:numPr>
              <w:rPr>
                <w:sz w:val="18"/>
                <w:szCs w:val="18"/>
                <w:lang w:val="en-US"/>
              </w:rPr>
            </w:pPr>
            <w:proofErr w:type="spellStart"/>
            <w:r w:rsidRPr="00C2061D">
              <w:rPr>
                <w:sz w:val="18"/>
                <w:szCs w:val="18"/>
                <w:lang w:val="en-US"/>
              </w:rPr>
              <w:t>Remunity</w:t>
            </w:r>
            <w:proofErr w:type="spellEnd"/>
          </w:p>
        </w:tc>
        <w:tc>
          <w:tcPr>
            <w:tcW w:w="781" w:type="pct"/>
            <w:tcBorders>
              <w:top w:val="single" w:sz="4" w:space="0" w:color="auto"/>
              <w:left w:val="single" w:sz="4" w:space="0" w:color="auto"/>
              <w:bottom w:val="single" w:sz="4" w:space="0" w:color="auto"/>
              <w:right w:val="single" w:sz="4" w:space="0" w:color="auto"/>
            </w:tcBorders>
          </w:tcPr>
          <w:p w14:paraId="1E9A5234" w14:textId="2BCA8AE3" w:rsidR="008E3E6F" w:rsidRPr="00C2061D" w:rsidRDefault="006B0B64" w:rsidP="008E3E6F">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1504645" w14:textId="684B2301" w:rsidR="008E3E6F" w:rsidRPr="00C2061D" w:rsidRDefault="006B0B64" w:rsidP="008E3E6F">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1FA49372" w14:textId="5BCDE300" w:rsidR="008E3E6F" w:rsidRPr="00C2061D" w:rsidRDefault="006B0B64" w:rsidP="008E3E6F">
            <w:pPr>
              <w:spacing w:before="60" w:after="60"/>
              <w:jc w:val="center"/>
              <w:rPr>
                <w:rFonts w:eastAsia="Calibri" w:cs="Calibri"/>
                <w:sz w:val="18"/>
                <w:szCs w:val="18"/>
              </w:rPr>
            </w:pPr>
            <w:r w:rsidRPr="00C2061D">
              <w:rPr>
                <w:rFonts w:eastAsia="Calibri" w:cs="Calibri"/>
                <w:sz w:val="18"/>
                <w:szCs w:val="18"/>
              </w:rPr>
              <w:t>0</w:t>
            </w:r>
          </w:p>
        </w:tc>
      </w:tr>
      <w:tr w:rsidR="008E3E6F" w:rsidRPr="00C2061D" w14:paraId="1031B7F6" w14:textId="77777777" w:rsidTr="00393A49">
        <w:trPr>
          <w:jc w:val="center"/>
        </w:trPr>
        <w:tc>
          <w:tcPr>
            <w:tcW w:w="1796" w:type="pct"/>
            <w:gridSpan w:val="2"/>
            <w:tcBorders>
              <w:top w:val="single" w:sz="4" w:space="0" w:color="auto"/>
              <w:left w:val="single" w:sz="4" w:space="0" w:color="auto"/>
              <w:bottom w:val="single" w:sz="4" w:space="0" w:color="auto"/>
              <w:right w:val="single" w:sz="4" w:space="0" w:color="auto"/>
            </w:tcBorders>
          </w:tcPr>
          <w:p w14:paraId="428ACB7F"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w:t>
            </w:r>
          </w:p>
          <w:p w14:paraId="61ADA4B8"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 after de-duplication</w:t>
            </w:r>
          </w:p>
        </w:tc>
        <w:tc>
          <w:tcPr>
            <w:tcW w:w="781" w:type="pct"/>
            <w:tcBorders>
              <w:top w:val="single" w:sz="4" w:space="0" w:color="auto"/>
              <w:left w:val="single" w:sz="4" w:space="0" w:color="auto"/>
              <w:bottom w:val="single" w:sz="4" w:space="0" w:color="auto"/>
              <w:right w:val="single" w:sz="4" w:space="0" w:color="auto"/>
            </w:tcBorders>
          </w:tcPr>
          <w:p w14:paraId="0FB4850C" w14:textId="5C656788"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8</w:t>
            </w:r>
          </w:p>
          <w:p w14:paraId="3D4731B2" w14:textId="6D06C4F5"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5</w:t>
            </w:r>
          </w:p>
        </w:tc>
        <w:tc>
          <w:tcPr>
            <w:tcW w:w="1016" w:type="pct"/>
            <w:tcBorders>
              <w:top w:val="single" w:sz="4" w:space="0" w:color="auto"/>
              <w:left w:val="single" w:sz="4" w:space="0" w:color="auto"/>
              <w:bottom w:val="single" w:sz="4" w:space="0" w:color="auto"/>
              <w:right w:val="single" w:sz="4" w:space="0" w:color="auto"/>
            </w:tcBorders>
          </w:tcPr>
          <w:p w14:paraId="4B152C67"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0</w:t>
            </w:r>
          </w:p>
          <w:p w14:paraId="12836141" w14:textId="06555B4A"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c>
          <w:tcPr>
            <w:tcW w:w="1407" w:type="pct"/>
            <w:tcBorders>
              <w:top w:val="single" w:sz="4" w:space="0" w:color="auto"/>
              <w:left w:val="single" w:sz="4" w:space="0" w:color="auto"/>
              <w:bottom w:val="single" w:sz="4" w:space="0" w:color="auto"/>
              <w:right w:val="single" w:sz="4" w:space="0" w:color="auto"/>
            </w:tcBorders>
          </w:tcPr>
          <w:p w14:paraId="1C7FB26E"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2</w:t>
            </w:r>
          </w:p>
          <w:p w14:paraId="2C854841" w14:textId="69ECF72E"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r>
    </w:tbl>
    <w:p w14:paraId="76FB4A6B" w14:textId="77777777" w:rsidR="006A488E" w:rsidRPr="00C2061D" w:rsidRDefault="006A488E" w:rsidP="0095060B">
      <w:pPr>
        <w:rPr>
          <w:i/>
          <w:iCs/>
          <w:color w:val="0070C0"/>
          <w:lang w:eastAsia="da-DK"/>
        </w:rPr>
      </w:pPr>
    </w:p>
    <w:p w14:paraId="7380D279" w14:textId="4E0CFFE7" w:rsidR="006A488E" w:rsidRPr="00C2061D" w:rsidRDefault="00F67DF7" w:rsidP="0095060B">
      <w:pPr>
        <w:rPr>
          <w:i/>
          <w:iCs/>
          <w:color w:val="0070C0"/>
          <w:lang w:eastAsia="da-DK"/>
        </w:rPr>
      </w:pPr>
      <w:r w:rsidRPr="00C2061D">
        <w:rPr>
          <w:rFonts w:eastAsia="Calibri"/>
        </w:rPr>
        <w:t xml:space="preserve">Two of the retrieved reports were evaluated to be relevant for the clinical evaluation of the Dasiglucagon Delivery System. The </w:t>
      </w:r>
      <w:r w:rsidR="00360AD2">
        <w:rPr>
          <w:rFonts w:eastAsia="Calibri"/>
        </w:rPr>
        <w:t>first</w:t>
      </w:r>
      <w:r w:rsidRPr="00C2061D">
        <w:rPr>
          <w:rFonts w:eastAsia="Calibri"/>
        </w:rPr>
        <w:t xml:space="preserve"> report described </w:t>
      </w:r>
      <w:r w:rsidR="00360AD2">
        <w:rPr>
          <w:rFonts w:eastAsia="Calibri"/>
        </w:rPr>
        <w:t xml:space="preserve">that </w:t>
      </w:r>
      <w:proofErr w:type="gramStart"/>
      <w:r w:rsidR="00360AD2">
        <w:rPr>
          <w:rFonts w:eastAsia="Calibri"/>
        </w:rPr>
        <w:t>a</w:t>
      </w:r>
      <w:r w:rsidR="00070F12" w:rsidRPr="00C2061D">
        <w:rPr>
          <w:rFonts w:eastAsia="Calibri"/>
        </w:rPr>
        <w:t xml:space="preserve"> t:</w:t>
      </w:r>
      <w:proofErr w:type="gramEnd"/>
      <w:r w:rsidR="00070F12" w:rsidRPr="00C2061D">
        <w:rPr>
          <w:rFonts w:eastAsia="Calibri"/>
        </w:rPr>
        <w:t xml:space="preserve">slim X2 infusion pump </w:t>
      </w:r>
      <w:r w:rsidR="00360AD2">
        <w:rPr>
          <w:rFonts w:eastAsia="Calibri"/>
        </w:rPr>
        <w:t>was</w:t>
      </w:r>
      <w:r w:rsidR="00070F12" w:rsidRPr="00C2061D">
        <w:rPr>
          <w:rFonts w:eastAsia="Calibri"/>
        </w:rPr>
        <w:t xml:space="preserve"> used on children below 6 years of age (off-label use)</w:t>
      </w:r>
      <w:r w:rsidR="00360AD2">
        <w:rPr>
          <w:rFonts w:eastAsia="Calibri"/>
        </w:rPr>
        <w:t>. The second report</w:t>
      </w:r>
      <w:r w:rsidR="00FE0CA5">
        <w:rPr>
          <w:rFonts w:eastAsia="Calibri"/>
        </w:rPr>
        <w:t xml:space="preserve"> described issues such as</w:t>
      </w:r>
      <w:r w:rsidR="00360AD2">
        <w:rPr>
          <w:rFonts w:eastAsia="Calibri"/>
        </w:rPr>
        <w:t xml:space="preserve"> </w:t>
      </w:r>
      <w:r w:rsidR="00070F12" w:rsidRPr="00C2061D">
        <w:rPr>
          <w:rFonts w:eastAsia="Calibri"/>
        </w:rPr>
        <w:t xml:space="preserve">an infusion pump continuing to deliver fluid when </w:t>
      </w:r>
      <w:r w:rsidR="00464DF3" w:rsidRPr="00C2061D">
        <w:rPr>
          <w:rFonts w:eastAsia="Calibri"/>
        </w:rPr>
        <w:t>an</w:t>
      </w:r>
      <w:r w:rsidR="00070F12" w:rsidRPr="00C2061D">
        <w:rPr>
          <w:rFonts w:eastAsia="Calibri"/>
        </w:rPr>
        <w:t xml:space="preserve"> alarm should</w:t>
      </w:r>
      <w:r w:rsidR="00A409E9" w:rsidRPr="00C2061D">
        <w:rPr>
          <w:rFonts w:eastAsia="Calibri"/>
        </w:rPr>
        <w:t xml:space="preserve"> cause an infusion</w:t>
      </w:r>
      <w:r w:rsidR="00070F12" w:rsidRPr="00C2061D">
        <w:rPr>
          <w:rFonts w:eastAsia="Calibri"/>
        </w:rPr>
        <w:t xml:space="preserve"> </w:t>
      </w:r>
      <w:r w:rsidR="00A409E9" w:rsidRPr="00C2061D">
        <w:rPr>
          <w:rFonts w:eastAsia="Calibri"/>
        </w:rPr>
        <w:t>cessation,</w:t>
      </w:r>
      <w:r w:rsidR="00070F12" w:rsidRPr="00C2061D">
        <w:rPr>
          <w:rFonts w:eastAsia="Calibri"/>
        </w:rPr>
        <w:t xml:space="preserve"> </w:t>
      </w:r>
      <w:r w:rsidR="00A409E9" w:rsidRPr="00C2061D">
        <w:rPr>
          <w:rFonts w:eastAsia="Calibri"/>
        </w:rPr>
        <w:t xml:space="preserve">interrupted medicine delivery, and </w:t>
      </w:r>
      <w:r w:rsidR="00110749" w:rsidRPr="00C2061D">
        <w:rPr>
          <w:rFonts w:eastAsia="Calibri"/>
        </w:rPr>
        <w:t>a freezing</w:t>
      </w:r>
      <w:r w:rsidR="00070F12" w:rsidRPr="00C2061D">
        <w:rPr>
          <w:rFonts w:eastAsia="Calibri"/>
        </w:rPr>
        <w:t xml:space="preserve"> screen/key</w:t>
      </w:r>
      <w:r w:rsidR="002A6266" w:rsidRPr="00C2061D">
        <w:rPr>
          <w:rFonts w:eastAsia="Calibri"/>
        </w:rPr>
        <w:t>.</w:t>
      </w:r>
    </w:p>
    <w:p w14:paraId="32486595" w14:textId="77777777" w:rsidR="001E3535" w:rsidRPr="00C2061D" w:rsidRDefault="001E3535" w:rsidP="001E3535">
      <w:pPr>
        <w:pStyle w:val="Heading3"/>
      </w:pPr>
      <w:bookmarkStart w:id="1753" w:name="_Toc182295647"/>
      <w:r w:rsidRPr="00C2061D">
        <w:t>HPRA, Ireland</w:t>
      </w:r>
      <w:bookmarkEnd w:id="1750"/>
      <w:bookmarkEnd w:id="1751"/>
      <w:bookmarkEnd w:id="1752"/>
      <w:bookmarkEnd w:id="1753"/>
    </w:p>
    <w:p w14:paraId="1E6DE44A" w14:textId="672863CB" w:rsidR="001E3535" w:rsidRPr="00C2061D" w:rsidRDefault="001E3535" w:rsidP="001E3535">
      <w:pPr>
        <w:rPr>
          <w:rFonts w:eastAsia="Calibri" w:cs="Calibri"/>
          <w:i/>
          <w:iCs/>
          <w:color w:val="0070C0"/>
        </w:rPr>
      </w:pPr>
      <w:r w:rsidRPr="00C2061D">
        <w:rPr>
          <w:rFonts w:eastAsia="Calibri" w:cs="Calibri"/>
        </w:rPr>
        <w:t xml:space="preserve">A review of the Healthcare Products Regulatory Authority (HPRA) records, Ireland, was carried out </w:t>
      </w:r>
      <w:r w:rsidRPr="00C2061D">
        <w:rPr>
          <w:rFonts w:eastAsia="Calibri"/>
        </w:rPr>
        <w:t xml:space="preserve">on </w:t>
      </w:r>
      <w:r w:rsidR="0032149D" w:rsidRPr="00C2061D">
        <w:rPr>
          <w:rFonts w:eastAsia="Calibri"/>
        </w:rPr>
        <w:t>September 24, 2024</w:t>
      </w:r>
      <w:r w:rsidRPr="00C2061D">
        <w:rPr>
          <w:rFonts w:eastAsia="Calibri"/>
        </w:rPr>
        <w:t xml:space="preserve"> </w:t>
      </w:r>
      <w:r w:rsidR="0032149D" w:rsidRPr="00C2061D">
        <w:rPr>
          <w:rFonts w:eastAsia="Calibri"/>
        </w:rPr>
        <w:t>with no date limitations</w:t>
      </w:r>
      <w:r w:rsidRPr="00C2061D">
        <w:rPr>
          <w:rFonts w:eastAsia="Calibri" w:cs="Calibri"/>
        </w:rPr>
        <w:t>.</w:t>
      </w:r>
      <w:r w:rsidR="0032149D" w:rsidRPr="00C2061D">
        <w:rPr>
          <w:rFonts w:eastAsia="Calibri" w:cs="Calibri"/>
        </w:rPr>
        <w:t xml:space="preserve"> </w:t>
      </w:r>
      <w:r w:rsidR="0032149D" w:rsidRPr="00C2061D">
        <w:rPr>
          <w:rFonts w:cs="Arial"/>
          <w:szCs w:val="20"/>
        </w:rPr>
        <w:t>The searches were filtered for records concerning medical devices.</w:t>
      </w:r>
      <w:r w:rsidRPr="00C2061D">
        <w:rPr>
          <w:rFonts w:eastAsia="Calibri" w:cs="Calibri"/>
          <w:i/>
          <w:iCs/>
        </w:rPr>
        <w:t xml:space="preserve"> </w:t>
      </w:r>
      <w:r w:rsidR="00F22CEA" w:rsidRPr="00C2061D">
        <w:rPr>
          <w:rFonts w:cs="Arial"/>
          <w:szCs w:val="20"/>
        </w:rPr>
        <w:t xml:space="preserve">Ten reports were retrieved. </w:t>
      </w:r>
      <w:r w:rsidR="00F22CEA" w:rsidRPr="00C2061D">
        <w:rPr>
          <w:rFonts w:eastAsia="Calibri" w:cs="Calibri"/>
        </w:rPr>
        <w:t xml:space="preserve">Four were removed as duplicates, and hence 6 unique records were found. </w:t>
      </w:r>
      <w:r w:rsidR="0032149D" w:rsidRPr="00C2061D">
        <w:rPr>
          <w:rFonts w:eastAsia="Calibri" w:cs="Calibri"/>
        </w:rPr>
        <w:t xml:space="preserve">Details of the retrieved unique reports are presented in </w:t>
      </w:r>
      <w:r w:rsidR="0032149D" w:rsidRPr="00C2061D">
        <w:rPr>
          <w:rFonts w:eastAsia="Calibri" w:cs="Calibri"/>
          <w:b/>
          <w:bCs/>
        </w:rPr>
        <w:t>Appendix II</w:t>
      </w:r>
      <w:r w:rsidR="0032149D" w:rsidRPr="00C2061D">
        <w:rPr>
          <w:rFonts w:eastAsia="Calibri" w:cs="Calibri"/>
        </w:rPr>
        <w:t>.</w:t>
      </w:r>
    </w:p>
    <w:p w14:paraId="78DBB895" w14:textId="77777777" w:rsidR="001E3535" w:rsidRPr="00C2061D" w:rsidRDefault="001E3535" w:rsidP="001E3535">
      <w:pPr>
        <w:rPr>
          <w:rFonts w:eastAsia="Calibri" w:cs="Calibri"/>
          <w:i/>
          <w:iCs/>
          <w:color w:val="0070C0"/>
        </w:rPr>
      </w:pPr>
    </w:p>
    <w:tbl>
      <w:tblPr>
        <w:tblStyle w:val="TableGrid2"/>
        <w:tblW w:w="4849" w:type="pct"/>
        <w:jc w:val="center"/>
        <w:tblLook w:val="04A0" w:firstRow="1" w:lastRow="0" w:firstColumn="1" w:lastColumn="0" w:noHBand="0" w:noVBand="1"/>
      </w:tblPr>
      <w:tblGrid>
        <w:gridCol w:w="988"/>
        <w:gridCol w:w="2269"/>
        <w:gridCol w:w="1416"/>
        <w:gridCol w:w="1843"/>
        <w:gridCol w:w="2552"/>
      </w:tblGrid>
      <w:tr w:rsidR="0032149D" w:rsidRPr="00C2061D" w14:paraId="332AA931" w14:textId="77777777" w:rsidTr="00393A49">
        <w:trPr>
          <w:tblHeader/>
          <w:jc w:val="center"/>
        </w:trPr>
        <w:tc>
          <w:tcPr>
            <w:tcW w:w="54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44E432" w14:textId="77777777" w:rsidR="0032149D" w:rsidRPr="00C2061D" w:rsidRDefault="0032149D" w:rsidP="00393A49">
            <w:pPr>
              <w:spacing w:before="60" w:after="60"/>
              <w:rPr>
                <w:rFonts w:eastAsia="Calibri" w:cs="Calibri"/>
                <w:b/>
                <w:sz w:val="18"/>
                <w:szCs w:val="18"/>
              </w:rPr>
            </w:pPr>
            <w:bookmarkStart w:id="1754" w:name="_Ref101880124"/>
            <w:r w:rsidRPr="00C2061D">
              <w:rPr>
                <w:rFonts w:eastAsia="Calibri" w:cs="Calibri"/>
                <w:b/>
                <w:sz w:val="18"/>
                <w:szCs w:val="18"/>
              </w:rPr>
              <w:t>Search #</w:t>
            </w:r>
          </w:p>
        </w:tc>
        <w:tc>
          <w:tcPr>
            <w:tcW w:w="125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F3379D" w14:textId="77777777" w:rsidR="0032149D" w:rsidRPr="00C2061D" w:rsidRDefault="0032149D" w:rsidP="00393A49">
            <w:pPr>
              <w:spacing w:before="60" w:after="60"/>
              <w:rPr>
                <w:rFonts w:eastAsia="Calibri" w:cs="Calibri"/>
                <w:b/>
                <w:sz w:val="18"/>
                <w:szCs w:val="18"/>
              </w:rPr>
            </w:pPr>
            <w:r w:rsidRPr="00C2061D">
              <w:rPr>
                <w:rFonts w:eastAsia="Calibri" w:cs="Calibri"/>
                <w:b/>
                <w:sz w:val="18"/>
                <w:szCs w:val="18"/>
              </w:rPr>
              <w:t>Search term(s)</w:t>
            </w:r>
          </w:p>
        </w:tc>
        <w:tc>
          <w:tcPr>
            <w:tcW w:w="7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A98025" w14:textId="77777777" w:rsidR="0032149D" w:rsidRPr="00C2061D" w:rsidRDefault="0032149D" w:rsidP="00393A49">
            <w:pPr>
              <w:spacing w:before="60" w:after="60"/>
              <w:jc w:val="center"/>
              <w:rPr>
                <w:rFonts w:eastAsia="Calibri" w:cs="Calibri"/>
                <w:b/>
                <w:sz w:val="18"/>
                <w:szCs w:val="18"/>
              </w:rPr>
            </w:pPr>
            <w:r w:rsidRPr="00C2061D">
              <w:rPr>
                <w:rFonts w:eastAsia="Calibri" w:cs="Calibri"/>
                <w:b/>
                <w:sz w:val="18"/>
                <w:szCs w:val="18"/>
              </w:rPr>
              <w:t>Number of Results</w:t>
            </w:r>
          </w:p>
        </w:tc>
        <w:tc>
          <w:tcPr>
            <w:tcW w:w="101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A5B373" w14:textId="77777777" w:rsidR="0032149D" w:rsidRPr="00C2061D" w:rsidRDefault="0032149D" w:rsidP="00393A49">
            <w:pPr>
              <w:spacing w:before="60" w:after="60"/>
              <w:jc w:val="center"/>
              <w:rPr>
                <w:rFonts w:eastAsia="Calibri" w:cs="Calibri"/>
                <w:b/>
                <w:sz w:val="18"/>
                <w:szCs w:val="18"/>
              </w:rPr>
            </w:pPr>
            <w:r w:rsidRPr="00C2061D">
              <w:rPr>
                <w:rFonts w:eastAsia="Calibri"/>
                <w:b/>
                <w:sz w:val="18"/>
                <w:szCs w:val="18"/>
              </w:rPr>
              <w:t>Number of results for subject device</w:t>
            </w:r>
          </w:p>
        </w:tc>
        <w:tc>
          <w:tcPr>
            <w:tcW w:w="14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E242D4" w14:textId="77777777" w:rsidR="0032149D" w:rsidRPr="00C2061D" w:rsidRDefault="0032149D" w:rsidP="00393A49">
            <w:pPr>
              <w:spacing w:before="60" w:after="60"/>
              <w:jc w:val="center"/>
              <w:rPr>
                <w:rFonts w:eastAsia="Calibri"/>
                <w:b/>
                <w:sz w:val="18"/>
                <w:szCs w:val="18"/>
              </w:rPr>
            </w:pPr>
            <w:r w:rsidRPr="00C2061D">
              <w:rPr>
                <w:rFonts w:eastAsia="Calibri"/>
                <w:b/>
                <w:sz w:val="18"/>
                <w:szCs w:val="18"/>
              </w:rPr>
              <w:t>Number of relevant results for similar devices</w:t>
            </w:r>
          </w:p>
        </w:tc>
      </w:tr>
      <w:tr w:rsidR="0032149D" w:rsidRPr="00C2061D" w14:paraId="4D06CA36"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06A97F1E" w14:textId="20D768D8" w:rsidR="0032149D" w:rsidRPr="00C2061D" w:rsidRDefault="0032149D" w:rsidP="00393A49">
            <w:pPr>
              <w:rPr>
                <w:sz w:val="18"/>
                <w:szCs w:val="18"/>
              </w:rPr>
            </w:pPr>
            <w:r w:rsidRPr="00C2061D">
              <w:rPr>
                <w:sz w:val="18"/>
                <w:szCs w:val="18"/>
              </w:rPr>
              <w:t>1a</w:t>
            </w:r>
          </w:p>
        </w:tc>
        <w:tc>
          <w:tcPr>
            <w:tcW w:w="1251" w:type="pct"/>
            <w:tcBorders>
              <w:top w:val="single" w:sz="4" w:space="0" w:color="auto"/>
              <w:left w:val="single" w:sz="4" w:space="0" w:color="auto"/>
              <w:bottom w:val="single" w:sz="4" w:space="0" w:color="auto"/>
              <w:right w:val="single" w:sz="4" w:space="0" w:color="auto"/>
            </w:tcBorders>
          </w:tcPr>
          <w:p w14:paraId="2F7E4BDC" w14:textId="7AA80EE4" w:rsidR="0032149D" w:rsidRPr="00C2061D" w:rsidRDefault="0032149D" w:rsidP="00393A49">
            <w:pPr>
              <w:rPr>
                <w:sz w:val="18"/>
                <w:szCs w:val="18"/>
              </w:rPr>
            </w:pPr>
            <w:r w:rsidRPr="00C2061D">
              <w:rPr>
                <w:sz w:val="18"/>
                <w:szCs w:val="18"/>
              </w:rPr>
              <w:t xml:space="preserve">Infusion pump </w:t>
            </w:r>
          </w:p>
        </w:tc>
        <w:tc>
          <w:tcPr>
            <w:tcW w:w="781" w:type="pct"/>
            <w:tcBorders>
              <w:top w:val="single" w:sz="4" w:space="0" w:color="auto"/>
              <w:left w:val="single" w:sz="4" w:space="0" w:color="auto"/>
              <w:bottom w:val="single" w:sz="4" w:space="0" w:color="auto"/>
              <w:right w:val="single" w:sz="4" w:space="0" w:color="auto"/>
            </w:tcBorders>
          </w:tcPr>
          <w:p w14:paraId="1B3105F9" w14:textId="4D0CAAF7"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6</w:t>
            </w:r>
          </w:p>
        </w:tc>
        <w:tc>
          <w:tcPr>
            <w:tcW w:w="1016" w:type="pct"/>
            <w:tcBorders>
              <w:top w:val="single" w:sz="4" w:space="0" w:color="auto"/>
              <w:left w:val="single" w:sz="4" w:space="0" w:color="auto"/>
              <w:bottom w:val="single" w:sz="4" w:space="0" w:color="auto"/>
              <w:right w:val="single" w:sz="4" w:space="0" w:color="auto"/>
            </w:tcBorders>
          </w:tcPr>
          <w:p w14:paraId="42BEED23" w14:textId="39D205D3" w:rsidR="0032149D" w:rsidRPr="00C2061D" w:rsidRDefault="006C3E32"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319C1CBA" w14:textId="1D733E2C" w:rsidR="0032149D" w:rsidRPr="00C2061D" w:rsidRDefault="001842EF" w:rsidP="00393A49">
            <w:pPr>
              <w:spacing w:before="60" w:after="60"/>
              <w:jc w:val="center"/>
              <w:rPr>
                <w:rFonts w:eastAsia="Calibri" w:cs="Calibri"/>
                <w:sz w:val="18"/>
                <w:szCs w:val="18"/>
              </w:rPr>
            </w:pPr>
            <w:r>
              <w:rPr>
                <w:rFonts w:eastAsia="Calibri" w:cs="Calibri"/>
                <w:sz w:val="18"/>
                <w:szCs w:val="18"/>
              </w:rPr>
              <w:t>2</w:t>
            </w:r>
          </w:p>
        </w:tc>
      </w:tr>
      <w:tr w:rsidR="0032149D" w:rsidRPr="00C2061D" w14:paraId="798FE880"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63FFEEBB" w14:textId="1512DE2C" w:rsidR="0032149D" w:rsidRPr="00C2061D" w:rsidRDefault="0032149D" w:rsidP="00393A49">
            <w:pPr>
              <w:rPr>
                <w:sz w:val="18"/>
                <w:szCs w:val="18"/>
              </w:rPr>
            </w:pPr>
            <w:r w:rsidRPr="00C2061D">
              <w:rPr>
                <w:sz w:val="18"/>
                <w:szCs w:val="18"/>
              </w:rPr>
              <w:t>1b</w:t>
            </w:r>
          </w:p>
        </w:tc>
        <w:tc>
          <w:tcPr>
            <w:tcW w:w="1251" w:type="pct"/>
            <w:tcBorders>
              <w:top w:val="single" w:sz="4" w:space="0" w:color="auto"/>
              <w:left w:val="single" w:sz="4" w:space="0" w:color="auto"/>
              <w:bottom w:val="single" w:sz="4" w:space="0" w:color="auto"/>
              <w:right w:val="single" w:sz="4" w:space="0" w:color="auto"/>
            </w:tcBorders>
          </w:tcPr>
          <w:p w14:paraId="6C766BB9" w14:textId="1C503BA3" w:rsidR="0032149D" w:rsidRPr="00C2061D" w:rsidRDefault="0032149D" w:rsidP="00393A49">
            <w:pPr>
              <w:rPr>
                <w:sz w:val="18"/>
                <w:szCs w:val="18"/>
              </w:rPr>
            </w:pPr>
            <w:r w:rsidRPr="00C2061D">
              <w:rPr>
                <w:sz w:val="18"/>
                <w:szCs w:val="18"/>
              </w:rPr>
              <w:t>Dasiglucagon infusion</w:t>
            </w:r>
          </w:p>
        </w:tc>
        <w:tc>
          <w:tcPr>
            <w:tcW w:w="781" w:type="pct"/>
            <w:tcBorders>
              <w:top w:val="single" w:sz="4" w:space="0" w:color="auto"/>
              <w:left w:val="single" w:sz="4" w:space="0" w:color="auto"/>
              <w:bottom w:val="single" w:sz="4" w:space="0" w:color="auto"/>
              <w:right w:val="single" w:sz="4" w:space="0" w:color="auto"/>
            </w:tcBorders>
          </w:tcPr>
          <w:p w14:paraId="160F98B6" w14:textId="13135BF1"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6F62455F" w14:textId="68BAEF62"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80C43C0" w14:textId="667E83B3"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r>
      <w:tr w:rsidR="0032149D" w:rsidRPr="00C2061D" w14:paraId="2105476F"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18884DC4"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2</w:t>
            </w:r>
          </w:p>
        </w:tc>
        <w:tc>
          <w:tcPr>
            <w:tcW w:w="1251" w:type="pct"/>
            <w:tcBorders>
              <w:top w:val="single" w:sz="4" w:space="0" w:color="auto"/>
              <w:left w:val="single" w:sz="4" w:space="0" w:color="auto"/>
              <w:bottom w:val="single" w:sz="4" w:space="0" w:color="auto"/>
              <w:right w:val="single" w:sz="4" w:space="0" w:color="auto"/>
            </w:tcBorders>
          </w:tcPr>
          <w:p w14:paraId="401C0B01" w14:textId="4C347C0E" w:rsidR="0032149D" w:rsidRPr="00C2061D" w:rsidRDefault="0032149D" w:rsidP="00393A49">
            <w:pPr>
              <w:pStyle w:val="ListNumber"/>
              <w:numPr>
                <w:ilvl w:val="0"/>
                <w:numId w:val="0"/>
              </w:numPr>
              <w:rPr>
                <w:rFonts w:eastAsia="Calibri" w:cs="Calibri"/>
                <w:sz w:val="18"/>
                <w:szCs w:val="18"/>
                <w:lang w:val="en-US"/>
              </w:rPr>
            </w:pPr>
            <w:r w:rsidRPr="00C2061D">
              <w:rPr>
                <w:sz w:val="18"/>
                <w:szCs w:val="18"/>
                <w:lang w:val="en-US"/>
              </w:rPr>
              <w:t>ACCU-CHEK Spirit Combo</w:t>
            </w:r>
          </w:p>
        </w:tc>
        <w:tc>
          <w:tcPr>
            <w:tcW w:w="781" w:type="pct"/>
            <w:tcBorders>
              <w:top w:val="single" w:sz="4" w:space="0" w:color="auto"/>
              <w:left w:val="single" w:sz="4" w:space="0" w:color="auto"/>
              <w:bottom w:val="single" w:sz="4" w:space="0" w:color="auto"/>
              <w:right w:val="single" w:sz="4" w:space="0" w:color="auto"/>
            </w:tcBorders>
          </w:tcPr>
          <w:p w14:paraId="0C2D949C" w14:textId="77777777"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4</w:t>
            </w:r>
          </w:p>
          <w:p w14:paraId="0EDF050D" w14:textId="601FA545" w:rsidR="00B04993" w:rsidRPr="00C2061D" w:rsidRDefault="00B04993" w:rsidP="00393A49">
            <w:pPr>
              <w:spacing w:before="60" w:after="60"/>
              <w:jc w:val="center"/>
              <w:rPr>
                <w:rFonts w:eastAsia="Calibri" w:cs="Calibri"/>
                <w:sz w:val="18"/>
                <w:szCs w:val="18"/>
              </w:rPr>
            </w:pPr>
            <w:r w:rsidRPr="00C2061D">
              <w:rPr>
                <w:rFonts w:eastAsia="Calibri" w:cs="Calibri"/>
                <w:sz w:val="18"/>
                <w:szCs w:val="18"/>
              </w:rPr>
              <w:t>(4 duplicates)</w:t>
            </w:r>
          </w:p>
        </w:tc>
        <w:tc>
          <w:tcPr>
            <w:tcW w:w="1016" w:type="pct"/>
            <w:tcBorders>
              <w:top w:val="single" w:sz="4" w:space="0" w:color="auto"/>
              <w:left w:val="single" w:sz="4" w:space="0" w:color="auto"/>
              <w:bottom w:val="single" w:sz="4" w:space="0" w:color="auto"/>
              <w:right w:val="single" w:sz="4" w:space="0" w:color="auto"/>
            </w:tcBorders>
          </w:tcPr>
          <w:p w14:paraId="1CD1757A" w14:textId="493651CF" w:rsidR="0032149D" w:rsidRPr="00C2061D" w:rsidRDefault="006C3E32"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A94942D" w14:textId="404ED2D8" w:rsidR="0032149D" w:rsidRPr="00C2061D" w:rsidRDefault="00B04993" w:rsidP="00393A49">
            <w:pPr>
              <w:spacing w:before="60" w:after="60"/>
              <w:jc w:val="center"/>
              <w:rPr>
                <w:rFonts w:eastAsia="Calibri" w:cs="Calibri"/>
                <w:sz w:val="18"/>
                <w:szCs w:val="18"/>
              </w:rPr>
            </w:pPr>
            <w:r w:rsidRPr="00C2061D">
              <w:rPr>
                <w:rFonts w:eastAsia="Calibri" w:cs="Calibri"/>
                <w:sz w:val="18"/>
                <w:szCs w:val="18"/>
              </w:rPr>
              <w:t>0</w:t>
            </w:r>
          </w:p>
        </w:tc>
      </w:tr>
      <w:tr w:rsidR="0032149D" w:rsidRPr="00C2061D" w14:paraId="37BC1E26"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629232EE"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3</w:t>
            </w:r>
          </w:p>
        </w:tc>
        <w:tc>
          <w:tcPr>
            <w:tcW w:w="1251" w:type="pct"/>
            <w:tcBorders>
              <w:top w:val="single" w:sz="4" w:space="0" w:color="auto"/>
              <w:left w:val="single" w:sz="4" w:space="0" w:color="auto"/>
              <w:bottom w:val="single" w:sz="4" w:space="0" w:color="auto"/>
              <w:right w:val="single" w:sz="4" w:space="0" w:color="auto"/>
            </w:tcBorders>
          </w:tcPr>
          <w:p w14:paraId="1DB8CADA" w14:textId="785AC7B5" w:rsidR="0032149D" w:rsidRPr="00C2061D" w:rsidRDefault="0032149D" w:rsidP="00393A49">
            <w:pPr>
              <w:pStyle w:val="ListNumber"/>
              <w:numPr>
                <w:ilvl w:val="0"/>
                <w:numId w:val="0"/>
              </w:numPr>
              <w:rPr>
                <w:sz w:val="18"/>
                <w:szCs w:val="18"/>
                <w:lang w:val="en-US"/>
              </w:rPr>
            </w:pPr>
            <w:proofErr w:type="spellStart"/>
            <w:r w:rsidRPr="00C2061D">
              <w:rPr>
                <w:sz w:val="18"/>
                <w:szCs w:val="18"/>
                <w:lang w:val="en-US"/>
              </w:rPr>
              <w:t>MiniMed</w:t>
            </w:r>
            <w:proofErr w:type="spellEnd"/>
            <w:r w:rsidRPr="00C2061D">
              <w:rPr>
                <w:sz w:val="18"/>
                <w:szCs w:val="18"/>
                <w:lang w:val="en-US"/>
              </w:rPr>
              <w:t xml:space="preserve"> 770G</w:t>
            </w:r>
          </w:p>
        </w:tc>
        <w:tc>
          <w:tcPr>
            <w:tcW w:w="781" w:type="pct"/>
            <w:tcBorders>
              <w:top w:val="single" w:sz="4" w:space="0" w:color="auto"/>
              <w:left w:val="single" w:sz="4" w:space="0" w:color="auto"/>
              <w:bottom w:val="single" w:sz="4" w:space="0" w:color="auto"/>
              <w:right w:val="single" w:sz="4" w:space="0" w:color="auto"/>
            </w:tcBorders>
          </w:tcPr>
          <w:p w14:paraId="554AC05F" w14:textId="366A9562"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FC2D8AD" w14:textId="31F19D8E"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60FF285B" w14:textId="1D3618F8"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r>
      <w:tr w:rsidR="0032149D" w:rsidRPr="00C2061D" w14:paraId="3AF956C2"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46DD71A5"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4</w:t>
            </w:r>
          </w:p>
        </w:tc>
        <w:tc>
          <w:tcPr>
            <w:tcW w:w="1251" w:type="pct"/>
            <w:tcBorders>
              <w:top w:val="single" w:sz="4" w:space="0" w:color="auto"/>
              <w:left w:val="single" w:sz="4" w:space="0" w:color="auto"/>
              <w:bottom w:val="single" w:sz="4" w:space="0" w:color="auto"/>
              <w:right w:val="single" w:sz="4" w:space="0" w:color="auto"/>
            </w:tcBorders>
          </w:tcPr>
          <w:p w14:paraId="385D989D" w14:textId="4DAC62B7" w:rsidR="0032149D" w:rsidRPr="00C2061D" w:rsidRDefault="0032149D" w:rsidP="00393A49">
            <w:pPr>
              <w:pStyle w:val="ListNumber"/>
              <w:numPr>
                <w:ilvl w:val="0"/>
                <w:numId w:val="0"/>
              </w:numPr>
              <w:rPr>
                <w:rFonts w:eastAsia="Calibri" w:cs="Calibri"/>
                <w:sz w:val="18"/>
                <w:szCs w:val="18"/>
                <w:lang w:val="en-US"/>
              </w:rPr>
            </w:pPr>
            <w:proofErr w:type="spellStart"/>
            <w:r w:rsidRPr="00C2061D">
              <w:rPr>
                <w:sz w:val="18"/>
                <w:szCs w:val="18"/>
                <w:lang w:val="en-US"/>
              </w:rPr>
              <w:t>Minimed</w:t>
            </w:r>
            <w:proofErr w:type="spellEnd"/>
            <w:r w:rsidRPr="00C2061D">
              <w:rPr>
                <w:sz w:val="18"/>
                <w:szCs w:val="18"/>
                <w:lang w:val="en-US"/>
              </w:rPr>
              <w:t xml:space="preserve"> 630G</w:t>
            </w:r>
          </w:p>
        </w:tc>
        <w:tc>
          <w:tcPr>
            <w:tcW w:w="781" w:type="pct"/>
            <w:tcBorders>
              <w:top w:val="single" w:sz="4" w:space="0" w:color="auto"/>
              <w:left w:val="single" w:sz="4" w:space="0" w:color="auto"/>
              <w:bottom w:val="single" w:sz="4" w:space="0" w:color="auto"/>
              <w:right w:val="single" w:sz="4" w:space="0" w:color="auto"/>
            </w:tcBorders>
          </w:tcPr>
          <w:p w14:paraId="79B4986C" w14:textId="4CC3387C"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0485BD3" w14:textId="2CEAF4EF"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12F77968" w14:textId="3F68A767"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r>
      <w:tr w:rsidR="0032149D" w:rsidRPr="00C2061D" w14:paraId="2E9E88AD"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0A82315D"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5</w:t>
            </w:r>
          </w:p>
        </w:tc>
        <w:tc>
          <w:tcPr>
            <w:tcW w:w="1251" w:type="pct"/>
            <w:tcBorders>
              <w:top w:val="single" w:sz="4" w:space="0" w:color="auto"/>
              <w:left w:val="single" w:sz="4" w:space="0" w:color="auto"/>
              <w:bottom w:val="single" w:sz="4" w:space="0" w:color="auto"/>
              <w:right w:val="single" w:sz="4" w:space="0" w:color="auto"/>
            </w:tcBorders>
          </w:tcPr>
          <w:p w14:paraId="3FAC6AF1" w14:textId="77777777" w:rsidR="0032149D" w:rsidRPr="00C2061D" w:rsidRDefault="0032149D" w:rsidP="00393A49">
            <w:pPr>
              <w:pStyle w:val="ListNumber"/>
              <w:numPr>
                <w:ilvl w:val="0"/>
                <w:numId w:val="0"/>
              </w:numPr>
              <w:rPr>
                <w:rFonts w:eastAsia="Calibri" w:cs="Calibri"/>
                <w:sz w:val="18"/>
                <w:szCs w:val="18"/>
                <w:lang w:val="en-US"/>
              </w:rPr>
            </w:pPr>
            <w:r w:rsidRPr="00C2061D">
              <w:rPr>
                <w:sz w:val="18"/>
                <w:szCs w:val="18"/>
                <w:lang w:val="en-US"/>
              </w:rPr>
              <w:t>t:slim X2</w:t>
            </w:r>
          </w:p>
        </w:tc>
        <w:tc>
          <w:tcPr>
            <w:tcW w:w="781" w:type="pct"/>
            <w:tcBorders>
              <w:top w:val="single" w:sz="4" w:space="0" w:color="auto"/>
              <w:left w:val="single" w:sz="4" w:space="0" w:color="auto"/>
              <w:bottom w:val="single" w:sz="4" w:space="0" w:color="auto"/>
              <w:right w:val="single" w:sz="4" w:space="0" w:color="auto"/>
            </w:tcBorders>
          </w:tcPr>
          <w:p w14:paraId="1E8FCA3F" w14:textId="3585ADF9"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0D4E8684" w14:textId="646FF954"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188B2F33" w14:textId="36BCFD7C"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r>
      <w:tr w:rsidR="0032149D" w:rsidRPr="00C2061D" w14:paraId="37DA8882"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12EE23D3"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6</w:t>
            </w:r>
          </w:p>
        </w:tc>
        <w:tc>
          <w:tcPr>
            <w:tcW w:w="1251" w:type="pct"/>
            <w:tcBorders>
              <w:top w:val="single" w:sz="4" w:space="0" w:color="auto"/>
              <w:left w:val="single" w:sz="4" w:space="0" w:color="auto"/>
              <w:bottom w:val="single" w:sz="4" w:space="0" w:color="auto"/>
              <w:right w:val="single" w:sz="4" w:space="0" w:color="auto"/>
            </w:tcBorders>
          </w:tcPr>
          <w:p w14:paraId="54E11A5C" w14:textId="77777777" w:rsidR="0032149D" w:rsidRPr="00C2061D" w:rsidRDefault="0032149D" w:rsidP="00393A49">
            <w:pPr>
              <w:pStyle w:val="ListNumber"/>
              <w:numPr>
                <w:ilvl w:val="0"/>
                <w:numId w:val="0"/>
              </w:numPr>
              <w:rPr>
                <w:sz w:val="18"/>
                <w:szCs w:val="18"/>
                <w:lang w:val="en-US"/>
              </w:rPr>
            </w:pPr>
            <w:proofErr w:type="spellStart"/>
            <w:r w:rsidRPr="00C2061D">
              <w:rPr>
                <w:sz w:val="18"/>
                <w:szCs w:val="18"/>
                <w:lang w:val="en-US"/>
              </w:rPr>
              <w:t>iLet</w:t>
            </w:r>
            <w:proofErr w:type="spellEnd"/>
            <w:r w:rsidRPr="00C2061D">
              <w:rPr>
                <w:sz w:val="18"/>
                <w:szCs w:val="18"/>
                <w:lang w:val="en-US"/>
              </w:rPr>
              <w:t xml:space="preserve"> Bionic Pancreas</w:t>
            </w:r>
          </w:p>
        </w:tc>
        <w:tc>
          <w:tcPr>
            <w:tcW w:w="781" w:type="pct"/>
            <w:tcBorders>
              <w:top w:val="single" w:sz="4" w:space="0" w:color="auto"/>
              <w:left w:val="single" w:sz="4" w:space="0" w:color="auto"/>
              <w:bottom w:val="single" w:sz="4" w:space="0" w:color="auto"/>
              <w:right w:val="single" w:sz="4" w:space="0" w:color="auto"/>
            </w:tcBorders>
          </w:tcPr>
          <w:p w14:paraId="5ABD2AEA" w14:textId="6F0AAFAA"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62437A3" w14:textId="08020FD0"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56773FE1" w14:textId="52254633"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r>
      <w:tr w:rsidR="0032149D" w:rsidRPr="00C2061D" w14:paraId="5FE12790"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55B3C109"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7</w:t>
            </w:r>
          </w:p>
        </w:tc>
        <w:tc>
          <w:tcPr>
            <w:tcW w:w="1251" w:type="pct"/>
            <w:tcBorders>
              <w:top w:val="single" w:sz="4" w:space="0" w:color="auto"/>
              <w:left w:val="single" w:sz="4" w:space="0" w:color="auto"/>
              <w:bottom w:val="single" w:sz="4" w:space="0" w:color="auto"/>
              <w:right w:val="single" w:sz="4" w:space="0" w:color="auto"/>
            </w:tcBorders>
          </w:tcPr>
          <w:p w14:paraId="6C015FFE"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CADD-MS3</w:t>
            </w:r>
          </w:p>
        </w:tc>
        <w:tc>
          <w:tcPr>
            <w:tcW w:w="781" w:type="pct"/>
            <w:tcBorders>
              <w:top w:val="single" w:sz="4" w:space="0" w:color="auto"/>
              <w:left w:val="single" w:sz="4" w:space="0" w:color="auto"/>
              <w:bottom w:val="single" w:sz="4" w:space="0" w:color="auto"/>
              <w:right w:val="single" w:sz="4" w:space="0" w:color="auto"/>
            </w:tcBorders>
          </w:tcPr>
          <w:p w14:paraId="0BCC786E" w14:textId="262425D6"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3E34CFD4" w14:textId="53CC426E"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0B15D6E1" w14:textId="5E1D5EEF"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r>
      <w:tr w:rsidR="0032149D" w:rsidRPr="00C2061D" w14:paraId="24173B38"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5BB7B77F"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8</w:t>
            </w:r>
          </w:p>
        </w:tc>
        <w:tc>
          <w:tcPr>
            <w:tcW w:w="1251" w:type="pct"/>
            <w:tcBorders>
              <w:top w:val="single" w:sz="4" w:space="0" w:color="auto"/>
              <w:left w:val="single" w:sz="4" w:space="0" w:color="auto"/>
              <w:bottom w:val="single" w:sz="4" w:space="0" w:color="auto"/>
              <w:right w:val="single" w:sz="4" w:space="0" w:color="auto"/>
            </w:tcBorders>
          </w:tcPr>
          <w:p w14:paraId="32076A77" w14:textId="0F463B91" w:rsidR="0032149D" w:rsidRPr="00C2061D" w:rsidRDefault="0032149D" w:rsidP="00393A49">
            <w:pPr>
              <w:pStyle w:val="ListNumber"/>
              <w:numPr>
                <w:ilvl w:val="0"/>
                <w:numId w:val="0"/>
              </w:numPr>
              <w:rPr>
                <w:sz w:val="18"/>
                <w:szCs w:val="18"/>
                <w:lang w:val="en-US"/>
              </w:rPr>
            </w:pPr>
            <w:proofErr w:type="spellStart"/>
            <w:r w:rsidRPr="00C2061D">
              <w:rPr>
                <w:sz w:val="18"/>
                <w:szCs w:val="18"/>
                <w:lang w:val="en-US"/>
              </w:rPr>
              <w:t>Crono</w:t>
            </w:r>
            <w:proofErr w:type="spellEnd"/>
            <w:r w:rsidRPr="00C2061D">
              <w:rPr>
                <w:sz w:val="18"/>
                <w:szCs w:val="18"/>
                <w:lang w:val="en-US"/>
              </w:rPr>
              <w:t xml:space="preserve"> SC</w:t>
            </w:r>
          </w:p>
        </w:tc>
        <w:tc>
          <w:tcPr>
            <w:tcW w:w="781" w:type="pct"/>
            <w:tcBorders>
              <w:top w:val="single" w:sz="4" w:space="0" w:color="auto"/>
              <w:left w:val="single" w:sz="4" w:space="0" w:color="auto"/>
              <w:bottom w:val="single" w:sz="4" w:space="0" w:color="auto"/>
              <w:right w:val="single" w:sz="4" w:space="0" w:color="auto"/>
            </w:tcBorders>
          </w:tcPr>
          <w:p w14:paraId="618C1D36" w14:textId="1467E0C0"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5749937B" w14:textId="7025ECA1"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3CABC0FB" w14:textId="79F3D63E"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r>
      <w:tr w:rsidR="0032149D" w:rsidRPr="00C2061D" w14:paraId="5974507B"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2A47AB9C"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9</w:t>
            </w:r>
          </w:p>
        </w:tc>
        <w:tc>
          <w:tcPr>
            <w:tcW w:w="1251" w:type="pct"/>
            <w:tcBorders>
              <w:top w:val="single" w:sz="4" w:space="0" w:color="auto"/>
              <w:left w:val="single" w:sz="4" w:space="0" w:color="auto"/>
              <w:bottom w:val="single" w:sz="4" w:space="0" w:color="auto"/>
              <w:right w:val="single" w:sz="4" w:space="0" w:color="auto"/>
            </w:tcBorders>
          </w:tcPr>
          <w:p w14:paraId="1A8F5877" w14:textId="0C611291" w:rsidR="0032149D" w:rsidRPr="00C2061D" w:rsidRDefault="0032149D" w:rsidP="00393A49">
            <w:pPr>
              <w:pStyle w:val="ListNumber"/>
              <w:numPr>
                <w:ilvl w:val="0"/>
                <w:numId w:val="0"/>
              </w:numPr>
              <w:rPr>
                <w:sz w:val="18"/>
                <w:szCs w:val="18"/>
                <w:lang w:val="en-US"/>
              </w:rPr>
            </w:pPr>
            <w:proofErr w:type="spellStart"/>
            <w:r w:rsidRPr="00C2061D">
              <w:rPr>
                <w:sz w:val="18"/>
                <w:szCs w:val="18"/>
                <w:lang w:val="en-US"/>
              </w:rPr>
              <w:t>Crono</w:t>
            </w:r>
            <w:proofErr w:type="spellEnd"/>
            <w:r w:rsidRPr="00C2061D">
              <w:rPr>
                <w:sz w:val="18"/>
                <w:szCs w:val="18"/>
                <w:lang w:val="en-US"/>
              </w:rPr>
              <w:t xml:space="preserve"> 50 SC</w:t>
            </w:r>
          </w:p>
        </w:tc>
        <w:tc>
          <w:tcPr>
            <w:tcW w:w="781" w:type="pct"/>
            <w:tcBorders>
              <w:top w:val="single" w:sz="4" w:space="0" w:color="auto"/>
              <w:left w:val="single" w:sz="4" w:space="0" w:color="auto"/>
              <w:bottom w:val="single" w:sz="4" w:space="0" w:color="auto"/>
              <w:right w:val="single" w:sz="4" w:space="0" w:color="auto"/>
            </w:tcBorders>
          </w:tcPr>
          <w:p w14:paraId="08418A13" w14:textId="40E42B62"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555AC142" w14:textId="31A5CE32"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15B4F053" w14:textId="1A6F0F2C"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r>
      <w:tr w:rsidR="0032149D" w:rsidRPr="00C2061D" w14:paraId="795F7C7A"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5E405E97" w14:textId="77777777" w:rsidR="0032149D" w:rsidRPr="00C2061D" w:rsidRDefault="0032149D" w:rsidP="00393A49">
            <w:pPr>
              <w:pStyle w:val="ListNumber"/>
              <w:numPr>
                <w:ilvl w:val="0"/>
                <w:numId w:val="0"/>
              </w:numPr>
              <w:rPr>
                <w:sz w:val="18"/>
                <w:szCs w:val="18"/>
                <w:lang w:val="en-US"/>
              </w:rPr>
            </w:pPr>
            <w:r w:rsidRPr="00C2061D">
              <w:rPr>
                <w:sz w:val="18"/>
                <w:szCs w:val="18"/>
                <w:lang w:val="en-US"/>
              </w:rPr>
              <w:t>10</w:t>
            </w:r>
          </w:p>
        </w:tc>
        <w:tc>
          <w:tcPr>
            <w:tcW w:w="1251" w:type="pct"/>
            <w:tcBorders>
              <w:top w:val="single" w:sz="4" w:space="0" w:color="auto"/>
              <w:left w:val="single" w:sz="4" w:space="0" w:color="auto"/>
              <w:bottom w:val="single" w:sz="4" w:space="0" w:color="auto"/>
              <w:right w:val="single" w:sz="4" w:space="0" w:color="auto"/>
            </w:tcBorders>
          </w:tcPr>
          <w:p w14:paraId="6679B3E0" w14:textId="59C2D29A" w:rsidR="0032149D" w:rsidRPr="00C2061D" w:rsidRDefault="0032149D" w:rsidP="00393A49">
            <w:pPr>
              <w:pStyle w:val="ListNumber"/>
              <w:numPr>
                <w:ilvl w:val="0"/>
                <w:numId w:val="0"/>
              </w:numPr>
              <w:rPr>
                <w:sz w:val="18"/>
                <w:szCs w:val="18"/>
                <w:lang w:val="en-US"/>
              </w:rPr>
            </w:pPr>
            <w:proofErr w:type="spellStart"/>
            <w:r w:rsidRPr="00C2061D">
              <w:rPr>
                <w:sz w:val="18"/>
                <w:szCs w:val="18"/>
                <w:lang w:val="en-US"/>
              </w:rPr>
              <w:t>i</w:t>
            </w:r>
            <w:proofErr w:type="spellEnd"/>
            <w:r w:rsidRPr="00C2061D">
              <w:rPr>
                <w:sz w:val="18"/>
                <w:szCs w:val="18"/>
                <w:lang w:val="en-US"/>
              </w:rPr>
              <w:t>-Jet</w:t>
            </w:r>
          </w:p>
        </w:tc>
        <w:tc>
          <w:tcPr>
            <w:tcW w:w="781" w:type="pct"/>
            <w:tcBorders>
              <w:top w:val="single" w:sz="4" w:space="0" w:color="auto"/>
              <w:left w:val="single" w:sz="4" w:space="0" w:color="auto"/>
              <w:bottom w:val="single" w:sz="4" w:space="0" w:color="auto"/>
              <w:right w:val="single" w:sz="4" w:space="0" w:color="auto"/>
            </w:tcBorders>
          </w:tcPr>
          <w:p w14:paraId="65F67D3A" w14:textId="22163936"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3C2F06A4" w14:textId="499D893C"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31EA2FB" w14:textId="3BA69A9D" w:rsidR="0032149D" w:rsidRPr="00C2061D" w:rsidRDefault="0032149D" w:rsidP="00393A49">
            <w:pPr>
              <w:spacing w:before="60" w:after="60"/>
              <w:jc w:val="center"/>
              <w:rPr>
                <w:rFonts w:eastAsia="Calibri" w:cs="Calibri"/>
                <w:sz w:val="18"/>
                <w:szCs w:val="18"/>
              </w:rPr>
            </w:pPr>
            <w:r w:rsidRPr="00C2061D">
              <w:rPr>
                <w:rFonts w:eastAsia="Calibri" w:cs="Calibri"/>
                <w:sz w:val="18"/>
                <w:szCs w:val="18"/>
              </w:rPr>
              <w:t>0</w:t>
            </w:r>
          </w:p>
        </w:tc>
      </w:tr>
      <w:tr w:rsidR="008E3E6F" w:rsidRPr="00C2061D" w14:paraId="5BCA8D70"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2AA3EE97" w14:textId="75B8C491" w:rsidR="008E3E6F" w:rsidRPr="00C2061D" w:rsidRDefault="008E3E6F" w:rsidP="008E3E6F">
            <w:pPr>
              <w:pStyle w:val="ListNumber"/>
              <w:numPr>
                <w:ilvl w:val="0"/>
                <w:numId w:val="0"/>
              </w:numPr>
              <w:rPr>
                <w:sz w:val="18"/>
                <w:szCs w:val="18"/>
                <w:lang w:val="en-US"/>
              </w:rPr>
            </w:pPr>
            <w:r w:rsidRPr="00C2061D">
              <w:rPr>
                <w:sz w:val="18"/>
                <w:szCs w:val="18"/>
                <w:lang w:val="en-US"/>
              </w:rPr>
              <w:t>11</w:t>
            </w:r>
          </w:p>
        </w:tc>
        <w:tc>
          <w:tcPr>
            <w:tcW w:w="1251" w:type="pct"/>
            <w:tcBorders>
              <w:top w:val="single" w:sz="4" w:space="0" w:color="auto"/>
              <w:left w:val="single" w:sz="4" w:space="0" w:color="auto"/>
              <w:bottom w:val="single" w:sz="4" w:space="0" w:color="auto"/>
              <w:right w:val="single" w:sz="4" w:space="0" w:color="auto"/>
            </w:tcBorders>
          </w:tcPr>
          <w:p w14:paraId="6E04DBDD" w14:textId="4C59EFED" w:rsidR="008E3E6F" w:rsidRPr="00C2061D" w:rsidRDefault="008E3E6F" w:rsidP="008E3E6F">
            <w:pPr>
              <w:pStyle w:val="ListNumber"/>
              <w:numPr>
                <w:ilvl w:val="0"/>
                <w:numId w:val="0"/>
              </w:numPr>
              <w:rPr>
                <w:sz w:val="18"/>
                <w:szCs w:val="18"/>
                <w:lang w:val="en-US"/>
              </w:rPr>
            </w:pPr>
            <w:proofErr w:type="spellStart"/>
            <w:r w:rsidRPr="00C2061D">
              <w:rPr>
                <w:sz w:val="18"/>
                <w:szCs w:val="18"/>
                <w:lang w:val="en-US"/>
              </w:rPr>
              <w:t>Remunity</w:t>
            </w:r>
            <w:proofErr w:type="spellEnd"/>
          </w:p>
        </w:tc>
        <w:tc>
          <w:tcPr>
            <w:tcW w:w="781" w:type="pct"/>
            <w:tcBorders>
              <w:top w:val="single" w:sz="4" w:space="0" w:color="auto"/>
              <w:left w:val="single" w:sz="4" w:space="0" w:color="auto"/>
              <w:bottom w:val="single" w:sz="4" w:space="0" w:color="auto"/>
              <w:right w:val="single" w:sz="4" w:space="0" w:color="auto"/>
            </w:tcBorders>
          </w:tcPr>
          <w:p w14:paraId="4B73924A" w14:textId="587CB350" w:rsidR="008E3E6F" w:rsidRPr="00C2061D" w:rsidRDefault="006B0B64" w:rsidP="008E3E6F">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BBFF507" w14:textId="04A8187E" w:rsidR="008E3E6F" w:rsidRPr="00C2061D" w:rsidRDefault="006B0B64" w:rsidP="008E3E6F">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E27E6B4" w14:textId="096BED18" w:rsidR="008E3E6F" w:rsidRPr="00C2061D" w:rsidRDefault="006B0B64" w:rsidP="008E3E6F">
            <w:pPr>
              <w:spacing w:before="60" w:after="60"/>
              <w:jc w:val="center"/>
              <w:rPr>
                <w:rFonts w:eastAsia="Calibri" w:cs="Calibri"/>
                <w:sz w:val="18"/>
                <w:szCs w:val="18"/>
              </w:rPr>
            </w:pPr>
            <w:r w:rsidRPr="00C2061D">
              <w:rPr>
                <w:rFonts w:eastAsia="Calibri" w:cs="Calibri"/>
                <w:sz w:val="18"/>
                <w:szCs w:val="18"/>
              </w:rPr>
              <w:t>0</w:t>
            </w:r>
          </w:p>
        </w:tc>
      </w:tr>
      <w:tr w:rsidR="008E3E6F" w:rsidRPr="00C2061D" w14:paraId="40EE620F" w14:textId="77777777" w:rsidTr="00393A49">
        <w:trPr>
          <w:jc w:val="center"/>
        </w:trPr>
        <w:tc>
          <w:tcPr>
            <w:tcW w:w="1796" w:type="pct"/>
            <w:gridSpan w:val="2"/>
            <w:tcBorders>
              <w:top w:val="single" w:sz="4" w:space="0" w:color="auto"/>
              <w:left w:val="single" w:sz="4" w:space="0" w:color="auto"/>
              <w:bottom w:val="single" w:sz="4" w:space="0" w:color="auto"/>
              <w:right w:val="single" w:sz="4" w:space="0" w:color="auto"/>
            </w:tcBorders>
          </w:tcPr>
          <w:p w14:paraId="5F3759EA"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w:t>
            </w:r>
          </w:p>
          <w:p w14:paraId="6981611D"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 after de-duplication</w:t>
            </w:r>
          </w:p>
        </w:tc>
        <w:tc>
          <w:tcPr>
            <w:tcW w:w="781" w:type="pct"/>
            <w:tcBorders>
              <w:top w:val="single" w:sz="4" w:space="0" w:color="auto"/>
              <w:left w:val="single" w:sz="4" w:space="0" w:color="auto"/>
              <w:bottom w:val="single" w:sz="4" w:space="0" w:color="auto"/>
              <w:right w:val="single" w:sz="4" w:space="0" w:color="auto"/>
            </w:tcBorders>
          </w:tcPr>
          <w:p w14:paraId="5749194F"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10</w:t>
            </w:r>
          </w:p>
          <w:p w14:paraId="3A798AB5" w14:textId="2B2737C5"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6</w:t>
            </w:r>
          </w:p>
        </w:tc>
        <w:tc>
          <w:tcPr>
            <w:tcW w:w="1016" w:type="pct"/>
            <w:tcBorders>
              <w:top w:val="single" w:sz="4" w:space="0" w:color="auto"/>
              <w:left w:val="single" w:sz="4" w:space="0" w:color="auto"/>
              <w:bottom w:val="single" w:sz="4" w:space="0" w:color="auto"/>
              <w:right w:val="single" w:sz="4" w:space="0" w:color="auto"/>
            </w:tcBorders>
          </w:tcPr>
          <w:p w14:paraId="1697E192"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0</w:t>
            </w:r>
          </w:p>
          <w:p w14:paraId="021F45B2" w14:textId="5BB56286"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c>
          <w:tcPr>
            <w:tcW w:w="1407" w:type="pct"/>
            <w:tcBorders>
              <w:top w:val="single" w:sz="4" w:space="0" w:color="auto"/>
              <w:left w:val="single" w:sz="4" w:space="0" w:color="auto"/>
              <w:bottom w:val="single" w:sz="4" w:space="0" w:color="auto"/>
              <w:right w:val="single" w:sz="4" w:space="0" w:color="auto"/>
            </w:tcBorders>
          </w:tcPr>
          <w:p w14:paraId="463303CD" w14:textId="14AC95B1" w:rsidR="008E3E6F" w:rsidRPr="00C2061D" w:rsidRDefault="001842EF" w:rsidP="008E3E6F">
            <w:pPr>
              <w:spacing w:before="60" w:after="60"/>
              <w:jc w:val="center"/>
              <w:rPr>
                <w:rFonts w:eastAsia="Calibri" w:cs="Calibri"/>
                <w:b/>
                <w:sz w:val="18"/>
                <w:szCs w:val="18"/>
              </w:rPr>
            </w:pPr>
            <w:r>
              <w:rPr>
                <w:rFonts w:eastAsia="Calibri" w:cs="Calibri"/>
                <w:b/>
                <w:sz w:val="18"/>
                <w:szCs w:val="18"/>
              </w:rPr>
              <w:t>2</w:t>
            </w:r>
          </w:p>
          <w:p w14:paraId="0D0CD906" w14:textId="2E25A5A4"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r>
    </w:tbl>
    <w:p w14:paraId="75419B10" w14:textId="77777777" w:rsidR="001E3535" w:rsidRPr="00C2061D" w:rsidRDefault="001E3535" w:rsidP="001E3535">
      <w:pPr>
        <w:keepNext/>
        <w:rPr>
          <w:rFonts w:cs="Arial"/>
          <w:b/>
          <w:bCs/>
          <w:i/>
          <w:iCs/>
          <w:color w:val="0070C0"/>
          <w:sz w:val="18"/>
          <w:szCs w:val="18"/>
        </w:rPr>
      </w:pPr>
    </w:p>
    <w:p w14:paraId="58695625" w14:textId="4BC73A05" w:rsidR="00850B52" w:rsidRPr="00C2061D" w:rsidRDefault="001842EF" w:rsidP="001E3535">
      <w:pPr>
        <w:keepNext/>
        <w:rPr>
          <w:rFonts w:eastAsia="Calibri"/>
        </w:rPr>
      </w:pPr>
      <w:r>
        <w:rPr>
          <w:rFonts w:eastAsia="Calibri"/>
        </w:rPr>
        <w:t>Two</w:t>
      </w:r>
      <w:r w:rsidR="00672BC6" w:rsidRPr="00C2061D">
        <w:rPr>
          <w:rFonts w:eastAsia="Calibri"/>
        </w:rPr>
        <w:t xml:space="preserve"> of the retrieved reports were evaluated to be relevant for the clinical evaluation of the Dasiglucagon Delivery System. The relevant reports described issues such as a display fading over time, unintended infusion stops, over-infusions, and under-infusions.</w:t>
      </w:r>
    </w:p>
    <w:p w14:paraId="7161F44E" w14:textId="0DA08A49" w:rsidR="0095060B" w:rsidRPr="00C2061D" w:rsidRDefault="0095060B" w:rsidP="0095060B">
      <w:pPr>
        <w:pStyle w:val="Heading3"/>
      </w:pPr>
      <w:bookmarkStart w:id="1755" w:name="_Toc182295648"/>
      <w:bookmarkEnd w:id="1754"/>
      <w:r w:rsidRPr="00C2061D">
        <w:t>DMA, Denmark</w:t>
      </w:r>
      <w:bookmarkEnd w:id="1755"/>
    </w:p>
    <w:p w14:paraId="38FEDFB4" w14:textId="011D8E34" w:rsidR="00232AAF" w:rsidRPr="00C2061D" w:rsidRDefault="00787600" w:rsidP="00232AAF">
      <w:pPr>
        <w:rPr>
          <w:rFonts w:eastAsia="Calibri" w:cs="Calibri"/>
          <w:i/>
          <w:iCs/>
          <w:color w:val="0070C0"/>
        </w:rPr>
      </w:pPr>
      <w:r w:rsidRPr="00C2061D">
        <w:rPr>
          <w:rFonts w:cs="Arial"/>
          <w:szCs w:val="20"/>
        </w:rPr>
        <w:t>Review of records from the Danish Medicines Agency (DMA) was carried out on September 24, 2024 with no date limitations.</w:t>
      </w:r>
      <w:r w:rsidR="00232AAF" w:rsidRPr="00C2061D">
        <w:rPr>
          <w:rFonts w:cs="Arial"/>
          <w:szCs w:val="20"/>
        </w:rPr>
        <w:t xml:space="preserve"> Twenty reports were retrieved. </w:t>
      </w:r>
      <w:r w:rsidR="003C4AF4" w:rsidRPr="00C2061D">
        <w:rPr>
          <w:rFonts w:eastAsia="Calibri" w:cs="Calibri"/>
        </w:rPr>
        <w:t>Ten</w:t>
      </w:r>
      <w:r w:rsidR="00232AAF" w:rsidRPr="00C2061D">
        <w:rPr>
          <w:rFonts w:eastAsia="Calibri" w:cs="Calibri"/>
        </w:rPr>
        <w:t xml:space="preserve"> were removed as duplicates, and hence </w:t>
      </w:r>
      <w:r w:rsidR="003C4AF4" w:rsidRPr="00C2061D">
        <w:rPr>
          <w:rFonts w:eastAsia="Calibri" w:cs="Calibri"/>
        </w:rPr>
        <w:t>10</w:t>
      </w:r>
      <w:r w:rsidR="00232AAF" w:rsidRPr="00C2061D">
        <w:rPr>
          <w:rFonts w:eastAsia="Calibri" w:cs="Calibri"/>
        </w:rPr>
        <w:t xml:space="preserve"> unique records were found. Details of the retrieved unique reports are presented in </w:t>
      </w:r>
      <w:r w:rsidR="00232AAF" w:rsidRPr="00C2061D">
        <w:rPr>
          <w:rFonts w:eastAsia="Calibri" w:cs="Calibri"/>
          <w:b/>
          <w:bCs/>
        </w:rPr>
        <w:t>Appendix II</w:t>
      </w:r>
      <w:r w:rsidR="00232AAF" w:rsidRPr="00C2061D">
        <w:rPr>
          <w:rFonts w:eastAsia="Calibri" w:cs="Calibri"/>
        </w:rPr>
        <w:t>.</w:t>
      </w:r>
    </w:p>
    <w:p w14:paraId="13384955" w14:textId="24D8DF26" w:rsidR="0095060B" w:rsidRPr="00C2061D" w:rsidRDefault="0095060B" w:rsidP="00A10550">
      <w:pPr>
        <w:rPr>
          <w:rFonts w:cs="Arial"/>
          <w:szCs w:val="20"/>
        </w:rPr>
      </w:pPr>
    </w:p>
    <w:p w14:paraId="2E5E1F7F" w14:textId="77777777" w:rsidR="00787600" w:rsidRPr="00C2061D" w:rsidRDefault="00787600" w:rsidP="00A10550">
      <w:pPr>
        <w:rPr>
          <w:rFonts w:cs="Arial"/>
          <w:szCs w:val="20"/>
        </w:rPr>
      </w:pPr>
    </w:p>
    <w:tbl>
      <w:tblPr>
        <w:tblStyle w:val="TableGrid2"/>
        <w:tblW w:w="4849" w:type="pct"/>
        <w:jc w:val="center"/>
        <w:tblLook w:val="04A0" w:firstRow="1" w:lastRow="0" w:firstColumn="1" w:lastColumn="0" w:noHBand="0" w:noVBand="1"/>
      </w:tblPr>
      <w:tblGrid>
        <w:gridCol w:w="988"/>
        <w:gridCol w:w="2269"/>
        <w:gridCol w:w="1416"/>
        <w:gridCol w:w="1843"/>
        <w:gridCol w:w="2552"/>
      </w:tblGrid>
      <w:tr w:rsidR="00414603" w:rsidRPr="00C2061D" w14:paraId="5E94B95B" w14:textId="77777777" w:rsidTr="00393A49">
        <w:trPr>
          <w:tblHeader/>
          <w:jc w:val="center"/>
        </w:trPr>
        <w:tc>
          <w:tcPr>
            <w:tcW w:w="54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91FA1B" w14:textId="77777777" w:rsidR="00414603" w:rsidRPr="00C2061D" w:rsidRDefault="00414603" w:rsidP="00393A49">
            <w:pPr>
              <w:spacing w:before="60" w:after="60"/>
              <w:rPr>
                <w:rFonts w:eastAsia="Calibri" w:cs="Calibri"/>
                <w:b/>
                <w:sz w:val="18"/>
                <w:szCs w:val="18"/>
              </w:rPr>
            </w:pPr>
            <w:r w:rsidRPr="00C2061D">
              <w:rPr>
                <w:rFonts w:eastAsia="Calibri" w:cs="Calibri"/>
                <w:b/>
                <w:sz w:val="18"/>
                <w:szCs w:val="18"/>
              </w:rPr>
              <w:t>Search #</w:t>
            </w:r>
          </w:p>
        </w:tc>
        <w:tc>
          <w:tcPr>
            <w:tcW w:w="125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4A836" w14:textId="77777777" w:rsidR="00414603" w:rsidRPr="00C2061D" w:rsidRDefault="00414603" w:rsidP="00393A49">
            <w:pPr>
              <w:spacing w:before="60" w:after="60"/>
              <w:rPr>
                <w:rFonts w:eastAsia="Calibri" w:cs="Calibri"/>
                <w:b/>
                <w:sz w:val="18"/>
                <w:szCs w:val="18"/>
              </w:rPr>
            </w:pPr>
            <w:r w:rsidRPr="00C2061D">
              <w:rPr>
                <w:rFonts w:eastAsia="Calibri" w:cs="Calibri"/>
                <w:b/>
                <w:sz w:val="18"/>
                <w:szCs w:val="18"/>
              </w:rPr>
              <w:t>Search term(s)</w:t>
            </w:r>
          </w:p>
        </w:tc>
        <w:tc>
          <w:tcPr>
            <w:tcW w:w="7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26079E" w14:textId="77777777" w:rsidR="00414603" w:rsidRPr="00C2061D" w:rsidRDefault="00414603" w:rsidP="00393A49">
            <w:pPr>
              <w:spacing w:before="60" w:after="60"/>
              <w:jc w:val="center"/>
              <w:rPr>
                <w:rFonts w:eastAsia="Calibri" w:cs="Calibri"/>
                <w:b/>
                <w:sz w:val="18"/>
                <w:szCs w:val="18"/>
              </w:rPr>
            </w:pPr>
            <w:r w:rsidRPr="00C2061D">
              <w:rPr>
                <w:rFonts w:eastAsia="Calibri" w:cs="Calibri"/>
                <w:b/>
                <w:sz w:val="18"/>
                <w:szCs w:val="18"/>
              </w:rPr>
              <w:t>Number of Results</w:t>
            </w:r>
          </w:p>
        </w:tc>
        <w:tc>
          <w:tcPr>
            <w:tcW w:w="101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FF16BB" w14:textId="77777777" w:rsidR="00414603" w:rsidRPr="00C2061D" w:rsidRDefault="00414603" w:rsidP="00393A49">
            <w:pPr>
              <w:spacing w:before="60" w:after="60"/>
              <w:jc w:val="center"/>
              <w:rPr>
                <w:rFonts w:eastAsia="Calibri" w:cs="Calibri"/>
                <w:b/>
                <w:sz w:val="18"/>
                <w:szCs w:val="18"/>
              </w:rPr>
            </w:pPr>
            <w:r w:rsidRPr="00C2061D">
              <w:rPr>
                <w:rFonts w:eastAsia="Calibri"/>
                <w:b/>
                <w:sz w:val="18"/>
                <w:szCs w:val="18"/>
              </w:rPr>
              <w:t>Number of results for subject device</w:t>
            </w:r>
          </w:p>
        </w:tc>
        <w:tc>
          <w:tcPr>
            <w:tcW w:w="14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7F813" w14:textId="77777777" w:rsidR="00414603" w:rsidRPr="00C2061D" w:rsidRDefault="00414603" w:rsidP="00393A49">
            <w:pPr>
              <w:spacing w:before="60" w:after="60"/>
              <w:jc w:val="center"/>
              <w:rPr>
                <w:rFonts w:eastAsia="Calibri"/>
                <w:b/>
                <w:sz w:val="18"/>
                <w:szCs w:val="18"/>
              </w:rPr>
            </w:pPr>
            <w:r w:rsidRPr="00C2061D">
              <w:rPr>
                <w:rFonts w:eastAsia="Calibri"/>
                <w:b/>
                <w:sz w:val="18"/>
                <w:szCs w:val="18"/>
              </w:rPr>
              <w:t>Number of relevant results for similar devices</w:t>
            </w:r>
          </w:p>
        </w:tc>
      </w:tr>
      <w:tr w:rsidR="00414603" w:rsidRPr="00C2061D" w14:paraId="7EFFF0D5"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0A97CAB4" w14:textId="77777777" w:rsidR="00414603" w:rsidRPr="00C2061D" w:rsidRDefault="00414603" w:rsidP="00393A49">
            <w:pPr>
              <w:rPr>
                <w:sz w:val="18"/>
                <w:szCs w:val="18"/>
              </w:rPr>
            </w:pPr>
            <w:r w:rsidRPr="00C2061D">
              <w:rPr>
                <w:sz w:val="18"/>
                <w:szCs w:val="18"/>
              </w:rPr>
              <w:t>1a</w:t>
            </w:r>
          </w:p>
        </w:tc>
        <w:tc>
          <w:tcPr>
            <w:tcW w:w="1251" w:type="pct"/>
            <w:tcBorders>
              <w:top w:val="single" w:sz="4" w:space="0" w:color="auto"/>
              <w:left w:val="single" w:sz="4" w:space="0" w:color="auto"/>
              <w:bottom w:val="single" w:sz="4" w:space="0" w:color="auto"/>
              <w:right w:val="single" w:sz="4" w:space="0" w:color="auto"/>
            </w:tcBorders>
          </w:tcPr>
          <w:p w14:paraId="7C480B6B" w14:textId="77777777" w:rsidR="00414603" w:rsidRPr="00C2061D" w:rsidRDefault="00414603" w:rsidP="00393A49">
            <w:pPr>
              <w:rPr>
                <w:sz w:val="18"/>
                <w:szCs w:val="18"/>
              </w:rPr>
            </w:pPr>
            <w:r w:rsidRPr="00C2061D">
              <w:rPr>
                <w:sz w:val="18"/>
                <w:szCs w:val="18"/>
              </w:rPr>
              <w:t xml:space="preserve">Infusion pump </w:t>
            </w:r>
          </w:p>
        </w:tc>
        <w:tc>
          <w:tcPr>
            <w:tcW w:w="781" w:type="pct"/>
            <w:tcBorders>
              <w:top w:val="single" w:sz="4" w:space="0" w:color="auto"/>
              <w:left w:val="single" w:sz="4" w:space="0" w:color="auto"/>
              <w:bottom w:val="single" w:sz="4" w:space="0" w:color="auto"/>
              <w:right w:val="single" w:sz="4" w:space="0" w:color="auto"/>
            </w:tcBorders>
          </w:tcPr>
          <w:p w14:paraId="4B787F65" w14:textId="77777777"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15</w:t>
            </w:r>
          </w:p>
          <w:p w14:paraId="72EAF244" w14:textId="330C23E3" w:rsidR="003C4AF4" w:rsidRPr="00C2061D" w:rsidRDefault="003C4AF4" w:rsidP="00393A49">
            <w:pPr>
              <w:spacing w:before="60" w:after="60"/>
              <w:jc w:val="center"/>
              <w:rPr>
                <w:rFonts w:eastAsia="Calibri" w:cs="Calibri"/>
                <w:sz w:val="18"/>
                <w:szCs w:val="18"/>
              </w:rPr>
            </w:pPr>
            <w:r w:rsidRPr="00C2061D">
              <w:rPr>
                <w:rFonts w:eastAsia="Calibri" w:cs="Calibri"/>
                <w:sz w:val="18"/>
                <w:szCs w:val="18"/>
              </w:rPr>
              <w:t>(5 duplicates)</w:t>
            </w:r>
          </w:p>
        </w:tc>
        <w:tc>
          <w:tcPr>
            <w:tcW w:w="1016" w:type="pct"/>
            <w:tcBorders>
              <w:top w:val="single" w:sz="4" w:space="0" w:color="auto"/>
              <w:left w:val="single" w:sz="4" w:space="0" w:color="auto"/>
              <w:bottom w:val="single" w:sz="4" w:space="0" w:color="auto"/>
              <w:right w:val="single" w:sz="4" w:space="0" w:color="auto"/>
            </w:tcBorders>
          </w:tcPr>
          <w:p w14:paraId="3A5D1835" w14:textId="05FDE589"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0768CB0" w14:textId="05D2A481" w:rsidR="00414603" w:rsidRPr="00C2061D" w:rsidRDefault="00FC3E1F" w:rsidP="00393A49">
            <w:pPr>
              <w:spacing w:before="60" w:after="60"/>
              <w:jc w:val="center"/>
              <w:rPr>
                <w:rFonts w:eastAsia="Calibri" w:cs="Calibri"/>
                <w:sz w:val="18"/>
                <w:szCs w:val="18"/>
              </w:rPr>
            </w:pPr>
            <w:r w:rsidRPr="00C2061D">
              <w:rPr>
                <w:rFonts w:eastAsia="Calibri" w:cs="Calibri"/>
                <w:sz w:val="18"/>
                <w:szCs w:val="18"/>
              </w:rPr>
              <w:t>7</w:t>
            </w:r>
          </w:p>
        </w:tc>
      </w:tr>
      <w:tr w:rsidR="00414603" w:rsidRPr="00C2061D" w14:paraId="0894A3E8"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3BC724B9" w14:textId="77777777" w:rsidR="00414603" w:rsidRPr="00C2061D" w:rsidRDefault="00414603" w:rsidP="00393A49">
            <w:pPr>
              <w:rPr>
                <w:sz w:val="18"/>
                <w:szCs w:val="18"/>
              </w:rPr>
            </w:pPr>
            <w:r w:rsidRPr="00C2061D">
              <w:rPr>
                <w:sz w:val="18"/>
                <w:szCs w:val="18"/>
              </w:rPr>
              <w:t>1b</w:t>
            </w:r>
          </w:p>
        </w:tc>
        <w:tc>
          <w:tcPr>
            <w:tcW w:w="1251" w:type="pct"/>
            <w:tcBorders>
              <w:top w:val="single" w:sz="4" w:space="0" w:color="auto"/>
              <w:left w:val="single" w:sz="4" w:space="0" w:color="auto"/>
              <w:bottom w:val="single" w:sz="4" w:space="0" w:color="auto"/>
              <w:right w:val="single" w:sz="4" w:space="0" w:color="auto"/>
            </w:tcBorders>
          </w:tcPr>
          <w:p w14:paraId="61D8A519" w14:textId="77777777" w:rsidR="00414603" w:rsidRPr="00C2061D" w:rsidRDefault="00414603" w:rsidP="00393A49">
            <w:pPr>
              <w:rPr>
                <w:sz w:val="18"/>
                <w:szCs w:val="18"/>
              </w:rPr>
            </w:pPr>
            <w:r w:rsidRPr="00C2061D">
              <w:rPr>
                <w:sz w:val="18"/>
                <w:szCs w:val="18"/>
              </w:rPr>
              <w:t>Dasiglucagon infusion</w:t>
            </w:r>
          </w:p>
        </w:tc>
        <w:tc>
          <w:tcPr>
            <w:tcW w:w="781" w:type="pct"/>
            <w:tcBorders>
              <w:top w:val="single" w:sz="4" w:space="0" w:color="auto"/>
              <w:left w:val="single" w:sz="4" w:space="0" w:color="auto"/>
              <w:bottom w:val="single" w:sz="4" w:space="0" w:color="auto"/>
              <w:right w:val="single" w:sz="4" w:space="0" w:color="auto"/>
            </w:tcBorders>
          </w:tcPr>
          <w:p w14:paraId="4F428C65" w14:textId="1CC913ED"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4710D023" w14:textId="690E35CD"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6B0DB98F" w14:textId="6132D6FB"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r>
      <w:tr w:rsidR="00414603" w:rsidRPr="00C2061D" w14:paraId="0538EDC7"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49609F9F"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2</w:t>
            </w:r>
          </w:p>
        </w:tc>
        <w:tc>
          <w:tcPr>
            <w:tcW w:w="1251" w:type="pct"/>
            <w:tcBorders>
              <w:top w:val="single" w:sz="4" w:space="0" w:color="auto"/>
              <w:left w:val="single" w:sz="4" w:space="0" w:color="auto"/>
              <w:bottom w:val="single" w:sz="4" w:space="0" w:color="auto"/>
              <w:right w:val="single" w:sz="4" w:space="0" w:color="auto"/>
            </w:tcBorders>
          </w:tcPr>
          <w:p w14:paraId="1AD87446" w14:textId="77777777" w:rsidR="00414603" w:rsidRPr="00C2061D" w:rsidRDefault="00414603" w:rsidP="00393A49">
            <w:pPr>
              <w:pStyle w:val="ListNumber"/>
              <w:numPr>
                <w:ilvl w:val="0"/>
                <w:numId w:val="0"/>
              </w:numPr>
              <w:rPr>
                <w:rFonts w:eastAsia="Calibri" w:cs="Calibri"/>
                <w:sz w:val="18"/>
                <w:szCs w:val="18"/>
                <w:lang w:val="en-US"/>
              </w:rPr>
            </w:pPr>
            <w:r w:rsidRPr="00C2061D">
              <w:rPr>
                <w:sz w:val="18"/>
                <w:szCs w:val="18"/>
                <w:lang w:val="en-US"/>
              </w:rPr>
              <w:t>ACCU-CHEK Spirit Combo</w:t>
            </w:r>
          </w:p>
        </w:tc>
        <w:tc>
          <w:tcPr>
            <w:tcW w:w="781" w:type="pct"/>
            <w:tcBorders>
              <w:top w:val="single" w:sz="4" w:space="0" w:color="auto"/>
              <w:left w:val="single" w:sz="4" w:space="0" w:color="auto"/>
              <w:bottom w:val="single" w:sz="4" w:space="0" w:color="auto"/>
              <w:right w:val="single" w:sz="4" w:space="0" w:color="auto"/>
            </w:tcBorders>
          </w:tcPr>
          <w:p w14:paraId="6542BB71" w14:textId="77777777"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2</w:t>
            </w:r>
          </w:p>
          <w:p w14:paraId="5546EC6E" w14:textId="166AB0AA" w:rsidR="00E51A84" w:rsidRPr="00C2061D" w:rsidRDefault="00E51A84" w:rsidP="00393A49">
            <w:pPr>
              <w:spacing w:before="60" w:after="60"/>
              <w:jc w:val="center"/>
              <w:rPr>
                <w:rFonts w:eastAsia="Calibri" w:cs="Calibri"/>
                <w:sz w:val="18"/>
                <w:szCs w:val="18"/>
              </w:rPr>
            </w:pPr>
            <w:r w:rsidRPr="00C2061D">
              <w:rPr>
                <w:rFonts w:eastAsia="Calibri" w:cs="Calibri"/>
                <w:sz w:val="18"/>
                <w:szCs w:val="18"/>
              </w:rPr>
              <w:t>(2 duplicates)</w:t>
            </w:r>
          </w:p>
        </w:tc>
        <w:tc>
          <w:tcPr>
            <w:tcW w:w="1016" w:type="pct"/>
            <w:tcBorders>
              <w:top w:val="single" w:sz="4" w:space="0" w:color="auto"/>
              <w:left w:val="single" w:sz="4" w:space="0" w:color="auto"/>
              <w:bottom w:val="single" w:sz="4" w:space="0" w:color="auto"/>
              <w:right w:val="single" w:sz="4" w:space="0" w:color="auto"/>
            </w:tcBorders>
          </w:tcPr>
          <w:p w14:paraId="1CE918B2" w14:textId="785B59F6"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35652B3F" w14:textId="2E742F63" w:rsidR="00414603" w:rsidRPr="00C2061D" w:rsidRDefault="003C4AF4" w:rsidP="00393A49">
            <w:pPr>
              <w:spacing w:before="60" w:after="60"/>
              <w:jc w:val="center"/>
              <w:rPr>
                <w:rFonts w:eastAsia="Calibri" w:cs="Calibri"/>
                <w:sz w:val="18"/>
                <w:szCs w:val="18"/>
              </w:rPr>
            </w:pPr>
            <w:r w:rsidRPr="00C2061D">
              <w:rPr>
                <w:rFonts w:eastAsia="Calibri" w:cs="Calibri"/>
                <w:sz w:val="18"/>
                <w:szCs w:val="18"/>
              </w:rPr>
              <w:t>0</w:t>
            </w:r>
          </w:p>
        </w:tc>
      </w:tr>
      <w:tr w:rsidR="00414603" w:rsidRPr="00C2061D" w14:paraId="0B9D93B3"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74068F41"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3</w:t>
            </w:r>
          </w:p>
        </w:tc>
        <w:tc>
          <w:tcPr>
            <w:tcW w:w="1251" w:type="pct"/>
            <w:tcBorders>
              <w:top w:val="single" w:sz="4" w:space="0" w:color="auto"/>
              <w:left w:val="single" w:sz="4" w:space="0" w:color="auto"/>
              <w:bottom w:val="single" w:sz="4" w:space="0" w:color="auto"/>
              <w:right w:val="single" w:sz="4" w:space="0" w:color="auto"/>
            </w:tcBorders>
          </w:tcPr>
          <w:p w14:paraId="3AB2B802" w14:textId="77777777" w:rsidR="00414603" w:rsidRPr="00C2061D" w:rsidRDefault="00414603" w:rsidP="00393A49">
            <w:pPr>
              <w:pStyle w:val="ListNumber"/>
              <w:numPr>
                <w:ilvl w:val="0"/>
                <w:numId w:val="0"/>
              </w:numPr>
              <w:rPr>
                <w:sz w:val="18"/>
                <w:szCs w:val="18"/>
                <w:lang w:val="en-US"/>
              </w:rPr>
            </w:pPr>
            <w:proofErr w:type="spellStart"/>
            <w:r w:rsidRPr="00C2061D">
              <w:rPr>
                <w:sz w:val="18"/>
                <w:szCs w:val="18"/>
                <w:lang w:val="en-US"/>
              </w:rPr>
              <w:t>MiniMed</w:t>
            </w:r>
            <w:proofErr w:type="spellEnd"/>
            <w:r w:rsidRPr="00C2061D">
              <w:rPr>
                <w:sz w:val="18"/>
                <w:szCs w:val="18"/>
                <w:lang w:val="en-US"/>
              </w:rPr>
              <w:t xml:space="preserve"> 770G</w:t>
            </w:r>
          </w:p>
        </w:tc>
        <w:tc>
          <w:tcPr>
            <w:tcW w:w="781" w:type="pct"/>
            <w:tcBorders>
              <w:top w:val="single" w:sz="4" w:space="0" w:color="auto"/>
              <w:left w:val="single" w:sz="4" w:space="0" w:color="auto"/>
              <w:bottom w:val="single" w:sz="4" w:space="0" w:color="auto"/>
              <w:right w:val="single" w:sz="4" w:space="0" w:color="auto"/>
            </w:tcBorders>
          </w:tcPr>
          <w:p w14:paraId="754A0741" w14:textId="1556BF1E"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34054359" w14:textId="3BEEAE1A"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48F57530" w14:textId="4E99EADE"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r>
      <w:tr w:rsidR="00414603" w:rsidRPr="00C2061D" w14:paraId="4C5F245C"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3737E4AA"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4</w:t>
            </w:r>
          </w:p>
        </w:tc>
        <w:tc>
          <w:tcPr>
            <w:tcW w:w="1251" w:type="pct"/>
            <w:tcBorders>
              <w:top w:val="single" w:sz="4" w:space="0" w:color="auto"/>
              <w:left w:val="single" w:sz="4" w:space="0" w:color="auto"/>
              <w:bottom w:val="single" w:sz="4" w:space="0" w:color="auto"/>
              <w:right w:val="single" w:sz="4" w:space="0" w:color="auto"/>
            </w:tcBorders>
          </w:tcPr>
          <w:p w14:paraId="764C0ECB" w14:textId="77777777" w:rsidR="00414603" w:rsidRPr="00C2061D" w:rsidRDefault="00414603" w:rsidP="00393A49">
            <w:pPr>
              <w:pStyle w:val="ListNumber"/>
              <w:numPr>
                <w:ilvl w:val="0"/>
                <w:numId w:val="0"/>
              </w:numPr>
              <w:rPr>
                <w:rFonts w:eastAsia="Calibri" w:cs="Calibri"/>
                <w:sz w:val="18"/>
                <w:szCs w:val="18"/>
                <w:lang w:val="en-US"/>
              </w:rPr>
            </w:pPr>
            <w:proofErr w:type="spellStart"/>
            <w:r w:rsidRPr="00C2061D">
              <w:rPr>
                <w:sz w:val="18"/>
                <w:szCs w:val="18"/>
                <w:lang w:val="en-US"/>
              </w:rPr>
              <w:t>Minimed</w:t>
            </w:r>
            <w:proofErr w:type="spellEnd"/>
            <w:r w:rsidRPr="00C2061D">
              <w:rPr>
                <w:sz w:val="18"/>
                <w:szCs w:val="18"/>
                <w:lang w:val="en-US"/>
              </w:rPr>
              <w:t xml:space="preserve"> 630G</w:t>
            </w:r>
          </w:p>
        </w:tc>
        <w:tc>
          <w:tcPr>
            <w:tcW w:w="781" w:type="pct"/>
            <w:tcBorders>
              <w:top w:val="single" w:sz="4" w:space="0" w:color="auto"/>
              <w:left w:val="single" w:sz="4" w:space="0" w:color="auto"/>
              <w:bottom w:val="single" w:sz="4" w:space="0" w:color="auto"/>
              <w:right w:val="single" w:sz="4" w:space="0" w:color="auto"/>
            </w:tcBorders>
          </w:tcPr>
          <w:p w14:paraId="5EE0750F" w14:textId="738B81D7"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63F7AF44" w14:textId="4A011502"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300BB658" w14:textId="268FC9F7"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r>
      <w:tr w:rsidR="00414603" w:rsidRPr="00C2061D" w14:paraId="67D94E72"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7902C7D1"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5</w:t>
            </w:r>
          </w:p>
        </w:tc>
        <w:tc>
          <w:tcPr>
            <w:tcW w:w="1251" w:type="pct"/>
            <w:tcBorders>
              <w:top w:val="single" w:sz="4" w:space="0" w:color="auto"/>
              <w:left w:val="single" w:sz="4" w:space="0" w:color="auto"/>
              <w:bottom w:val="single" w:sz="4" w:space="0" w:color="auto"/>
              <w:right w:val="single" w:sz="4" w:space="0" w:color="auto"/>
            </w:tcBorders>
          </w:tcPr>
          <w:p w14:paraId="7AB89A6D" w14:textId="77777777" w:rsidR="00414603" w:rsidRPr="00C2061D" w:rsidRDefault="00414603" w:rsidP="00393A49">
            <w:pPr>
              <w:pStyle w:val="ListNumber"/>
              <w:numPr>
                <w:ilvl w:val="0"/>
                <w:numId w:val="0"/>
              </w:numPr>
              <w:rPr>
                <w:rFonts w:eastAsia="Calibri" w:cs="Calibri"/>
                <w:sz w:val="18"/>
                <w:szCs w:val="18"/>
                <w:lang w:val="en-US"/>
              </w:rPr>
            </w:pPr>
            <w:r w:rsidRPr="00C2061D">
              <w:rPr>
                <w:sz w:val="18"/>
                <w:szCs w:val="18"/>
                <w:lang w:val="en-US"/>
              </w:rPr>
              <w:t>t:slim X2</w:t>
            </w:r>
          </w:p>
        </w:tc>
        <w:tc>
          <w:tcPr>
            <w:tcW w:w="781" w:type="pct"/>
            <w:tcBorders>
              <w:top w:val="single" w:sz="4" w:space="0" w:color="auto"/>
              <w:left w:val="single" w:sz="4" w:space="0" w:color="auto"/>
              <w:bottom w:val="single" w:sz="4" w:space="0" w:color="auto"/>
              <w:right w:val="single" w:sz="4" w:space="0" w:color="auto"/>
            </w:tcBorders>
          </w:tcPr>
          <w:p w14:paraId="2A683A20" w14:textId="77777777"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3</w:t>
            </w:r>
          </w:p>
          <w:p w14:paraId="17095165" w14:textId="056EDD26" w:rsidR="00697343" w:rsidRPr="00C2061D" w:rsidRDefault="00697343" w:rsidP="00393A49">
            <w:pPr>
              <w:spacing w:before="60" w:after="60"/>
              <w:jc w:val="center"/>
              <w:rPr>
                <w:rFonts w:eastAsia="Calibri" w:cs="Calibri"/>
                <w:sz w:val="18"/>
                <w:szCs w:val="18"/>
              </w:rPr>
            </w:pPr>
            <w:r w:rsidRPr="00C2061D">
              <w:rPr>
                <w:rFonts w:eastAsia="Calibri" w:cs="Calibri"/>
                <w:sz w:val="18"/>
                <w:szCs w:val="18"/>
              </w:rPr>
              <w:t>(3 duplicates)</w:t>
            </w:r>
          </w:p>
        </w:tc>
        <w:tc>
          <w:tcPr>
            <w:tcW w:w="1016" w:type="pct"/>
            <w:tcBorders>
              <w:top w:val="single" w:sz="4" w:space="0" w:color="auto"/>
              <w:left w:val="single" w:sz="4" w:space="0" w:color="auto"/>
              <w:bottom w:val="single" w:sz="4" w:space="0" w:color="auto"/>
              <w:right w:val="single" w:sz="4" w:space="0" w:color="auto"/>
            </w:tcBorders>
          </w:tcPr>
          <w:p w14:paraId="5B8444AA" w14:textId="63971E1D"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C4B17B4" w14:textId="0CE8006C" w:rsidR="00414603" w:rsidRPr="00C2061D" w:rsidRDefault="00697343" w:rsidP="00393A49">
            <w:pPr>
              <w:spacing w:before="60" w:after="60"/>
              <w:jc w:val="center"/>
              <w:rPr>
                <w:rFonts w:eastAsia="Calibri" w:cs="Calibri"/>
                <w:sz w:val="18"/>
                <w:szCs w:val="18"/>
              </w:rPr>
            </w:pPr>
            <w:r w:rsidRPr="00C2061D">
              <w:rPr>
                <w:rFonts w:eastAsia="Calibri" w:cs="Calibri"/>
                <w:sz w:val="18"/>
                <w:szCs w:val="18"/>
              </w:rPr>
              <w:t>0</w:t>
            </w:r>
          </w:p>
        </w:tc>
      </w:tr>
      <w:tr w:rsidR="00414603" w:rsidRPr="00C2061D" w14:paraId="53808154"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16A36793"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6</w:t>
            </w:r>
          </w:p>
        </w:tc>
        <w:tc>
          <w:tcPr>
            <w:tcW w:w="1251" w:type="pct"/>
            <w:tcBorders>
              <w:top w:val="single" w:sz="4" w:space="0" w:color="auto"/>
              <w:left w:val="single" w:sz="4" w:space="0" w:color="auto"/>
              <w:bottom w:val="single" w:sz="4" w:space="0" w:color="auto"/>
              <w:right w:val="single" w:sz="4" w:space="0" w:color="auto"/>
            </w:tcBorders>
          </w:tcPr>
          <w:p w14:paraId="15C9250F" w14:textId="77777777" w:rsidR="00414603" w:rsidRPr="00C2061D" w:rsidRDefault="00414603" w:rsidP="00393A49">
            <w:pPr>
              <w:pStyle w:val="ListNumber"/>
              <w:numPr>
                <w:ilvl w:val="0"/>
                <w:numId w:val="0"/>
              </w:numPr>
              <w:rPr>
                <w:sz w:val="18"/>
                <w:szCs w:val="18"/>
                <w:lang w:val="en-US"/>
              </w:rPr>
            </w:pPr>
            <w:proofErr w:type="spellStart"/>
            <w:r w:rsidRPr="00C2061D">
              <w:rPr>
                <w:sz w:val="18"/>
                <w:szCs w:val="18"/>
                <w:lang w:val="en-US"/>
              </w:rPr>
              <w:t>iLet</w:t>
            </w:r>
            <w:proofErr w:type="spellEnd"/>
            <w:r w:rsidRPr="00C2061D">
              <w:rPr>
                <w:sz w:val="18"/>
                <w:szCs w:val="18"/>
                <w:lang w:val="en-US"/>
              </w:rPr>
              <w:t xml:space="preserve"> Bionic Pancreas</w:t>
            </w:r>
          </w:p>
        </w:tc>
        <w:tc>
          <w:tcPr>
            <w:tcW w:w="781" w:type="pct"/>
            <w:tcBorders>
              <w:top w:val="single" w:sz="4" w:space="0" w:color="auto"/>
              <w:left w:val="single" w:sz="4" w:space="0" w:color="auto"/>
              <w:bottom w:val="single" w:sz="4" w:space="0" w:color="auto"/>
              <w:right w:val="single" w:sz="4" w:space="0" w:color="auto"/>
            </w:tcBorders>
          </w:tcPr>
          <w:p w14:paraId="609F5BD5" w14:textId="623CAA8D"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5C92DABC" w14:textId="4C67C035"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08DE4EC5" w14:textId="43459B0E"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r>
      <w:tr w:rsidR="00414603" w:rsidRPr="00C2061D" w14:paraId="4EC4DDD1"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03EE6257"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7</w:t>
            </w:r>
          </w:p>
        </w:tc>
        <w:tc>
          <w:tcPr>
            <w:tcW w:w="1251" w:type="pct"/>
            <w:tcBorders>
              <w:top w:val="single" w:sz="4" w:space="0" w:color="auto"/>
              <w:left w:val="single" w:sz="4" w:space="0" w:color="auto"/>
              <w:bottom w:val="single" w:sz="4" w:space="0" w:color="auto"/>
              <w:right w:val="single" w:sz="4" w:space="0" w:color="auto"/>
            </w:tcBorders>
          </w:tcPr>
          <w:p w14:paraId="6B3F4984"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CADD-MS3</w:t>
            </w:r>
          </w:p>
        </w:tc>
        <w:tc>
          <w:tcPr>
            <w:tcW w:w="781" w:type="pct"/>
            <w:tcBorders>
              <w:top w:val="single" w:sz="4" w:space="0" w:color="auto"/>
              <w:left w:val="single" w:sz="4" w:space="0" w:color="auto"/>
              <w:bottom w:val="single" w:sz="4" w:space="0" w:color="auto"/>
              <w:right w:val="single" w:sz="4" w:space="0" w:color="auto"/>
            </w:tcBorders>
          </w:tcPr>
          <w:p w14:paraId="75F449B5" w14:textId="7E7A6E41"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37BC8F3A" w14:textId="39E4B6F7"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57CF8241" w14:textId="164BE53E"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r>
      <w:tr w:rsidR="00414603" w:rsidRPr="00C2061D" w14:paraId="63763676"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717E6B79"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8</w:t>
            </w:r>
          </w:p>
        </w:tc>
        <w:tc>
          <w:tcPr>
            <w:tcW w:w="1251" w:type="pct"/>
            <w:tcBorders>
              <w:top w:val="single" w:sz="4" w:space="0" w:color="auto"/>
              <w:left w:val="single" w:sz="4" w:space="0" w:color="auto"/>
              <w:bottom w:val="single" w:sz="4" w:space="0" w:color="auto"/>
              <w:right w:val="single" w:sz="4" w:space="0" w:color="auto"/>
            </w:tcBorders>
          </w:tcPr>
          <w:p w14:paraId="19EDE4EA" w14:textId="77777777" w:rsidR="00414603" w:rsidRPr="00C2061D" w:rsidRDefault="00414603" w:rsidP="00393A49">
            <w:pPr>
              <w:pStyle w:val="ListNumber"/>
              <w:numPr>
                <w:ilvl w:val="0"/>
                <w:numId w:val="0"/>
              </w:numPr>
              <w:rPr>
                <w:sz w:val="18"/>
                <w:szCs w:val="18"/>
                <w:lang w:val="en-US"/>
              </w:rPr>
            </w:pPr>
            <w:proofErr w:type="spellStart"/>
            <w:r w:rsidRPr="00C2061D">
              <w:rPr>
                <w:sz w:val="18"/>
                <w:szCs w:val="18"/>
                <w:lang w:val="en-US"/>
              </w:rPr>
              <w:t>Crono</w:t>
            </w:r>
            <w:proofErr w:type="spellEnd"/>
            <w:r w:rsidRPr="00C2061D">
              <w:rPr>
                <w:sz w:val="18"/>
                <w:szCs w:val="18"/>
                <w:lang w:val="en-US"/>
              </w:rPr>
              <w:t xml:space="preserve"> SC</w:t>
            </w:r>
          </w:p>
        </w:tc>
        <w:tc>
          <w:tcPr>
            <w:tcW w:w="781" w:type="pct"/>
            <w:tcBorders>
              <w:top w:val="single" w:sz="4" w:space="0" w:color="auto"/>
              <w:left w:val="single" w:sz="4" w:space="0" w:color="auto"/>
              <w:bottom w:val="single" w:sz="4" w:space="0" w:color="auto"/>
              <w:right w:val="single" w:sz="4" w:space="0" w:color="auto"/>
            </w:tcBorders>
          </w:tcPr>
          <w:p w14:paraId="5673A479" w14:textId="7CB3D919"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D798A07" w14:textId="1A9C9ACE"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2AB100BE" w14:textId="04EB9B18"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r>
      <w:tr w:rsidR="00414603" w:rsidRPr="00C2061D" w14:paraId="76CD3549"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49144AF9"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9</w:t>
            </w:r>
          </w:p>
        </w:tc>
        <w:tc>
          <w:tcPr>
            <w:tcW w:w="1251" w:type="pct"/>
            <w:tcBorders>
              <w:top w:val="single" w:sz="4" w:space="0" w:color="auto"/>
              <w:left w:val="single" w:sz="4" w:space="0" w:color="auto"/>
              <w:bottom w:val="single" w:sz="4" w:space="0" w:color="auto"/>
              <w:right w:val="single" w:sz="4" w:space="0" w:color="auto"/>
            </w:tcBorders>
          </w:tcPr>
          <w:p w14:paraId="2A8D00D5" w14:textId="77777777" w:rsidR="00414603" w:rsidRPr="00C2061D" w:rsidRDefault="00414603" w:rsidP="00393A49">
            <w:pPr>
              <w:pStyle w:val="ListNumber"/>
              <w:numPr>
                <w:ilvl w:val="0"/>
                <w:numId w:val="0"/>
              </w:numPr>
              <w:rPr>
                <w:sz w:val="18"/>
                <w:szCs w:val="18"/>
                <w:lang w:val="en-US"/>
              </w:rPr>
            </w:pPr>
            <w:proofErr w:type="spellStart"/>
            <w:r w:rsidRPr="00C2061D">
              <w:rPr>
                <w:sz w:val="18"/>
                <w:szCs w:val="18"/>
                <w:lang w:val="en-US"/>
              </w:rPr>
              <w:t>Crono</w:t>
            </w:r>
            <w:proofErr w:type="spellEnd"/>
            <w:r w:rsidRPr="00C2061D">
              <w:rPr>
                <w:sz w:val="18"/>
                <w:szCs w:val="18"/>
                <w:lang w:val="en-US"/>
              </w:rPr>
              <w:t xml:space="preserve"> 50 SC</w:t>
            </w:r>
          </w:p>
        </w:tc>
        <w:tc>
          <w:tcPr>
            <w:tcW w:w="781" w:type="pct"/>
            <w:tcBorders>
              <w:top w:val="single" w:sz="4" w:space="0" w:color="auto"/>
              <w:left w:val="single" w:sz="4" w:space="0" w:color="auto"/>
              <w:bottom w:val="single" w:sz="4" w:space="0" w:color="auto"/>
              <w:right w:val="single" w:sz="4" w:space="0" w:color="auto"/>
            </w:tcBorders>
          </w:tcPr>
          <w:p w14:paraId="7E65C511" w14:textId="5DA99B6B"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21460747" w14:textId="4EBC3E73"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1691EA10" w14:textId="26B48ECE"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r>
      <w:tr w:rsidR="00414603" w:rsidRPr="00C2061D" w14:paraId="6D3A1F6F"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39822AAE" w14:textId="77777777" w:rsidR="00414603" w:rsidRPr="00C2061D" w:rsidRDefault="00414603" w:rsidP="00393A49">
            <w:pPr>
              <w:pStyle w:val="ListNumber"/>
              <w:numPr>
                <w:ilvl w:val="0"/>
                <w:numId w:val="0"/>
              </w:numPr>
              <w:rPr>
                <w:sz w:val="18"/>
                <w:szCs w:val="18"/>
                <w:lang w:val="en-US"/>
              </w:rPr>
            </w:pPr>
            <w:r w:rsidRPr="00C2061D">
              <w:rPr>
                <w:sz w:val="18"/>
                <w:szCs w:val="18"/>
                <w:lang w:val="en-US"/>
              </w:rPr>
              <w:t>10</w:t>
            </w:r>
          </w:p>
        </w:tc>
        <w:tc>
          <w:tcPr>
            <w:tcW w:w="1251" w:type="pct"/>
            <w:tcBorders>
              <w:top w:val="single" w:sz="4" w:space="0" w:color="auto"/>
              <w:left w:val="single" w:sz="4" w:space="0" w:color="auto"/>
              <w:bottom w:val="single" w:sz="4" w:space="0" w:color="auto"/>
              <w:right w:val="single" w:sz="4" w:space="0" w:color="auto"/>
            </w:tcBorders>
          </w:tcPr>
          <w:p w14:paraId="51AC241C" w14:textId="387A310F" w:rsidR="00414603" w:rsidRPr="00C2061D" w:rsidRDefault="00414603" w:rsidP="00393A49">
            <w:pPr>
              <w:pStyle w:val="ListNumber"/>
              <w:numPr>
                <w:ilvl w:val="0"/>
                <w:numId w:val="0"/>
              </w:numPr>
              <w:rPr>
                <w:sz w:val="18"/>
                <w:szCs w:val="18"/>
                <w:lang w:val="en-US"/>
              </w:rPr>
            </w:pPr>
            <w:proofErr w:type="spellStart"/>
            <w:r w:rsidRPr="00C2061D">
              <w:rPr>
                <w:sz w:val="18"/>
                <w:szCs w:val="18"/>
                <w:lang w:val="en-US"/>
              </w:rPr>
              <w:t>Everaid</w:t>
            </w:r>
            <w:proofErr w:type="spellEnd"/>
            <w:r w:rsidRPr="00C2061D">
              <w:rPr>
                <w:sz w:val="18"/>
                <w:szCs w:val="18"/>
                <w:lang w:val="en-US"/>
              </w:rPr>
              <w:t xml:space="preserve"> </w:t>
            </w:r>
            <w:proofErr w:type="spellStart"/>
            <w:r w:rsidRPr="00C2061D">
              <w:rPr>
                <w:sz w:val="18"/>
                <w:szCs w:val="18"/>
                <w:lang w:val="en-US"/>
              </w:rPr>
              <w:t>i</w:t>
            </w:r>
            <w:proofErr w:type="spellEnd"/>
            <w:r w:rsidRPr="00C2061D">
              <w:rPr>
                <w:sz w:val="18"/>
                <w:szCs w:val="18"/>
                <w:lang w:val="en-US"/>
              </w:rPr>
              <w:t>-Jet</w:t>
            </w:r>
          </w:p>
        </w:tc>
        <w:tc>
          <w:tcPr>
            <w:tcW w:w="781" w:type="pct"/>
            <w:tcBorders>
              <w:top w:val="single" w:sz="4" w:space="0" w:color="auto"/>
              <w:left w:val="single" w:sz="4" w:space="0" w:color="auto"/>
              <w:bottom w:val="single" w:sz="4" w:space="0" w:color="auto"/>
              <w:right w:val="single" w:sz="4" w:space="0" w:color="auto"/>
            </w:tcBorders>
          </w:tcPr>
          <w:p w14:paraId="53F22A46" w14:textId="42B8E0AB"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0C4CB30C" w14:textId="498FE041"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757D913F" w14:textId="2F9AF92D" w:rsidR="00414603" w:rsidRPr="00C2061D" w:rsidRDefault="00414603" w:rsidP="00393A49">
            <w:pPr>
              <w:spacing w:before="60" w:after="60"/>
              <w:jc w:val="center"/>
              <w:rPr>
                <w:rFonts w:eastAsia="Calibri" w:cs="Calibri"/>
                <w:sz w:val="18"/>
                <w:szCs w:val="18"/>
              </w:rPr>
            </w:pPr>
            <w:r w:rsidRPr="00C2061D">
              <w:rPr>
                <w:rFonts w:eastAsia="Calibri" w:cs="Calibri"/>
                <w:sz w:val="18"/>
                <w:szCs w:val="18"/>
              </w:rPr>
              <w:t>0</w:t>
            </w:r>
          </w:p>
        </w:tc>
      </w:tr>
      <w:tr w:rsidR="008E3E6F" w:rsidRPr="00C2061D" w14:paraId="54143F63" w14:textId="77777777" w:rsidTr="00393A49">
        <w:trPr>
          <w:jc w:val="center"/>
        </w:trPr>
        <w:tc>
          <w:tcPr>
            <w:tcW w:w="545" w:type="pct"/>
            <w:tcBorders>
              <w:top w:val="single" w:sz="4" w:space="0" w:color="auto"/>
              <w:left w:val="single" w:sz="4" w:space="0" w:color="auto"/>
              <w:bottom w:val="single" w:sz="4" w:space="0" w:color="auto"/>
              <w:right w:val="single" w:sz="4" w:space="0" w:color="auto"/>
            </w:tcBorders>
          </w:tcPr>
          <w:p w14:paraId="0CCAA84B" w14:textId="6222CCC8" w:rsidR="008E3E6F" w:rsidRPr="00C2061D" w:rsidRDefault="008E3E6F" w:rsidP="008E3E6F">
            <w:pPr>
              <w:pStyle w:val="ListNumber"/>
              <w:numPr>
                <w:ilvl w:val="0"/>
                <w:numId w:val="0"/>
              </w:numPr>
              <w:rPr>
                <w:sz w:val="18"/>
                <w:szCs w:val="18"/>
                <w:lang w:val="en-US"/>
              </w:rPr>
            </w:pPr>
            <w:r w:rsidRPr="00C2061D">
              <w:rPr>
                <w:sz w:val="18"/>
                <w:szCs w:val="18"/>
                <w:lang w:val="en-US"/>
              </w:rPr>
              <w:t>11</w:t>
            </w:r>
          </w:p>
        </w:tc>
        <w:tc>
          <w:tcPr>
            <w:tcW w:w="1251" w:type="pct"/>
            <w:tcBorders>
              <w:top w:val="single" w:sz="4" w:space="0" w:color="auto"/>
              <w:left w:val="single" w:sz="4" w:space="0" w:color="auto"/>
              <w:bottom w:val="single" w:sz="4" w:space="0" w:color="auto"/>
              <w:right w:val="single" w:sz="4" w:space="0" w:color="auto"/>
            </w:tcBorders>
          </w:tcPr>
          <w:p w14:paraId="55A70981" w14:textId="6C16F563" w:rsidR="008E3E6F" w:rsidRPr="00C2061D" w:rsidRDefault="008E3E6F" w:rsidP="008E3E6F">
            <w:pPr>
              <w:pStyle w:val="ListNumber"/>
              <w:numPr>
                <w:ilvl w:val="0"/>
                <w:numId w:val="0"/>
              </w:numPr>
              <w:rPr>
                <w:sz w:val="18"/>
                <w:szCs w:val="18"/>
                <w:lang w:val="en-US"/>
              </w:rPr>
            </w:pPr>
            <w:proofErr w:type="spellStart"/>
            <w:r w:rsidRPr="00C2061D">
              <w:rPr>
                <w:sz w:val="18"/>
                <w:szCs w:val="18"/>
                <w:lang w:val="en-US"/>
              </w:rPr>
              <w:t>Remunity</w:t>
            </w:r>
            <w:proofErr w:type="spellEnd"/>
          </w:p>
        </w:tc>
        <w:tc>
          <w:tcPr>
            <w:tcW w:w="781" w:type="pct"/>
            <w:tcBorders>
              <w:top w:val="single" w:sz="4" w:space="0" w:color="auto"/>
              <w:left w:val="single" w:sz="4" w:space="0" w:color="auto"/>
              <w:bottom w:val="single" w:sz="4" w:space="0" w:color="auto"/>
              <w:right w:val="single" w:sz="4" w:space="0" w:color="auto"/>
            </w:tcBorders>
          </w:tcPr>
          <w:p w14:paraId="042485EA" w14:textId="0E7AC49D" w:rsidR="008E3E6F" w:rsidRPr="00C2061D" w:rsidRDefault="006B0B64" w:rsidP="008E3E6F">
            <w:pPr>
              <w:spacing w:before="60" w:after="60"/>
              <w:jc w:val="center"/>
              <w:rPr>
                <w:rFonts w:eastAsia="Calibri" w:cs="Calibri"/>
                <w:sz w:val="18"/>
                <w:szCs w:val="18"/>
              </w:rPr>
            </w:pPr>
            <w:r w:rsidRPr="00C2061D">
              <w:rPr>
                <w:rFonts w:eastAsia="Calibri" w:cs="Calibri"/>
                <w:sz w:val="18"/>
                <w:szCs w:val="18"/>
              </w:rPr>
              <w:t>0</w:t>
            </w:r>
          </w:p>
        </w:tc>
        <w:tc>
          <w:tcPr>
            <w:tcW w:w="1016" w:type="pct"/>
            <w:tcBorders>
              <w:top w:val="single" w:sz="4" w:space="0" w:color="auto"/>
              <w:left w:val="single" w:sz="4" w:space="0" w:color="auto"/>
              <w:bottom w:val="single" w:sz="4" w:space="0" w:color="auto"/>
              <w:right w:val="single" w:sz="4" w:space="0" w:color="auto"/>
            </w:tcBorders>
          </w:tcPr>
          <w:p w14:paraId="083212A4" w14:textId="1F2DDEE4" w:rsidR="008E3E6F" w:rsidRPr="00C2061D" w:rsidRDefault="006B0B64" w:rsidP="008E3E6F">
            <w:pPr>
              <w:spacing w:before="60" w:after="60"/>
              <w:jc w:val="center"/>
              <w:rPr>
                <w:rFonts w:eastAsia="Calibri" w:cs="Calibri"/>
                <w:sz w:val="18"/>
                <w:szCs w:val="18"/>
              </w:rPr>
            </w:pPr>
            <w:r w:rsidRPr="00C2061D">
              <w:rPr>
                <w:rFonts w:eastAsia="Calibri" w:cs="Calibri"/>
                <w:sz w:val="18"/>
                <w:szCs w:val="18"/>
              </w:rPr>
              <w:t>0</w:t>
            </w:r>
          </w:p>
        </w:tc>
        <w:tc>
          <w:tcPr>
            <w:tcW w:w="1407" w:type="pct"/>
            <w:tcBorders>
              <w:top w:val="single" w:sz="4" w:space="0" w:color="auto"/>
              <w:left w:val="single" w:sz="4" w:space="0" w:color="auto"/>
              <w:bottom w:val="single" w:sz="4" w:space="0" w:color="auto"/>
              <w:right w:val="single" w:sz="4" w:space="0" w:color="auto"/>
            </w:tcBorders>
          </w:tcPr>
          <w:p w14:paraId="0401CCA3" w14:textId="43B95360" w:rsidR="008E3E6F" w:rsidRPr="00C2061D" w:rsidRDefault="006B0B64" w:rsidP="008E3E6F">
            <w:pPr>
              <w:spacing w:before="60" w:after="60"/>
              <w:jc w:val="center"/>
              <w:rPr>
                <w:rFonts w:eastAsia="Calibri" w:cs="Calibri"/>
                <w:sz w:val="18"/>
                <w:szCs w:val="18"/>
              </w:rPr>
            </w:pPr>
            <w:r w:rsidRPr="00C2061D">
              <w:rPr>
                <w:rFonts w:eastAsia="Calibri" w:cs="Calibri"/>
                <w:sz w:val="18"/>
                <w:szCs w:val="18"/>
              </w:rPr>
              <w:t>0</w:t>
            </w:r>
          </w:p>
        </w:tc>
      </w:tr>
      <w:tr w:rsidR="008E3E6F" w:rsidRPr="00C2061D" w14:paraId="697AA12F" w14:textId="77777777" w:rsidTr="00393A49">
        <w:trPr>
          <w:jc w:val="center"/>
        </w:trPr>
        <w:tc>
          <w:tcPr>
            <w:tcW w:w="1796" w:type="pct"/>
            <w:gridSpan w:val="2"/>
            <w:tcBorders>
              <w:top w:val="single" w:sz="4" w:space="0" w:color="auto"/>
              <w:left w:val="single" w:sz="4" w:space="0" w:color="auto"/>
              <w:bottom w:val="single" w:sz="4" w:space="0" w:color="auto"/>
              <w:right w:val="single" w:sz="4" w:space="0" w:color="auto"/>
            </w:tcBorders>
          </w:tcPr>
          <w:p w14:paraId="69D4E7C6"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w:t>
            </w:r>
          </w:p>
          <w:p w14:paraId="27CC79E9" w14:textId="77777777" w:rsidR="008E3E6F" w:rsidRPr="00C2061D" w:rsidRDefault="008E3E6F" w:rsidP="008E3E6F">
            <w:pPr>
              <w:spacing w:before="60" w:after="60"/>
              <w:rPr>
                <w:rFonts w:eastAsia="Calibri" w:cs="Arial"/>
                <w:b/>
                <w:sz w:val="18"/>
                <w:szCs w:val="18"/>
              </w:rPr>
            </w:pPr>
            <w:r w:rsidRPr="00C2061D">
              <w:rPr>
                <w:rFonts w:eastAsia="Calibri" w:cs="Arial"/>
                <w:b/>
                <w:sz w:val="18"/>
                <w:szCs w:val="18"/>
              </w:rPr>
              <w:t>Total after de-duplication</w:t>
            </w:r>
          </w:p>
        </w:tc>
        <w:tc>
          <w:tcPr>
            <w:tcW w:w="781" w:type="pct"/>
            <w:tcBorders>
              <w:top w:val="single" w:sz="4" w:space="0" w:color="auto"/>
              <w:left w:val="single" w:sz="4" w:space="0" w:color="auto"/>
              <w:bottom w:val="single" w:sz="4" w:space="0" w:color="auto"/>
              <w:right w:val="single" w:sz="4" w:space="0" w:color="auto"/>
            </w:tcBorders>
          </w:tcPr>
          <w:p w14:paraId="544FEAB0"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20</w:t>
            </w:r>
          </w:p>
          <w:p w14:paraId="0E23FF37" w14:textId="185D5868"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10</w:t>
            </w:r>
          </w:p>
        </w:tc>
        <w:tc>
          <w:tcPr>
            <w:tcW w:w="1016" w:type="pct"/>
            <w:tcBorders>
              <w:top w:val="single" w:sz="4" w:space="0" w:color="auto"/>
              <w:left w:val="single" w:sz="4" w:space="0" w:color="auto"/>
              <w:bottom w:val="single" w:sz="4" w:space="0" w:color="auto"/>
              <w:right w:val="single" w:sz="4" w:space="0" w:color="auto"/>
            </w:tcBorders>
          </w:tcPr>
          <w:p w14:paraId="462494E1"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0</w:t>
            </w:r>
          </w:p>
          <w:p w14:paraId="7B62458B" w14:textId="04704A91"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c>
          <w:tcPr>
            <w:tcW w:w="1407" w:type="pct"/>
            <w:tcBorders>
              <w:top w:val="single" w:sz="4" w:space="0" w:color="auto"/>
              <w:left w:val="single" w:sz="4" w:space="0" w:color="auto"/>
              <w:bottom w:val="single" w:sz="4" w:space="0" w:color="auto"/>
              <w:right w:val="single" w:sz="4" w:space="0" w:color="auto"/>
            </w:tcBorders>
          </w:tcPr>
          <w:p w14:paraId="07D31635" w14:textId="77777777"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7</w:t>
            </w:r>
          </w:p>
          <w:p w14:paraId="64A6AE53" w14:textId="4807B10A" w:rsidR="008E3E6F" w:rsidRPr="00C2061D" w:rsidRDefault="008E3E6F" w:rsidP="008E3E6F">
            <w:pPr>
              <w:spacing w:before="60" w:after="60"/>
              <w:jc w:val="center"/>
              <w:rPr>
                <w:rFonts w:eastAsia="Calibri" w:cs="Calibri"/>
                <w:b/>
                <w:sz w:val="18"/>
                <w:szCs w:val="18"/>
              </w:rPr>
            </w:pPr>
            <w:r w:rsidRPr="00C2061D">
              <w:rPr>
                <w:rFonts w:eastAsia="Calibri" w:cs="Calibri"/>
                <w:b/>
                <w:sz w:val="18"/>
                <w:szCs w:val="18"/>
              </w:rPr>
              <w:t>-</w:t>
            </w:r>
          </w:p>
        </w:tc>
      </w:tr>
    </w:tbl>
    <w:p w14:paraId="35752DD3" w14:textId="77777777" w:rsidR="00787600" w:rsidRPr="00C2061D" w:rsidRDefault="00787600" w:rsidP="00A10550">
      <w:pPr>
        <w:rPr>
          <w:i/>
          <w:iCs/>
          <w:color w:val="0070C0"/>
          <w:lang w:eastAsia="da-DK"/>
        </w:rPr>
      </w:pPr>
    </w:p>
    <w:p w14:paraId="1F269B57" w14:textId="5686F0E3" w:rsidR="00C76283" w:rsidRPr="00C2061D" w:rsidRDefault="00C76283" w:rsidP="00A10550">
      <w:pPr>
        <w:rPr>
          <w:i/>
          <w:iCs/>
          <w:color w:val="0070C0"/>
          <w:lang w:eastAsia="da-DK"/>
        </w:rPr>
      </w:pPr>
      <w:r w:rsidRPr="00C2061D">
        <w:rPr>
          <w:rFonts w:eastAsia="Calibri"/>
        </w:rPr>
        <w:t>Seven of the retrieved reports were evaluated to be relevant for the clinical evaluation of the Dasiglucagon Delivery System. The relevant reports described issues such as</w:t>
      </w:r>
      <w:r w:rsidR="00127009" w:rsidRPr="00C2061D">
        <w:t xml:space="preserve"> </w:t>
      </w:r>
      <w:r w:rsidR="00127009" w:rsidRPr="00C2061D">
        <w:rPr>
          <w:rFonts w:eastAsia="Calibri"/>
        </w:rPr>
        <w:t>calibration of the force sensor shifting over time, Primary Audible Alarm (PAA) System faults, network errors, unintended infusion stops, unresponsive Start/Stop key, incorrect dose time display, under-infusion, error message cannot be removed, cracked plastic screw joint, binding of the cassette locking assembly</w:t>
      </w:r>
      <w:r w:rsidR="0041154B" w:rsidRPr="00C2061D">
        <w:rPr>
          <w:rFonts w:eastAsia="Calibri"/>
        </w:rPr>
        <w:t>, lo</w:t>
      </w:r>
      <w:r w:rsidR="00AA6E1E">
        <w:rPr>
          <w:rFonts w:eastAsia="Calibri"/>
        </w:rPr>
        <w:t>o</w:t>
      </w:r>
      <w:r w:rsidR="0041154B" w:rsidRPr="00C2061D">
        <w:rPr>
          <w:rFonts w:eastAsia="Calibri"/>
        </w:rPr>
        <w:t>se pump capsule, water damage, and prevented automatic resumption of basal delivery.</w:t>
      </w:r>
    </w:p>
    <w:p w14:paraId="6AB75E26" w14:textId="77777777" w:rsidR="00E221F4" w:rsidRPr="00C2061D" w:rsidRDefault="00E221F4" w:rsidP="00E221F4">
      <w:pPr>
        <w:pStyle w:val="Heading3"/>
      </w:pPr>
      <w:bookmarkStart w:id="1756" w:name="_Toc103171575"/>
      <w:bookmarkStart w:id="1757" w:name="_Toc102727646"/>
      <w:bookmarkStart w:id="1758" w:name="_Toc104393346"/>
      <w:bookmarkStart w:id="1759" w:name="_Toc182295649"/>
      <w:r w:rsidRPr="00C2061D">
        <w:t>FDA Medical Device Recalls, USA</w:t>
      </w:r>
      <w:bookmarkEnd w:id="1756"/>
      <w:bookmarkEnd w:id="1757"/>
      <w:bookmarkEnd w:id="1758"/>
      <w:bookmarkEnd w:id="1759"/>
    </w:p>
    <w:p w14:paraId="17A3D071" w14:textId="299C9EAC" w:rsidR="00E221F4" w:rsidRPr="00C2061D" w:rsidRDefault="00E221F4" w:rsidP="00E221F4">
      <w:pPr>
        <w:rPr>
          <w:rFonts w:eastAsia="Calibri"/>
          <w:i/>
          <w:iCs/>
          <w:color w:val="0070C0"/>
        </w:rPr>
      </w:pPr>
      <w:r w:rsidRPr="00C2061D">
        <w:rPr>
          <w:rFonts w:eastAsia="Calibri"/>
        </w:rPr>
        <w:t xml:space="preserve">Review of the FDA Medical Device Recalls database was carried out on </w:t>
      </w:r>
      <w:r w:rsidR="000839E5" w:rsidRPr="00C2061D">
        <w:rPr>
          <w:rFonts w:eastAsia="Calibri"/>
        </w:rPr>
        <w:t>September 25, 2024</w:t>
      </w:r>
      <w:r w:rsidR="004D6C86" w:rsidRPr="00C2061D">
        <w:rPr>
          <w:rFonts w:eastAsia="Calibri"/>
        </w:rPr>
        <w:t>,</w:t>
      </w:r>
      <w:r w:rsidRPr="00C2061D">
        <w:rPr>
          <w:rFonts w:eastAsia="Calibri"/>
        </w:rPr>
        <w:t xml:space="preserve"> for recalls between </w:t>
      </w:r>
      <w:r w:rsidR="000839E5" w:rsidRPr="00C2061D">
        <w:rPr>
          <w:rFonts w:eastAsia="Calibri"/>
        </w:rPr>
        <w:t>January 01, 1900</w:t>
      </w:r>
      <w:r w:rsidRPr="00C2061D">
        <w:rPr>
          <w:rFonts w:eastAsia="Calibri"/>
        </w:rPr>
        <w:t xml:space="preserve"> and </w:t>
      </w:r>
      <w:r w:rsidR="000839E5" w:rsidRPr="00C2061D">
        <w:rPr>
          <w:rFonts w:eastAsia="Calibri"/>
        </w:rPr>
        <w:t>September 24, 2024</w:t>
      </w:r>
      <w:r w:rsidRPr="00C2061D">
        <w:rPr>
          <w:rFonts w:eastAsia="Calibri"/>
        </w:rPr>
        <w:t>.</w:t>
      </w:r>
      <w:r w:rsidRPr="00C2061D">
        <w:rPr>
          <w:rFonts w:eastAsia="Calibri"/>
          <w:i/>
          <w:iCs/>
        </w:rPr>
        <w:t xml:space="preserve"> </w:t>
      </w:r>
      <w:r w:rsidR="00344C50" w:rsidRPr="00C2061D">
        <w:rPr>
          <w:rFonts w:eastAsia="Calibri"/>
        </w:rPr>
        <w:t>A total of 664</w:t>
      </w:r>
      <w:r w:rsidRPr="00C2061D">
        <w:rPr>
          <w:rFonts w:eastAsia="Calibri"/>
        </w:rPr>
        <w:t xml:space="preserve"> recalls were retrieved</w:t>
      </w:r>
      <w:r w:rsidR="00344C50" w:rsidRPr="00C2061D">
        <w:rPr>
          <w:rFonts w:eastAsia="Calibri"/>
        </w:rPr>
        <w:t xml:space="preserve"> for FDA product code FRN</w:t>
      </w:r>
      <w:r w:rsidRPr="00C2061D">
        <w:rPr>
          <w:rFonts w:eastAsia="Calibri"/>
        </w:rPr>
        <w:t xml:space="preserve"> including </w:t>
      </w:r>
      <w:r w:rsidR="00344C50" w:rsidRPr="00C2061D">
        <w:rPr>
          <w:rFonts w:eastAsia="Calibri"/>
        </w:rPr>
        <w:t>23</w:t>
      </w:r>
      <w:r w:rsidRPr="00C2061D">
        <w:rPr>
          <w:rFonts w:eastAsia="Calibri"/>
        </w:rPr>
        <w:t xml:space="preserve"> recalls for the similar devices</w:t>
      </w:r>
      <w:r w:rsidR="00344C50" w:rsidRPr="00C2061D">
        <w:rPr>
          <w:rFonts w:eastAsia="Calibri"/>
        </w:rPr>
        <w:t xml:space="preserve"> and their components</w:t>
      </w:r>
      <w:r w:rsidRPr="00C2061D">
        <w:rPr>
          <w:rFonts w:eastAsia="Calibri"/>
        </w:rPr>
        <w:t>.</w:t>
      </w:r>
      <w:r w:rsidR="00D251FB" w:rsidRPr="00C2061D">
        <w:rPr>
          <w:rFonts w:eastAsia="Calibri" w:cs="Calibri"/>
        </w:rPr>
        <w:t xml:space="preserve"> Details of the similar device reports are presented in </w:t>
      </w:r>
      <w:r w:rsidR="00D251FB" w:rsidRPr="00C2061D">
        <w:rPr>
          <w:rFonts w:eastAsia="Calibri" w:cs="Calibri"/>
          <w:b/>
          <w:bCs/>
        </w:rPr>
        <w:t>Appendix II</w:t>
      </w:r>
      <w:r w:rsidR="00D251FB" w:rsidRPr="00C2061D">
        <w:rPr>
          <w:rFonts w:eastAsia="Calibri" w:cs="Calibri"/>
        </w:rPr>
        <w:t>.</w:t>
      </w:r>
    </w:p>
    <w:p w14:paraId="02804377" w14:textId="77777777" w:rsidR="00E221F4" w:rsidRPr="00C2061D" w:rsidRDefault="00E221F4" w:rsidP="00E221F4">
      <w:pPr>
        <w:rPr>
          <w:rFonts w:eastAsia="Calibri"/>
          <w:i/>
          <w:iCs/>
          <w:color w:val="0070C0"/>
        </w:rPr>
      </w:pPr>
    </w:p>
    <w:tbl>
      <w:tblPr>
        <w:tblStyle w:val="TableGrid2"/>
        <w:tblW w:w="9346" w:type="dxa"/>
        <w:jc w:val="center"/>
        <w:tblLook w:val="04A0" w:firstRow="1" w:lastRow="0" w:firstColumn="1" w:lastColumn="0" w:noHBand="0" w:noVBand="1"/>
      </w:tblPr>
      <w:tblGrid>
        <w:gridCol w:w="1808"/>
        <w:gridCol w:w="1878"/>
        <w:gridCol w:w="2830"/>
        <w:gridCol w:w="2830"/>
      </w:tblGrid>
      <w:tr w:rsidR="00C62672" w:rsidRPr="00C2061D" w14:paraId="1A9FED47" w14:textId="77777777" w:rsidTr="00382EF9">
        <w:trPr>
          <w:tblHeader/>
          <w:jc w:val="center"/>
        </w:trPr>
        <w:tc>
          <w:tcPr>
            <w:tcW w:w="180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A8D97E" w14:textId="4EDE1A10" w:rsidR="00E221F4" w:rsidRPr="00C2061D" w:rsidRDefault="00E221F4" w:rsidP="00382EF9">
            <w:pPr>
              <w:rPr>
                <w:rFonts w:eastAsia="Calibri"/>
                <w:b/>
                <w:sz w:val="18"/>
                <w:szCs w:val="18"/>
              </w:rPr>
            </w:pPr>
            <w:bookmarkStart w:id="1760" w:name="_Toc89720467" w:colFirst="2" w:colLast="2"/>
            <w:r w:rsidRPr="00C2061D">
              <w:rPr>
                <w:rFonts w:eastAsia="Calibri"/>
                <w:b/>
                <w:sz w:val="18"/>
                <w:szCs w:val="18"/>
              </w:rPr>
              <w:lastRenderedPageBreak/>
              <w:t>Search Term</w:t>
            </w:r>
          </w:p>
        </w:tc>
        <w:tc>
          <w:tcPr>
            <w:tcW w:w="18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AC5F2A" w14:textId="77777777" w:rsidR="00E221F4" w:rsidRPr="00C2061D" w:rsidRDefault="00E221F4" w:rsidP="00382EF9">
            <w:pPr>
              <w:jc w:val="center"/>
              <w:rPr>
                <w:rFonts w:eastAsia="Calibri"/>
                <w:b/>
                <w:sz w:val="18"/>
                <w:szCs w:val="18"/>
              </w:rPr>
            </w:pPr>
            <w:r w:rsidRPr="00C2061D">
              <w:rPr>
                <w:rFonts w:eastAsia="Calibri"/>
                <w:b/>
                <w:sz w:val="18"/>
                <w:szCs w:val="18"/>
              </w:rPr>
              <w:t>Number of Recalls</w:t>
            </w:r>
            <w:bookmarkStart w:id="1761" w:name="_Toc89720465"/>
            <w:bookmarkEnd w:id="1761"/>
          </w:p>
        </w:tc>
        <w:tc>
          <w:tcPr>
            <w:tcW w:w="28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CB9510" w14:textId="6974E73E" w:rsidR="00E221F4" w:rsidRPr="00C2061D" w:rsidRDefault="00E221F4" w:rsidP="00382EF9">
            <w:pPr>
              <w:jc w:val="center"/>
              <w:rPr>
                <w:rFonts w:eastAsia="Calibri"/>
                <w:b/>
                <w:sz w:val="18"/>
                <w:szCs w:val="18"/>
              </w:rPr>
            </w:pPr>
            <w:r w:rsidRPr="00C2061D">
              <w:rPr>
                <w:rFonts w:eastAsia="Calibri"/>
                <w:b/>
                <w:sz w:val="18"/>
                <w:szCs w:val="18"/>
              </w:rPr>
              <w:t>Number of results for subject devices</w:t>
            </w:r>
            <w:bookmarkStart w:id="1762" w:name="_Toc89720466"/>
            <w:bookmarkEnd w:id="1762"/>
            <w:r w:rsidR="009757CF" w:rsidRPr="00C2061D">
              <w:rPr>
                <w:rFonts w:eastAsia="Calibri"/>
                <w:b/>
                <w:sz w:val="18"/>
                <w:szCs w:val="18"/>
              </w:rPr>
              <w:t>*</w:t>
            </w:r>
          </w:p>
        </w:tc>
        <w:tc>
          <w:tcPr>
            <w:tcW w:w="283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22799A" w14:textId="34334205" w:rsidR="00E221F4" w:rsidRPr="00C2061D" w:rsidRDefault="00E221F4" w:rsidP="00382EF9">
            <w:pPr>
              <w:jc w:val="center"/>
              <w:rPr>
                <w:rFonts w:eastAsia="Calibri"/>
                <w:b/>
                <w:sz w:val="18"/>
                <w:szCs w:val="18"/>
              </w:rPr>
            </w:pPr>
            <w:r w:rsidRPr="00C2061D">
              <w:rPr>
                <w:rFonts w:eastAsia="Calibri"/>
                <w:b/>
                <w:sz w:val="18"/>
                <w:szCs w:val="18"/>
              </w:rPr>
              <w:t>Number of results for similar devices</w:t>
            </w:r>
            <w:r w:rsidR="009757CF" w:rsidRPr="00C2061D">
              <w:rPr>
                <w:rFonts w:eastAsia="Calibri"/>
                <w:b/>
                <w:sz w:val="18"/>
                <w:szCs w:val="18"/>
              </w:rPr>
              <w:t>*</w:t>
            </w:r>
          </w:p>
        </w:tc>
      </w:tr>
      <w:tr w:rsidR="00C62672" w:rsidRPr="00C2061D" w14:paraId="33771BFD" w14:textId="77777777" w:rsidTr="009757CF">
        <w:trPr>
          <w:jc w:val="center"/>
        </w:trPr>
        <w:tc>
          <w:tcPr>
            <w:tcW w:w="1808" w:type="dxa"/>
            <w:tcBorders>
              <w:top w:val="single" w:sz="4" w:space="0" w:color="auto"/>
              <w:left w:val="single" w:sz="4" w:space="0" w:color="auto"/>
              <w:bottom w:val="single" w:sz="4" w:space="0" w:color="auto"/>
              <w:right w:val="single" w:sz="4" w:space="0" w:color="auto"/>
            </w:tcBorders>
            <w:hideMark/>
          </w:tcPr>
          <w:p w14:paraId="045E7897" w14:textId="4E3183FC" w:rsidR="00E221F4" w:rsidRPr="00C2061D" w:rsidRDefault="00C62672" w:rsidP="00382EF9">
            <w:pPr>
              <w:rPr>
                <w:rFonts w:eastAsia="Calibri"/>
                <w:bCs/>
                <w:sz w:val="18"/>
                <w:szCs w:val="18"/>
              </w:rPr>
            </w:pPr>
            <w:bookmarkStart w:id="1763" w:name="_Toc89720468"/>
            <w:bookmarkStart w:id="1764" w:name="_Toc89720471" w:colFirst="2" w:colLast="2"/>
            <w:bookmarkEnd w:id="1760"/>
            <w:bookmarkEnd w:id="1763"/>
            <w:r w:rsidRPr="00C2061D">
              <w:rPr>
                <w:rFonts w:eastAsia="Calibri"/>
                <w:bCs/>
                <w:sz w:val="18"/>
                <w:szCs w:val="18"/>
              </w:rPr>
              <w:t>FRN</w:t>
            </w:r>
          </w:p>
        </w:tc>
        <w:tc>
          <w:tcPr>
            <w:tcW w:w="1878" w:type="dxa"/>
            <w:tcBorders>
              <w:top w:val="single" w:sz="4" w:space="0" w:color="auto"/>
              <w:left w:val="single" w:sz="4" w:space="0" w:color="auto"/>
              <w:bottom w:val="single" w:sz="4" w:space="0" w:color="auto"/>
              <w:right w:val="single" w:sz="4" w:space="0" w:color="auto"/>
            </w:tcBorders>
          </w:tcPr>
          <w:p w14:paraId="3744EA62" w14:textId="2EE44A59" w:rsidR="00E221F4" w:rsidRPr="00C2061D" w:rsidRDefault="009757CF" w:rsidP="00382EF9">
            <w:pPr>
              <w:spacing w:before="60" w:after="60"/>
              <w:jc w:val="center"/>
              <w:rPr>
                <w:bCs/>
                <w:sz w:val="18"/>
                <w:szCs w:val="18"/>
              </w:rPr>
            </w:pPr>
            <w:bookmarkStart w:id="1765" w:name="_Toc89720469"/>
            <w:bookmarkEnd w:id="1765"/>
            <w:r w:rsidRPr="00C2061D">
              <w:rPr>
                <w:bCs/>
                <w:sz w:val="18"/>
                <w:szCs w:val="18"/>
              </w:rPr>
              <w:t>664</w:t>
            </w:r>
          </w:p>
        </w:tc>
        <w:tc>
          <w:tcPr>
            <w:tcW w:w="2830" w:type="dxa"/>
            <w:tcBorders>
              <w:top w:val="single" w:sz="4" w:space="0" w:color="auto"/>
              <w:left w:val="single" w:sz="4" w:space="0" w:color="auto"/>
              <w:bottom w:val="single" w:sz="4" w:space="0" w:color="auto"/>
              <w:right w:val="single" w:sz="4" w:space="0" w:color="auto"/>
            </w:tcBorders>
          </w:tcPr>
          <w:p w14:paraId="69E08DE9" w14:textId="0705134C" w:rsidR="00E221F4" w:rsidRPr="00C2061D" w:rsidRDefault="009757CF" w:rsidP="00382EF9">
            <w:pPr>
              <w:spacing w:before="60" w:after="60"/>
              <w:jc w:val="center"/>
              <w:rPr>
                <w:rFonts w:eastAsia="Calibri"/>
                <w:bCs/>
                <w:sz w:val="18"/>
                <w:szCs w:val="18"/>
                <w:lang w:eastAsia="da-DK"/>
              </w:rPr>
            </w:pPr>
            <w:bookmarkStart w:id="1766" w:name="_Toc89720470"/>
            <w:bookmarkEnd w:id="1766"/>
            <w:r w:rsidRPr="00C2061D">
              <w:rPr>
                <w:rFonts w:eastAsia="Calibri"/>
                <w:bCs/>
                <w:sz w:val="18"/>
                <w:szCs w:val="18"/>
                <w:lang w:eastAsia="da-DK"/>
              </w:rPr>
              <w:t>0</w:t>
            </w:r>
          </w:p>
        </w:tc>
        <w:tc>
          <w:tcPr>
            <w:tcW w:w="2830" w:type="dxa"/>
            <w:tcBorders>
              <w:top w:val="single" w:sz="4" w:space="0" w:color="auto"/>
              <w:left w:val="single" w:sz="4" w:space="0" w:color="auto"/>
              <w:bottom w:val="single" w:sz="4" w:space="0" w:color="auto"/>
              <w:right w:val="single" w:sz="4" w:space="0" w:color="auto"/>
            </w:tcBorders>
          </w:tcPr>
          <w:p w14:paraId="66B11B74" w14:textId="3BA1DEB3" w:rsidR="00E221F4" w:rsidRPr="00C2061D" w:rsidRDefault="000938D4" w:rsidP="00382EF9">
            <w:pPr>
              <w:spacing w:before="60" w:after="60"/>
              <w:jc w:val="center"/>
              <w:rPr>
                <w:rFonts w:eastAsia="Calibri"/>
                <w:bCs/>
                <w:sz w:val="18"/>
                <w:szCs w:val="18"/>
                <w:lang w:eastAsia="da-DK"/>
              </w:rPr>
            </w:pPr>
            <w:r w:rsidRPr="00C2061D">
              <w:rPr>
                <w:rFonts w:eastAsia="Calibri"/>
                <w:bCs/>
                <w:sz w:val="18"/>
                <w:szCs w:val="18"/>
                <w:lang w:eastAsia="da-DK"/>
              </w:rPr>
              <w:t>23</w:t>
            </w:r>
          </w:p>
        </w:tc>
      </w:tr>
      <w:tr w:rsidR="009757CF" w:rsidRPr="00C2061D" w14:paraId="58C03E8F" w14:textId="77777777" w:rsidTr="009757CF">
        <w:trPr>
          <w:jc w:val="center"/>
        </w:trPr>
        <w:tc>
          <w:tcPr>
            <w:tcW w:w="9346" w:type="dxa"/>
            <w:gridSpan w:val="4"/>
            <w:tcBorders>
              <w:top w:val="single" w:sz="4" w:space="0" w:color="auto"/>
              <w:left w:val="nil"/>
              <w:bottom w:val="nil"/>
              <w:right w:val="nil"/>
            </w:tcBorders>
          </w:tcPr>
          <w:p w14:paraId="2D23FD7C" w14:textId="44D82C96" w:rsidR="009757CF" w:rsidRPr="00C2061D" w:rsidRDefault="009757CF" w:rsidP="00382EF9">
            <w:pPr>
              <w:spacing w:before="60" w:after="60"/>
              <w:jc w:val="center"/>
              <w:rPr>
                <w:rFonts w:eastAsia="Calibri"/>
                <w:bCs/>
                <w:sz w:val="18"/>
                <w:szCs w:val="18"/>
                <w:lang w:eastAsia="da-DK"/>
              </w:rPr>
            </w:pPr>
            <w:r w:rsidRPr="00C2061D">
              <w:rPr>
                <w:rFonts w:ascii="Calibri" w:eastAsia="Calibri" w:hAnsi="Calibri"/>
                <w:i/>
                <w:iCs/>
                <w:sz w:val="18"/>
                <w:szCs w:val="18"/>
                <w:vertAlign w:val="superscript"/>
              </w:rPr>
              <w:t>*</w:t>
            </w:r>
            <w:r w:rsidRPr="00C2061D">
              <w:rPr>
                <w:rFonts w:ascii="Calibri" w:eastAsia="Calibri" w:hAnsi="Calibri"/>
                <w:i/>
                <w:iCs/>
                <w:sz w:val="18"/>
                <w:szCs w:val="18"/>
              </w:rPr>
              <w:t xml:space="preserve"> Manufacturer and device names were applied for screening the exported raw data</w:t>
            </w:r>
            <w:r w:rsidRPr="00C2061D">
              <w:rPr>
                <w:rFonts w:ascii="Calibri" w:eastAsia="Calibri" w:hAnsi="Calibri"/>
                <w:sz w:val="18"/>
                <w:szCs w:val="18"/>
              </w:rPr>
              <w:t>.</w:t>
            </w:r>
          </w:p>
        </w:tc>
      </w:tr>
      <w:bookmarkEnd w:id="1764"/>
    </w:tbl>
    <w:p w14:paraId="7B79937F" w14:textId="77777777" w:rsidR="00E221F4" w:rsidRPr="00C2061D" w:rsidRDefault="00E221F4" w:rsidP="00E221F4">
      <w:pPr>
        <w:rPr>
          <w:rFonts w:eastAsia="Calibri"/>
          <w:i/>
          <w:iCs/>
        </w:rPr>
      </w:pPr>
    </w:p>
    <w:p w14:paraId="15A0A889" w14:textId="6FF1076A" w:rsidR="00E221F4" w:rsidRPr="00C2061D" w:rsidRDefault="00A50199" w:rsidP="00E221F4">
      <w:pPr>
        <w:rPr>
          <w:rFonts w:eastAsia="Calibri" w:cs="Calibri"/>
          <w:i/>
          <w:iCs/>
          <w:color w:val="0070C0"/>
        </w:rPr>
      </w:pPr>
      <w:r>
        <w:rPr>
          <w:rFonts w:eastAsia="Calibri"/>
        </w:rPr>
        <w:t>Eight</w:t>
      </w:r>
      <w:r w:rsidR="001E6904" w:rsidRPr="00C2061D">
        <w:rPr>
          <w:rFonts w:eastAsia="Calibri"/>
        </w:rPr>
        <w:t xml:space="preserve"> of the retrieved recalls were evaluated to be relevant for the clinical evaluation of the Dasiglucagon Delivery System. The relevant reports described issues such as</w:t>
      </w:r>
      <w:r w:rsidR="00DE7C08" w:rsidRPr="00C2061D">
        <w:rPr>
          <w:rFonts w:eastAsia="Calibri"/>
        </w:rPr>
        <w:t xml:space="preserve"> manufacturing errors, leakages, device</w:t>
      </w:r>
      <w:r w:rsidR="00227B0E" w:rsidRPr="00C2061D">
        <w:rPr>
          <w:rFonts w:eastAsia="Calibri"/>
        </w:rPr>
        <w:t>s</w:t>
      </w:r>
      <w:r w:rsidR="00DE7C08" w:rsidRPr="00C2061D">
        <w:rPr>
          <w:rFonts w:eastAsia="Calibri"/>
        </w:rPr>
        <w:t xml:space="preserve"> powering down without an alarm, and over-infusion.</w:t>
      </w:r>
    </w:p>
    <w:p w14:paraId="59B22AF1" w14:textId="77777777" w:rsidR="00E221F4" w:rsidRPr="00C2061D" w:rsidRDefault="00E221F4" w:rsidP="00E221F4">
      <w:pPr>
        <w:pStyle w:val="Heading3"/>
      </w:pPr>
      <w:bookmarkStart w:id="1767" w:name="_Toc103171574"/>
      <w:bookmarkStart w:id="1768" w:name="_Toc102727645"/>
      <w:bookmarkStart w:id="1769" w:name="_Toc104393345"/>
      <w:bookmarkStart w:id="1770" w:name="_Toc182295650"/>
      <w:r w:rsidRPr="00C2061D">
        <w:t>FDA TPLC, USA</w:t>
      </w:r>
      <w:bookmarkEnd w:id="1767"/>
      <w:bookmarkEnd w:id="1768"/>
      <w:bookmarkEnd w:id="1769"/>
      <w:bookmarkEnd w:id="1770"/>
    </w:p>
    <w:p w14:paraId="232657D0" w14:textId="7C2579B4" w:rsidR="00E221F4" w:rsidRPr="00C2061D" w:rsidRDefault="00E221F4" w:rsidP="00E221F4">
      <w:pPr>
        <w:rPr>
          <w:rFonts w:eastAsia="Calibri"/>
          <w:i/>
          <w:iCs/>
          <w:color w:val="0070C0"/>
        </w:rPr>
      </w:pPr>
      <w:r w:rsidRPr="00C2061D">
        <w:rPr>
          <w:rFonts w:eastAsia="Calibri"/>
        </w:rPr>
        <w:t xml:space="preserve">Review of the FDA total product life cycle (TPLC) database was carried out on </w:t>
      </w:r>
      <w:r w:rsidR="004917CF" w:rsidRPr="00C2061D">
        <w:rPr>
          <w:rFonts w:eastAsia="Calibri"/>
        </w:rPr>
        <w:t>September 25, 2004</w:t>
      </w:r>
      <w:r w:rsidRPr="00C2061D">
        <w:rPr>
          <w:rFonts w:eastAsia="Calibri"/>
        </w:rPr>
        <w:t xml:space="preserve"> for records since </w:t>
      </w:r>
      <w:r w:rsidR="004917CF" w:rsidRPr="00C2061D">
        <w:rPr>
          <w:rFonts w:eastAsia="Calibri"/>
        </w:rPr>
        <w:t>2009 (database limit)</w:t>
      </w:r>
      <w:r w:rsidRPr="00C2061D">
        <w:rPr>
          <w:rFonts w:eastAsia="Calibri"/>
        </w:rPr>
        <w:t xml:space="preserve">. </w:t>
      </w:r>
      <w:r w:rsidR="00CE17F6" w:rsidRPr="00C2061D">
        <w:rPr>
          <w:rFonts w:eastAsia="Calibri"/>
        </w:rPr>
        <w:t>As shown in the following table, t</w:t>
      </w:r>
      <w:r w:rsidRPr="00C2061D">
        <w:rPr>
          <w:rFonts w:eastAsia="Calibri"/>
        </w:rPr>
        <w:t xml:space="preserve">he </w:t>
      </w:r>
      <w:r w:rsidR="00881D83" w:rsidRPr="00C2061D">
        <w:rPr>
          <w:rFonts w:eastAsia="Calibri"/>
        </w:rPr>
        <w:t>review</w:t>
      </w:r>
      <w:r w:rsidR="00CE17F6" w:rsidRPr="00C2061D">
        <w:rPr>
          <w:rFonts w:eastAsia="Calibri"/>
        </w:rPr>
        <w:t xml:space="preserve"> </w:t>
      </w:r>
      <w:r w:rsidR="00881D83" w:rsidRPr="00C2061D">
        <w:rPr>
          <w:rFonts w:eastAsia="Calibri"/>
        </w:rPr>
        <w:t>of reports under</w:t>
      </w:r>
      <w:r w:rsidR="00CE17F6" w:rsidRPr="00C2061D">
        <w:rPr>
          <w:rFonts w:eastAsia="Calibri"/>
        </w:rPr>
        <w:t xml:space="preserve"> FDA product code FRN</w:t>
      </w:r>
      <w:r w:rsidRPr="00C2061D">
        <w:rPr>
          <w:rFonts w:eastAsia="Calibri"/>
        </w:rPr>
        <w:t xml:space="preserve"> resulted in </w:t>
      </w:r>
      <w:r w:rsidR="00CE17F6" w:rsidRPr="00C2061D">
        <w:rPr>
          <w:rFonts w:eastAsia="Calibri"/>
        </w:rPr>
        <w:t>more than 1.7 million device problems and more than 1.5 million associated patient problems</w:t>
      </w:r>
      <w:r w:rsidRPr="00C2061D">
        <w:rPr>
          <w:rFonts w:eastAsia="Calibri"/>
        </w:rPr>
        <w:t>.</w:t>
      </w:r>
      <w:r w:rsidR="0091445B" w:rsidRPr="00C2061D">
        <w:rPr>
          <w:rFonts w:eastAsia="Calibri"/>
        </w:rPr>
        <w:t xml:space="preserve"> </w:t>
      </w:r>
    </w:p>
    <w:p w14:paraId="11038E7F" w14:textId="77777777" w:rsidR="00E221F4" w:rsidRPr="00C2061D" w:rsidRDefault="00E221F4" w:rsidP="00E221F4">
      <w:pPr>
        <w:rPr>
          <w:rFonts w:eastAsia="Calibri"/>
          <w:i/>
          <w:iCs/>
          <w:color w:val="0070C0"/>
        </w:rPr>
      </w:pPr>
    </w:p>
    <w:tbl>
      <w:tblPr>
        <w:tblStyle w:val="TableGrid2"/>
        <w:tblW w:w="5931" w:type="dxa"/>
        <w:jc w:val="center"/>
        <w:tblLook w:val="04A0" w:firstRow="1" w:lastRow="0" w:firstColumn="1" w:lastColumn="0" w:noHBand="0" w:noVBand="1"/>
      </w:tblPr>
      <w:tblGrid>
        <w:gridCol w:w="1407"/>
        <w:gridCol w:w="2262"/>
        <w:gridCol w:w="2262"/>
      </w:tblGrid>
      <w:tr w:rsidR="007915FA" w:rsidRPr="00C2061D" w14:paraId="320AA299" w14:textId="77777777" w:rsidTr="00A8661F">
        <w:trPr>
          <w:tblHeader/>
          <w:jc w:val="center"/>
        </w:trPr>
        <w:tc>
          <w:tcPr>
            <w:tcW w:w="140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7E5FFF" w14:textId="6F1EABEC" w:rsidR="00E221F4" w:rsidRPr="00C2061D" w:rsidRDefault="00E221F4" w:rsidP="004E1717">
            <w:pPr>
              <w:spacing w:before="60" w:after="60"/>
              <w:rPr>
                <w:rFonts w:eastAsia="Calibri"/>
                <w:b/>
                <w:sz w:val="18"/>
                <w:szCs w:val="18"/>
              </w:rPr>
            </w:pPr>
            <w:r w:rsidRPr="00C2061D">
              <w:rPr>
                <w:rFonts w:eastAsia="Calibri"/>
                <w:b/>
                <w:sz w:val="18"/>
                <w:szCs w:val="18"/>
              </w:rPr>
              <w:t>Search Term</w:t>
            </w:r>
          </w:p>
        </w:tc>
        <w:tc>
          <w:tcPr>
            <w:tcW w:w="2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35ACE1" w14:textId="77777777" w:rsidR="00E221F4" w:rsidRPr="00C2061D" w:rsidRDefault="00E221F4" w:rsidP="004E1717">
            <w:pPr>
              <w:spacing w:before="60" w:after="60"/>
              <w:jc w:val="center"/>
              <w:rPr>
                <w:rFonts w:eastAsia="Calibri"/>
                <w:b/>
                <w:sz w:val="18"/>
                <w:szCs w:val="18"/>
              </w:rPr>
            </w:pPr>
            <w:r w:rsidRPr="00C2061D">
              <w:rPr>
                <w:rFonts w:eastAsia="Calibri"/>
                <w:b/>
                <w:sz w:val="18"/>
                <w:szCs w:val="18"/>
              </w:rPr>
              <w:t>Number of Device Problems</w:t>
            </w:r>
          </w:p>
        </w:tc>
        <w:tc>
          <w:tcPr>
            <w:tcW w:w="226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35F526" w14:textId="77777777" w:rsidR="00E221F4" w:rsidRPr="00C2061D" w:rsidRDefault="00E221F4" w:rsidP="004E1717">
            <w:pPr>
              <w:spacing w:before="60" w:after="60"/>
              <w:jc w:val="center"/>
              <w:rPr>
                <w:rFonts w:eastAsia="Calibri"/>
                <w:b/>
                <w:sz w:val="18"/>
                <w:szCs w:val="18"/>
              </w:rPr>
            </w:pPr>
            <w:r w:rsidRPr="00C2061D">
              <w:rPr>
                <w:rFonts w:eastAsia="Calibri"/>
                <w:b/>
                <w:sz w:val="18"/>
                <w:szCs w:val="18"/>
              </w:rPr>
              <w:t>Number of Patient Problems</w:t>
            </w:r>
          </w:p>
        </w:tc>
      </w:tr>
      <w:tr w:rsidR="007915FA" w:rsidRPr="00C2061D" w14:paraId="2EBE0386" w14:textId="77777777" w:rsidTr="00A8661F">
        <w:trPr>
          <w:jc w:val="center"/>
        </w:trPr>
        <w:tc>
          <w:tcPr>
            <w:tcW w:w="1407" w:type="dxa"/>
            <w:tcBorders>
              <w:top w:val="single" w:sz="4" w:space="0" w:color="auto"/>
              <w:left w:val="single" w:sz="4" w:space="0" w:color="auto"/>
              <w:bottom w:val="single" w:sz="4" w:space="0" w:color="auto"/>
              <w:right w:val="single" w:sz="4" w:space="0" w:color="auto"/>
            </w:tcBorders>
          </w:tcPr>
          <w:p w14:paraId="5D0CA1B8" w14:textId="50956AEF" w:rsidR="00E221F4" w:rsidRPr="00C2061D" w:rsidRDefault="007915FA" w:rsidP="004E1717">
            <w:pPr>
              <w:spacing w:before="60" w:after="60"/>
              <w:rPr>
                <w:rFonts w:eastAsia="Calibri"/>
                <w:sz w:val="18"/>
                <w:szCs w:val="18"/>
              </w:rPr>
            </w:pPr>
            <w:r w:rsidRPr="00C2061D">
              <w:rPr>
                <w:rFonts w:eastAsia="Calibri"/>
                <w:sz w:val="18"/>
                <w:szCs w:val="18"/>
              </w:rPr>
              <w:t>FRN</w:t>
            </w:r>
          </w:p>
        </w:tc>
        <w:tc>
          <w:tcPr>
            <w:tcW w:w="2262" w:type="dxa"/>
            <w:tcBorders>
              <w:top w:val="single" w:sz="4" w:space="0" w:color="auto"/>
              <w:left w:val="single" w:sz="4" w:space="0" w:color="auto"/>
              <w:bottom w:val="single" w:sz="4" w:space="0" w:color="auto"/>
              <w:right w:val="single" w:sz="4" w:space="0" w:color="auto"/>
            </w:tcBorders>
          </w:tcPr>
          <w:p w14:paraId="48A4FD64" w14:textId="572DBD0C" w:rsidR="00E221F4" w:rsidRPr="00C2061D" w:rsidRDefault="00C24F97" w:rsidP="004E1717">
            <w:pPr>
              <w:spacing w:before="60" w:after="60"/>
              <w:jc w:val="center"/>
              <w:rPr>
                <w:rFonts w:eastAsia="Calibri"/>
                <w:sz w:val="18"/>
                <w:szCs w:val="18"/>
              </w:rPr>
            </w:pPr>
            <w:r w:rsidRPr="00C2061D">
              <w:rPr>
                <w:rFonts w:eastAsia="Calibri"/>
                <w:sz w:val="18"/>
                <w:szCs w:val="18"/>
              </w:rPr>
              <w:t>1,796,480</w:t>
            </w:r>
          </w:p>
        </w:tc>
        <w:tc>
          <w:tcPr>
            <w:tcW w:w="2262" w:type="dxa"/>
            <w:tcBorders>
              <w:top w:val="single" w:sz="4" w:space="0" w:color="auto"/>
              <w:left w:val="single" w:sz="4" w:space="0" w:color="auto"/>
              <w:bottom w:val="single" w:sz="4" w:space="0" w:color="auto"/>
              <w:right w:val="single" w:sz="4" w:space="0" w:color="auto"/>
            </w:tcBorders>
          </w:tcPr>
          <w:p w14:paraId="7C99AE3B" w14:textId="54367EA9" w:rsidR="00E221F4" w:rsidRPr="00C2061D" w:rsidRDefault="00C24F97" w:rsidP="004E1717">
            <w:pPr>
              <w:spacing w:before="60" w:after="60"/>
              <w:jc w:val="center"/>
              <w:rPr>
                <w:rFonts w:eastAsia="Calibri"/>
                <w:sz w:val="18"/>
                <w:szCs w:val="18"/>
              </w:rPr>
            </w:pPr>
            <w:r w:rsidRPr="00C2061D">
              <w:rPr>
                <w:rFonts w:eastAsia="Calibri"/>
                <w:sz w:val="18"/>
                <w:szCs w:val="18"/>
              </w:rPr>
              <w:t>1,585,594</w:t>
            </w:r>
          </w:p>
        </w:tc>
      </w:tr>
    </w:tbl>
    <w:p w14:paraId="0B5BF117" w14:textId="77777777" w:rsidR="00E221F4" w:rsidRPr="00C2061D" w:rsidRDefault="00E221F4" w:rsidP="00E221F4">
      <w:pPr>
        <w:ind w:left="567"/>
        <w:rPr>
          <w:rFonts w:ascii="Calibri" w:eastAsia="Calibri" w:hAnsi="Calibri"/>
          <w:i/>
          <w:iCs/>
          <w:color w:val="0070C0"/>
          <w:szCs w:val="20"/>
        </w:rPr>
      </w:pPr>
    </w:p>
    <w:p w14:paraId="6F9A1313" w14:textId="4E206518" w:rsidR="00E221F4" w:rsidRPr="00B02E33" w:rsidRDefault="000105F9" w:rsidP="00E221F4">
      <w:pPr>
        <w:spacing w:before="60" w:after="60"/>
        <w:rPr>
          <w:rFonts w:eastAsia="Calibri" w:cs="Arial"/>
        </w:rPr>
      </w:pPr>
      <w:r w:rsidRPr="00C2061D">
        <w:rPr>
          <w:rFonts w:eastAsia="Calibri"/>
        </w:rPr>
        <w:t xml:space="preserve">Details of the various types of device problems and patient problems are presented in </w:t>
      </w:r>
      <w:r w:rsidRPr="00C2061D">
        <w:rPr>
          <w:rFonts w:eastAsia="Calibri"/>
          <w:b/>
          <w:bCs/>
        </w:rPr>
        <w:t>Appendix II</w:t>
      </w:r>
      <w:r w:rsidRPr="00C2061D">
        <w:rPr>
          <w:rFonts w:eastAsia="Calibri"/>
        </w:rPr>
        <w:t xml:space="preserve">. </w:t>
      </w:r>
      <w:r w:rsidR="00E221F4" w:rsidRPr="00C2061D">
        <w:rPr>
          <w:rFonts w:eastAsia="Calibri"/>
        </w:rPr>
        <w:t xml:space="preserve">The TPLC reports covered </w:t>
      </w:r>
      <w:r w:rsidR="00686526" w:rsidRPr="00C2061D">
        <w:rPr>
          <w:rFonts w:eastAsia="Calibri"/>
        </w:rPr>
        <w:t>50</w:t>
      </w:r>
      <w:r w:rsidR="00E221F4" w:rsidRPr="00C2061D">
        <w:rPr>
          <w:rFonts w:eastAsia="Calibri"/>
        </w:rPr>
        <w:t xml:space="preserve"> different types of device problems of which </w:t>
      </w:r>
      <w:r w:rsidR="00686526" w:rsidRPr="00C2061D">
        <w:rPr>
          <w:rFonts w:eastAsia="Calibri" w:cs="Arial"/>
        </w:rPr>
        <w:t>45</w:t>
      </w:r>
      <w:r w:rsidR="00E221F4" w:rsidRPr="00C2061D">
        <w:rPr>
          <w:rFonts w:eastAsia="Calibri" w:cs="Arial"/>
          <w:shd w:val="clear" w:color="auto" w:fill="FFFFFF"/>
        </w:rPr>
        <w:t xml:space="preserve"> could potentially occur with</w:t>
      </w:r>
      <w:r w:rsidR="00686526" w:rsidRPr="00C2061D">
        <w:rPr>
          <w:rFonts w:eastAsia="Calibri" w:cs="Arial"/>
          <w:shd w:val="clear" w:color="auto" w:fill="FFFFFF"/>
        </w:rPr>
        <w:t xml:space="preserve"> a subcutaneous infusion pump like</w:t>
      </w:r>
      <w:r w:rsidR="00E221F4" w:rsidRPr="00C2061D">
        <w:rPr>
          <w:rFonts w:eastAsia="Calibri" w:cs="Arial"/>
          <w:shd w:val="clear" w:color="auto" w:fill="FFFFFF"/>
        </w:rPr>
        <w:t xml:space="preserve"> the </w:t>
      </w:r>
      <w:r w:rsidR="00E221F4" w:rsidRPr="00C2061D">
        <w:rPr>
          <w:rFonts w:eastAsia="Calibri" w:cs="Arial"/>
        </w:rPr>
        <w:t>subject device.</w:t>
      </w:r>
      <w:r w:rsidR="00E221F4" w:rsidRPr="00C2061D">
        <w:rPr>
          <w:rFonts w:eastAsia="Calibri" w:cs="Arial"/>
          <w:i/>
          <w:iCs/>
        </w:rPr>
        <w:t xml:space="preserve"> </w:t>
      </w:r>
      <w:proofErr w:type="gramStart"/>
      <w:r w:rsidR="00E221F4" w:rsidRPr="00C2061D">
        <w:rPr>
          <w:rFonts w:eastAsia="Calibri" w:cs="Arial"/>
        </w:rPr>
        <w:t xml:space="preserve">The </w:t>
      </w:r>
      <w:r w:rsidR="00777352" w:rsidRPr="00C2061D">
        <w:rPr>
          <w:rFonts w:eastAsia="Calibri" w:cs="Arial"/>
        </w:rPr>
        <w:t>majority of</w:t>
      </w:r>
      <w:proofErr w:type="gramEnd"/>
      <w:r w:rsidR="00E221F4" w:rsidRPr="00C2061D">
        <w:rPr>
          <w:rFonts w:eastAsia="Calibri" w:cs="Arial"/>
        </w:rPr>
        <w:t xml:space="preserve"> device problems were </w:t>
      </w:r>
      <w:r w:rsidR="00777352" w:rsidRPr="00C2061D">
        <w:rPr>
          <w:rFonts w:eastAsia="Calibri" w:cs="Arial"/>
        </w:rPr>
        <w:t>related to cracks (40.8%), corrosions (11.4%) and breaks (7.4%)</w:t>
      </w:r>
      <w:r w:rsidR="00E221F4" w:rsidRPr="00C2061D">
        <w:rPr>
          <w:rFonts w:eastAsia="Calibri" w:cs="Arial"/>
        </w:rPr>
        <w:t xml:space="preserve"> (see</w:t>
      </w:r>
      <w:r w:rsidR="00777352" w:rsidRPr="00C2061D">
        <w:rPr>
          <w:rFonts w:eastAsia="Calibri" w:cs="Arial"/>
        </w:rPr>
        <w:t xml:space="preserve"> </w:t>
      </w:r>
      <w:r w:rsidR="00777352" w:rsidRPr="00C2061D">
        <w:rPr>
          <w:rFonts w:eastAsia="Calibri"/>
          <w:b/>
          <w:bCs/>
        </w:rPr>
        <w:t xml:space="preserve">Appendix II, </w:t>
      </w:r>
      <w:r w:rsidR="00777352" w:rsidRPr="00C2061D">
        <w:rPr>
          <w:rFonts w:eastAsia="Calibri"/>
          <w:b/>
          <w:bCs/>
        </w:rPr>
        <w:fldChar w:fldCharType="begin"/>
      </w:r>
      <w:r w:rsidR="00777352" w:rsidRPr="00C2061D">
        <w:rPr>
          <w:rFonts w:eastAsia="Calibri"/>
          <w:b/>
          <w:bCs/>
        </w:rPr>
        <w:instrText xml:space="preserve"> REF _Ref178151268 \h  \* MERGEFORMAT </w:instrText>
      </w:r>
      <w:r w:rsidR="00777352" w:rsidRPr="00C2061D">
        <w:rPr>
          <w:rFonts w:eastAsia="Calibri"/>
          <w:b/>
          <w:bCs/>
        </w:rPr>
      </w:r>
      <w:r w:rsidR="00777352" w:rsidRPr="00C2061D">
        <w:rPr>
          <w:rFonts w:eastAsia="Calibri"/>
          <w:b/>
          <w:bCs/>
        </w:rPr>
        <w:fldChar w:fldCharType="separate"/>
      </w:r>
      <w:r w:rsidR="00E344B5" w:rsidRPr="00E344B5">
        <w:rPr>
          <w:b/>
          <w:bCs/>
        </w:rPr>
        <w:t xml:space="preserve">Table </w:t>
      </w:r>
      <w:r w:rsidR="00E344B5" w:rsidRPr="00E344B5">
        <w:rPr>
          <w:b/>
          <w:bCs/>
          <w:noProof/>
        </w:rPr>
        <w:t>26</w:t>
      </w:r>
      <w:r w:rsidR="00777352" w:rsidRPr="00C2061D">
        <w:rPr>
          <w:rFonts w:eastAsia="Calibri"/>
          <w:b/>
          <w:bCs/>
        </w:rPr>
        <w:fldChar w:fldCharType="end"/>
      </w:r>
      <w:r w:rsidR="00E221F4" w:rsidRPr="00C2061D">
        <w:rPr>
          <w:rFonts w:eastAsia="Calibri" w:cs="Arial"/>
        </w:rPr>
        <w:t>).</w:t>
      </w:r>
      <w:r w:rsidR="00E221F4" w:rsidRPr="00C2061D">
        <w:rPr>
          <w:rFonts w:eastAsia="Calibri" w:cs="Arial"/>
          <w:i/>
          <w:iCs/>
        </w:rPr>
        <w:t xml:space="preserve"> </w:t>
      </w:r>
    </w:p>
    <w:p w14:paraId="78CCC95E" w14:textId="77777777" w:rsidR="00777352" w:rsidRPr="00B02E33" w:rsidRDefault="00777352" w:rsidP="00E221F4">
      <w:pPr>
        <w:spacing w:before="60" w:after="60"/>
        <w:rPr>
          <w:rFonts w:eastAsia="Calibri" w:cs="Arial"/>
          <w:color w:val="0070C0"/>
        </w:rPr>
      </w:pPr>
    </w:p>
    <w:p w14:paraId="56E8FEE7" w14:textId="79FBDF42" w:rsidR="00E221F4" w:rsidRPr="00C2061D" w:rsidRDefault="00E221F4" w:rsidP="00E221F4">
      <w:pPr>
        <w:spacing w:before="60" w:after="60"/>
        <w:rPr>
          <w:rFonts w:eastAsia="Calibri"/>
          <w:i/>
          <w:iCs/>
          <w:color w:val="0070C0"/>
        </w:rPr>
      </w:pPr>
      <w:r w:rsidRPr="00C2061D">
        <w:rPr>
          <w:rFonts w:eastAsia="Calibri" w:cs="Arial"/>
        </w:rPr>
        <w:t xml:space="preserve">TPLC reported on a total of </w:t>
      </w:r>
      <w:r w:rsidR="00164057" w:rsidRPr="00C2061D">
        <w:rPr>
          <w:rFonts w:eastAsia="Calibri" w:cs="Arial"/>
        </w:rPr>
        <w:t>1,585,594</w:t>
      </w:r>
      <w:r w:rsidR="0020610A">
        <w:rPr>
          <w:rFonts w:eastAsia="Calibri" w:cs="Arial"/>
        </w:rPr>
        <w:t xml:space="preserve"> patient-related</w:t>
      </w:r>
      <w:r w:rsidRPr="00C2061D">
        <w:rPr>
          <w:rFonts w:eastAsia="Calibri" w:cs="Arial"/>
        </w:rPr>
        <w:t xml:space="preserve"> Medical Device Recordings</w:t>
      </w:r>
      <w:r w:rsidR="00164057" w:rsidRPr="00C2061D">
        <w:rPr>
          <w:rFonts w:eastAsia="Calibri" w:cs="Arial"/>
        </w:rPr>
        <w:t xml:space="preserve"> for FDA product code FRN,</w:t>
      </w:r>
      <w:r w:rsidRPr="00C2061D">
        <w:rPr>
          <w:rFonts w:eastAsia="Calibri" w:cs="Arial"/>
        </w:rPr>
        <w:t xml:space="preserve"> as detailed in </w:t>
      </w:r>
      <w:r w:rsidR="00164057" w:rsidRPr="00C2061D">
        <w:rPr>
          <w:rFonts w:eastAsia="Calibri"/>
          <w:b/>
          <w:bCs/>
        </w:rPr>
        <w:t>Appendix II</w:t>
      </w:r>
      <w:r w:rsidRPr="00C2061D">
        <w:rPr>
          <w:rFonts w:eastAsia="Calibri"/>
        </w:rPr>
        <w:t xml:space="preserve">, of which </w:t>
      </w:r>
      <w:r w:rsidR="00164057" w:rsidRPr="00C2061D">
        <w:rPr>
          <w:rFonts w:eastAsia="Calibri" w:cs="Arial"/>
        </w:rPr>
        <w:t>97.7</w:t>
      </w:r>
      <w:r w:rsidRPr="00C2061D">
        <w:rPr>
          <w:rFonts w:eastAsia="Calibri" w:cs="Arial"/>
        </w:rPr>
        <w:t>% had no consequences to the patient or lacked further information.</w:t>
      </w:r>
      <w:r w:rsidR="007220F1" w:rsidRPr="00C2061D">
        <w:rPr>
          <w:rFonts w:eastAsia="Calibri" w:cs="Arial"/>
        </w:rPr>
        <w:t xml:space="preserve"> Only 2.2% of the reports were considered relevant for a </w:t>
      </w:r>
      <w:r w:rsidR="007220F1" w:rsidRPr="00C2061D">
        <w:rPr>
          <w:rFonts w:eastAsia="Calibri" w:cs="Arial"/>
          <w:shd w:val="clear" w:color="auto" w:fill="FFFFFF"/>
        </w:rPr>
        <w:t>subcutaneous dasiglucagon infusion pump</w:t>
      </w:r>
      <w:r w:rsidRPr="00C2061D">
        <w:rPr>
          <w:rFonts w:eastAsia="Calibri" w:cs="Arial"/>
        </w:rPr>
        <w:t xml:space="preserve"> </w:t>
      </w:r>
      <w:r w:rsidR="007220F1" w:rsidRPr="00C2061D">
        <w:rPr>
          <w:rFonts w:eastAsia="Calibri" w:cs="Arial"/>
          <w:shd w:val="clear" w:color="auto" w:fill="FFFFFF"/>
        </w:rPr>
        <w:t xml:space="preserve">like the </w:t>
      </w:r>
      <w:r w:rsidR="007220F1" w:rsidRPr="00C2061D">
        <w:rPr>
          <w:rFonts w:eastAsia="Calibri" w:cs="Arial"/>
        </w:rPr>
        <w:t xml:space="preserve">subject device. </w:t>
      </w:r>
      <w:r w:rsidRPr="00C2061D">
        <w:rPr>
          <w:rFonts w:eastAsia="Calibri" w:cs="Arial"/>
        </w:rPr>
        <w:t xml:space="preserve">The relevant patient problems were mainly due to </w:t>
      </w:r>
      <w:r w:rsidR="00164057" w:rsidRPr="00C2061D">
        <w:rPr>
          <w:rFonts w:eastAsia="Calibri" w:cs="Arial"/>
        </w:rPr>
        <w:t>hyperglycemia (1.4%</w:t>
      </w:r>
      <w:r w:rsidR="00326C3B" w:rsidRPr="00C2061D">
        <w:rPr>
          <w:rFonts w:eastAsia="Calibri" w:cs="Arial"/>
        </w:rPr>
        <w:t>; n = 22,099</w:t>
      </w:r>
      <w:r w:rsidR="00164057" w:rsidRPr="00C2061D">
        <w:rPr>
          <w:rFonts w:eastAsia="Calibri" w:cs="Arial"/>
        </w:rPr>
        <w:t>)</w:t>
      </w:r>
      <w:r w:rsidR="00CB3B27" w:rsidRPr="00C2061D">
        <w:rPr>
          <w:rFonts w:eastAsia="Calibri" w:cs="Arial"/>
        </w:rPr>
        <w:t>,</w:t>
      </w:r>
      <w:r w:rsidR="00164057" w:rsidRPr="00C2061D">
        <w:rPr>
          <w:rFonts w:eastAsia="Calibri" w:cs="Arial"/>
        </w:rPr>
        <w:t xml:space="preserve"> hypoglycemia (0.3%</w:t>
      </w:r>
      <w:r w:rsidR="00326C3B" w:rsidRPr="00C2061D">
        <w:rPr>
          <w:rFonts w:eastAsia="Calibri" w:cs="Arial"/>
        </w:rPr>
        <w:t>, n = 4,785</w:t>
      </w:r>
      <w:r w:rsidR="00164057" w:rsidRPr="00C2061D">
        <w:rPr>
          <w:rFonts w:eastAsia="Calibri" w:cs="Arial"/>
        </w:rPr>
        <w:t>)</w:t>
      </w:r>
      <w:r w:rsidR="00CB3B27" w:rsidRPr="00C2061D">
        <w:rPr>
          <w:rFonts w:eastAsia="Calibri" w:cs="Arial"/>
        </w:rPr>
        <w:t>,</w:t>
      </w:r>
      <w:r w:rsidR="00EC53A6">
        <w:rPr>
          <w:rFonts w:eastAsia="Calibri" w:cs="Arial"/>
        </w:rPr>
        <w:t xml:space="preserve"> and</w:t>
      </w:r>
      <w:r w:rsidR="00CB3B27" w:rsidRPr="00C2061D">
        <w:rPr>
          <w:rFonts w:eastAsia="Calibri" w:cs="Arial"/>
        </w:rPr>
        <w:t xml:space="preserve"> hypotension (0.1%</w:t>
      </w:r>
      <w:r w:rsidR="00326C3B" w:rsidRPr="00C2061D">
        <w:rPr>
          <w:rFonts w:eastAsia="Calibri" w:cs="Arial"/>
        </w:rPr>
        <w:t>, n = 1,390</w:t>
      </w:r>
      <w:r w:rsidR="00CB3B27" w:rsidRPr="00C2061D">
        <w:rPr>
          <w:rFonts w:eastAsia="Calibri" w:cs="Arial"/>
        </w:rPr>
        <w:t xml:space="preserve">) </w:t>
      </w:r>
      <w:r w:rsidRPr="00C2061D">
        <w:rPr>
          <w:rFonts w:eastAsia="Calibri"/>
        </w:rPr>
        <w:t>(</w:t>
      </w:r>
      <w:r w:rsidR="00164057" w:rsidRPr="00C2061D">
        <w:rPr>
          <w:rFonts w:eastAsia="Calibri"/>
          <w:b/>
          <w:bCs/>
        </w:rPr>
        <w:t xml:space="preserve">Appendix II, </w:t>
      </w:r>
      <w:r w:rsidR="00164057" w:rsidRPr="00C2061D">
        <w:rPr>
          <w:rFonts w:eastAsia="Calibri"/>
          <w:b/>
          <w:bCs/>
        </w:rPr>
        <w:fldChar w:fldCharType="begin"/>
      </w:r>
      <w:r w:rsidR="00164057" w:rsidRPr="00C2061D">
        <w:rPr>
          <w:rFonts w:eastAsia="Calibri"/>
          <w:b/>
          <w:bCs/>
        </w:rPr>
        <w:instrText xml:space="preserve"> REF _Ref178153419 \h  \* MERGEFORMAT </w:instrText>
      </w:r>
      <w:r w:rsidR="00164057" w:rsidRPr="00C2061D">
        <w:rPr>
          <w:rFonts w:eastAsia="Calibri"/>
          <w:b/>
          <w:bCs/>
        </w:rPr>
      </w:r>
      <w:r w:rsidR="00164057" w:rsidRPr="00C2061D">
        <w:rPr>
          <w:rFonts w:eastAsia="Calibri"/>
          <w:b/>
          <w:bCs/>
        </w:rPr>
        <w:fldChar w:fldCharType="separate"/>
      </w:r>
      <w:r w:rsidR="00E344B5" w:rsidRPr="00E344B5">
        <w:rPr>
          <w:b/>
          <w:bCs/>
        </w:rPr>
        <w:t xml:space="preserve">Table </w:t>
      </w:r>
      <w:r w:rsidR="00E344B5" w:rsidRPr="00E344B5">
        <w:rPr>
          <w:b/>
          <w:bCs/>
          <w:noProof/>
        </w:rPr>
        <w:t>27</w:t>
      </w:r>
      <w:r w:rsidR="00164057" w:rsidRPr="00C2061D">
        <w:rPr>
          <w:rFonts w:eastAsia="Calibri"/>
          <w:b/>
          <w:bCs/>
        </w:rPr>
        <w:fldChar w:fldCharType="end"/>
      </w:r>
      <w:r w:rsidRPr="00C2061D">
        <w:rPr>
          <w:rFonts w:eastAsia="Calibri"/>
        </w:rPr>
        <w:t xml:space="preserve">). </w:t>
      </w:r>
    </w:p>
    <w:p w14:paraId="6BF66CF6" w14:textId="77777777" w:rsidR="00E221F4" w:rsidRPr="00C2061D" w:rsidRDefault="00E221F4" w:rsidP="00E221F4">
      <w:pPr>
        <w:pStyle w:val="Heading3"/>
      </w:pPr>
      <w:bookmarkStart w:id="1771" w:name="_Toc103171573"/>
      <w:bookmarkStart w:id="1772" w:name="_Toc102727644"/>
      <w:bookmarkStart w:id="1773" w:name="_Toc104393344"/>
      <w:bookmarkStart w:id="1774" w:name="_Toc182295651"/>
      <w:r w:rsidRPr="00C2061D">
        <w:t>FDA MAUDE, USA</w:t>
      </w:r>
      <w:bookmarkEnd w:id="1771"/>
      <w:bookmarkEnd w:id="1772"/>
      <w:bookmarkEnd w:id="1773"/>
      <w:bookmarkEnd w:id="1774"/>
    </w:p>
    <w:p w14:paraId="67BEFA66" w14:textId="5C06E1B8" w:rsidR="00E221F4" w:rsidRDefault="00E221F4" w:rsidP="00E221F4">
      <w:pPr>
        <w:rPr>
          <w:rFonts w:eastAsia="Calibri"/>
          <w:i/>
          <w:iCs/>
        </w:rPr>
      </w:pPr>
      <w:r w:rsidRPr="00C2061D">
        <w:rPr>
          <w:rFonts w:eastAsia="Calibri"/>
        </w:rPr>
        <w:t xml:space="preserve">A review of the FDA MAUDE database was carried out on </w:t>
      </w:r>
      <w:r w:rsidR="007D3CFC" w:rsidRPr="00C2061D">
        <w:rPr>
          <w:rFonts w:eastAsia="Calibri"/>
        </w:rPr>
        <w:t>September 25, 2024</w:t>
      </w:r>
      <w:r w:rsidRPr="00C2061D">
        <w:rPr>
          <w:rFonts w:eastAsia="Calibri"/>
        </w:rPr>
        <w:t xml:space="preserve"> for records between </w:t>
      </w:r>
      <w:r w:rsidR="007D3CFC" w:rsidRPr="00C2061D">
        <w:rPr>
          <w:rFonts w:eastAsia="Calibri"/>
        </w:rPr>
        <w:t>01/01/1990</w:t>
      </w:r>
      <w:r w:rsidRPr="00C2061D">
        <w:rPr>
          <w:rFonts w:eastAsia="Calibri"/>
        </w:rPr>
        <w:t xml:space="preserve"> and </w:t>
      </w:r>
      <w:r w:rsidR="007D3CFC" w:rsidRPr="00C2061D">
        <w:rPr>
          <w:rFonts w:eastAsia="Calibri"/>
        </w:rPr>
        <w:t>September 24, 2024</w:t>
      </w:r>
      <w:r w:rsidRPr="00C2061D">
        <w:rPr>
          <w:rFonts w:eastAsia="Calibri"/>
        </w:rPr>
        <w:t>.</w:t>
      </w:r>
      <w:r w:rsidR="005731D2" w:rsidRPr="00C2061D">
        <w:rPr>
          <w:rFonts w:eastAsia="Calibri"/>
        </w:rPr>
        <w:t xml:space="preserve"> As the searches in the TPLC database </w:t>
      </w:r>
      <w:r w:rsidR="00432230" w:rsidRPr="00C2061D">
        <w:rPr>
          <w:rFonts w:eastAsia="Calibri"/>
        </w:rPr>
        <w:t>show</w:t>
      </w:r>
      <w:r w:rsidR="005731D2" w:rsidRPr="00C2061D">
        <w:rPr>
          <w:rFonts w:eastAsia="Calibri"/>
        </w:rPr>
        <w:t xml:space="preserve"> that more than 1.5 million MAUDE records are available for product code FRN, and MAUDE is limited to return a maximum of 500 results per search, </w:t>
      </w:r>
      <w:r w:rsidR="00432230" w:rsidRPr="00C2061D">
        <w:rPr>
          <w:rFonts w:eastAsia="Calibri"/>
        </w:rPr>
        <w:t xml:space="preserve">using </w:t>
      </w:r>
      <w:r w:rsidR="00B329D1" w:rsidRPr="00C2061D">
        <w:rPr>
          <w:rFonts w:eastAsia="Calibri"/>
        </w:rPr>
        <w:t>“</w:t>
      </w:r>
      <w:r w:rsidR="005731D2" w:rsidRPr="00C2061D">
        <w:rPr>
          <w:rFonts w:eastAsia="Calibri"/>
        </w:rPr>
        <w:t>FRN</w:t>
      </w:r>
      <w:r w:rsidR="00B329D1" w:rsidRPr="00C2061D">
        <w:rPr>
          <w:rFonts w:eastAsia="Calibri"/>
        </w:rPr>
        <w:t>”</w:t>
      </w:r>
      <w:r w:rsidR="005731D2" w:rsidRPr="00C2061D">
        <w:rPr>
          <w:rFonts w:eastAsia="Calibri"/>
        </w:rPr>
        <w:t xml:space="preserve"> </w:t>
      </w:r>
      <w:r w:rsidR="00432230" w:rsidRPr="00C2061D">
        <w:rPr>
          <w:rFonts w:eastAsia="Calibri"/>
        </w:rPr>
        <w:t xml:space="preserve">as a </w:t>
      </w:r>
      <w:r w:rsidR="00B329D1" w:rsidRPr="00C2061D">
        <w:rPr>
          <w:rFonts w:eastAsia="Calibri"/>
        </w:rPr>
        <w:t>stand-alone</w:t>
      </w:r>
      <w:r w:rsidR="00432230" w:rsidRPr="00C2061D">
        <w:rPr>
          <w:rFonts w:eastAsia="Calibri"/>
        </w:rPr>
        <w:t xml:space="preserve"> search term was not feasible</w:t>
      </w:r>
      <w:r w:rsidR="005731D2" w:rsidRPr="00C2061D">
        <w:rPr>
          <w:rFonts w:eastAsia="Calibri"/>
        </w:rPr>
        <w:t>. Instead, MAUDE was searched for a combination of FRN and</w:t>
      </w:r>
      <w:r w:rsidR="001955EF" w:rsidRPr="00C2061D">
        <w:rPr>
          <w:rFonts w:eastAsia="Calibri"/>
        </w:rPr>
        <w:t>/or</w:t>
      </w:r>
      <w:r w:rsidR="005731D2" w:rsidRPr="00C2061D">
        <w:rPr>
          <w:rFonts w:eastAsia="Calibri"/>
        </w:rPr>
        <w:t xml:space="preserve"> similar device names or manufacturer names as shown in </w:t>
      </w:r>
      <w:r w:rsidR="005731D2" w:rsidRPr="00C2061D">
        <w:rPr>
          <w:rFonts w:eastAsia="Calibri"/>
          <w:b/>
        </w:rPr>
        <w:fldChar w:fldCharType="begin"/>
      </w:r>
      <w:r w:rsidR="005731D2" w:rsidRPr="00C2061D">
        <w:rPr>
          <w:rFonts w:eastAsia="Calibri"/>
          <w:b/>
        </w:rPr>
        <w:instrText xml:space="preserve"> REF _Ref101943604 \h  \* MERGEFORMAT </w:instrText>
      </w:r>
      <w:r w:rsidR="005731D2" w:rsidRPr="00C2061D">
        <w:rPr>
          <w:rFonts w:eastAsia="Calibri"/>
          <w:b/>
        </w:rPr>
      </w:r>
      <w:r w:rsidR="005731D2" w:rsidRPr="00C2061D">
        <w:rPr>
          <w:rFonts w:eastAsia="Calibri"/>
          <w:b/>
        </w:rPr>
        <w:fldChar w:fldCharType="separate"/>
      </w:r>
      <w:r w:rsidR="00E344B5" w:rsidRPr="00E344B5">
        <w:rPr>
          <w:rFonts w:eastAsia="Calibri"/>
          <w:b/>
        </w:rPr>
        <w:t>Table 16</w:t>
      </w:r>
      <w:r w:rsidR="005731D2" w:rsidRPr="00C2061D">
        <w:rPr>
          <w:rFonts w:eastAsia="Calibri"/>
          <w:b/>
        </w:rPr>
        <w:fldChar w:fldCharType="end"/>
      </w:r>
      <w:r w:rsidR="005731D2" w:rsidRPr="00C2061D">
        <w:rPr>
          <w:rFonts w:eastAsia="Calibri"/>
        </w:rPr>
        <w:t>.</w:t>
      </w:r>
      <w:r w:rsidRPr="00C2061D">
        <w:rPr>
          <w:rFonts w:eastAsia="Calibri"/>
        </w:rPr>
        <w:t xml:space="preserve"> A total of </w:t>
      </w:r>
      <w:r w:rsidR="005962AF" w:rsidRPr="00C2061D">
        <w:rPr>
          <w:rFonts w:eastAsia="Calibri"/>
        </w:rPr>
        <w:t>1,</w:t>
      </w:r>
      <w:r w:rsidR="00E801BA" w:rsidRPr="00C2061D">
        <w:rPr>
          <w:rFonts w:eastAsia="Calibri"/>
        </w:rPr>
        <w:t>687</w:t>
      </w:r>
      <w:r w:rsidRPr="00C2061D">
        <w:rPr>
          <w:rFonts w:eastAsia="Calibri"/>
        </w:rPr>
        <w:t xml:space="preserve"> reports were retrieved.</w:t>
      </w:r>
      <w:r w:rsidR="005962AF" w:rsidRPr="00C2061D">
        <w:rPr>
          <w:rFonts w:eastAsia="Calibri"/>
        </w:rPr>
        <w:t xml:space="preserve"> After de-duplication, 1,</w:t>
      </w:r>
      <w:r w:rsidR="00EC10B4">
        <w:rPr>
          <w:rFonts w:eastAsia="Calibri"/>
        </w:rPr>
        <w:t xml:space="preserve">345 </w:t>
      </w:r>
      <w:r w:rsidR="005962AF" w:rsidRPr="00C2061D">
        <w:rPr>
          <w:rFonts w:eastAsia="Calibri"/>
        </w:rPr>
        <w:t>reports remained.</w:t>
      </w:r>
      <w:r w:rsidRPr="00C2061D">
        <w:rPr>
          <w:rFonts w:eastAsia="Calibri"/>
        </w:rPr>
        <w:t xml:space="preserve"> </w:t>
      </w:r>
      <w:r w:rsidR="005962AF" w:rsidRPr="00C2061D">
        <w:rPr>
          <w:rFonts w:eastAsia="Calibri"/>
        </w:rPr>
        <w:t xml:space="preserve">Of these, there were </w:t>
      </w:r>
      <w:r w:rsidR="00620751" w:rsidRPr="00C2061D">
        <w:rPr>
          <w:rFonts w:eastAsia="Calibri"/>
        </w:rPr>
        <w:t xml:space="preserve">5 </w:t>
      </w:r>
      <w:r w:rsidRPr="00C2061D">
        <w:rPr>
          <w:rFonts w:eastAsia="Calibri"/>
        </w:rPr>
        <w:t xml:space="preserve">death reports, </w:t>
      </w:r>
      <w:r w:rsidR="00FD7DA8" w:rsidRPr="00C2061D">
        <w:rPr>
          <w:rFonts w:eastAsia="Calibri"/>
        </w:rPr>
        <w:t xml:space="preserve">504 </w:t>
      </w:r>
      <w:r w:rsidRPr="00C2061D">
        <w:rPr>
          <w:rFonts w:eastAsia="Calibri"/>
        </w:rPr>
        <w:t xml:space="preserve">injury reports and </w:t>
      </w:r>
      <w:r w:rsidR="00FD7DA8" w:rsidRPr="00C2061D">
        <w:rPr>
          <w:rFonts w:eastAsia="Calibri"/>
        </w:rPr>
        <w:t>830</w:t>
      </w:r>
      <w:r w:rsidRPr="00C2061D">
        <w:rPr>
          <w:rFonts w:eastAsia="Calibri"/>
        </w:rPr>
        <w:t xml:space="preserve"> malfunction reports, whereas </w:t>
      </w:r>
      <w:r w:rsidR="00FD7DA8" w:rsidRPr="00C2061D">
        <w:rPr>
          <w:rFonts w:eastAsia="Calibri"/>
        </w:rPr>
        <w:t xml:space="preserve">6 </w:t>
      </w:r>
      <w:r w:rsidRPr="00C2061D">
        <w:rPr>
          <w:rFonts w:eastAsia="Calibri"/>
        </w:rPr>
        <w:t>hits had no specified event type.</w:t>
      </w:r>
      <w:r w:rsidR="005962AF" w:rsidRPr="00C2061D">
        <w:rPr>
          <w:rFonts w:eastAsia="Calibri"/>
        </w:rPr>
        <w:t xml:space="preserve"> As expected, none of these were associated with the use of the subject device, </w:t>
      </w:r>
      <w:r w:rsidR="00EC10B4">
        <w:rPr>
          <w:rFonts w:eastAsia="Calibri"/>
        </w:rPr>
        <w:t>as</w:t>
      </w:r>
      <w:r w:rsidR="005962AF" w:rsidRPr="00C2061D">
        <w:rPr>
          <w:rFonts w:eastAsia="Calibri"/>
        </w:rPr>
        <w:t xml:space="preserve"> it is pre-CE mark. However, </w:t>
      </w:r>
      <w:r w:rsidR="00FD7DA8" w:rsidRPr="00C2061D">
        <w:rPr>
          <w:rFonts w:eastAsia="Calibri"/>
        </w:rPr>
        <w:t xml:space="preserve">747 </w:t>
      </w:r>
      <w:r w:rsidR="005962AF" w:rsidRPr="00C2061D">
        <w:rPr>
          <w:rFonts w:eastAsia="Calibri"/>
        </w:rPr>
        <w:t>reports were related to the use of a similar device including</w:t>
      </w:r>
      <w:r w:rsidRPr="00C2061D">
        <w:rPr>
          <w:rFonts w:eastAsia="Calibri"/>
          <w:i/>
          <w:iCs/>
          <w:color w:val="0070C0"/>
        </w:rPr>
        <w:t xml:space="preserve"> </w:t>
      </w:r>
      <w:r w:rsidR="00FD7DA8" w:rsidRPr="00C2061D">
        <w:rPr>
          <w:rFonts w:eastAsia="Calibri"/>
        </w:rPr>
        <w:t xml:space="preserve">5 </w:t>
      </w:r>
      <w:r w:rsidRPr="00C2061D">
        <w:rPr>
          <w:rFonts w:eastAsia="Calibri"/>
        </w:rPr>
        <w:t xml:space="preserve">deaths, </w:t>
      </w:r>
      <w:r w:rsidR="00FD7DA8" w:rsidRPr="00C2061D">
        <w:rPr>
          <w:rFonts w:eastAsia="Calibri"/>
        </w:rPr>
        <w:t xml:space="preserve">467 </w:t>
      </w:r>
      <w:r w:rsidRPr="00C2061D">
        <w:rPr>
          <w:rFonts w:eastAsia="Calibri"/>
        </w:rPr>
        <w:t xml:space="preserve">injuries and </w:t>
      </w:r>
      <w:r w:rsidR="00FD7DA8" w:rsidRPr="00C2061D">
        <w:rPr>
          <w:rFonts w:eastAsia="Calibri"/>
        </w:rPr>
        <w:t xml:space="preserve">273 </w:t>
      </w:r>
      <w:r w:rsidRPr="00C2061D">
        <w:rPr>
          <w:rFonts w:eastAsia="Calibri"/>
        </w:rPr>
        <w:t>malfunctions. An overview of the number of re</w:t>
      </w:r>
      <w:r w:rsidR="00DD6215">
        <w:rPr>
          <w:rFonts w:eastAsia="Calibri"/>
        </w:rPr>
        <w:t>tr</w:t>
      </w:r>
      <w:r w:rsidRPr="00C2061D">
        <w:rPr>
          <w:rFonts w:eastAsia="Calibri"/>
        </w:rPr>
        <w:t>i</w:t>
      </w:r>
      <w:r w:rsidR="00DD6215">
        <w:rPr>
          <w:rFonts w:eastAsia="Calibri"/>
        </w:rPr>
        <w:t>e</w:t>
      </w:r>
      <w:r w:rsidRPr="00C2061D">
        <w:rPr>
          <w:rFonts w:eastAsia="Calibri"/>
        </w:rPr>
        <w:t xml:space="preserve">ved records </w:t>
      </w:r>
      <w:proofErr w:type="gramStart"/>
      <w:r w:rsidRPr="00C2061D">
        <w:rPr>
          <w:rFonts w:eastAsia="Calibri"/>
        </w:rPr>
        <w:t>are</w:t>
      </w:r>
      <w:proofErr w:type="gramEnd"/>
      <w:r w:rsidRPr="00C2061D">
        <w:rPr>
          <w:rFonts w:eastAsia="Calibri"/>
        </w:rPr>
        <w:t xml:space="preserve"> </w:t>
      </w:r>
      <w:r w:rsidR="005962AF" w:rsidRPr="00C2061D">
        <w:rPr>
          <w:rFonts w:eastAsia="Calibri"/>
        </w:rPr>
        <w:t>provided</w:t>
      </w:r>
      <w:r w:rsidRPr="00C2061D">
        <w:rPr>
          <w:rFonts w:eastAsia="Calibri"/>
        </w:rPr>
        <w:t xml:space="preserve"> in </w:t>
      </w:r>
      <w:r w:rsidRPr="00C2061D">
        <w:rPr>
          <w:rFonts w:eastAsia="Calibri"/>
          <w:b/>
        </w:rPr>
        <w:fldChar w:fldCharType="begin"/>
      </w:r>
      <w:r w:rsidRPr="00C2061D">
        <w:rPr>
          <w:rFonts w:eastAsia="Calibri"/>
          <w:b/>
        </w:rPr>
        <w:instrText xml:space="preserve"> REF _Ref101943604 \h  \* MERGEFORMAT </w:instrText>
      </w:r>
      <w:r w:rsidRPr="00C2061D">
        <w:rPr>
          <w:rFonts w:eastAsia="Calibri"/>
          <w:b/>
        </w:rPr>
      </w:r>
      <w:r w:rsidRPr="00C2061D">
        <w:rPr>
          <w:rFonts w:eastAsia="Calibri"/>
          <w:b/>
        </w:rPr>
        <w:fldChar w:fldCharType="separate"/>
      </w:r>
      <w:r w:rsidR="00E344B5" w:rsidRPr="00E344B5">
        <w:rPr>
          <w:rFonts w:eastAsia="Calibri"/>
          <w:b/>
        </w:rPr>
        <w:t>Table 16</w:t>
      </w:r>
      <w:r w:rsidRPr="00C2061D">
        <w:rPr>
          <w:rFonts w:eastAsia="Calibri"/>
          <w:b/>
        </w:rPr>
        <w:fldChar w:fldCharType="end"/>
      </w:r>
      <w:r w:rsidRPr="00C2061D">
        <w:rPr>
          <w:rFonts w:eastAsia="Calibri"/>
        </w:rPr>
        <w:t>.</w:t>
      </w:r>
      <w:r w:rsidRPr="00C2061D">
        <w:rPr>
          <w:rFonts w:eastAsia="Calibri"/>
          <w:i/>
          <w:iCs/>
        </w:rPr>
        <w:t xml:space="preserve"> </w:t>
      </w:r>
    </w:p>
    <w:p w14:paraId="740F423D" w14:textId="77777777" w:rsidR="0053229D" w:rsidRPr="00C2061D" w:rsidRDefault="0053229D" w:rsidP="00E221F4">
      <w:pPr>
        <w:rPr>
          <w:rFonts w:eastAsia="Calibri"/>
          <w:i/>
          <w:iCs/>
          <w:color w:val="0070C0"/>
        </w:rPr>
      </w:pPr>
    </w:p>
    <w:p w14:paraId="2498FD96" w14:textId="77777777" w:rsidR="00E221F4" w:rsidRPr="00C2061D" w:rsidRDefault="00E221F4" w:rsidP="00E221F4">
      <w:pPr>
        <w:rPr>
          <w:rFonts w:eastAsia="Calibri"/>
          <w:i/>
          <w:iCs/>
          <w:color w:val="0070C0"/>
        </w:rPr>
      </w:pPr>
    </w:p>
    <w:p w14:paraId="1C4537DD" w14:textId="1C09661E" w:rsidR="00E221F4" w:rsidRPr="00C2061D" w:rsidRDefault="00E221F4" w:rsidP="00E221F4">
      <w:pPr>
        <w:keepNext/>
        <w:rPr>
          <w:rFonts w:cs="Arial"/>
          <w:b/>
          <w:bCs/>
          <w:sz w:val="18"/>
          <w:szCs w:val="18"/>
        </w:rPr>
      </w:pPr>
      <w:bookmarkStart w:id="1775" w:name="_Ref101943604"/>
      <w:bookmarkStart w:id="1776" w:name="_Toc182997817"/>
      <w:r w:rsidRPr="00C2061D">
        <w:rPr>
          <w:rFonts w:cs="Arial"/>
          <w:b/>
          <w:bCs/>
          <w:sz w:val="18"/>
          <w:szCs w:val="18"/>
        </w:rPr>
        <w:lastRenderedPageBreak/>
        <w:t xml:space="preserve">Table </w:t>
      </w:r>
      <w:r w:rsidRPr="00C2061D">
        <w:rPr>
          <w:rFonts w:cs="Arial"/>
          <w:b/>
          <w:bCs/>
          <w:sz w:val="18"/>
          <w:szCs w:val="18"/>
        </w:rPr>
        <w:fldChar w:fldCharType="begin"/>
      </w:r>
      <w:r w:rsidRPr="00C2061D">
        <w:rPr>
          <w:rFonts w:cs="Arial"/>
          <w:b/>
          <w:bCs/>
          <w:sz w:val="18"/>
          <w:szCs w:val="18"/>
        </w:rPr>
        <w:instrText>SEQ Table \* ARABIC</w:instrText>
      </w:r>
      <w:r w:rsidRPr="00C2061D">
        <w:rPr>
          <w:rFonts w:cs="Arial"/>
          <w:b/>
          <w:bCs/>
          <w:sz w:val="18"/>
          <w:szCs w:val="18"/>
        </w:rPr>
        <w:fldChar w:fldCharType="separate"/>
      </w:r>
      <w:r w:rsidR="00E344B5">
        <w:rPr>
          <w:rFonts w:cs="Arial"/>
          <w:b/>
          <w:bCs/>
          <w:noProof/>
          <w:sz w:val="18"/>
          <w:szCs w:val="18"/>
        </w:rPr>
        <w:t>16</w:t>
      </w:r>
      <w:r w:rsidRPr="00C2061D">
        <w:rPr>
          <w:rFonts w:cs="Arial"/>
          <w:b/>
          <w:bCs/>
          <w:sz w:val="18"/>
          <w:szCs w:val="18"/>
        </w:rPr>
        <w:fldChar w:fldCharType="end"/>
      </w:r>
      <w:bookmarkEnd w:id="1775"/>
      <w:r w:rsidRPr="00C2061D">
        <w:rPr>
          <w:rFonts w:cs="Arial"/>
          <w:b/>
          <w:bCs/>
          <w:sz w:val="18"/>
          <w:szCs w:val="18"/>
        </w:rPr>
        <w:t>: Overview of received MAUDE records</w:t>
      </w:r>
      <w:bookmarkEnd w:id="1776"/>
    </w:p>
    <w:tbl>
      <w:tblPr>
        <w:tblStyle w:val="TableGrid2"/>
        <w:tblW w:w="9493" w:type="dxa"/>
        <w:jc w:val="center"/>
        <w:tblLook w:val="04A0" w:firstRow="1" w:lastRow="0" w:firstColumn="1" w:lastColumn="0" w:noHBand="0" w:noVBand="1"/>
      </w:tblPr>
      <w:tblGrid>
        <w:gridCol w:w="1457"/>
        <w:gridCol w:w="1137"/>
        <w:gridCol w:w="1833"/>
        <w:gridCol w:w="1149"/>
        <w:gridCol w:w="807"/>
        <w:gridCol w:w="1192"/>
        <w:gridCol w:w="1918"/>
      </w:tblGrid>
      <w:tr w:rsidR="00AA2B09" w:rsidRPr="00C2061D" w14:paraId="021D1488" w14:textId="77777777" w:rsidTr="003714AB">
        <w:trPr>
          <w:tblHeader/>
          <w:jc w:val="center"/>
        </w:trPr>
        <w:tc>
          <w:tcPr>
            <w:tcW w:w="145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7CE0FE" w14:textId="04951D50" w:rsidR="00E221F4" w:rsidRPr="00C2061D" w:rsidRDefault="00E221F4" w:rsidP="0053229D">
            <w:pPr>
              <w:spacing w:before="60"/>
              <w:rPr>
                <w:rFonts w:eastAsia="Calibri"/>
                <w:b/>
                <w:sz w:val="18"/>
                <w:szCs w:val="18"/>
              </w:rPr>
            </w:pPr>
            <w:r w:rsidRPr="00C2061D">
              <w:rPr>
                <w:rFonts w:eastAsia="Calibri"/>
                <w:b/>
                <w:sz w:val="18"/>
                <w:szCs w:val="18"/>
              </w:rPr>
              <w:t>Search Terms</w:t>
            </w:r>
          </w:p>
        </w:tc>
        <w:tc>
          <w:tcPr>
            <w:tcW w:w="302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D04399" w14:textId="77777777" w:rsidR="00E221F4" w:rsidRPr="00C2061D" w:rsidRDefault="00E221F4" w:rsidP="0053229D">
            <w:pPr>
              <w:spacing w:before="60"/>
              <w:jc w:val="center"/>
              <w:rPr>
                <w:rFonts w:eastAsia="Calibri"/>
                <w:b/>
                <w:sz w:val="18"/>
                <w:szCs w:val="18"/>
              </w:rPr>
            </w:pPr>
            <w:r w:rsidRPr="00C2061D">
              <w:rPr>
                <w:rFonts w:eastAsia="Calibri"/>
                <w:b/>
                <w:sz w:val="18"/>
                <w:szCs w:val="18"/>
              </w:rPr>
              <w:t>All records</w:t>
            </w:r>
          </w:p>
        </w:tc>
        <w:tc>
          <w:tcPr>
            <w:tcW w:w="182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BDF776" w14:textId="0D437003" w:rsidR="00E221F4" w:rsidRPr="00C2061D" w:rsidRDefault="00E221F4" w:rsidP="0053229D">
            <w:pPr>
              <w:spacing w:before="60"/>
              <w:jc w:val="center"/>
              <w:rPr>
                <w:rFonts w:eastAsia="Calibri"/>
                <w:b/>
                <w:sz w:val="18"/>
                <w:szCs w:val="18"/>
              </w:rPr>
            </w:pPr>
            <w:r w:rsidRPr="00C2061D">
              <w:rPr>
                <w:rFonts w:eastAsia="Calibri"/>
                <w:b/>
                <w:sz w:val="18"/>
                <w:szCs w:val="18"/>
              </w:rPr>
              <w:t>Records for subject device**</w:t>
            </w:r>
          </w:p>
        </w:tc>
        <w:tc>
          <w:tcPr>
            <w:tcW w:w="318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CB2A27" w14:textId="27C877FC" w:rsidR="00E221F4" w:rsidRPr="00C2061D" w:rsidRDefault="00E221F4" w:rsidP="0053229D">
            <w:pPr>
              <w:spacing w:before="60"/>
              <w:jc w:val="center"/>
              <w:rPr>
                <w:rFonts w:eastAsia="Calibri"/>
                <w:b/>
                <w:sz w:val="18"/>
                <w:szCs w:val="18"/>
              </w:rPr>
            </w:pPr>
            <w:r w:rsidRPr="00C2061D">
              <w:rPr>
                <w:rFonts w:eastAsia="Calibri"/>
                <w:b/>
                <w:sz w:val="18"/>
                <w:szCs w:val="18"/>
              </w:rPr>
              <w:t>Records for similar devices**</w:t>
            </w:r>
          </w:p>
        </w:tc>
      </w:tr>
      <w:tr w:rsidR="003714AB" w:rsidRPr="00C2061D" w14:paraId="2E064703" w14:textId="77777777" w:rsidTr="00F354C1">
        <w:trPr>
          <w:tblHeader/>
          <w:jc w:val="center"/>
        </w:trPr>
        <w:tc>
          <w:tcPr>
            <w:tcW w:w="1457" w:type="dxa"/>
            <w:vMerge/>
            <w:tcBorders>
              <w:top w:val="single" w:sz="4" w:space="0" w:color="auto"/>
              <w:left w:val="single" w:sz="4" w:space="0" w:color="auto"/>
              <w:bottom w:val="single" w:sz="4" w:space="0" w:color="auto"/>
              <w:right w:val="single" w:sz="4" w:space="0" w:color="auto"/>
            </w:tcBorders>
            <w:vAlign w:val="center"/>
            <w:hideMark/>
          </w:tcPr>
          <w:p w14:paraId="30A94A59" w14:textId="77777777" w:rsidR="00E221F4" w:rsidRPr="00C2061D" w:rsidRDefault="00E221F4" w:rsidP="0053229D">
            <w:pPr>
              <w:rPr>
                <w:b/>
                <w:sz w:val="18"/>
                <w:szCs w:val="18"/>
              </w:rPr>
            </w:pPr>
          </w:p>
        </w:tc>
        <w:tc>
          <w:tcPr>
            <w:tcW w:w="11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600DD" w14:textId="77777777" w:rsidR="00E221F4" w:rsidRPr="00C2061D" w:rsidRDefault="00E221F4" w:rsidP="0053229D">
            <w:pPr>
              <w:spacing w:before="60"/>
              <w:jc w:val="center"/>
              <w:rPr>
                <w:rFonts w:eastAsia="Calibri"/>
                <w:b/>
                <w:sz w:val="18"/>
                <w:szCs w:val="18"/>
              </w:rPr>
            </w:pPr>
            <w:r w:rsidRPr="00C2061D">
              <w:rPr>
                <w:rFonts w:eastAsia="Calibri"/>
                <w:b/>
                <w:sz w:val="18"/>
                <w:szCs w:val="18"/>
              </w:rPr>
              <w:t>Number of records</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AC0889" w14:textId="77777777" w:rsidR="00E221F4" w:rsidRPr="00C2061D" w:rsidRDefault="00E221F4" w:rsidP="0053229D">
            <w:pPr>
              <w:spacing w:before="60"/>
              <w:jc w:val="center"/>
              <w:rPr>
                <w:rFonts w:eastAsia="Calibri"/>
                <w:b/>
                <w:sz w:val="18"/>
                <w:szCs w:val="18"/>
              </w:rPr>
            </w:pPr>
            <w:r w:rsidRPr="00C2061D">
              <w:rPr>
                <w:rFonts w:eastAsia="Calibri"/>
                <w:b/>
                <w:sz w:val="18"/>
                <w:szCs w:val="18"/>
              </w:rPr>
              <w:t>Details</w:t>
            </w:r>
          </w:p>
        </w:tc>
        <w:tc>
          <w:tcPr>
            <w:tcW w:w="11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D038F9" w14:textId="77777777" w:rsidR="00E221F4" w:rsidRPr="00C2061D" w:rsidRDefault="00E221F4" w:rsidP="0053229D">
            <w:pPr>
              <w:spacing w:before="60"/>
              <w:jc w:val="center"/>
              <w:rPr>
                <w:rFonts w:eastAsia="Calibri"/>
                <w:b/>
                <w:sz w:val="18"/>
                <w:szCs w:val="18"/>
              </w:rPr>
            </w:pPr>
            <w:r w:rsidRPr="00C2061D">
              <w:rPr>
                <w:rFonts w:eastAsia="Calibri"/>
                <w:b/>
                <w:sz w:val="18"/>
                <w:szCs w:val="18"/>
              </w:rPr>
              <w:t>Number of records</w:t>
            </w:r>
          </w:p>
        </w:tc>
        <w:tc>
          <w:tcPr>
            <w:tcW w:w="6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26940D" w14:textId="77777777" w:rsidR="00E221F4" w:rsidRPr="00C2061D" w:rsidRDefault="00E221F4" w:rsidP="0053229D">
            <w:pPr>
              <w:spacing w:before="60"/>
              <w:jc w:val="center"/>
              <w:rPr>
                <w:rFonts w:eastAsia="Calibri"/>
                <w:b/>
                <w:sz w:val="18"/>
                <w:szCs w:val="18"/>
              </w:rPr>
            </w:pPr>
            <w:r w:rsidRPr="00C2061D">
              <w:rPr>
                <w:rFonts w:eastAsia="Calibri"/>
                <w:b/>
                <w:sz w:val="18"/>
                <w:szCs w:val="18"/>
              </w:rPr>
              <w:t>Details</w:t>
            </w:r>
          </w:p>
        </w:tc>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AB0A2" w14:textId="77777777" w:rsidR="00E221F4" w:rsidRPr="00C2061D" w:rsidRDefault="00E221F4" w:rsidP="0053229D">
            <w:pPr>
              <w:spacing w:before="60"/>
              <w:jc w:val="center"/>
              <w:rPr>
                <w:rFonts w:eastAsia="Calibri"/>
                <w:b/>
                <w:sz w:val="18"/>
                <w:szCs w:val="18"/>
              </w:rPr>
            </w:pPr>
            <w:r w:rsidRPr="00C2061D">
              <w:rPr>
                <w:rFonts w:eastAsia="Calibri"/>
                <w:b/>
                <w:sz w:val="18"/>
                <w:szCs w:val="18"/>
              </w:rPr>
              <w:t>Number of records</w:t>
            </w:r>
          </w:p>
        </w:tc>
        <w:tc>
          <w:tcPr>
            <w:tcW w:w="198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6FEB4" w14:textId="77777777" w:rsidR="00E221F4" w:rsidRPr="00C2061D" w:rsidRDefault="00E221F4" w:rsidP="0053229D">
            <w:pPr>
              <w:spacing w:before="60"/>
              <w:jc w:val="center"/>
              <w:rPr>
                <w:rFonts w:eastAsia="Calibri"/>
                <w:b/>
                <w:sz w:val="18"/>
                <w:szCs w:val="18"/>
              </w:rPr>
            </w:pPr>
            <w:r w:rsidRPr="00C2061D">
              <w:rPr>
                <w:rFonts w:eastAsia="Calibri"/>
                <w:b/>
                <w:sz w:val="18"/>
                <w:szCs w:val="18"/>
              </w:rPr>
              <w:t>Details</w:t>
            </w:r>
          </w:p>
        </w:tc>
      </w:tr>
      <w:tr w:rsidR="003714AB" w:rsidRPr="00C2061D" w14:paraId="5F12BFBF"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41DF0F3D" w14:textId="0A8E95BA" w:rsidR="00E221F4" w:rsidRPr="00C2061D" w:rsidRDefault="005F2F97" w:rsidP="0053229D">
            <w:pPr>
              <w:spacing w:before="60"/>
              <w:rPr>
                <w:rFonts w:eastAsia="Calibri"/>
                <w:sz w:val="18"/>
                <w:szCs w:val="18"/>
              </w:rPr>
            </w:pPr>
            <w:r w:rsidRPr="00C2061D">
              <w:rPr>
                <w:rFonts w:eastAsia="Calibri"/>
                <w:sz w:val="18"/>
                <w:szCs w:val="18"/>
              </w:rPr>
              <w:t>FRN + Roche</w:t>
            </w:r>
          </w:p>
        </w:tc>
        <w:tc>
          <w:tcPr>
            <w:tcW w:w="1137" w:type="dxa"/>
            <w:tcBorders>
              <w:top w:val="single" w:sz="4" w:space="0" w:color="auto"/>
              <w:left w:val="single" w:sz="4" w:space="0" w:color="auto"/>
              <w:bottom w:val="single" w:sz="4" w:space="0" w:color="auto"/>
              <w:right w:val="single" w:sz="4" w:space="0" w:color="auto"/>
            </w:tcBorders>
          </w:tcPr>
          <w:p w14:paraId="25586623" w14:textId="205E7367" w:rsidR="00E221F4" w:rsidRPr="00C2061D" w:rsidRDefault="007D3CFC" w:rsidP="0053229D">
            <w:pPr>
              <w:spacing w:before="60"/>
              <w:jc w:val="center"/>
              <w:rPr>
                <w:rFonts w:eastAsia="Calibri"/>
                <w:sz w:val="18"/>
                <w:szCs w:val="18"/>
              </w:rPr>
            </w:pPr>
            <w:r w:rsidRPr="00C2061D">
              <w:rPr>
                <w:rFonts w:eastAsia="Calibri"/>
                <w:sz w:val="18"/>
                <w:szCs w:val="18"/>
              </w:rPr>
              <w:t>334</w:t>
            </w:r>
          </w:p>
        </w:tc>
        <w:tc>
          <w:tcPr>
            <w:tcW w:w="1890" w:type="dxa"/>
            <w:tcBorders>
              <w:top w:val="single" w:sz="4" w:space="0" w:color="auto"/>
              <w:left w:val="single" w:sz="4" w:space="0" w:color="auto"/>
              <w:bottom w:val="single" w:sz="4" w:space="0" w:color="auto"/>
              <w:right w:val="single" w:sz="4" w:space="0" w:color="auto"/>
            </w:tcBorders>
            <w:hideMark/>
          </w:tcPr>
          <w:p w14:paraId="4B53116C" w14:textId="6CBC9555" w:rsidR="00E221F4" w:rsidRPr="00C2061D" w:rsidRDefault="00E221F4" w:rsidP="0053229D">
            <w:pPr>
              <w:spacing w:before="60"/>
              <w:jc w:val="center"/>
              <w:rPr>
                <w:rFonts w:eastAsia="Calibri"/>
                <w:sz w:val="18"/>
                <w:szCs w:val="18"/>
              </w:rPr>
            </w:pPr>
            <w:r w:rsidRPr="00C2061D">
              <w:rPr>
                <w:rFonts w:eastAsia="Calibri"/>
                <w:sz w:val="18"/>
                <w:szCs w:val="18"/>
              </w:rPr>
              <w:t xml:space="preserve">Malfunctions: </w:t>
            </w:r>
            <w:r w:rsidR="00895C56" w:rsidRPr="00C2061D">
              <w:rPr>
                <w:rFonts w:eastAsia="Calibri"/>
                <w:sz w:val="18"/>
                <w:szCs w:val="18"/>
              </w:rPr>
              <w:t>322</w:t>
            </w:r>
          </w:p>
          <w:p w14:paraId="4CD04BBA" w14:textId="4ED8D592" w:rsidR="00E221F4" w:rsidRPr="00C2061D" w:rsidRDefault="00E221F4" w:rsidP="0053229D">
            <w:pPr>
              <w:spacing w:before="60"/>
              <w:jc w:val="center"/>
              <w:rPr>
                <w:rFonts w:eastAsia="Calibri"/>
                <w:sz w:val="18"/>
                <w:szCs w:val="18"/>
              </w:rPr>
            </w:pPr>
            <w:r w:rsidRPr="00C2061D">
              <w:rPr>
                <w:rFonts w:eastAsia="Calibri"/>
                <w:sz w:val="18"/>
                <w:szCs w:val="18"/>
              </w:rPr>
              <w:t xml:space="preserve">Injuries: </w:t>
            </w:r>
            <w:r w:rsidR="00895C56" w:rsidRPr="00C2061D">
              <w:rPr>
                <w:rFonts w:eastAsia="Calibri"/>
                <w:sz w:val="18"/>
                <w:szCs w:val="18"/>
              </w:rPr>
              <w:t>12</w:t>
            </w:r>
          </w:p>
          <w:p w14:paraId="11E59332" w14:textId="70DC3819" w:rsidR="00E221F4" w:rsidRPr="00C2061D" w:rsidRDefault="00E221F4" w:rsidP="0053229D">
            <w:pPr>
              <w:spacing w:before="60"/>
              <w:jc w:val="center"/>
              <w:rPr>
                <w:rFonts w:eastAsia="Calibri"/>
                <w:sz w:val="18"/>
                <w:szCs w:val="18"/>
              </w:rPr>
            </w:pPr>
            <w:r w:rsidRPr="00C2061D">
              <w:rPr>
                <w:rFonts w:eastAsia="Calibri"/>
                <w:sz w:val="18"/>
                <w:szCs w:val="18"/>
              </w:rPr>
              <w:t xml:space="preserve">Deaths: </w:t>
            </w:r>
            <w:r w:rsidR="00895C56" w:rsidRPr="00C2061D">
              <w:rPr>
                <w:rFonts w:eastAsia="Calibri"/>
                <w:sz w:val="18"/>
                <w:szCs w:val="18"/>
              </w:rPr>
              <w:t>0</w:t>
            </w:r>
          </w:p>
        </w:tc>
        <w:tc>
          <w:tcPr>
            <w:tcW w:w="1181" w:type="dxa"/>
            <w:tcBorders>
              <w:top w:val="single" w:sz="4" w:space="0" w:color="auto"/>
              <w:left w:val="single" w:sz="4" w:space="0" w:color="auto"/>
              <w:bottom w:val="single" w:sz="4" w:space="0" w:color="auto"/>
              <w:right w:val="single" w:sz="4" w:space="0" w:color="auto"/>
            </w:tcBorders>
          </w:tcPr>
          <w:p w14:paraId="2F4CACB9" w14:textId="64508A81" w:rsidR="00E221F4"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hideMark/>
          </w:tcPr>
          <w:p w14:paraId="46285F7B" w14:textId="59DE98A9" w:rsidR="00E221F4" w:rsidRPr="00C2061D" w:rsidRDefault="00F20E5A"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15E3BFC3" w14:textId="4A0F831C" w:rsidR="00E221F4" w:rsidRPr="00C2061D" w:rsidRDefault="00005E4A" w:rsidP="0053229D">
            <w:pPr>
              <w:spacing w:before="60"/>
              <w:jc w:val="center"/>
              <w:rPr>
                <w:rFonts w:eastAsia="Calibri"/>
                <w:sz w:val="18"/>
                <w:szCs w:val="18"/>
              </w:rPr>
            </w:pPr>
            <w:r w:rsidRPr="00C2061D">
              <w:rPr>
                <w:rFonts w:eastAsia="Calibri"/>
                <w:sz w:val="18"/>
                <w:szCs w:val="18"/>
              </w:rPr>
              <w:t>98</w:t>
            </w:r>
          </w:p>
        </w:tc>
        <w:tc>
          <w:tcPr>
            <w:tcW w:w="1985" w:type="dxa"/>
            <w:tcBorders>
              <w:top w:val="single" w:sz="4" w:space="0" w:color="auto"/>
              <w:left w:val="single" w:sz="4" w:space="0" w:color="auto"/>
              <w:bottom w:val="single" w:sz="4" w:space="0" w:color="auto"/>
              <w:right w:val="single" w:sz="4" w:space="0" w:color="auto"/>
            </w:tcBorders>
          </w:tcPr>
          <w:p w14:paraId="5D4059A7" w14:textId="4921C96D" w:rsidR="00E221F4" w:rsidRPr="00C2061D" w:rsidRDefault="00E221F4" w:rsidP="0053229D">
            <w:pPr>
              <w:spacing w:before="60"/>
              <w:jc w:val="center"/>
              <w:rPr>
                <w:rFonts w:eastAsia="Calibri"/>
                <w:sz w:val="18"/>
                <w:szCs w:val="18"/>
              </w:rPr>
            </w:pPr>
            <w:r w:rsidRPr="00C2061D">
              <w:rPr>
                <w:rFonts w:eastAsia="Calibri"/>
                <w:sz w:val="18"/>
                <w:szCs w:val="18"/>
              </w:rPr>
              <w:t xml:space="preserve">Malfunctions: </w:t>
            </w:r>
            <w:r w:rsidR="00005E4A" w:rsidRPr="00C2061D">
              <w:rPr>
                <w:rFonts w:eastAsia="Calibri"/>
                <w:sz w:val="18"/>
                <w:szCs w:val="18"/>
              </w:rPr>
              <w:t>86</w:t>
            </w:r>
          </w:p>
          <w:p w14:paraId="08BC5641" w14:textId="59DD04C6" w:rsidR="00E221F4" w:rsidRPr="00C2061D" w:rsidRDefault="00E221F4" w:rsidP="0053229D">
            <w:pPr>
              <w:spacing w:before="60"/>
              <w:jc w:val="center"/>
              <w:rPr>
                <w:rFonts w:eastAsia="Calibri"/>
                <w:sz w:val="18"/>
                <w:szCs w:val="18"/>
              </w:rPr>
            </w:pPr>
            <w:r w:rsidRPr="00C2061D">
              <w:rPr>
                <w:rFonts w:eastAsia="Calibri"/>
                <w:sz w:val="18"/>
                <w:szCs w:val="18"/>
              </w:rPr>
              <w:t xml:space="preserve">Injuries: </w:t>
            </w:r>
            <w:r w:rsidR="00005E4A" w:rsidRPr="00C2061D">
              <w:rPr>
                <w:rFonts w:eastAsia="Calibri"/>
                <w:sz w:val="18"/>
                <w:szCs w:val="18"/>
              </w:rPr>
              <w:t>12</w:t>
            </w:r>
          </w:p>
          <w:p w14:paraId="594C4C2A" w14:textId="01665A44" w:rsidR="00E221F4" w:rsidRPr="00C2061D" w:rsidRDefault="00E221F4" w:rsidP="0053229D">
            <w:pPr>
              <w:spacing w:before="60"/>
              <w:jc w:val="center"/>
              <w:rPr>
                <w:rFonts w:eastAsia="Calibri"/>
                <w:sz w:val="18"/>
                <w:szCs w:val="18"/>
              </w:rPr>
            </w:pPr>
            <w:r w:rsidRPr="00C2061D">
              <w:rPr>
                <w:rFonts w:eastAsia="Calibri"/>
                <w:sz w:val="18"/>
                <w:szCs w:val="18"/>
              </w:rPr>
              <w:t xml:space="preserve">Deaths: </w:t>
            </w:r>
            <w:r w:rsidR="00005E4A" w:rsidRPr="00C2061D">
              <w:rPr>
                <w:rFonts w:eastAsia="Calibri"/>
                <w:sz w:val="18"/>
                <w:szCs w:val="18"/>
              </w:rPr>
              <w:t>0</w:t>
            </w:r>
          </w:p>
        </w:tc>
      </w:tr>
      <w:tr w:rsidR="003714AB" w:rsidRPr="00C2061D" w14:paraId="4C31F842"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6D52F014" w14:textId="0F4872D9" w:rsidR="00E221F4" w:rsidRPr="00C2061D" w:rsidRDefault="00DC100B" w:rsidP="0053229D">
            <w:pPr>
              <w:spacing w:before="60"/>
              <w:rPr>
                <w:rFonts w:eastAsia="Calibri"/>
                <w:sz w:val="18"/>
                <w:szCs w:val="18"/>
              </w:rPr>
            </w:pPr>
            <w:r w:rsidRPr="00C2061D">
              <w:rPr>
                <w:rFonts w:eastAsia="Calibri"/>
                <w:sz w:val="18"/>
                <w:szCs w:val="18"/>
              </w:rPr>
              <w:t>FRN + ACCU-CHEK</w:t>
            </w:r>
          </w:p>
        </w:tc>
        <w:tc>
          <w:tcPr>
            <w:tcW w:w="1137" w:type="dxa"/>
            <w:tcBorders>
              <w:top w:val="single" w:sz="4" w:space="0" w:color="auto"/>
              <w:left w:val="single" w:sz="4" w:space="0" w:color="auto"/>
              <w:bottom w:val="single" w:sz="4" w:space="0" w:color="auto"/>
              <w:right w:val="single" w:sz="4" w:space="0" w:color="auto"/>
            </w:tcBorders>
          </w:tcPr>
          <w:p w14:paraId="21D12C79" w14:textId="3E7165C1" w:rsidR="00E221F4" w:rsidRPr="00C2061D" w:rsidRDefault="007D3CFC" w:rsidP="0053229D">
            <w:pPr>
              <w:spacing w:before="60"/>
              <w:jc w:val="center"/>
              <w:rPr>
                <w:rFonts w:eastAsia="Calibri"/>
                <w:sz w:val="18"/>
                <w:szCs w:val="18"/>
              </w:rPr>
            </w:pPr>
            <w:r w:rsidRPr="00C2061D">
              <w:rPr>
                <w:rFonts w:eastAsia="Calibri"/>
                <w:sz w:val="18"/>
                <w:szCs w:val="18"/>
              </w:rPr>
              <w:t>5</w:t>
            </w:r>
            <w:r w:rsidR="00CC1BD2" w:rsidRPr="00C2061D">
              <w:rPr>
                <w:rFonts w:eastAsia="Calibri"/>
                <w:sz w:val="18"/>
                <w:szCs w:val="18"/>
              </w:rPr>
              <w:t>63</w:t>
            </w:r>
          </w:p>
        </w:tc>
        <w:tc>
          <w:tcPr>
            <w:tcW w:w="1890" w:type="dxa"/>
            <w:tcBorders>
              <w:top w:val="single" w:sz="4" w:space="0" w:color="auto"/>
              <w:left w:val="single" w:sz="4" w:space="0" w:color="auto"/>
              <w:bottom w:val="single" w:sz="4" w:space="0" w:color="auto"/>
              <w:right w:val="single" w:sz="4" w:space="0" w:color="auto"/>
            </w:tcBorders>
            <w:hideMark/>
          </w:tcPr>
          <w:p w14:paraId="70A3E583" w14:textId="32344249" w:rsidR="00E221F4" w:rsidRPr="00C2061D" w:rsidRDefault="00E221F4" w:rsidP="0053229D">
            <w:pPr>
              <w:spacing w:before="60"/>
              <w:jc w:val="center"/>
              <w:rPr>
                <w:rFonts w:eastAsia="Calibri"/>
                <w:sz w:val="18"/>
                <w:szCs w:val="18"/>
              </w:rPr>
            </w:pPr>
            <w:r w:rsidRPr="00C2061D">
              <w:rPr>
                <w:rFonts w:eastAsia="Calibri"/>
                <w:sz w:val="18"/>
                <w:szCs w:val="18"/>
              </w:rPr>
              <w:t xml:space="preserve">Malfunctions: </w:t>
            </w:r>
            <w:r w:rsidR="00895C56" w:rsidRPr="00C2061D">
              <w:rPr>
                <w:rFonts w:eastAsia="Calibri"/>
                <w:sz w:val="18"/>
                <w:szCs w:val="18"/>
              </w:rPr>
              <w:t>535</w:t>
            </w:r>
          </w:p>
          <w:p w14:paraId="5AA8BE56" w14:textId="77E7C92F" w:rsidR="00E221F4" w:rsidRPr="00C2061D" w:rsidRDefault="00E221F4" w:rsidP="0053229D">
            <w:pPr>
              <w:spacing w:before="60"/>
              <w:jc w:val="center"/>
              <w:rPr>
                <w:rFonts w:eastAsia="Calibri"/>
                <w:sz w:val="18"/>
                <w:szCs w:val="18"/>
              </w:rPr>
            </w:pPr>
            <w:r w:rsidRPr="00C2061D">
              <w:rPr>
                <w:rFonts w:eastAsia="Calibri"/>
                <w:sz w:val="18"/>
                <w:szCs w:val="18"/>
              </w:rPr>
              <w:t xml:space="preserve">Injuries: </w:t>
            </w:r>
            <w:r w:rsidR="00895C56" w:rsidRPr="00C2061D">
              <w:rPr>
                <w:rFonts w:eastAsia="Calibri"/>
                <w:sz w:val="18"/>
                <w:szCs w:val="18"/>
              </w:rPr>
              <w:t>26</w:t>
            </w:r>
          </w:p>
          <w:p w14:paraId="169ACAE0" w14:textId="2394A5E0" w:rsidR="00E221F4" w:rsidRPr="00C2061D" w:rsidRDefault="00E221F4" w:rsidP="0053229D">
            <w:pPr>
              <w:spacing w:before="60"/>
              <w:jc w:val="center"/>
              <w:rPr>
                <w:rFonts w:eastAsia="Calibri"/>
                <w:sz w:val="18"/>
                <w:szCs w:val="18"/>
              </w:rPr>
            </w:pPr>
            <w:r w:rsidRPr="00C2061D">
              <w:rPr>
                <w:rFonts w:eastAsia="Calibri"/>
                <w:sz w:val="18"/>
                <w:szCs w:val="18"/>
              </w:rPr>
              <w:t xml:space="preserve">Deaths: </w:t>
            </w:r>
            <w:r w:rsidR="00895C56" w:rsidRPr="00C2061D">
              <w:rPr>
                <w:rFonts w:eastAsia="Calibri"/>
                <w:sz w:val="18"/>
                <w:szCs w:val="18"/>
              </w:rPr>
              <w:t>0</w:t>
            </w:r>
          </w:p>
          <w:p w14:paraId="4B65C0DA" w14:textId="21C01C30" w:rsidR="00E221F4" w:rsidRPr="00C2061D" w:rsidRDefault="00E221F4" w:rsidP="0053229D">
            <w:pPr>
              <w:spacing w:before="60"/>
              <w:jc w:val="center"/>
              <w:rPr>
                <w:rFonts w:eastAsia="Calibri"/>
                <w:sz w:val="18"/>
                <w:szCs w:val="18"/>
              </w:rPr>
            </w:pPr>
            <w:r w:rsidRPr="00C2061D">
              <w:rPr>
                <w:rFonts w:eastAsia="Calibri"/>
                <w:sz w:val="18"/>
                <w:szCs w:val="18"/>
              </w:rPr>
              <w:t xml:space="preserve">Other: </w:t>
            </w:r>
            <w:r w:rsidR="00895C56" w:rsidRPr="00C2061D">
              <w:rPr>
                <w:rFonts w:eastAsia="Calibri"/>
                <w:sz w:val="18"/>
                <w:szCs w:val="18"/>
              </w:rPr>
              <w:t>2</w:t>
            </w:r>
          </w:p>
        </w:tc>
        <w:tc>
          <w:tcPr>
            <w:tcW w:w="1181" w:type="dxa"/>
            <w:tcBorders>
              <w:top w:val="single" w:sz="4" w:space="0" w:color="auto"/>
              <w:left w:val="single" w:sz="4" w:space="0" w:color="auto"/>
              <w:bottom w:val="single" w:sz="4" w:space="0" w:color="auto"/>
              <w:right w:val="single" w:sz="4" w:space="0" w:color="auto"/>
            </w:tcBorders>
          </w:tcPr>
          <w:p w14:paraId="19A43DFE" w14:textId="00DE7186" w:rsidR="00E221F4"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hideMark/>
          </w:tcPr>
          <w:p w14:paraId="35C83583" w14:textId="5ADAD612" w:rsidR="00E221F4" w:rsidRPr="00C2061D" w:rsidRDefault="00F20E5A"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5CB9A8DF" w14:textId="68D6B0EB" w:rsidR="00E221F4" w:rsidRPr="00C2061D" w:rsidRDefault="000F5288" w:rsidP="0053229D">
            <w:pPr>
              <w:spacing w:before="60"/>
              <w:jc w:val="center"/>
              <w:rPr>
                <w:rFonts w:eastAsia="Calibri"/>
                <w:sz w:val="18"/>
                <w:szCs w:val="18"/>
              </w:rPr>
            </w:pPr>
            <w:r w:rsidRPr="00C2061D">
              <w:rPr>
                <w:rFonts w:eastAsia="Calibri"/>
                <w:sz w:val="18"/>
                <w:szCs w:val="18"/>
              </w:rPr>
              <w:t>121</w:t>
            </w:r>
          </w:p>
        </w:tc>
        <w:tc>
          <w:tcPr>
            <w:tcW w:w="1985" w:type="dxa"/>
            <w:tcBorders>
              <w:top w:val="single" w:sz="4" w:space="0" w:color="auto"/>
              <w:left w:val="single" w:sz="4" w:space="0" w:color="auto"/>
              <w:bottom w:val="single" w:sz="4" w:space="0" w:color="auto"/>
              <w:right w:val="single" w:sz="4" w:space="0" w:color="auto"/>
            </w:tcBorders>
          </w:tcPr>
          <w:p w14:paraId="59905B63" w14:textId="46514ADF" w:rsidR="00E221F4" w:rsidRPr="00C2061D" w:rsidRDefault="00E221F4" w:rsidP="0053229D">
            <w:pPr>
              <w:spacing w:before="60"/>
              <w:jc w:val="center"/>
              <w:rPr>
                <w:rFonts w:eastAsia="Calibri"/>
                <w:sz w:val="18"/>
                <w:szCs w:val="18"/>
              </w:rPr>
            </w:pPr>
            <w:r w:rsidRPr="00C2061D">
              <w:rPr>
                <w:rFonts w:eastAsia="Calibri"/>
                <w:sz w:val="18"/>
                <w:szCs w:val="18"/>
              </w:rPr>
              <w:t xml:space="preserve">Malfunctions: </w:t>
            </w:r>
            <w:r w:rsidR="000F5288" w:rsidRPr="00C2061D">
              <w:rPr>
                <w:rFonts w:eastAsia="Calibri"/>
                <w:sz w:val="18"/>
                <w:szCs w:val="18"/>
              </w:rPr>
              <w:t>108</w:t>
            </w:r>
          </w:p>
          <w:p w14:paraId="120EBFC8" w14:textId="40254A7B" w:rsidR="00E221F4" w:rsidRPr="00C2061D" w:rsidRDefault="00E221F4" w:rsidP="0053229D">
            <w:pPr>
              <w:spacing w:before="60"/>
              <w:jc w:val="center"/>
              <w:rPr>
                <w:rFonts w:eastAsia="Calibri"/>
                <w:sz w:val="18"/>
                <w:szCs w:val="18"/>
              </w:rPr>
            </w:pPr>
            <w:r w:rsidRPr="00C2061D">
              <w:rPr>
                <w:rFonts w:eastAsia="Calibri"/>
                <w:sz w:val="18"/>
                <w:szCs w:val="18"/>
              </w:rPr>
              <w:t xml:space="preserve">Injuries: </w:t>
            </w:r>
            <w:r w:rsidR="000F5288" w:rsidRPr="00C2061D">
              <w:rPr>
                <w:rFonts w:eastAsia="Calibri"/>
                <w:sz w:val="18"/>
                <w:szCs w:val="18"/>
              </w:rPr>
              <w:t>13</w:t>
            </w:r>
          </w:p>
          <w:p w14:paraId="5AE014D3" w14:textId="34900E6E" w:rsidR="00E221F4" w:rsidRPr="00C2061D" w:rsidRDefault="00E221F4" w:rsidP="0053229D">
            <w:pPr>
              <w:spacing w:before="60"/>
              <w:jc w:val="center"/>
              <w:rPr>
                <w:rFonts w:eastAsia="Calibri"/>
                <w:sz w:val="18"/>
                <w:szCs w:val="18"/>
              </w:rPr>
            </w:pPr>
            <w:r w:rsidRPr="00C2061D">
              <w:rPr>
                <w:rFonts w:eastAsia="Calibri"/>
                <w:sz w:val="18"/>
                <w:szCs w:val="18"/>
              </w:rPr>
              <w:t xml:space="preserve">Deaths: </w:t>
            </w:r>
            <w:r w:rsidR="000F5288" w:rsidRPr="00C2061D">
              <w:rPr>
                <w:rFonts w:eastAsia="Calibri"/>
                <w:sz w:val="18"/>
                <w:szCs w:val="18"/>
              </w:rPr>
              <w:t>0</w:t>
            </w:r>
          </w:p>
          <w:p w14:paraId="618BD331" w14:textId="611BE68E" w:rsidR="00E221F4" w:rsidRPr="00C2061D" w:rsidRDefault="00E221F4" w:rsidP="0053229D">
            <w:pPr>
              <w:spacing w:before="60"/>
              <w:jc w:val="center"/>
              <w:rPr>
                <w:rFonts w:eastAsia="Calibri"/>
                <w:sz w:val="18"/>
                <w:szCs w:val="18"/>
              </w:rPr>
            </w:pPr>
            <w:r w:rsidRPr="00C2061D">
              <w:rPr>
                <w:rFonts w:eastAsia="Calibri"/>
                <w:sz w:val="18"/>
                <w:szCs w:val="18"/>
              </w:rPr>
              <w:t xml:space="preserve">Other: </w:t>
            </w:r>
            <w:r w:rsidR="000F5288" w:rsidRPr="00C2061D">
              <w:rPr>
                <w:rFonts w:eastAsia="Calibri"/>
                <w:sz w:val="18"/>
                <w:szCs w:val="18"/>
              </w:rPr>
              <w:t>0</w:t>
            </w:r>
          </w:p>
        </w:tc>
      </w:tr>
      <w:tr w:rsidR="003714AB" w:rsidRPr="00C2061D" w14:paraId="0DC7B2A0"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70BEA3A0" w14:textId="70FE6E45" w:rsidR="00560576" w:rsidRPr="00C2061D" w:rsidRDefault="00560576" w:rsidP="0053229D">
            <w:pPr>
              <w:spacing w:before="60"/>
              <w:rPr>
                <w:rFonts w:eastAsia="Calibri"/>
                <w:sz w:val="18"/>
                <w:szCs w:val="18"/>
              </w:rPr>
            </w:pPr>
            <w:r w:rsidRPr="00C2061D">
              <w:rPr>
                <w:rFonts w:eastAsia="Calibri"/>
                <w:sz w:val="18"/>
                <w:szCs w:val="18"/>
              </w:rPr>
              <w:t xml:space="preserve">FRN + </w:t>
            </w:r>
            <w:proofErr w:type="spellStart"/>
            <w:r w:rsidRPr="00C2061D">
              <w:rPr>
                <w:rFonts w:eastAsia="Calibri"/>
                <w:sz w:val="18"/>
                <w:szCs w:val="18"/>
              </w:rPr>
              <w:t>Minimed</w:t>
            </w:r>
            <w:proofErr w:type="spellEnd"/>
          </w:p>
        </w:tc>
        <w:tc>
          <w:tcPr>
            <w:tcW w:w="1137" w:type="dxa"/>
            <w:tcBorders>
              <w:top w:val="single" w:sz="4" w:space="0" w:color="auto"/>
              <w:left w:val="single" w:sz="4" w:space="0" w:color="auto"/>
              <w:bottom w:val="single" w:sz="4" w:space="0" w:color="auto"/>
              <w:right w:val="single" w:sz="4" w:space="0" w:color="auto"/>
            </w:tcBorders>
          </w:tcPr>
          <w:p w14:paraId="5C981BAC" w14:textId="285E513C" w:rsidR="00560576" w:rsidRPr="00C2061D" w:rsidRDefault="000E2B25" w:rsidP="0053229D">
            <w:pPr>
              <w:spacing w:before="60"/>
              <w:jc w:val="center"/>
              <w:rPr>
                <w:rFonts w:eastAsia="Calibri"/>
                <w:sz w:val="18"/>
                <w:szCs w:val="18"/>
              </w:rPr>
            </w:pPr>
            <w:r w:rsidRPr="00C2061D">
              <w:rPr>
                <w:rFonts w:eastAsia="Calibri"/>
                <w:sz w:val="18"/>
                <w:szCs w:val="18"/>
              </w:rPr>
              <w:t>20</w:t>
            </w:r>
          </w:p>
        </w:tc>
        <w:tc>
          <w:tcPr>
            <w:tcW w:w="1890" w:type="dxa"/>
            <w:tcBorders>
              <w:top w:val="single" w:sz="4" w:space="0" w:color="auto"/>
              <w:left w:val="single" w:sz="4" w:space="0" w:color="auto"/>
              <w:bottom w:val="single" w:sz="4" w:space="0" w:color="auto"/>
              <w:right w:val="single" w:sz="4" w:space="0" w:color="auto"/>
            </w:tcBorders>
          </w:tcPr>
          <w:p w14:paraId="41A767B2" w14:textId="212AAB7F" w:rsidR="00560576" w:rsidRPr="00C2061D" w:rsidRDefault="00560576" w:rsidP="0053229D">
            <w:pPr>
              <w:spacing w:before="60"/>
              <w:jc w:val="center"/>
              <w:rPr>
                <w:rFonts w:eastAsia="Calibri"/>
                <w:sz w:val="18"/>
                <w:szCs w:val="18"/>
              </w:rPr>
            </w:pPr>
            <w:r w:rsidRPr="00C2061D">
              <w:rPr>
                <w:rFonts w:eastAsia="Calibri"/>
                <w:sz w:val="18"/>
                <w:szCs w:val="18"/>
              </w:rPr>
              <w:t>Malfunctions: 9</w:t>
            </w:r>
          </w:p>
          <w:p w14:paraId="4E41EAD5" w14:textId="72B52C9D" w:rsidR="00560576" w:rsidRPr="00C2061D" w:rsidRDefault="00560576" w:rsidP="0053229D">
            <w:pPr>
              <w:spacing w:before="60"/>
              <w:jc w:val="center"/>
              <w:rPr>
                <w:rFonts w:eastAsia="Calibri"/>
                <w:sz w:val="18"/>
                <w:szCs w:val="18"/>
              </w:rPr>
            </w:pPr>
            <w:r w:rsidRPr="00C2061D">
              <w:rPr>
                <w:rFonts w:eastAsia="Calibri"/>
                <w:sz w:val="18"/>
                <w:szCs w:val="18"/>
              </w:rPr>
              <w:t>Injuries: 11</w:t>
            </w:r>
          </w:p>
          <w:p w14:paraId="526A7AB6" w14:textId="0D878240" w:rsidR="00560576" w:rsidRPr="00C2061D" w:rsidRDefault="00560576" w:rsidP="0053229D">
            <w:pPr>
              <w:spacing w:before="60"/>
              <w:jc w:val="center"/>
              <w:rPr>
                <w:rFonts w:eastAsia="Calibri"/>
                <w:sz w:val="18"/>
                <w:szCs w:val="18"/>
              </w:rPr>
            </w:pPr>
            <w:r w:rsidRPr="00C2061D">
              <w:rPr>
                <w:rFonts w:eastAsia="Calibri"/>
                <w:sz w:val="18"/>
                <w:szCs w:val="18"/>
              </w:rPr>
              <w:t>Deaths: 0</w:t>
            </w:r>
          </w:p>
        </w:tc>
        <w:tc>
          <w:tcPr>
            <w:tcW w:w="1181" w:type="dxa"/>
            <w:tcBorders>
              <w:top w:val="single" w:sz="4" w:space="0" w:color="auto"/>
              <w:left w:val="single" w:sz="4" w:space="0" w:color="auto"/>
              <w:bottom w:val="single" w:sz="4" w:space="0" w:color="auto"/>
              <w:right w:val="single" w:sz="4" w:space="0" w:color="auto"/>
            </w:tcBorders>
          </w:tcPr>
          <w:p w14:paraId="59F2812A" w14:textId="70B5E26A"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47521B6C" w14:textId="5208127E" w:rsidR="00560576" w:rsidRPr="00C2061D" w:rsidRDefault="00F20E5A"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33F2DF0B" w14:textId="0668CFA6" w:rsidR="00560576" w:rsidRPr="00C2061D" w:rsidRDefault="000F5288" w:rsidP="0053229D">
            <w:pPr>
              <w:spacing w:before="60"/>
              <w:jc w:val="center"/>
              <w:rPr>
                <w:rFonts w:eastAsia="Calibri"/>
                <w:sz w:val="18"/>
                <w:szCs w:val="18"/>
              </w:rPr>
            </w:pPr>
            <w:r w:rsidRPr="00C2061D">
              <w:rPr>
                <w:rFonts w:eastAsia="Calibri"/>
                <w:sz w:val="18"/>
                <w:szCs w:val="18"/>
              </w:rPr>
              <w:t>1</w:t>
            </w:r>
          </w:p>
        </w:tc>
        <w:tc>
          <w:tcPr>
            <w:tcW w:w="1985" w:type="dxa"/>
            <w:tcBorders>
              <w:top w:val="single" w:sz="4" w:space="0" w:color="auto"/>
              <w:left w:val="single" w:sz="4" w:space="0" w:color="auto"/>
              <w:bottom w:val="single" w:sz="4" w:space="0" w:color="auto"/>
              <w:right w:val="single" w:sz="4" w:space="0" w:color="auto"/>
            </w:tcBorders>
          </w:tcPr>
          <w:p w14:paraId="0C3D1DD2" w14:textId="65229F70" w:rsidR="00560576" w:rsidRPr="00C2061D" w:rsidRDefault="00560576" w:rsidP="0053229D">
            <w:pPr>
              <w:spacing w:before="60"/>
              <w:jc w:val="center"/>
              <w:rPr>
                <w:rFonts w:eastAsia="Calibri"/>
                <w:sz w:val="18"/>
                <w:szCs w:val="18"/>
              </w:rPr>
            </w:pPr>
            <w:r w:rsidRPr="00C2061D">
              <w:rPr>
                <w:rFonts w:eastAsia="Calibri"/>
                <w:sz w:val="18"/>
                <w:szCs w:val="18"/>
              </w:rPr>
              <w:t xml:space="preserve">Malfunctions: </w:t>
            </w:r>
            <w:r w:rsidR="000F5288" w:rsidRPr="00C2061D">
              <w:rPr>
                <w:rFonts w:eastAsia="Calibri"/>
                <w:sz w:val="18"/>
                <w:szCs w:val="18"/>
              </w:rPr>
              <w:t>0</w:t>
            </w:r>
          </w:p>
          <w:p w14:paraId="1FADBE0F" w14:textId="78AD0239" w:rsidR="00560576" w:rsidRPr="00C2061D" w:rsidRDefault="00560576" w:rsidP="0053229D">
            <w:pPr>
              <w:spacing w:before="60"/>
              <w:jc w:val="center"/>
              <w:rPr>
                <w:rFonts w:eastAsia="Calibri"/>
                <w:sz w:val="18"/>
                <w:szCs w:val="18"/>
              </w:rPr>
            </w:pPr>
            <w:r w:rsidRPr="00C2061D">
              <w:rPr>
                <w:rFonts w:eastAsia="Calibri"/>
                <w:sz w:val="18"/>
                <w:szCs w:val="18"/>
              </w:rPr>
              <w:t xml:space="preserve">Injuries: </w:t>
            </w:r>
            <w:r w:rsidR="000F5288" w:rsidRPr="00C2061D">
              <w:rPr>
                <w:rFonts w:eastAsia="Calibri"/>
                <w:sz w:val="18"/>
                <w:szCs w:val="18"/>
              </w:rPr>
              <w:t>1</w:t>
            </w:r>
          </w:p>
          <w:p w14:paraId="0763768D" w14:textId="1A628C54" w:rsidR="00560576" w:rsidRPr="00C2061D" w:rsidRDefault="00560576" w:rsidP="0053229D">
            <w:pPr>
              <w:spacing w:before="60"/>
              <w:jc w:val="center"/>
              <w:rPr>
                <w:rFonts w:eastAsia="Calibri"/>
                <w:sz w:val="18"/>
                <w:szCs w:val="18"/>
              </w:rPr>
            </w:pPr>
            <w:r w:rsidRPr="00C2061D">
              <w:rPr>
                <w:rFonts w:eastAsia="Calibri"/>
                <w:sz w:val="18"/>
                <w:szCs w:val="18"/>
              </w:rPr>
              <w:t xml:space="preserve">Deaths: </w:t>
            </w:r>
            <w:r w:rsidR="000F5288" w:rsidRPr="00C2061D">
              <w:rPr>
                <w:rFonts w:eastAsia="Calibri"/>
                <w:sz w:val="18"/>
                <w:szCs w:val="18"/>
              </w:rPr>
              <w:t>0</w:t>
            </w:r>
          </w:p>
        </w:tc>
      </w:tr>
      <w:tr w:rsidR="003714AB" w:rsidRPr="00C2061D" w14:paraId="72B92071"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4DF120C1" w14:textId="2057F657" w:rsidR="00560576" w:rsidRPr="00C2061D" w:rsidRDefault="00560576" w:rsidP="0053229D">
            <w:pPr>
              <w:spacing w:before="60"/>
              <w:rPr>
                <w:rFonts w:eastAsia="Calibri"/>
                <w:sz w:val="18"/>
                <w:szCs w:val="18"/>
              </w:rPr>
            </w:pPr>
            <w:r w:rsidRPr="00C2061D">
              <w:rPr>
                <w:rFonts w:eastAsia="Calibri"/>
                <w:sz w:val="18"/>
                <w:szCs w:val="18"/>
              </w:rPr>
              <w:t>t slim X2</w:t>
            </w:r>
          </w:p>
        </w:tc>
        <w:tc>
          <w:tcPr>
            <w:tcW w:w="1137" w:type="dxa"/>
            <w:tcBorders>
              <w:top w:val="single" w:sz="4" w:space="0" w:color="auto"/>
              <w:left w:val="single" w:sz="4" w:space="0" w:color="auto"/>
              <w:bottom w:val="single" w:sz="4" w:space="0" w:color="auto"/>
              <w:right w:val="single" w:sz="4" w:space="0" w:color="auto"/>
            </w:tcBorders>
          </w:tcPr>
          <w:p w14:paraId="3682771D" w14:textId="1F627CBC" w:rsidR="00560576" w:rsidRPr="00C2061D" w:rsidRDefault="00560576" w:rsidP="0053229D">
            <w:pPr>
              <w:spacing w:before="60"/>
              <w:jc w:val="center"/>
              <w:rPr>
                <w:rFonts w:eastAsia="Calibri"/>
                <w:sz w:val="18"/>
                <w:szCs w:val="18"/>
              </w:rPr>
            </w:pPr>
            <w:r w:rsidRPr="00C2061D">
              <w:rPr>
                <w:rFonts w:eastAsia="Calibri"/>
                <w:sz w:val="18"/>
                <w:szCs w:val="18"/>
              </w:rPr>
              <w:t>3</w:t>
            </w:r>
          </w:p>
        </w:tc>
        <w:tc>
          <w:tcPr>
            <w:tcW w:w="1890" w:type="dxa"/>
            <w:tcBorders>
              <w:top w:val="single" w:sz="4" w:space="0" w:color="auto"/>
              <w:left w:val="single" w:sz="4" w:space="0" w:color="auto"/>
              <w:bottom w:val="single" w:sz="4" w:space="0" w:color="auto"/>
              <w:right w:val="single" w:sz="4" w:space="0" w:color="auto"/>
            </w:tcBorders>
          </w:tcPr>
          <w:p w14:paraId="55EED913" w14:textId="7F9B7718" w:rsidR="00560576" w:rsidRPr="00C2061D" w:rsidRDefault="00560576" w:rsidP="0053229D">
            <w:pPr>
              <w:spacing w:before="60"/>
              <w:jc w:val="center"/>
              <w:rPr>
                <w:rFonts w:eastAsia="Calibri"/>
                <w:sz w:val="18"/>
                <w:szCs w:val="18"/>
              </w:rPr>
            </w:pPr>
            <w:r w:rsidRPr="00C2061D">
              <w:rPr>
                <w:rFonts w:eastAsia="Calibri"/>
                <w:sz w:val="18"/>
                <w:szCs w:val="18"/>
              </w:rPr>
              <w:t>Malfunctions: 0</w:t>
            </w:r>
          </w:p>
          <w:p w14:paraId="470A802C" w14:textId="679D98D7" w:rsidR="00560576" w:rsidRPr="00C2061D" w:rsidRDefault="00560576" w:rsidP="0053229D">
            <w:pPr>
              <w:spacing w:before="60"/>
              <w:jc w:val="center"/>
              <w:rPr>
                <w:rFonts w:eastAsia="Calibri"/>
                <w:sz w:val="18"/>
                <w:szCs w:val="18"/>
              </w:rPr>
            </w:pPr>
            <w:r w:rsidRPr="00C2061D">
              <w:rPr>
                <w:rFonts w:eastAsia="Calibri"/>
                <w:sz w:val="18"/>
                <w:szCs w:val="18"/>
              </w:rPr>
              <w:t>Injuries: 3</w:t>
            </w:r>
          </w:p>
          <w:p w14:paraId="462055B2" w14:textId="23FD5CC1" w:rsidR="00560576" w:rsidRPr="00C2061D" w:rsidRDefault="00560576" w:rsidP="0053229D">
            <w:pPr>
              <w:spacing w:before="60"/>
              <w:jc w:val="center"/>
              <w:rPr>
                <w:rFonts w:eastAsia="Calibri"/>
                <w:sz w:val="18"/>
                <w:szCs w:val="18"/>
              </w:rPr>
            </w:pPr>
            <w:r w:rsidRPr="00C2061D">
              <w:rPr>
                <w:rFonts w:eastAsia="Calibri"/>
                <w:sz w:val="18"/>
                <w:szCs w:val="18"/>
              </w:rPr>
              <w:t>Deaths: 0</w:t>
            </w:r>
          </w:p>
        </w:tc>
        <w:tc>
          <w:tcPr>
            <w:tcW w:w="1181" w:type="dxa"/>
            <w:tcBorders>
              <w:top w:val="single" w:sz="4" w:space="0" w:color="auto"/>
              <w:left w:val="single" w:sz="4" w:space="0" w:color="auto"/>
              <w:bottom w:val="single" w:sz="4" w:space="0" w:color="auto"/>
              <w:right w:val="single" w:sz="4" w:space="0" w:color="auto"/>
            </w:tcBorders>
          </w:tcPr>
          <w:p w14:paraId="61847669" w14:textId="0CBBFA51"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31BF97CD" w14:textId="75A33A00" w:rsidR="00560576" w:rsidRPr="00C2061D" w:rsidRDefault="00F20E5A"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1E2F5E67" w14:textId="51AE344D" w:rsidR="00560576" w:rsidRPr="00C2061D" w:rsidRDefault="000F5288" w:rsidP="0053229D">
            <w:pPr>
              <w:spacing w:before="60"/>
              <w:jc w:val="center"/>
              <w:rPr>
                <w:rFonts w:eastAsia="Calibri"/>
                <w:sz w:val="18"/>
                <w:szCs w:val="18"/>
              </w:rPr>
            </w:pPr>
            <w:r w:rsidRPr="00C2061D">
              <w:rPr>
                <w:rFonts w:eastAsia="Calibri"/>
                <w:sz w:val="18"/>
                <w:szCs w:val="18"/>
              </w:rPr>
              <w:t>3</w:t>
            </w:r>
          </w:p>
        </w:tc>
        <w:tc>
          <w:tcPr>
            <w:tcW w:w="1985" w:type="dxa"/>
            <w:tcBorders>
              <w:top w:val="single" w:sz="4" w:space="0" w:color="auto"/>
              <w:left w:val="single" w:sz="4" w:space="0" w:color="auto"/>
              <w:bottom w:val="single" w:sz="4" w:space="0" w:color="auto"/>
              <w:right w:val="single" w:sz="4" w:space="0" w:color="auto"/>
            </w:tcBorders>
          </w:tcPr>
          <w:p w14:paraId="1DD989CA" w14:textId="1EA7E86C" w:rsidR="00560576" w:rsidRPr="00C2061D" w:rsidRDefault="00560576" w:rsidP="0053229D">
            <w:pPr>
              <w:spacing w:before="60"/>
              <w:jc w:val="center"/>
              <w:rPr>
                <w:rFonts w:eastAsia="Calibri"/>
                <w:sz w:val="18"/>
                <w:szCs w:val="18"/>
              </w:rPr>
            </w:pPr>
            <w:r w:rsidRPr="00C2061D">
              <w:rPr>
                <w:rFonts w:eastAsia="Calibri"/>
                <w:sz w:val="18"/>
                <w:szCs w:val="18"/>
              </w:rPr>
              <w:t xml:space="preserve">Malfunctions: </w:t>
            </w:r>
            <w:r w:rsidR="000F5288" w:rsidRPr="00C2061D">
              <w:rPr>
                <w:rFonts w:eastAsia="Calibri"/>
                <w:sz w:val="18"/>
                <w:szCs w:val="18"/>
              </w:rPr>
              <w:t>0</w:t>
            </w:r>
          </w:p>
          <w:p w14:paraId="3D87BC96" w14:textId="618B348B" w:rsidR="00560576" w:rsidRPr="00C2061D" w:rsidRDefault="00560576" w:rsidP="0053229D">
            <w:pPr>
              <w:spacing w:before="60"/>
              <w:jc w:val="center"/>
              <w:rPr>
                <w:rFonts w:eastAsia="Calibri"/>
                <w:sz w:val="18"/>
                <w:szCs w:val="18"/>
              </w:rPr>
            </w:pPr>
            <w:r w:rsidRPr="00C2061D">
              <w:rPr>
                <w:rFonts w:eastAsia="Calibri"/>
                <w:sz w:val="18"/>
                <w:szCs w:val="18"/>
              </w:rPr>
              <w:t xml:space="preserve">Injuries: </w:t>
            </w:r>
            <w:r w:rsidR="000F5288" w:rsidRPr="00C2061D">
              <w:rPr>
                <w:rFonts w:eastAsia="Calibri"/>
                <w:sz w:val="18"/>
                <w:szCs w:val="18"/>
              </w:rPr>
              <w:t>3</w:t>
            </w:r>
          </w:p>
          <w:p w14:paraId="1A456179" w14:textId="1E247B8E" w:rsidR="00560576" w:rsidRPr="00C2061D" w:rsidRDefault="00560576" w:rsidP="0053229D">
            <w:pPr>
              <w:spacing w:before="60"/>
              <w:jc w:val="center"/>
              <w:rPr>
                <w:rFonts w:eastAsia="Calibri"/>
                <w:sz w:val="18"/>
                <w:szCs w:val="18"/>
              </w:rPr>
            </w:pPr>
            <w:r w:rsidRPr="00C2061D">
              <w:rPr>
                <w:rFonts w:eastAsia="Calibri"/>
                <w:sz w:val="18"/>
                <w:szCs w:val="18"/>
              </w:rPr>
              <w:t xml:space="preserve">Deaths: </w:t>
            </w:r>
            <w:r w:rsidR="000F5288" w:rsidRPr="00C2061D">
              <w:rPr>
                <w:rFonts w:eastAsia="Calibri"/>
                <w:sz w:val="18"/>
                <w:szCs w:val="18"/>
              </w:rPr>
              <w:t>0</w:t>
            </w:r>
          </w:p>
        </w:tc>
      </w:tr>
      <w:tr w:rsidR="003714AB" w:rsidRPr="00C2061D" w14:paraId="6CAC69FC"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1950B67D" w14:textId="1442EB69" w:rsidR="00560576" w:rsidRPr="00C2061D" w:rsidRDefault="00560576" w:rsidP="0053229D">
            <w:pPr>
              <w:spacing w:before="60"/>
              <w:rPr>
                <w:rFonts w:eastAsia="Calibri"/>
                <w:sz w:val="18"/>
                <w:szCs w:val="18"/>
              </w:rPr>
            </w:pPr>
            <w:r w:rsidRPr="00C2061D">
              <w:rPr>
                <w:rFonts w:eastAsia="Calibri"/>
                <w:sz w:val="18"/>
                <w:szCs w:val="18"/>
              </w:rPr>
              <w:t>FRN + Tandem Diabetes Care</w:t>
            </w:r>
          </w:p>
        </w:tc>
        <w:tc>
          <w:tcPr>
            <w:tcW w:w="1137" w:type="dxa"/>
            <w:tcBorders>
              <w:top w:val="single" w:sz="4" w:space="0" w:color="auto"/>
              <w:left w:val="single" w:sz="4" w:space="0" w:color="auto"/>
              <w:bottom w:val="single" w:sz="4" w:space="0" w:color="auto"/>
              <w:right w:val="single" w:sz="4" w:space="0" w:color="auto"/>
            </w:tcBorders>
          </w:tcPr>
          <w:p w14:paraId="4875A3F7" w14:textId="51D134E3" w:rsidR="00560576" w:rsidRPr="00C2061D" w:rsidRDefault="00560576" w:rsidP="0053229D">
            <w:pPr>
              <w:spacing w:before="60"/>
              <w:jc w:val="center"/>
              <w:rPr>
                <w:rFonts w:eastAsia="Calibri"/>
                <w:sz w:val="18"/>
                <w:szCs w:val="18"/>
              </w:rPr>
            </w:pPr>
            <w:r w:rsidRPr="00C2061D">
              <w:rPr>
                <w:rFonts w:eastAsia="Calibri"/>
                <w:sz w:val="18"/>
                <w:szCs w:val="18"/>
              </w:rPr>
              <w:t>9</w:t>
            </w:r>
          </w:p>
        </w:tc>
        <w:tc>
          <w:tcPr>
            <w:tcW w:w="1890" w:type="dxa"/>
            <w:tcBorders>
              <w:top w:val="single" w:sz="4" w:space="0" w:color="auto"/>
              <w:left w:val="single" w:sz="4" w:space="0" w:color="auto"/>
              <w:bottom w:val="single" w:sz="4" w:space="0" w:color="auto"/>
              <w:right w:val="single" w:sz="4" w:space="0" w:color="auto"/>
            </w:tcBorders>
          </w:tcPr>
          <w:p w14:paraId="1B3269BE" w14:textId="6BBC0763" w:rsidR="00560576" w:rsidRPr="00C2061D" w:rsidRDefault="00560576" w:rsidP="0053229D">
            <w:pPr>
              <w:spacing w:before="60"/>
              <w:jc w:val="center"/>
              <w:rPr>
                <w:rFonts w:eastAsia="Calibri"/>
                <w:sz w:val="18"/>
                <w:szCs w:val="18"/>
              </w:rPr>
            </w:pPr>
            <w:r w:rsidRPr="00C2061D">
              <w:rPr>
                <w:rFonts w:eastAsia="Calibri"/>
                <w:sz w:val="18"/>
                <w:szCs w:val="18"/>
              </w:rPr>
              <w:t>Malfunctions: 0</w:t>
            </w:r>
          </w:p>
          <w:p w14:paraId="780F6F2B" w14:textId="338A655B" w:rsidR="00560576" w:rsidRPr="00C2061D" w:rsidRDefault="00560576" w:rsidP="0053229D">
            <w:pPr>
              <w:spacing w:before="60"/>
              <w:jc w:val="center"/>
              <w:rPr>
                <w:rFonts w:eastAsia="Calibri"/>
                <w:sz w:val="18"/>
                <w:szCs w:val="18"/>
              </w:rPr>
            </w:pPr>
            <w:r w:rsidRPr="00C2061D">
              <w:rPr>
                <w:rFonts w:eastAsia="Calibri"/>
                <w:sz w:val="18"/>
                <w:szCs w:val="18"/>
              </w:rPr>
              <w:t>Injuries: 9</w:t>
            </w:r>
          </w:p>
          <w:p w14:paraId="64200A4D" w14:textId="07EBA47A" w:rsidR="00560576" w:rsidRPr="00C2061D" w:rsidRDefault="00560576" w:rsidP="0053229D">
            <w:pPr>
              <w:spacing w:before="60"/>
              <w:jc w:val="center"/>
              <w:rPr>
                <w:rFonts w:eastAsia="Calibri"/>
                <w:sz w:val="18"/>
                <w:szCs w:val="18"/>
              </w:rPr>
            </w:pPr>
            <w:r w:rsidRPr="00C2061D">
              <w:rPr>
                <w:rFonts w:eastAsia="Calibri"/>
                <w:sz w:val="18"/>
                <w:szCs w:val="18"/>
              </w:rPr>
              <w:t>Deaths: 0</w:t>
            </w:r>
          </w:p>
        </w:tc>
        <w:tc>
          <w:tcPr>
            <w:tcW w:w="1181" w:type="dxa"/>
            <w:tcBorders>
              <w:top w:val="single" w:sz="4" w:space="0" w:color="auto"/>
              <w:left w:val="single" w:sz="4" w:space="0" w:color="auto"/>
              <w:bottom w:val="single" w:sz="4" w:space="0" w:color="auto"/>
              <w:right w:val="single" w:sz="4" w:space="0" w:color="auto"/>
            </w:tcBorders>
          </w:tcPr>
          <w:p w14:paraId="3C38286E" w14:textId="227EB38B"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5173D27C" w14:textId="7F0AC630" w:rsidR="00560576" w:rsidRPr="00C2061D" w:rsidRDefault="00F20E5A"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635EC6AC" w14:textId="78A4B18D" w:rsidR="00560576" w:rsidRPr="00C2061D" w:rsidRDefault="000F5288" w:rsidP="0053229D">
            <w:pPr>
              <w:spacing w:before="60"/>
              <w:jc w:val="center"/>
              <w:rPr>
                <w:rFonts w:eastAsia="Calibri"/>
                <w:sz w:val="18"/>
                <w:szCs w:val="18"/>
              </w:rPr>
            </w:pPr>
            <w:r w:rsidRPr="00C2061D">
              <w:rPr>
                <w:rFonts w:eastAsia="Calibri"/>
                <w:sz w:val="18"/>
                <w:szCs w:val="18"/>
              </w:rPr>
              <w:t>3</w:t>
            </w:r>
          </w:p>
        </w:tc>
        <w:tc>
          <w:tcPr>
            <w:tcW w:w="1985" w:type="dxa"/>
            <w:tcBorders>
              <w:top w:val="single" w:sz="4" w:space="0" w:color="auto"/>
              <w:left w:val="single" w:sz="4" w:space="0" w:color="auto"/>
              <w:bottom w:val="single" w:sz="4" w:space="0" w:color="auto"/>
              <w:right w:val="single" w:sz="4" w:space="0" w:color="auto"/>
            </w:tcBorders>
          </w:tcPr>
          <w:p w14:paraId="1AEEC9C8" w14:textId="0B4621EF" w:rsidR="00560576" w:rsidRPr="00C2061D" w:rsidRDefault="00560576" w:rsidP="0053229D">
            <w:pPr>
              <w:spacing w:before="60"/>
              <w:jc w:val="center"/>
              <w:rPr>
                <w:rFonts w:eastAsia="Calibri"/>
                <w:sz w:val="18"/>
                <w:szCs w:val="18"/>
              </w:rPr>
            </w:pPr>
            <w:r w:rsidRPr="00C2061D">
              <w:rPr>
                <w:rFonts w:eastAsia="Calibri"/>
                <w:sz w:val="18"/>
                <w:szCs w:val="18"/>
              </w:rPr>
              <w:t xml:space="preserve">Malfunctions: </w:t>
            </w:r>
            <w:r w:rsidR="000F5288" w:rsidRPr="00C2061D">
              <w:rPr>
                <w:rFonts w:eastAsia="Calibri"/>
                <w:sz w:val="18"/>
                <w:szCs w:val="18"/>
              </w:rPr>
              <w:t>0</w:t>
            </w:r>
          </w:p>
          <w:p w14:paraId="55BFAEBC" w14:textId="701BE8DD" w:rsidR="00560576" w:rsidRPr="00C2061D" w:rsidRDefault="00560576" w:rsidP="0053229D">
            <w:pPr>
              <w:spacing w:before="60"/>
              <w:jc w:val="center"/>
              <w:rPr>
                <w:rFonts w:eastAsia="Calibri"/>
                <w:sz w:val="18"/>
                <w:szCs w:val="18"/>
              </w:rPr>
            </w:pPr>
            <w:r w:rsidRPr="00C2061D">
              <w:rPr>
                <w:rFonts w:eastAsia="Calibri"/>
                <w:sz w:val="18"/>
                <w:szCs w:val="18"/>
              </w:rPr>
              <w:t xml:space="preserve">Injuries: </w:t>
            </w:r>
            <w:r w:rsidR="000F5288" w:rsidRPr="00C2061D">
              <w:rPr>
                <w:rFonts w:eastAsia="Calibri"/>
                <w:sz w:val="18"/>
                <w:szCs w:val="18"/>
              </w:rPr>
              <w:t>3</w:t>
            </w:r>
          </w:p>
          <w:p w14:paraId="45F89657" w14:textId="0AD922EC" w:rsidR="00560576" w:rsidRPr="00C2061D" w:rsidRDefault="00560576" w:rsidP="0053229D">
            <w:pPr>
              <w:spacing w:before="60"/>
              <w:jc w:val="center"/>
              <w:rPr>
                <w:rFonts w:eastAsia="Calibri"/>
                <w:sz w:val="18"/>
                <w:szCs w:val="18"/>
              </w:rPr>
            </w:pPr>
            <w:r w:rsidRPr="00C2061D">
              <w:rPr>
                <w:rFonts w:eastAsia="Calibri"/>
                <w:sz w:val="18"/>
                <w:szCs w:val="18"/>
              </w:rPr>
              <w:t xml:space="preserve">Deaths: </w:t>
            </w:r>
            <w:r w:rsidR="000F5288" w:rsidRPr="00C2061D">
              <w:rPr>
                <w:rFonts w:eastAsia="Calibri"/>
                <w:sz w:val="18"/>
                <w:szCs w:val="18"/>
              </w:rPr>
              <w:t>0</w:t>
            </w:r>
          </w:p>
        </w:tc>
      </w:tr>
      <w:tr w:rsidR="003714AB" w:rsidRPr="00C2061D" w14:paraId="03BBCFE3"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33BCD07F" w14:textId="08AA0321" w:rsidR="00560576" w:rsidRPr="00C2061D" w:rsidRDefault="00560576" w:rsidP="0053229D">
            <w:pPr>
              <w:spacing w:before="60"/>
              <w:rPr>
                <w:rFonts w:eastAsia="Calibri"/>
                <w:sz w:val="18"/>
                <w:szCs w:val="18"/>
              </w:rPr>
            </w:pPr>
            <w:proofErr w:type="spellStart"/>
            <w:r w:rsidRPr="00C2061D">
              <w:rPr>
                <w:rFonts w:eastAsia="Calibri"/>
                <w:sz w:val="18"/>
                <w:szCs w:val="18"/>
              </w:rPr>
              <w:t>iLet</w:t>
            </w:r>
            <w:proofErr w:type="spellEnd"/>
            <w:r w:rsidRPr="00C2061D">
              <w:rPr>
                <w:rFonts w:eastAsia="Calibri"/>
                <w:sz w:val="18"/>
                <w:szCs w:val="18"/>
              </w:rPr>
              <w:t xml:space="preserve"> Bionic Pancreas</w:t>
            </w:r>
          </w:p>
        </w:tc>
        <w:tc>
          <w:tcPr>
            <w:tcW w:w="1137" w:type="dxa"/>
            <w:tcBorders>
              <w:top w:val="single" w:sz="4" w:space="0" w:color="auto"/>
              <w:left w:val="single" w:sz="4" w:space="0" w:color="auto"/>
              <w:bottom w:val="single" w:sz="4" w:space="0" w:color="auto"/>
              <w:right w:val="single" w:sz="4" w:space="0" w:color="auto"/>
            </w:tcBorders>
          </w:tcPr>
          <w:p w14:paraId="6D9769A8" w14:textId="2250D6EE" w:rsidR="00560576" w:rsidRPr="00C2061D" w:rsidRDefault="00560576" w:rsidP="0053229D">
            <w:pPr>
              <w:spacing w:before="60"/>
              <w:jc w:val="center"/>
              <w:rPr>
                <w:rFonts w:eastAsia="Calibri"/>
                <w:sz w:val="18"/>
                <w:szCs w:val="18"/>
              </w:rPr>
            </w:pPr>
            <w:r w:rsidRPr="00C2061D">
              <w:rPr>
                <w:rFonts w:eastAsia="Calibri"/>
                <w:sz w:val="18"/>
                <w:szCs w:val="18"/>
              </w:rPr>
              <w:t>397</w:t>
            </w:r>
          </w:p>
        </w:tc>
        <w:tc>
          <w:tcPr>
            <w:tcW w:w="1890" w:type="dxa"/>
            <w:tcBorders>
              <w:top w:val="single" w:sz="4" w:space="0" w:color="auto"/>
              <w:left w:val="single" w:sz="4" w:space="0" w:color="auto"/>
              <w:bottom w:val="single" w:sz="4" w:space="0" w:color="auto"/>
              <w:right w:val="single" w:sz="4" w:space="0" w:color="auto"/>
            </w:tcBorders>
          </w:tcPr>
          <w:p w14:paraId="6CB7A323" w14:textId="00721B37" w:rsidR="00560576" w:rsidRPr="00C2061D" w:rsidRDefault="00560576" w:rsidP="0053229D">
            <w:pPr>
              <w:spacing w:before="60"/>
              <w:jc w:val="center"/>
              <w:rPr>
                <w:rFonts w:eastAsia="Calibri"/>
                <w:sz w:val="18"/>
                <w:szCs w:val="18"/>
              </w:rPr>
            </w:pPr>
            <w:r w:rsidRPr="00C2061D">
              <w:rPr>
                <w:rFonts w:eastAsia="Calibri"/>
                <w:sz w:val="18"/>
                <w:szCs w:val="18"/>
              </w:rPr>
              <w:t>Malfunctions: 0</w:t>
            </w:r>
          </w:p>
          <w:p w14:paraId="5BFA691A" w14:textId="73FFB740" w:rsidR="00560576" w:rsidRPr="00C2061D" w:rsidRDefault="00560576" w:rsidP="0053229D">
            <w:pPr>
              <w:spacing w:before="60"/>
              <w:jc w:val="center"/>
              <w:rPr>
                <w:rFonts w:eastAsia="Calibri"/>
                <w:sz w:val="18"/>
                <w:szCs w:val="18"/>
              </w:rPr>
            </w:pPr>
            <w:r w:rsidRPr="00C2061D">
              <w:rPr>
                <w:rFonts w:eastAsia="Calibri"/>
                <w:sz w:val="18"/>
                <w:szCs w:val="18"/>
              </w:rPr>
              <w:t>Injuries: 394</w:t>
            </w:r>
          </w:p>
          <w:p w14:paraId="64BD43D8" w14:textId="2A016B56" w:rsidR="00560576" w:rsidRPr="00C2061D" w:rsidRDefault="00560576" w:rsidP="0053229D">
            <w:pPr>
              <w:spacing w:before="60"/>
              <w:jc w:val="center"/>
              <w:rPr>
                <w:rFonts w:eastAsia="Calibri"/>
                <w:sz w:val="18"/>
                <w:szCs w:val="18"/>
              </w:rPr>
            </w:pPr>
            <w:r w:rsidRPr="00C2061D">
              <w:rPr>
                <w:rFonts w:eastAsia="Calibri"/>
                <w:sz w:val="18"/>
                <w:szCs w:val="18"/>
              </w:rPr>
              <w:t>Deaths: 3</w:t>
            </w:r>
          </w:p>
        </w:tc>
        <w:tc>
          <w:tcPr>
            <w:tcW w:w="1181" w:type="dxa"/>
            <w:tcBorders>
              <w:top w:val="single" w:sz="4" w:space="0" w:color="auto"/>
              <w:left w:val="single" w:sz="4" w:space="0" w:color="auto"/>
              <w:bottom w:val="single" w:sz="4" w:space="0" w:color="auto"/>
              <w:right w:val="single" w:sz="4" w:space="0" w:color="auto"/>
            </w:tcBorders>
          </w:tcPr>
          <w:p w14:paraId="4BE0B260" w14:textId="71BAA539"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0627DEDA" w14:textId="60952F2E" w:rsidR="00560576" w:rsidRPr="00C2061D" w:rsidRDefault="00F20E5A"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429CF9BB" w14:textId="0416AB77" w:rsidR="00560576" w:rsidRPr="00C2061D" w:rsidRDefault="000F5288" w:rsidP="0053229D">
            <w:pPr>
              <w:spacing w:before="60"/>
              <w:jc w:val="center"/>
              <w:rPr>
                <w:rFonts w:eastAsia="Calibri"/>
                <w:sz w:val="18"/>
                <w:szCs w:val="18"/>
              </w:rPr>
            </w:pPr>
            <w:r w:rsidRPr="00C2061D">
              <w:rPr>
                <w:rFonts w:eastAsia="Calibri"/>
                <w:sz w:val="18"/>
                <w:szCs w:val="18"/>
              </w:rPr>
              <w:t>397</w:t>
            </w:r>
          </w:p>
        </w:tc>
        <w:tc>
          <w:tcPr>
            <w:tcW w:w="1985" w:type="dxa"/>
            <w:tcBorders>
              <w:top w:val="single" w:sz="4" w:space="0" w:color="auto"/>
              <w:left w:val="single" w:sz="4" w:space="0" w:color="auto"/>
              <w:bottom w:val="single" w:sz="4" w:space="0" w:color="auto"/>
              <w:right w:val="single" w:sz="4" w:space="0" w:color="auto"/>
            </w:tcBorders>
          </w:tcPr>
          <w:p w14:paraId="19A3FF8D" w14:textId="4C7361A3" w:rsidR="00560576" w:rsidRPr="00C2061D" w:rsidRDefault="00560576" w:rsidP="0053229D">
            <w:pPr>
              <w:spacing w:before="60"/>
              <w:jc w:val="center"/>
              <w:rPr>
                <w:rFonts w:eastAsia="Calibri"/>
                <w:sz w:val="18"/>
                <w:szCs w:val="18"/>
              </w:rPr>
            </w:pPr>
            <w:r w:rsidRPr="00C2061D">
              <w:rPr>
                <w:rFonts w:eastAsia="Calibri"/>
                <w:sz w:val="18"/>
                <w:szCs w:val="18"/>
              </w:rPr>
              <w:t xml:space="preserve">Malfunctions: </w:t>
            </w:r>
            <w:r w:rsidR="000F5288" w:rsidRPr="00C2061D">
              <w:rPr>
                <w:rFonts w:eastAsia="Calibri"/>
                <w:sz w:val="18"/>
                <w:szCs w:val="18"/>
              </w:rPr>
              <w:t>0</w:t>
            </w:r>
          </w:p>
          <w:p w14:paraId="438F7FDB" w14:textId="1387F2D8" w:rsidR="00560576" w:rsidRPr="00C2061D" w:rsidRDefault="00560576" w:rsidP="0053229D">
            <w:pPr>
              <w:spacing w:before="60"/>
              <w:jc w:val="center"/>
              <w:rPr>
                <w:rFonts w:eastAsia="Calibri"/>
                <w:sz w:val="18"/>
                <w:szCs w:val="18"/>
              </w:rPr>
            </w:pPr>
            <w:r w:rsidRPr="00C2061D">
              <w:rPr>
                <w:rFonts w:eastAsia="Calibri"/>
                <w:sz w:val="18"/>
                <w:szCs w:val="18"/>
              </w:rPr>
              <w:t xml:space="preserve">Injuries: </w:t>
            </w:r>
            <w:r w:rsidR="000F5288" w:rsidRPr="00C2061D">
              <w:rPr>
                <w:rFonts w:eastAsia="Calibri"/>
                <w:sz w:val="18"/>
                <w:szCs w:val="18"/>
              </w:rPr>
              <w:t>394</w:t>
            </w:r>
          </w:p>
          <w:p w14:paraId="1B255F0A" w14:textId="7968F8C4" w:rsidR="00560576" w:rsidRPr="00C2061D" w:rsidRDefault="00560576" w:rsidP="0053229D">
            <w:pPr>
              <w:spacing w:before="60"/>
              <w:jc w:val="center"/>
              <w:rPr>
                <w:rFonts w:eastAsia="Calibri"/>
                <w:sz w:val="18"/>
                <w:szCs w:val="18"/>
              </w:rPr>
            </w:pPr>
            <w:r w:rsidRPr="00C2061D">
              <w:rPr>
                <w:rFonts w:eastAsia="Calibri"/>
                <w:sz w:val="18"/>
                <w:szCs w:val="18"/>
              </w:rPr>
              <w:t xml:space="preserve">Deaths: </w:t>
            </w:r>
            <w:r w:rsidR="000F5288" w:rsidRPr="00C2061D">
              <w:rPr>
                <w:rFonts w:eastAsia="Calibri"/>
                <w:sz w:val="18"/>
                <w:szCs w:val="18"/>
              </w:rPr>
              <w:t>3</w:t>
            </w:r>
          </w:p>
        </w:tc>
      </w:tr>
      <w:tr w:rsidR="003714AB" w:rsidRPr="00C2061D" w14:paraId="49515722"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4C87F78A" w14:textId="571F5AE4" w:rsidR="00560576" w:rsidRPr="00C2061D" w:rsidRDefault="00560576" w:rsidP="0053229D">
            <w:pPr>
              <w:spacing w:before="60"/>
              <w:rPr>
                <w:rFonts w:eastAsia="Calibri"/>
                <w:sz w:val="18"/>
                <w:szCs w:val="18"/>
              </w:rPr>
            </w:pPr>
            <w:r w:rsidRPr="00C2061D">
              <w:rPr>
                <w:rFonts w:eastAsia="Calibri"/>
                <w:sz w:val="18"/>
                <w:szCs w:val="18"/>
              </w:rPr>
              <w:t>FRN + CADD-MS3</w:t>
            </w:r>
          </w:p>
        </w:tc>
        <w:tc>
          <w:tcPr>
            <w:tcW w:w="1137" w:type="dxa"/>
            <w:tcBorders>
              <w:top w:val="single" w:sz="4" w:space="0" w:color="auto"/>
              <w:left w:val="single" w:sz="4" w:space="0" w:color="auto"/>
              <w:bottom w:val="single" w:sz="4" w:space="0" w:color="auto"/>
              <w:right w:val="single" w:sz="4" w:space="0" w:color="auto"/>
            </w:tcBorders>
          </w:tcPr>
          <w:p w14:paraId="17303D6E" w14:textId="55210371" w:rsidR="00560576" w:rsidRPr="00C2061D" w:rsidRDefault="000F5288" w:rsidP="0053229D">
            <w:pPr>
              <w:spacing w:before="60"/>
              <w:jc w:val="center"/>
              <w:rPr>
                <w:rFonts w:eastAsia="Calibri"/>
                <w:sz w:val="18"/>
                <w:szCs w:val="18"/>
              </w:rPr>
            </w:pPr>
            <w:r w:rsidRPr="00C2061D">
              <w:rPr>
                <w:rFonts w:eastAsia="Calibri"/>
                <w:sz w:val="18"/>
                <w:szCs w:val="18"/>
              </w:rPr>
              <w:t>122</w:t>
            </w:r>
          </w:p>
        </w:tc>
        <w:tc>
          <w:tcPr>
            <w:tcW w:w="1890" w:type="dxa"/>
            <w:tcBorders>
              <w:top w:val="single" w:sz="4" w:space="0" w:color="auto"/>
              <w:left w:val="single" w:sz="4" w:space="0" w:color="auto"/>
              <w:bottom w:val="single" w:sz="4" w:space="0" w:color="auto"/>
              <w:right w:val="single" w:sz="4" w:space="0" w:color="auto"/>
            </w:tcBorders>
          </w:tcPr>
          <w:p w14:paraId="47B2B5DD" w14:textId="4F7205FB" w:rsidR="00560576" w:rsidRPr="00C2061D" w:rsidRDefault="00560576" w:rsidP="0053229D">
            <w:pPr>
              <w:spacing w:before="60"/>
              <w:jc w:val="center"/>
              <w:rPr>
                <w:rFonts w:eastAsia="Calibri"/>
                <w:sz w:val="18"/>
                <w:szCs w:val="18"/>
              </w:rPr>
            </w:pPr>
            <w:r w:rsidRPr="00C2061D">
              <w:rPr>
                <w:rFonts w:eastAsia="Calibri"/>
                <w:sz w:val="18"/>
                <w:szCs w:val="18"/>
              </w:rPr>
              <w:t>Malfunctions: 116</w:t>
            </w:r>
          </w:p>
          <w:p w14:paraId="2DF7BB00" w14:textId="43D95920" w:rsidR="00560576" w:rsidRPr="00C2061D" w:rsidRDefault="00560576" w:rsidP="0053229D">
            <w:pPr>
              <w:spacing w:before="60"/>
              <w:jc w:val="center"/>
              <w:rPr>
                <w:rFonts w:eastAsia="Calibri"/>
                <w:sz w:val="18"/>
                <w:szCs w:val="18"/>
              </w:rPr>
            </w:pPr>
            <w:r w:rsidRPr="00C2061D">
              <w:rPr>
                <w:rFonts w:eastAsia="Calibri"/>
                <w:sz w:val="18"/>
                <w:szCs w:val="18"/>
              </w:rPr>
              <w:t>Injuries: 4</w:t>
            </w:r>
          </w:p>
          <w:p w14:paraId="13CDAF11" w14:textId="34B19E43" w:rsidR="00560576" w:rsidRPr="00C2061D" w:rsidRDefault="00560576" w:rsidP="0053229D">
            <w:pPr>
              <w:spacing w:before="60"/>
              <w:jc w:val="center"/>
              <w:rPr>
                <w:rFonts w:eastAsia="Calibri"/>
                <w:sz w:val="18"/>
                <w:szCs w:val="18"/>
              </w:rPr>
            </w:pPr>
            <w:r w:rsidRPr="00C2061D">
              <w:rPr>
                <w:rFonts w:eastAsia="Calibri"/>
                <w:sz w:val="18"/>
                <w:szCs w:val="18"/>
              </w:rPr>
              <w:t>Deaths: 1</w:t>
            </w:r>
          </w:p>
          <w:p w14:paraId="30B165B3" w14:textId="3A88A1B2" w:rsidR="00560576" w:rsidRPr="00C2061D" w:rsidRDefault="00560576" w:rsidP="0053229D">
            <w:pPr>
              <w:spacing w:before="60"/>
              <w:jc w:val="center"/>
              <w:rPr>
                <w:rFonts w:eastAsia="Calibri"/>
                <w:sz w:val="18"/>
                <w:szCs w:val="18"/>
              </w:rPr>
            </w:pPr>
            <w:r w:rsidRPr="00C2061D">
              <w:rPr>
                <w:rFonts w:eastAsia="Calibri"/>
                <w:sz w:val="18"/>
                <w:szCs w:val="18"/>
              </w:rPr>
              <w:t>Other: 1</w:t>
            </w:r>
          </w:p>
        </w:tc>
        <w:tc>
          <w:tcPr>
            <w:tcW w:w="1181" w:type="dxa"/>
            <w:tcBorders>
              <w:top w:val="single" w:sz="4" w:space="0" w:color="auto"/>
              <w:left w:val="single" w:sz="4" w:space="0" w:color="auto"/>
              <w:bottom w:val="single" w:sz="4" w:space="0" w:color="auto"/>
              <w:right w:val="single" w:sz="4" w:space="0" w:color="auto"/>
            </w:tcBorders>
          </w:tcPr>
          <w:p w14:paraId="20975B79" w14:textId="206171B9"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699CE375" w14:textId="06A2F7D8" w:rsidR="00560576" w:rsidRPr="00C2061D" w:rsidRDefault="00F20E5A"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42CEE9AD" w14:textId="50352ED2" w:rsidR="00560576" w:rsidRPr="00C2061D" w:rsidRDefault="00E2431F" w:rsidP="0053229D">
            <w:pPr>
              <w:spacing w:before="60"/>
              <w:jc w:val="center"/>
              <w:rPr>
                <w:rFonts w:eastAsia="Calibri"/>
                <w:sz w:val="18"/>
                <w:szCs w:val="18"/>
              </w:rPr>
            </w:pPr>
            <w:r w:rsidRPr="00C2061D">
              <w:rPr>
                <w:rFonts w:eastAsia="Calibri"/>
                <w:sz w:val="18"/>
                <w:szCs w:val="18"/>
              </w:rPr>
              <w:t>25</w:t>
            </w:r>
          </w:p>
        </w:tc>
        <w:tc>
          <w:tcPr>
            <w:tcW w:w="1985" w:type="dxa"/>
            <w:tcBorders>
              <w:top w:val="single" w:sz="4" w:space="0" w:color="auto"/>
              <w:left w:val="single" w:sz="4" w:space="0" w:color="auto"/>
              <w:bottom w:val="single" w:sz="4" w:space="0" w:color="auto"/>
              <w:right w:val="single" w:sz="4" w:space="0" w:color="auto"/>
            </w:tcBorders>
          </w:tcPr>
          <w:p w14:paraId="1B117ADE" w14:textId="2352128C" w:rsidR="00560576" w:rsidRPr="00C2061D" w:rsidRDefault="00560576" w:rsidP="0053229D">
            <w:pPr>
              <w:spacing w:before="60"/>
              <w:jc w:val="center"/>
              <w:rPr>
                <w:rFonts w:eastAsia="Calibri"/>
                <w:sz w:val="18"/>
                <w:szCs w:val="18"/>
              </w:rPr>
            </w:pPr>
            <w:r w:rsidRPr="00C2061D">
              <w:rPr>
                <w:rFonts w:eastAsia="Calibri"/>
                <w:sz w:val="18"/>
                <w:szCs w:val="18"/>
              </w:rPr>
              <w:t xml:space="preserve">Malfunctions: </w:t>
            </w:r>
            <w:r w:rsidR="00E2431F" w:rsidRPr="00C2061D">
              <w:rPr>
                <w:rFonts w:eastAsia="Calibri"/>
                <w:sz w:val="18"/>
                <w:szCs w:val="18"/>
              </w:rPr>
              <w:t>21</w:t>
            </w:r>
          </w:p>
          <w:p w14:paraId="08A35238" w14:textId="1E9E39B0" w:rsidR="00560576" w:rsidRPr="00C2061D" w:rsidRDefault="00560576" w:rsidP="0053229D">
            <w:pPr>
              <w:spacing w:before="60"/>
              <w:jc w:val="center"/>
              <w:rPr>
                <w:rFonts w:eastAsia="Calibri"/>
                <w:sz w:val="18"/>
                <w:szCs w:val="18"/>
              </w:rPr>
            </w:pPr>
            <w:r w:rsidRPr="00C2061D">
              <w:rPr>
                <w:rFonts w:eastAsia="Calibri"/>
                <w:sz w:val="18"/>
                <w:szCs w:val="18"/>
              </w:rPr>
              <w:t xml:space="preserve">Injuries: </w:t>
            </w:r>
            <w:r w:rsidR="00E2431F" w:rsidRPr="00C2061D">
              <w:rPr>
                <w:rFonts w:eastAsia="Calibri"/>
                <w:sz w:val="18"/>
                <w:szCs w:val="18"/>
              </w:rPr>
              <w:t>2</w:t>
            </w:r>
          </w:p>
          <w:p w14:paraId="7C95F154" w14:textId="798F68A8" w:rsidR="00560576" w:rsidRPr="00C2061D" w:rsidRDefault="00560576" w:rsidP="0053229D">
            <w:pPr>
              <w:spacing w:before="60"/>
              <w:jc w:val="center"/>
              <w:rPr>
                <w:rFonts w:eastAsia="Calibri"/>
                <w:sz w:val="18"/>
                <w:szCs w:val="18"/>
              </w:rPr>
            </w:pPr>
            <w:r w:rsidRPr="00C2061D">
              <w:rPr>
                <w:rFonts w:eastAsia="Calibri"/>
                <w:sz w:val="18"/>
                <w:szCs w:val="18"/>
              </w:rPr>
              <w:t xml:space="preserve">Deaths: </w:t>
            </w:r>
            <w:r w:rsidR="000F5288" w:rsidRPr="00C2061D">
              <w:rPr>
                <w:rFonts w:eastAsia="Calibri"/>
                <w:sz w:val="18"/>
                <w:szCs w:val="18"/>
              </w:rPr>
              <w:t>1</w:t>
            </w:r>
          </w:p>
          <w:p w14:paraId="16E77A73" w14:textId="0DC33C5F" w:rsidR="00560576" w:rsidRPr="00C2061D" w:rsidRDefault="00560576" w:rsidP="0053229D">
            <w:pPr>
              <w:spacing w:before="60"/>
              <w:jc w:val="center"/>
              <w:rPr>
                <w:rFonts w:eastAsia="Calibri"/>
                <w:sz w:val="18"/>
                <w:szCs w:val="18"/>
              </w:rPr>
            </w:pPr>
            <w:r w:rsidRPr="00C2061D">
              <w:rPr>
                <w:rFonts w:eastAsia="Calibri"/>
                <w:sz w:val="18"/>
                <w:szCs w:val="18"/>
              </w:rPr>
              <w:t xml:space="preserve">Other: </w:t>
            </w:r>
            <w:r w:rsidR="000F5288" w:rsidRPr="00C2061D">
              <w:rPr>
                <w:rFonts w:eastAsia="Calibri"/>
                <w:sz w:val="18"/>
                <w:szCs w:val="18"/>
              </w:rPr>
              <w:t>1</w:t>
            </w:r>
          </w:p>
        </w:tc>
      </w:tr>
      <w:tr w:rsidR="003714AB" w:rsidRPr="00C2061D" w14:paraId="411AC6AB"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7593EA17" w14:textId="5CDA89A7" w:rsidR="008230E5" w:rsidRPr="00C2061D" w:rsidRDefault="008230E5" w:rsidP="0053229D">
            <w:pPr>
              <w:spacing w:before="60"/>
              <w:rPr>
                <w:rFonts w:eastAsia="Calibri"/>
                <w:sz w:val="18"/>
                <w:szCs w:val="18"/>
              </w:rPr>
            </w:pPr>
            <w:proofErr w:type="spellStart"/>
            <w:r w:rsidRPr="00C2061D">
              <w:rPr>
                <w:rFonts w:eastAsia="Calibri"/>
                <w:sz w:val="18"/>
                <w:szCs w:val="18"/>
              </w:rPr>
              <w:t>Crono</w:t>
            </w:r>
            <w:proofErr w:type="spellEnd"/>
            <w:r w:rsidRPr="00C2061D">
              <w:rPr>
                <w:rFonts w:eastAsia="Calibri"/>
                <w:sz w:val="18"/>
                <w:szCs w:val="18"/>
              </w:rPr>
              <w:t xml:space="preserve"> SC</w:t>
            </w:r>
          </w:p>
        </w:tc>
        <w:tc>
          <w:tcPr>
            <w:tcW w:w="1137" w:type="dxa"/>
            <w:tcBorders>
              <w:top w:val="single" w:sz="4" w:space="0" w:color="auto"/>
              <w:left w:val="single" w:sz="4" w:space="0" w:color="auto"/>
              <w:bottom w:val="single" w:sz="4" w:space="0" w:color="auto"/>
              <w:right w:val="single" w:sz="4" w:space="0" w:color="auto"/>
            </w:tcBorders>
          </w:tcPr>
          <w:p w14:paraId="46887442" w14:textId="7DA8F953" w:rsidR="008230E5" w:rsidRPr="00C2061D" w:rsidRDefault="008230E5" w:rsidP="0053229D">
            <w:pPr>
              <w:spacing w:before="60"/>
              <w:jc w:val="center"/>
              <w:rPr>
                <w:rFonts w:eastAsia="Calibri"/>
                <w:sz w:val="18"/>
                <w:szCs w:val="18"/>
              </w:rPr>
            </w:pPr>
            <w:r w:rsidRPr="00C2061D">
              <w:rPr>
                <w:rFonts w:eastAsia="Calibri"/>
                <w:sz w:val="18"/>
                <w:szCs w:val="18"/>
              </w:rPr>
              <w:t>0</w:t>
            </w:r>
          </w:p>
        </w:tc>
        <w:tc>
          <w:tcPr>
            <w:tcW w:w="1890" w:type="dxa"/>
            <w:tcBorders>
              <w:top w:val="single" w:sz="4" w:space="0" w:color="auto"/>
              <w:left w:val="single" w:sz="4" w:space="0" w:color="auto"/>
              <w:bottom w:val="single" w:sz="4" w:space="0" w:color="auto"/>
              <w:right w:val="single" w:sz="4" w:space="0" w:color="auto"/>
            </w:tcBorders>
          </w:tcPr>
          <w:p w14:paraId="7BE0E436" w14:textId="5C57DDD8" w:rsidR="008230E5" w:rsidRPr="00C2061D" w:rsidRDefault="00DD629E" w:rsidP="0053229D">
            <w:pPr>
              <w:spacing w:before="60"/>
              <w:jc w:val="center"/>
              <w:rPr>
                <w:rFonts w:eastAsia="Calibri"/>
                <w:sz w:val="18"/>
                <w:szCs w:val="18"/>
              </w:rPr>
            </w:pPr>
            <w:r>
              <w:rPr>
                <w:rFonts w:eastAsia="Calibri"/>
                <w:sz w:val="18"/>
                <w:szCs w:val="18"/>
              </w:rPr>
              <w:t>-</w:t>
            </w:r>
          </w:p>
        </w:tc>
        <w:tc>
          <w:tcPr>
            <w:tcW w:w="1181" w:type="dxa"/>
            <w:tcBorders>
              <w:top w:val="single" w:sz="4" w:space="0" w:color="auto"/>
              <w:left w:val="single" w:sz="4" w:space="0" w:color="auto"/>
              <w:bottom w:val="single" w:sz="4" w:space="0" w:color="auto"/>
              <w:right w:val="single" w:sz="4" w:space="0" w:color="auto"/>
            </w:tcBorders>
          </w:tcPr>
          <w:p w14:paraId="7D9FDC75" w14:textId="1E435AFC" w:rsidR="008230E5" w:rsidRPr="00C2061D" w:rsidRDefault="008F4F73"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78D9639F" w14:textId="4C651B54" w:rsidR="008230E5" w:rsidRPr="00C2061D" w:rsidRDefault="00DD629E"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46CFB2FD" w14:textId="1ECAA10C" w:rsidR="008230E5" w:rsidRPr="00C2061D" w:rsidRDefault="008F4F73" w:rsidP="0053229D">
            <w:pPr>
              <w:spacing w:before="60"/>
              <w:jc w:val="center"/>
              <w:rPr>
                <w:rFonts w:eastAsia="Calibri"/>
                <w:sz w:val="18"/>
                <w:szCs w:val="18"/>
              </w:rPr>
            </w:pPr>
            <w:r w:rsidRPr="00C2061D">
              <w:rPr>
                <w:rFonts w:eastAsia="Calibri"/>
                <w:sz w:val="18"/>
                <w:szCs w:val="18"/>
              </w:rPr>
              <w:t>0</w:t>
            </w:r>
          </w:p>
        </w:tc>
        <w:tc>
          <w:tcPr>
            <w:tcW w:w="1985" w:type="dxa"/>
            <w:tcBorders>
              <w:top w:val="single" w:sz="4" w:space="0" w:color="auto"/>
              <w:left w:val="single" w:sz="4" w:space="0" w:color="auto"/>
              <w:bottom w:val="single" w:sz="4" w:space="0" w:color="auto"/>
              <w:right w:val="single" w:sz="4" w:space="0" w:color="auto"/>
            </w:tcBorders>
          </w:tcPr>
          <w:p w14:paraId="291260DD" w14:textId="49E159F9" w:rsidR="008230E5" w:rsidRPr="00C2061D" w:rsidRDefault="00DD629E" w:rsidP="0053229D">
            <w:pPr>
              <w:spacing w:before="60"/>
              <w:jc w:val="center"/>
              <w:rPr>
                <w:rFonts w:eastAsia="Calibri"/>
                <w:sz w:val="18"/>
                <w:szCs w:val="18"/>
              </w:rPr>
            </w:pPr>
            <w:r>
              <w:rPr>
                <w:rFonts w:eastAsia="Calibri"/>
                <w:sz w:val="18"/>
                <w:szCs w:val="18"/>
              </w:rPr>
              <w:t>-</w:t>
            </w:r>
          </w:p>
        </w:tc>
      </w:tr>
      <w:tr w:rsidR="003714AB" w:rsidRPr="00C2061D" w14:paraId="36FEF99F"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6A428062" w14:textId="267BFD16" w:rsidR="008230E5" w:rsidRPr="00C2061D" w:rsidRDefault="008230E5" w:rsidP="0053229D">
            <w:pPr>
              <w:spacing w:before="60"/>
              <w:rPr>
                <w:rFonts w:eastAsia="Calibri"/>
                <w:sz w:val="18"/>
                <w:szCs w:val="18"/>
              </w:rPr>
            </w:pPr>
            <w:proofErr w:type="spellStart"/>
            <w:r w:rsidRPr="00C2061D">
              <w:rPr>
                <w:rFonts w:eastAsia="Calibri"/>
                <w:sz w:val="18"/>
                <w:szCs w:val="18"/>
              </w:rPr>
              <w:t>Crono</w:t>
            </w:r>
            <w:proofErr w:type="spellEnd"/>
            <w:r w:rsidRPr="00C2061D">
              <w:rPr>
                <w:rFonts w:eastAsia="Calibri"/>
                <w:sz w:val="18"/>
                <w:szCs w:val="18"/>
              </w:rPr>
              <w:t xml:space="preserve"> 50 SC</w:t>
            </w:r>
          </w:p>
        </w:tc>
        <w:tc>
          <w:tcPr>
            <w:tcW w:w="1137" w:type="dxa"/>
            <w:tcBorders>
              <w:top w:val="single" w:sz="4" w:space="0" w:color="auto"/>
              <w:left w:val="single" w:sz="4" w:space="0" w:color="auto"/>
              <w:bottom w:val="single" w:sz="4" w:space="0" w:color="auto"/>
              <w:right w:val="single" w:sz="4" w:space="0" w:color="auto"/>
            </w:tcBorders>
          </w:tcPr>
          <w:p w14:paraId="14442372" w14:textId="5671D82B" w:rsidR="008230E5" w:rsidRPr="00C2061D" w:rsidRDefault="008230E5" w:rsidP="0053229D">
            <w:pPr>
              <w:spacing w:before="60"/>
              <w:jc w:val="center"/>
              <w:rPr>
                <w:rFonts w:eastAsia="Calibri"/>
                <w:sz w:val="18"/>
                <w:szCs w:val="18"/>
              </w:rPr>
            </w:pPr>
            <w:r w:rsidRPr="00C2061D">
              <w:rPr>
                <w:rFonts w:eastAsia="Calibri"/>
                <w:sz w:val="18"/>
                <w:szCs w:val="18"/>
              </w:rPr>
              <w:t>0</w:t>
            </w:r>
          </w:p>
        </w:tc>
        <w:tc>
          <w:tcPr>
            <w:tcW w:w="1890" w:type="dxa"/>
            <w:tcBorders>
              <w:top w:val="single" w:sz="4" w:space="0" w:color="auto"/>
              <w:left w:val="single" w:sz="4" w:space="0" w:color="auto"/>
              <w:bottom w:val="single" w:sz="4" w:space="0" w:color="auto"/>
              <w:right w:val="single" w:sz="4" w:space="0" w:color="auto"/>
            </w:tcBorders>
          </w:tcPr>
          <w:p w14:paraId="151078D9" w14:textId="74B071B6" w:rsidR="008230E5" w:rsidRPr="00C2061D" w:rsidRDefault="00DD629E" w:rsidP="0053229D">
            <w:pPr>
              <w:spacing w:before="60"/>
              <w:jc w:val="center"/>
              <w:rPr>
                <w:rFonts w:eastAsia="Calibri"/>
                <w:sz w:val="18"/>
                <w:szCs w:val="18"/>
              </w:rPr>
            </w:pPr>
            <w:r>
              <w:rPr>
                <w:rFonts w:eastAsia="Calibri"/>
                <w:sz w:val="18"/>
                <w:szCs w:val="18"/>
              </w:rPr>
              <w:t>-</w:t>
            </w:r>
          </w:p>
        </w:tc>
        <w:tc>
          <w:tcPr>
            <w:tcW w:w="1181" w:type="dxa"/>
            <w:tcBorders>
              <w:top w:val="single" w:sz="4" w:space="0" w:color="auto"/>
              <w:left w:val="single" w:sz="4" w:space="0" w:color="auto"/>
              <w:bottom w:val="single" w:sz="4" w:space="0" w:color="auto"/>
              <w:right w:val="single" w:sz="4" w:space="0" w:color="auto"/>
            </w:tcBorders>
          </w:tcPr>
          <w:p w14:paraId="33F8EBA8" w14:textId="4DB216EE" w:rsidR="008230E5" w:rsidRPr="00C2061D" w:rsidRDefault="008F4F73"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6F75692A" w14:textId="003AE3E0" w:rsidR="008230E5" w:rsidRPr="00C2061D" w:rsidRDefault="00DD629E"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065067FF" w14:textId="154D596E" w:rsidR="008230E5" w:rsidRPr="00C2061D" w:rsidRDefault="008F4F73" w:rsidP="0053229D">
            <w:pPr>
              <w:spacing w:before="60"/>
              <w:jc w:val="center"/>
              <w:rPr>
                <w:rFonts w:eastAsia="Calibri"/>
                <w:sz w:val="18"/>
                <w:szCs w:val="18"/>
              </w:rPr>
            </w:pPr>
            <w:r w:rsidRPr="00C2061D">
              <w:rPr>
                <w:rFonts w:eastAsia="Calibri"/>
                <w:sz w:val="18"/>
                <w:szCs w:val="18"/>
              </w:rPr>
              <w:t>0</w:t>
            </w:r>
          </w:p>
        </w:tc>
        <w:tc>
          <w:tcPr>
            <w:tcW w:w="1985" w:type="dxa"/>
            <w:tcBorders>
              <w:top w:val="single" w:sz="4" w:space="0" w:color="auto"/>
              <w:left w:val="single" w:sz="4" w:space="0" w:color="auto"/>
              <w:bottom w:val="single" w:sz="4" w:space="0" w:color="auto"/>
              <w:right w:val="single" w:sz="4" w:space="0" w:color="auto"/>
            </w:tcBorders>
          </w:tcPr>
          <w:p w14:paraId="55B25F4D" w14:textId="365F5637" w:rsidR="008230E5" w:rsidRPr="00C2061D" w:rsidRDefault="00DD629E" w:rsidP="0053229D">
            <w:pPr>
              <w:spacing w:before="60"/>
              <w:jc w:val="center"/>
              <w:rPr>
                <w:rFonts w:eastAsia="Calibri"/>
                <w:sz w:val="18"/>
                <w:szCs w:val="18"/>
              </w:rPr>
            </w:pPr>
            <w:r>
              <w:rPr>
                <w:rFonts w:eastAsia="Calibri"/>
                <w:sz w:val="18"/>
                <w:szCs w:val="18"/>
              </w:rPr>
              <w:t>-</w:t>
            </w:r>
          </w:p>
        </w:tc>
      </w:tr>
      <w:tr w:rsidR="003714AB" w:rsidRPr="00C2061D" w14:paraId="45D45CAD"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6308158A" w14:textId="1B2E8B6E" w:rsidR="00560576" w:rsidRPr="00C2061D" w:rsidRDefault="00560576" w:rsidP="0053229D">
            <w:pPr>
              <w:spacing w:before="60"/>
              <w:rPr>
                <w:rFonts w:eastAsia="Calibri"/>
                <w:sz w:val="18"/>
                <w:szCs w:val="18"/>
              </w:rPr>
            </w:pPr>
            <w:r w:rsidRPr="00C2061D">
              <w:rPr>
                <w:rFonts w:eastAsia="Calibri"/>
                <w:sz w:val="18"/>
                <w:szCs w:val="18"/>
              </w:rPr>
              <w:t>FRN + Cane</w:t>
            </w:r>
          </w:p>
        </w:tc>
        <w:tc>
          <w:tcPr>
            <w:tcW w:w="1137" w:type="dxa"/>
            <w:tcBorders>
              <w:top w:val="single" w:sz="4" w:space="0" w:color="auto"/>
              <w:left w:val="single" w:sz="4" w:space="0" w:color="auto"/>
              <w:bottom w:val="single" w:sz="4" w:space="0" w:color="auto"/>
              <w:right w:val="single" w:sz="4" w:space="0" w:color="auto"/>
            </w:tcBorders>
          </w:tcPr>
          <w:p w14:paraId="482F4A04" w14:textId="36B8A3DF" w:rsidR="00560576" w:rsidRPr="00C2061D" w:rsidRDefault="00560576" w:rsidP="0053229D">
            <w:pPr>
              <w:spacing w:before="60"/>
              <w:jc w:val="center"/>
              <w:rPr>
                <w:rFonts w:eastAsia="Calibri"/>
                <w:sz w:val="18"/>
                <w:szCs w:val="18"/>
              </w:rPr>
            </w:pPr>
            <w:r w:rsidRPr="00C2061D">
              <w:rPr>
                <w:rFonts w:eastAsia="Calibri"/>
                <w:sz w:val="18"/>
                <w:szCs w:val="18"/>
              </w:rPr>
              <w:t>40</w:t>
            </w:r>
          </w:p>
        </w:tc>
        <w:tc>
          <w:tcPr>
            <w:tcW w:w="1890" w:type="dxa"/>
            <w:tcBorders>
              <w:top w:val="single" w:sz="4" w:space="0" w:color="auto"/>
              <w:left w:val="single" w:sz="4" w:space="0" w:color="auto"/>
              <w:bottom w:val="single" w:sz="4" w:space="0" w:color="auto"/>
              <w:right w:val="single" w:sz="4" w:space="0" w:color="auto"/>
            </w:tcBorders>
          </w:tcPr>
          <w:p w14:paraId="00FFE8E2" w14:textId="52824ACB" w:rsidR="00560576" w:rsidRPr="00C2061D" w:rsidRDefault="00560576" w:rsidP="0053229D">
            <w:pPr>
              <w:spacing w:before="60"/>
              <w:jc w:val="center"/>
              <w:rPr>
                <w:rFonts w:eastAsia="Calibri"/>
                <w:sz w:val="18"/>
                <w:szCs w:val="18"/>
              </w:rPr>
            </w:pPr>
            <w:r w:rsidRPr="00C2061D">
              <w:rPr>
                <w:rFonts w:eastAsia="Calibri"/>
                <w:sz w:val="18"/>
                <w:szCs w:val="18"/>
              </w:rPr>
              <w:t>Malfunctions: 34</w:t>
            </w:r>
          </w:p>
          <w:p w14:paraId="7495DC7F" w14:textId="18EA0A6C" w:rsidR="00560576" w:rsidRPr="00C2061D" w:rsidRDefault="00560576" w:rsidP="0053229D">
            <w:pPr>
              <w:spacing w:before="60"/>
              <w:jc w:val="center"/>
              <w:rPr>
                <w:rFonts w:eastAsia="Calibri"/>
                <w:sz w:val="18"/>
                <w:szCs w:val="18"/>
              </w:rPr>
            </w:pPr>
            <w:r w:rsidRPr="00C2061D">
              <w:rPr>
                <w:rFonts w:eastAsia="Calibri"/>
                <w:sz w:val="18"/>
                <w:szCs w:val="18"/>
              </w:rPr>
              <w:t>Injuries: 4</w:t>
            </w:r>
          </w:p>
          <w:p w14:paraId="3438EF65" w14:textId="0C4D97B1" w:rsidR="00560576" w:rsidRPr="00C2061D" w:rsidRDefault="00560576" w:rsidP="0053229D">
            <w:pPr>
              <w:spacing w:before="60"/>
              <w:jc w:val="center"/>
              <w:rPr>
                <w:rFonts w:eastAsia="Calibri"/>
                <w:sz w:val="18"/>
                <w:szCs w:val="18"/>
              </w:rPr>
            </w:pPr>
            <w:r w:rsidRPr="00C2061D">
              <w:rPr>
                <w:rFonts w:eastAsia="Calibri"/>
                <w:sz w:val="18"/>
                <w:szCs w:val="18"/>
              </w:rPr>
              <w:t>Deaths: 0</w:t>
            </w:r>
          </w:p>
          <w:p w14:paraId="59375118" w14:textId="64893080" w:rsidR="00560576" w:rsidRPr="00C2061D" w:rsidRDefault="00560576" w:rsidP="0053229D">
            <w:pPr>
              <w:spacing w:before="60"/>
              <w:jc w:val="center"/>
              <w:rPr>
                <w:rFonts w:eastAsia="Calibri"/>
                <w:sz w:val="18"/>
                <w:szCs w:val="18"/>
              </w:rPr>
            </w:pPr>
            <w:r w:rsidRPr="00C2061D">
              <w:rPr>
                <w:rFonts w:eastAsia="Calibri"/>
                <w:sz w:val="18"/>
                <w:szCs w:val="18"/>
              </w:rPr>
              <w:t>Other: 2</w:t>
            </w:r>
          </w:p>
        </w:tc>
        <w:tc>
          <w:tcPr>
            <w:tcW w:w="1181" w:type="dxa"/>
            <w:tcBorders>
              <w:top w:val="single" w:sz="4" w:space="0" w:color="auto"/>
              <w:left w:val="single" w:sz="4" w:space="0" w:color="auto"/>
              <w:bottom w:val="single" w:sz="4" w:space="0" w:color="auto"/>
              <w:right w:val="single" w:sz="4" w:space="0" w:color="auto"/>
            </w:tcBorders>
          </w:tcPr>
          <w:p w14:paraId="3A2EF729" w14:textId="55547CFB"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36CCB9E2" w14:textId="7A6AF153" w:rsidR="00560576" w:rsidRPr="00C2061D" w:rsidRDefault="00F20E5A"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6703F2B5" w14:textId="588C980C" w:rsidR="00560576" w:rsidRPr="00C2061D" w:rsidRDefault="00951F7B" w:rsidP="0053229D">
            <w:pPr>
              <w:spacing w:before="60"/>
              <w:jc w:val="center"/>
              <w:rPr>
                <w:rFonts w:eastAsia="Calibri"/>
                <w:sz w:val="18"/>
                <w:szCs w:val="18"/>
              </w:rPr>
            </w:pPr>
            <w:r w:rsidRPr="00C2061D">
              <w:rPr>
                <w:rFonts w:eastAsia="Calibri"/>
                <w:sz w:val="18"/>
                <w:szCs w:val="18"/>
              </w:rPr>
              <w:t>0</w:t>
            </w:r>
          </w:p>
        </w:tc>
        <w:tc>
          <w:tcPr>
            <w:tcW w:w="1985" w:type="dxa"/>
            <w:tcBorders>
              <w:top w:val="single" w:sz="4" w:space="0" w:color="auto"/>
              <w:left w:val="single" w:sz="4" w:space="0" w:color="auto"/>
              <w:bottom w:val="single" w:sz="4" w:space="0" w:color="auto"/>
              <w:right w:val="single" w:sz="4" w:space="0" w:color="auto"/>
            </w:tcBorders>
          </w:tcPr>
          <w:p w14:paraId="1CA7F7A0" w14:textId="58F361B0" w:rsidR="00560576" w:rsidRPr="00C2061D" w:rsidRDefault="00560576" w:rsidP="0053229D">
            <w:pPr>
              <w:spacing w:before="60"/>
              <w:jc w:val="center"/>
              <w:rPr>
                <w:rFonts w:eastAsia="Calibri"/>
                <w:sz w:val="18"/>
                <w:szCs w:val="18"/>
              </w:rPr>
            </w:pPr>
            <w:r w:rsidRPr="00C2061D">
              <w:rPr>
                <w:rFonts w:eastAsia="Calibri"/>
                <w:sz w:val="18"/>
                <w:szCs w:val="18"/>
              </w:rPr>
              <w:t xml:space="preserve">Malfunctions: </w:t>
            </w:r>
            <w:r w:rsidR="00951F7B" w:rsidRPr="00C2061D">
              <w:rPr>
                <w:rFonts w:eastAsia="Calibri"/>
                <w:sz w:val="18"/>
                <w:szCs w:val="18"/>
              </w:rPr>
              <w:t>0</w:t>
            </w:r>
          </w:p>
          <w:p w14:paraId="72D36ED1" w14:textId="2F63A42A" w:rsidR="00560576" w:rsidRPr="00C2061D" w:rsidRDefault="00560576" w:rsidP="0053229D">
            <w:pPr>
              <w:spacing w:before="60"/>
              <w:jc w:val="center"/>
              <w:rPr>
                <w:rFonts w:eastAsia="Calibri"/>
                <w:sz w:val="18"/>
                <w:szCs w:val="18"/>
              </w:rPr>
            </w:pPr>
            <w:r w:rsidRPr="00C2061D">
              <w:rPr>
                <w:rFonts w:eastAsia="Calibri"/>
                <w:sz w:val="18"/>
                <w:szCs w:val="18"/>
              </w:rPr>
              <w:t xml:space="preserve">Injuries: </w:t>
            </w:r>
            <w:r w:rsidR="00951F7B" w:rsidRPr="00C2061D">
              <w:rPr>
                <w:rFonts w:eastAsia="Calibri"/>
                <w:sz w:val="18"/>
                <w:szCs w:val="18"/>
              </w:rPr>
              <w:t>0</w:t>
            </w:r>
          </w:p>
          <w:p w14:paraId="344F42E2" w14:textId="68C1B20A" w:rsidR="00560576" w:rsidRPr="00C2061D" w:rsidRDefault="00560576" w:rsidP="0053229D">
            <w:pPr>
              <w:spacing w:before="60"/>
              <w:jc w:val="center"/>
              <w:rPr>
                <w:rFonts w:eastAsia="Calibri"/>
                <w:sz w:val="18"/>
                <w:szCs w:val="18"/>
              </w:rPr>
            </w:pPr>
            <w:r w:rsidRPr="00C2061D">
              <w:rPr>
                <w:rFonts w:eastAsia="Calibri"/>
                <w:sz w:val="18"/>
                <w:szCs w:val="18"/>
              </w:rPr>
              <w:t xml:space="preserve">Deaths: </w:t>
            </w:r>
            <w:r w:rsidR="00951F7B" w:rsidRPr="00C2061D">
              <w:rPr>
                <w:rFonts w:eastAsia="Calibri"/>
                <w:sz w:val="18"/>
                <w:szCs w:val="18"/>
              </w:rPr>
              <w:t>0</w:t>
            </w:r>
          </w:p>
          <w:p w14:paraId="1D830144" w14:textId="20269DD4" w:rsidR="00560576" w:rsidRPr="00C2061D" w:rsidRDefault="00560576" w:rsidP="0053229D">
            <w:pPr>
              <w:spacing w:before="60"/>
              <w:jc w:val="center"/>
              <w:rPr>
                <w:rFonts w:eastAsia="Calibri"/>
                <w:sz w:val="18"/>
                <w:szCs w:val="18"/>
              </w:rPr>
            </w:pPr>
            <w:r w:rsidRPr="00C2061D">
              <w:rPr>
                <w:rFonts w:eastAsia="Calibri"/>
                <w:sz w:val="18"/>
                <w:szCs w:val="18"/>
              </w:rPr>
              <w:t xml:space="preserve">Other: </w:t>
            </w:r>
            <w:r w:rsidR="00951F7B" w:rsidRPr="00C2061D">
              <w:rPr>
                <w:rFonts w:eastAsia="Calibri"/>
                <w:sz w:val="18"/>
                <w:szCs w:val="18"/>
              </w:rPr>
              <w:t>0</w:t>
            </w:r>
          </w:p>
        </w:tc>
      </w:tr>
      <w:tr w:rsidR="003714AB" w:rsidRPr="00C2061D" w14:paraId="70C3FCBA"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7B8BDE9C" w14:textId="4868F616" w:rsidR="00560576" w:rsidRPr="00C2061D" w:rsidRDefault="00560576" w:rsidP="0053229D">
            <w:pPr>
              <w:spacing w:before="60"/>
              <w:rPr>
                <w:rFonts w:eastAsia="Calibri"/>
                <w:sz w:val="18"/>
                <w:szCs w:val="18"/>
              </w:rPr>
            </w:pPr>
            <w:proofErr w:type="spellStart"/>
            <w:r w:rsidRPr="00C2061D">
              <w:rPr>
                <w:rFonts w:eastAsia="Calibri"/>
                <w:sz w:val="18"/>
                <w:szCs w:val="18"/>
              </w:rPr>
              <w:t>i</w:t>
            </w:r>
            <w:proofErr w:type="spellEnd"/>
            <w:r w:rsidRPr="00C2061D">
              <w:rPr>
                <w:rFonts w:eastAsia="Calibri"/>
                <w:sz w:val="18"/>
                <w:szCs w:val="18"/>
              </w:rPr>
              <w:t>-Jet</w:t>
            </w:r>
          </w:p>
        </w:tc>
        <w:tc>
          <w:tcPr>
            <w:tcW w:w="1137" w:type="dxa"/>
            <w:tcBorders>
              <w:top w:val="single" w:sz="4" w:space="0" w:color="auto"/>
              <w:left w:val="single" w:sz="4" w:space="0" w:color="auto"/>
              <w:bottom w:val="single" w:sz="4" w:space="0" w:color="auto"/>
              <w:right w:val="single" w:sz="4" w:space="0" w:color="auto"/>
            </w:tcBorders>
          </w:tcPr>
          <w:p w14:paraId="3FE7FE7C" w14:textId="7DB585DA"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1890" w:type="dxa"/>
            <w:tcBorders>
              <w:top w:val="single" w:sz="4" w:space="0" w:color="auto"/>
              <w:left w:val="single" w:sz="4" w:space="0" w:color="auto"/>
              <w:bottom w:val="single" w:sz="4" w:space="0" w:color="auto"/>
              <w:right w:val="single" w:sz="4" w:space="0" w:color="auto"/>
            </w:tcBorders>
          </w:tcPr>
          <w:p w14:paraId="421A9F9B" w14:textId="7E997A4E" w:rsidR="00560576" w:rsidRPr="00C2061D" w:rsidRDefault="00DD629E" w:rsidP="0053229D">
            <w:pPr>
              <w:spacing w:before="60"/>
              <w:jc w:val="center"/>
              <w:rPr>
                <w:rFonts w:eastAsia="Calibri"/>
                <w:sz w:val="18"/>
                <w:szCs w:val="18"/>
              </w:rPr>
            </w:pPr>
            <w:r>
              <w:rPr>
                <w:rFonts w:eastAsia="Calibri"/>
                <w:sz w:val="18"/>
                <w:szCs w:val="18"/>
              </w:rPr>
              <w:t>-</w:t>
            </w:r>
          </w:p>
        </w:tc>
        <w:tc>
          <w:tcPr>
            <w:tcW w:w="1181" w:type="dxa"/>
            <w:tcBorders>
              <w:top w:val="single" w:sz="4" w:space="0" w:color="auto"/>
              <w:left w:val="single" w:sz="4" w:space="0" w:color="auto"/>
              <w:bottom w:val="single" w:sz="4" w:space="0" w:color="auto"/>
              <w:right w:val="single" w:sz="4" w:space="0" w:color="auto"/>
            </w:tcBorders>
          </w:tcPr>
          <w:p w14:paraId="1269DEDE" w14:textId="34E1EDB8"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0297B129" w14:textId="3776EEC2" w:rsidR="00560576" w:rsidRPr="00C2061D" w:rsidRDefault="00DD629E"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10742274" w14:textId="1912CC19"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1985" w:type="dxa"/>
            <w:tcBorders>
              <w:top w:val="single" w:sz="4" w:space="0" w:color="auto"/>
              <w:left w:val="single" w:sz="4" w:space="0" w:color="auto"/>
              <w:bottom w:val="single" w:sz="4" w:space="0" w:color="auto"/>
              <w:right w:val="single" w:sz="4" w:space="0" w:color="auto"/>
            </w:tcBorders>
          </w:tcPr>
          <w:p w14:paraId="525A643B" w14:textId="40C79A1D" w:rsidR="00560576" w:rsidRPr="00C2061D" w:rsidRDefault="00DD629E" w:rsidP="0053229D">
            <w:pPr>
              <w:spacing w:before="60"/>
              <w:jc w:val="center"/>
              <w:rPr>
                <w:rFonts w:eastAsia="Calibri"/>
                <w:sz w:val="18"/>
                <w:szCs w:val="18"/>
              </w:rPr>
            </w:pPr>
            <w:r>
              <w:rPr>
                <w:rFonts w:eastAsia="Calibri"/>
                <w:sz w:val="18"/>
                <w:szCs w:val="18"/>
              </w:rPr>
              <w:t>-</w:t>
            </w:r>
          </w:p>
        </w:tc>
      </w:tr>
      <w:tr w:rsidR="003714AB" w:rsidRPr="00C2061D" w14:paraId="292961F6"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515C6214" w14:textId="283133AA" w:rsidR="00560576" w:rsidRPr="00C2061D" w:rsidRDefault="00560576" w:rsidP="0053229D">
            <w:pPr>
              <w:spacing w:before="60"/>
              <w:rPr>
                <w:rFonts w:eastAsia="Calibri"/>
                <w:sz w:val="18"/>
                <w:szCs w:val="18"/>
              </w:rPr>
            </w:pPr>
            <w:r w:rsidRPr="00C2061D">
              <w:rPr>
                <w:rFonts w:eastAsia="Calibri"/>
                <w:sz w:val="18"/>
                <w:szCs w:val="18"/>
              </w:rPr>
              <w:t xml:space="preserve">FRN + </w:t>
            </w:r>
            <w:proofErr w:type="spellStart"/>
            <w:r w:rsidRPr="00C2061D">
              <w:rPr>
                <w:rFonts w:eastAsia="Calibri"/>
                <w:sz w:val="18"/>
                <w:szCs w:val="18"/>
              </w:rPr>
              <w:t>Everaid</w:t>
            </w:r>
            <w:proofErr w:type="spellEnd"/>
          </w:p>
        </w:tc>
        <w:tc>
          <w:tcPr>
            <w:tcW w:w="1137" w:type="dxa"/>
            <w:tcBorders>
              <w:top w:val="single" w:sz="4" w:space="0" w:color="auto"/>
              <w:left w:val="single" w:sz="4" w:space="0" w:color="auto"/>
              <w:bottom w:val="single" w:sz="4" w:space="0" w:color="auto"/>
              <w:right w:val="single" w:sz="4" w:space="0" w:color="auto"/>
            </w:tcBorders>
          </w:tcPr>
          <w:p w14:paraId="602B6970" w14:textId="3D96E98A"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1890" w:type="dxa"/>
            <w:tcBorders>
              <w:top w:val="single" w:sz="4" w:space="0" w:color="auto"/>
              <w:left w:val="single" w:sz="4" w:space="0" w:color="auto"/>
              <w:bottom w:val="single" w:sz="4" w:space="0" w:color="auto"/>
              <w:right w:val="single" w:sz="4" w:space="0" w:color="auto"/>
            </w:tcBorders>
          </w:tcPr>
          <w:p w14:paraId="7C78D529" w14:textId="597E71DC" w:rsidR="00560576" w:rsidRPr="00C2061D" w:rsidRDefault="00DD629E" w:rsidP="0053229D">
            <w:pPr>
              <w:spacing w:before="60"/>
              <w:jc w:val="center"/>
              <w:rPr>
                <w:rFonts w:eastAsia="Calibri"/>
                <w:sz w:val="18"/>
                <w:szCs w:val="18"/>
              </w:rPr>
            </w:pPr>
            <w:r>
              <w:rPr>
                <w:rFonts w:eastAsia="Calibri"/>
                <w:sz w:val="18"/>
                <w:szCs w:val="18"/>
              </w:rPr>
              <w:t>-</w:t>
            </w:r>
          </w:p>
        </w:tc>
        <w:tc>
          <w:tcPr>
            <w:tcW w:w="1181" w:type="dxa"/>
            <w:tcBorders>
              <w:top w:val="single" w:sz="4" w:space="0" w:color="auto"/>
              <w:left w:val="single" w:sz="4" w:space="0" w:color="auto"/>
              <w:bottom w:val="single" w:sz="4" w:space="0" w:color="auto"/>
              <w:right w:val="single" w:sz="4" w:space="0" w:color="auto"/>
            </w:tcBorders>
          </w:tcPr>
          <w:p w14:paraId="4296802D" w14:textId="462C950B"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22C028F9" w14:textId="1E2AB255" w:rsidR="00560576" w:rsidRPr="00C2061D" w:rsidRDefault="00DD629E"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40F09E24" w14:textId="4265C94C" w:rsidR="00560576" w:rsidRPr="00C2061D" w:rsidRDefault="00560576" w:rsidP="0053229D">
            <w:pPr>
              <w:spacing w:before="60"/>
              <w:jc w:val="center"/>
              <w:rPr>
                <w:rFonts w:eastAsia="Calibri"/>
                <w:sz w:val="18"/>
                <w:szCs w:val="18"/>
              </w:rPr>
            </w:pPr>
            <w:r w:rsidRPr="00C2061D">
              <w:rPr>
                <w:rFonts w:eastAsia="Calibri"/>
                <w:sz w:val="18"/>
                <w:szCs w:val="18"/>
              </w:rPr>
              <w:t>0</w:t>
            </w:r>
          </w:p>
        </w:tc>
        <w:tc>
          <w:tcPr>
            <w:tcW w:w="1985" w:type="dxa"/>
            <w:tcBorders>
              <w:top w:val="single" w:sz="4" w:space="0" w:color="auto"/>
              <w:left w:val="single" w:sz="4" w:space="0" w:color="auto"/>
              <w:bottom w:val="single" w:sz="4" w:space="0" w:color="auto"/>
              <w:right w:val="single" w:sz="4" w:space="0" w:color="auto"/>
            </w:tcBorders>
          </w:tcPr>
          <w:p w14:paraId="69EFA211" w14:textId="1CC5ED56" w:rsidR="00560576" w:rsidRPr="00C2061D" w:rsidRDefault="00DD629E" w:rsidP="0053229D">
            <w:pPr>
              <w:spacing w:before="60"/>
              <w:jc w:val="center"/>
              <w:rPr>
                <w:rFonts w:eastAsia="Calibri"/>
                <w:sz w:val="18"/>
                <w:szCs w:val="18"/>
              </w:rPr>
            </w:pPr>
            <w:r>
              <w:rPr>
                <w:rFonts w:eastAsia="Calibri"/>
                <w:sz w:val="18"/>
                <w:szCs w:val="18"/>
              </w:rPr>
              <w:t>-</w:t>
            </w:r>
          </w:p>
        </w:tc>
      </w:tr>
      <w:tr w:rsidR="008E3E6F" w:rsidRPr="00C2061D" w14:paraId="6616BEDD"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tcPr>
          <w:p w14:paraId="451202E2" w14:textId="6A41E58A" w:rsidR="008E3E6F" w:rsidRPr="00C2061D" w:rsidRDefault="008E3E6F" w:rsidP="0053229D">
            <w:pPr>
              <w:spacing w:before="60"/>
              <w:rPr>
                <w:rFonts w:eastAsia="Calibri"/>
                <w:sz w:val="18"/>
                <w:szCs w:val="18"/>
              </w:rPr>
            </w:pPr>
            <w:proofErr w:type="spellStart"/>
            <w:r w:rsidRPr="00C2061D">
              <w:rPr>
                <w:rFonts w:eastAsia="Calibri"/>
                <w:sz w:val="18"/>
                <w:szCs w:val="18"/>
              </w:rPr>
              <w:t>Remunity</w:t>
            </w:r>
            <w:proofErr w:type="spellEnd"/>
          </w:p>
        </w:tc>
        <w:tc>
          <w:tcPr>
            <w:tcW w:w="1137" w:type="dxa"/>
            <w:tcBorders>
              <w:top w:val="single" w:sz="4" w:space="0" w:color="auto"/>
              <w:left w:val="single" w:sz="4" w:space="0" w:color="auto"/>
              <w:bottom w:val="single" w:sz="4" w:space="0" w:color="auto"/>
              <w:right w:val="single" w:sz="4" w:space="0" w:color="auto"/>
            </w:tcBorders>
          </w:tcPr>
          <w:p w14:paraId="5F056CFE" w14:textId="0329AEDF" w:rsidR="008E3E6F" w:rsidRPr="00C2061D" w:rsidRDefault="00CD0E01" w:rsidP="0053229D">
            <w:pPr>
              <w:spacing w:before="60"/>
              <w:jc w:val="center"/>
              <w:rPr>
                <w:rFonts w:eastAsia="Calibri"/>
                <w:sz w:val="18"/>
                <w:szCs w:val="18"/>
              </w:rPr>
            </w:pPr>
            <w:r w:rsidRPr="00C2061D">
              <w:rPr>
                <w:rFonts w:eastAsia="Calibri"/>
                <w:sz w:val="18"/>
                <w:szCs w:val="18"/>
              </w:rPr>
              <w:t>19</w:t>
            </w:r>
            <w:r w:rsidR="00622056" w:rsidRPr="00C2061D">
              <w:rPr>
                <w:rFonts w:eastAsia="Calibri"/>
                <w:sz w:val="18"/>
                <w:szCs w:val="18"/>
              </w:rPr>
              <w:t>9</w:t>
            </w:r>
          </w:p>
        </w:tc>
        <w:tc>
          <w:tcPr>
            <w:tcW w:w="1890" w:type="dxa"/>
            <w:tcBorders>
              <w:top w:val="single" w:sz="4" w:space="0" w:color="auto"/>
              <w:left w:val="single" w:sz="4" w:space="0" w:color="auto"/>
              <w:bottom w:val="single" w:sz="4" w:space="0" w:color="auto"/>
              <w:right w:val="single" w:sz="4" w:space="0" w:color="auto"/>
            </w:tcBorders>
          </w:tcPr>
          <w:p w14:paraId="74DD5DF3" w14:textId="1EA8C180" w:rsidR="000B50AC" w:rsidRPr="00C2061D" w:rsidRDefault="000B50AC" w:rsidP="0053229D">
            <w:pPr>
              <w:spacing w:before="60"/>
              <w:jc w:val="center"/>
              <w:rPr>
                <w:rFonts w:eastAsia="Calibri"/>
                <w:sz w:val="18"/>
                <w:szCs w:val="18"/>
              </w:rPr>
            </w:pPr>
            <w:r w:rsidRPr="00C2061D">
              <w:rPr>
                <w:rFonts w:eastAsia="Calibri"/>
                <w:sz w:val="18"/>
                <w:szCs w:val="18"/>
              </w:rPr>
              <w:t xml:space="preserve">Malfunctions: </w:t>
            </w:r>
            <w:r w:rsidR="001F0A92" w:rsidRPr="00C2061D">
              <w:rPr>
                <w:rFonts w:eastAsia="Calibri"/>
                <w:sz w:val="18"/>
                <w:szCs w:val="18"/>
              </w:rPr>
              <w:t>144</w:t>
            </w:r>
          </w:p>
          <w:p w14:paraId="6B6A2CCF" w14:textId="30737000" w:rsidR="000B50AC" w:rsidRPr="00C2061D" w:rsidRDefault="000B50AC" w:rsidP="0053229D">
            <w:pPr>
              <w:spacing w:before="60"/>
              <w:jc w:val="center"/>
              <w:rPr>
                <w:rFonts w:eastAsia="Calibri"/>
                <w:sz w:val="18"/>
                <w:szCs w:val="18"/>
              </w:rPr>
            </w:pPr>
            <w:r w:rsidRPr="00C2061D">
              <w:rPr>
                <w:rFonts w:eastAsia="Calibri"/>
                <w:sz w:val="18"/>
                <w:szCs w:val="18"/>
              </w:rPr>
              <w:t xml:space="preserve">Injuries: </w:t>
            </w:r>
            <w:r w:rsidR="001F0A92" w:rsidRPr="00C2061D">
              <w:rPr>
                <w:rFonts w:eastAsia="Calibri"/>
                <w:sz w:val="18"/>
                <w:szCs w:val="18"/>
              </w:rPr>
              <w:t>53</w:t>
            </w:r>
          </w:p>
          <w:p w14:paraId="6345F303" w14:textId="3F46BF51" w:rsidR="000B50AC" w:rsidRPr="00C2061D" w:rsidRDefault="000B50AC" w:rsidP="0053229D">
            <w:pPr>
              <w:spacing w:before="60"/>
              <w:jc w:val="center"/>
              <w:rPr>
                <w:rFonts w:eastAsia="Calibri"/>
                <w:sz w:val="18"/>
                <w:szCs w:val="18"/>
              </w:rPr>
            </w:pPr>
            <w:r w:rsidRPr="00C2061D">
              <w:rPr>
                <w:rFonts w:eastAsia="Calibri"/>
                <w:sz w:val="18"/>
                <w:szCs w:val="18"/>
              </w:rPr>
              <w:t xml:space="preserve">Deaths: </w:t>
            </w:r>
            <w:r w:rsidR="00F76265" w:rsidRPr="00C2061D">
              <w:rPr>
                <w:rFonts w:eastAsia="Calibri"/>
                <w:sz w:val="18"/>
                <w:szCs w:val="18"/>
              </w:rPr>
              <w:t>1</w:t>
            </w:r>
          </w:p>
          <w:p w14:paraId="6E3344C1" w14:textId="5D5B2CAB" w:rsidR="008E3E6F" w:rsidRPr="00C2061D" w:rsidRDefault="000B50AC" w:rsidP="0053229D">
            <w:pPr>
              <w:spacing w:before="60"/>
              <w:jc w:val="center"/>
              <w:rPr>
                <w:rFonts w:eastAsia="Calibri"/>
                <w:sz w:val="18"/>
                <w:szCs w:val="18"/>
              </w:rPr>
            </w:pPr>
            <w:r w:rsidRPr="00C2061D">
              <w:rPr>
                <w:rFonts w:eastAsia="Calibri"/>
                <w:sz w:val="18"/>
                <w:szCs w:val="18"/>
              </w:rPr>
              <w:t xml:space="preserve">Other: </w:t>
            </w:r>
            <w:r w:rsidR="001F0A92" w:rsidRPr="00C2061D">
              <w:rPr>
                <w:rFonts w:eastAsia="Calibri"/>
                <w:sz w:val="18"/>
                <w:szCs w:val="18"/>
              </w:rPr>
              <w:t>1</w:t>
            </w:r>
          </w:p>
        </w:tc>
        <w:tc>
          <w:tcPr>
            <w:tcW w:w="1181" w:type="dxa"/>
            <w:tcBorders>
              <w:top w:val="single" w:sz="4" w:space="0" w:color="auto"/>
              <w:left w:val="single" w:sz="4" w:space="0" w:color="auto"/>
              <w:bottom w:val="single" w:sz="4" w:space="0" w:color="auto"/>
              <w:right w:val="single" w:sz="4" w:space="0" w:color="auto"/>
            </w:tcBorders>
          </w:tcPr>
          <w:p w14:paraId="3FE1A350" w14:textId="4F9DA8FD" w:rsidR="008E3E6F" w:rsidRPr="00C2061D" w:rsidRDefault="00622056" w:rsidP="0053229D">
            <w:pPr>
              <w:spacing w:before="60"/>
              <w:jc w:val="center"/>
              <w:rPr>
                <w:rFonts w:eastAsia="Calibri"/>
                <w:sz w:val="18"/>
                <w:szCs w:val="18"/>
              </w:rPr>
            </w:pPr>
            <w:r w:rsidRPr="00C2061D">
              <w:rPr>
                <w:rFonts w:eastAsia="Calibri"/>
                <w:sz w:val="18"/>
                <w:szCs w:val="18"/>
              </w:rPr>
              <w:t>0</w:t>
            </w:r>
          </w:p>
        </w:tc>
        <w:tc>
          <w:tcPr>
            <w:tcW w:w="644" w:type="dxa"/>
            <w:tcBorders>
              <w:top w:val="single" w:sz="4" w:space="0" w:color="auto"/>
              <w:left w:val="single" w:sz="4" w:space="0" w:color="auto"/>
              <w:bottom w:val="single" w:sz="4" w:space="0" w:color="auto"/>
              <w:right w:val="single" w:sz="4" w:space="0" w:color="auto"/>
            </w:tcBorders>
          </w:tcPr>
          <w:p w14:paraId="4E431000" w14:textId="62E82239" w:rsidR="008E3E6F" w:rsidRPr="00C2061D" w:rsidRDefault="00154206" w:rsidP="0053229D">
            <w:pPr>
              <w:spacing w:before="60"/>
              <w:jc w:val="center"/>
              <w:rPr>
                <w:rFonts w:eastAsia="Calibri"/>
                <w:sz w:val="18"/>
                <w:szCs w:val="18"/>
              </w:rPr>
            </w:pPr>
            <w:r>
              <w:rPr>
                <w:rFonts w:eastAsia="Calibri"/>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7DC9A4F7" w14:textId="61C33608" w:rsidR="008E3E6F" w:rsidRPr="00C2061D" w:rsidRDefault="00622056" w:rsidP="0053229D">
            <w:pPr>
              <w:spacing w:before="60"/>
              <w:jc w:val="center"/>
              <w:rPr>
                <w:rFonts w:eastAsia="Calibri"/>
                <w:sz w:val="18"/>
                <w:szCs w:val="18"/>
              </w:rPr>
            </w:pPr>
            <w:r w:rsidRPr="00C2061D">
              <w:rPr>
                <w:rFonts w:eastAsia="Calibri"/>
                <w:sz w:val="18"/>
                <w:szCs w:val="18"/>
              </w:rPr>
              <w:t>197</w:t>
            </w:r>
          </w:p>
        </w:tc>
        <w:tc>
          <w:tcPr>
            <w:tcW w:w="1985" w:type="dxa"/>
            <w:tcBorders>
              <w:top w:val="single" w:sz="4" w:space="0" w:color="auto"/>
              <w:left w:val="single" w:sz="4" w:space="0" w:color="auto"/>
              <w:bottom w:val="single" w:sz="4" w:space="0" w:color="auto"/>
              <w:right w:val="single" w:sz="4" w:space="0" w:color="auto"/>
            </w:tcBorders>
          </w:tcPr>
          <w:p w14:paraId="27E7786D" w14:textId="77777777" w:rsidR="00622056" w:rsidRPr="00C2061D" w:rsidRDefault="00622056" w:rsidP="0053229D">
            <w:pPr>
              <w:spacing w:before="60"/>
              <w:jc w:val="center"/>
              <w:rPr>
                <w:rFonts w:eastAsia="Calibri"/>
                <w:sz w:val="18"/>
                <w:szCs w:val="18"/>
              </w:rPr>
            </w:pPr>
            <w:r w:rsidRPr="00C2061D">
              <w:rPr>
                <w:rFonts w:eastAsia="Calibri"/>
                <w:sz w:val="18"/>
                <w:szCs w:val="18"/>
              </w:rPr>
              <w:t>Malfunctions: 144</w:t>
            </w:r>
          </w:p>
          <w:p w14:paraId="7603C38A" w14:textId="0B9C2246" w:rsidR="00622056" w:rsidRPr="00C2061D" w:rsidRDefault="00622056" w:rsidP="0053229D">
            <w:pPr>
              <w:spacing w:before="60"/>
              <w:jc w:val="center"/>
              <w:rPr>
                <w:rFonts w:eastAsia="Calibri"/>
                <w:sz w:val="18"/>
                <w:szCs w:val="18"/>
              </w:rPr>
            </w:pPr>
            <w:r w:rsidRPr="00C2061D">
              <w:rPr>
                <w:rFonts w:eastAsia="Calibri"/>
                <w:sz w:val="18"/>
                <w:szCs w:val="18"/>
              </w:rPr>
              <w:t>Injuries: 51</w:t>
            </w:r>
          </w:p>
          <w:p w14:paraId="09716C17" w14:textId="77777777" w:rsidR="00622056" w:rsidRPr="00C2061D" w:rsidRDefault="00622056" w:rsidP="0053229D">
            <w:pPr>
              <w:spacing w:before="60"/>
              <w:jc w:val="center"/>
              <w:rPr>
                <w:rFonts w:eastAsia="Calibri"/>
                <w:sz w:val="18"/>
                <w:szCs w:val="18"/>
              </w:rPr>
            </w:pPr>
            <w:r w:rsidRPr="00C2061D">
              <w:rPr>
                <w:rFonts w:eastAsia="Calibri"/>
                <w:sz w:val="18"/>
                <w:szCs w:val="18"/>
              </w:rPr>
              <w:t>Deaths: 1</w:t>
            </w:r>
          </w:p>
          <w:p w14:paraId="3BCA972F" w14:textId="5F4C51A5" w:rsidR="008E3E6F" w:rsidRPr="00C2061D" w:rsidRDefault="00622056" w:rsidP="0053229D">
            <w:pPr>
              <w:spacing w:before="60"/>
              <w:jc w:val="center"/>
              <w:rPr>
                <w:rFonts w:eastAsia="Calibri"/>
                <w:sz w:val="18"/>
                <w:szCs w:val="18"/>
              </w:rPr>
            </w:pPr>
            <w:r w:rsidRPr="00C2061D">
              <w:rPr>
                <w:rFonts w:eastAsia="Calibri"/>
                <w:sz w:val="18"/>
                <w:szCs w:val="18"/>
              </w:rPr>
              <w:t>Other: 1</w:t>
            </w:r>
          </w:p>
        </w:tc>
      </w:tr>
      <w:tr w:rsidR="003714AB" w:rsidRPr="00C2061D" w14:paraId="618349C7" w14:textId="77777777" w:rsidTr="00F354C1">
        <w:trPr>
          <w:jc w:val="center"/>
        </w:trPr>
        <w:tc>
          <w:tcPr>
            <w:tcW w:w="1457" w:type="dxa"/>
            <w:tcBorders>
              <w:top w:val="single" w:sz="4" w:space="0" w:color="auto"/>
              <w:left w:val="single" w:sz="4" w:space="0" w:color="auto"/>
              <w:bottom w:val="single" w:sz="4" w:space="0" w:color="auto"/>
              <w:right w:val="single" w:sz="4" w:space="0" w:color="auto"/>
            </w:tcBorders>
            <w:hideMark/>
          </w:tcPr>
          <w:p w14:paraId="340DE6AD" w14:textId="563DFE0B" w:rsidR="00560576" w:rsidRPr="00C2061D" w:rsidRDefault="00560576" w:rsidP="0053229D">
            <w:pPr>
              <w:spacing w:before="60"/>
              <w:rPr>
                <w:rFonts w:eastAsia="Calibri"/>
                <w:b/>
                <w:sz w:val="18"/>
                <w:szCs w:val="18"/>
              </w:rPr>
            </w:pPr>
            <w:r w:rsidRPr="00C2061D">
              <w:rPr>
                <w:rFonts w:eastAsia="Calibri" w:cs="Arial"/>
                <w:b/>
                <w:sz w:val="18"/>
                <w:szCs w:val="18"/>
              </w:rPr>
              <w:t>Total</w:t>
            </w:r>
            <w:r w:rsidR="00AA2B09" w:rsidRPr="00C2061D">
              <w:rPr>
                <w:rFonts w:eastAsia="Calibri" w:cs="Arial"/>
                <w:b/>
                <w:sz w:val="18"/>
                <w:szCs w:val="18"/>
              </w:rPr>
              <w:t xml:space="preserve"> </w:t>
            </w:r>
            <w:r w:rsidRPr="00C2061D">
              <w:rPr>
                <w:rFonts w:eastAsia="Calibri" w:cs="Arial"/>
                <w:b/>
                <w:sz w:val="18"/>
                <w:szCs w:val="18"/>
              </w:rPr>
              <w:t>after deduplication*</w:t>
            </w:r>
          </w:p>
        </w:tc>
        <w:tc>
          <w:tcPr>
            <w:tcW w:w="1137" w:type="dxa"/>
            <w:tcBorders>
              <w:top w:val="single" w:sz="4" w:space="0" w:color="auto"/>
              <w:left w:val="single" w:sz="4" w:space="0" w:color="auto"/>
              <w:bottom w:val="single" w:sz="4" w:space="0" w:color="auto"/>
              <w:right w:val="single" w:sz="4" w:space="0" w:color="auto"/>
            </w:tcBorders>
            <w:hideMark/>
          </w:tcPr>
          <w:p w14:paraId="160A6306" w14:textId="09F7EC3B" w:rsidR="00560576" w:rsidRPr="00C2061D" w:rsidRDefault="00560576" w:rsidP="0053229D">
            <w:pPr>
              <w:spacing w:before="60"/>
              <w:jc w:val="center"/>
              <w:rPr>
                <w:rFonts w:eastAsia="Calibri"/>
                <w:b/>
                <w:sz w:val="18"/>
                <w:szCs w:val="18"/>
              </w:rPr>
            </w:pPr>
            <w:r w:rsidRPr="00C2061D">
              <w:rPr>
                <w:rFonts w:eastAsia="Calibri"/>
                <w:b/>
                <w:sz w:val="18"/>
                <w:szCs w:val="18"/>
              </w:rPr>
              <w:t>1,</w:t>
            </w:r>
            <w:r w:rsidR="00756BCD" w:rsidRPr="00C2061D">
              <w:rPr>
                <w:rFonts w:eastAsia="Calibri"/>
                <w:b/>
                <w:sz w:val="18"/>
                <w:szCs w:val="18"/>
              </w:rPr>
              <w:t>34</w:t>
            </w:r>
            <w:r w:rsidR="00620751" w:rsidRPr="00C2061D">
              <w:rPr>
                <w:rFonts w:eastAsia="Calibri"/>
                <w:b/>
                <w:sz w:val="18"/>
                <w:szCs w:val="18"/>
              </w:rPr>
              <w:t>5</w:t>
            </w:r>
          </w:p>
          <w:p w14:paraId="14574781" w14:textId="31CF824A" w:rsidR="00560576" w:rsidRPr="00C2061D" w:rsidRDefault="00560576" w:rsidP="0053229D">
            <w:pPr>
              <w:spacing w:before="60"/>
              <w:jc w:val="center"/>
              <w:rPr>
                <w:rFonts w:eastAsia="Calibri"/>
                <w:b/>
                <w:sz w:val="18"/>
                <w:szCs w:val="18"/>
              </w:rPr>
            </w:pPr>
            <w:r w:rsidRPr="00C2061D">
              <w:rPr>
                <w:rFonts w:eastAsia="Calibri"/>
                <w:bCs/>
                <w:sz w:val="18"/>
                <w:szCs w:val="18"/>
              </w:rPr>
              <w:t>(1,</w:t>
            </w:r>
            <w:r w:rsidR="00CD0E01" w:rsidRPr="00C2061D">
              <w:rPr>
                <w:rFonts w:eastAsia="Calibri"/>
                <w:bCs/>
                <w:sz w:val="18"/>
                <w:szCs w:val="18"/>
              </w:rPr>
              <w:t xml:space="preserve">687 </w:t>
            </w:r>
            <w:r w:rsidRPr="00C2061D">
              <w:rPr>
                <w:rFonts w:eastAsia="Calibri"/>
                <w:bCs/>
                <w:sz w:val="18"/>
                <w:szCs w:val="18"/>
              </w:rPr>
              <w:t>before de-duplication)</w:t>
            </w:r>
          </w:p>
        </w:tc>
        <w:tc>
          <w:tcPr>
            <w:tcW w:w="1890" w:type="dxa"/>
            <w:tcBorders>
              <w:top w:val="single" w:sz="4" w:space="0" w:color="auto"/>
              <w:left w:val="single" w:sz="4" w:space="0" w:color="auto"/>
              <w:bottom w:val="single" w:sz="4" w:space="0" w:color="auto"/>
              <w:right w:val="single" w:sz="4" w:space="0" w:color="auto"/>
            </w:tcBorders>
            <w:hideMark/>
          </w:tcPr>
          <w:p w14:paraId="735ECC5E" w14:textId="00C615F9" w:rsidR="00560576" w:rsidRPr="00C2061D" w:rsidRDefault="00560576" w:rsidP="0053229D">
            <w:pPr>
              <w:spacing w:before="60"/>
              <w:jc w:val="center"/>
              <w:rPr>
                <w:rFonts w:eastAsia="Calibri"/>
                <w:b/>
                <w:sz w:val="18"/>
                <w:szCs w:val="18"/>
              </w:rPr>
            </w:pPr>
            <w:r w:rsidRPr="00C2061D">
              <w:rPr>
                <w:rFonts w:eastAsia="Calibri"/>
                <w:b/>
                <w:sz w:val="18"/>
                <w:szCs w:val="18"/>
              </w:rPr>
              <w:t xml:space="preserve">Malfunctions: </w:t>
            </w:r>
            <w:r w:rsidR="00F6780F" w:rsidRPr="00C2061D">
              <w:rPr>
                <w:rFonts w:eastAsia="Calibri"/>
                <w:b/>
                <w:sz w:val="18"/>
                <w:szCs w:val="18"/>
              </w:rPr>
              <w:t>830</w:t>
            </w:r>
          </w:p>
          <w:p w14:paraId="16D32E4F" w14:textId="4A4590B4" w:rsidR="00560576" w:rsidRPr="00C2061D" w:rsidRDefault="00560576" w:rsidP="0053229D">
            <w:pPr>
              <w:spacing w:before="60"/>
              <w:jc w:val="center"/>
              <w:rPr>
                <w:rFonts w:eastAsia="Calibri"/>
                <w:b/>
                <w:sz w:val="18"/>
                <w:szCs w:val="18"/>
              </w:rPr>
            </w:pPr>
            <w:r w:rsidRPr="00C2061D">
              <w:rPr>
                <w:rFonts w:eastAsia="Calibri"/>
                <w:b/>
                <w:sz w:val="18"/>
                <w:szCs w:val="18"/>
              </w:rPr>
              <w:t xml:space="preserve">Injuries: </w:t>
            </w:r>
            <w:r w:rsidR="00F6780F" w:rsidRPr="00C2061D">
              <w:rPr>
                <w:rFonts w:eastAsia="Calibri"/>
                <w:b/>
                <w:sz w:val="18"/>
                <w:szCs w:val="18"/>
              </w:rPr>
              <w:t>504</w:t>
            </w:r>
          </w:p>
          <w:p w14:paraId="3EA43F6D" w14:textId="69CD196A" w:rsidR="00560576" w:rsidRPr="00C2061D" w:rsidRDefault="00560576" w:rsidP="0053229D">
            <w:pPr>
              <w:spacing w:before="60"/>
              <w:jc w:val="center"/>
              <w:rPr>
                <w:rFonts w:eastAsia="Calibri"/>
                <w:b/>
                <w:sz w:val="18"/>
                <w:szCs w:val="18"/>
              </w:rPr>
            </w:pPr>
            <w:r w:rsidRPr="00C2061D">
              <w:rPr>
                <w:rFonts w:eastAsia="Calibri"/>
                <w:b/>
                <w:sz w:val="18"/>
                <w:szCs w:val="18"/>
              </w:rPr>
              <w:t xml:space="preserve">Deaths: </w:t>
            </w:r>
            <w:r w:rsidR="00F6780F" w:rsidRPr="00C2061D">
              <w:rPr>
                <w:rFonts w:eastAsia="Calibri"/>
                <w:b/>
                <w:sz w:val="18"/>
                <w:szCs w:val="18"/>
              </w:rPr>
              <w:t>5</w:t>
            </w:r>
          </w:p>
          <w:p w14:paraId="3E221150" w14:textId="7C54DC82" w:rsidR="00560576" w:rsidRPr="00C2061D" w:rsidRDefault="00560576" w:rsidP="0053229D">
            <w:pPr>
              <w:spacing w:before="60"/>
              <w:jc w:val="center"/>
              <w:rPr>
                <w:rFonts w:eastAsia="Calibri"/>
                <w:b/>
                <w:sz w:val="18"/>
                <w:szCs w:val="18"/>
              </w:rPr>
            </w:pPr>
            <w:r w:rsidRPr="00C2061D">
              <w:rPr>
                <w:rFonts w:eastAsia="Calibri"/>
                <w:b/>
                <w:sz w:val="18"/>
                <w:szCs w:val="18"/>
              </w:rPr>
              <w:t xml:space="preserve">Other: </w:t>
            </w:r>
            <w:r w:rsidR="00F6780F" w:rsidRPr="00C2061D">
              <w:rPr>
                <w:rFonts w:eastAsia="Calibri"/>
                <w:b/>
                <w:sz w:val="18"/>
                <w:szCs w:val="18"/>
              </w:rPr>
              <w:t>6</w:t>
            </w:r>
          </w:p>
        </w:tc>
        <w:tc>
          <w:tcPr>
            <w:tcW w:w="1181" w:type="dxa"/>
            <w:tcBorders>
              <w:top w:val="single" w:sz="4" w:space="0" w:color="auto"/>
              <w:left w:val="single" w:sz="4" w:space="0" w:color="auto"/>
              <w:bottom w:val="single" w:sz="4" w:space="0" w:color="auto"/>
              <w:right w:val="single" w:sz="4" w:space="0" w:color="auto"/>
            </w:tcBorders>
            <w:hideMark/>
          </w:tcPr>
          <w:p w14:paraId="3BFF064D" w14:textId="5BA97D77" w:rsidR="00560576" w:rsidRPr="00C2061D" w:rsidRDefault="00560576" w:rsidP="0053229D">
            <w:pPr>
              <w:spacing w:before="60"/>
              <w:jc w:val="center"/>
              <w:rPr>
                <w:rFonts w:eastAsia="Calibri"/>
                <w:b/>
                <w:sz w:val="18"/>
                <w:szCs w:val="18"/>
              </w:rPr>
            </w:pPr>
            <w:r w:rsidRPr="00C2061D">
              <w:rPr>
                <w:rFonts w:eastAsia="Calibri"/>
                <w:b/>
                <w:sz w:val="18"/>
                <w:szCs w:val="18"/>
              </w:rPr>
              <w:t>0</w:t>
            </w:r>
          </w:p>
        </w:tc>
        <w:tc>
          <w:tcPr>
            <w:tcW w:w="644" w:type="dxa"/>
            <w:tcBorders>
              <w:top w:val="single" w:sz="4" w:space="0" w:color="auto"/>
              <w:left w:val="single" w:sz="4" w:space="0" w:color="auto"/>
              <w:bottom w:val="single" w:sz="4" w:space="0" w:color="auto"/>
              <w:right w:val="single" w:sz="4" w:space="0" w:color="auto"/>
            </w:tcBorders>
            <w:hideMark/>
          </w:tcPr>
          <w:p w14:paraId="22935B19" w14:textId="06554FF3" w:rsidR="00560576" w:rsidRPr="00C2061D" w:rsidRDefault="00154206" w:rsidP="0053229D">
            <w:pPr>
              <w:spacing w:before="60"/>
              <w:jc w:val="center"/>
              <w:rPr>
                <w:rFonts w:eastAsia="Calibri"/>
                <w:b/>
                <w:bCs/>
                <w:sz w:val="18"/>
                <w:szCs w:val="18"/>
              </w:rPr>
            </w:pPr>
            <w:r>
              <w:rPr>
                <w:rFonts w:eastAsia="Calibri"/>
                <w:b/>
                <w:bCs/>
                <w:sz w:val="18"/>
                <w:szCs w:val="18"/>
              </w:rPr>
              <w:t>-</w:t>
            </w:r>
          </w:p>
        </w:tc>
        <w:tc>
          <w:tcPr>
            <w:tcW w:w="1199" w:type="dxa"/>
            <w:tcBorders>
              <w:top w:val="single" w:sz="4" w:space="0" w:color="auto"/>
              <w:left w:val="single" w:sz="4" w:space="0" w:color="auto"/>
              <w:bottom w:val="single" w:sz="4" w:space="0" w:color="auto"/>
              <w:right w:val="single" w:sz="4" w:space="0" w:color="auto"/>
            </w:tcBorders>
          </w:tcPr>
          <w:p w14:paraId="2E55691F" w14:textId="305E428A" w:rsidR="00560576" w:rsidRPr="00C2061D" w:rsidRDefault="00111CEA" w:rsidP="0053229D">
            <w:pPr>
              <w:spacing w:before="60"/>
              <w:jc w:val="center"/>
              <w:rPr>
                <w:rFonts w:eastAsia="Calibri"/>
                <w:b/>
                <w:sz w:val="18"/>
                <w:szCs w:val="18"/>
              </w:rPr>
            </w:pPr>
            <w:r w:rsidRPr="00C2061D">
              <w:rPr>
                <w:rFonts w:eastAsia="Calibri"/>
                <w:b/>
                <w:sz w:val="18"/>
                <w:szCs w:val="18"/>
              </w:rPr>
              <w:t>74</w:t>
            </w:r>
            <w:r w:rsidR="00E2431F" w:rsidRPr="00C2061D">
              <w:rPr>
                <w:rFonts w:eastAsia="Calibri"/>
                <w:b/>
                <w:sz w:val="18"/>
                <w:szCs w:val="18"/>
              </w:rPr>
              <w:t>7</w:t>
            </w:r>
          </w:p>
          <w:p w14:paraId="0A1A92DF" w14:textId="6C5A4D24" w:rsidR="00E2431F" w:rsidRPr="00C2061D" w:rsidRDefault="00E2431F" w:rsidP="0053229D">
            <w:pPr>
              <w:spacing w:before="60"/>
              <w:jc w:val="center"/>
              <w:rPr>
                <w:rFonts w:eastAsia="Calibri"/>
                <w:b/>
                <w:sz w:val="18"/>
                <w:szCs w:val="18"/>
              </w:rPr>
            </w:pPr>
            <w:r w:rsidRPr="00C2061D">
              <w:rPr>
                <w:rFonts w:eastAsia="Calibri"/>
                <w:bCs/>
                <w:sz w:val="18"/>
                <w:szCs w:val="18"/>
              </w:rPr>
              <w:t>(845 before de-duplication)</w:t>
            </w:r>
          </w:p>
        </w:tc>
        <w:tc>
          <w:tcPr>
            <w:tcW w:w="1985" w:type="dxa"/>
            <w:tcBorders>
              <w:top w:val="single" w:sz="4" w:space="0" w:color="auto"/>
              <w:left w:val="single" w:sz="4" w:space="0" w:color="auto"/>
              <w:bottom w:val="single" w:sz="4" w:space="0" w:color="auto"/>
              <w:right w:val="single" w:sz="4" w:space="0" w:color="auto"/>
            </w:tcBorders>
          </w:tcPr>
          <w:p w14:paraId="38811EBF" w14:textId="2B2B686C" w:rsidR="00560576" w:rsidRPr="00C2061D" w:rsidRDefault="00560576" w:rsidP="0053229D">
            <w:pPr>
              <w:spacing w:before="60"/>
              <w:jc w:val="center"/>
              <w:rPr>
                <w:rFonts w:eastAsia="Calibri"/>
                <w:b/>
                <w:sz w:val="18"/>
                <w:szCs w:val="18"/>
              </w:rPr>
            </w:pPr>
            <w:r w:rsidRPr="00C2061D">
              <w:rPr>
                <w:rFonts w:eastAsia="Calibri"/>
                <w:b/>
                <w:sz w:val="18"/>
                <w:szCs w:val="18"/>
              </w:rPr>
              <w:t xml:space="preserve">Malfunctions: </w:t>
            </w:r>
            <w:r w:rsidR="00E2431F" w:rsidRPr="00C2061D">
              <w:rPr>
                <w:rFonts w:eastAsia="Calibri"/>
                <w:b/>
                <w:sz w:val="18"/>
                <w:szCs w:val="18"/>
              </w:rPr>
              <w:t>273</w:t>
            </w:r>
          </w:p>
          <w:p w14:paraId="4C8565E5" w14:textId="3B51CB3B" w:rsidR="00560576" w:rsidRPr="00C2061D" w:rsidRDefault="00560576" w:rsidP="0053229D">
            <w:pPr>
              <w:spacing w:before="60"/>
              <w:jc w:val="center"/>
              <w:rPr>
                <w:rFonts w:eastAsia="Calibri"/>
                <w:b/>
                <w:sz w:val="18"/>
                <w:szCs w:val="18"/>
              </w:rPr>
            </w:pPr>
            <w:r w:rsidRPr="00C2061D">
              <w:rPr>
                <w:rFonts w:eastAsia="Calibri"/>
                <w:b/>
                <w:sz w:val="18"/>
                <w:szCs w:val="18"/>
              </w:rPr>
              <w:t xml:space="preserve">Injuries: </w:t>
            </w:r>
            <w:r w:rsidR="00E2431F" w:rsidRPr="00C2061D">
              <w:rPr>
                <w:rFonts w:eastAsia="Calibri"/>
                <w:b/>
                <w:sz w:val="18"/>
                <w:szCs w:val="18"/>
              </w:rPr>
              <w:t>467</w:t>
            </w:r>
          </w:p>
          <w:p w14:paraId="34A2DA3C" w14:textId="4BEE61A9" w:rsidR="00560576" w:rsidRPr="00C2061D" w:rsidRDefault="00560576" w:rsidP="0053229D">
            <w:pPr>
              <w:spacing w:before="60"/>
              <w:jc w:val="center"/>
              <w:rPr>
                <w:rFonts w:eastAsia="Calibri"/>
                <w:b/>
                <w:sz w:val="18"/>
                <w:szCs w:val="18"/>
              </w:rPr>
            </w:pPr>
            <w:r w:rsidRPr="00C2061D">
              <w:rPr>
                <w:rFonts w:eastAsia="Calibri"/>
                <w:b/>
                <w:sz w:val="18"/>
                <w:szCs w:val="18"/>
              </w:rPr>
              <w:t xml:space="preserve">Deaths: </w:t>
            </w:r>
            <w:r w:rsidR="00E2431F" w:rsidRPr="00C2061D">
              <w:rPr>
                <w:rFonts w:eastAsia="Calibri"/>
                <w:b/>
                <w:sz w:val="18"/>
                <w:szCs w:val="18"/>
              </w:rPr>
              <w:t>5</w:t>
            </w:r>
          </w:p>
          <w:p w14:paraId="669AF3AE" w14:textId="13257853" w:rsidR="00560576" w:rsidRPr="00C2061D" w:rsidRDefault="00560576" w:rsidP="0053229D">
            <w:pPr>
              <w:spacing w:before="60"/>
              <w:jc w:val="center"/>
              <w:rPr>
                <w:rFonts w:eastAsia="Calibri"/>
                <w:b/>
                <w:sz w:val="18"/>
                <w:szCs w:val="18"/>
              </w:rPr>
            </w:pPr>
            <w:r w:rsidRPr="00C2061D">
              <w:rPr>
                <w:rFonts w:eastAsia="Calibri"/>
                <w:b/>
                <w:sz w:val="18"/>
                <w:szCs w:val="18"/>
              </w:rPr>
              <w:t xml:space="preserve">Other: </w:t>
            </w:r>
            <w:r w:rsidR="00E2431F" w:rsidRPr="00C2061D">
              <w:rPr>
                <w:rFonts w:eastAsia="Calibri"/>
                <w:b/>
                <w:sz w:val="18"/>
                <w:szCs w:val="18"/>
              </w:rPr>
              <w:t>2</w:t>
            </w:r>
          </w:p>
        </w:tc>
      </w:tr>
      <w:tr w:rsidR="00895C56" w:rsidRPr="00C2061D" w14:paraId="7D9142A7" w14:textId="77777777" w:rsidTr="00BF67DB">
        <w:trPr>
          <w:jc w:val="center"/>
        </w:trPr>
        <w:tc>
          <w:tcPr>
            <w:tcW w:w="9493" w:type="dxa"/>
            <w:gridSpan w:val="7"/>
            <w:tcBorders>
              <w:top w:val="single" w:sz="4" w:space="0" w:color="auto"/>
              <w:left w:val="nil"/>
              <w:bottom w:val="nil"/>
              <w:right w:val="nil"/>
            </w:tcBorders>
          </w:tcPr>
          <w:p w14:paraId="02516D7E" w14:textId="3E9BD11C" w:rsidR="00DA5416" w:rsidRPr="00C2061D" w:rsidRDefault="00F915FF" w:rsidP="0053229D">
            <w:pPr>
              <w:jc w:val="left"/>
              <w:rPr>
                <w:rFonts w:ascii="Calibri" w:eastAsia="Calibri" w:hAnsi="Calibri" w:cs="Calibri"/>
                <w:sz w:val="18"/>
                <w:szCs w:val="18"/>
              </w:rPr>
            </w:pPr>
            <w:r w:rsidRPr="00C2061D">
              <w:rPr>
                <w:rFonts w:ascii="Calibri" w:eastAsia="Calibri" w:hAnsi="Calibri"/>
                <w:sz w:val="18"/>
                <w:szCs w:val="18"/>
                <w:vertAlign w:val="superscript"/>
              </w:rPr>
              <w:t>*</w:t>
            </w:r>
            <w:r w:rsidRPr="00C2061D">
              <w:rPr>
                <w:rFonts w:ascii="Calibri" w:eastAsia="Calibri" w:hAnsi="Calibri"/>
                <w:sz w:val="18"/>
                <w:szCs w:val="18"/>
              </w:rPr>
              <w:t xml:space="preserve"> </w:t>
            </w:r>
            <w:r w:rsidR="00DA5416" w:rsidRPr="00C2061D">
              <w:rPr>
                <w:rFonts w:ascii="Calibri" w:eastAsia="Calibri" w:hAnsi="Calibri" w:cs="Calibri"/>
                <w:sz w:val="18"/>
                <w:szCs w:val="18"/>
              </w:rPr>
              <w:t xml:space="preserve">Deduplicated using Excel’s </w:t>
            </w:r>
            <w:r w:rsidR="002F2795" w:rsidRPr="00C2061D">
              <w:rPr>
                <w:rFonts w:ascii="Calibri" w:eastAsia="Calibri" w:hAnsi="Calibri" w:cs="Calibri"/>
                <w:sz w:val="18"/>
                <w:szCs w:val="18"/>
              </w:rPr>
              <w:t>Remove Duplicates function</w:t>
            </w:r>
          </w:p>
          <w:p w14:paraId="45BCF860" w14:textId="7CC48E0F" w:rsidR="008230E5" w:rsidRPr="00C2061D" w:rsidRDefault="008230E5" w:rsidP="0053229D">
            <w:pPr>
              <w:jc w:val="left"/>
              <w:rPr>
                <w:rFonts w:ascii="Calibri" w:eastAsia="Calibri" w:hAnsi="Calibri" w:cs="Calibri"/>
                <w:sz w:val="18"/>
                <w:szCs w:val="18"/>
                <w:vertAlign w:val="superscript"/>
              </w:rPr>
            </w:pPr>
            <w:r w:rsidRPr="00C2061D">
              <w:rPr>
                <w:rFonts w:ascii="Calibri" w:eastAsia="Calibri" w:hAnsi="Calibri"/>
                <w:sz w:val="18"/>
                <w:szCs w:val="18"/>
                <w:vertAlign w:val="superscript"/>
              </w:rPr>
              <w:t>**</w:t>
            </w:r>
            <w:r w:rsidRPr="00C2061D">
              <w:rPr>
                <w:rFonts w:ascii="Calibri" w:eastAsia="Calibri" w:hAnsi="Calibri"/>
                <w:sz w:val="18"/>
                <w:szCs w:val="18"/>
              </w:rPr>
              <w:t xml:space="preserve"> Manufacturer and device names were applied for screening the exported MAUDE raw data.</w:t>
            </w:r>
          </w:p>
        </w:tc>
      </w:tr>
    </w:tbl>
    <w:p w14:paraId="48B70152" w14:textId="77777777" w:rsidR="00E221F4" w:rsidRPr="00C2061D" w:rsidRDefault="00E221F4" w:rsidP="00E221F4">
      <w:pPr>
        <w:rPr>
          <w:rFonts w:eastAsia="Calibri"/>
          <w:i/>
          <w:iCs/>
          <w:color w:val="0070C0"/>
        </w:rPr>
      </w:pPr>
    </w:p>
    <w:p w14:paraId="2FBA7BFC" w14:textId="333C570E" w:rsidR="00E221F4" w:rsidRPr="00C2061D" w:rsidRDefault="0085128A" w:rsidP="00E221F4">
      <w:pPr>
        <w:rPr>
          <w:rFonts w:eastAsia="Calibri"/>
        </w:rPr>
      </w:pPr>
      <w:r w:rsidRPr="00C2061D">
        <w:rPr>
          <w:rFonts w:eastAsia="Calibri"/>
        </w:rPr>
        <w:t xml:space="preserve">Five </w:t>
      </w:r>
      <w:r w:rsidR="00E221F4" w:rsidRPr="00C2061D">
        <w:rPr>
          <w:rFonts w:eastAsia="Calibri"/>
        </w:rPr>
        <w:t>death</w:t>
      </w:r>
      <w:r w:rsidR="00F354C1" w:rsidRPr="00C2061D">
        <w:rPr>
          <w:rFonts w:eastAsia="Calibri"/>
        </w:rPr>
        <w:t xml:space="preserve"> events</w:t>
      </w:r>
      <w:r w:rsidR="00E221F4" w:rsidRPr="00C2061D">
        <w:rPr>
          <w:rFonts w:eastAsia="Calibri"/>
        </w:rPr>
        <w:t xml:space="preserve"> </w:t>
      </w:r>
      <w:r w:rsidR="00F354C1" w:rsidRPr="00C2061D">
        <w:rPr>
          <w:rFonts w:eastAsia="Calibri"/>
        </w:rPr>
        <w:t>were</w:t>
      </w:r>
      <w:r w:rsidR="00E221F4" w:rsidRPr="00C2061D">
        <w:rPr>
          <w:rFonts w:eastAsia="Calibri"/>
        </w:rPr>
        <w:t xml:space="preserve"> </w:t>
      </w:r>
      <w:r w:rsidR="00F354C1" w:rsidRPr="00C2061D">
        <w:rPr>
          <w:rFonts w:eastAsia="Calibri"/>
        </w:rPr>
        <w:t>found</w:t>
      </w:r>
      <w:r w:rsidR="00E221F4" w:rsidRPr="00C2061D">
        <w:rPr>
          <w:rFonts w:eastAsia="Calibri"/>
        </w:rPr>
        <w:t xml:space="preserve"> for </w:t>
      </w:r>
      <w:r w:rsidR="00F354C1" w:rsidRPr="00C2061D">
        <w:rPr>
          <w:rFonts w:eastAsia="Calibri"/>
        </w:rPr>
        <w:t>the similar</w:t>
      </w:r>
      <w:r w:rsidR="00E221F4" w:rsidRPr="00C2061D">
        <w:rPr>
          <w:rFonts w:eastAsia="Calibri"/>
        </w:rPr>
        <w:t xml:space="preserve"> devices. </w:t>
      </w:r>
      <w:r w:rsidR="00F354C1" w:rsidRPr="00C2061D">
        <w:rPr>
          <w:rFonts w:eastAsia="Calibri"/>
        </w:rPr>
        <w:t xml:space="preserve">With </w:t>
      </w:r>
      <w:r w:rsidR="001A0A10" w:rsidRPr="00C2061D">
        <w:rPr>
          <w:rFonts w:eastAsia="Calibri"/>
        </w:rPr>
        <w:t>three</w:t>
      </w:r>
      <w:r w:rsidR="00F354C1" w:rsidRPr="00C2061D">
        <w:rPr>
          <w:rFonts w:eastAsia="Calibri"/>
        </w:rPr>
        <w:t xml:space="preserve"> of the </w:t>
      </w:r>
      <w:r w:rsidRPr="00C2061D">
        <w:rPr>
          <w:rFonts w:eastAsia="Calibri"/>
        </w:rPr>
        <w:t xml:space="preserve">five </w:t>
      </w:r>
      <w:r w:rsidR="00E221F4" w:rsidRPr="00C2061D">
        <w:rPr>
          <w:rFonts w:eastAsia="Calibri"/>
        </w:rPr>
        <w:t>death</w:t>
      </w:r>
      <w:r w:rsidR="00F354C1" w:rsidRPr="00C2061D">
        <w:rPr>
          <w:rFonts w:eastAsia="Calibri"/>
        </w:rPr>
        <w:t xml:space="preserve">s, there was insufficient information to establish the cause. However, </w:t>
      </w:r>
      <w:r w:rsidR="001A0A10" w:rsidRPr="00C2061D">
        <w:rPr>
          <w:rFonts w:eastAsia="Calibri"/>
        </w:rPr>
        <w:t xml:space="preserve">the infusion pumps were not alleged to be directly involved in </w:t>
      </w:r>
      <w:r w:rsidR="001A0A10" w:rsidRPr="00C2061D">
        <w:rPr>
          <w:rFonts w:eastAsia="Calibri"/>
        </w:rPr>
        <w:lastRenderedPageBreak/>
        <w:t>the deaths</w:t>
      </w:r>
      <w:r w:rsidR="009E2D2B" w:rsidRPr="00C2061D">
        <w:rPr>
          <w:rFonts w:eastAsia="Calibri"/>
        </w:rPr>
        <w:t xml:space="preserve">. The </w:t>
      </w:r>
      <w:r w:rsidR="00BC00F6" w:rsidRPr="00C2061D">
        <w:rPr>
          <w:rFonts w:eastAsia="Calibri"/>
        </w:rPr>
        <w:t>fourth</w:t>
      </w:r>
      <w:r w:rsidR="009E2D2B" w:rsidRPr="00C2061D">
        <w:rPr>
          <w:rFonts w:eastAsia="Calibri"/>
        </w:rPr>
        <w:t xml:space="preserve"> death was associated with a hyperglycemic event as the </w:t>
      </w:r>
      <w:r w:rsidR="00051941" w:rsidRPr="00C2061D">
        <w:rPr>
          <w:rFonts w:eastAsia="Calibri"/>
        </w:rPr>
        <w:t>patient</w:t>
      </w:r>
      <w:r w:rsidR="009E2D2B" w:rsidRPr="00C2061D">
        <w:rPr>
          <w:rFonts w:eastAsia="Calibri"/>
        </w:rPr>
        <w:t xml:space="preserve"> failed to replace the insulin cartridge when empty despite multiple alerts.</w:t>
      </w:r>
      <w:r w:rsidR="009E2D2B" w:rsidRPr="00C2061D">
        <w:t xml:space="preserve"> Prior to the death, </w:t>
      </w:r>
      <w:r w:rsidR="0084185D" w:rsidRPr="00C2061D">
        <w:t>a</w:t>
      </w:r>
      <w:r w:rsidR="009E2D2B" w:rsidRPr="00C2061D">
        <w:rPr>
          <w:rFonts w:eastAsia="Calibri"/>
        </w:rPr>
        <w:t xml:space="preserve"> clinical diabetes specialist had expressed concern</w:t>
      </w:r>
      <w:r w:rsidR="00E0192D" w:rsidRPr="00C2061D">
        <w:rPr>
          <w:rFonts w:eastAsia="Calibri"/>
        </w:rPr>
        <w:t>s</w:t>
      </w:r>
      <w:r w:rsidR="009E2D2B" w:rsidRPr="00C2061D">
        <w:rPr>
          <w:rFonts w:eastAsia="Calibri"/>
        </w:rPr>
        <w:t xml:space="preserve"> regarding the </w:t>
      </w:r>
      <w:r w:rsidR="009E4C50" w:rsidRPr="00C2061D">
        <w:rPr>
          <w:rFonts w:eastAsia="Calibri"/>
        </w:rPr>
        <w:t>patient</w:t>
      </w:r>
      <w:r w:rsidR="009E2D2B" w:rsidRPr="00C2061D">
        <w:rPr>
          <w:rFonts w:eastAsia="Calibri"/>
        </w:rPr>
        <w:t>'s inability to independently fill the insulin cartridges, change her infusion site and CGM sensor as well as respond to alarms, especially overnight</w:t>
      </w:r>
      <w:r w:rsidR="0084185D" w:rsidRPr="00C2061D">
        <w:rPr>
          <w:rFonts w:eastAsia="Calibri"/>
        </w:rPr>
        <w:t>.</w:t>
      </w:r>
      <w:r w:rsidRPr="00C2061D">
        <w:rPr>
          <w:rFonts w:eastAsia="Calibri"/>
        </w:rPr>
        <w:t xml:space="preserve"> The fifth death was related to a cardiac arrest</w:t>
      </w:r>
      <w:r w:rsidR="00827E5B" w:rsidRPr="00C2061D">
        <w:rPr>
          <w:rFonts w:eastAsia="Calibri"/>
        </w:rPr>
        <w:t xml:space="preserve"> caused by</w:t>
      </w:r>
      <w:r w:rsidRPr="00C2061D">
        <w:rPr>
          <w:rFonts w:eastAsia="Calibri"/>
        </w:rPr>
        <w:t xml:space="preserve"> the failure of the </w:t>
      </w:r>
      <w:proofErr w:type="spellStart"/>
      <w:r w:rsidRPr="00C2061D">
        <w:rPr>
          <w:rFonts w:eastAsia="Calibri"/>
        </w:rPr>
        <w:t>Remunity</w:t>
      </w:r>
      <w:proofErr w:type="spellEnd"/>
      <w:r w:rsidRPr="00C2061D">
        <w:rPr>
          <w:rFonts w:eastAsia="Calibri"/>
        </w:rPr>
        <w:t xml:space="preserve"> pump</w:t>
      </w:r>
      <w:r w:rsidR="00827E5B" w:rsidRPr="00C2061D">
        <w:rPr>
          <w:rFonts w:eastAsia="Calibri"/>
        </w:rPr>
        <w:t xml:space="preserve"> to deliver </w:t>
      </w:r>
      <w:proofErr w:type="spellStart"/>
      <w:r w:rsidR="00827E5B" w:rsidRPr="00C2061D">
        <w:rPr>
          <w:rFonts w:eastAsia="Calibri"/>
        </w:rPr>
        <w:t>Remodulin</w:t>
      </w:r>
      <w:proofErr w:type="spellEnd"/>
      <w:r w:rsidR="00827E5B" w:rsidRPr="00C2061D">
        <w:rPr>
          <w:rFonts w:eastAsia="Calibri"/>
        </w:rPr>
        <w:t xml:space="preserve"> to the patient</w:t>
      </w:r>
      <w:r w:rsidRPr="00C2061D">
        <w:rPr>
          <w:rFonts w:eastAsia="Calibri"/>
        </w:rPr>
        <w:t>.</w:t>
      </w:r>
      <w:r w:rsidR="00B272A7" w:rsidRPr="00C2061D">
        <w:rPr>
          <w:rFonts w:eastAsia="Calibri"/>
        </w:rPr>
        <w:t xml:space="preserve"> Details of the death events are provided in </w:t>
      </w:r>
      <w:r w:rsidR="00B272A7" w:rsidRPr="00C2061D">
        <w:rPr>
          <w:rFonts w:eastAsia="Calibri"/>
          <w:b/>
          <w:bCs/>
        </w:rPr>
        <w:t xml:space="preserve">Appendix II </w:t>
      </w:r>
      <w:r w:rsidR="00B272A7" w:rsidRPr="00C2061D">
        <w:rPr>
          <w:rFonts w:eastAsia="Calibri"/>
        </w:rPr>
        <w:t>(</w:t>
      </w:r>
      <w:r w:rsidR="00B272A7" w:rsidRPr="00C2061D">
        <w:rPr>
          <w:rFonts w:eastAsia="Calibri"/>
          <w:b/>
          <w:bCs/>
          <w:szCs w:val="20"/>
        </w:rPr>
        <w:fldChar w:fldCharType="begin"/>
      </w:r>
      <w:r w:rsidR="00B272A7" w:rsidRPr="00C2061D">
        <w:rPr>
          <w:rFonts w:eastAsia="Calibri"/>
          <w:b/>
          <w:bCs/>
          <w:szCs w:val="20"/>
        </w:rPr>
        <w:instrText xml:space="preserve"> REF _Ref89163186 \h  \* MERGEFORMAT </w:instrText>
      </w:r>
      <w:r w:rsidR="00B272A7" w:rsidRPr="00C2061D">
        <w:rPr>
          <w:rFonts w:eastAsia="Calibri"/>
          <w:b/>
          <w:bCs/>
          <w:szCs w:val="20"/>
        </w:rPr>
      </w:r>
      <w:r w:rsidR="00B272A7" w:rsidRPr="00C2061D">
        <w:rPr>
          <w:rFonts w:eastAsia="Calibri"/>
          <w:b/>
          <w:bCs/>
          <w:szCs w:val="20"/>
        </w:rPr>
        <w:fldChar w:fldCharType="separate"/>
      </w:r>
      <w:r w:rsidR="00E344B5" w:rsidRPr="00E344B5">
        <w:rPr>
          <w:rFonts w:cs="Arial"/>
          <w:b/>
          <w:bCs/>
          <w:szCs w:val="20"/>
        </w:rPr>
        <w:t xml:space="preserve">Table </w:t>
      </w:r>
      <w:r w:rsidR="00E344B5" w:rsidRPr="00E344B5">
        <w:rPr>
          <w:rFonts w:cs="Arial"/>
          <w:b/>
          <w:bCs/>
          <w:noProof/>
          <w:szCs w:val="20"/>
        </w:rPr>
        <w:t>28</w:t>
      </w:r>
      <w:r w:rsidR="00B272A7" w:rsidRPr="00C2061D">
        <w:rPr>
          <w:rFonts w:eastAsia="Calibri"/>
          <w:b/>
          <w:bCs/>
          <w:szCs w:val="20"/>
        </w:rPr>
        <w:fldChar w:fldCharType="end"/>
      </w:r>
      <w:r w:rsidR="00B272A7" w:rsidRPr="00C2061D">
        <w:rPr>
          <w:rFonts w:eastAsia="Calibri"/>
        </w:rPr>
        <w:t>).</w:t>
      </w:r>
      <w:r w:rsidR="0084185D" w:rsidRPr="00C2061D">
        <w:rPr>
          <w:rFonts w:eastAsia="Calibri"/>
        </w:rPr>
        <w:t xml:space="preserve"> </w:t>
      </w:r>
    </w:p>
    <w:p w14:paraId="06AA6BE8" w14:textId="77777777" w:rsidR="0089141F" w:rsidRPr="00C2061D" w:rsidRDefault="0089141F" w:rsidP="00E221F4">
      <w:pPr>
        <w:rPr>
          <w:rFonts w:eastAsia="Calibri"/>
        </w:rPr>
      </w:pPr>
    </w:p>
    <w:p w14:paraId="555F8B06" w14:textId="62629984" w:rsidR="00E221F4" w:rsidRPr="00C2061D" w:rsidRDefault="00AD6327" w:rsidP="00E221F4">
      <w:pPr>
        <w:rPr>
          <w:rFonts w:eastAsia="Calibri"/>
        </w:rPr>
      </w:pPr>
      <w:r>
        <w:rPr>
          <w:rFonts w:eastAsia="Calibri"/>
        </w:rPr>
        <w:t>Many of the</w:t>
      </w:r>
      <w:r w:rsidR="004B0DBE">
        <w:rPr>
          <w:rFonts w:eastAsia="Calibri"/>
        </w:rPr>
        <w:t xml:space="preserve"> 273</w:t>
      </w:r>
      <w:r>
        <w:rPr>
          <w:rFonts w:eastAsia="Calibri"/>
        </w:rPr>
        <w:t xml:space="preserve"> malfunction events</w:t>
      </w:r>
      <w:r w:rsidR="004B0DBE">
        <w:rPr>
          <w:rFonts w:eastAsia="Calibri"/>
        </w:rPr>
        <w:t xml:space="preserve"> with the similar devices</w:t>
      </w:r>
      <w:r>
        <w:rPr>
          <w:rFonts w:eastAsia="Calibri"/>
        </w:rPr>
        <w:t xml:space="preserve"> were not relevant for the Dasiglucagon Delivery System as the MAUDE records contained insufficient information (29.3%). </w:t>
      </w:r>
      <w:r w:rsidR="00E221F4" w:rsidRPr="00C2061D">
        <w:rPr>
          <w:rFonts w:eastAsia="Calibri"/>
        </w:rPr>
        <w:t>The</w:t>
      </w:r>
      <w:r>
        <w:rPr>
          <w:rFonts w:eastAsia="Calibri"/>
        </w:rPr>
        <w:t xml:space="preserve"> relevant</w:t>
      </w:r>
      <w:r w:rsidR="00E221F4" w:rsidRPr="00C2061D">
        <w:rPr>
          <w:rFonts w:eastAsia="Calibri"/>
        </w:rPr>
        <w:t xml:space="preserve"> malfunctions were mainly due to</w:t>
      </w:r>
      <w:r w:rsidR="00BF11A3" w:rsidRPr="00C2061D">
        <w:rPr>
          <w:rFonts w:eastAsia="Calibri"/>
        </w:rPr>
        <w:t xml:space="preserve"> the</w:t>
      </w:r>
      <w:r w:rsidR="0089141F" w:rsidRPr="00C2061D">
        <w:rPr>
          <w:rFonts w:eastAsia="Calibri"/>
        </w:rPr>
        <w:t xml:space="preserve"> similar</w:t>
      </w:r>
      <w:r w:rsidR="00BF11A3" w:rsidRPr="00C2061D">
        <w:rPr>
          <w:rFonts w:eastAsia="Calibri"/>
        </w:rPr>
        <w:t xml:space="preserve"> devices operating differently than expected (</w:t>
      </w:r>
      <w:r>
        <w:rPr>
          <w:rFonts w:eastAsia="Calibri"/>
        </w:rPr>
        <w:t>10</w:t>
      </w:r>
      <w:r w:rsidR="00BF11A3" w:rsidRPr="00C2061D">
        <w:rPr>
          <w:rFonts w:eastAsia="Calibri"/>
        </w:rPr>
        <w:t>.</w:t>
      </w:r>
      <w:r>
        <w:rPr>
          <w:rFonts w:eastAsia="Calibri"/>
        </w:rPr>
        <w:t>6</w:t>
      </w:r>
      <w:r w:rsidR="00BF11A3" w:rsidRPr="00C2061D">
        <w:rPr>
          <w:rFonts w:eastAsia="Calibri"/>
        </w:rPr>
        <w:t>%),</w:t>
      </w:r>
      <w:r w:rsidR="00E67D15" w:rsidRPr="00C2061D">
        <w:rPr>
          <w:rFonts w:eastAsia="Calibri"/>
        </w:rPr>
        <w:t xml:space="preserve"> display problems (</w:t>
      </w:r>
      <w:r>
        <w:rPr>
          <w:rFonts w:eastAsia="Calibri"/>
        </w:rPr>
        <w:t>9</w:t>
      </w:r>
      <w:r w:rsidR="00E67D15" w:rsidRPr="00C2061D">
        <w:rPr>
          <w:rFonts w:eastAsia="Calibri"/>
        </w:rPr>
        <w:t>.</w:t>
      </w:r>
      <w:r>
        <w:rPr>
          <w:rFonts w:eastAsia="Calibri"/>
        </w:rPr>
        <w:t>9</w:t>
      </w:r>
      <w:r w:rsidR="00E67D15" w:rsidRPr="00C2061D">
        <w:rPr>
          <w:rFonts w:eastAsia="Calibri"/>
        </w:rPr>
        <w:t>%),</w:t>
      </w:r>
      <w:r>
        <w:rPr>
          <w:rFonts w:eastAsia="Calibri"/>
        </w:rPr>
        <w:t xml:space="preserve"> contaminations (9.9%),</w:t>
      </w:r>
      <w:r w:rsidR="00E67D15" w:rsidRPr="00C2061D">
        <w:rPr>
          <w:rFonts w:eastAsia="Calibri"/>
        </w:rPr>
        <w:t xml:space="preserve"> </w:t>
      </w:r>
      <w:r w:rsidR="00BF11A3" w:rsidRPr="00C2061D">
        <w:rPr>
          <w:rFonts w:eastAsia="Calibri"/>
        </w:rPr>
        <w:t>fail-safe problems (</w:t>
      </w:r>
      <w:r>
        <w:rPr>
          <w:rFonts w:eastAsia="Calibri"/>
        </w:rPr>
        <w:t>8</w:t>
      </w:r>
      <w:r w:rsidR="00BF11A3" w:rsidRPr="00C2061D">
        <w:rPr>
          <w:rFonts w:eastAsia="Calibri"/>
        </w:rPr>
        <w:t>.</w:t>
      </w:r>
      <w:r w:rsidR="00E67D15" w:rsidRPr="00C2061D">
        <w:rPr>
          <w:rFonts w:eastAsia="Calibri"/>
        </w:rPr>
        <w:t>1</w:t>
      </w:r>
      <w:r w:rsidR="00BF11A3" w:rsidRPr="00C2061D">
        <w:rPr>
          <w:rFonts w:eastAsia="Calibri"/>
        </w:rPr>
        <w:t>%)</w:t>
      </w:r>
      <w:r w:rsidR="00E67D15" w:rsidRPr="00C2061D">
        <w:rPr>
          <w:rFonts w:eastAsia="Calibri"/>
        </w:rPr>
        <w:t>, inaccurate dispensing (</w:t>
      </w:r>
      <w:r>
        <w:rPr>
          <w:rFonts w:eastAsia="Calibri"/>
        </w:rPr>
        <w:t>6</w:t>
      </w:r>
      <w:r w:rsidR="00E67D15" w:rsidRPr="00C2061D">
        <w:rPr>
          <w:rFonts w:eastAsia="Calibri"/>
        </w:rPr>
        <w:t>.2%)</w:t>
      </w:r>
      <w:r>
        <w:rPr>
          <w:rFonts w:eastAsia="Calibri"/>
        </w:rPr>
        <w:t>, or mechanical problems (5.9%)</w:t>
      </w:r>
      <w:r w:rsidR="00E67D15" w:rsidRPr="00C2061D">
        <w:rPr>
          <w:rFonts w:eastAsia="Calibri"/>
        </w:rPr>
        <w:t xml:space="preserve"> </w:t>
      </w:r>
      <w:r w:rsidR="00E67D15" w:rsidRPr="00C2061D">
        <w:rPr>
          <w:rFonts w:eastAsia="Calibri" w:cs="Arial"/>
        </w:rPr>
        <w:t xml:space="preserve">(see </w:t>
      </w:r>
      <w:r w:rsidR="00E67D15" w:rsidRPr="00C2061D">
        <w:rPr>
          <w:rFonts w:eastAsia="Calibri"/>
          <w:b/>
          <w:bCs/>
        </w:rPr>
        <w:t xml:space="preserve">Appendix II, </w:t>
      </w:r>
      <w:r w:rsidR="00E67D15" w:rsidRPr="00C2061D">
        <w:rPr>
          <w:rFonts w:eastAsia="Calibri"/>
          <w:b/>
          <w:bCs/>
        </w:rPr>
        <w:fldChar w:fldCharType="begin"/>
      </w:r>
      <w:r w:rsidR="00E67D15" w:rsidRPr="00C2061D">
        <w:rPr>
          <w:rFonts w:eastAsia="Calibri"/>
          <w:b/>
          <w:bCs/>
        </w:rPr>
        <w:instrText xml:space="preserve"> REF _Ref178241423 \h  \* MERGEFORMAT </w:instrText>
      </w:r>
      <w:r w:rsidR="00E67D15" w:rsidRPr="00C2061D">
        <w:rPr>
          <w:rFonts w:eastAsia="Calibri"/>
          <w:b/>
          <w:bCs/>
        </w:rPr>
      </w:r>
      <w:r w:rsidR="00E67D15" w:rsidRPr="00C2061D">
        <w:rPr>
          <w:rFonts w:eastAsia="Calibri"/>
          <w:b/>
          <w:bCs/>
        </w:rPr>
        <w:fldChar w:fldCharType="separate"/>
      </w:r>
      <w:r w:rsidR="00E344B5" w:rsidRPr="00E344B5">
        <w:rPr>
          <w:b/>
          <w:bCs/>
        </w:rPr>
        <w:t xml:space="preserve">Table </w:t>
      </w:r>
      <w:r w:rsidR="00E344B5" w:rsidRPr="00E344B5">
        <w:rPr>
          <w:b/>
          <w:bCs/>
          <w:noProof/>
        </w:rPr>
        <w:t>29</w:t>
      </w:r>
      <w:r w:rsidR="00E67D15" w:rsidRPr="00C2061D">
        <w:rPr>
          <w:rFonts w:eastAsia="Calibri"/>
          <w:b/>
          <w:bCs/>
        </w:rPr>
        <w:fldChar w:fldCharType="end"/>
      </w:r>
      <w:r>
        <w:rPr>
          <w:rFonts w:eastAsia="Calibri"/>
          <w:b/>
          <w:bCs/>
        </w:rPr>
        <w:t xml:space="preserve"> </w:t>
      </w:r>
      <w:r>
        <w:rPr>
          <w:rFonts w:eastAsia="Calibri"/>
        </w:rPr>
        <w:t>for the complete list of malfunctions</w:t>
      </w:r>
      <w:r w:rsidR="00E67D15" w:rsidRPr="00C2061D">
        <w:rPr>
          <w:rFonts w:eastAsia="Calibri" w:cs="Arial"/>
        </w:rPr>
        <w:t>)</w:t>
      </w:r>
      <w:r w:rsidR="00E67D15" w:rsidRPr="00C2061D">
        <w:rPr>
          <w:rFonts w:eastAsia="Calibri"/>
        </w:rPr>
        <w:t xml:space="preserve">. </w:t>
      </w:r>
    </w:p>
    <w:p w14:paraId="498B0EC7" w14:textId="77777777" w:rsidR="008766CA" w:rsidRPr="00C2061D" w:rsidRDefault="008766CA" w:rsidP="00E221F4">
      <w:pPr>
        <w:rPr>
          <w:rFonts w:eastAsia="Calibri"/>
        </w:rPr>
      </w:pPr>
    </w:p>
    <w:p w14:paraId="4D654A7B" w14:textId="09A6D603" w:rsidR="00E221F4" w:rsidRPr="00C2061D" w:rsidRDefault="008766CA" w:rsidP="00E221F4">
      <w:pPr>
        <w:rPr>
          <w:rFonts w:eastAsia="Calibri" w:cs="Calibri"/>
          <w:color w:val="0070C0"/>
        </w:rPr>
      </w:pPr>
      <w:r w:rsidRPr="00C2061D">
        <w:rPr>
          <w:rFonts w:eastAsia="Calibri" w:cs="Calibri"/>
        </w:rPr>
        <w:t xml:space="preserve">Of the </w:t>
      </w:r>
      <w:r w:rsidR="006310B0">
        <w:rPr>
          <w:rFonts w:eastAsia="Calibri" w:cs="Calibri"/>
        </w:rPr>
        <w:t>467</w:t>
      </w:r>
      <w:r w:rsidRPr="00C2061D">
        <w:rPr>
          <w:rFonts w:eastAsia="Calibri" w:cs="Calibri"/>
        </w:rPr>
        <w:t xml:space="preserve"> reported injury events for the similar devices, the majority (</w:t>
      </w:r>
      <w:r w:rsidR="006310B0">
        <w:rPr>
          <w:rFonts w:eastAsia="Calibri" w:cs="Calibri"/>
        </w:rPr>
        <w:t>89</w:t>
      </w:r>
      <w:r w:rsidRPr="00C2061D">
        <w:rPr>
          <w:rFonts w:eastAsia="Calibri" w:cs="Calibri"/>
        </w:rPr>
        <w:t>.</w:t>
      </w:r>
      <w:r w:rsidR="006310B0">
        <w:rPr>
          <w:rFonts w:eastAsia="Calibri" w:cs="Calibri"/>
        </w:rPr>
        <w:t>3</w:t>
      </w:r>
      <w:r w:rsidRPr="00C2061D">
        <w:rPr>
          <w:rFonts w:eastAsia="Calibri" w:cs="Calibri"/>
        </w:rPr>
        <w:t xml:space="preserve">%) </w:t>
      </w:r>
      <w:proofErr w:type="gramStart"/>
      <w:r w:rsidRPr="00C2061D">
        <w:rPr>
          <w:rFonts w:eastAsia="Calibri" w:cs="Calibri"/>
        </w:rPr>
        <w:t>were considered to be</w:t>
      </w:r>
      <w:proofErr w:type="gramEnd"/>
      <w:r w:rsidRPr="00C2061D">
        <w:rPr>
          <w:rFonts w:eastAsia="Calibri" w:cs="Calibri"/>
        </w:rPr>
        <w:t xml:space="preserve"> relevant for the </w:t>
      </w:r>
      <w:r w:rsidRPr="00C2061D">
        <w:rPr>
          <w:rFonts w:eastAsia="Calibri"/>
        </w:rPr>
        <w:t>Dasiglucagon Delivery System</w:t>
      </w:r>
      <w:r w:rsidR="00C0153E" w:rsidRPr="00C2061D">
        <w:rPr>
          <w:rFonts w:eastAsia="Calibri"/>
        </w:rPr>
        <w:t xml:space="preserve"> </w:t>
      </w:r>
      <w:r w:rsidR="00C0153E" w:rsidRPr="00C2061D">
        <w:rPr>
          <w:rFonts w:eastAsia="Calibri" w:cs="Arial"/>
        </w:rPr>
        <w:t xml:space="preserve">(see </w:t>
      </w:r>
      <w:r w:rsidR="00C0153E" w:rsidRPr="00C2061D">
        <w:rPr>
          <w:rFonts w:eastAsia="Calibri"/>
          <w:b/>
          <w:bCs/>
        </w:rPr>
        <w:t xml:space="preserve">Appendix II, </w:t>
      </w:r>
      <w:r w:rsidR="00C0153E" w:rsidRPr="00C2061D">
        <w:rPr>
          <w:rFonts w:eastAsia="Calibri"/>
          <w:b/>
          <w:bCs/>
        </w:rPr>
        <w:fldChar w:fldCharType="begin"/>
      </w:r>
      <w:r w:rsidR="00C0153E" w:rsidRPr="00C2061D">
        <w:rPr>
          <w:rFonts w:eastAsia="Calibri"/>
          <w:b/>
          <w:bCs/>
        </w:rPr>
        <w:instrText xml:space="preserve"> REF _Ref180153505 \h  \* MERGEFORMAT </w:instrText>
      </w:r>
      <w:r w:rsidR="00C0153E" w:rsidRPr="00C2061D">
        <w:rPr>
          <w:rFonts w:eastAsia="Calibri"/>
          <w:b/>
          <w:bCs/>
        </w:rPr>
      </w:r>
      <w:r w:rsidR="00C0153E" w:rsidRPr="00C2061D">
        <w:rPr>
          <w:rFonts w:eastAsia="Calibri"/>
          <w:b/>
          <w:bCs/>
        </w:rPr>
        <w:fldChar w:fldCharType="separate"/>
      </w:r>
      <w:r w:rsidR="00E344B5" w:rsidRPr="00E344B5">
        <w:rPr>
          <w:b/>
          <w:bCs/>
        </w:rPr>
        <w:t xml:space="preserve">Table </w:t>
      </w:r>
      <w:r w:rsidR="00E344B5" w:rsidRPr="00E344B5">
        <w:rPr>
          <w:b/>
          <w:bCs/>
          <w:noProof/>
        </w:rPr>
        <w:t>30</w:t>
      </w:r>
      <w:r w:rsidR="00C0153E" w:rsidRPr="00C2061D">
        <w:rPr>
          <w:rFonts w:eastAsia="Calibri"/>
          <w:b/>
          <w:bCs/>
        </w:rPr>
        <w:fldChar w:fldCharType="end"/>
      </w:r>
      <w:r w:rsidR="00C0153E" w:rsidRPr="00C2061D">
        <w:rPr>
          <w:rFonts w:eastAsia="Calibri" w:cs="Arial"/>
        </w:rPr>
        <w:t>)</w:t>
      </w:r>
      <w:r w:rsidRPr="00C2061D">
        <w:rPr>
          <w:rFonts w:eastAsia="Calibri"/>
        </w:rPr>
        <w:t>.</w:t>
      </w:r>
      <w:r w:rsidR="003E2238" w:rsidRPr="00C2061D">
        <w:rPr>
          <w:rFonts w:eastAsia="Calibri"/>
        </w:rPr>
        <w:t xml:space="preserve"> The most</w:t>
      </w:r>
      <w:r w:rsidR="00375565" w:rsidRPr="00C2061D">
        <w:rPr>
          <w:rFonts w:eastAsia="Calibri"/>
        </w:rPr>
        <w:t xml:space="preserve"> often</w:t>
      </w:r>
      <w:r w:rsidR="003E2238" w:rsidRPr="00C2061D">
        <w:rPr>
          <w:rFonts w:eastAsia="Calibri"/>
        </w:rPr>
        <w:t xml:space="preserve"> reported patient problems were </w:t>
      </w:r>
      <w:proofErr w:type="gramStart"/>
      <w:r w:rsidR="003E2238" w:rsidRPr="00C2061D">
        <w:rPr>
          <w:rFonts w:eastAsia="Calibri"/>
        </w:rPr>
        <w:t>hypoglycemia</w:t>
      </w:r>
      <w:proofErr w:type="gramEnd"/>
      <w:r w:rsidR="003E2238" w:rsidRPr="00C2061D">
        <w:rPr>
          <w:rFonts w:eastAsia="Calibri"/>
        </w:rPr>
        <w:t xml:space="preserve"> (</w:t>
      </w:r>
      <w:r w:rsidR="006310B0">
        <w:rPr>
          <w:rFonts w:eastAsia="Calibri"/>
        </w:rPr>
        <w:t>49</w:t>
      </w:r>
      <w:r w:rsidR="003E2238" w:rsidRPr="00C2061D">
        <w:rPr>
          <w:rFonts w:eastAsia="Calibri"/>
        </w:rPr>
        <w:t>.</w:t>
      </w:r>
      <w:r w:rsidR="006310B0">
        <w:rPr>
          <w:rFonts w:eastAsia="Calibri"/>
        </w:rPr>
        <w:t>7</w:t>
      </w:r>
      <w:r w:rsidR="003E2238" w:rsidRPr="00C2061D">
        <w:rPr>
          <w:rFonts w:eastAsia="Calibri"/>
        </w:rPr>
        <w:t>%) and hyperglycemia (3</w:t>
      </w:r>
      <w:r w:rsidR="006310B0">
        <w:rPr>
          <w:rFonts w:eastAsia="Calibri"/>
        </w:rPr>
        <w:t>3</w:t>
      </w:r>
      <w:r w:rsidR="003E2238" w:rsidRPr="00C2061D">
        <w:rPr>
          <w:rFonts w:eastAsia="Calibri"/>
        </w:rPr>
        <w:t>.</w:t>
      </w:r>
      <w:r w:rsidR="006310B0">
        <w:rPr>
          <w:rFonts w:eastAsia="Calibri"/>
        </w:rPr>
        <w:t>8</w:t>
      </w:r>
      <w:r w:rsidR="003E2238" w:rsidRPr="00C2061D">
        <w:rPr>
          <w:rFonts w:eastAsia="Calibri"/>
        </w:rPr>
        <w:t>%).</w:t>
      </w:r>
      <w:r w:rsidR="007C456D">
        <w:rPr>
          <w:rFonts w:eastAsia="Calibri"/>
        </w:rPr>
        <w:t xml:space="preserve"> </w:t>
      </w:r>
      <w:r w:rsidR="007C456D">
        <w:rPr>
          <w:rFonts w:cs="Arial"/>
          <w:bCs/>
          <w:szCs w:val="20"/>
        </w:rPr>
        <w:t>Hyperglycemia is a relevant risk for diabetes patients, whereas for CHI patients, the main concern is hypoglycemia.</w:t>
      </w:r>
      <w:r w:rsidR="004116B9" w:rsidRPr="00C2061D">
        <w:rPr>
          <w:rFonts w:eastAsia="Calibri"/>
        </w:rPr>
        <w:t xml:space="preserve"> Hypoglycemia was frequently accompanied by a loss of consciousness and/or convulsions (2</w:t>
      </w:r>
      <w:r w:rsidR="006310B0">
        <w:rPr>
          <w:rFonts w:eastAsia="Calibri"/>
        </w:rPr>
        <w:t>4</w:t>
      </w:r>
      <w:r w:rsidR="004116B9" w:rsidRPr="00C2061D">
        <w:rPr>
          <w:rFonts w:eastAsia="Calibri"/>
        </w:rPr>
        <w:t>.4%)</w:t>
      </w:r>
      <w:r w:rsidR="001B3B5C" w:rsidRPr="00C2061D">
        <w:rPr>
          <w:rFonts w:eastAsia="Calibri"/>
        </w:rPr>
        <w:t xml:space="preserve">. </w:t>
      </w:r>
      <w:r w:rsidR="00A40871" w:rsidRPr="00C2061D">
        <w:rPr>
          <w:rFonts w:eastAsia="Calibri"/>
        </w:rPr>
        <w:t>The</w:t>
      </w:r>
      <w:r w:rsidR="006310B0">
        <w:rPr>
          <w:rFonts w:eastAsia="Calibri"/>
        </w:rPr>
        <w:t xml:space="preserve"> reported</w:t>
      </w:r>
      <w:r w:rsidR="00A40871" w:rsidRPr="00C2061D">
        <w:rPr>
          <w:rFonts w:eastAsia="Calibri"/>
        </w:rPr>
        <w:t xml:space="preserve"> injuries were typically associated with usability issues</w:t>
      </w:r>
      <w:r w:rsidR="00165029">
        <w:rPr>
          <w:rFonts w:eastAsia="Calibri"/>
        </w:rPr>
        <w:t xml:space="preserve"> of the infusion pumps, but also</w:t>
      </w:r>
      <w:r w:rsidR="00A40871" w:rsidRPr="00C2061D">
        <w:rPr>
          <w:rFonts w:eastAsia="Calibri"/>
        </w:rPr>
        <w:t xml:space="preserve"> </w:t>
      </w:r>
      <w:r w:rsidR="00165029">
        <w:rPr>
          <w:rFonts w:eastAsia="Calibri"/>
        </w:rPr>
        <w:t>with</w:t>
      </w:r>
      <w:r w:rsidR="00A40871" w:rsidRPr="00C2061D">
        <w:rPr>
          <w:rFonts w:eastAsia="Calibri"/>
        </w:rPr>
        <w:t xml:space="preserve"> calibration problems, incorrect device messages, flow problems and leakages.  </w:t>
      </w:r>
      <w:r w:rsidR="007C456D">
        <w:rPr>
          <w:rFonts w:eastAsia="Calibri"/>
        </w:rPr>
        <w:t xml:space="preserve"> </w:t>
      </w:r>
    </w:p>
    <w:p w14:paraId="3B6C5347" w14:textId="7CF9871C" w:rsidR="005207D2" w:rsidRPr="00C2061D" w:rsidRDefault="005207D2" w:rsidP="005207D2">
      <w:pPr>
        <w:pStyle w:val="Heading2"/>
      </w:pPr>
      <w:bookmarkStart w:id="1777" w:name="_Toc182295652"/>
      <w:r w:rsidRPr="00C2061D">
        <w:t xml:space="preserve">Vigilance </w:t>
      </w:r>
      <w:r w:rsidR="006711A5" w:rsidRPr="00C2061D">
        <w:t>S</w:t>
      </w:r>
      <w:r w:rsidRPr="00C2061D">
        <w:t xml:space="preserve">earch </w:t>
      </w:r>
      <w:r w:rsidR="006711A5" w:rsidRPr="00C2061D">
        <w:t>C</w:t>
      </w:r>
      <w:r w:rsidRPr="00C2061D">
        <w:t>onclusion</w:t>
      </w:r>
      <w:bookmarkEnd w:id="1777"/>
    </w:p>
    <w:p w14:paraId="698A26DE" w14:textId="30CAD5B0" w:rsidR="00A71761" w:rsidRPr="00A71761" w:rsidRDefault="005207D2" w:rsidP="005207D2">
      <w:r w:rsidRPr="00A71761">
        <w:t>The FDA MAUDE, FDA TPLC and FDA</w:t>
      </w:r>
      <w:r w:rsidR="00A71761" w:rsidRPr="00A71761">
        <w:t xml:space="preserve"> Medical Device</w:t>
      </w:r>
      <w:r w:rsidRPr="00A71761">
        <w:t xml:space="preserve"> Recalls databases as well as MHRA, </w:t>
      </w:r>
      <w:proofErr w:type="spellStart"/>
      <w:r w:rsidRPr="00A71761">
        <w:t>BfArM</w:t>
      </w:r>
      <w:proofErr w:type="spellEnd"/>
      <w:r w:rsidRPr="00A71761">
        <w:t>, Health Canada,</w:t>
      </w:r>
      <w:r w:rsidR="00A71761" w:rsidRPr="00A71761">
        <w:t xml:space="preserve"> ANSM,</w:t>
      </w:r>
      <w:r w:rsidRPr="00A71761">
        <w:t xml:space="preserve"> HPRA</w:t>
      </w:r>
      <w:r w:rsidR="00A71761" w:rsidRPr="00A71761">
        <w:t xml:space="preserve"> and DMA</w:t>
      </w:r>
      <w:r w:rsidRPr="00A71761">
        <w:t xml:space="preserve"> databases were searched for records </w:t>
      </w:r>
      <w:r w:rsidR="00A71761" w:rsidRPr="00A71761">
        <w:t>without time limitations</w:t>
      </w:r>
      <w:r w:rsidRPr="00A71761">
        <w:t xml:space="preserve">. No records were retrieved for the </w:t>
      </w:r>
      <w:r w:rsidR="00A71761" w:rsidRPr="00A71761">
        <w:t>Dasiglucagon Delivery System</w:t>
      </w:r>
      <w:r w:rsidRPr="00A71761">
        <w:t xml:space="preserve"> in any of the databases</w:t>
      </w:r>
      <w:r w:rsidR="00A71761" w:rsidRPr="00A71761">
        <w:t>, which was expected as the subject device is pre-CE mark</w:t>
      </w:r>
      <w:r w:rsidRPr="00A71761">
        <w:t xml:space="preserve">. However, </w:t>
      </w:r>
      <w:r w:rsidR="00A71761" w:rsidRPr="00A71761">
        <w:t>several</w:t>
      </w:r>
      <w:r w:rsidRPr="00A71761">
        <w:t xml:space="preserve"> </w:t>
      </w:r>
      <w:r w:rsidR="00A71761" w:rsidRPr="00A71761">
        <w:t>reports</w:t>
      </w:r>
      <w:r w:rsidRPr="00A71761">
        <w:t xml:space="preserve"> w</w:t>
      </w:r>
      <w:r w:rsidR="00A71761" w:rsidRPr="00A71761">
        <w:t>ere</w:t>
      </w:r>
      <w:r w:rsidRPr="00A71761">
        <w:t xml:space="preserve"> </w:t>
      </w:r>
      <w:r w:rsidR="00B40F2A">
        <w:t>retrieved</w:t>
      </w:r>
      <w:r w:rsidRPr="00A71761">
        <w:t xml:space="preserve"> for </w:t>
      </w:r>
      <w:r w:rsidR="00A71761" w:rsidRPr="00A71761">
        <w:t>the similar devices, which included the following device problems</w:t>
      </w:r>
      <w:r w:rsidR="000E10A2">
        <w:t xml:space="preserve"> that are considered relevant for </w:t>
      </w:r>
      <w:r w:rsidR="000E10A2" w:rsidRPr="00A71761">
        <w:t>the Dasiglucagon Delivery System</w:t>
      </w:r>
      <w:r w:rsidR="00A71761" w:rsidRPr="00A71761">
        <w:t>:</w:t>
      </w:r>
    </w:p>
    <w:p w14:paraId="230E3AE3" w14:textId="77777777" w:rsidR="007A0592" w:rsidRPr="009842ED" w:rsidRDefault="007A0592" w:rsidP="007A0592">
      <w:pPr>
        <w:pStyle w:val="ListParagraph"/>
        <w:numPr>
          <w:ilvl w:val="0"/>
          <w:numId w:val="24"/>
        </w:numPr>
      </w:pPr>
      <w:commentRangeStart w:id="1778"/>
      <w:r>
        <w:rPr>
          <w:rFonts w:eastAsia="Calibri"/>
        </w:rPr>
        <w:t>M</w:t>
      </w:r>
      <w:r w:rsidRPr="00A71761">
        <w:rPr>
          <w:rFonts w:eastAsia="Calibri"/>
        </w:rPr>
        <w:t>edicine delivery</w:t>
      </w:r>
      <w:r>
        <w:rPr>
          <w:rFonts w:eastAsia="Calibri"/>
        </w:rPr>
        <w:t xml:space="preserve"> issues</w:t>
      </w:r>
    </w:p>
    <w:p w14:paraId="73F5E908" w14:textId="77777777" w:rsidR="007A0592" w:rsidRPr="00A71761" w:rsidRDefault="007A0592" w:rsidP="007A0592">
      <w:pPr>
        <w:pStyle w:val="ListParagraph"/>
        <w:numPr>
          <w:ilvl w:val="1"/>
          <w:numId w:val="24"/>
        </w:numPr>
      </w:pPr>
      <w:r w:rsidRPr="00A71761">
        <w:rPr>
          <w:rFonts w:eastAsia="Calibri"/>
        </w:rPr>
        <w:t>Disruption of medicine delivery</w:t>
      </w:r>
    </w:p>
    <w:p w14:paraId="3BF9DE8E" w14:textId="77777777" w:rsidR="007A0592" w:rsidRDefault="007A0592" w:rsidP="007A0592">
      <w:pPr>
        <w:pStyle w:val="ListParagraph"/>
        <w:numPr>
          <w:ilvl w:val="1"/>
          <w:numId w:val="24"/>
        </w:numPr>
      </w:pPr>
      <w:r>
        <w:rPr>
          <w:rFonts w:eastAsia="Calibri"/>
        </w:rPr>
        <w:t>I</w:t>
      </w:r>
      <w:r w:rsidRPr="00C2061D">
        <w:rPr>
          <w:rFonts w:eastAsia="Calibri"/>
        </w:rPr>
        <w:t>nterrupted medicine delivery</w:t>
      </w:r>
    </w:p>
    <w:p w14:paraId="361A5954" w14:textId="77777777" w:rsidR="007A0592" w:rsidRPr="00F74D37" w:rsidRDefault="007A0592" w:rsidP="007A0592">
      <w:pPr>
        <w:pStyle w:val="ListParagraph"/>
        <w:numPr>
          <w:ilvl w:val="1"/>
          <w:numId w:val="24"/>
        </w:numPr>
      </w:pPr>
      <w:r>
        <w:rPr>
          <w:rFonts w:eastAsia="Calibri"/>
        </w:rPr>
        <w:t>U</w:t>
      </w:r>
      <w:r w:rsidRPr="00C2061D">
        <w:rPr>
          <w:rFonts w:eastAsia="Calibri"/>
        </w:rPr>
        <w:t>nintended infusion stops</w:t>
      </w:r>
    </w:p>
    <w:p w14:paraId="2BE1AF7A" w14:textId="77777777" w:rsidR="007A0592" w:rsidRPr="009842ED" w:rsidRDefault="007A0592" w:rsidP="007A0592">
      <w:pPr>
        <w:pStyle w:val="ListParagraph"/>
        <w:numPr>
          <w:ilvl w:val="1"/>
          <w:numId w:val="24"/>
        </w:numPr>
      </w:pPr>
      <w:r>
        <w:rPr>
          <w:rFonts w:eastAsia="Calibri"/>
        </w:rPr>
        <w:t>Inaccurate delivery</w:t>
      </w:r>
    </w:p>
    <w:p w14:paraId="0C15AB7F" w14:textId="77777777" w:rsidR="007A0592" w:rsidRPr="009842ED" w:rsidRDefault="007A0592" w:rsidP="007A0592">
      <w:pPr>
        <w:pStyle w:val="ListParagraph"/>
        <w:numPr>
          <w:ilvl w:val="1"/>
          <w:numId w:val="24"/>
        </w:numPr>
      </w:pPr>
      <w:r>
        <w:rPr>
          <w:rFonts w:eastAsia="Calibri"/>
        </w:rPr>
        <w:t>U</w:t>
      </w:r>
      <w:r w:rsidRPr="00C2061D">
        <w:rPr>
          <w:rFonts w:eastAsia="Calibri"/>
        </w:rPr>
        <w:t>nder-infusion</w:t>
      </w:r>
    </w:p>
    <w:p w14:paraId="3660E840" w14:textId="77777777" w:rsidR="007A0592" w:rsidRPr="009842ED" w:rsidRDefault="007A0592" w:rsidP="007A0592">
      <w:pPr>
        <w:pStyle w:val="ListParagraph"/>
        <w:numPr>
          <w:ilvl w:val="1"/>
          <w:numId w:val="24"/>
        </w:numPr>
      </w:pPr>
      <w:r>
        <w:rPr>
          <w:rFonts w:eastAsia="Calibri"/>
        </w:rPr>
        <w:t>O</w:t>
      </w:r>
      <w:r w:rsidRPr="00C2061D">
        <w:rPr>
          <w:rFonts w:eastAsia="Calibri"/>
        </w:rPr>
        <w:t>ver-infusion</w:t>
      </w:r>
    </w:p>
    <w:p w14:paraId="4B4537F1" w14:textId="77777777" w:rsidR="007A0592" w:rsidRPr="009842ED" w:rsidRDefault="007A0592" w:rsidP="007A0592">
      <w:pPr>
        <w:pStyle w:val="ListParagraph"/>
        <w:numPr>
          <w:ilvl w:val="0"/>
          <w:numId w:val="24"/>
        </w:numPr>
      </w:pPr>
      <w:r>
        <w:t>Basal rate errors</w:t>
      </w:r>
    </w:p>
    <w:p w14:paraId="397FFCA8" w14:textId="77777777" w:rsidR="007A0592" w:rsidRPr="00A71761" w:rsidRDefault="007A0592" w:rsidP="007A0592">
      <w:pPr>
        <w:pStyle w:val="ListParagraph"/>
        <w:numPr>
          <w:ilvl w:val="1"/>
          <w:numId w:val="24"/>
        </w:numPr>
      </w:pPr>
      <w:r w:rsidRPr="00A71761">
        <w:rPr>
          <w:rFonts w:eastAsia="Calibri"/>
        </w:rPr>
        <w:t>Unintentional shift in the basal rate time block</w:t>
      </w:r>
    </w:p>
    <w:p w14:paraId="7E0C8647" w14:textId="77777777" w:rsidR="007A0592" w:rsidRPr="00A71761" w:rsidRDefault="007A0592" w:rsidP="007A0592">
      <w:pPr>
        <w:pStyle w:val="ListParagraph"/>
        <w:numPr>
          <w:ilvl w:val="1"/>
          <w:numId w:val="24"/>
        </w:numPr>
      </w:pPr>
      <w:r>
        <w:rPr>
          <w:rFonts w:eastAsia="Calibri"/>
        </w:rPr>
        <w:t>L</w:t>
      </w:r>
      <w:r w:rsidRPr="00C2061D">
        <w:rPr>
          <w:rFonts w:eastAsia="Calibri"/>
        </w:rPr>
        <w:t>ack of basal rate settings</w:t>
      </w:r>
    </w:p>
    <w:p w14:paraId="41885C69" w14:textId="77777777" w:rsidR="007A0592" w:rsidRDefault="007A0592" w:rsidP="007A0592">
      <w:pPr>
        <w:pStyle w:val="ListParagraph"/>
        <w:numPr>
          <w:ilvl w:val="1"/>
          <w:numId w:val="24"/>
        </w:numPr>
        <w:rPr>
          <w:rFonts w:eastAsia="Calibri"/>
        </w:rPr>
      </w:pPr>
      <w:r>
        <w:t>P</w:t>
      </w:r>
      <w:r w:rsidRPr="00C2061D">
        <w:t xml:space="preserve">roblem with </w:t>
      </w:r>
      <w:r w:rsidRPr="00A71761">
        <w:rPr>
          <w:rFonts w:eastAsia="Calibri"/>
        </w:rPr>
        <w:t>basal rate settings</w:t>
      </w:r>
    </w:p>
    <w:p w14:paraId="274E037C" w14:textId="77777777" w:rsidR="007A0592" w:rsidRPr="009842ED" w:rsidRDefault="007A0592" w:rsidP="007A0592">
      <w:pPr>
        <w:pStyle w:val="ListParagraph"/>
        <w:numPr>
          <w:ilvl w:val="1"/>
          <w:numId w:val="24"/>
        </w:numPr>
      </w:pPr>
      <w:r>
        <w:rPr>
          <w:rFonts w:eastAsia="Calibri"/>
        </w:rPr>
        <w:t>P</w:t>
      </w:r>
      <w:r w:rsidRPr="00C2061D">
        <w:rPr>
          <w:rFonts w:eastAsia="Calibri"/>
        </w:rPr>
        <w:t>revented automatic resumption of basal delivery</w:t>
      </w:r>
    </w:p>
    <w:p w14:paraId="648F0D71" w14:textId="3E7AA5DF" w:rsidR="009842ED" w:rsidRPr="009842ED" w:rsidRDefault="009842ED" w:rsidP="00A71761">
      <w:pPr>
        <w:pStyle w:val="ListParagraph"/>
        <w:numPr>
          <w:ilvl w:val="0"/>
          <w:numId w:val="24"/>
        </w:numPr>
      </w:pPr>
      <w:r>
        <w:t>Alarm system issues</w:t>
      </w:r>
    </w:p>
    <w:p w14:paraId="558C6D8E" w14:textId="58266230" w:rsidR="004025E8" w:rsidRPr="004025E8" w:rsidRDefault="004025E8" w:rsidP="00CC3E4A">
      <w:pPr>
        <w:pStyle w:val="ListParagraph"/>
        <w:numPr>
          <w:ilvl w:val="1"/>
          <w:numId w:val="24"/>
        </w:numPr>
      </w:pPr>
      <w:r>
        <w:t>Defective alarm</w:t>
      </w:r>
    </w:p>
    <w:p w14:paraId="5A1A2F72" w14:textId="18AEC1BD" w:rsidR="00A71761" w:rsidRPr="00A71761" w:rsidRDefault="004025E8" w:rsidP="00CC3E4A">
      <w:pPr>
        <w:pStyle w:val="ListParagraph"/>
        <w:numPr>
          <w:ilvl w:val="1"/>
          <w:numId w:val="24"/>
        </w:numPr>
      </w:pPr>
      <w:r>
        <w:rPr>
          <w:rFonts w:eastAsia="Calibri"/>
        </w:rPr>
        <w:t>I</w:t>
      </w:r>
      <w:r w:rsidRPr="004025E8">
        <w:rPr>
          <w:rFonts w:eastAsia="Calibri"/>
        </w:rPr>
        <w:t xml:space="preserve">naudible </w:t>
      </w:r>
      <w:r>
        <w:rPr>
          <w:rFonts w:eastAsia="Calibri"/>
        </w:rPr>
        <w:t>a</w:t>
      </w:r>
      <w:r w:rsidR="00A71761" w:rsidRPr="004025E8">
        <w:rPr>
          <w:rFonts w:eastAsia="Calibri"/>
        </w:rPr>
        <w:t xml:space="preserve">larms </w:t>
      </w:r>
    </w:p>
    <w:p w14:paraId="6AA4515D" w14:textId="77777777" w:rsidR="00C22682" w:rsidRPr="009842ED" w:rsidRDefault="00C22682" w:rsidP="00C22682">
      <w:pPr>
        <w:pStyle w:val="ListParagraph"/>
        <w:numPr>
          <w:ilvl w:val="1"/>
          <w:numId w:val="24"/>
        </w:numPr>
      </w:pPr>
      <w:r>
        <w:rPr>
          <w:rFonts w:eastAsia="Calibri"/>
        </w:rPr>
        <w:t>A</w:t>
      </w:r>
      <w:r w:rsidRPr="00C2061D">
        <w:rPr>
          <w:rFonts w:eastAsia="Calibri"/>
        </w:rPr>
        <w:t>n infusion pump continuing to deliver fluid when an alarm should cause an infusion cessation</w:t>
      </w:r>
    </w:p>
    <w:p w14:paraId="0D5DB5C8" w14:textId="77777777" w:rsidR="00C22682" w:rsidRPr="009842ED" w:rsidRDefault="00C22682" w:rsidP="00C22682">
      <w:pPr>
        <w:pStyle w:val="ListParagraph"/>
        <w:numPr>
          <w:ilvl w:val="1"/>
          <w:numId w:val="24"/>
        </w:numPr>
      </w:pPr>
      <w:r w:rsidRPr="00C2061D">
        <w:rPr>
          <w:rFonts w:eastAsia="Calibri"/>
        </w:rPr>
        <w:t>Primary Audible Alarm (PAA) System faults</w:t>
      </w:r>
    </w:p>
    <w:p w14:paraId="0EF9C102" w14:textId="77777777" w:rsidR="00C22682" w:rsidRPr="009A0BFA" w:rsidRDefault="00C22682" w:rsidP="00C22682">
      <w:pPr>
        <w:pStyle w:val="ListParagraph"/>
        <w:numPr>
          <w:ilvl w:val="1"/>
          <w:numId w:val="24"/>
        </w:numPr>
      </w:pPr>
      <w:r>
        <w:rPr>
          <w:rFonts w:eastAsia="Calibri"/>
        </w:rPr>
        <w:t>D</w:t>
      </w:r>
      <w:r w:rsidRPr="00C2061D">
        <w:rPr>
          <w:rFonts w:eastAsia="Calibri"/>
        </w:rPr>
        <w:t xml:space="preserve">evices powering down without an alarm </w:t>
      </w:r>
    </w:p>
    <w:p w14:paraId="66404318" w14:textId="0C0CBCCC" w:rsidR="009A0BFA" w:rsidRPr="009842ED" w:rsidRDefault="009A0BFA" w:rsidP="00C22682">
      <w:pPr>
        <w:pStyle w:val="ListParagraph"/>
        <w:numPr>
          <w:ilvl w:val="1"/>
          <w:numId w:val="24"/>
        </w:numPr>
      </w:pPr>
      <w:r>
        <w:rPr>
          <w:rFonts w:eastAsia="Calibri"/>
        </w:rPr>
        <w:t>False alarm</w:t>
      </w:r>
      <w:r w:rsidR="00345E01">
        <w:rPr>
          <w:rFonts w:eastAsia="Calibri"/>
        </w:rPr>
        <w:t>s</w:t>
      </w:r>
    </w:p>
    <w:p w14:paraId="7D6A2456" w14:textId="77777777" w:rsidR="009842ED" w:rsidRDefault="009842ED" w:rsidP="009842ED">
      <w:pPr>
        <w:pStyle w:val="ListParagraph"/>
        <w:numPr>
          <w:ilvl w:val="0"/>
          <w:numId w:val="24"/>
        </w:numPr>
        <w:rPr>
          <w:rFonts w:eastAsia="Calibri"/>
        </w:rPr>
      </w:pPr>
      <w:r>
        <w:rPr>
          <w:rFonts w:eastAsia="Calibri"/>
        </w:rPr>
        <w:t>Cassette/reservoir issues</w:t>
      </w:r>
    </w:p>
    <w:p w14:paraId="6C00F259" w14:textId="02AD89AA" w:rsidR="009842ED" w:rsidRDefault="009842ED" w:rsidP="009842ED">
      <w:pPr>
        <w:pStyle w:val="ListParagraph"/>
        <w:numPr>
          <w:ilvl w:val="1"/>
          <w:numId w:val="24"/>
        </w:numPr>
        <w:rPr>
          <w:rFonts w:eastAsia="Calibri"/>
        </w:rPr>
      </w:pPr>
      <w:r>
        <w:rPr>
          <w:rFonts w:eastAsia="Calibri"/>
        </w:rPr>
        <w:lastRenderedPageBreak/>
        <w:t>A</w:t>
      </w:r>
      <w:r w:rsidRPr="00A71761">
        <w:rPr>
          <w:rFonts w:eastAsia="Calibri"/>
        </w:rPr>
        <w:t xml:space="preserve"> lo</w:t>
      </w:r>
      <w:r w:rsidR="00AA6E1E">
        <w:rPr>
          <w:rFonts w:eastAsia="Calibri"/>
        </w:rPr>
        <w:t>o</w:t>
      </w:r>
      <w:r w:rsidRPr="00A71761">
        <w:rPr>
          <w:rFonts w:eastAsia="Calibri"/>
        </w:rPr>
        <w:t>se reservoir</w:t>
      </w:r>
    </w:p>
    <w:p w14:paraId="14A15466" w14:textId="77777777" w:rsidR="00C22682" w:rsidRPr="009842ED" w:rsidRDefault="00C22682" w:rsidP="00C22682">
      <w:pPr>
        <w:pStyle w:val="ListParagraph"/>
        <w:numPr>
          <w:ilvl w:val="1"/>
          <w:numId w:val="24"/>
        </w:numPr>
      </w:pPr>
      <w:r>
        <w:rPr>
          <w:rFonts w:eastAsia="Calibri"/>
        </w:rPr>
        <w:t>B</w:t>
      </w:r>
      <w:r w:rsidRPr="00C2061D">
        <w:rPr>
          <w:rFonts w:eastAsia="Calibri"/>
        </w:rPr>
        <w:t>inding of the cassette locking assembly</w:t>
      </w:r>
    </w:p>
    <w:p w14:paraId="39E0A49F" w14:textId="77777777" w:rsidR="00C22682" w:rsidRPr="009842ED" w:rsidRDefault="00C22682" w:rsidP="00E10A71">
      <w:pPr>
        <w:pStyle w:val="ListParagraph"/>
        <w:numPr>
          <w:ilvl w:val="0"/>
          <w:numId w:val="24"/>
        </w:numPr>
      </w:pPr>
      <w:r>
        <w:rPr>
          <w:rFonts w:eastAsia="Calibri"/>
        </w:rPr>
        <w:t>L</w:t>
      </w:r>
      <w:r w:rsidRPr="00C2061D">
        <w:rPr>
          <w:rFonts w:eastAsia="Calibri"/>
        </w:rPr>
        <w:t>eakages</w:t>
      </w:r>
    </w:p>
    <w:p w14:paraId="599AC52E" w14:textId="19406765" w:rsidR="00E10A71" w:rsidRPr="00E10A71" w:rsidRDefault="00E10A71" w:rsidP="00E10A71">
      <w:pPr>
        <w:pStyle w:val="ListParagraph"/>
        <w:numPr>
          <w:ilvl w:val="1"/>
          <w:numId w:val="24"/>
        </w:numPr>
      </w:pPr>
      <w:r>
        <w:t>Fluid leakage</w:t>
      </w:r>
    </w:p>
    <w:p w14:paraId="75B5F37D" w14:textId="59C3DB06" w:rsidR="009842ED" w:rsidRPr="00A71761" w:rsidRDefault="00717A5A" w:rsidP="00E10A71">
      <w:pPr>
        <w:pStyle w:val="ListParagraph"/>
        <w:numPr>
          <w:ilvl w:val="1"/>
          <w:numId w:val="24"/>
        </w:numPr>
      </w:pPr>
      <w:r>
        <w:rPr>
          <w:rFonts w:eastAsia="Calibri"/>
        </w:rPr>
        <w:t xml:space="preserve">Air leak </w:t>
      </w:r>
    </w:p>
    <w:p w14:paraId="60E0D57D" w14:textId="6A3216A0" w:rsidR="00875237" w:rsidRPr="009842ED" w:rsidRDefault="00875237" w:rsidP="00875237">
      <w:pPr>
        <w:pStyle w:val="ListParagraph"/>
        <w:numPr>
          <w:ilvl w:val="0"/>
          <w:numId w:val="24"/>
        </w:numPr>
      </w:pPr>
      <w:r>
        <w:t>Software problems</w:t>
      </w:r>
    </w:p>
    <w:p w14:paraId="2C6AF80D" w14:textId="77777777" w:rsidR="00875237" w:rsidRPr="00A71761" w:rsidRDefault="00875237" w:rsidP="00875237">
      <w:pPr>
        <w:pStyle w:val="ListParagraph"/>
        <w:numPr>
          <w:ilvl w:val="1"/>
          <w:numId w:val="24"/>
        </w:numPr>
      </w:pPr>
      <w:r w:rsidRPr="00A71761">
        <w:rPr>
          <w:rFonts w:eastAsia="Calibri"/>
        </w:rPr>
        <w:t>Unrecoverable error codes</w:t>
      </w:r>
    </w:p>
    <w:p w14:paraId="1EBAC3D2" w14:textId="77777777" w:rsidR="00875237" w:rsidRPr="00A71761" w:rsidRDefault="00875237" w:rsidP="00875237">
      <w:pPr>
        <w:pStyle w:val="ListParagraph"/>
        <w:numPr>
          <w:ilvl w:val="1"/>
          <w:numId w:val="24"/>
        </w:numPr>
      </w:pPr>
      <w:r w:rsidRPr="00A71761">
        <w:rPr>
          <w:rFonts w:eastAsia="Calibri"/>
        </w:rPr>
        <w:t>Password errors</w:t>
      </w:r>
    </w:p>
    <w:p w14:paraId="7DF7127F" w14:textId="77777777" w:rsidR="00875237" w:rsidRPr="009842ED" w:rsidRDefault="00875237" w:rsidP="00875237">
      <w:pPr>
        <w:pStyle w:val="ListParagraph"/>
        <w:numPr>
          <w:ilvl w:val="1"/>
          <w:numId w:val="24"/>
        </w:numPr>
      </w:pPr>
      <w:r>
        <w:rPr>
          <w:rFonts w:eastAsia="Calibri"/>
        </w:rPr>
        <w:t>E</w:t>
      </w:r>
      <w:r w:rsidRPr="00C2061D">
        <w:rPr>
          <w:rFonts w:eastAsia="Calibri"/>
        </w:rPr>
        <w:t>rror message cannot be removed</w:t>
      </w:r>
    </w:p>
    <w:p w14:paraId="0A8D8FB8" w14:textId="77777777" w:rsidR="00875237" w:rsidRPr="00F74D37" w:rsidRDefault="00875237" w:rsidP="00875237">
      <w:pPr>
        <w:pStyle w:val="ListParagraph"/>
        <w:numPr>
          <w:ilvl w:val="1"/>
          <w:numId w:val="24"/>
        </w:numPr>
      </w:pPr>
      <w:r>
        <w:rPr>
          <w:rFonts w:eastAsia="Calibri"/>
        </w:rPr>
        <w:t>Device displays incorrect message</w:t>
      </w:r>
    </w:p>
    <w:p w14:paraId="73CF49CD" w14:textId="77777777" w:rsidR="00875237" w:rsidRPr="009842ED" w:rsidRDefault="00875237" w:rsidP="00875237">
      <w:pPr>
        <w:pStyle w:val="ListParagraph"/>
        <w:numPr>
          <w:ilvl w:val="1"/>
          <w:numId w:val="24"/>
        </w:numPr>
      </w:pPr>
      <w:r>
        <w:rPr>
          <w:rFonts w:eastAsia="Calibri"/>
        </w:rPr>
        <w:t>Application program freezes</w:t>
      </w:r>
    </w:p>
    <w:p w14:paraId="724F3402" w14:textId="77777777" w:rsidR="00875237" w:rsidRPr="00A71761" w:rsidRDefault="00875237" w:rsidP="00875237">
      <w:pPr>
        <w:pStyle w:val="ListParagraph"/>
        <w:numPr>
          <w:ilvl w:val="1"/>
          <w:numId w:val="24"/>
        </w:numPr>
      </w:pPr>
      <w:r>
        <w:rPr>
          <w:rFonts w:eastAsia="Calibri"/>
        </w:rPr>
        <w:t>L</w:t>
      </w:r>
      <w:r w:rsidRPr="00C2061D">
        <w:rPr>
          <w:rFonts w:eastAsia="Calibri"/>
        </w:rPr>
        <w:t>oss of the date and time settings</w:t>
      </w:r>
    </w:p>
    <w:p w14:paraId="638B185A" w14:textId="77777777" w:rsidR="00875237" w:rsidRPr="00A71761" w:rsidRDefault="00875237" w:rsidP="00875237">
      <w:pPr>
        <w:pStyle w:val="ListParagraph"/>
        <w:numPr>
          <w:ilvl w:val="1"/>
          <w:numId w:val="24"/>
        </w:numPr>
      </w:pPr>
      <w:r>
        <w:rPr>
          <w:rFonts w:eastAsia="Calibri"/>
        </w:rPr>
        <w:t>C</w:t>
      </w:r>
      <w:r w:rsidRPr="00C2061D">
        <w:rPr>
          <w:rFonts w:eastAsia="Calibri"/>
        </w:rPr>
        <w:t>ybersecurity vulnerabilities</w:t>
      </w:r>
    </w:p>
    <w:p w14:paraId="471C75A6" w14:textId="77777777" w:rsidR="00D25CDB" w:rsidRDefault="00D25CDB" w:rsidP="00D25CDB">
      <w:pPr>
        <w:pStyle w:val="ListParagraph"/>
        <w:numPr>
          <w:ilvl w:val="0"/>
          <w:numId w:val="24"/>
        </w:numPr>
      </w:pPr>
      <w:r>
        <w:t>Display problem</w:t>
      </w:r>
    </w:p>
    <w:p w14:paraId="29DA40D7" w14:textId="77777777" w:rsidR="00D25CDB" w:rsidRPr="009A0BFA" w:rsidRDefault="00D25CDB" w:rsidP="00D25CDB">
      <w:pPr>
        <w:pStyle w:val="ListParagraph"/>
        <w:numPr>
          <w:ilvl w:val="1"/>
          <w:numId w:val="24"/>
        </w:numPr>
      </w:pPr>
      <w:r>
        <w:t>No display</w:t>
      </w:r>
    </w:p>
    <w:p w14:paraId="34F64249" w14:textId="77777777" w:rsidR="00D25CDB" w:rsidRPr="00C22682" w:rsidRDefault="00D25CDB" w:rsidP="00D25CDB">
      <w:pPr>
        <w:pStyle w:val="ListParagraph"/>
        <w:numPr>
          <w:ilvl w:val="1"/>
          <w:numId w:val="24"/>
        </w:numPr>
      </w:pPr>
      <w:r>
        <w:rPr>
          <w:rFonts w:eastAsia="Calibri"/>
        </w:rPr>
        <w:t xml:space="preserve">A </w:t>
      </w:r>
      <w:r w:rsidRPr="00C2061D">
        <w:rPr>
          <w:rFonts w:eastAsia="Calibri"/>
        </w:rPr>
        <w:t>fading display</w:t>
      </w:r>
    </w:p>
    <w:p w14:paraId="6659BD9D" w14:textId="77777777" w:rsidR="00D25CDB" w:rsidRPr="009842ED" w:rsidRDefault="00D25CDB" w:rsidP="00D25CDB">
      <w:pPr>
        <w:pStyle w:val="ListParagraph"/>
        <w:numPr>
          <w:ilvl w:val="1"/>
          <w:numId w:val="24"/>
        </w:numPr>
      </w:pPr>
      <w:r>
        <w:rPr>
          <w:rFonts w:eastAsia="Calibri"/>
        </w:rPr>
        <w:t>Display difficult to read</w:t>
      </w:r>
    </w:p>
    <w:p w14:paraId="1BCC1ABC" w14:textId="77777777" w:rsidR="00D25CDB" w:rsidRPr="009842ED" w:rsidRDefault="00D25CDB" w:rsidP="00D25CDB">
      <w:pPr>
        <w:pStyle w:val="ListParagraph"/>
        <w:numPr>
          <w:ilvl w:val="1"/>
          <w:numId w:val="24"/>
        </w:numPr>
      </w:pPr>
      <w:r>
        <w:rPr>
          <w:rFonts w:eastAsia="Calibri"/>
        </w:rPr>
        <w:t>A</w:t>
      </w:r>
      <w:r w:rsidRPr="00C2061D">
        <w:rPr>
          <w:rFonts w:eastAsia="Calibri"/>
        </w:rPr>
        <w:t xml:space="preserve"> freezing screen/key</w:t>
      </w:r>
    </w:p>
    <w:p w14:paraId="002A6AF4" w14:textId="77777777" w:rsidR="00D25CDB" w:rsidRPr="009842ED" w:rsidRDefault="00D25CDB" w:rsidP="00D25CDB">
      <w:pPr>
        <w:pStyle w:val="ListParagraph"/>
        <w:numPr>
          <w:ilvl w:val="1"/>
          <w:numId w:val="24"/>
        </w:numPr>
      </w:pPr>
      <w:r>
        <w:rPr>
          <w:rFonts w:eastAsia="Calibri"/>
        </w:rPr>
        <w:t>I</w:t>
      </w:r>
      <w:r w:rsidRPr="00C2061D">
        <w:rPr>
          <w:rFonts w:eastAsia="Calibri"/>
        </w:rPr>
        <w:t>ncorrect dose time display</w:t>
      </w:r>
    </w:p>
    <w:p w14:paraId="00A5EEFD" w14:textId="77777777" w:rsidR="00D25CDB" w:rsidRPr="009A0BFA" w:rsidRDefault="00D25CDB" w:rsidP="00D25CDB">
      <w:pPr>
        <w:pStyle w:val="ListParagraph"/>
        <w:numPr>
          <w:ilvl w:val="0"/>
          <w:numId w:val="24"/>
        </w:numPr>
      </w:pPr>
      <w:r>
        <w:rPr>
          <w:rFonts w:eastAsia="Calibri"/>
        </w:rPr>
        <w:t>N</w:t>
      </w:r>
      <w:r w:rsidRPr="00C2061D">
        <w:rPr>
          <w:rFonts w:eastAsia="Calibri"/>
        </w:rPr>
        <w:t>etwork errors</w:t>
      </w:r>
    </w:p>
    <w:p w14:paraId="78CE1B7A" w14:textId="77777777" w:rsidR="00D25CDB" w:rsidRPr="009842ED" w:rsidRDefault="00D25CDB" w:rsidP="00D25CDB">
      <w:pPr>
        <w:pStyle w:val="ListParagraph"/>
        <w:numPr>
          <w:ilvl w:val="1"/>
          <w:numId w:val="24"/>
        </w:numPr>
      </w:pPr>
      <w:r>
        <w:rPr>
          <w:rFonts w:eastAsia="Calibri"/>
        </w:rPr>
        <w:t>Communication or transmission problem</w:t>
      </w:r>
    </w:p>
    <w:p w14:paraId="7D9B6BF1" w14:textId="0884275C" w:rsidR="009842ED" w:rsidRPr="009842ED" w:rsidRDefault="009842ED" w:rsidP="00A71761">
      <w:pPr>
        <w:pStyle w:val="ListParagraph"/>
        <w:numPr>
          <w:ilvl w:val="0"/>
          <w:numId w:val="24"/>
        </w:numPr>
      </w:pPr>
      <w:r>
        <w:t>Battery/power problems</w:t>
      </w:r>
    </w:p>
    <w:p w14:paraId="598B245B" w14:textId="3E527D3D" w:rsidR="00A71761" w:rsidRPr="00A71761" w:rsidRDefault="00A71761" w:rsidP="009842ED">
      <w:pPr>
        <w:pStyle w:val="ListParagraph"/>
        <w:numPr>
          <w:ilvl w:val="1"/>
          <w:numId w:val="24"/>
        </w:numPr>
      </w:pPr>
      <w:r w:rsidRPr="00A71761">
        <w:rPr>
          <w:rFonts w:eastAsia="Calibri"/>
        </w:rPr>
        <w:t>Incomplete battery connection</w:t>
      </w:r>
    </w:p>
    <w:p w14:paraId="74ECD09C" w14:textId="77777777" w:rsidR="009842ED" w:rsidRDefault="009842ED" w:rsidP="009842ED">
      <w:pPr>
        <w:pStyle w:val="ListParagraph"/>
        <w:numPr>
          <w:ilvl w:val="1"/>
          <w:numId w:val="24"/>
        </w:numPr>
        <w:rPr>
          <w:rFonts w:eastAsia="Calibri"/>
        </w:rPr>
      </w:pPr>
      <w:r>
        <w:t>A</w:t>
      </w:r>
      <w:r w:rsidRPr="00C2061D">
        <w:t xml:space="preserve"> </w:t>
      </w:r>
      <w:r w:rsidRPr="00A71761">
        <w:rPr>
          <w:rFonts w:eastAsia="Calibri"/>
        </w:rPr>
        <w:t>battery connection issue</w:t>
      </w:r>
    </w:p>
    <w:p w14:paraId="3CA67BBD" w14:textId="0EF9E9AB" w:rsidR="009A0BFA" w:rsidRPr="009A0BFA" w:rsidRDefault="009A0BFA" w:rsidP="009842ED">
      <w:pPr>
        <w:pStyle w:val="ListParagraph"/>
        <w:numPr>
          <w:ilvl w:val="1"/>
          <w:numId w:val="24"/>
        </w:numPr>
        <w:rPr>
          <w:rFonts w:eastAsia="Calibri"/>
        </w:rPr>
      </w:pPr>
      <w:r>
        <w:t>Electrical problem</w:t>
      </w:r>
    </w:p>
    <w:p w14:paraId="56CD609F" w14:textId="4B5B1BC8" w:rsidR="009A0BFA" w:rsidRPr="002B0B16" w:rsidRDefault="009A0BFA" w:rsidP="009842ED">
      <w:pPr>
        <w:pStyle w:val="ListParagraph"/>
        <w:numPr>
          <w:ilvl w:val="1"/>
          <w:numId w:val="24"/>
        </w:numPr>
        <w:rPr>
          <w:rFonts w:eastAsia="Calibri"/>
        </w:rPr>
      </w:pPr>
      <w:r>
        <w:t>Premature discharge of battery</w:t>
      </w:r>
    </w:p>
    <w:p w14:paraId="64C5F372" w14:textId="1D7BAE14" w:rsidR="002B0B16" w:rsidRDefault="002B0B16" w:rsidP="009842ED">
      <w:pPr>
        <w:pStyle w:val="ListParagraph"/>
        <w:numPr>
          <w:ilvl w:val="1"/>
          <w:numId w:val="24"/>
        </w:numPr>
        <w:rPr>
          <w:rFonts w:eastAsia="Calibri"/>
        </w:rPr>
      </w:pPr>
      <w:r>
        <w:t>Failure to power up</w:t>
      </w:r>
    </w:p>
    <w:p w14:paraId="2D0686F0" w14:textId="77777777" w:rsidR="00C22682" w:rsidRPr="00C22682" w:rsidRDefault="00C22682" w:rsidP="00C22682">
      <w:pPr>
        <w:pStyle w:val="ListParagraph"/>
        <w:numPr>
          <w:ilvl w:val="0"/>
          <w:numId w:val="24"/>
        </w:numPr>
      </w:pPr>
      <w:r>
        <w:t>Calibration issues</w:t>
      </w:r>
    </w:p>
    <w:p w14:paraId="5DE39B7C" w14:textId="463837AB" w:rsidR="009A0BFA" w:rsidRPr="009A0BFA" w:rsidRDefault="009A0BFA" w:rsidP="00C22682">
      <w:pPr>
        <w:pStyle w:val="ListParagraph"/>
        <w:numPr>
          <w:ilvl w:val="1"/>
          <w:numId w:val="24"/>
        </w:numPr>
      </w:pPr>
      <w:r>
        <w:t>Failure to calibrate</w:t>
      </w:r>
    </w:p>
    <w:p w14:paraId="2F635138" w14:textId="77777777" w:rsidR="00B40F2A" w:rsidRPr="009842ED" w:rsidRDefault="00B40F2A" w:rsidP="00B40F2A">
      <w:pPr>
        <w:pStyle w:val="ListParagraph"/>
        <w:numPr>
          <w:ilvl w:val="1"/>
          <w:numId w:val="24"/>
        </w:numPr>
      </w:pPr>
      <w:r>
        <w:rPr>
          <w:rFonts w:eastAsia="Calibri"/>
        </w:rPr>
        <w:t>Calibration problem</w:t>
      </w:r>
    </w:p>
    <w:p w14:paraId="6E7373EF" w14:textId="102F9947" w:rsidR="00C22682" w:rsidRPr="00247460" w:rsidRDefault="00C22682" w:rsidP="00C22682">
      <w:pPr>
        <w:pStyle w:val="ListParagraph"/>
        <w:numPr>
          <w:ilvl w:val="1"/>
          <w:numId w:val="24"/>
        </w:numPr>
      </w:pPr>
      <w:r>
        <w:rPr>
          <w:rFonts w:eastAsia="Calibri"/>
        </w:rPr>
        <w:t>C</w:t>
      </w:r>
      <w:r w:rsidRPr="00C2061D">
        <w:rPr>
          <w:rFonts w:eastAsia="Calibri"/>
        </w:rPr>
        <w:t>alibration of the force sensor shifting over time</w:t>
      </w:r>
      <w:r w:rsidR="00B40F2A">
        <w:rPr>
          <w:rFonts w:eastAsia="Calibri"/>
        </w:rPr>
        <w:t xml:space="preserve"> </w:t>
      </w:r>
    </w:p>
    <w:p w14:paraId="1501CEF9" w14:textId="085BBDE9" w:rsidR="00936F5E" w:rsidRPr="00936F5E" w:rsidRDefault="00936F5E" w:rsidP="00C22682">
      <w:pPr>
        <w:pStyle w:val="ListParagraph"/>
        <w:numPr>
          <w:ilvl w:val="0"/>
          <w:numId w:val="24"/>
        </w:numPr>
      </w:pPr>
      <w:r>
        <w:t>Device sensing problems</w:t>
      </w:r>
    </w:p>
    <w:p w14:paraId="5AD53CC2" w14:textId="4E93ABC6" w:rsidR="00936F5E" w:rsidRDefault="00936F5E" w:rsidP="00936F5E">
      <w:pPr>
        <w:pStyle w:val="ListParagraph"/>
        <w:numPr>
          <w:ilvl w:val="1"/>
          <w:numId w:val="24"/>
        </w:numPr>
      </w:pPr>
      <w:r>
        <w:t>Failure to read input signal</w:t>
      </w:r>
    </w:p>
    <w:p w14:paraId="2BBAC6C0" w14:textId="1B87912C" w:rsidR="006F5D4E" w:rsidRDefault="006F5D4E" w:rsidP="00936F5E">
      <w:pPr>
        <w:pStyle w:val="ListParagraph"/>
        <w:numPr>
          <w:ilvl w:val="1"/>
          <w:numId w:val="24"/>
        </w:numPr>
      </w:pPr>
      <w:r>
        <w:t>Failure to sense</w:t>
      </w:r>
    </w:p>
    <w:p w14:paraId="56679791" w14:textId="3CABCE1D" w:rsidR="00597F95" w:rsidRPr="00597F95" w:rsidRDefault="00597F95" w:rsidP="00597F95">
      <w:pPr>
        <w:pStyle w:val="ListParagraph"/>
        <w:numPr>
          <w:ilvl w:val="1"/>
          <w:numId w:val="24"/>
        </w:numPr>
        <w:rPr>
          <w:rFonts w:eastAsia="Calibri"/>
        </w:rPr>
      </w:pPr>
      <w:r w:rsidRPr="00A71761">
        <w:rPr>
          <w:rFonts w:eastAsia="Calibri"/>
        </w:rPr>
        <w:t>Air Detector faults</w:t>
      </w:r>
    </w:p>
    <w:p w14:paraId="1ECC6D63" w14:textId="40D061C0" w:rsidR="009842ED" w:rsidRDefault="009842ED" w:rsidP="00A71761">
      <w:pPr>
        <w:pStyle w:val="ListParagraph"/>
        <w:numPr>
          <w:ilvl w:val="0"/>
          <w:numId w:val="24"/>
        </w:numPr>
      </w:pPr>
      <w:r>
        <w:t>Malfunctions:</w:t>
      </w:r>
    </w:p>
    <w:p w14:paraId="4ED6BAA3" w14:textId="77777777" w:rsidR="009842ED" w:rsidRPr="00A71761" w:rsidRDefault="009842ED" w:rsidP="009842ED">
      <w:pPr>
        <w:pStyle w:val="ListParagraph"/>
        <w:numPr>
          <w:ilvl w:val="1"/>
          <w:numId w:val="24"/>
        </w:numPr>
      </w:pPr>
      <w:r w:rsidRPr="00A71761">
        <w:rPr>
          <w:rFonts w:eastAsia="Calibri"/>
        </w:rPr>
        <w:t>Unresponsive Start/Stop key</w:t>
      </w:r>
    </w:p>
    <w:p w14:paraId="6349CEE6" w14:textId="77777777" w:rsidR="009842ED" w:rsidRPr="00EE5D7E" w:rsidRDefault="009842ED" w:rsidP="009842ED">
      <w:pPr>
        <w:pStyle w:val="ListParagraph"/>
        <w:numPr>
          <w:ilvl w:val="1"/>
          <w:numId w:val="24"/>
        </w:numPr>
      </w:pPr>
      <w:r w:rsidRPr="00A71761">
        <w:rPr>
          <w:rFonts w:eastAsia="Calibri"/>
        </w:rPr>
        <w:t>Tubing occlusion</w:t>
      </w:r>
    </w:p>
    <w:p w14:paraId="56F0241C" w14:textId="647A0D4B" w:rsidR="00EE5D7E" w:rsidRPr="002B0B16" w:rsidRDefault="00EE5D7E" w:rsidP="009842ED">
      <w:pPr>
        <w:pStyle w:val="ListParagraph"/>
        <w:numPr>
          <w:ilvl w:val="1"/>
          <w:numId w:val="24"/>
        </w:numPr>
      </w:pPr>
      <w:r>
        <w:rPr>
          <w:rFonts w:eastAsia="Calibri"/>
        </w:rPr>
        <w:t>Occlusion within device</w:t>
      </w:r>
    </w:p>
    <w:p w14:paraId="38D7B2AF" w14:textId="0E8870AC" w:rsidR="002B0B16" w:rsidRPr="00A71761" w:rsidRDefault="002B0B16" w:rsidP="009842ED">
      <w:pPr>
        <w:pStyle w:val="ListParagraph"/>
        <w:numPr>
          <w:ilvl w:val="1"/>
          <w:numId w:val="24"/>
        </w:numPr>
      </w:pPr>
      <w:r>
        <w:rPr>
          <w:rFonts w:eastAsia="Calibri"/>
        </w:rPr>
        <w:t>Obstruction of flow</w:t>
      </w:r>
    </w:p>
    <w:p w14:paraId="58341E1A" w14:textId="77777777" w:rsidR="009842ED" w:rsidRPr="00A71761" w:rsidRDefault="009842ED" w:rsidP="009842ED">
      <w:pPr>
        <w:pStyle w:val="ListParagraph"/>
        <w:numPr>
          <w:ilvl w:val="1"/>
          <w:numId w:val="24"/>
        </w:numPr>
      </w:pPr>
      <w:r>
        <w:rPr>
          <w:rFonts w:eastAsia="Calibri"/>
        </w:rPr>
        <w:t>B</w:t>
      </w:r>
      <w:r w:rsidRPr="00C2061D">
        <w:rPr>
          <w:rFonts w:eastAsia="Calibri"/>
        </w:rPr>
        <w:t>lockage of the pump motor function</w:t>
      </w:r>
    </w:p>
    <w:p w14:paraId="3E973B3D" w14:textId="4DACD044" w:rsidR="009842ED" w:rsidRDefault="009842ED" w:rsidP="00C22682">
      <w:pPr>
        <w:pStyle w:val="ListParagraph"/>
        <w:numPr>
          <w:ilvl w:val="1"/>
          <w:numId w:val="24"/>
        </w:numPr>
        <w:rPr>
          <w:rFonts w:eastAsia="Calibri"/>
        </w:rPr>
      </w:pPr>
      <w:r>
        <w:rPr>
          <w:rFonts w:eastAsia="Calibri"/>
        </w:rPr>
        <w:t>A</w:t>
      </w:r>
      <w:r w:rsidRPr="00A71761">
        <w:rPr>
          <w:rFonts w:eastAsia="Calibri"/>
        </w:rPr>
        <w:t xml:space="preserve"> damaged retainer </w:t>
      </w:r>
      <w:proofErr w:type="gramStart"/>
      <w:r w:rsidRPr="00A71761">
        <w:rPr>
          <w:rFonts w:eastAsia="Calibri"/>
        </w:rPr>
        <w:t>ring</w:t>
      </w:r>
      <w:proofErr w:type="gramEnd"/>
      <w:r w:rsidRPr="00A71761">
        <w:rPr>
          <w:rFonts w:eastAsia="Calibri"/>
        </w:rPr>
        <w:t xml:space="preserve"> </w:t>
      </w:r>
    </w:p>
    <w:p w14:paraId="1DB046BA" w14:textId="74B84F14" w:rsidR="00F74D37" w:rsidRDefault="00F74D37" w:rsidP="00C22682">
      <w:pPr>
        <w:pStyle w:val="ListParagraph"/>
        <w:numPr>
          <w:ilvl w:val="1"/>
          <w:numId w:val="24"/>
        </w:numPr>
        <w:rPr>
          <w:rFonts w:eastAsia="Calibri"/>
        </w:rPr>
      </w:pPr>
      <w:r>
        <w:rPr>
          <w:rFonts w:eastAsia="Calibri"/>
        </w:rPr>
        <w:t>Deformation due to compressive stress</w:t>
      </w:r>
    </w:p>
    <w:p w14:paraId="5408E329" w14:textId="745D5B49" w:rsidR="00F74D37" w:rsidRDefault="00F74D37" w:rsidP="00C22682">
      <w:pPr>
        <w:pStyle w:val="ListParagraph"/>
        <w:numPr>
          <w:ilvl w:val="1"/>
          <w:numId w:val="24"/>
        </w:numPr>
        <w:rPr>
          <w:rFonts w:eastAsia="Calibri"/>
        </w:rPr>
      </w:pPr>
      <w:r>
        <w:rPr>
          <w:rFonts w:eastAsia="Calibri"/>
        </w:rPr>
        <w:t>Naturally worn</w:t>
      </w:r>
    </w:p>
    <w:p w14:paraId="5AF1DAA3" w14:textId="15F97A10" w:rsidR="009842ED" w:rsidRPr="009842ED" w:rsidRDefault="009842ED" w:rsidP="00A71761">
      <w:pPr>
        <w:pStyle w:val="ListParagraph"/>
        <w:numPr>
          <w:ilvl w:val="0"/>
          <w:numId w:val="24"/>
        </w:numPr>
      </w:pPr>
      <w:r>
        <w:t>Manufacturing errors</w:t>
      </w:r>
    </w:p>
    <w:p w14:paraId="256E4294" w14:textId="6CE2FC31" w:rsidR="00A71761" w:rsidRPr="00A71761" w:rsidRDefault="00A71761" w:rsidP="009842ED">
      <w:pPr>
        <w:pStyle w:val="ListParagraph"/>
        <w:numPr>
          <w:ilvl w:val="1"/>
          <w:numId w:val="24"/>
        </w:numPr>
      </w:pPr>
      <w:r w:rsidRPr="00A71761">
        <w:rPr>
          <w:rFonts w:eastAsia="Calibri"/>
        </w:rPr>
        <w:t xml:space="preserve">Weakened </w:t>
      </w:r>
      <w:proofErr w:type="gramStart"/>
      <w:r w:rsidRPr="00A71761">
        <w:rPr>
          <w:rFonts w:eastAsia="Calibri"/>
        </w:rPr>
        <w:t>weld joints</w:t>
      </w:r>
      <w:proofErr w:type="gramEnd"/>
    </w:p>
    <w:p w14:paraId="4387D356" w14:textId="77777777" w:rsidR="00C22682" w:rsidRPr="009842ED" w:rsidRDefault="00C22682" w:rsidP="00C22682">
      <w:pPr>
        <w:pStyle w:val="ListParagraph"/>
        <w:numPr>
          <w:ilvl w:val="1"/>
          <w:numId w:val="24"/>
        </w:numPr>
      </w:pPr>
      <w:r>
        <w:rPr>
          <w:rFonts w:eastAsia="Calibri"/>
        </w:rPr>
        <w:t>C</w:t>
      </w:r>
      <w:r w:rsidRPr="00C2061D">
        <w:rPr>
          <w:rFonts w:eastAsia="Calibri"/>
        </w:rPr>
        <w:t>racked plastic screw joint</w:t>
      </w:r>
    </w:p>
    <w:p w14:paraId="6B9F7CA3" w14:textId="77777777" w:rsidR="00AA6E1E" w:rsidRPr="009A0BFA" w:rsidRDefault="00AA6E1E" w:rsidP="00AA6E1E">
      <w:pPr>
        <w:pStyle w:val="ListParagraph"/>
        <w:numPr>
          <w:ilvl w:val="1"/>
          <w:numId w:val="24"/>
        </w:numPr>
      </w:pPr>
      <w:r>
        <w:rPr>
          <w:rFonts w:eastAsia="Calibri"/>
        </w:rPr>
        <w:t>Cracked/broken device</w:t>
      </w:r>
    </w:p>
    <w:p w14:paraId="1CC1C449" w14:textId="020B32EE" w:rsidR="00C22682" w:rsidRPr="00C22682" w:rsidRDefault="00C22682" w:rsidP="00C22682">
      <w:pPr>
        <w:pStyle w:val="ListParagraph"/>
        <w:numPr>
          <w:ilvl w:val="1"/>
          <w:numId w:val="24"/>
        </w:numPr>
      </w:pPr>
      <w:proofErr w:type="gramStart"/>
      <w:r>
        <w:rPr>
          <w:rFonts w:eastAsia="Calibri"/>
        </w:rPr>
        <w:t>L</w:t>
      </w:r>
      <w:r w:rsidRPr="00C2061D">
        <w:rPr>
          <w:rFonts w:eastAsia="Calibri"/>
        </w:rPr>
        <w:t>o</w:t>
      </w:r>
      <w:r w:rsidR="00AA6E1E">
        <w:rPr>
          <w:rFonts w:eastAsia="Calibri"/>
        </w:rPr>
        <w:t>o</w:t>
      </w:r>
      <w:r w:rsidRPr="00C2061D">
        <w:rPr>
          <w:rFonts w:eastAsia="Calibri"/>
        </w:rPr>
        <w:t>se</w:t>
      </w:r>
      <w:proofErr w:type="gramEnd"/>
      <w:r w:rsidRPr="00C2061D">
        <w:rPr>
          <w:rFonts w:eastAsia="Calibri"/>
        </w:rPr>
        <w:t xml:space="preserve"> pump capsule</w:t>
      </w:r>
    </w:p>
    <w:p w14:paraId="575BF002" w14:textId="6CEEB1F8" w:rsidR="009A0BFA" w:rsidRPr="009A0BFA" w:rsidRDefault="009A0BFA" w:rsidP="00C22682">
      <w:pPr>
        <w:pStyle w:val="ListParagraph"/>
        <w:numPr>
          <w:ilvl w:val="1"/>
          <w:numId w:val="24"/>
        </w:numPr>
      </w:pPr>
      <w:r>
        <w:rPr>
          <w:rFonts w:eastAsia="Calibri"/>
        </w:rPr>
        <w:lastRenderedPageBreak/>
        <w:t>Circuit failure</w:t>
      </w:r>
    </w:p>
    <w:p w14:paraId="5BB841EB" w14:textId="719B6DD5" w:rsidR="009A0BFA" w:rsidRPr="009842ED" w:rsidRDefault="009A0BFA" w:rsidP="00C22682">
      <w:pPr>
        <w:pStyle w:val="ListParagraph"/>
        <w:numPr>
          <w:ilvl w:val="1"/>
          <w:numId w:val="24"/>
        </w:numPr>
      </w:pPr>
      <w:r>
        <w:rPr>
          <w:rFonts w:eastAsia="Calibri"/>
        </w:rPr>
        <w:t xml:space="preserve">Misassembled </w:t>
      </w:r>
    </w:p>
    <w:p w14:paraId="5F54A9BD" w14:textId="26D400E4" w:rsidR="00C22682" w:rsidRPr="009842ED" w:rsidRDefault="00C22682" w:rsidP="00C22682">
      <w:pPr>
        <w:pStyle w:val="ListParagraph"/>
        <w:numPr>
          <w:ilvl w:val="0"/>
          <w:numId w:val="24"/>
        </w:numPr>
      </w:pPr>
      <w:r>
        <w:rPr>
          <w:rFonts w:eastAsia="Calibri"/>
        </w:rPr>
        <w:t>W</w:t>
      </w:r>
      <w:r w:rsidRPr="00C2061D">
        <w:rPr>
          <w:rFonts w:eastAsia="Calibri"/>
        </w:rPr>
        <w:t>ater damage</w:t>
      </w:r>
    </w:p>
    <w:p w14:paraId="00E2250D" w14:textId="0CDF853E" w:rsidR="00C22682" w:rsidRDefault="00C22682" w:rsidP="00A71761">
      <w:pPr>
        <w:pStyle w:val="ListParagraph"/>
        <w:numPr>
          <w:ilvl w:val="0"/>
          <w:numId w:val="24"/>
        </w:numPr>
      </w:pPr>
      <w:r>
        <w:t>Corrosions</w:t>
      </w:r>
    </w:p>
    <w:p w14:paraId="17767520" w14:textId="149803BC" w:rsidR="00936F5E" w:rsidRDefault="00936F5E" w:rsidP="00A71761">
      <w:pPr>
        <w:pStyle w:val="ListParagraph"/>
        <w:numPr>
          <w:ilvl w:val="0"/>
          <w:numId w:val="24"/>
        </w:numPr>
      </w:pPr>
      <w:r>
        <w:t>Contamination</w:t>
      </w:r>
    </w:p>
    <w:p w14:paraId="6AFFA63C" w14:textId="148536B1" w:rsidR="009842ED" w:rsidRDefault="009842ED" w:rsidP="00A71761">
      <w:pPr>
        <w:pStyle w:val="ListParagraph"/>
        <w:numPr>
          <w:ilvl w:val="0"/>
          <w:numId w:val="24"/>
        </w:numPr>
        <w:rPr>
          <w:rFonts w:eastAsia="Calibri"/>
        </w:rPr>
      </w:pPr>
      <w:r>
        <w:rPr>
          <w:rFonts w:eastAsia="Calibri"/>
        </w:rPr>
        <w:t>Labelling issues</w:t>
      </w:r>
    </w:p>
    <w:p w14:paraId="735EE6C2" w14:textId="368D6F9D" w:rsidR="00A71761" w:rsidRDefault="00A71761" w:rsidP="009842ED">
      <w:pPr>
        <w:pStyle w:val="ListParagraph"/>
        <w:numPr>
          <w:ilvl w:val="1"/>
          <w:numId w:val="24"/>
        </w:numPr>
        <w:rPr>
          <w:rFonts w:eastAsia="Calibri"/>
        </w:rPr>
      </w:pPr>
      <w:r>
        <w:rPr>
          <w:rFonts w:eastAsia="Calibri"/>
        </w:rPr>
        <w:t>I</w:t>
      </w:r>
      <w:r w:rsidRPr="00A71761">
        <w:rPr>
          <w:rFonts w:eastAsia="Calibri"/>
        </w:rPr>
        <w:t>ncorrect instructions</w:t>
      </w:r>
    </w:p>
    <w:p w14:paraId="260E4783" w14:textId="77777777" w:rsidR="009842ED" w:rsidRPr="006F5D4E" w:rsidRDefault="009842ED" w:rsidP="009842ED">
      <w:pPr>
        <w:pStyle w:val="ListParagraph"/>
        <w:numPr>
          <w:ilvl w:val="1"/>
          <w:numId w:val="24"/>
        </w:numPr>
      </w:pPr>
      <w:r>
        <w:rPr>
          <w:rFonts w:eastAsia="Calibri"/>
        </w:rPr>
        <w:t>O</w:t>
      </w:r>
      <w:r w:rsidRPr="00C2061D">
        <w:rPr>
          <w:rFonts w:eastAsia="Calibri"/>
        </w:rPr>
        <w:t xml:space="preserve">ff-label use on </w:t>
      </w:r>
      <w:r>
        <w:rPr>
          <w:rFonts w:eastAsia="Calibri"/>
        </w:rPr>
        <w:t>unintended patient population</w:t>
      </w:r>
    </w:p>
    <w:p w14:paraId="32FC9ECE" w14:textId="0EFDFD5B" w:rsidR="006F5D4E" w:rsidRPr="006F5D4E" w:rsidRDefault="006F5D4E" w:rsidP="009842ED">
      <w:pPr>
        <w:pStyle w:val="ListParagraph"/>
        <w:numPr>
          <w:ilvl w:val="1"/>
          <w:numId w:val="24"/>
        </w:numPr>
      </w:pPr>
      <w:r>
        <w:rPr>
          <w:rFonts w:eastAsia="Calibri"/>
        </w:rPr>
        <w:t>Protective measures problem</w:t>
      </w:r>
    </w:p>
    <w:p w14:paraId="6932565C" w14:textId="2653D296" w:rsidR="006F5D4E" w:rsidRPr="00F74D37" w:rsidRDefault="006F5D4E" w:rsidP="009842ED">
      <w:pPr>
        <w:pStyle w:val="ListParagraph"/>
        <w:numPr>
          <w:ilvl w:val="1"/>
          <w:numId w:val="24"/>
        </w:numPr>
      </w:pPr>
      <w:r>
        <w:rPr>
          <w:rFonts w:eastAsia="Calibri"/>
        </w:rPr>
        <w:t>Nonstandard component used with device</w:t>
      </w:r>
    </w:p>
    <w:p w14:paraId="7866F09D" w14:textId="0EFD0A49" w:rsidR="00F74D37" w:rsidRPr="00F74D37" w:rsidRDefault="00F74D37" w:rsidP="00F74D37">
      <w:pPr>
        <w:pStyle w:val="ListParagraph"/>
        <w:numPr>
          <w:ilvl w:val="0"/>
          <w:numId w:val="24"/>
        </w:numPr>
      </w:pPr>
      <w:r>
        <w:rPr>
          <w:rFonts w:eastAsia="Calibri"/>
        </w:rPr>
        <w:t>Usability errors</w:t>
      </w:r>
    </w:p>
    <w:p w14:paraId="3B41B946" w14:textId="0FD6924D" w:rsidR="00F74D37" w:rsidRDefault="00F74D37" w:rsidP="00F74D37">
      <w:pPr>
        <w:pStyle w:val="ListParagraph"/>
        <w:numPr>
          <w:ilvl w:val="1"/>
          <w:numId w:val="24"/>
        </w:numPr>
      </w:pPr>
      <w:r>
        <w:t>The device operates differently than expected</w:t>
      </w:r>
    </w:p>
    <w:p w14:paraId="2BCB926D" w14:textId="6EF69D38" w:rsidR="00F74D37" w:rsidRPr="009842ED" w:rsidRDefault="00F74D37" w:rsidP="00F74D37">
      <w:pPr>
        <w:pStyle w:val="ListParagraph"/>
        <w:numPr>
          <w:ilvl w:val="1"/>
          <w:numId w:val="24"/>
        </w:numPr>
      </w:pPr>
      <w:r>
        <w:t xml:space="preserve">Altered mechanics </w:t>
      </w:r>
      <w:commentRangeEnd w:id="1778"/>
      <w:r w:rsidR="007C6C78">
        <w:rPr>
          <w:rStyle w:val="CommentReference"/>
        </w:rPr>
        <w:commentReference w:id="1778"/>
      </w:r>
    </w:p>
    <w:p w14:paraId="1FDE0553" w14:textId="77777777" w:rsidR="00A71761" w:rsidRDefault="00A71761" w:rsidP="005207D2">
      <w:pPr>
        <w:rPr>
          <w:i/>
          <w:iCs/>
          <w:color w:val="0070C0"/>
        </w:rPr>
      </w:pPr>
    </w:p>
    <w:p w14:paraId="69C0AD62" w14:textId="436BA688" w:rsidR="005207D2" w:rsidRPr="007C6C78" w:rsidRDefault="00A71761" w:rsidP="005207D2">
      <w:r w:rsidRPr="007C6C78">
        <w:t>Such device problems may be associated with risks to the patient including:</w:t>
      </w:r>
      <w:r w:rsidR="005207D2" w:rsidRPr="007C6C78">
        <w:t xml:space="preserve"> </w:t>
      </w:r>
    </w:p>
    <w:p w14:paraId="2DE770B4" w14:textId="77777777" w:rsidR="00C22682" w:rsidRPr="00D25CDB" w:rsidRDefault="00C22682" w:rsidP="00C22682">
      <w:pPr>
        <w:pStyle w:val="ListParagraph"/>
        <w:numPr>
          <w:ilvl w:val="0"/>
          <w:numId w:val="24"/>
        </w:numPr>
      </w:pPr>
      <w:commentRangeStart w:id="1779"/>
      <w:commentRangeStart w:id="1780"/>
      <w:r w:rsidRPr="00A71761">
        <w:rPr>
          <w:rFonts w:eastAsia="Calibri"/>
        </w:rPr>
        <w:t>Under-delivery or over-delivery of medicine</w:t>
      </w:r>
    </w:p>
    <w:p w14:paraId="3F839456" w14:textId="3944846F" w:rsidR="00D25CDB" w:rsidRPr="00D25CDB" w:rsidRDefault="00D25CDB" w:rsidP="00C22682">
      <w:pPr>
        <w:pStyle w:val="ListParagraph"/>
        <w:numPr>
          <w:ilvl w:val="0"/>
          <w:numId w:val="24"/>
        </w:numPr>
      </w:pPr>
      <w:r>
        <w:rPr>
          <w:rFonts w:eastAsia="Calibri"/>
        </w:rPr>
        <w:t>Hypoglycemia</w:t>
      </w:r>
    </w:p>
    <w:p w14:paraId="21DBAC14" w14:textId="7874C6BC" w:rsidR="00D25CDB" w:rsidRPr="00D25CDB" w:rsidRDefault="00D25CDB" w:rsidP="00274E2C">
      <w:pPr>
        <w:pStyle w:val="ListParagraph"/>
        <w:numPr>
          <w:ilvl w:val="1"/>
          <w:numId w:val="24"/>
        </w:numPr>
      </w:pPr>
      <w:r w:rsidRPr="00575DC2">
        <w:rPr>
          <w:rFonts w:eastAsia="Calibri"/>
        </w:rPr>
        <w:t xml:space="preserve">Potentially accompanied by symptoms like confusion, disorientation, dizziness, presyncope, </w:t>
      </w:r>
      <w:r w:rsidR="006B33D0" w:rsidRPr="00575DC2">
        <w:rPr>
          <w:rFonts w:eastAsia="Calibri"/>
        </w:rPr>
        <w:t>a loss of consciousness</w:t>
      </w:r>
      <w:r w:rsidR="006B33D0">
        <w:rPr>
          <w:rFonts w:eastAsia="Calibri"/>
        </w:rPr>
        <w:t xml:space="preserve">, fall injuries, </w:t>
      </w:r>
      <w:r w:rsidRPr="00575DC2">
        <w:rPr>
          <w:rFonts w:eastAsia="Calibri"/>
        </w:rPr>
        <w:t>fatigue, tremors, nausea, vomiting, hot flashes, muscle weakness, blurred vision, discomfort, and pain/headache.</w:t>
      </w:r>
    </w:p>
    <w:p w14:paraId="5B90C287" w14:textId="3AF97DC9" w:rsidR="00D25CDB" w:rsidRPr="00D25CDB" w:rsidRDefault="00D25CDB" w:rsidP="00C22682">
      <w:pPr>
        <w:pStyle w:val="ListParagraph"/>
        <w:numPr>
          <w:ilvl w:val="0"/>
          <w:numId w:val="24"/>
        </w:numPr>
      </w:pPr>
      <w:r>
        <w:rPr>
          <w:rFonts w:eastAsia="Calibri"/>
        </w:rPr>
        <w:t>Hyperglycemia</w:t>
      </w:r>
    </w:p>
    <w:p w14:paraId="0B8B4DB9" w14:textId="692D0A7D" w:rsidR="00D25CDB" w:rsidRPr="00D25CDB" w:rsidRDefault="00D25CDB" w:rsidP="00D25CDB">
      <w:pPr>
        <w:pStyle w:val="ListParagraph"/>
        <w:numPr>
          <w:ilvl w:val="1"/>
          <w:numId w:val="24"/>
        </w:numPr>
      </w:pPr>
      <w:r>
        <w:rPr>
          <w:rFonts w:eastAsia="Calibri"/>
        </w:rPr>
        <w:t xml:space="preserve">Potentially </w:t>
      </w:r>
      <w:r w:rsidRPr="00D25CDB">
        <w:t xml:space="preserve">accompanied by symptoms like nausea, vomiting, dizziness, polydipsia, headache, abdominal pain, fatigue, presyncope, </w:t>
      </w:r>
      <w:r w:rsidR="003E5E7F" w:rsidRPr="00575DC2">
        <w:rPr>
          <w:rFonts w:eastAsia="Calibri"/>
        </w:rPr>
        <w:t>a loss of consciousness</w:t>
      </w:r>
      <w:r w:rsidR="003E5E7F">
        <w:rPr>
          <w:rFonts w:eastAsia="Calibri"/>
        </w:rPr>
        <w:t xml:space="preserve">, fall injuries, </w:t>
      </w:r>
      <w:r w:rsidRPr="00D25CDB">
        <w:t xml:space="preserve">discomfort, muscle weakness, frequent urination, malaise, hyperventilation, pain, emotional/cognitive changes, tremors, dysphasia, </w:t>
      </w:r>
      <w:r w:rsidR="00575DC2" w:rsidRPr="00D25CDB">
        <w:t>dehydration,</w:t>
      </w:r>
      <w:r w:rsidR="00575DC2">
        <w:t xml:space="preserve"> </w:t>
      </w:r>
      <w:r w:rsidRPr="00D25CDB">
        <w:t>dry mouth,</w:t>
      </w:r>
      <w:r>
        <w:t xml:space="preserve"> polydipsia,</w:t>
      </w:r>
      <w:r w:rsidRPr="00D25CDB">
        <w:t xml:space="preserve"> </w:t>
      </w:r>
      <w:r w:rsidR="001E09C4">
        <w:t xml:space="preserve">and </w:t>
      </w:r>
      <w:r w:rsidRPr="00D25CDB">
        <w:t>decreased appetite.</w:t>
      </w:r>
      <w:r>
        <w:t xml:space="preserve"> </w:t>
      </w:r>
    </w:p>
    <w:p w14:paraId="48CEDF62" w14:textId="77777777" w:rsidR="003E5E7F" w:rsidRDefault="003E5E7F" w:rsidP="003E5E7F">
      <w:pPr>
        <w:pStyle w:val="ListParagraph"/>
        <w:numPr>
          <w:ilvl w:val="0"/>
          <w:numId w:val="24"/>
        </w:numPr>
      </w:pPr>
      <w:r>
        <w:t>Anxiety</w:t>
      </w:r>
    </w:p>
    <w:p w14:paraId="38FAEEF5" w14:textId="77777777" w:rsidR="003E5E7F" w:rsidRDefault="003E5E7F" w:rsidP="003E5E7F">
      <w:pPr>
        <w:pStyle w:val="ListParagraph"/>
        <w:numPr>
          <w:ilvl w:val="0"/>
          <w:numId w:val="24"/>
        </w:numPr>
      </w:pPr>
      <w:r>
        <w:t>Diarrhea</w:t>
      </w:r>
    </w:p>
    <w:p w14:paraId="0DAE025A" w14:textId="77777777" w:rsidR="003E5E7F" w:rsidRDefault="003E5E7F" w:rsidP="003E5E7F">
      <w:pPr>
        <w:pStyle w:val="ListParagraph"/>
        <w:numPr>
          <w:ilvl w:val="0"/>
          <w:numId w:val="24"/>
        </w:numPr>
      </w:pPr>
      <w:r>
        <w:t>Infections</w:t>
      </w:r>
    </w:p>
    <w:p w14:paraId="1BDD3112" w14:textId="51B6D8A5" w:rsidR="00D25CDB" w:rsidRPr="00D25CDB" w:rsidRDefault="00D25CDB" w:rsidP="00C22682">
      <w:pPr>
        <w:pStyle w:val="ListParagraph"/>
        <w:numPr>
          <w:ilvl w:val="0"/>
          <w:numId w:val="24"/>
        </w:numPr>
      </w:pPr>
      <w:r>
        <w:rPr>
          <w:rFonts w:eastAsia="Calibri"/>
        </w:rPr>
        <w:t>Hypotension</w:t>
      </w:r>
    </w:p>
    <w:p w14:paraId="3E598189" w14:textId="602B3318" w:rsidR="00D25CDB" w:rsidRDefault="00D25CDB" w:rsidP="00C22682">
      <w:pPr>
        <w:pStyle w:val="ListParagraph"/>
        <w:numPr>
          <w:ilvl w:val="0"/>
          <w:numId w:val="24"/>
        </w:numPr>
      </w:pPr>
      <w:r>
        <w:t>Hypertension</w:t>
      </w:r>
    </w:p>
    <w:p w14:paraId="05EFC387" w14:textId="1B5CC97D" w:rsidR="00D25CDB" w:rsidRDefault="00D25CDB" w:rsidP="00C22682">
      <w:pPr>
        <w:pStyle w:val="ListParagraph"/>
        <w:numPr>
          <w:ilvl w:val="0"/>
          <w:numId w:val="24"/>
        </w:numPr>
      </w:pPr>
      <w:r>
        <w:t>Bradycardia</w:t>
      </w:r>
    </w:p>
    <w:p w14:paraId="168AF657" w14:textId="15734DFF" w:rsidR="00D25CDB" w:rsidRDefault="00D25CDB" w:rsidP="00C22682">
      <w:pPr>
        <w:pStyle w:val="ListParagraph"/>
        <w:numPr>
          <w:ilvl w:val="0"/>
          <w:numId w:val="24"/>
        </w:numPr>
      </w:pPr>
      <w:r>
        <w:t>Tachycardia</w:t>
      </w:r>
    </w:p>
    <w:p w14:paraId="3F416959" w14:textId="0327A366" w:rsidR="00D25CDB" w:rsidRDefault="00D25CDB" w:rsidP="00C22682">
      <w:pPr>
        <w:pStyle w:val="ListParagraph"/>
        <w:numPr>
          <w:ilvl w:val="0"/>
          <w:numId w:val="24"/>
        </w:numPr>
      </w:pPr>
      <w:r>
        <w:t>Coma</w:t>
      </w:r>
    </w:p>
    <w:p w14:paraId="767A3675" w14:textId="32919F82" w:rsidR="00D25CDB" w:rsidRDefault="00D25CDB" w:rsidP="00C22682">
      <w:pPr>
        <w:pStyle w:val="ListParagraph"/>
        <w:numPr>
          <w:ilvl w:val="0"/>
          <w:numId w:val="24"/>
        </w:numPr>
      </w:pPr>
      <w:r>
        <w:t>Seizures</w:t>
      </w:r>
    </w:p>
    <w:p w14:paraId="426E6831" w14:textId="6C742878" w:rsidR="00D25CDB" w:rsidRDefault="00D25CDB" w:rsidP="00C22682">
      <w:pPr>
        <w:pStyle w:val="ListParagraph"/>
        <w:numPr>
          <w:ilvl w:val="0"/>
          <w:numId w:val="24"/>
        </w:numPr>
      </w:pPr>
      <w:r>
        <w:t>Chest pain</w:t>
      </w:r>
    </w:p>
    <w:p w14:paraId="29F91D5E" w14:textId="754064F8" w:rsidR="00D25CDB" w:rsidRDefault="00D25CDB" w:rsidP="00C22682">
      <w:pPr>
        <w:pStyle w:val="ListParagraph"/>
        <w:numPr>
          <w:ilvl w:val="0"/>
          <w:numId w:val="24"/>
        </w:numPr>
      </w:pPr>
      <w:r>
        <w:t>Cardiac arrest</w:t>
      </w:r>
    </w:p>
    <w:p w14:paraId="208C94E5" w14:textId="77FAE4D0" w:rsidR="00D25CDB" w:rsidRPr="00A71761" w:rsidRDefault="00D25CDB" w:rsidP="00C22682">
      <w:pPr>
        <w:pStyle w:val="ListParagraph"/>
        <w:numPr>
          <w:ilvl w:val="0"/>
          <w:numId w:val="24"/>
        </w:numPr>
      </w:pPr>
      <w:r>
        <w:t>Death</w:t>
      </w:r>
      <w:r w:rsidR="003E5E7F">
        <w:t xml:space="preserve"> (in the worst case)</w:t>
      </w:r>
      <w:commentRangeEnd w:id="1779"/>
      <w:r w:rsidR="007C6C78">
        <w:rPr>
          <w:rStyle w:val="CommentReference"/>
        </w:rPr>
        <w:commentReference w:id="1779"/>
      </w:r>
      <w:commentRangeEnd w:id="1780"/>
      <w:r w:rsidR="007C6C78">
        <w:rPr>
          <w:rStyle w:val="CommentReference"/>
        </w:rPr>
        <w:commentReference w:id="1780"/>
      </w:r>
    </w:p>
    <w:p w14:paraId="67276731" w14:textId="77777777" w:rsidR="005207D2" w:rsidRPr="00C2061D" w:rsidRDefault="005207D2" w:rsidP="005207D2">
      <w:pPr>
        <w:rPr>
          <w:i/>
          <w:iCs/>
          <w:color w:val="0070C0"/>
        </w:rPr>
      </w:pPr>
    </w:p>
    <w:p w14:paraId="0A80E206" w14:textId="7BB20050" w:rsidR="005207D2" w:rsidRPr="00A71761" w:rsidRDefault="00A71761" w:rsidP="005207D2">
      <w:pPr>
        <w:rPr>
          <w:rFonts w:cstheme="minorHAnsi"/>
          <w:szCs w:val="20"/>
        </w:rPr>
      </w:pPr>
      <w:r w:rsidRPr="00A71761">
        <w:t>DEKA</w:t>
      </w:r>
      <w:r w:rsidR="005207D2" w:rsidRPr="00A71761">
        <w:t xml:space="preserve">’s risk management files </w:t>
      </w:r>
      <w:r w:rsidRPr="00A71761">
        <w:t>will be</w:t>
      </w:r>
      <w:r w:rsidR="005207D2" w:rsidRPr="00A71761">
        <w:t xml:space="preserve"> reviewed</w:t>
      </w:r>
      <w:r w:rsidRPr="00A71761">
        <w:t xml:space="preserve"> as part of the clinical evaluation</w:t>
      </w:r>
      <w:r w:rsidR="005207D2" w:rsidRPr="00A71761">
        <w:t xml:space="preserve"> </w:t>
      </w:r>
      <w:r w:rsidRPr="00A71761">
        <w:t>to assess whether</w:t>
      </w:r>
      <w:r w:rsidR="005207D2" w:rsidRPr="00A71761">
        <w:t xml:space="preserve"> the mitigation of the </w:t>
      </w:r>
      <w:r w:rsidRPr="00A71761">
        <w:t>retrieved</w:t>
      </w:r>
      <w:r w:rsidR="005207D2" w:rsidRPr="00A71761">
        <w:t xml:space="preserve"> risks is appropriate and</w:t>
      </w:r>
      <w:r w:rsidRPr="00A71761">
        <w:t xml:space="preserve"> whether the residual risk</w:t>
      </w:r>
      <w:r w:rsidR="005207D2" w:rsidRPr="00A71761">
        <w:t xml:space="preserve"> is acceptable. </w:t>
      </w:r>
      <w:r w:rsidRPr="00A71761">
        <w:t>This will be documented in the CER.</w:t>
      </w:r>
    </w:p>
    <w:p w14:paraId="283A88B1" w14:textId="77777777" w:rsidR="005207D2" w:rsidRPr="00A71761" w:rsidRDefault="005207D2" w:rsidP="005207D2"/>
    <w:p w14:paraId="52B243A9" w14:textId="77777777" w:rsidR="005207D2" w:rsidRPr="00C2061D" w:rsidRDefault="005207D2" w:rsidP="005207D2">
      <w:pPr>
        <w:sectPr w:rsidR="005207D2" w:rsidRPr="00C2061D" w:rsidSect="00C52CC0">
          <w:pgSz w:w="12240" w:h="15840"/>
          <w:pgMar w:top="1440" w:right="1440" w:bottom="1350" w:left="1440" w:header="450" w:footer="261" w:gutter="0"/>
          <w:cols w:space="720"/>
          <w:titlePg/>
          <w:docGrid w:linePitch="360"/>
        </w:sectPr>
      </w:pPr>
    </w:p>
    <w:p w14:paraId="6F603982" w14:textId="418F8EF6" w:rsidR="00C370C2" w:rsidRPr="00C2061D" w:rsidRDefault="00C370C2" w:rsidP="00C370C2">
      <w:pPr>
        <w:pStyle w:val="Heading1"/>
      </w:pPr>
      <w:bookmarkStart w:id="1781" w:name="_Toc182295653"/>
      <w:r w:rsidRPr="00C2061D">
        <w:lastRenderedPageBreak/>
        <w:t>References</w:t>
      </w:r>
      <w:bookmarkEnd w:id="1781"/>
    </w:p>
    <w:p w14:paraId="06C37968" w14:textId="77777777" w:rsidR="00D963EB" w:rsidRPr="00D963EB" w:rsidRDefault="009E682B" w:rsidP="00D963EB">
      <w:pPr>
        <w:pStyle w:val="EndNoteBibliography"/>
      </w:pPr>
      <w:r w:rsidRPr="00C2061D">
        <w:fldChar w:fldCharType="begin"/>
      </w:r>
      <w:r w:rsidRPr="00C2061D">
        <w:instrText xml:space="preserve"> ADDIN EN.REFLIST </w:instrText>
      </w:r>
      <w:r w:rsidRPr="00C2061D">
        <w:fldChar w:fldCharType="separate"/>
      </w:r>
      <w:r w:rsidR="00D963EB" w:rsidRPr="00D963EB">
        <w:t>1.</w:t>
      </w:r>
      <w:r w:rsidR="00D963EB" w:rsidRPr="00D963EB">
        <w:tab/>
        <w:t>EU Regulation 2017/745 as amended and consolidated (inclusive of the amendment effected by EU Regulation 2020/561).</w:t>
      </w:r>
    </w:p>
    <w:p w14:paraId="0B86F83C" w14:textId="77777777" w:rsidR="00D963EB" w:rsidRPr="00D963EB" w:rsidRDefault="00D963EB" w:rsidP="00D963EB">
      <w:pPr>
        <w:pStyle w:val="EndNoteBibliography"/>
      </w:pPr>
      <w:r w:rsidRPr="00D963EB">
        <w:t>2.</w:t>
      </w:r>
      <w:r w:rsidRPr="00D963EB">
        <w:tab/>
        <w:t>MEDDEV 2.7/1 revision 4 ‘Guidelines on Medical Devices. Clinical Evaluation: A Guide for Manufacturers and Notified Bodies’ (2016).</w:t>
      </w:r>
    </w:p>
    <w:p w14:paraId="721EC408" w14:textId="77777777" w:rsidR="00D963EB" w:rsidRPr="00D963EB" w:rsidRDefault="00D963EB" w:rsidP="00D963EB">
      <w:pPr>
        <w:pStyle w:val="EndNoteBibliography"/>
      </w:pPr>
      <w:r w:rsidRPr="00D963EB">
        <w:t>3.</w:t>
      </w:r>
      <w:r w:rsidRPr="00D963EB">
        <w:tab/>
        <w:t xml:space="preserve">GHTF SG5/N2R8:2007 Clinical Evaluation May 2007 </w:t>
      </w:r>
    </w:p>
    <w:p w14:paraId="13DBDAA2" w14:textId="77777777" w:rsidR="00D963EB" w:rsidRPr="00D963EB" w:rsidRDefault="00D963EB" w:rsidP="00D963EB">
      <w:pPr>
        <w:pStyle w:val="EndNoteBibliography"/>
      </w:pPr>
      <w:r w:rsidRPr="00D963EB">
        <w:t>4.</w:t>
      </w:r>
      <w:r w:rsidRPr="00D963EB">
        <w:tab/>
        <w:t>IMDRF MDCE WG/N56FINAL:2019.</w:t>
      </w:r>
    </w:p>
    <w:p w14:paraId="04F4A482" w14:textId="77777777" w:rsidR="00D963EB" w:rsidRPr="00D963EB" w:rsidRDefault="00D963EB" w:rsidP="00D963EB">
      <w:pPr>
        <w:pStyle w:val="EndNoteBibliography"/>
      </w:pPr>
      <w:r w:rsidRPr="00D963EB">
        <w:t>5.</w:t>
      </w:r>
      <w:r w:rsidRPr="00D963EB">
        <w:tab/>
        <w:t>MDCG 2024-10 Clinical evaluation of orphan medical devices.</w:t>
      </w:r>
    </w:p>
    <w:p w14:paraId="17F25ACB" w14:textId="77777777" w:rsidR="00D963EB" w:rsidRPr="00D963EB" w:rsidRDefault="00D963EB" w:rsidP="00D963EB">
      <w:pPr>
        <w:pStyle w:val="EndNoteBibliography"/>
      </w:pPr>
      <w:r w:rsidRPr="00D963EB">
        <w:t>6.</w:t>
      </w:r>
      <w:r w:rsidRPr="00D963EB">
        <w:tab/>
        <w:t>DKZL-09000-001 Rev 1.8 Dasiglucagon Pump User Manual.</w:t>
      </w:r>
    </w:p>
    <w:p w14:paraId="264359A9" w14:textId="77777777" w:rsidR="00D963EB" w:rsidRPr="00D963EB" w:rsidRDefault="00D963EB" w:rsidP="00D963EB">
      <w:pPr>
        <w:pStyle w:val="EndNoteBibliography"/>
      </w:pPr>
      <w:r w:rsidRPr="00D963EB">
        <w:t>7.</w:t>
      </w:r>
      <w:r w:rsidRPr="00D963EB">
        <w:tab/>
        <w:t>Thornton PS, De Leon DD, Empting S, Zangen D, Kendall DM, Birch S, et al. Dasiglucagon for the treatment of congenital hyperinsulinism: a randomized phase 3 trial in infants and children. J Clin Endocrinol Metab. 2024;109(4):1071-9.</w:t>
      </w:r>
    </w:p>
    <w:p w14:paraId="79EF3717" w14:textId="77777777" w:rsidR="00D963EB" w:rsidRPr="00D963EB" w:rsidRDefault="00D963EB" w:rsidP="00D963EB">
      <w:pPr>
        <w:pStyle w:val="EndNoteBibliography"/>
      </w:pPr>
      <w:r w:rsidRPr="00D963EB">
        <w:t>8.</w:t>
      </w:r>
      <w:r w:rsidRPr="00D963EB">
        <w:tab/>
        <w:t>Boizel R, Pinget M, Lachgar K, Parkin CG, Grulet H, Guillon-Metz F, et al. Clinical evaluation of the use of a multifunctional remotely controlled insulin pump: multicenter observational study. J Diabetes Sci Technol. 2014;8(6):1145-50.</w:t>
      </w:r>
    </w:p>
    <w:p w14:paraId="3BB5E2E8" w14:textId="77777777" w:rsidR="00D963EB" w:rsidRPr="00D963EB" w:rsidRDefault="00D963EB" w:rsidP="00D963EB">
      <w:pPr>
        <w:pStyle w:val="EndNoteBibliography"/>
      </w:pPr>
      <w:r w:rsidRPr="00D963EB">
        <w:t>9.</w:t>
      </w:r>
      <w:r w:rsidRPr="00D963EB">
        <w:tab/>
        <w:t>Breton M, Cherñavvsky D, Forlenza G, DeBoer M, Robic J, Wadwa R, et al. Closed-loop control during intense prolonged outdoor exercise in adolescents with type 1 diabetes: the artificial pancreas ski study. Diabetes Care. 2017;40(12):1644-50.</w:t>
      </w:r>
    </w:p>
    <w:p w14:paraId="0955EFFD" w14:textId="77777777" w:rsidR="00D963EB" w:rsidRPr="00D963EB" w:rsidRDefault="00D963EB" w:rsidP="00D963EB">
      <w:pPr>
        <w:pStyle w:val="EndNoteBibliography"/>
      </w:pPr>
      <w:r w:rsidRPr="00D963EB">
        <w:t>10.</w:t>
      </w:r>
      <w:r w:rsidRPr="00D963EB">
        <w:tab/>
        <w:t>Howsmon D, Baysal N, Buckingham B, Forlenza GP, Ly TT, Maahs DM, et al. Real-time detection of infusion site failures in a closed-loop artificial pancreas. J Diabetes Sci Technol. 2018;12(3):599-607.</w:t>
      </w:r>
    </w:p>
    <w:p w14:paraId="098ECB79" w14:textId="77777777" w:rsidR="00D963EB" w:rsidRPr="00D963EB" w:rsidRDefault="00D963EB" w:rsidP="00D963EB">
      <w:pPr>
        <w:pStyle w:val="EndNoteBibliography"/>
      </w:pPr>
      <w:r w:rsidRPr="00D963EB">
        <w:t>11.</w:t>
      </w:r>
      <w:r w:rsidRPr="00D963EB">
        <w:tab/>
        <w:t>Leelarathna L, Thabit H, Allen JM, Nodale M, Wilinska ME, Powell K, et al. Evaluating the Performance of a Novel Embedded Closed-loop System. J Diabetes Sci Technol. 2014;8(2):267-72.</w:t>
      </w:r>
    </w:p>
    <w:p w14:paraId="1E01B746" w14:textId="77777777" w:rsidR="00D963EB" w:rsidRPr="00D963EB" w:rsidRDefault="00D963EB" w:rsidP="00D963EB">
      <w:pPr>
        <w:pStyle w:val="EndNoteBibliography"/>
      </w:pPr>
      <w:r w:rsidRPr="00D963EB">
        <w:t>12.</w:t>
      </w:r>
      <w:r w:rsidRPr="00D963EB">
        <w:tab/>
        <w:t>Regittnig W, Tschaikner M, Tuca AC, Simic A, Feiel J, Schaller-Ammann R, et al. Insulin induces a progressive increase in the resistance of subcutaneous tissue to fluid flow: Implications for insulin pump therapy. Diabetes Obes Metab. 2022;24(3):455-64.</w:t>
      </w:r>
    </w:p>
    <w:p w14:paraId="1C3B9E3F" w14:textId="77777777" w:rsidR="00D963EB" w:rsidRPr="00D963EB" w:rsidRDefault="00D963EB" w:rsidP="00D963EB">
      <w:pPr>
        <w:pStyle w:val="EndNoteBibliography"/>
      </w:pPr>
      <w:r w:rsidRPr="00D963EB">
        <w:t>13.</w:t>
      </w:r>
      <w:r w:rsidRPr="00D963EB">
        <w:tab/>
        <w:t>Ziegler R, Tubili C, Chico A, Guerci B, Lundberg E, Borchert M, et al. ProAct study: new features of insulin pumps improve diabetes management and glycemic control in patients after transition of continuous subcutaneous insulin infusion systems. Diabetes Technol Ther. 2013;15(9):738-43.</w:t>
      </w:r>
    </w:p>
    <w:p w14:paraId="68B83CE0" w14:textId="77777777" w:rsidR="00D963EB" w:rsidRPr="00D963EB" w:rsidRDefault="00D963EB" w:rsidP="00D963EB">
      <w:pPr>
        <w:pStyle w:val="EndNoteBibliography"/>
      </w:pPr>
      <w:r w:rsidRPr="00D963EB">
        <w:t>14.</w:t>
      </w:r>
      <w:r w:rsidRPr="00D963EB">
        <w:tab/>
        <w:t>Ziegler R, Rees C, Jacobs N, Parkin CG, Lyden MR, Petersen B, et al. Frequent use of an automated bolus advisor improves glycemic control in pediatric patients treated with insulin pump therapy: results of the Bolus Advisor Benefit Evaluation (BABE) study. Pediatr Diabetes. 2016;17(5):311-8.</w:t>
      </w:r>
    </w:p>
    <w:p w14:paraId="522C00EF" w14:textId="77777777" w:rsidR="00D963EB" w:rsidRPr="00D963EB" w:rsidRDefault="00D963EB" w:rsidP="00D963EB">
      <w:pPr>
        <w:pStyle w:val="EndNoteBibliography"/>
      </w:pPr>
      <w:r w:rsidRPr="00D963EB">
        <w:t>15.</w:t>
      </w:r>
      <w:r w:rsidRPr="00D963EB">
        <w:tab/>
        <w:t>Kerr D, Hoogma RP, Buhr A, Petersen B, Storms FE, study i. Multicenter user evaluation of ACCU-CHEK(R) Combo, an integrated system for continuous subcutaneous insulin infusion. J Diabetes Sci Technol. 2010;4(6):1400-7.</w:t>
      </w:r>
    </w:p>
    <w:p w14:paraId="5E041B32" w14:textId="77777777" w:rsidR="00D963EB" w:rsidRPr="00D963EB" w:rsidRDefault="00D963EB" w:rsidP="00D963EB">
      <w:pPr>
        <w:pStyle w:val="EndNoteBibliography"/>
      </w:pPr>
      <w:r w:rsidRPr="00D963EB">
        <w:t>16.</w:t>
      </w:r>
      <w:r w:rsidRPr="00D963EB">
        <w:tab/>
        <w:t>Thrasher JR, Arrieta A, Niu F, Cameron KR, Cordero TL, Shin J, et al. Early Real-World Performance of the MiniMed™ 780G Advanced Hybrid Closed-Loop System and Recommended Settings Use in the United States. Diabetes Technol Ther. 2024;26(S3):24-31.</w:t>
      </w:r>
    </w:p>
    <w:p w14:paraId="7238BC44" w14:textId="77777777" w:rsidR="00D963EB" w:rsidRPr="00D963EB" w:rsidRDefault="00D963EB" w:rsidP="00D963EB">
      <w:pPr>
        <w:pStyle w:val="EndNoteBibliography"/>
      </w:pPr>
      <w:r w:rsidRPr="00D963EB">
        <w:t>17.</w:t>
      </w:r>
      <w:r w:rsidRPr="00D963EB">
        <w:tab/>
        <w:t>Akiyama T, Yamakawa T, Orime K, Ichikawa M, Harada M, Netsu T, et al. Effects of hybrid closed-loop system on glycemic control and psychological aspects in persons with type 1 diabetes treated with sensor-augmented pump: A prospective single-center observational study. J Diabetes Investig. 2024;15(2):219-26.</w:t>
      </w:r>
    </w:p>
    <w:p w14:paraId="413BC6E7" w14:textId="77777777" w:rsidR="00D963EB" w:rsidRPr="00D963EB" w:rsidRDefault="00D963EB" w:rsidP="00D963EB">
      <w:pPr>
        <w:pStyle w:val="EndNoteBibliography"/>
      </w:pPr>
      <w:r w:rsidRPr="00D963EB">
        <w:t>18.</w:t>
      </w:r>
      <w:r w:rsidRPr="00D963EB">
        <w:tab/>
        <w:t>Kubota S, Sato A, Hosokawa M, Okubo Y, Takayama S, Kaneko A, et al. Improving glycemic control by transitioning from the MiniMed(TM) 640G to 770G in Japanese adults with type 1 diabetes mellitus: a prospective, single-center, observational study. Endocr J. 2024.</w:t>
      </w:r>
    </w:p>
    <w:p w14:paraId="1259CF28" w14:textId="77777777" w:rsidR="00D963EB" w:rsidRPr="00D963EB" w:rsidRDefault="00D963EB" w:rsidP="00D963EB">
      <w:pPr>
        <w:pStyle w:val="EndNoteBibliography"/>
      </w:pPr>
      <w:r w:rsidRPr="00D963EB">
        <w:t>19.</w:t>
      </w:r>
      <w:r w:rsidRPr="00D963EB">
        <w:tab/>
        <w:t>Pei Y, Ke W, Lu J, Lin Y, Zhang Z, Peng Y, et al. Safety Event Outcomes and Glycemic Control with a Hybrid Closed-Loop System Used by Chinese Adolescents and Adults with Type 1 Diabetes Mellitus. Diabetes Technol Ther. 2023;25(10):718-25.</w:t>
      </w:r>
    </w:p>
    <w:p w14:paraId="75EFBF40" w14:textId="77777777" w:rsidR="00D963EB" w:rsidRPr="00D963EB" w:rsidRDefault="00D963EB" w:rsidP="00D963EB">
      <w:pPr>
        <w:pStyle w:val="EndNoteBibliography"/>
      </w:pPr>
      <w:r w:rsidRPr="00D963EB">
        <w:t>20.</w:t>
      </w:r>
      <w:r w:rsidRPr="00D963EB">
        <w:tab/>
        <w:t>Orbell S, Codario R, Zupa M, Estock J. Severe Insulin Pump-Related Adverse Events: Potential Root Causes and Impact of the COVID-19 Pandemic. Journal of Diabetes Science and Technology. 2024:19322968241254521.</w:t>
      </w:r>
    </w:p>
    <w:p w14:paraId="11F0D1C3" w14:textId="77777777" w:rsidR="00D963EB" w:rsidRPr="00D963EB" w:rsidRDefault="00D963EB" w:rsidP="00D963EB">
      <w:pPr>
        <w:pStyle w:val="EndNoteBibliography"/>
      </w:pPr>
      <w:r w:rsidRPr="00D963EB">
        <w:t>21.</w:t>
      </w:r>
      <w:r w:rsidRPr="00D963EB">
        <w:tab/>
        <w:t>Reynolds D, Mitteer L, Sigal W, Boyajian L, McKnight H, Bhatti T, et al. Novel Use of Dasiglucagon, a Soluble Glucagon Analog, for the Treatment of Hyperinsulinemic Hypoglycemia Secondary to Suspected Insulinoma: A Case Report. Horm Res Paediatr. 2024;97(2):187-94.</w:t>
      </w:r>
    </w:p>
    <w:p w14:paraId="50307122" w14:textId="77777777" w:rsidR="00D963EB" w:rsidRPr="00D963EB" w:rsidRDefault="00D963EB" w:rsidP="00D963EB">
      <w:pPr>
        <w:pStyle w:val="EndNoteBibliography"/>
      </w:pPr>
      <w:r w:rsidRPr="00D963EB">
        <w:lastRenderedPageBreak/>
        <w:t>22.</w:t>
      </w:r>
      <w:r w:rsidRPr="00D963EB">
        <w:tab/>
        <w:t>Ekhlaspour L, Forlenza G, Chernavvsky D, Maahs DM, Wadwa RP, Deboer MD, et al. Closed loop control in adolescents and children during winter sports: use of the tandem control</w:t>
      </w:r>
      <w:r w:rsidRPr="00D963EB">
        <w:rPr>
          <w:rFonts w:ascii="Cambria Math" w:hAnsi="Cambria Math" w:cs="Cambria Math"/>
        </w:rPr>
        <w:t>‐</w:t>
      </w:r>
      <w:r w:rsidRPr="00D963EB">
        <w:t>IQ AP system. Pediatric Diabetes. 2019;20(6):759-68.</w:t>
      </w:r>
    </w:p>
    <w:p w14:paraId="22570AD9" w14:textId="77777777" w:rsidR="00D963EB" w:rsidRPr="00D963EB" w:rsidRDefault="00D963EB" w:rsidP="00D963EB">
      <w:pPr>
        <w:pStyle w:val="EndNoteBibliography"/>
      </w:pPr>
      <w:r w:rsidRPr="00D963EB">
        <w:t>23.</w:t>
      </w:r>
      <w:r w:rsidRPr="00D963EB">
        <w:tab/>
        <w:t>Usoh C, Price C, Johnson C, Speiser J, Aloi J. Efficacy of Control-IQ Technology in a General Endocrine Clinic. Endocrine Practice. 2023;29(1):29-32.</w:t>
      </w:r>
    </w:p>
    <w:p w14:paraId="019596ED" w14:textId="77777777" w:rsidR="00D963EB" w:rsidRPr="00D963EB" w:rsidRDefault="00D963EB" w:rsidP="00D963EB">
      <w:pPr>
        <w:pStyle w:val="EndNoteBibliography"/>
      </w:pPr>
      <w:r w:rsidRPr="00D963EB">
        <w:t>24.</w:t>
      </w:r>
      <w:r w:rsidRPr="00D963EB">
        <w:tab/>
        <w:t>Breton MD, Kovatchev BP. One Year Real-World Use of the Control-IQ Advanced Hybrid Closed-Loop Technology. Diabetes technology &amp; therapeutics. 2021;23(9):601</w:t>
      </w:r>
      <w:r w:rsidRPr="00D963EB">
        <w:rPr>
          <w:rFonts w:ascii="Cambria Math" w:hAnsi="Cambria Math" w:cs="Cambria Math"/>
        </w:rPr>
        <w:t>‐</w:t>
      </w:r>
      <w:r w:rsidRPr="00D963EB">
        <w:t>8.</w:t>
      </w:r>
    </w:p>
    <w:p w14:paraId="3CA9A0B3" w14:textId="77777777" w:rsidR="00D963EB" w:rsidRPr="00D963EB" w:rsidRDefault="00D963EB" w:rsidP="00D963EB">
      <w:pPr>
        <w:pStyle w:val="EndNoteBibliography"/>
      </w:pPr>
      <w:r w:rsidRPr="00D963EB">
        <w:t>25.</w:t>
      </w:r>
      <w:r w:rsidRPr="00D963EB">
        <w:tab/>
        <w:t>Forlenza GP, Li Z, Buckingham BA, Pinsker JE, Cengiz E, Wadwa RP, et al. Predictive Low-Glucose Suspend Reduces Hypoglycemia in Adults, Adolescents, and Children With Type 1 Diabetes in an At-Home Randomized Crossover Study: results of the PROLOG Trial. Diabetes care. 2018;41(10):2155</w:t>
      </w:r>
      <w:r w:rsidRPr="00D963EB">
        <w:rPr>
          <w:rFonts w:ascii="Cambria Math" w:hAnsi="Cambria Math" w:cs="Cambria Math"/>
        </w:rPr>
        <w:t>‐</w:t>
      </w:r>
      <w:r w:rsidRPr="00D963EB">
        <w:t>61.</w:t>
      </w:r>
    </w:p>
    <w:p w14:paraId="19C4FA99" w14:textId="77777777" w:rsidR="00D963EB" w:rsidRPr="00D963EB" w:rsidRDefault="00D963EB" w:rsidP="00D963EB">
      <w:pPr>
        <w:pStyle w:val="EndNoteBibliography"/>
      </w:pPr>
      <w:r w:rsidRPr="00D963EB">
        <w:t>26.</w:t>
      </w:r>
      <w:r w:rsidRPr="00D963EB">
        <w:tab/>
        <w:t>Wang X, Dunlop A, McKeen J, Feig D, Donovan L. Real</w:t>
      </w:r>
      <w:r w:rsidRPr="00D963EB">
        <w:rPr>
          <w:rFonts w:ascii="Cambria Math" w:hAnsi="Cambria Math" w:cs="Cambria Math"/>
        </w:rPr>
        <w:t>‐</w:t>
      </w:r>
      <w:r w:rsidRPr="00D963EB">
        <w:t>world use of control</w:t>
      </w:r>
      <w:r w:rsidRPr="00D963EB">
        <w:rPr>
          <w:rFonts w:ascii="Cambria Math" w:hAnsi="Cambria Math" w:cs="Cambria Math"/>
        </w:rPr>
        <w:t>‐</w:t>
      </w:r>
      <w:r w:rsidRPr="00D963EB">
        <w:t>IQ™ technology automated insulin delivery in pregnancy: a case series with qualitative interviews. Diabetic Med. 2023;40(6):e15086.</w:t>
      </w:r>
    </w:p>
    <w:p w14:paraId="7F2BCCB7" w14:textId="77777777" w:rsidR="00D963EB" w:rsidRPr="00D963EB" w:rsidRDefault="00D963EB" w:rsidP="00D963EB">
      <w:pPr>
        <w:pStyle w:val="EndNoteBibliography"/>
      </w:pPr>
      <w:r w:rsidRPr="00D963EB">
        <w:t>27.</w:t>
      </w:r>
      <w:r w:rsidRPr="00D963EB">
        <w:tab/>
        <w:t>Carlson AL, Graham TE, Akturk HK, Liljenquist DR, Bergenstal RM, Sulik B, et al. Control-IQ Technology Use in Individuals With High Insulin Requirements: Results From the Multicenter Higher-IQ Trial. J Diabetes Sci Technol. 2024:19322968241234072.</w:t>
      </w:r>
    </w:p>
    <w:p w14:paraId="2FF9A44F" w14:textId="77777777" w:rsidR="00D963EB" w:rsidRPr="00D963EB" w:rsidRDefault="00D963EB" w:rsidP="00D963EB">
      <w:pPr>
        <w:pStyle w:val="EndNoteBibliography"/>
      </w:pPr>
      <w:r w:rsidRPr="00D963EB">
        <w:t>28.</w:t>
      </w:r>
      <w:r w:rsidRPr="00D963EB">
        <w:tab/>
        <w:t>Shah VN, Akturk HK, Trahan A, Piquette N, Wheatcroft A, Schertz E, et al. Safety and Feasibility Evaluation of Automated User Profile Settings Initialization and Adaptation With Control-IQ Technology. J Diabetes Sci Technol. 2024:19322968241229074.</w:t>
      </w:r>
    </w:p>
    <w:p w14:paraId="10B719FB" w14:textId="2FEA2C21" w:rsidR="00D963EB" w:rsidRPr="00D963EB" w:rsidRDefault="00D963EB" w:rsidP="00D963EB">
      <w:pPr>
        <w:pStyle w:val="EndNoteBibliography"/>
      </w:pPr>
      <w:r w:rsidRPr="00D963EB">
        <w:t>29.</w:t>
      </w:r>
      <w:r w:rsidRPr="00D963EB">
        <w:tab/>
        <w:t xml:space="preserve">Brown S. A Pilot Test of t:Slim X2 With Control-IQ Technology 2022 [Available from: </w:t>
      </w:r>
      <w:hyperlink r:id="rId29" w:history="1">
        <w:r w:rsidRPr="00D963EB">
          <w:rPr>
            <w:rStyle w:val="Hyperlink"/>
          </w:rPr>
          <w:t>https://clinicaltrials.gov/study/NCT03368937</w:t>
        </w:r>
      </w:hyperlink>
      <w:r w:rsidRPr="00D963EB">
        <w:t>.</w:t>
      </w:r>
    </w:p>
    <w:p w14:paraId="697C0AF1" w14:textId="77777777" w:rsidR="00D963EB" w:rsidRPr="00D963EB" w:rsidRDefault="00D963EB" w:rsidP="00D963EB">
      <w:pPr>
        <w:pStyle w:val="EndNoteBibliography"/>
      </w:pPr>
      <w:r w:rsidRPr="00D963EB">
        <w:t>30.</w:t>
      </w:r>
      <w:r w:rsidRPr="00D963EB">
        <w:tab/>
        <w:t>Brown S, Raghinaru D, Emory E, Kovatchev B. First Look at Control-IQ: A New-Generation Automated Insulin Delivery System. Diabetes Care. 2018;41(12):2634-6.</w:t>
      </w:r>
    </w:p>
    <w:p w14:paraId="7C62A667" w14:textId="77777777" w:rsidR="00D963EB" w:rsidRPr="00D963EB" w:rsidRDefault="00D963EB" w:rsidP="00D963EB">
      <w:pPr>
        <w:pStyle w:val="EndNoteBibliography"/>
      </w:pPr>
      <w:r w:rsidRPr="00D963EB">
        <w:t>31.</w:t>
      </w:r>
      <w:r w:rsidRPr="00D963EB">
        <w:tab/>
        <w:t>Breton MD, Kanapka LG, Beck RW, Ekhlaspour L, Forlenza GP, Cengiz E, et al. A Randomized Trial of Closed-Loop Control in Children with Type 1 Diabetes. N Engl J Med. 2020;383(9):836-45.</w:t>
      </w:r>
    </w:p>
    <w:p w14:paraId="69F7C2BB" w14:textId="14A13AA0" w:rsidR="00D963EB" w:rsidRPr="00D963EB" w:rsidRDefault="00D963EB" w:rsidP="00D963EB">
      <w:pPr>
        <w:pStyle w:val="EndNoteBibliography"/>
      </w:pPr>
      <w:r w:rsidRPr="00D963EB">
        <w:t>32.</w:t>
      </w:r>
      <w:r w:rsidRPr="00D963EB">
        <w:tab/>
        <w:t xml:space="preserve">A Study of t:Slim X2 With Control-IQ Technology (DCLP5): University of Virginia; 2023 [Available from: </w:t>
      </w:r>
      <w:hyperlink r:id="rId30" w:history="1">
        <w:r w:rsidRPr="00D963EB">
          <w:rPr>
            <w:rStyle w:val="Hyperlink"/>
          </w:rPr>
          <w:t>https://clinicaltrials.gov/study/NCT03844789</w:t>
        </w:r>
      </w:hyperlink>
      <w:r w:rsidRPr="00D963EB">
        <w:t>.</w:t>
      </w:r>
    </w:p>
    <w:p w14:paraId="668881F9" w14:textId="77777777" w:rsidR="00D963EB" w:rsidRPr="00D963EB" w:rsidRDefault="00D963EB" w:rsidP="00D963EB">
      <w:pPr>
        <w:pStyle w:val="EndNoteBibliography"/>
      </w:pPr>
      <w:r w:rsidRPr="00D963EB">
        <w:t>33.</w:t>
      </w:r>
      <w:r w:rsidRPr="00D963EB">
        <w:tab/>
        <w:t>Kanapka LG, Wadwa RP, Breton MD, Ruedy KJ, Ekhlaspour L, Forlenza GP, et al. Extended Use of the Control-IQ Closed-Loop Control System in Children With Type 1 Diabetes. Diabetes Care. 2021;44(2):473-8.</w:t>
      </w:r>
    </w:p>
    <w:p w14:paraId="0EE8145F" w14:textId="77777777" w:rsidR="00D963EB" w:rsidRPr="00D963EB" w:rsidRDefault="00D963EB" w:rsidP="00D963EB">
      <w:pPr>
        <w:pStyle w:val="EndNoteBibliography"/>
      </w:pPr>
      <w:r w:rsidRPr="00D963EB">
        <w:t>34.</w:t>
      </w:r>
      <w:r w:rsidRPr="00D963EB">
        <w:tab/>
        <w:t>Schoelwer MJ, Kanapka LG, Wadwa RP, Breton MD, Ruedy KJ, Ekhlaspour L, et al. Predictors of Time-in-Range (70-180 mg/dL) Achieved Using a Closed-Loop Control System. Diabetes Technol Ther. 2021;23(7):475-81.</w:t>
      </w:r>
    </w:p>
    <w:p w14:paraId="419F586C" w14:textId="77777777" w:rsidR="00D963EB" w:rsidRPr="00D963EB" w:rsidRDefault="00D963EB" w:rsidP="00D963EB">
      <w:pPr>
        <w:pStyle w:val="EndNoteBibliography"/>
      </w:pPr>
      <w:r w:rsidRPr="00D963EB">
        <w:t>35.</w:t>
      </w:r>
      <w:r w:rsidRPr="00D963EB">
        <w:tab/>
        <w:t>Cobry EC, Kanapka LG, Cengiz E, Carria L, Ekhlaspour L, Buckingham BA, et al. Health-Related Quality of Life and Treatment Satisfaction in Parents and Children with Type 1 Diabetes Using Closed-Loop Control. Diabetes Technol Ther. 2021;23(6):401-9.</w:t>
      </w:r>
    </w:p>
    <w:p w14:paraId="22470B45" w14:textId="77777777" w:rsidR="00D963EB" w:rsidRPr="00D963EB" w:rsidRDefault="00D963EB" w:rsidP="00D963EB">
      <w:pPr>
        <w:pStyle w:val="EndNoteBibliography"/>
      </w:pPr>
      <w:r w:rsidRPr="00D963EB">
        <w:t>36.</w:t>
      </w:r>
      <w:r w:rsidRPr="00D963EB">
        <w:tab/>
        <w:t>Cobry EC, Bisio A, Wadwa RP, Breton MD. Improvements in Parental Sleep, Fear of Hypoglycemia, and Diabetes Distress With Use of an Advanced Hybrid Closed-Loop System. Diabetes Care. 2022;45(5):1292-5.</w:t>
      </w:r>
    </w:p>
    <w:p w14:paraId="7ACE0264" w14:textId="77777777" w:rsidR="00D963EB" w:rsidRPr="00D963EB" w:rsidRDefault="00D963EB" w:rsidP="00D963EB">
      <w:pPr>
        <w:pStyle w:val="EndNoteBibliography"/>
      </w:pPr>
      <w:r w:rsidRPr="00D963EB">
        <w:t>37.</w:t>
      </w:r>
      <w:r w:rsidRPr="00D963EB">
        <w:tab/>
        <w:t>Graham R, Mueller L, Manning M, Habif S, Messer LH, Pinsker JE, et al. Real-World Use of Control-IQ Technology Is Associated with a Lower Rate of Severe Hypoglycemia and Diabetic Ketoacidosis Than Historical Data: Results of the Control-IQ Observational (CLIO) Prospective Study. Diabetes Technol Ther. 2024;26(1):24-32.</w:t>
      </w:r>
    </w:p>
    <w:p w14:paraId="205A9C3E" w14:textId="5D67E07A" w:rsidR="00D963EB" w:rsidRPr="00D963EB" w:rsidRDefault="00D963EB" w:rsidP="00D963EB">
      <w:pPr>
        <w:pStyle w:val="EndNoteBibliography"/>
      </w:pPr>
      <w:r w:rsidRPr="00D963EB">
        <w:t>38.</w:t>
      </w:r>
      <w:r w:rsidRPr="00D963EB">
        <w:tab/>
        <w:t xml:space="preserve">Control-IQ Observational (CLIO) Post-Approval Study (CLIO): Tandem Diabetes Care, Inc.; 2023 [Available from: </w:t>
      </w:r>
      <w:hyperlink r:id="rId31" w:history="1">
        <w:r w:rsidRPr="00D963EB">
          <w:rPr>
            <w:rStyle w:val="Hyperlink"/>
          </w:rPr>
          <w:t>https://clinicaltrials.gov/study/NCT04503174</w:t>
        </w:r>
      </w:hyperlink>
      <w:r w:rsidRPr="00D963EB">
        <w:t>.</w:t>
      </w:r>
    </w:p>
    <w:p w14:paraId="69620B72" w14:textId="77777777" w:rsidR="00D963EB" w:rsidRPr="00D963EB" w:rsidRDefault="00D963EB" w:rsidP="00D963EB">
      <w:pPr>
        <w:pStyle w:val="EndNoteBibliography"/>
      </w:pPr>
      <w:r w:rsidRPr="00D963EB">
        <w:t>39.</w:t>
      </w:r>
      <w:r w:rsidRPr="00D963EB">
        <w:tab/>
        <w:t>Levy CJ, Bailey R, Laffel LM, Forlenza G, DiMeglio LA, Hughes MS, et al. Multicenter Evaluation of Ultra-Rapid Lispro Insulin with Control-IQ Technology in Adults, Adolescents, and Children with Type 1 Diabetes. Diabetes Technol Ther. 2024;26(9):652-60.</w:t>
      </w:r>
    </w:p>
    <w:p w14:paraId="304604C5" w14:textId="4D3A739E" w:rsidR="00D963EB" w:rsidRPr="00D963EB" w:rsidRDefault="00D963EB" w:rsidP="00D963EB">
      <w:pPr>
        <w:pStyle w:val="EndNoteBibliography"/>
      </w:pPr>
      <w:r w:rsidRPr="00D963EB">
        <w:t>40.</w:t>
      </w:r>
      <w:r w:rsidRPr="00D963EB">
        <w:tab/>
        <w:t xml:space="preserve">Safety Evaluation of an Advanced Hybrid Closed Loop System Using Lyumjev With the Tandem t:Slim X2 Insulin Pump With Control-IQ Technology in Adults, Adolescents and Children With Type 1 Diabetes: Tandem Diabetes Care, Inc.; 2024 [Available from: </w:t>
      </w:r>
      <w:hyperlink r:id="rId32" w:history="1">
        <w:r w:rsidRPr="00D963EB">
          <w:rPr>
            <w:rStyle w:val="Hyperlink"/>
          </w:rPr>
          <w:t>https://clinicaltrials.gov/study/NCT05403502</w:t>
        </w:r>
      </w:hyperlink>
      <w:r w:rsidRPr="00D963EB">
        <w:t>.</w:t>
      </w:r>
    </w:p>
    <w:p w14:paraId="78ECD51F" w14:textId="77777777" w:rsidR="00D963EB" w:rsidRPr="00D963EB" w:rsidRDefault="00D963EB" w:rsidP="00D963EB">
      <w:pPr>
        <w:pStyle w:val="EndNoteBibliography"/>
      </w:pPr>
      <w:r w:rsidRPr="00D963EB">
        <w:t>41.</w:t>
      </w:r>
      <w:r w:rsidRPr="00D963EB">
        <w:tab/>
        <w:t>Ekhlaspour L, Schoelwer MJ, Forlenza GP, DeBoer MD, Norlander L, Hsu L, et al. Safety and Performance of the Tandem t:slim X2 with Control-IQ Automated Insulin Delivery System in Toddlers and Preschoolers. Diabetes Technol Ther. 2021;23(5):384-91.</w:t>
      </w:r>
    </w:p>
    <w:p w14:paraId="21DCF02C" w14:textId="0EFAAC77" w:rsidR="00D963EB" w:rsidRPr="00D963EB" w:rsidRDefault="00D963EB" w:rsidP="00D963EB">
      <w:pPr>
        <w:pStyle w:val="EndNoteBibliography"/>
      </w:pPr>
      <w:r w:rsidRPr="00D963EB">
        <w:lastRenderedPageBreak/>
        <w:t>42.</w:t>
      </w:r>
      <w:r w:rsidRPr="00D963EB">
        <w:tab/>
        <w:t xml:space="preserve">Breton M. Safety of Artificial Pancreas Therapy in Preschoolers, Age 2-6 2023 [Available from: </w:t>
      </w:r>
      <w:hyperlink r:id="rId33" w:history="1">
        <w:r w:rsidRPr="00D963EB">
          <w:rPr>
            <w:rStyle w:val="Hyperlink"/>
          </w:rPr>
          <w:t>https://clinicaltrials.gov/study/NCT04084171</w:t>
        </w:r>
      </w:hyperlink>
      <w:r w:rsidRPr="00D963EB">
        <w:t>.</w:t>
      </w:r>
    </w:p>
    <w:p w14:paraId="16074035" w14:textId="77777777" w:rsidR="00D963EB" w:rsidRPr="00D963EB" w:rsidRDefault="00D963EB" w:rsidP="00D963EB">
      <w:pPr>
        <w:pStyle w:val="EndNoteBibliography"/>
      </w:pPr>
      <w:r w:rsidRPr="00D963EB">
        <w:t>43.</w:t>
      </w:r>
      <w:r w:rsidRPr="00D963EB">
        <w:tab/>
        <w:t>Ekhlaspour L, Nally L, El-Khatib F, Ly TT, Clinton P, Frank E, et al. Feasibility studies of an insulin-only bionic pancreas in a home-use setting. J Diabetes Sci Technol. 2019;13(6):1001-7.</w:t>
      </w:r>
    </w:p>
    <w:p w14:paraId="6BEF7D15" w14:textId="77777777" w:rsidR="00D963EB" w:rsidRPr="00D963EB" w:rsidRDefault="00D963EB" w:rsidP="00D963EB">
      <w:pPr>
        <w:pStyle w:val="EndNoteBibliography"/>
      </w:pPr>
      <w:r w:rsidRPr="00D963EB">
        <w:t>44.</w:t>
      </w:r>
      <w:r w:rsidRPr="00D963EB">
        <w:tab/>
        <w:t>Brown SA, Kovatchev BP, Raghinaru D, Lum JW, Buckingham BA, Kudva YC, et al. Six-Month Randomized, Multicenter Trial of Closed-Loop Control in Type 1 Diabetes. N Engl J Med. 2019;381(18):1707-17.</w:t>
      </w:r>
    </w:p>
    <w:p w14:paraId="0CF43BB5" w14:textId="0BB40384" w:rsidR="00D963EB" w:rsidRPr="00D963EB" w:rsidRDefault="00D963EB" w:rsidP="00D963EB">
      <w:pPr>
        <w:pStyle w:val="EndNoteBibliography"/>
      </w:pPr>
      <w:r w:rsidRPr="00D963EB">
        <w:t>45.</w:t>
      </w:r>
      <w:r w:rsidRPr="00D963EB">
        <w:tab/>
        <w:t xml:space="preserve">Brown S. The International Diabetes Closed Loop (iDCL) Trial: Clinical Acceptance of the Artificial Pancreas (DCLP3) 2020 [Available from: </w:t>
      </w:r>
      <w:hyperlink r:id="rId34" w:history="1">
        <w:r w:rsidRPr="00D963EB">
          <w:rPr>
            <w:rStyle w:val="Hyperlink"/>
          </w:rPr>
          <w:t>https://clinicaltrials.gov/study/NCT03563313</w:t>
        </w:r>
      </w:hyperlink>
      <w:r w:rsidRPr="00D963EB">
        <w:t>.</w:t>
      </w:r>
    </w:p>
    <w:p w14:paraId="266D4AC3" w14:textId="77777777" w:rsidR="00D963EB" w:rsidRPr="00D963EB" w:rsidRDefault="00D963EB" w:rsidP="00D963EB">
      <w:pPr>
        <w:pStyle w:val="EndNoteBibliography"/>
      </w:pPr>
      <w:r w:rsidRPr="00D963EB">
        <w:t>46.</w:t>
      </w:r>
      <w:r w:rsidRPr="00D963EB">
        <w:tab/>
        <w:t>O'Malley G, Messer LH, Levy CJ, Pinsker JE, Forlenza GP, Isganaitis E, et al. Clinical Management and Pump Parameter Adjustment of the Control-IQ Closed-Loop Control System: Results from a 6-Month, Multicenter, Randomized Clinical Trial. Diabetes Technol Ther. 2021;23(4):245-52.</w:t>
      </w:r>
    </w:p>
    <w:p w14:paraId="3045EB3E" w14:textId="77777777" w:rsidR="00D963EB" w:rsidRPr="00D963EB" w:rsidRDefault="00D963EB" w:rsidP="00D963EB">
      <w:pPr>
        <w:pStyle w:val="EndNoteBibliography"/>
      </w:pPr>
      <w:r w:rsidRPr="00D963EB">
        <w:t>47.</w:t>
      </w:r>
      <w:r w:rsidRPr="00D963EB">
        <w:tab/>
        <w:t>Isganaitis E, Raghinaru D, Ambler-Osborn L, Pinsker JE, Buckingham BA, Wadwa RP, et al. Closed-Loop Insulin Therapy Improves Glycemic Control in Adolescents and Young Adults: Outcomes from the International Diabetes Closed-Loop Trial. Diabetes Technol Ther. 2021;23(5):342-9.</w:t>
      </w:r>
    </w:p>
    <w:p w14:paraId="1A5657AA" w14:textId="77777777" w:rsidR="00D963EB" w:rsidRPr="00D963EB" w:rsidRDefault="00D963EB" w:rsidP="00D963EB">
      <w:pPr>
        <w:pStyle w:val="EndNoteBibliography"/>
      </w:pPr>
      <w:r w:rsidRPr="00D963EB">
        <w:t>48.</w:t>
      </w:r>
      <w:r w:rsidRPr="00D963EB">
        <w:tab/>
        <w:t>Ekhlaspour L, Town M, Raghinaru D, Lum JW, Brown SA, Buckingham BA. Glycemic Outcomes in Baseline Hemoglobin A1C Subgroups in the International Diabetes Closed-Loop Trial. Diabetes Technol Ther. 2022;24(8):588-91.</w:t>
      </w:r>
    </w:p>
    <w:p w14:paraId="1BF207EB" w14:textId="77777777" w:rsidR="00D963EB" w:rsidRPr="00D963EB" w:rsidRDefault="00D963EB" w:rsidP="00D963EB">
      <w:pPr>
        <w:pStyle w:val="EndNoteBibliography"/>
      </w:pPr>
      <w:r w:rsidRPr="00D963EB">
        <w:t>49.</w:t>
      </w:r>
      <w:r w:rsidRPr="00D963EB">
        <w:tab/>
        <w:t>Kudva YC, Laffel LM, Brown SA, Raghinaru D, Pinsker JE, Ekhlaspour L, et al. Patient-Reported Outcomes in a Randomized Trial of Closed-Loop Control: The Pivotal International Diabetes Closed-Loop Trial. Diabetes Technol Ther. 2021;23(10):673-83.</w:t>
      </w:r>
    </w:p>
    <w:p w14:paraId="129AAD3D" w14:textId="7F0C929A" w:rsidR="00D963EB" w:rsidRPr="00D963EB" w:rsidRDefault="00D963EB" w:rsidP="00D963EB">
      <w:pPr>
        <w:pStyle w:val="EndNoteBibliography"/>
      </w:pPr>
      <w:r w:rsidRPr="00D963EB">
        <w:t>50.</w:t>
      </w:r>
      <w:r w:rsidRPr="00D963EB">
        <w:tab/>
        <w:t xml:space="preserve">Brown S. The International Diabetes Closed Loop (iDCL) Trial: Clinical Acceptance of the Artificial Pancreas (DCLP3 Extension) 2020 [Available from: </w:t>
      </w:r>
      <w:hyperlink r:id="rId35" w:history="1">
        <w:r w:rsidRPr="00D963EB">
          <w:rPr>
            <w:rStyle w:val="Hyperlink"/>
          </w:rPr>
          <w:t>https://clinicaltrials.gov/study/NCT03591354</w:t>
        </w:r>
      </w:hyperlink>
      <w:r w:rsidRPr="00D963EB">
        <w:t>.</w:t>
      </w:r>
    </w:p>
    <w:p w14:paraId="657A7C8C" w14:textId="77777777" w:rsidR="00D963EB" w:rsidRPr="00D963EB" w:rsidRDefault="00D963EB" w:rsidP="00D963EB">
      <w:pPr>
        <w:pStyle w:val="EndNoteBibliography"/>
      </w:pPr>
      <w:r w:rsidRPr="00D963EB">
        <w:t>51.</w:t>
      </w:r>
      <w:r w:rsidRPr="00D963EB">
        <w:tab/>
        <w:t>Levy CJ, O'Malley G, Raghinaru D, Kudva YC, Laffel LM, Pinsker JE, et al. Insulin Delivery and Glucose Variability Throughout the Menstrual Cycle on Closed Loop Control for Women with Type 1 Diabetes. Diabetes Technol Ther. 2022;24(5):357-61.</w:t>
      </w:r>
    </w:p>
    <w:p w14:paraId="6551C6CF" w14:textId="77777777" w:rsidR="00D963EB" w:rsidRPr="00D963EB" w:rsidRDefault="00D963EB" w:rsidP="00D963EB">
      <w:pPr>
        <w:pStyle w:val="EndNoteBibliography"/>
      </w:pPr>
      <w:r w:rsidRPr="00D963EB">
        <w:t>52.</w:t>
      </w:r>
      <w:r w:rsidRPr="00D963EB">
        <w:tab/>
        <w:t>Wadwa RP, Reed ZW, Buckingham BA, DeBoer MD, Ekhlaspour L, Forlenza GP, et al. Trial of Hybrid Closed-Loop Control in Young Children with Type 1 Diabetes. N Engl J Med. 2023;388(11):991-1001.</w:t>
      </w:r>
    </w:p>
    <w:p w14:paraId="23978903" w14:textId="7DDAF4B8" w:rsidR="00D963EB" w:rsidRPr="00D963EB" w:rsidRDefault="00D963EB" w:rsidP="00D963EB">
      <w:pPr>
        <w:pStyle w:val="EndNoteBibliography"/>
      </w:pPr>
      <w:r w:rsidRPr="00D963EB">
        <w:t>53.</w:t>
      </w:r>
      <w:r w:rsidRPr="00D963EB">
        <w:tab/>
        <w:t xml:space="preserve">Breton M. The Pediatric Artificial Pancreas (PEDAP) Trial of Control-IQ Technology in Young Children in Type 1 Diabetes 2023 [Available from: </w:t>
      </w:r>
      <w:hyperlink r:id="rId36" w:history="1">
        <w:r w:rsidRPr="00D963EB">
          <w:rPr>
            <w:rStyle w:val="Hyperlink"/>
          </w:rPr>
          <w:t>https://clinicaltrials.gov/study/NCT04796779</w:t>
        </w:r>
      </w:hyperlink>
      <w:r w:rsidRPr="00D963EB">
        <w:t>.</w:t>
      </w:r>
    </w:p>
    <w:p w14:paraId="7C87238C" w14:textId="4539ECC3" w:rsidR="00D963EB" w:rsidRPr="00D963EB" w:rsidRDefault="00D963EB" w:rsidP="00D963EB">
      <w:pPr>
        <w:pStyle w:val="EndNoteBibliography"/>
      </w:pPr>
      <w:r w:rsidRPr="00D963EB">
        <w:t>54.</w:t>
      </w:r>
      <w:r w:rsidRPr="00D963EB">
        <w:tab/>
        <w:t xml:space="preserve">Brown S. Adaptive Biobehavioral Control (ABC) of Automated Insulin Delivery 2021 [Available from: </w:t>
      </w:r>
      <w:hyperlink r:id="rId37" w:history="1">
        <w:r w:rsidRPr="00D963EB">
          <w:rPr>
            <w:rStyle w:val="Hyperlink"/>
          </w:rPr>
          <w:t>https://clinicaltrials.gov/study/NCT04784637</w:t>
        </w:r>
      </w:hyperlink>
      <w:r w:rsidRPr="00D963EB">
        <w:t>.</w:t>
      </w:r>
    </w:p>
    <w:p w14:paraId="2B278FB7" w14:textId="7B11BD84" w:rsidR="00D963EB" w:rsidRPr="00D963EB" w:rsidRDefault="00D963EB" w:rsidP="00D963EB">
      <w:pPr>
        <w:pStyle w:val="EndNoteBibliography"/>
      </w:pPr>
      <w:r w:rsidRPr="00D963EB">
        <w:t>55.</w:t>
      </w:r>
      <w:r w:rsidRPr="00D963EB">
        <w:tab/>
        <w:t xml:space="preserve">Brown S. The VRIF Trial: Hypoglycemia Reduction With Automated-Insulin Delivery System 2019 [Available from: </w:t>
      </w:r>
      <w:hyperlink r:id="rId38" w:history="1">
        <w:r w:rsidRPr="00D963EB">
          <w:rPr>
            <w:rStyle w:val="Hyperlink"/>
          </w:rPr>
          <w:t>https://clinicaltrials.gov/study/NCT03674281</w:t>
        </w:r>
      </w:hyperlink>
      <w:r w:rsidRPr="00D963EB">
        <w:t>.</w:t>
      </w:r>
    </w:p>
    <w:p w14:paraId="57747646" w14:textId="77777777" w:rsidR="00D963EB" w:rsidRPr="00D963EB" w:rsidRDefault="00D963EB" w:rsidP="00D963EB">
      <w:pPr>
        <w:pStyle w:val="EndNoteBibliography"/>
      </w:pPr>
      <w:r w:rsidRPr="00D963EB">
        <w:t>56.</w:t>
      </w:r>
      <w:r w:rsidRPr="00D963EB">
        <w:tab/>
        <w:t>Castellanos LE, Balliro CA, Sherwood JS, Jafri R, Hillard MA, Greaux E, et al. Performance of the Insulin-Only iLet Bionic Pancreas and the Bihormonal iLet Using Dasiglucagon in Adults With Type 1 Diabetes in a Home-Use Setting. Diabetes Care. 2021;44(6):e118-e20.</w:t>
      </w:r>
    </w:p>
    <w:p w14:paraId="1BB6CD83" w14:textId="77777777" w:rsidR="00D963EB" w:rsidRPr="00D963EB" w:rsidRDefault="00D963EB" w:rsidP="00D963EB">
      <w:pPr>
        <w:pStyle w:val="EndNoteBibliography"/>
      </w:pPr>
      <w:r w:rsidRPr="00D963EB">
        <w:t>57.</w:t>
      </w:r>
      <w:r w:rsidRPr="00D963EB">
        <w:tab/>
        <w:t>Castellanos LE, Russell SJ, Damiano ER, Beck RW, Shah VN, Bailey R, et al. The Insulin-Only Bionic Pancreas Improves Glycemic Control in Non-Hispanic White and Minority Adults and Children With Type 1 Diabetes. Diabetes Care. 2023;46(6):1185-90.</w:t>
      </w:r>
    </w:p>
    <w:p w14:paraId="1AE56E74" w14:textId="77777777" w:rsidR="00D963EB" w:rsidRPr="00D963EB" w:rsidRDefault="00D963EB" w:rsidP="00D963EB">
      <w:pPr>
        <w:pStyle w:val="EndNoteBibliography"/>
      </w:pPr>
      <w:r w:rsidRPr="00D963EB">
        <w:t>58.</w:t>
      </w:r>
      <w:r w:rsidRPr="00D963EB">
        <w:tab/>
        <w:t>Russell SJ, Balliro C, Ekelund M, El-Khatib F, Graungaard T, Greaux E, et al. Improvements in Glycemic Control Achieved by Altering the t(max) Setting in the iLet(®) Bionic Pancreas When Using Fast-Acting Insulin Aspart: A Randomized Trial. Diabetes Ther. 2021;12(7):2019-33.</w:t>
      </w:r>
    </w:p>
    <w:p w14:paraId="7508BD07" w14:textId="77777777" w:rsidR="00D963EB" w:rsidRPr="00D963EB" w:rsidRDefault="00D963EB" w:rsidP="00D963EB">
      <w:pPr>
        <w:pStyle w:val="EndNoteBibliography"/>
      </w:pPr>
      <w:r w:rsidRPr="00D963EB">
        <w:t>59.</w:t>
      </w:r>
      <w:r w:rsidRPr="00D963EB">
        <w:tab/>
        <w:t>Sherwood JS, Castellanos LE, O'Connor MY, Balliro CA, Hillard MA, Gaston SG, et al. Randomized Trial of the Insulin-Only iLet Bionic Pancreas for the Treatment of Cystic Fibrosis- Related Diabetes. Diabetes care. 2024;47(1):101</w:t>
      </w:r>
      <w:r w:rsidRPr="00D963EB">
        <w:rPr>
          <w:rFonts w:ascii="Cambria Math" w:hAnsi="Cambria Math" w:cs="Cambria Math"/>
        </w:rPr>
        <w:t>‐</w:t>
      </w:r>
      <w:r w:rsidRPr="00D963EB">
        <w:t>8.</w:t>
      </w:r>
    </w:p>
    <w:p w14:paraId="5FECE393" w14:textId="77777777" w:rsidR="00D963EB" w:rsidRPr="00D963EB" w:rsidRDefault="00D963EB" w:rsidP="00D963EB">
      <w:pPr>
        <w:pStyle w:val="EndNoteBibliography"/>
      </w:pPr>
      <w:r w:rsidRPr="00D963EB">
        <w:t>60.</w:t>
      </w:r>
      <w:r w:rsidRPr="00D963EB">
        <w:tab/>
        <w:t>Bionic Pancreas Research Group, Russell SJ, Beck RW, Damiano ER, El-Khatib FH, Ruedy KJ, et al. Multicenter, Randomized Trial of a Bionic Pancreas in Type 1 Diabetes. N Engl J Med. 2022;387(13):1161-72.</w:t>
      </w:r>
    </w:p>
    <w:p w14:paraId="7A4B9DD6" w14:textId="1D92D22A" w:rsidR="00D963EB" w:rsidRPr="00D963EB" w:rsidRDefault="00D963EB" w:rsidP="00D963EB">
      <w:pPr>
        <w:pStyle w:val="EndNoteBibliography"/>
      </w:pPr>
      <w:r w:rsidRPr="00D963EB">
        <w:t>61.</w:t>
      </w:r>
      <w:r w:rsidRPr="00D963EB">
        <w:tab/>
        <w:t xml:space="preserve">The Insulin-Only Bionic Pancreas Pivotal Trial: Jaeb Center for Health Research; 2023 [Available from: </w:t>
      </w:r>
      <w:hyperlink r:id="rId39" w:history="1">
        <w:r w:rsidRPr="00D963EB">
          <w:rPr>
            <w:rStyle w:val="Hyperlink"/>
          </w:rPr>
          <w:t>https://clinicaltrials.gov/study/NCT04200313</w:t>
        </w:r>
      </w:hyperlink>
      <w:r w:rsidRPr="00D963EB">
        <w:t>.</w:t>
      </w:r>
    </w:p>
    <w:p w14:paraId="068244FE" w14:textId="77777777" w:rsidR="00D963EB" w:rsidRPr="00D963EB" w:rsidRDefault="00D963EB" w:rsidP="00D963EB">
      <w:pPr>
        <w:pStyle w:val="EndNoteBibliography"/>
      </w:pPr>
      <w:r w:rsidRPr="00D963EB">
        <w:t>62.</w:t>
      </w:r>
      <w:r w:rsidRPr="00D963EB">
        <w:tab/>
        <w:t>Kruger D, Kass A, Lonier J, Pettus J, Raskin P, Salam M, et al. A Multicenter Randomized Trial Evaluating the Insulin-Only Configuration of the Bionic Pancreas in Adults with Type 1 Diabetes. Diabetes Technol Ther. 2022;24(10):697-711.</w:t>
      </w:r>
    </w:p>
    <w:p w14:paraId="3412AD67" w14:textId="77777777" w:rsidR="00D963EB" w:rsidRPr="00D963EB" w:rsidRDefault="00D963EB" w:rsidP="00D963EB">
      <w:pPr>
        <w:pStyle w:val="EndNoteBibliography"/>
      </w:pPr>
      <w:r w:rsidRPr="00D963EB">
        <w:lastRenderedPageBreak/>
        <w:t>63.</w:t>
      </w:r>
      <w:r w:rsidRPr="00D963EB">
        <w:tab/>
        <w:t>Messer LH, Buckingham BA, Cogen F, Daniels M, Forlenza G, Jafri RZ, et al. Positive Impact of the Bionic Pancreas on Diabetes Control in Youth 6-17 Years Old with Type 1 Diabetes: A Multicenter Randomized Trial. Diabetes Technol Ther. 2022;24(10):712-25.</w:t>
      </w:r>
    </w:p>
    <w:p w14:paraId="64D09D8E" w14:textId="77777777" w:rsidR="00D963EB" w:rsidRPr="00D963EB" w:rsidRDefault="00D963EB" w:rsidP="00D963EB">
      <w:pPr>
        <w:pStyle w:val="EndNoteBibliography"/>
      </w:pPr>
      <w:r w:rsidRPr="00D963EB">
        <w:t>64.</w:t>
      </w:r>
      <w:r w:rsidRPr="00D963EB">
        <w:tab/>
        <w:t>Lynch J, Kanapka LG, Russell SJ, Damiano ER, El-Khatib FH, Ruedy KJ, et al. The Insulin-Only Bionic Pancreas Pivotal Trial Extension Study: A Multi-Center Single-Arm Evaluation of the Insulin-Only Configuration of the Bionic Pancreas in Adults and Youth with Type 1 Diabetes. Diabetes Technol Ther. 2022;24(10):726-36.</w:t>
      </w:r>
    </w:p>
    <w:p w14:paraId="375D6CB6" w14:textId="77777777" w:rsidR="00D963EB" w:rsidRPr="00D963EB" w:rsidRDefault="00D963EB" w:rsidP="00D963EB">
      <w:pPr>
        <w:pStyle w:val="EndNoteBibliography"/>
      </w:pPr>
      <w:r w:rsidRPr="00D963EB">
        <w:t>65.</w:t>
      </w:r>
      <w:r w:rsidRPr="00D963EB">
        <w:tab/>
        <w:t>Mauras N, Damiano ER, El-Khatib FH, Marak MC, Calhoun P, Ruedy KJ, et al. Utility and Safety of Backup Insulin Regimens Generated by the Bionic Pancreas: A Randomized Study. Diabetes Technol Ther. 2023;25(6):437-41.</w:t>
      </w:r>
    </w:p>
    <w:p w14:paraId="7A7B306D" w14:textId="77777777" w:rsidR="00D963EB" w:rsidRPr="00D963EB" w:rsidRDefault="00D963EB" w:rsidP="00D963EB">
      <w:pPr>
        <w:pStyle w:val="EndNoteBibliography"/>
      </w:pPr>
      <w:r w:rsidRPr="00D963EB">
        <w:t>66.</w:t>
      </w:r>
      <w:r w:rsidRPr="00D963EB">
        <w:tab/>
        <w:t>Weissberg-Benchell J, Vesco AT, Shapiro J, Calhoun P, Damiano ER, Russell SJ, et al. Psychosocial Impact of the Insulin-Only iLet Bionic Pancreas for Adults, Youth, and Caregivers of Youth with Type 1 Diabetes. Diabetes Technol Ther. 2023;25(10):705-17.</w:t>
      </w:r>
    </w:p>
    <w:p w14:paraId="2C46EE74" w14:textId="77777777" w:rsidR="00D963EB" w:rsidRPr="00D963EB" w:rsidRDefault="00D963EB" w:rsidP="00D963EB">
      <w:pPr>
        <w:pStyle w:val="EndNoteBibliography"/>
      </w:pPr>
      <w:r w:rsidRPr="00D963EB">
        <w:t>67.</w:t>
      </w:r>
      <w:r w:rsidRPr="00D963EB">
        <w:tab/>
        <w:t>Beck RW, Russell SJ, Damiano ER, El-Khatib FH, Ruedy KJ, Balliro C, et al. A Multicenter Randomized Trial Evaluating Fast-Acting Insulin Aspart in the Bionic Pancreas in Adults with Type 1 Diabetes. Diabetes Technol Ther. 2022;24(10):681-96.</w:t>
      </w:r>
    </w:p>
    <w:p w14:paraId="77B202AA" w14:textId="77777777" w:rsidR="00D963EB" w:rsidRPr="00D963EB" w:rsidRDefault="00D963EB" w:rsidP="00D963EB">
      <w:pPr>
        <w:pStyle w:val="EndNoteBibliography"/>
      </w:pPr>
      <w:r w:rsidRPr="00D963EB">
        <w:t>68.</w:t>
      </w:r>
      <w:r w:rsidRPr="00D963EB">
        <w:tab/>
        <w:t>Howard KR, Garza KP, Feldman M, Weissberg-Benchell J. Parent, child, and adolescent lived experience using the insulin-only iLet Bionic Pancreas. J Pediatr Psychol. 2024;49(6):413-20.</w:t>
      </w:r>
    </w:p>
    <w:p w14:paraId="424EA550" w14:textId="77777777" w:rsidR="00D963EB" w:rsidRPr="00D963EB" w:rsidRDefault="00D963EB" w:rsidP="00D963EB">
      <w:pPr>
        <w:pStyle w:val="EndNoteBibliography"/>
      </w:pPr>
      <w:r w:rsidRPr="00D963EB">
        <w:t>69.</w:t>
      </w:r>
      <w:r w:rsidRPr="00D963EB">
        <w:tab/>
        <w:t>Sadushi-Koliçi R, Skoro-Sajer N, Zimmer D, Bonderman D, Schemper M, Klepetko W, et al. Long-term treatment, tolerability, and survival with sub-cutaneous treprostinil for severe pulmonary hypertension. J Heart Lung Transplant. 2012;31(7):735-43.</w:t>
      </w:r>
    </w:p>
    <w:p w14:paraId="5A751463" w14:textId="77777777" w:rsidR="00D963EB" w:rsidRPr="00D963EB" w:rsidRDefault="00D963EB" w:rsidP="00D963EB">
      <w:pPr>
        <w:pStyle w:val="EndNoteBibliography"/>
      </w:pPr>
      <w:r w:rsidRPr="00D963EB">
        <w:t>70.</w:t>
      </w:r>
      <w:r w:rsidRPr="00D963EB">
        <w:tab/>
        <w:t>Sadushi-Kolici R, Jansa P, Kopec G, Torbicki A, Skoro-Sajer N, Campean I. Subcutaneous treprostinil for the treatment of severe non-operable chronic thromboembolic pulmonary hypertension (CTREPH): a double-blind, phase 3, randomised trial. The lancet respiratory medicine. 2019;7(3):239-48.</w:t>
      </w:r>
    </w:p>
    <w:p w14:paraId="50B71B45" w14:textId="77777777" w:rsidR="00D963EB" w:rsidRPr="00D963EB" w:rsidRDefault="00D963EB" w:rsidP="00D963EB">
      <w:pPr>
        <w:pStyle w:val="EndNoteBibliography"/>
      </w:pPr>
      <w:r w:rsidRPr="00D963EB">
        <w:t>71.</w:t>
      </w:r>
      <w:r w:rsidRPr="00D963EB">
        <w:tab/>
        <w:t>Kingman M, Tankersley M, Lombardi S, Spence S, Torres F, Chin KS, et al. Prostacyclin administration errors in pulmonary arterial hypertension patients admitted to hospitals in the United States: a national survey. J Heart Lung Transplant. 2010;29(8):841-6.</w:t>
      </w:r>
    </w:p>
    <w:p w14:paraId="131C1129" w14:textId="77777777" w:rsidR="00D963EB" w:rsidRPr="00D963EB" w:rsidRDefault="00D963EB" w:rsidP="00D963EB">
      <w:pPr>
        <w:pStyle w:val="EndNoteBibliography"/>
      </w:pPr>
      <w:r w:rsidRPr="00D963EB">
        <w:t>72.</w:t>
      </w:r>
      <w:r w:rsidRPr="00D963EB">
        <w:tab/>
        <w:t>Waligóra M, Żuławinska B, Tomaszewski M, Roset P, Kopeć G. Patient satisfaction with a dedicated infusion pump for subcutaneous Treprostinil to treat pulmonary arterial hypertension. J Pers Med. 2023;13(3):423.</w:t>
      </w:r>
    </w:p>
    <w:p w14:paraId="2D87474B" w14:textId="178637EC" w:rsidR="00DB51A7" w:rsidRPr="00C2061D" w:rsidRDefault="009E682B" w:rsidP="009E682B">
      <w:r w:rsidRPr="00C2061D">
        <w:fldChar w:fldCharType="end"/>
      </w:r>
    </w:p>
    <w:p w14:paraId="664D99E5" w14:textId="655F7AE6" w:rsidR="00095F95" w:rsidRPr="00C2061D" w:rsidRDefault="00095F95" w:rsidP="00293A85">
      <w:pPr>
        <w:sectPr w:rsidR="00095F95" w:rsidRPr="00C2061D" w:rsidSect="00C52CC0">
          <w:pgSz w:w="12240" w:h="15840"/>
          <w:pgMar w:top="1440" w:right="1440" w:bottom="1350" w:left="1440" w:header="450" w:footer="261" w:gutter="0"/>
          <w:cols w:space="720"/>
          <w:titlePg/>
          <w:docGrid w:linePitch="360"/>
        </w:sectPr>
      </w:pPr>
    </w:p>
    <w:p w14:paraId="53A496FF" w14:textId="7EDEBD8E" w:rsidR="00293A85" w:rsidRPr="00C2061D" w:rsidRDefault="00293A85" w:rsidP="000B2841">
      <w:pPr>
        <w:pStyle w:val="AppendixHeading1"/>
        <w:numPr>
          <w:ilvl w:val="0"/>
          <w:numId w:val="0"/>
        </w:numPr>
        <w:ind w:left="703" w:hanging="703"/>
        <w:rPr>
          <w:lang w:val="en-US"/>
        </w:rPr>
      </w:pPr>
      <w:bookmarkStart w:id="1782" w:name="_Ref64627674"/>
      <w:r w:rsidRPr="00C2061D">
        <w:rPr>
          <w:lang w:val="en-US"/>
        </w:rPr>
        <w:lastRenderedPageBreak/>
        <w:t>Appendix I</w:t>
      </w:r>
      <w:bookmarkEnd w:id="1782"/>
      <w:r w:rsidR="00B24EB8" w:rsidRPr="00C2061D">
        <w:rPr>
          <w:lang w:val="en-US"/>
        </w:rPr>
        <w:t xml:space="preserve"> – Details of retrieved publications</w:t>
      </w:r>
    </w:p>
    <w:p w14:paraId="1EDAD3F5" w14:textId="49FE1804" w:rsidR="003815AD" w:rsidRPr="005E47AD" w:rsidRDefault="003815AD" w:rsidP="003815AD">
      <w:pPr>
        <w:tabs>
          <w:tab w:val="left" w:pos="6144"/>
        </w:tabs>
        <w:rPr>
          <w:rFonts w:eastAsia="Calibri"/>
          <w:szCs w:val="20"/>
        </w:rPr>
      </w:pPr>
      <w:r w:rsidRPr="005E47AD">
        <w:rPr>
          <w:rFonts w:eastAsia="Calibri"/>
        </w:rPr>
        <w:t xml:space="preserve">The full disclosure of the literature screening with reasons for inclusions/exclusions of each article is presented </w:t>
      </w:r>
      <w:r w:rsidRPr="005E47AD">
        <w:rPr>
          <w:rFonts w:eastAsia="Calibri"/>
          <w:szCs w:val="20"/>
        </w:rPr>
        <w:t>by search number in the table</w:t>
      </w:r>
      <w:r w:rsidR="00CC4BAB" w:rsidRPr="005E47AD">
        <w:rPr>
          <w:rFonts w:eastAsia="Calibri"/>
          <w:szCs w:val="20"/>
        </w:rPr>
        <w:t>s</w:t>
      </w:r>
      <w:r w:rsidRPr="005E47AD">
        <w:rPr>
          <w:rFonts w:eastAsia="Calibri"/>
          <w:szCs w:val="20"/>
        </w:rPr>
        <w:t xml:space="preserve"> below.</w:t>
      </w:r>
    </w:p>
    <w:p w14:paraId="4B5F3757" w14:textId="77777777" w:rsidR="003815AD" w:rsidRPr="005E47AD" w:rsidRDefault="003815AD" w:rsidP="00A17D54"/>
    <w:p w14:paraId="772AFAA6" w14:textId="4A891B6A" w:rsidR="003815AD" w:rsidRPr="005E47AD" w:rsidRDefault="003815AD" w:rsidP="003815AD">
      <w:pPr>
        <w:pStyle w:val="Caption"/>
        <w:keepNext/>
      </w:pPr>
      <w:bookmarkStart w:id="1783" w:name="_Ref81836386"/>
      <w:bookmarkStart w:id="1784" w:name="_Toc82691276"/>
      <w:bookmarkStart w:id="1785" w:name="_Toc182997818"/>
      <w:r w:rsidRPr="005E47AD">
        <w:t xml:space="preserve">Table </w:t>
      </w:r>
      <w:fldSimple w:instr=" SEQ Table \* ARABIC ">
        <w:r w:rsidR="00E344B5" w:rsidRPr="005E47AD">
          <w:rPr>
            <w:noProof/>
          </w:rPr>
          <w:t>17</w:t>
        </w:r>
      </w:fldSimple>
      <w:bookmarkEnd w:id="1783"/>
      <w:r w:rsidRPr="005E47AD">
        <w:t>: Retrieved publications from the device-specific searches</w:t>
      </w:r>
      <w:bookmarkEnd w:id="1784"/>
      <w:bookmarkEnd w:id="1785"/>
    </w:p>
    <w:tbl>
      <w:tblPr>
        <w:tblW w:w="50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9"/>
        <w:gridCol w:w="3258"/>
        <w:gridCol w:w="568"/>
        <w:gridCol w:w="4535"/>
        <w:gridCol w:w="2835"/>
        <w:gridCol w:w="1014"/>
      </w:tblGrid>
      <w:tr w:rsidR="00C232B2" w:rsidRPr="00C232B2" w14:paraId="254229A9" w14:textId="77777777" w:rsidTr="002C491B">
        <w:trPr>
          <w:trHeight w:val="300"/>
        </w:trPr>
        <w:tc>
          <w:tcPr>
            <w:tcW w:w="375" w:type="pct"/>
            <w:shd w:val="clear" w:color="auto" w:fill="D9D9D9" w:themeFill="background1" w:themeFillShade="D9"/>
          </w:tcPr>
          <w:p w14:paraId="46DE9B21" w14:textId="479B718B" w:rsidR="0077726F" w:rsidRPr="00C232B2" w:rsidRDefault="0077726F" w:rsidP="0077726F">
            <w:pPr>
              <w:spacing w:line="240" w:lineRule="auto"/>
              <w:jc w:val="left"/>
              <w:rPr>
                <w:rFonts w:eastAsia="Times New Roman" w:cs="Arial"/>
                <w:b/>
                <w:bCs/>
                <w:sz w:val="18"/>
                <w:szCs w:val="18"/>
                <w:lang w:eastAsia="da-DK"/>
              </w:rPr>
            </w:pPr>
            <w:r w:rsidRPr="00C232B2">
              <w:rPr>
                <w:rFonts w:eastAsia="Times New Roman" w:cs="Arial"/>
                <w:b/>
                <w:bCs/>
                <w:sz w:val="18"/>
                <w:szCs w:val="18"/>
                <w:lang w:eastAsia="da-DK"/>
              </w:rPr>
              <w:t>Database Search #</w:t>
            </w:r>
          </w:p>
        </w:tc>
        <w:tc>
          <w:tcPr>
            <w:tcW w:w="1234" w:type="pct"/>
            <w:shd w:val="clear" w:color="auto" w:fill="D9D9D9" w:themeFill="background1" w:themeFillShade="D9"/>
            <w:noWrap/>
          </w:tcPr>
          <w:p w14:paraId="64F21F52" w14:textId="315FAB4E" w:rsidR="0077726F" w:rsidRPr="00C232B2" w:rsidRDefault="0077726F" w:rsidP="0077726F">
            <w:pPr>
              <w:spacing w:line="240" w:lineRule="auto"/>
              <w:jc w:val="left"/>
              <w:rPr>
                <w:rFonts w:eastAsia="Times New Roman" w:cs="Arial"/>
                <w:b/>
                <w:bCs/>
                <w:sz w:val="18"/>
                <w:szCs w:val="18"/>
                <w:lang w:eastAsia="da-DK"/>
              </w:rPr>
            </w:pPr>
            <w:r w:rsidRPr="00C232B2">
              <w:rPr>
                <w:rFonts w:eastAsia="Times New Roman" w:cs="Arial"/>
                <w:b/>
                <w:bCs/>
                <w:sz w:val="18"/>
                <w:szCs w:val="18"/>
                <w:lang w:eastAsia="da-DK"/>
              </w:rPr>
              <w:t>Authors</w:t>
            </w:r>
          </w:p>
        </w:tc>
        <w:tc>
          <w:tcPr>
            <w:tcW w:w="215" w:type="pct"/>
            <w:shd w:val="clear" w:color="auto" w:fill="D9D9D9" w:themeFill="background1" w:themeFillShade="D9"/>
            <w:noWrap/>
          </w:tcPr>
          <w:p w14:paraId="37A880EE" w14:textId="3E3B9698" w:rsidR="0077726F" w:rsidRPr="00C232B2" w:rsidRDefault="0077726F" w:rsidP="0077726F">
            <w:pPr>
              <w:spacing w:line="240" w:lineRule="auto"/>
              <w:jc w:val="left"/>
              <w:rPr>
                <w:rFonts w:eastAsia="Times New Roman" w:cs="Arial"/>
                <w:b/>
                <w:bCs/>
                <w:sz w:val="18"/>
                <w:szCs w:val="18"/>
                <w:lang w:eastAsia="da-DK"/>
              </w:rPr>
            </w:pPr>
            <w:r w:rsidRPr="00C232B2">
              <w:rPr>
                <w:rFonts w:eastAsia="Times New Roman" w:cs="Arial"/>
                <w:b/>
                <w:bCs/>
                <w:sz w:val="18"/>
                <w:szCs w:val="18"/>
                <w:lang w:eastAsia="da-DK"/>
              </w:rPr>
              <w:t>Year</w:t>
            </w:r>
          </w:p>
        </w:tc>
        <w:tc>
          <w:tcPr>
            <w:tcW w:w="1718" w:type="pct"/>
            <w:shd w:val="clear" w:color="auto" w:fill="D9D9D9" w:themeFill="background1" w:themeFillShade="D9"/>
            <w:noWrap/>
          </w:tcPr>
          <w:p w14:paraId="5666F2C4" w14:textId="0F0D1518" w:rsidR="0077726F" w:rsidRPr="00C232B2" w:rsidRDefault="0077726F" w:rsidP="0077726F">
            <w:pPr>
              <w:spacing w:line="240" w:lineRule="auto"/>
              <w:jc w:val="left"/>
              <w:rPr>
                <w:rFonts w:eastAsia="Times New Roman" w:cs="Arial"/>
                <w:b/>
                <w:bCs/>
                <w:sz w:val="18"/>
                <w:szCs w:val="18"/>
                <w:lang w:eastAsia="da-DK"/>
              </w:rPr>
            </w:pPr>
            <w:r w:rsidRPr="00C232B2">
              <w:rPr>
                <w:rFonts w:eastAsia="Times New Roman" w:cs="Arial"/>
                <w:b/>
                <w:bCs/>
                <w:sz w:val="18"/>
                <w:szCs w:val="18"/>
                <w:lang w:eastAsia="da-DK"/>
              </w:rPr>
              <w:t>Title</w:t>
            </w:r>
          </w:p>
        </w:tc>
        <w:tc>
          <w:tcPr>
            <w:tcW w:w="1074" w:type="pct"/>
            <w:shd w:val="clear" w:color="auto" w:fill="D9D9D9" w:themeFill="background1" w:themeFillShade="D9"/>
            <w:noWrap/>
          </w:tcPr>
          <w:p w14:paraId="467C2DE8" w14:textId="03EF0553" w:rsidR="0077726F" w:rsidRPr="00C232B2" w:rsidRDefault="0077726F" w:rsidP="0077726F">
            <w:pPr>
              <w:spacing w:line="240" w:lineRule="auto"/>
              <w:jc w:val="left"/>
              <w:rPr>
                <w:rFonts w:eastAsia="Times New Roman" w:cs="Arial"/>
                <w:b/>
                <w:bCs/>
                <w:sz w:val="18"/>
                <w:szCs w:val="18"/>
                <w:lang w:eastAsia="da-DK"/>
              </w:rPr>
            </w:pPr>
            <w:r w:rsidRPr="00C232B2">
              <w:rPr>
                <w:rFonts w:eastAsia="Times New Roman" w:cs="Arial"/>
                <w:b/>
                <w:bCs/>
                <w:sz w:val="18"/>
                <w:szCs w:val="18"/>
                <w:lang w:eastAsia="da-DK"/>
              </w:rPr>
              <w:t>Source</w:t>
            </w:r>
          </w:p>
        </w:tc>
        <w:tc>
          <w:tcPr>
            <w:tcW w:w="384" w:type="pct"/>
            <w:shd w:val="clear" w:color="auto" w:fill="D9D9D9" w:themeFill="background1" w:themeFillShade="D9"/>
          </w:tcPr>
          <w:p w14:paraId="24F9FBEB" w14:textId="03ABFF32" w:rsidR="0077726F" w:rsidRPr="00C232B2" w:rsidRDefault="0077726F" w:rsidP="0077726F">
            <w:pPr>
              <w:spacing w:line="240" w:lineRule="auto"/>
              <w:jc w:val="left"/>
              <w:rPr>
                <w:rFonts w:eastAsia="Times New Roman" w:cs="Arial"/>
                <w:b/>
                <w:bCs/>
                <w:sz w:val="18"/>
                <w:szCs w:val="18"/>
                <w:lang w:eastAsia="da-DK"/>
              </w:rPr>
            </w:pPr>
            <w:r w:rsidRPr="00C232B2">
              <w:rPr>
                <w:rFonts w:eastAsia="Times New Roman" w:cs="Arial"/>
                <w:b/>
                <w:bCs/>
                <w:sz w:val="18"/>
                <w:szCs w:val="18"/>
                <w:lang w:eastAsia="da-DK"/>
              </w:rPr>
              <w:t>Selection criteria</w:t>
            </w:r>
          </w:p>
        </w:tc>
      </w:tr>
      <w:tr w:rsidR="00C232B2" w:rsidRPr="00C232B2" w14:paraId="60C67E8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E92F0CB" w14:textId="2EF6E45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62C7C53" w14:textId="50A333D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W. </w:t>
            </w:r>
            <w:proofErr w:type="spellStart"/>
            <w:r w:rsidRPr="00C232B2">
              <w:rPr>
                <w:rFonts w:cs="Arial"/>
                <w:sz w:val="18"/>
                <w:szCs w:val="18"/>
              </w:rPr>
              <w:t>Regittnig</w:t>
            </w:r>
            <w:proofErr w:type="spellEnd"/>
            <w:r w:rsidRPr="00C232B2">
              <w:rPr>
                <w:rFonts w:cs="Arial"/>
                <w:sz w:val="18"/>
                <w:szCs w:val="18"/>
              </w:rPr>
              <w:t xml:space="preserve">, M. </w:t>
            </w:r>
            <w:proofErr w:type="spellStart"/>
            <w:r w:rsidRPr="00C232B2">
              <w:rPr>
                <w:rFonts w:cs="Arial"/>
                <w:sz w:val="18"/>
                <w:szCs w:val="18"/>
              </w:rPr>
              <w:t>Tschaikner</w:t>
            </w:r>
            <w:proofErr w:type="spellEnd"/>
            <w:r w:rsidRPr="00C232B2">
              <w:rPr>
                <w:rFonts w:cs="Arial"/>
                <w:sz w:val="18"/>
                <w:szCs w:val="18"/>
              </w:rPr>
              <w:t xml:space="preserve">, A. C. Tuca, A. Simic, J. </w:t>
            </w:r>
            <w:proofErr w:type="spellStart"/>
            <w:r w:rsidRPr="00C232B2">
              <w:rPr>
                <w:rFonts w:cs="Arial"/>
                <w:sz w:val="18"/>
                <w:szCs w:val="18"/>
              </w:rPr>
              <w:t>Feiel</w:t>
            </w:r>
            <w:proofErr w:type="spellEnd"/>
            <w:r w:rsidRPr="00C232B2">
              <w:rPr>
                <w:rFonts w:cs="Arial"/>
                <w:sz w:val="18"/>
                <w:szCs w:val="18"/>
              </w:rPr>
              <w:t xml:space="preserve">, R. Schaller-Ammann, A. H. Licht, M. </w:t>
            </w:r>
            <w:proofErr w:type="spellStart"/>
            <w:r w:rsidRPr="00C232B2">
              <w:rPr>
                <w:rFonts w:cs="Arial"/>
                <w:sz w:val="18"/>
                <w:szCs w:val="18"/>
              </w:rPr>
              <w:t>Jungklaus</w:t>
            </w:r>
            <w:proofErr w:type="spellEnd"/>
            <w:r w:rsidRPr="00C232B2">
              <w:rPr>
                <w:rFonts w:cs="Arial"/>
                <w:sz w:val="18"/>
                <w:szCs w:val="18"/>
              </w:rPr>
              <w:t xml:space="preserve"> and T. R. Pieber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3AA8187" w14:textId="20080B68"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F37D7CE" w14:textId="6FAA61E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Insulin induces a progressive increase in the resistance of subcutaneous tissue to fluid flow: Implications for insulin pump therapy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C5EE9C7" w14:textId="7679F16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Diabetes </w:t>
            </w:r>
            <w:proofErr w:type="spellStart"/>
            <w:r w:rsidRPr="00C232B2">
              <w:rPr>
                <w:rFonts w:cs="Arial"/>
                <w:sz w:val="18"/>
                <w:szCs w:val="18"/>
              </w:rPr>
              <w:t>Obes</w:t>
            </w:r>
            <w:proofErr w:type="spellEnd"/>
            <w:r w:rsidRPr="00C232B2">
              <w:rPr>
                <w:rFonts w:cs="Arial"/>
                <w:sz w:val="18"/>
                <w:szCs w:val="18"/>
              </w:rPr>
              <w:t xml:space="preserve"> </w:t>
            </w:r>
            <w:proofErr w:type="spellStart"/>
            <w:r w:rsidRPr="00C232B2">
              <w:rPr>
                <w:rFonts w:cs="Arial"/>
                <w:sz w:val="18"/>
                <w:szCs w:val="18"/>
              </w:rPr>
              <w:t>Metab</w:t>
            </w:r>
            <w:proofErr w:type="spellEnd"/>
            <w:r w:rsidRPr="00C232B2">
              <w:rPr>
                <w:rFonts w:cs="Arial"/>
                <w:sz w:val="18"/>
                <w:szCs w:val="18"/>
              </w:rPr>
              <w:t xml:space="preserve"> 24 (3) 455-464 10.1111/dom.14594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03B5F5E" w14:textId="3F2F794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652227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836C822" w14:textId="1B4D5A5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8A887AF" w14:textId="018E72A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M. D. R. Vallejo Mora, M. Carreira, M. T. </w:t>
            </w:r>
            <w:proofErr w:type="spellStart"/>
            <w:r w:rsidRPr="00C232B2">
              <w:rPr>
                <w:rFonts w:cs="Arial"/>
                <w:sz w:val="18"/>
                <w:szCs w:val="18"/>
              </w:rPr>
              <w:t>Anarte</w:t>
            </w:r>
            <w:proofErr w:type="spellEnd"/>
            <w:r w:rsidRPr="00C232B2">
              <w:rPr>
                <w:rFonts w:cs="Arial"/>
                <w:sz w:val="18"/>
                <w:szCs w:val="18"/>
              </w:rPr>
              <w:t>, F. Linares, G. Olveira and S. González Romero</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46A1B6A" w14:textId="50D11E00"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2017</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5AA9F5A" w14:textId="0178BBB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Bolus Calculator Reduces Hypoglycemia in the Short Term and Fear of Hypoglycemia in the Long Term in Subjects with Type 1 Diabetes (CBMDI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DB0247A" w14:textId="0FC65F5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19 (7) 402-409 10.1089/dia.2017.0019</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9741B8F" w14:textId="6154C042"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r w:rsidR="0077726F" w:rsidRPr="00C232B2">
              <w:rPr>
                <w:rFonts w:cs="Arial"/>
                <w:sz w:val="18"/>
                <w:szCs w:val="18"/>
              </w:rPr>
              <w:t>F</w:t>
            </w:r>
          </w:p>
        </w:tc>
      </w:tr>
      <w:tr w:rsidR="00C232B2" w:rsidRPr="00C232B2" w14:paraId="5DC7A27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99A78C5" w14:textId="184E0C6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6180B43" w14:textId="053F541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R. </w:t>
            </w:r>
            <w:proofErr w:type="spellStart"/>
            <w:r w:rsidRPr="00C232B2">
              <w:rPr>
                <w:rFonts w:cs="Arial"/>
                <w:sz w:val="18"/>
                <w:szCs w:val="18"/>
              </w:rPr>
              <w:t>Boizel</w:t>
            </w:r>
            <w:proofErr w:type="spellEnd"/>
            <w:r w:rsidRPr="00C232B2">
              <w:rPr>
                <w:rFonts w:cs="Arial"/>
                <w:sz w:val="18"/>
                <w:szCs w:val="18"/>
              </w:rPr>
              <w:t xml:space="preserve">, M. </w:t>
            </w:r>
            <w:proofErr w:type="spellStart"/>
            <w:r w:rsidRPr="00C232B2">
              <w:rPr>
                <w:rFonts w:cs="Arial"/>
                <w:sz w:val="18"/>
                <w:szCs w:val="18"/>
              </w:rPr>
              <w:t>Pinget</w:t>
            </w:r>
            <w:proofErr w:type="spellEnd"/>
            <w:r w:rsidRPr="00C232B2">
              <w:rPr>
                <w:rFonts w:cs="Arial"/>
                <w:sz w:val="18"/>
                <w:szCs w:val="18"/>
              </w:rPr>
              <w:t xml:space="preserve">, K. Lachgar, C. G. Parkin, H. </w:t>
            </w:r>
            <w:proofErr w:type="spellStart"/>
            <w:r w:rsidRPr="00C232B2">
              <w:rPr>
                <w:rFonts w:cs="Arial"/>
                <w:sz w:val="18"/>
                <w:szCs w:val="18"/>
              </w:rPr>
              <w:t>Grulet</w:t>
            </w:r>
            <w:proofErr w:type="spellEnd"/>
            <w:r w:rsidRPr="00C232B2">
              <w:rPr>
                <w:rFonts w:cs="Arial"/>
                <w:sz w:val="18"/>
                <w:szCs w:val="18"/>
              </w:rPr>
              <w:t>, F. Guillon-Metz and J. Weissmann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374E02F" w14:textId="6988D8EE"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5C9328E" w14:textId="41F70A9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Clinical evaluation of the use of a multifunctional remotely controlled insulin pump: multicenter observational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2A5565E" w14:textId="3D5EEEF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J Diabetes Sci Technol 8 (6) 1145-50 10.1177/1932296814545670</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BEF1363" w14:textId="7E017F7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739D152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041C1FC" w14:textId="1A8327D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5BB91ED" w14:textId="349BF41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H. Zisser, R. Wagner, S. Pleus, C. Haug, N. </w:t>
            </w:r>
            <w:proofErr w:type="spellStart"/>
            <w:r w:rsidRPr="00C232B2">
              <w:rPr>
                <w:rFonts w:cs="Arial"/>
                <w:sz w:val="18"/>
                <w:szCs w:val="18"/>
              </w:rPr>
              <w:t>Jendrike</w:t>
            </w:r>
            <w:proofErr w:type="spellEnd"/>
            <w:r w:rsidRPr="00C232B2">
              <w:rPr>
                <w:rFonts w:cs="Arial"/>
                <w:sz w:val="18"/>
                <w:szCs w:val="18"/>
              </w:rPr>
              <w:t>, C. Parkin, M. Schweitzer and G. Freckmann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7D9FF79" w14:textId="5DF0DF4A"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12A9EA5" w14:textId="7CB3032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Clinical performance of three bolus calculators in subjects with type 1 diabetes mellitus: a head-to-head-to-head comparison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B150A0A" w14:textId="7A8CF73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12 (12) 955-61 10.1089/dia.2010.0064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12F0344" w14:textId="1006C9C1"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4C5AAA3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2A1B552" w14:textId="48F8100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0B5CA68" w14:textId="6F8CE59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L. G. Jahn, J. J. Capurro and B</w:t>
            </w:r>
            <w:proofErr w:type="gramStart"/>
            <w:r w:rsidRPr="00C232B2">
              <w:rPr>
                <w:rFonts w:cs="Arial"/>
                <w:sz w:val="18"/>
                <w:szCs w:val="18"/>
              </w:rPr>
              <w:t>. L</w:t>
            </w:r>
            <w:proofErr w:type="gramEnd"/>
            <w:r w:rsidRPr="00C232B2">
              <w:rPr>
                <w:rFonts w:cs="Arial"/>
                <w:sz w:val="18"/>
                <w:szCs w:val="18"/>
              </w:rPr>
              <w:t>. Levy</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922B36C" w14:textId="0B51B3E5"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34A268E" w14:textId="586F156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Comparative dose accuracy of durable and patch insulin infusion pumps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EB5DF3D" w14:textId="38951FF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J Diabetes Sci Technol 7 (4) 1011-20 10.1177/193229681300700425</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2421634" w14:textId="20269AC6"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DS</w:t>
            </w:r>
          </w:p>
        </w:tc>
      </w:tr>
      <w:tr w:rsidR="00C232B2" w:rsidRPr="00C232B2" w14:paraId="2AFF50B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5667E4F" w14:textId="2027C84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8087472" w14:textId="313C004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L. </w:t>
            </w:r>
            <w:proofErr w:type="spellStart"/>
            <w:r w:rsidRPr="00C232B2">
              <w:rPr>
                <w:rFonts w:cs="Arial"/>
                <w:sz w:val="18"/>
                <w:szCs w:val="18"/>
              </w:rPr>
              <w:t>Leelarathna</w:t>
            </w:r>
            <w:proofErr w:type="spellEnd"/>
            <w:r w:rsidRPr="00C232B2">
              <w:rPr>
                <w:rFonts w:cs="Arial"/>
                <w:sz w:val="18"/>
                <w:szCs w:val="18"/>
              </w:rPr>
              <w:t xml:space="preserve">, H. Thabit, J. M. Allen, M. </w:t>
            </w:r>
            <w:proofErr w:type="spellStart"/>
            <w:r w:rsidRPr="00C232B2">
              <w:rPr>
                <w:rFonts w:cs="Arial"/>
                <w:sz w:val="18"/>
                <w:szCs w:val="18"/>
              </w:rPr>
              <w:t>Nodale</w:t>
            </w:r>
            <w:proofErr w:type="spellEnd"/>
            <w:r w:rsidRPr="00C232B2">
              <w:rPr>
                <w:rFonts w:cs="Arial"/>
                <w:sz w:val="18"/>
                <w:szCs w:val="18"/>
              </w:rPr>
              <w:t xml:space="preserve">, M. E. </w:t>
            </w:r>
            <w:proofErr w:type="spellStart"/>
            <w:r w:rsidRPr="00C232B2">
              <w:rPr>
                <w:rFonts w:cs="Arial"/>
                <w:sz w:val="18"/>
                <w:szCs w:val="18"/>
              </w:rPr>
              <w:t>Wilinska</w:t>
            </w:r>
            <w:proofErr w:type="spellEnd"/>
            <w:r w:rsidRPr="00C232B2">
              <w:rPr>
                <w:rFonts w:cs="Arial"/>
                <w:sz w:val="18"/>
                <w:szCs w:val="18"/>
              </w:rPr>
              <w:t>, K. Powell, S. Lane, M. L. Evans and R. Hovorka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767ECE4" w14:textId="65E35026"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8F7B87F" w14:textId="5C86B00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Evaluating the Performance of a Novel Embedded Closed-loop System</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26DDFE3" w14:textId="361BB77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J Diabetes Sci Technol 8 (2) 267-272 10.1177/1932296813519882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C32FC20" w14:textId="605914A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02BA21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FC81DFA" w14:textId="547B64F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B32BAB6" w14:textId="1CDD97C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R. Ziegler, C. Rees, N. Jacobs, C. G. Parkin, M. R. Lyden, B. Petersen and R. S. Wagner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431CF7A" w14:textId="7C144F4F"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5F162B9" w14:textId="3233755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Frequent use of an automated bolus advisor improves glycemic control in pediatric patients treated with insulin pump therapy: results of the Bolus Advisor Benefit Evaluation (BABE)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8652028" w14:textId="7B2A9819" w:rsidR="0077726F" w:rsidRPr="00C232B2"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Pediatr</w:t>
            </w:r>
            <w:proofErr w:type="spellEnd"/>
            <w:r w:rsidRPr="00C232B2">
              <w:rPr>
                <w:rFonts w:cs="Arial"/>
                <w:sz w:val="18"/>
                <w:szCs w:val="18"/>
              </w:rPr>
              <w:t xml:space="preserve"> Diabetes 17 (5) 311-8 10.1111/pedi.12290</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A8F8D47" w14:textId="2C19E81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71B11C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4F699F6" w14:textId="78E8F77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37D3607" w14:textId="1C69A26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A. </w:t>
            </w:r>
            <w:proofErr w:type="spellStart"/>
            <w:r w:rsidRPr="00C232B2">
              <w:rPr>
                <w:rFonts w:cs="Arial"/>
                <w:sz w:val="18"/>
                <w:szCs w:val="18"/>
              </w:rPr>
              <w:t>Pfützner</w:t>
            </w:r>
            <w:proofErr w:type="spellEnd"/>
            <w:r w:rsidRPr="00C232B2">
              <w:rPr>
                <w:rFonts w:cs="Arial"/>
                <w:sz w:val="18"/>
                <w:szCs w:val="18"/>
              </w:rPr>
              <w:t xml:space="preserve">, J. Weissmann, S. </w:t>
            </w:r>
            <w:proofErr w:type="spellStart"/>
            <w:r w:rsidRPr="00C232B2">
              <w:rPr>
                <w:rFonts w:cs="Arial"/>
                <w:sz w:val="18"/>
                <w:szCs w:val="18"/>
              </w:rPr>
              <w:t>Mougiakakou</w:t>
            </w:r>
            <w:proofErr w:type="spellEnd"/>
            <w:r w:rsidRPr="00C232B2">
              <w:rPr>
                <w:rFonts w:cs="Arial"/>
                <w:sz w:val="18"/>
                <w:szCs w:val="18"/>
              </w:rPr>
              <w:t>, E. Daskalaki, N. Weis and R. Ziegler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58E8536" w14:textId="1B877F04"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79913DA" w14:textId="3820882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Glycemic Variability Is Associated with Frequency of Blood Glucose Testing and Bolus: Post Hoc Analysis Results from the </w:t>
            </w:r>
            <w:proofErr w:type="spellStart"/>
            <w:r w:rsidRPr="00C232B2">
              <w:rPr>
                <w:rFonts w:cs="Arial"/>
                <w:sz w:val="18"/>
                <w:szCs w:val="18"/>
              </w:rPr>
              <w:t>ProAct</w:t>
            </w:r>
            <w:proofErr w:type="spellEnd"/>
            <w:r w:rsidRPr="00C232B2">
              <w:rPr>
                <w:rFonts w:cs="Arial"/>
                <w:sz w:val="18"/>
                <w:szCs w:val="18"/>
              </w:rPr>
              <w:t xml:space="preserve">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69B649E" w14:textId="5313455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17 (6) 392-7 10.1089/dia.2014.0278</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26FD3BF" w14:textId="392CDD25"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0E4A5A0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4855BB4" w14:textId="58B48CB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B1BD784" w14:textId="21882E3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R. Ziegler, C. </w:t>
            </w:r>
            <w:proofErr w:type="spellStart"/>
            <w:r w:rsidRPr="00C232B2">
              <w:rPr>
                <w:rFonts w:cs="Arial"/>
                <w:sz w:val="18"/>
                <w:szCs w:val="18"/>
              </w:rPr>
              <w:t>Tubili</w:t>
            </w:r>
            <w:proofErr w:type="spellEnd"/>
            <w:r w:rsidRPr="00C232B2">
              <w:rPr>
                <w:rFonts w:cs="Arial"/>
                <w:sz w:val="18"/>
                <w:szCs w:val="18"/>
              </w:rPr>
              <w:t xml:space="preserve">, A. Chico, B. Guerci, E. Lundberg, M. Borchert, A. Löffler, S. </w:t>
            </w:r>
            <w:proofErr w:type="spellStart"/>
            <w:r w:rsidRPr="00C232B2">
              <w:rPr>
                <w:rFonts w:cs="Arial"/>
                <w:sz w:val="18"/>
                <w:szCs w:val="18"/>
              </w:rPr>
              <w:t>Bloethner</w:t>
            </w:r>
            <w:proofErr w:type="spellEnd"/>
            <w:r w:rsidRPr="00C232B2">
              <w:rPr>
                <w:rFonts w:cs="Arial"/>
                <w:sz w:val="18"/>
                <w:szCs w:val="18"/>
              </w:rPr>
              <w:t xml:space="preserve">, J. Weissmann and A. </w:t>
            </w:r>
            <w:proofErr w:type="spellStart"/>
            <w:r w:rsidRPr="00C232B2">
              <w:rPr>
                <w:rFonts w:cs="Arial"/>
                <w:sz w:val="18"/>
                <w:szCs w:val="18"/>
              </w:rPr>
              <w:t>Pfützner</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627B599" w14:textId="0060C720"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C6E95D6" w14:textId="1BC3C861" w:rsidR="0077726F" w:rsidRPr="00C232B2"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ProAct</w:t>
            </w:r>
            <w:proofErr w:type="spellEnd"/>
            <w:r w:rsidRPr="00C232B2">
              <w:rPr>
                <w:rFonts w:cs="Arial"/>
                <w:sz w:val="18"/>
                <w:szCs w:val="18"/>
              </w:rPr>
              <w:t xml:space="preserve"> study: new features of insulin pumps improve diabetes management and glycemic control in patients after transition of continuous subcutaneous insulin infusion systems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976F1C1" w14:textId="40EAFC1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15 (9) 738-43 10.1089/dia.2013.0090</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3257019" w14:textId="11D5F83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0799195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BE1FF0E" w14:textId="3562A405" w:rsidR="00B5075C" w:rsidRPr="00C232B2" w:rsidRDefault="00B5075C" w:rsidP="00B5075C">
            <w:pPr>
              <w:spacing w:line="240" w:lineRule="auto"/>
              <w:jc w:val="left"/>
              <w:rPr>
                <w:rFonts w:cs="Arial"/>
                <w:sz w:val="18"/>
                <w:szCs w:val="18"/>
              </w:rPr>
            </w:pPr>
            <w:r w:rsidRPr="00C232B2">
              <w:rPr>
                <w:rFonts w:cs="Arial"/>
                <w:sz w:val="18"/>
                <w:szCs w:val="18"/>
              </w:rPr>
              <w:t>PM2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8028DFB" w14:textId="243B1D66" w:rsidR="00B5075C" w:rsidRPr="00C232B2" w:rsidRDefault="00B5075C" w:rsidP="00B5075C">
            <w:pPr>
              <w:spacing w:line="240" w:lineRule="auto"/>
              <w:jc w:val="left"/>
              <w:rPr>
                <w:rFonts w:cs="Arial"/>
                <w:sz w:val="18"/>
                <w:szCs w:val="18"/>
              </w:rPr>
            </w:pPr>
            <w:r w:rsidRPr="00C232B2">
              <w:rPr>
                <w:rFonts w:cs="Arial"/>
                <w:sz w:val="18"/>
                <w:szCs w:val="18"/>
              </w:rPr>
              <w:t xml:space="preserve">S. </w:t>
            </w:r>
            <w:proofErr w:type="spellStart"/>
            <w:r w:rsidRPr="00C232B2">
              <w:rPr>
                <w:rFonts w:cs="Arial"/>
                <w:sz w:val="18"/>
                <w:szCs w:val="18"/>
              </w:rPr>
              <w:t>Borot</w:t>
            </w:r>
            <w:proofErr w:type="spellEnd"/>
            <w:r w:rsidRPr="00C232B2">
              <w:rPr>
                <w:rFonts w:cs="Arial"/>
                <w:sz w:val="18"/>
                <w:szCs w:val="18"/>
              </w:rPr>
              <w:t xml:space="preserve">, S. Franc, J. </w:t>
            </w:r>
            <w:proofErr w:type="spellStart"/>
            <w:r w:rsidRPr="00C232B2">
              <w:rPr>
                <w:rFonts w:cs="Arial"/>
                <w:sz w:val="18"/>
                <w:szCs w:val="18"/>
              </w:rPr>
              <w:t>Cristante</w:t>
            </w:r>
            <w:proofErr w:type="spellEnd"/>
            <w:r w:rsidRPr="00C232B2">
              <w:rPr>
                <w:rFonts w:cs="Arial"/>
                <w:sz w:val="18"/>
                <w:szCs w:val="18"/>
              </w:rPr>
              <w:t xml:space="preserve">, A. </w:t>
            </w:r>
            <w:proofErr w:type="spellStart"/>
            <w:r w:rsidRPr="00C232B2">
              <w:rPr>
                <w:rFonts w:cs="Arial"/>
                <w:sz w:val="18"/>
                <w:szCs w:val="18"/>
              </w:rPr>
              <w:t>Penfornis</w:t>
            </w:r>
            <w:proofErr w:type="spellEnd"/>
            <w:r w:rsidRPr="00C232B2">
              <w:rPr>
                <w:rFonts w:cs="Arial"/>
                <w:sz w:val="18"/>
                <w:szCs w:val="18"/>
              </w:rPr>
              <w:t xml:space="preserve">, P. Y. Benhamou, B. Guerci, H. </w:t>
            </w:r>
            <w:proofErr w:type="spellStart"/>
            <w:r w:rsidRPr="00C232B2">
              <w:rPr>
                <w:rFonts w:cs="Arial"/>
                <w:sz w:val="18"/>
                <w:szCs w:val="18"/>
              </w:rPr>
              <w:t>Hanaire</w:t>
            </w:r>
            <w:proofErr w:type="spellEnd"/>
            <w:r w:rsidRPr="00C232B2">
              <w:rPr>
                <w:rFonts w:cs="Arial"/>
                <w:sz w:val="18"/>
                <w:szCs w:val="18"/>
              </w:rPr>
              <w:t>, E. Renard, Y. Reznik, C. Simon and G. Charpentier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50DC47B" w14:textId="0AE393C5" w:rsidR="00B5075C" w:rsidRPr="00C232B2" w:rsidRDefault="00B5075C" w:rsidP="00B5075C">
            <w:pPr>
              <w:spacing w:line="240" w:lineRule="auto"/>
              <w:jc w:val="right"/>
              <w:rPr>
                <w:rFonts w:cs="Arial"/>
                <w:sz w:val="18"/>
                <w:szCs w:val="18"/>
              </w:rPr>
            </w:pPr>
            <w:r w:rsidRPr="00C232B2">
              <w:rPr>
                <w:rFonts w:cs="Arial"/>
                <w:sz w:val="18"/>
                <w:szCs w:val="18"/>
              </w:rPr>
              <w:t>2014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C37648C" w14:textId="57A8AB81" w:rsidR="00B5075C" w:rsidRPr="00C232B2" w:rsidRDefault="00B5075C" w:rsidP="00B5075C">
            <w:pPr>
              <w:spacing w:line="240" w:lineRule="auto"/>
              <w:jc w:val="left"/>
              <w:rPr>
                <w:rFonts w:cs="Arial"/>
                <w:sz w:val="18"/>
                <w:szCs w:val="18"/>
              </w:rPr>
            </w:pPr>
            <w:r w:rsidRPr="00C232B2">
              <w:rPr>
                <w:rFonts w:cs="Arial"/>
                <w:sz w:val="18"/>
                <w:szCs w:val="18"/>
              </w:rPr>
              <w:t>Accuracy of a new patch pump based on a microelectromechanical system (MEMS) compared to other commercially available insulin pumps: results of the first in vitro and in vivo studies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4191BBD" w14:textId="7CC863E1" w:rsidR="00B5075C" w:rsidRPr="00C232B2" w:rsidRDefault="00B5075C" w:rsidP="00B5075C">
            <w:pPr>
              <w:spacing w:line="240" w:lineRule="auto"/>
              <w:jc w:val="left"/>
              <w:rPr>
                <w:rFonts w:cs="Arial"/>
                <w:sz w:val="18"/>
                <w:szCs w:val="18"/>
              </w:rPr>
            </w:pPr>
            <w:r w:rsidRPr="00C232B2">
              <w:rPr>
                <w:rFonts w:cs="Arial"/>
                <w:sz w:val="18"/>
                <w:szCs w:val="18"/>
              </w:rPr>
              <w:t>J Diabetes Sci Technol 8 (6) 1133-41 10.1177/1932296814543946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249E313" w14:textId="6CA95A41" w:rsidR="00B5075C" w:rsidRPr="00C232B2" w:rsidRDefault="00C81F78" w:rsidP="00B5075C">
            <w:pPr>
              <w:spacing w:line="240" w:lineRule="auto"/>
              <w:jc w:val="left"/>
              <w:rPr>
                <w:rFonts w:cs="Arial"/>
                <w:sz w:val="18"/>
                <w:szCs w:val="18"/>
              </w:rPr>
            </w:pPr>
            <w:r w:rsidRPr="00C232B2">
              <w:rPr>
                <w:rFonts w:cs="Arial"/>
                <w:sz w:val="18"/>
                <w:szCs w:val="18"/>
              </w:rPr>
              <w:t>Excluded: DS</w:t>
            </w:r>
          </w:p>
        </w:tc>
      </w:tr>
      <w:tr w:rsidR="00C232B2" w:rsidRPr="00C232B2" w14:paraId="0E7EFF3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56BB9EB" w14:textId="6CD6599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lastRenderedPageBreak/>
              <w:t>PM3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0C8593E" w14:textId="7638557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J. R. Thrasher, A. Arrieta, F. Niu, K. R. Cameron, T. L. Cordero, J. Shin, A. S. Rhinehart and R. A. </w:t>
            </w:r>
            <w:proofErr w:type="spellStart"/>
            <w:r w:rsidRPr="00C232B2">
              <w:rPr>
                <w:rFonts w:cs="Arial"/>
                <w:sz w:val="18"/>
                <w:szCs w:val="18"/>
              </w:rPr>
              <w:t>Vigersky</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1147671" w14:textId="6A32AA7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9109B80" w14:textId="34C3608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Early Real-World Performance of the </w:t>
            </w:r>
            <w:proofErr w:type="spellStart"/>
            <w:r w:rsidRPr="00C232B2">
              <w:rPr>
                <w:rFonts w:cs="Arial"/>
                <w:sz w:val="18"/>
                <w:szCs w:val="18"/>
              </w:rPr>
              <w:t>MiniMed</w:t>
            </w:r>
            <w:proofErr w:type="spellEnd"/>
            <w:r w:rsidRPr="00C232B2">
              <w:rPr>
                <w:rFonts w:cs="Arial"/>
                <w:sz w:val="18"/>
                <w:szCs w:val="18"/>
              </w:rPr>
              <w:t>™ 780G Advanced Hybrid Closed-Loop System and Recommended Settings Use in the United States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D2A5E29" w14:textId="465B73E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26 (S3) 24-31 10.1089/dia.2023.0453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D6B0A81" w14:textId="3D79989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59A0EFB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FC5516B" w14:textId="7CDEC8F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FD15613" w14:textId="09D19BB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T. Akiyama, T. Yamakawa, K. </w:t>
            </w:r>
            <w:proofErr w:type="spellStart"/>
            <w:r w:rsidRPr="00C232B2">
              <w:rPr>
                <w:rFonts w:cs="Arial"/>
                <w:sz w:val="18"/>
                <w:szCs w:val="18"/>
              </w:rPr>
              <w:t>Orime</w:t>
            </w:r>
            <w:proofErr w:type="spellEnd"/>
            <w:r w:rsidRPr="00C232B2">
              <w:rPr>
                <w:rFonts w:cs="Arial"/>
                <w:sz w:val="18"/>
                <w:szCs w:val="18"/>
              </w:rPr>
              <w:t xml:space="preserve">, M. Ichikawa, M. Harada, T. </w:t>
            </w:r>
            <w:proofErr w:type="spellStart"/>
            <w:r w:rsidRPr="00C232B2">
              <w:rPr>
                <w:rFonts w:cs="Arial"/>
                <w:sz w:val="18"/>
                <w:szCs w:val="18"/>
              </w:rPr>
              <w:t>Netsu</w:t>
            </w:r>
            <w:proofErr w:type="spellEnd"/>
            <w:r w:rsidRPr="00C232B2">
              <w:rPr>
                <w:rFonts w:cs="Arial"/>
                <w:sz w:val="18"/>
                <w:szCs w:val="18"/>
              </w:rPr>
              <w:t>, R. Akamatsu, K. Nakamura, S. Shinoda and Y. Terauchi</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CE01FCC" w14:textId="494F23BA"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D30A98D" w14:textId="7C1A808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Effects of hybrid closed-loop </w:t>
            </w:r>
            <w:proofErr w:type="gramStart"/>
            <w:r w:rsidRPr="00C232B2">
              <w:rPr>
                <w:rFonts w:cs="Arial"/>
                <w:sz w:val="18"/>
                <w:szCs w:val="18"/>
              </w:rPr>
              <w:t>system</w:t>
            </w:r>
            <w:proofErr w:type="gramEnd"/>
            <w:r w:rsidRPr="00C232B2">
              <w:rPr>
                <w:rFonts w:cs="Arial"/>
                <w:sz w:val="18"/>
                <w:szCs w:val="18"/>
              </w:rPr>
              <w:t xml:space="preserve"> on glycemic control and psychological aspects in persons with type 1 diabetes treated with sensor-augmented pump: A prospective single-center observational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EE57B43" w14:textId="1FC1420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J Diabetes </w:t>
            </w:r>
            <w:proofErr w:type="spellStart"/>
            <w:r w:rsidRPr="00C232B2">
              <w:rPr>
                <w:rFonts w:cs="Arial"/>
                <w:sz w:val="18"/>
                <w:szCs w:val="18"/>
              </w:rPr>
              <w:t>Investig</w:t>
            </w:r>
            <w:proofErr w:type="spellEnd"/>
            <w:r w:rsidRPr="00C232B2">
              <w:rPr>
                <w:rFonts w:cs="Arial"/>
                <w:sz w:val="18"/>
                <w:szCs w:val="18"/>
              </w:rPr>
              <w:t xml:space="preserve"> 15 (2) 219-226 10.1111/jdi.14103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4B6888A" w14:textId="540E42E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5A82AD1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E1A5585" w14:textId="4228B11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34F8EB5" w14:textId="2E1F9DA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S. Kubota, A. Sato, M. Hosokawa, Y. Okubo, S. Takayama, A. Kaneko, Y. Shimada, Y. Asano, Y. Sato, M. Yamazaki and M. Komatsu</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E2282DB" w14:textId="0DEFA34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D02E1E0" w14:textId="3D588B1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Improving glycemic control by transitioning from the </w:t>
            </w:r>
            <w:proofErr w:type="spellStart"/>
            <w:r w:rsidRPr="00C232B2">
              <w:rPr>
                <w:rFonts w:cs="Arial"/>
                <w:sz w:val="18"/>
                <w:szCs w:val="18"/>
              </w:rPr>
              <w:t>MiniMed</w:t>
            </w:r>
            <w:proofErr w:type="spellEnd"/>
            <w:r w:rsidRPr="00C232B2">
              <w:rPr>
                <w:rFonts w:cs="Arial"/>
                <w:sz w:val="18"/>
                <w:szCs w:val="18"/>
              </w:rPr>
              <w:t>(TM) 640G to 770G in Japanese adults with type 1 diabetes mellitus: a prospective, single-center, observational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2A031CF" w14:textId="08DC4A65" w:rsidR="0077726F" w:rsidRPr="00C232B2"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Endocr</w:t>
            </w:r>
            <w:proofErr w:type="spellEnd"/>
            <w:r w:rsidRPr="00C232B2">
              <w:rPr>
                <w:rFonts w:cs="Arial"/>
                <w:sz w:val="18"/>
                <w:szCs w:val="18"/>
              </w:rPr>
              <w:t xml:space="preserve"> J 10.1507/endocrj.EJ24-0136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6A38719" w14:textId="061ECD2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8984BC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2362DA1" w14:textId="66B0F71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3816C21" w14:textId="2E03B70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Y. Pei, W. Ke, J. Lu, Y. Lin, Z. Zhang, Y. Peng, Y. Bi, Y. Li, J. Hou, X. Zhang, X. Chen, Y. Treminio, S. W. Lee, J. Shin, A. S. Rhinehart, R. A. </w:t>
            </w:r>
            <w:proofErr w:type="spellStart"/>
            <w:r w:rsidRPr="00C232B2">
              <w:rPr>
                <w:rFonts w:cs="Arial"/>
                <w:sz w:val="18"/>
                <w:szCs w:val="18"/>
              </w:rPr>
              <w:t>Vigersky</w:t>
            </w:r>
            <w:proofErr w:type="spellEnd"/>
            <w:r w:rsidRPr="00C232B2">
              <w:rPr>
                <w:rFonts w:cs="Arial"/>
                <w:sz w:val="18"/>
                <w:szCs w:val="18"/>
              </w:rPr>
              <w:t xml:space="preserve"> and Y. Mu</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71E0462" w14:textId="5F912537"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59AE7A3" w14:textId="5E4D861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Safety Event Outcomes and Glycemic Control with a Hybrid Closed-Loop System Used by Chinese Adolescents and Adults with Type 1 Diabetes Mellitus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2B52F5B" w14:textId="5F1F369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25 (10) 718-725 10.1089/dia.2023.0234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BE6996A" w14:textId="4B7F1FB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A81546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5A0DE93" w14:textId="4561B47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78784D8" w14:textId="5055D12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A. L. Carlson, T. E. Graham, H. K. Akturk, D. R. Liljenquist, R. M. </w:t>
            </w:r>
            <w:proofErr w:type="spellStart"/>
            <w:r w:rsidRPr="00C232B2">
              <w:rPr>
                <w:rFonts w:cs="Arial"/>
                <w:sz w:val="18"/>
                <w:szCs w:val="18"/>
              </w:rPr>
              <w:t>Bergenstal</w:t>
            </w:r>
            <w:proofErr w:type="spellEnd"/>
            <w:r w:rsidRPr="00C232B2">
              <w:rPr>
                <w:rFonts w:cs="Arial"/>
                <w:sz w:val="18"/>
                <w:szCs w:val="18"/>
              </w:rPr>
              <w:t>, B. Sulik, V. N. Shah, M. Sulik, P. Zhao, P. Briggs, R. Sassan-</w:t>
            </w:r>
            <w:proofErr w:type="spellStart"/>
            <w:r w:rsidRPr="00C232B2">
              <w:rPr>
                <w:rFonts w:cs="Arial"/>
                <w:sz w:val="18"/>
                <w:szCs w:val="18"/>
              </w:rPr>
              <w:t>Katchalski</w:t>
            </w:r>
            <w:proofErr w:type="spellEnd"/>
            <w:r w:rsidRPr="00C232B2">
              <w:rPr>
                <w:rFonts w:cs="Arial"/>
                <w:sz w:val="18"/>
                <w:szCs w:val="18"/>
              </w:rPr>
              <w:t xml:space="preserve"> and J. E. Pinsker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5002B56" w14:textId="0746031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28B460D" w14:textId="23F2349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Control-IQ Technology Use in Individuals </w:t>
            </w:r>
            <w:proofErr w:type="gramStart"/>
            <w:r w:rsidRPr="00C232B2">
              <w:rPr>
                <w:rFonts w:cs="Arial"/>
                <w:sz w:val="18"/>
                <w:szCs w:val="18"/>
              </w:rPr>
              <w:t>With</w:t>
            </w:r>
            <w:proofErr w:type="gramEnd"/>
            <w:r w:rsidRPr="00C232B2">
              <w:rPr>
                <w:rFonts w:cs="Arial"/>
                <w:sz w:val="18"/>
                <w:szCs w:val="18"/>
              </w:rPr>
              <w:t xml:space="preserve"> High Insulin Requirements: Results From the Multicenter Higher-IQ Trial</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40B4953" w14:textId="1DD97D5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J Diabetes Sci Technol 19322968241234072 10.1177/19322968241234072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008BE83" w14:textId="3BAB758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AB3C6A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E8F985C" w14:textId="3BC8E24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5D4C9F4" w14:textId="249ECCD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V. N. Shah, H. K. Akturk, A. Trahan, N. Piquette, A. Wheatcroft, E. Schertz, K. Carmello, L. Mueller, K. White, L. Fu, R. Sassan-</w:t>
            </w:r>
            <w:proofErr w:type="spellStart"/>
            <w:r w:rsidRPr="00C232B2">
              <w:rPr>
                <w:rFonts w:cs="Arial"/>
                <w:sz w:val="18"/>
                <w:szCs w:val="18"/>
              </w:rPr>
              <w:t>Katchalski</w:t>
            </w:r>
            <w:proofErr w:type="spellEnd"/>
            <w:r w:rsidRPr="00C232B2">
              <w:rPr>
                <w:rFonts w:cs="Arial"/>
                <w:sz w:val="18"/>
                <w:szCs w:val="18"/>
              </w:rPr>
              <w:t>, L. H. Messer, S. Habif, A. Constantin and J. E. Pinsker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F5468E3" w14:textId="7B25FDCB"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4489EBD" w14:textId="7B8647D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Safety and Feasibility Evaluation of Automated User Profile Settings Initialization and Adaptation </w:t>
            </w:r>
            <w:proofErr w:type="gramStart"/>
            <w:r w:rsidRPr="00C232B2">
              <w:rPr>
                <w:rFonts w:cs="Arial"/>
                <w:sz w:val="18"/>
                <w:szCs w:val="18"/>
              </w:rPr>
              <w:t>With</w:t>
            </w:r>
            <w:proofErr w:type="gramEnd"/>
            <w:r w:rsidRPr="00C232B2">
              <w:rPr>
                <w:rFonts w:cs="Arial"/>
                <w:sz w:val="18"/>
                <w:szCs w:val="18"/>
              </w:rPr>
              <w:t xml:space="preserve"> Control-IQ Technology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0FE7D13" w14:textId="697EB69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J Diabetes Sci Technol 19322968241229074 10.1177/19322968241229074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E10EF2A" w14:textId="3D2F43E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26EA9BF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ABAB718" w14:textId="361AE778" w:rsidR="00B5075C" w:rsidRPr="00C232B2" w:rsidRDefault="00B5075C" w:rsidP="00B5075C">
            <w:pPr>
              <w:spacing w:line="240" w:lineRule="auto"/>
              <w:jc w:val="left"/>
              <w:rPr>
                <w:rFonts w:cs="Arial"/>
                <w:sz w:val="18"/>
                <w:szCs w:val="18"/>
              </w:rPr>
            </w:pPr>
            <w:r w:rsidRPr="00C232B2">
              <w:rPr>
                <w:rFonts w:cs="Arial"/>
                <w:sz w:val="18"/>
                <w:szCs w:val="18"/>
              </w:rPr>
              <w:t>PM7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80EEC35" w14:textId="412EAA54" w:rsidR="00B5075C" w:rsidRPr="00C232B2" w:rsidRDefault="00B5075C" w:rsidP="00B5075C">
            <w:pPr>
              <w:spacing w:line="240" w:lineRule="auto"/>
              <w:jc w:val="left"/>
              <w:rPr>
                <w:rFonts w:cs="Arial"/>
                <w:sz w:val="18"/>
                <w:szCs w:val="18"/>
              </w:rPr>
            </w:pPr>
            <w:r w:rsidRPr="00C232B2">
              <w:rPr>
                <w:rFonts w:cs="Arial"/>
                <w:sz w:val="18"/>
                <w:szCs w:val="18"/>
              </w:rPr>
              <w:t>L. H. Messer, E. D'Souza, G. Merchant, L. Mueller, J. Farnan, S. Habif and J. E. Pinsker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F889AF2" w14:textId="36493A26" w:rsidR="00B5075C" w:rsidRPr="00C232B2" w:rsidRDefault="00B5075C" w:rsidP="00B5075C">
            <w:pPr>
              <w:spacing w:line="240" w:lineRule="auto"/>
              <w:jc w:val="right"/>
              <w:rPr>
                <w:rFonts w:cs="Arial"/>
                <w:sz w:val="18"/>
                <w:szCs w:val="18"/>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6AD331F" w14:textId="32489148" w:rsidR="00B5075C" w:rsidRPr="00C232B2" w:rsidRDefault="00B5075C" w:rsidP="00B5075C">
            <w:pPr>
              <w:spacing w:line="240" w:lineRule="auto"/>
              <w:jc w:val="left"/>
              <w:rPr>
                <w:rFonts w:cs="Arial"/>
                <w:sz w:val="18"/>
                <w:szCs w:val="18"/>
              </w:rPr>
            </w:pPr>
            <w:r w:rsidRPr="00C232B2">
              <w:rPr>
                <w:rFonts w:cs="Arial"/>
                <w:sz w:val="18"/>
                <w:szCs w:val="18"/>
              </w:rPr>
              <w:t xml:space="preserve">Smartphone Bolus Feature Increases Number of Insulin Boluses in People </w:t>
            </w:r>
            <w:proofErr w:type="gramStart"/>
            <w:r w:rsidRPr="00C232B2">
              <w:rPr>
                <w:rFonts w:cs="Arial"/>
                <w:sz w:val="18"/>
                <w:szCs w:val="18"/>
              </w:rPr>
              <w:t>With</w:t>
            </w:r>
            <w:proofErr w:type="gramEnd"/>
            <w:r w:rsidRPr="00C232B2">
              <w:rPr>
                <w:rFonts w:cs="Arial"/>
                <w:sz w:val="18"/>
                <w:szCs w:val="18"/>
              </w:rPr>
              <w:t xml:space="preserve"> Low Bolus Frequency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D8EF3D2" w14:textId="24FA49F4" w:rsidR="00B5075C" w:rsidRPr="00C232B2" w:rsidRDefault="00B5075C" w:rsidP="00B5075C">
            <w:pPr>
              <w:spacing w:line="240" w:lineRule="auto"/>
              <w:jc w:val="left"/>
              <w:rPr>
                <w:rFonts w:cs="Arial"/>
                <w:sz w:val="18"/>
                <w:szCs w:val="18"/>
              </w:rPr>
            </w:pPr>
            <w:r w:rsidRPr="00C232B2">
              <w:rPr>
                <w:rFonts w:cs="Arial"/>
                <w:sz w:val="18"/>
                <w:szCs w:val="18"/>
              </w:rPr>
              <w:t>J Diabetes Sci Technol 18 (1) 10-13 10.1177/19322968231191796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02C84AC" w14:textId="0FF36B2E" w:rsidR="00B5075C" w:rsidRPr="00C232B2" w:rsidRDefault="00C81F78" w:rsidP="00B5075C">
            <w:pPr>
              <w:spacing w:line="240" w:lineRule="auto"/>
              <w:jc w:val="left"/>
              <w:rPr>
                <w:rFonts w:cs="Arial"/>
                <w:sz w:val="18"/>
                <w:szCs w:val="18"/>
              </w:rPr>
            </w:pPr>
            <w:r w:rsidRPr="00C232B2">
              <w:rPr>
                <w:rFonts w:cs="Arial"/>
                <w:sz w:val="18"/>
                <w:szCs w:val="18"/>
              </w:rPr>
              <w:t>Excluded: NR</w:t>
            </w:r>
          </w:p>
        </w:tc>
      </w:tr>
      <w:tr w:rsidR="00C232B2" w:rsidRPr="00C232B2" w14:paraId="06444A6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D596D35" w14:textId="06C7482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ABF7195" w14:textId="2628161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R. W. Beck, S. J. Russell, E. R. Damiano, F. H. El-Khatib, K. J. Ruedy, C. </w:t>
            </w:r>
            <w:proofErr w:type="spellStart"/>
            <w:r w:rsidRPr="00C232B2">
              <w:rPr>
                <w:rFonts w:cs="Arial"/>
                <w:sz w:val="18"/>
                <w:szCs w:val="18"/>
              </w:rPr>
              <w:t>Balliro</w:t>
            </w:r>
            <w:proofErr w:type="spellEnd"/>
            <w:r w:rsidRPr="00C232B2">
              <w:rPr>
                <w:rFonts w:cs="Arial"/>
                <w:sz w:val="18"/>
                <w:szCs w:val="18"/>
              </w:rPr>
              <w:t>, Z. Li and P. Calhoun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D75271E" w14:textId="6AE4A8A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26A5009" w14:textId="6127EEC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A Multicenter Randomized Trial Evaluating Fast-Acting Insulin </w:t>
            </w:r>
            <w:proofErr w:type="spellStart"/>
            <w:r w:rsidRPr="00C232B2">
              <w:rPr>
                <w:rFonts w:cs="Arial"/>
                <w:sz w:val="18"/>
                <w:szCs w:val="18"/>
              </w:rPr>
              <w:t>Aspart</w:t>
            </w:r>
            <w:proofErr w:type="spellEnd"/>
            <w:r w:rsidRPr="00C232B2">
              <w:rPr>
                <w:rFonts w:cs="Arial"/>
                <w:sz w:val="18"/>
                <w:szCs w:val="18"/>
              </w:rPr>
              <w:t xml:space="preserve"> in the Bionic Pancreas in Adults with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38D5492" w14:textId="53FF505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24 (10) 681-696 10.1089/dia.2022.0167</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FF21CB5" w14:textId="04B9AE2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765B546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4E66A8C" w14:textId="625A45B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6922147" w14:textId="3C313E8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D. Kruger, A. Kass, J. </w:t>
            </w:r>
            <w:proofErr w:type="spellStart"/>
            <w:r w:rsidRPr="00C232B2">
              <w:rPr>
                <w:rFonts w:cs="Arial"/>
                <w:sz w:val="18"/>
                <w:szCs w:val="18"/>
              </w:rPr>
              <w:t>Lonier</w:t>
            </w:r>
            <w:proofErr w:type="spellEnd"/>
            <w:r w:rsidRPr="00C232B2">
              <w:rPr>
                <w:rFonts w:cs="Arial"/>
                <w:sz w:val="18"/>
                <w:szCs w:val="18"/>
              </w:rPr>
              <w:t xml:space="preserve">, J. Pettus, P. Raskin, M. Salam, S. </w:t>
            </w:r>
            <w:proofErr w:type="spellStart"/>
            <w:r w:rsidRPr="00C232B2">
              <w:rPr>
                <w:rFonts w:cs="Arial"/>
                <w:sz w:val="18"/>
                <w:szCs w:val="18"/>
              </w:rPr>
              <w:t>Trikudanathan</w:t>
            </w:r>
            <w:proofErr w:type="spellEnd"/>
            <w:r w:rsidRPr="00C232B2">
              <w:rPr>
                <w:rFonts w:cs="Arial"/>
                <w:sz w:val="18"/>
                <w:szCs w:val="18"/>
              </w:rPr>
              <w:t xml:space="preserve">, K. Zhou, S. J. Russell, E. R. Damiano, F. H. El-Khatib, K. J. Ruedy, C. </w:t>
            </w:r>
            <w:proofErr w:type="spellStart"/>
            <w:r w:rsidRPr="00C232B2">
              <w:rPr>
                <w:rFonts w:cs="Arial"/>
                <w:sz w:val="18"/>
                <w:szCs w:val="18"/>
              </w:rPr>
              <w:t>Balliro</w:t>
            </w:r>
            <w:proofErr w:type="spellEnd"/>
            <w:r w:rsidRPr="00C232B2">
              <w:rPr>
                <w:rFonts w:cs="Arial"/>
                <w:sz w:val="18"/>
                <w:szCs w:val="18"/>
              </w:rPr>
              <w:t>, Z. Li, M. C. Marak, P. Calhoun and R. W. Beck</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F135EE8" w14:textId="48384145"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52CDA60" w14:textId="312CBC7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A Multicenter Randomized Trial Evaluating the Insulin-Only Configuration of the Bionic Pancreas in Adults with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4C26486" w14:textId="1C464D1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24 (10) 697-711 10.1089/dia.2022.0200</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09745BD" w14:textId="50081F8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61E4D85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8C2C1AD" w14:textId="62AD81E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28CC8DD" w14:textId="355CBC2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S. J. Russell, C. </w:t>
            </w:r>
            <w:proofErr w:type="spellStart"/>
            <w:r w:rsidRPr="00C232B2">
              <w:rPr>
                <w:rFonts w:cs="Arial"/>
                <w:sz w:val="18"/>
                <w:szCs w:val="18"/>
              </w:rPr>
              <w:t>Balliro</w:t>
            </w:r>
            <w:proofErr w:type="spellEnd"/>
            <w:r w:rsidRPr="00C232B2">
              <w:rPr>
                <w:rFonts w:cs="Arial"/>
                <w:sz w:val="18"/>
                <w:szCs w:val="18"/>
              </w:rPr>
              <w:t xml:space="preserve">, M. Ekelund, F. El-Khatib, T. Graungaard, E. Greaux, M. Hillard, R. Z. Jafri, N. Rathor, R. </w:t>
            </w:r>
            <w:proofErr w:type="spellStart"/>
            <w:r w:rsidRPr="00C232B2">
              <w:rPr>
                <w:rFonts w:cs="Arial"/>
                <w:sz w:val="18"/>
                <w:szCs w:val="18"/>
              </w:rPr>
              <w:t>Selagamsetty</w:t>
            </w:r>
            <w:proofErr w:type="spellEnd"/>
            <w:r w:rsidRPr="00C232B2">
              <w:rPr>
                <w:rFonts w:cs="Arial"/>
                <w:sz w:val="18"/>
                <w:szCs w:val="18"/>
              </w:rPr>
              <w:t>, J. Sherwood and E. R. Damiano</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E0296E8" w14:textId="41AA0F96"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4642D34" w14:textId="3424BFE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Improvements in Glycemic Control Achieved by Altering the t(max) Setting in the </w:t>
            </w:r>
            <w:proofErr w:type="spellStart"/>
            <w:r w:rsidRPr="00C232B2">
              <w:rPr>
                <w:rFonts w:cs="Arial"/>
                <w:sz w:val="18"/>
                <w:szCs w:val="18"/>
              </w:rPr>
              <w:t>iLet</w:t>
            </w:r>
            <w:proofErr w:type="spellEnd"/>
            <w:r w:rsidRPr="00C232B2">
              <w:rPr>
                <w:rFonts w:cs="Arial"/>
                <w:sz w:val="18"/>
                <w:szCs w:val="18"/>
              </w:rPr>
              <w:t xml:space="preserve">(®) Bionic Pancreas When Using Fast-Acting Insulin </w:t>
            </w:r>
            <w:proofErr w:type="spellStart"/>
            <w:r w:rsidRPr="00C232B2">
              <w:rPr>
                <w:rFonts w:cs="Arial"/>
                <w:sz w:val="18"/>
                <w:szCs w:val="18"/>
              </w:rPr>
              <w:t>Aspart</w:t>
            </w:r>
            <w:proofErr w:type="spellEnd"/>
            <w:r w:rsidRPr="00C232B2">
              <w:rPr>
                <w:rFonts w:cs="Arial"/>
                <w:sz w:val="18"/>
                <w:szCs w:val="18"/>
              </w:rPr>
              <w:t>: A Randomized Trial</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2270585" w14:textId="00E3465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Ther 12 (7) 2019-2033 10.1007/s13300-021-01087-x</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E0BB328" w14:textId="2A0EDC7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5963528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34BDD58" w14:textId="172B843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lastRenderedPageBreak/>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0772FBE" w14:textId="7B7B000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K. R. Howard, K. P. Garza, M. Feldman and J. Weissberg-</w:t>
            </w:r>
            <w:proofErr w:type="spellStart"/>
            <w:r w:rsidRPr="00C232B2">
              <w:rPr>
                <w:rFonts w:cs="Arial"/>
                <w:sz w:val="18"/>
                <w:szCs w:val="18"/>
              </w:rPr>
              <w:t>Benchell</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76F5D65" w14:textId="38BE471C"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65ECF92" w14:textId="76BABE9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Parent, child, and adolescent lived experience using the insulin-only </w:t>
            </w:r>
            <w:proofErr w:type="spellStart"/>
            <w:r w:rsidRPr="00C232B2">
              <w:rPr>
                <w:rFonts w:cs="Arial"/>
                <w:sz w:val="18"/>
                <w:szCs w:val="18"/>
              </w:rPr>
              <w:t>iLet</w:t>
            </w:r>
            <w:proofErr w:type="spellEnd"/>
            <w:r w:rsidRPr="00C232B2">
              <w:rPr>
                <w:rFonts w:cs="Arial"/>
                <w:sz w:val="18"/>
                <w:szCs w:val="18"/>
              </w:rPr>
              <w:t xml:space="preserve"> Bionic Pancreas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E4DF2BF" w14:textId="752E49E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J </w:t>
            </w:r>
            <w:proofErr w:type="spellStart"/>
            <w:r w:rsidRPr="00C232B2">
              <w:rPr>
                <w:rFonts w:cs="Arial"/>
                <w:sz w:val="18"/>
                <w:szCs w:val="18"/>
              </w:rPr>
              <w:t>Pediatr</w:t>
            </w:r>
            <w:proofErr w:type="spellEnd"/>
            <w:r w:rsidRPr="00C232B2">
              <w:rPr>
                <w:rFonts w:cs="Arial"/>
                <w:sz w:val="18"/>
                <w:szCs w:val="18"/>
              </w:rPr>
              <w:t xml:space="preserve"> Psychol 49 (6) 413-420 10.1093/</w:t>
            </w:r>
            <w:proofErr w:type="spellStart"/>
            <w:r w:rsidRPr="00C232B2">
              <w:rPr>
                <w:rFonts w:cs="Arial"/>
                <w:sz w:val="18"/>
                <w:szCs w:val="18"/>
              </w:rPr>
              <w:t>jpepsy</w:t>
            </w:r>
            <w:proofErr w:type="spellEnd"/>
            <w:r w:rsidRPr="00C232B2">
              <w:rPr>
                <w:rFonts w:cs="Arial"/>
                <w:sz w:val="18"/>
                <w:szCs w:val="18"/>
              </w:rPr>
              <w:t>/jsae022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F667A01" w14:textId="0BD6BCE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5DFBF52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260E60B" w14:textId="4818A4A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A662343" w14:textId="7470AAB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L. E. Castellanos, C. A. </w:t>
            </w:r>
            <w:proofErr w:type="spellStart"/>
            <w:r w:rsidRPr="00C232B2">
              <w:rPr>
                <w:rFonts w:cs="Arial"/>
                <w:sz w:val="18"/>
                <w:szCs w:val="18"/>
              </w:rPr>
              <w:t>Balliro</w:t>
            </w:r>
            <w:proofErr w:type="spellEnd"/>
            <w:r w:rsidRPr="00C232B2">
              <w:rPr>
                <w:rFonts w:cs="Arial"/>
                <w:sz w:val="18"/>
                <w:szCs w:val="18"/>
              </w:rPr>
              <w:t xml:space="preserve">, J. S. Sherwood, R. Jafri, M. A. Hillard, E. Greaux, R. </w:t>
            </w:r>
            <w:proofErr w:type="spellStart"/>
            <w:r w:rsidRPr="00C232B2">
              <w:rPr>
                <w:rFonts w:cs="Arial"/>
                <w:sz w:val="18"/>
                <w:szCs w:val="18"/>
              </w:rPr>
              <w:t>Selagamsetty</w:t>
            </w:r>
            <w:proofErr w:type="spellEnd"/>
            <w:r w:rsidRPr="00C232B2">
              <w:rPr>
                <w:rFonts w:cs="Arial"/>
                <w:sz w:val="18"/>
                <w:szCs w:val="18"/>
              </w:rPr>
              <w:t>, H. Zheng, F. H. El-Khatib, E. R. Damiano and S. J. Russell</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B63B76D" w14:textId="21526D2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B80B4A0" w14:textId="7233157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Performance of the Insulin-Only </w:t>
            </w:r>
            <w:proofErr w:type="spellStart"/>
            <w:r w:rsidRPr="00C232B2">
              <w:rPr>
                <w:rFonts w:cs="Arial"/>
                <w:sz w:val="18"/>
                <w:szCs w:val="18"/>
              </w:rPr>
              <w:t>iLet</w:t>
            </w:r>
            <w:proofErr w:type="spellEnd"/>
            <w:r w:rsidRPr="00C232B2">
              <w:rPr>
                <w:rFonts w:cs="Arial"/>
                <w:sz w:val="18"/>
                <w:szCs w:val="18"/>
              </w:rPr>
              <w:t xml:space="preserve"> Bionic Pancreas and the </w:t>
            </w:r>
            <w:proofErr w:type="spellStart"/>
            <w:r w:rsidRPr="00C232B2">
              <w:rPr>
                <w:rFonts w:cs="Arial"/>
                <w:sz w:val="18"/>
                <w:szCs w:val="18"/>
              </w:rPr>
              <w:t>Bihormonal</w:t>
            </w:r>
            <w:proofErr w:type="spellEnd"/>
            <w:r w:rsidRPr="00C232B2">
              <w:rPr>
                <w:rFonts w:cs="Arial"/>
                <w:sz w:val="18"/>
                <w:szCs w:val="18"/>
              </w:rPr>
              <w:t xml:space="preserve"> </w:t>
            </w:r>
            <w:proofErr w:type="spellStart"/>
            <w:r w:rsidRPr="00C232B2">
              <w:rPr>
                <w:rFonts w:cs="Arial"/>
                <w:sz w:val="18"/>
                <w:szCs w:val="18"/>
              </w:rPr>
              <w:t>iLet</w:t>
            </w:r>
            <w:proofErr w:type="spellEnd"/>
            <w:r w:rsidRPr="00C232B2">
              <w:rPr>
                <w:rFonts w:cs="Arial"/>
                <w:sz w:val="18"/>
                <w:szCs w:val="18"/>
              </w:rPr>
              <w:t xml:space="preserve"> Using Dasiglucagon in Adults </w:t>
            </w:r>
            <w:proofErr w:type="gramStart"/>
            <w:r w:rsidRPr="00C232B2">
              <w:rPr>
                <w:rFonts w:cs="Arial"/>
                <w:sz w:val="18"/>
                <w:szCs w:val="18"/>
              </w:rPr>
              <w:t>With</w:t>
            </w:r>
            <w:proofErr w:type="gramEnd"/>
            <w:r w:rsidRPr="00C232B2">
              <w:rPr>
                <w:rFonts w:cs="Arial"/>
                <w:sz w:val="18"/>
                <w:szCs w:val="18"/>
              </w:rPr>
              <w:t xml:space="preserve"> Type 1 Diabetes in a Home-Use Setting</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39E4AD9" w14:textId="2CCB3FF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Care 44 (6) e118-e120 10.2337/dc20-1086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AAA2FE4" w14:textId="0C61900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6A1CC49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8317DE1" w14:textId="15DEC68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DB71E2B" w14:textId="1E72805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L. H. Messer, B. A. Buckingham, F. Cogen, M. Daniels, G. Forlenza, R. Z. Jafri, N. Mauras, A. Muir, R. P. </w:t>
            </w:r>
            <w:proofErr w:type="spellStart"/>
            <w:r w:rsidRPr="00C232B2">
              <w:rPr>
                <w:rFonts w:cs="Arial"/>
                <w:sz w:val="18"/>
                <w:szCs w:val="18"/>
              </w:rPr>
              <w:t>Wadwa</w:t>
            </w:r>
            <w:proofErr w:type="spellEnd"/>
            <w:r w:rsidRPr="00C232B2">
              <w:rPr>
                <w:rFonts w:cs="Arial"/>
                <w:sz w:val="18"/>
                <w:szCs w:val="18"/>
              </w:rPr>
              <w:t xml:space="preserve">, P. C. White, S. J. Russell, E. R. Damiano, F. H. El-Khatib, K. J. Ruedy, C. A. </w:t>
            </w:r>
            <w:proofErr w:type="spellStart"/>
            <w:r w:rsidRPr="00C232B2">
              <w:rPr>
                <w:rFonts w:cs="Arial"/>
                <w:sz w:val="18"/>
                <w:szCs w:val="18"/>
              </w:rPr>
              <w:t>Balliro</w:t>
            </w:r>
            <w:proofErr w:type="spellEnd"/>
            <w:r w:rsidRPr="00C232B2">
              <w:rPr>
                <w:rFonts w:cs="Arial"/>
                <w:sz w:val="18"/>
                <w:szCs w:val="18"/>
              </w:rPr>
              <w:t>, Z. Li, M. C. Marak, P. Calhoun and R. W. Beck</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50D3403" w14:textId="29B30B10"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6910924" w14:textId="54BC1CC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Positive Impact of the Bionic Pancreas on Diabetes Control in Youth 6-17 Years Old with Type 1 Diabetes: A Multicenter Randomized Trial</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51890CE" w14:textId="4FA918C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24 (10) 712-725 10.1089/dia.2022.0201.pub</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A7809CC" w14:textId="2529126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1DD7784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CAE4A23" w14:textId="33B4513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55F21E3" w14:textId="279C634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J. Weissberg-</w:t>
            </w:r>
            <w:proofErr w:type="spellStart"/>
            <w:r w:rsidRPr="00C232B2">
              <w:rPr>
                <w:rFonts w:cs="Arial"/>
                <w:sz w:val="18"/>
                <w:szCs w:val="18"/>
              </w:rPr>
              <w:t>Benchell</w:t>
            </w:r>
            <w:proofErr w:type="spellEnd"/>
            <w:r w:rsidRPr="00C232B2">
              <w:rPr>
                <w:rFonts w:cs="Arial"/>
                <w:sz w:val="18"/>
                <w:szCs w:val="18"/>
              </w:rPr>
              <w:t xml:space="preserve">, A. T. Vesco, J. Shapiro, P. Calhoun, E. R. Damiano, S. J. Russell, Z. Li, F. H. El-Khatib, K. J. Ruedy, C. A. </w:t>
            </w:r>
            <w:proofErr w:type="spellStart"/>
            <w:r w:rsidRPr="00C232B2">
              <w:rPr>
                <w:rFonts w:cs="Arial"/>
                <w:sz w:val="18"/>
                <w:szCs w:val="18"/>
              </w:rPr>
              <w:t>Balliro</w:t>
            </w:r>
            <w:proofErr w:type="spellEnd"/>
            <w:r w:rsidRPr="00C232B2">
              <w:rPr>
                <w:rFonts w:cs="Arial"/>
                <w:sz w:val="18"/>
                <w:szCs w:val="18"/>
              </w:rPr>
              <w:t xml:space="preserve"> and R. W. Beck</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DA4075C" w14:textId="359877E6"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8BB4509" w14:textId="353C90B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Psychosocial Impact of the Insulin-Only </w:t>
            </w:r>
            <w:proofErr w:type="spellStart"/>
            <w:r w:rsidRPr="00C232B2">
              <w:rPr>
                <w:rFonts w:cs="Arial"/>
                <w:sz w:val="18"/>
                <w:szCs w:val="18"/>
              </w:rPr>
              <w:t>iLet</w:t>
            </w:r>
            <w:proofErr w:type="spellEnd"/>
            <w:r w:rsidRPr="00C232B2">
              <w:rPr>
                <w:rFonts w:cs="Arial"/>
                <w:sz w:val="18"/>
                <w:szCs w:val="18"/>
              </w:rPr>
              <w:t xml:space="preserve"> Bionic Pancreas for Adults, Youth, and Caregivers of Youth with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3546AB2" w14:textId="6F8988D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25 (10) 705-717 10.1089/dia.2023.0238</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88E1565" w14:textId="0A5456D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28CE5AC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E2E9C5A" w14:textId="60940D6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D311100" w14:textId="2AD33B6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J. S. Sherwood, L. E. Castellanos, M. Y. O'Connor, C. A. </w:t>
            </w:r>
            <w:proofErr w:type="spellStart"/>
            <w:r w:rsidRPr="00C232B2">
              <w:rPr>
                <w:rFonts w:cs="Arial"/>
                <w:sz w:val="18"/>
                <w:szCs w:val="18"/>
              </w:rPr>
              <w:t>Balliro</w:t>
            </w:r>
            <w:proofErr w:type="spellEnd"/>
            <w:r w:rsidRPr="00C232B2">
              <w:rPr>
                <w:rFonts w:cs="Arial"/>
                <w:sz w:val="18"/>
                <w:szCs w:val="18"/>
              </w:rPr>
              <w:t xml:space="preserve">, M. A. Hillard, S. G. Gaston, R. Bartholomew, E. Greaux, A. Sabean, H. Zheng, P. Marchetti, A. </w:t>
            </w:r>
            <w:proofErr w:type="spellStart"/>
            <w:r w:rsidRPr="00C232B2">
              <w:rPr>
                <w:rFonts w:cs="Arial"/>
                <w:sz w:val="18"/>
                <w:szCs w:val="18"/>
              </w:rPr>
              <w:t>Uluer</w:t>
            </w:r>
            <w:proofErr w:type="spellEnd"/>
            <w:r w:rsidRPr="00C232B2">
              <w:rPr>
                <w:rFonts w:cs="Arial"/>
                <w:sz w:val="18"/>
                <w:szCs w:val="18"/>
              </w:rPr>
              <w:t xml:space="preserve">, G. S. Sawicki, I. </w:t>
            </w:r>
            <w:proofErr w:type="spellStart"/>
            <w:r w:rsidRPr="00C232B2">
              <w:rPr>
                <w:rFonts w:cs="Arial"/>
                <w:sz w:val="18"/>
                <w:szCs w:val="18"/>
              </w:rPr>
              <w:t>Neuringer</w:t>
            </w:r>
            <w:proofErr w:type="spellEnd"/>
            <w:r w:rsidRPr="00C232B2">
              <w:rPr>
                <w:rFonts w:cs="Arial"/>
                <w:sz w:val="18"/>
                <w:szCs w:val="18"/>
              </w:rPr>
              <w:t>, F. H. El-Khatib, E. R. Damiano, S. J. Russell and M. S. Putman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E65DA7C" w14:textId="049BACFA"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47B8457" w14:textId="6347A74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Randomized Trial of the Insulin-Only </w:t>
            </w:r>
            <w:proofErr w:type="spellStart"/>
            <w:r w:rsidRPr="00C232B2">
              <w:rPr>
                <w:rFonts w:cs="Arial"/>
                <w:sz w:val="18"/>
                <w:szCs w:val="18"/>
              </w:rPr>
              <w:t>iLet</w:t>
            </w:r>
            <w:proofErr w:type="spellEnd"/>
            <w:r w:rsidRPr="00C232B2">
              <w:rPr>
                <w:rFonts w:cs="Arial"/>
                <w:sz w:val="18"/>
                <w:szCs w:val="18"/>
              </w:rPr>
              <w:t xml:space="preserve"> Bionic Pancreas for the Treatment of Cystic Fibrosis- Related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190C768" w14:textId="4EE8E19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Care 47 (1) 101-108 10.2337/dc23-1411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A3EDDC4" w14:textId="57239B2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116C499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F7D7570" w14:textId="0C02EDB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B0F07CD" w14:textId="6766968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L. E. Castellanos, S. J. Russell, E. R. Damiano, R. W. Beck, V. N. Shah, R. Bailey, P. Calhoun, K. Bird and N. Mauras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AAB3390" w14:textId="65AA1F25"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4E61153" w14:textId="4A79C7A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The Insulin-Only Bionic Pancreas Improves Glycemic Control in Non-Hispanic White and Minority Adults and Children </w:t>
            </w:r>
            <w:proofErr w:type="gramStart"/>
            <w:r w:rsidRPr="00C232B2">
              <w:rPr>
                <w:rFonts w:cs="Arial"/>
                <w:sz w:val="18"/>
                <w:szCs w:val="18"/>
              </w:rPr>
              <w:t>With</w:t>
            </w:r>
            <w:proofErr w:type="gramEnd"/>
            <w:r w:rsidRPr="00C232B2">
              <w:rPr>
                <w:rFonts w:cs="Arial"/>
                <w:sz w:val="18"/>
                <w:szCs w:val="18"/>
              </w:rPr>
              <w:t xml:space="preserve">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9337A37" w14:textId="3CEE0DA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Care 46 (6) 1185-1190 10.2337/dc22-1478</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6E45A62" w14:textId="138E259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4D062F4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2507749" w14:textId="4F4509F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PM8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3FCD2EE" w14:textId="269C291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J. Lynch, L. G. </w:t>
            </w:r>
            <w:proofErr w:type="spellStart"/>
            <w:r w:rsidRPr="00C232B2">
              <w:rPr>
                <w:rFonts w:cs="Arial"/>
                <w:sz w:val="18"/>
                <w:szCs w:val="18"/>
              </w:rPr>
              <w:t>Kanapka</w:t>
            </w:r>
            <w:proofErr w:type="spellEnd"/>
            <w:r w:rsidRPr="00C232B2">
              <w:rPr>
                <w:rFonts w:cs="Arial"/>
                <w:sz w:val="18"/>
                <w:szCs w:val="18"/>
              </w:rPr>
              <w:t xml:space="preserve">, S. J. Russell, E. R. Damiano, F. H. El-Khatib, K. J. Ruedy, C. </w:t>
            </w:r>
            <w:proofErr w:type="spellStart"/>
            <w:r w:rsidRPr="00C232B2">
              <w:rPr>
                <w:rFonts w:cs="Arial"/>
                <w:sz w:val="18"/>
                <w:szCs w:val="18"/>
              </w:rPr>
              <w:t>Balliro</w:t>
            </w:r>
            <w:proofErr w:type="spellEnd"/>
            <w:r w:rsidRPr="00C232B2">
              <w:rPr>
                <w:rFonts w:cs="Arial"/>
                <w:sz w:val="18"/>
                <w:szCs w:val="18"/>
              </w:rPr>
              <w:t>, P. Calhoun and R. W. Beck</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534E321" w14:textId="4FE12175"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8FA64B3" w14:textId="0ACD77F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The Insulin-Only Bionic Pancreas Pivotal Trial Extension Study: A Multi-Center Single-Arm Evaluation of the Insulin-Only Configuration of the Bionic Pancreas in Adults and Youth with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8F5D650" w14:textId="07813A1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Diabetes Technol Ther 24 (10) 726-736 10.1089/dia.2022.0341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A2B5FC7" w14:textId="039E770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6E7E659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D5B0D4C" w14:textId="79EB78CA"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919FD92" w14:textId="5985E4B4"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S. A. Brown, M. D. Breton, S. Anderson, L. Kollar, C. Levy, D. Lam, C. Levister, Y. C. </w:t>
            </w:r>
            <w:proofErr w:type="spellStart"/>
            <w:r w:rsidRPr="00C232B2">
              <w:rPr>
                <w:rFonts w:cs="Arial"/>
                <w:sz w:val="18"/>
                <w:szCs w:val="18"/>
              </w:rPr>
              <w:t>Kudva</w:t>
            </w:r>
            <w:proofErr w:type="spellEnd"/>
            <w:r w:rsidRPr="00C232B2">
              <w:rPr>
                <w:rFonts w:cs="Arial"/>
                <w:sz w:val="18"/>
                <w:szCs w:val="18"/>
              </w:rPr>
              <w:t xml:space="preserve">, A. Basu, S. McCrady-Spitzer </w:t>
            </w:r>
            <w:proofErr w:type="gramStart"/>
            <w:r w:rsidRPr="00C232B2">
              <w:rPr>
                <w:rFonts w:cs="Arial"/>
                <w:sz w:val="18"/>
                <w:szCs w:val="18"/>
              </w:rPr>
              <w:t>and et al.</w:t>
            </w:r>
            <w:proofErr w:type="gram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5217F2A" w14:textId="00A3A908"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1183FC8" w14:textId="21985101"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Artificial pancreas improves glycemic control in a multi-night multicenter outpatient/home study of patients with T1D</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A53A71D" w14:textId="6B685693"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Diabetes 64 (A59 10.2337/db151385</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63EB3A4" w14:textId="4780AEE1"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NF</w:t>
            </w:r>
          </w:p>
        </w:tc>
      </w:tr>
      <w:tr w:rsidR="00C232B2" w:rsidRPr="00C232B2" w14:paraId="2F212EA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20BD827" w14:textId="2BE5FFE9"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B700D89" w14:textId="31974E89"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S. Seechurn, M. Reddy, N. </w:t>
            </w:r>
            <w:proofErr w:type="spellStart"/>
            <w:r w:rsidRPr="00C232B2">
              <w:rPr>
                <w:rFonts w:cs="Arial"/>
                <w:sz w:val="18"/>
                <w:szCs w:val="18"/>
              </w:rPr>
              <w:t>Jugnee</w:t>
            </w:r>
            <w:proofErr w:type="spellEnd"/>
            <w:r w:rsidRPr="00C232B2">
              <w:rPr>
                <w:rFonts w:cs="Arial"/>
                <w:sz w:val="18"/>
                <w:szCs w:val="18"/>
              </w:rPr>
              <w:t xml:space="preserve">, M. El </w:t>
            </w:r>
            <w:proofErr w:type="spellStart"/>
            <w:r w:rsidRPr="00C232B2">
              <w:rPr>
                <w:rFonts w:cs="Arial"/>
                <w:sz w:val="18"/>
                <w:szCs w:val="18"/>
              </w:rPr>
              <w:t>Sharkawy</w:t>
            </w:r>
            <w:proofErr w:type="spellEnd"/>
            <w:r w:rsidRPr="00C232B2">
              <w:rPr>
                <w:rFonts w:cs="Arial"/>
                <w:sz w:val="18"/>
                <w:szCs w:val="18"/>
              </w:rPr>
              <w:t xml:space="preserve">, P. </w:t>
            </w:r>
            <w:proofErr w:type="spellStart"/>
            <w:r w:rsidRPr="00C232B2">
              <w:rPr>
                <w:rFonts w:cs="Arial"/>
                <w:sz w:val="18"/>
                <w:szCs w:val="18"/>
              </w:rPr>
              <w:t>Hesl</w:t>
            </w:r>
            <w:proofErr w:type="spellEnd"/>
            <w:r w:rsidRPr="00C232B2">
              <w:rPr>
                <w:rFonts w:cs="Arial"/>
                <w:sz w:val="18"/>
                <w:szCs w:val="18"/>
              </w:rPr>
              <w:t>, P. Herrero-</w:t>
            </w:r>
            <w:proofErr w:type="spellStart"/>
            <w:r w:rsidRPr="00C232B2">
              <w:rPr>
                <w:rFonts w:cs="Arial"/>
                <w:sz w:val="18"/>
                <w:szCs w:val="18"/>
              </w:rPr>
              <w:t>Vinias</w:t>
            </w:r>
            <w:proofErr w:type="spellEnd"/>
            <w:r w:rsidRPr="00C232B2">
              <w:rPr>
                <w:rFonts w:cs="Arial"/>
                <w:sz w:val="18"/>
                <w:szCs w:val="18"/>
              </w:rPr>
              <w:t xml:space="preserve">, I. </w:t>
            </w:r>
            <w:proofErr w:type="spellStart"/>
            <w:r w:rsidRPr="00C232B2">
              <w:rPr>
                <w:rFonts w:cs="Arial"/>
                <w:sz w:val="18"/>
                <w:szCs w:val="18"/>
              </w:rPr>
              <w:t>Godsland</w:t>
            </w:r>
            <w:proofErr w:type="spellEnd"/>
            <w:r w:rsidRPr="00C232B2">
              <w:rPr>
                <w:rFonts w:cs="Arial"/>
                <w:sz w:val="18"/>
                <w:szCs w:val="18"/>
              </w:rPr>
              <w:t xml:space="preserve">, C. </w:t>
            </w:r>
            <w:proofErr w:type="spellStart"/>
            <w:r w:rsidRPr="00C232B2">
              <w:rPr>
                <w:rFonts w:cs="Arial"/>
                <w:sz w:val="18"/>
                <w:szCs w:val="18"/>
              </w:rPr>
              <w:t>Toumazou</w:t>
            </w:r>
            <w:proofErr w:type="spellEnd"/>
            <w:r w:rsidRPr="00C232B2">
              <w:rPr>
                <w:rFonts w:cs="Arial"/>
                <w:sz w:val="18"/>
                <w:szCs w:val="18"/>
              </w:rPr>
              <w:t>, G. Pantelis and N. Oliver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4C4118C" w14:textId="14AC9CCA"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0E1EAFE" w14:textId="3D079BA5"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Does the addition of glucagon to a closed loop system impact on post exercise glycaemia?</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60108E2" w14:textId="67EACD80"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Diabetes technology &amp; therapeutics 18 (A60</w:t>
            </w:r>
            <w:r w:rsidRPr="00C232B2">
              <w:rPr>
                <w:rFonts w:ascii="Cambria Math" w:hAnsi="Cambria Math" w:cs="Cambria Math"/>
                <w:sz w:val="18"/>
                <w:szCs w:val="18"/>
              </w:rPr>
              <w:t>‐</w:t>
            </w:r>
            <w:r w:rsidRPr="00C232B2">
              <w:rPr>
                <w:rFonts w:cs="Arial"/>
                <w:sz w:val="18"/>
                <w:szCs w:val="18"/>
              </w:rPr>
              <w:t>A61 10.1089/dia.2016.2525</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0BEB48D" w14:textId="606D9B74"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5D6BD3A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707CE08" w14:textId="1BC8CAF6"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lastRenderedPageBreak/>
              <w:t>CL2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177D691" w14:textId="011EEFED"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S. Seechurn, M. Reddy, N. </w:t>
            </w:r>
            <w:proofErr w:type="spellStart"/>
            <w:r w:rsidRPr="00C232B2">
              <w:rPr>
                <w:rFonts w:cs="Arial"/>
                <w:sz w:val="18"/>
                <w:szCs w:val="18"/>
              </w:rPr>
              <w:t>Jugnee</w:t>
            </w:r>
            <w:proofErr w:type="spellEnd"/>
            <w:r w:rsidRPr="00C232B2">
              <w:rPr>
                <w:rFonts w:cs="Arial"/>
                <w:sz w:val="18"/>
                <w:szCs w:val="18"/>
              </w:rPr>
              <w:t xml:space="preserve">, P. Herrero, M. El </w:t>
            </w:r>
            <w:proofErr w:type="spellStart"/>
            <w:r w:rsidRPr="00C232B2">
              <w:rPr>
                <w:rFonts w:cs="Arial"/>
                <w:sz w:val="18"/>
                <w:szCs w:val="18"/>
              </w:rPr>
              <w:t>Sharkawy</w:t>
            </w:r>
            <w:proofErr w:type="spellEnd"/>
            <w:r w:rsidRPr="00C232B2">
              <w:rPr>
                <w:rFonts w:cs="Arial"/>
                <w:sz w:val="18"/>
                <w:szCs w:val="18"/>
              </w:rPr>
              <w:t xml:space="preserve">, P. Pesl, I. </w:t>
            </w:r>
            <w:proofErr w:type="spellStart"/>
            <w:r w:rsidRPr="00C232B2">
              <w:rPr>
                <w:rFonts w:cs="Arial"/>
                <w:sz w:val="18"/>
                <w:szCs w:val="18"/>
              </w:rPr>
              <w:t>Godsland</w:t>
            </w:r>
            <w:proofErr w:type="spellEnd"/>
            <w:r w:rsidRPr="00C232B2">
              <w:rPr>
                <w:rFonts w:cs="Arial"/>
                <w:sz w:val="18"/>
                <w:szCs w:val="18"/>
              </w:rPr>
              <w:t xml:space="preserve">, C. </w:t>
            </w:r>
            <w:proofErr w:type="spellStart"/>
            <w:r w:rsidRPr="00C232B2">
              <w:rPr>
                <w:rFonts w:cs="Arial"/>
                <w:sz w:val="18"/>
                <w:szCs w:val="18"/>
              </w:rPr>
              <w:t>Toumazo</w:t>
            </w:r>
            <w:proofErr w:type="spellEnd"/>
            <w:r w:rsidRPr="00C232B2">
              <w:rPr>
                <w:rFonts w:cs="Arial"/>
                <w:sz w:val="18"/>
                <w:szCs w:val="18"/>
              </w:rPr>
              <w:t>, G. Pantelis and N. Oliver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D6F7014" w14:textId="1AE6FF30"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72B60A4" w14:textId="2AD88EBC"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Does the addition of glucagon to the closed loop insulin pump add any benefit?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6276851" w14:textId="50E88D69"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Diabetes technology &amp; therapeutics 18 (A61 10.1089/dia.2016.2525</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0D9C51E" w14:textId="3BFCDEDD"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755E487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CA2CF7D" w14:textId="1FCDB3CE"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CFE9585" w14:textId="3177A082" w:rsidR="0077726F" w:rsidRPr="00E44137"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Nct</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DBB087A" w14:textId="55555751"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B40FF24" w14:textId="4603B231"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Telemedicine Program in Type 1 Diabetes and CSII</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7890B95" w14:textId="16D7CDA2"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https://clinicaltrials.gov/show/NCT02790645 </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F8DFE37" w14:textId="6B1F7B43"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5D1DA12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C168A8B" w14:textId="6F9993AF" w:rsidR="00B5075C" w:rsidRPr="00C232B2" w:rsidRDefault="00B5075C" w:rsidP="00B5075C">
            <w:pPr>
              <w:spacing w:line="240" w:lineRule="auto"/>
              <w:jc w:val="left"/>
              <w:rPr>
                <w:rFonts w:cs="Arial"/>
                <w:sz w:val="18"/>
                <w:szCs w:val="18"/>
              </w:rPr>
            </w:pPr>
            <w:r w:rsidRPr="00C232B2">
              <w:rPr>
                <w:rFonts w:cs="Arial"/>
                <w:sz w:val="18"/>
                <w:szCs w:val="18"/>
              </w:rPr>
              <w:t>CL2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7CD9EF5" w14:textId="71C389D9" w:rsidR="00B5075C" w:rsidRPr="00C232B2" w:rsidRDefault="00B5075C" w:rsidP="00B5075C">
            <w:pPr>
              <w:spacing w:line="240" w:lineRule="auto"/>
              <w:jc w:val="left"/>
              <w:rPr>
                <w:rFonts w:cs="Arial"/>
                <w:sz w:val="18"/>
                <w:szCs w:val="18"/>
              </w:rPr>
            </w:pPr>
            <w:proofErr w:type="spellStart"/>
            <w:r w:rsidRPr="00C232B2">
              <w:rPr>
                <w:rFonts w:cs="Arial"/>
                <w:sz w:val="18"/>
                <w:szCs w:val="18"/>
              </w:rPr>
              <w:t>Nct</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657FA25" w14:textId="758C2B9C" w:rsidR="00B5075C" w:rsidRPr="00C232B2" w:rsidRDefault="00B5075C" w:rsidP="00B5075C">
            <w:pPr>
              <w:spacing w:line="240" w:lineRule="auto"/>
              <w:jc w:val="right"/>
              <w:rPr>
                <w:rFonts w:cs="Arial"/>
                <w:sz w:val="18"/>
                <w:szCs w:val="18"/>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8240872" w14:textId="1D720186" w:rsidR="00B5075C" w:rsidRPr="00C232B2" w:rsidRDefault="00B5075C" w:rsidP="00B5075C">
            <w:pPr>
              <w:spacing w:line="240" w:lineRule="auto"/>
              <w:jc w:val="left"/>
              <w:rPr>
                <w:rFonts w:cs="Arial"/>
                <w:sz w:val="18"/>
                <w:szCs w:val="18"/>
              </w:rPr>
            </w:pPr>
            <w:r w:rsidRPr="00C232B2">
              <w:rPr>
                <w:rFonts w:cs="Arial"/>
                <w:sz w:val="18"/>
                <w:szCs w:val="18"/>
              </w:rPr>
              <w:t xml:space="preserve">A Trial Investigating the Continuous Subcutaneous Insulin Infusion of a Liquid Formulation of </w:t>
            </w:r>
            <w:proofErr w:type="spellStart"/>
            <w:r w:rsidRPr="00C232B2">
              <w:rPr>
                <w:rFonts w:cs="Arial"/>
                <w:sz w:val="18"/>
                <w:szCs w:val="18"/>
              </w:rPr>
              <w:t>BioChaperone</w:t>
            </w:r>
            <w:proofErr w:type="spellEnd"/>
            <w:r w:rsidRPr="00C232B2">
              <w:rPr>
                <w:rFonts w:cs="Arial"/>
                <w:sz w:val="18"/>
                <w:szCs w:val="18"/>
              </w:rPr>
              <w:t xml:space="preserve"> Insulin Lispro in Comparison to Humalog®</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96507A9" w14:textId="39B14347" w:rsidR="00B5075C" w:rsidRPr="00C232B2" w:rsidRDefault="00B5075C" w:rsidP="00B5075C">
            <w:pPr>
              <w:spacing w:line="240" w:lineRule="auto"/>
              <w:jc w:val="left"/>
              <w:rPr>
                <w:rFonts w:cs="Arial"/>
                <w:sz w:val="18"/>
                <w:szCs w:val="18"/>
              </w:rPr>
            </w:pPr>
            <w:r w:rsidRPr="00C232B2">
              <w:rPr>
                <w:rFonts w:cs="Arial"/>
                <w:sz w:val="18"/>
                <w:szCs w:val="18"/>
              </w:rPr>
              <w:t xml:space="preserve">https://clinicaltrials.gov/show/NCT02562313 </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3E396D1" w14:textId="30CFF80F" w:rsidR="00B5075C" w:rsidRPr="00C232B2" w:rsidRDefault="00C81F78" w:rsidP="00B5075C">
            <w:pPr>
              <w:spacing w:line="240" w:lineRule="auto"/>
              <w:jc w:val="left"/>
              <w:rPr>
                <w:rFonts w:cs="Arial"/>
                <w:sz w:val="18"/>
                <w:szCs w:val="18"/>
              </w:rPr>
            </w:pPr>
            <w:r w:rsidRPr="00C232B2">
              <w:rPr>
                <w:rFonts w:cs="Arial"/>
                <w:sz w:val="18"/>
                <w:szCs w:val="18"/>
              </w:rPr>
              <w:t xml:space="preserve">Excluded: </w:t>
            </w:r>
            <w:r w:rsidR="00B5075C" w:rsidRPr="00C232B2">
              <w:rPr>
                <w:rFonts w:cs="Arial"/>
                <w:sz w:val="18"/>
                <w:szCs w:val="18"/>
              </w:rPr>
              <w:t>P</w:t>
            </w:r>
          </w:p>
        </w:tc>
      </w:tr>
      <w:tr w:rsidR="00C232B2" w:rsidRPr="00C232B2" w14:paraId="10E37B1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B597BCC" w14:textId="15C38954" w:rsidR="00B5075C" w:rsidRPr="00C232B2" w:rsidRDefault="00B5075C" w:rsidP="00B5075C">
            <w:pPr>
              <w:spacing w:line="240" w:lineRule="auto"/>
              <w:jc w:val="left"/>
              <w:rPr>
                <w:rFonts w:cs="Arial"/>
                <w:sz w:val="18"/>
                <w:szCs w:val="18"/>
              </w:rPr>
            </w:pPr>
            <w:r w:rsidRPr="00C232B2">
              <w:rPr>
                <w:rFonts w:cs="Arial"/>
                <w:sz w:val="18"/>
                <w:szCs w:val="18"/>
              </w:rPr>
              <w:t>CL2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2EF3480" w14:textId="097826E6" w:rsidR="00B5075C" w:rsidRPr="00C232B2" w:rsidRDefault="00B5075C" w:rsidP="00B5075C">
            <w:pPr>
              <w:spacing w:line="240" w:lineRule="auto"/>
              <w:jc w:val="left"/>
              <w:rPr>
                <w:rFonts w:cs="Arial"/>
                <w:sz w:val="18"/>
                <w:szCs w:val="18"/>
              </w:rPr>
            </w:pPr>
            <w:r w:rsidRPr="00C232B2">
              <w:rPr>
                <w:rFonts w:cs="Arial"/>
                <w:sz w:val="18"/>
                <w:szCs w:val="18"/>
              </w:rPr>
              <w:t xml:space="preserve">H. Zisser, R. Wagner, S. Pleus, C. Haug, N. </w:t>
            </w:r>
            <w:proofErr w:type="spellStart"/>
            <w:r w:rsidRPr="00C232B2">
              <w:rPr>
                <w:rFonts w:cs="Arial"/>
                <w:sz w:val="18"/>
                <w:szCs w:val="18"/>
              </w:rPr>
              <w:t>Jendrike</w:t>
            </w:r>
            <w:proofErr w:type="spellEnd"/>
            <w:r w:rsidRPr="00C232B2">
              <w:rPr>
                <w:rFonts w:cs="Arial"/>
                <w:sz w:val="18"/>
                <w:szCs w:val="18"/>
              </w:rPr>
              <w:t>, C. Parkin, M. Schweitzer and G. Freckmann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DBDE1DA" w14:textId="6178EEB0" w:rsidR="00B5075C" w:rsidRPr="00C232B2" w:rsidRDefault="00B5075C" w:rsidP="00B5075C">
            <w:pPr>
              <w:spacing w:line="240" w:lineRule="auto"/>
              <w:jc w:val="right"/>
              <w:rPr>
                <w:rFonts w:cs="Arial"/>
                <w:sz w:val="18"/>
                <w:szCs w:val="18"/>
              </w:rPr>
            </w:pPr>
            <w:r w:rsidRPr="00C232B2">
              <w:rPr>
                <w:rFonts w:cs="Arial"/>
                <w:sz w:val="18"/>
                <w:szCs w:val="18"/>
              </w:rPr>
              <w:t>2010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88E2963" w14:textId="7769CB6C" w:rsidR="00B5075C" w:rsidRPr="00C232B2" w:rsidRDefault="00B5075C" w:rsidP="00B5075C">
            <w:pPr>
              <w:spacing w:line="240" w:lineRule="auto"/>
              <w:jc w:val="left"/>
              <w:rPr>
                <w:rFonts w:cs="Arial"/>
                <w:sz w:val="18"/>
                <w:szCs w:val="18"/>
              </w:rPr>
            </w:pPr>
            <w:r w:rsidRPr="00C232B2">
              <w:rPr>
                <w:rFonts w:cs="Arial"/>
                <w:sz w:val="18"/>
                <w:szCs w:val="18"/>
              </w:rPr>
              <w:t>Clinical performance of three bolus calculators in subjects with type 1 diabetes mellitus: a head-to-head-to-head comparison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0D66F7E" w14:textId="30ADE73F" w:rsidR="00B5075C" w:rsidRPr="00C232B2" w:rsidRDefault="00B5075C" w:rsidP="00B5075C">
            <w:pPr>
              <w:spacing w:line="240" w:lineRule="auto"/>
              <w:jc w:val="left"/>
              <w:rPr>
                <w:rFonts w:cs="Arial"/>
                <w:sz w:val="18"/>
                <w:szCs w:val="18"/>
              </w:rPr>
            </w:pPr>
            <w:r w:rsidRPr="00C232B2">
              <w:rPr>
                <w:rFonts w:cs="Arial"/>
                <w:sz w:val="18"/>
                <w:szCs w:val="18"/>
              </w:rPr>
              <w:t>Diabetes technology &amp; therapeutics 12 (12) 955</w:t>
            </w:r>
            <w:r w:rsidRPr="00C232B2">
              <w:rPr>
                <w:rFonts w:ascii="Cambria Math" w:hAnsi="Cambria Math" w:cs="Cambria Math"/>
                <w:sz w:val="18"/>
                <w:szCs w:val="18"/>
              </w:rPr>
              <w:t>‐</w:t>
            </w:r>
            <w:r w:rsidRPr="00C232B2">
              <w:rPr>
                <w:rFonts w:cs="Arial"/>
                <w:sz w:val="18"/>
                <w:szCs w:val="18"/>
              </w:rPr>
              <w:t>961 10.1089/dia.2010.0064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D7FF4E9" w14:textId="73AE0D8A" w:rsidR="00B5075C" w:rsidRPr="00C232B2" w:rsidRDefault="00C81F78" w:rsidP="00B5075C">
            <w:pPr>
              <w:spacing w:line="240" w:lineRule="auto"/>
              <w:jc w:val="left"/>
              <w:rPr>
                <w:rFonts w:cs="Arial"/>
                <w:sz w:val="18"/>
                <w:szCs w:val="18"/>
              </w:rPr>
            </w:pPr>
            <w:r w:rsidRPr="00C232B2">
              <w:rPr>
                <w:rFonts w:cs="Arial"/>
                <w:sz w:val="18"/>
                <w:szCs w:val="18"/>
              </w:rPr>
              <w:t>Excluded: DP</w:t>
            </w:r>
          </w:p>
        </w:tc>
      </w:tr>
      <w:tr w:rsidR="00C232B2" w:rsidRPr="00C232B2" w14:paraId="5C946D7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D0ED7D2" w14:textId="79013DC7"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D7A5DFD" w14:textId="3FABF20E"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L. E. Donovan, D. Feig, P. Lemieux, H. R. Murphy, R. C. Bell, R. J. Sigal, J. Ho and J. M. Yamamoto</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A74B6C8" w14:textId="4271D92E"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A950ADF" w14:textId="24A5883D"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Closed-Loop Insulin Delivery Postpartum in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2CEDC49" w14:textId="7D684D6B"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Diabetes 72 (10.2337/db23-282-OR</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4E5BD1A" w14:textId="374A5737"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4F04DE3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537E145" w14:textId="4B820F09"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BC9DDA6" w14:textId="5787A00A"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H. Singh, M. McElwee-Malloy, H. Sanchez and S. Habif</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A48EB04" w14:textId="09137C53"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A6CDDC2" w14:textId="4B9523B7"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“I feel human, </w:t>
            </w:r>
            <w:proofErr w:type="spellStart"/>
            <w:r w:rsidRPr="00C232B2">
              <w:rPr>
                <w:rFonts w:cs="Arial"/>
                <w:sz w:val="18"/>
                <w:szCs w:val="18"/>
              </w:rPr>
              <w:t>i</w:t>
            </w:r>
            <w:proofErr w:type="spellEnd"/>
            <w:r w:rsidRPr="00C232B2">
              <w:rPr>
                <w:rFonts w:cs="Arial"/>
                <w:sz w:val="18"/>
                <w:szCs w:val="18"/>
              </w:rPr>
              <w:t xml:space="preserve"> feel normal” a qualitative study of experiences with control-</w:t>
            </w:r>
            <w:proofErr w:type="spellStart"/>
            <w:r w:rsidRPr="00C232B2">
              <w:rPr>
                <w:rFonts w:cs="Arial"/>
                <w:sz w:val="18"/>
                <w:szCs w:val="18"/>
              </w:rPr>
              <w:t>iq</w:t>
            </w:r>
            <w:proofErr w:type="spellEnd"/>
            <w:r w:rsidRPr="00C232B2">
              <w:rPr>
                <w:rFonts w:cs="Arial"/>
                <w:sz w:val="18"/>
                <w:szCs w:val="18"/>
              </w:rPr>
              <w:t xml:space="preserve"> technology in early adopters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D842521" w14:textId="3387F9B9"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Diabetes 70 (SUPPL 1) 10.2337/db21-531-P</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1915208" w14:textId="45271300"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1C3A486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8CEA221" w14:textId="1E9A2182"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A2E88E7" w14:textId="1A043479" w:rsidR="0077726F" w:rsidRPr="00E44137"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Nct</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646F99B" w14:textId="2E5DD1F0"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BE29A88" w14:textId="604B9EB4"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Closed-loop Insulin Delivery </w:t>
            </w:r>
            <w:proofErr w:type="gramStart"/>
            <w:r w:rsidRPr="00C232B2">
              <w:rPr>
                <w:rFonts w:cs="Arial"/>
                <w:sz w:val="18"/>
                <w:szCs w:val="18"/>
              </w:rPr>
              <w:t>In</w:t>
            </w:r>
            <w:proofErr w:type="gramEnd"/>
            <w:r w:rsidRPr="00C232B2">
              <w:rPr>
                <w:rFonts w:cs="Arial"/>
                <w:sz w:val="18"/>
                <w:szCs w:val="18"/>
              </w:rPr>
              <w:t xml:space="preserve"> Type 1 Diabetes Pregnancies (CIRCUIT)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F4F2A79" w14:textId="50145A46"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https://clinicaltrials.gov/ct2/show/NCT04902378 </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B1D4058" w14:textId="356C357C"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 xml:space="preserve">Excluded: </w:t>
            </w:r>
            <w:r w:rsidR="0077726F" w:rsidRPr="00C232B2">
              <w:rPr>
                <w:rFonts w:cs="Arial"/>
                <w:sz w:val="18"/>
                <w:szCs w:val="18"/>
              </w:rPr>
              <w:t>P</w:t>
            </w:r>
          </w:p>
        </w:tc>
      </w:tr>
      <w:tr w:rsidR="00C232B2" w:rsidRPr="00C232B2" w14:paraId="1859751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2F7BE55" w14:textId="754774FA"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54D777A" w14:textId="515F9B2C"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R. P. </w:t>
            </w:r>
            <w:proofErr w:type="spellStart"/>
            <w:r w:rsidRPr="00C232B2">
              <w:rPr>
                <w:rFonts w:cs="Arial"/>
                <w:sz w:val="18"/>
                <w:szCs w:val="18"/>
              </w:rPr>
              <w:t>Wadwa</w:t>
            </w:r>
            <w:proofErr w:type="spellEnd"/>
            <w:r w:rsidRPr="00C232B2">
              <w:rPr>
                <w:rFonts w:cs="Arial"/>
                <w:sz w:val="18"/>
                <w:szCs w:val="18"/>
              </w:rPr>
              <w:t xml:space="preserve">, Z. Reed, B. A. Buckingham, M. D. </w:t>
            </w:r>
            <w:proofErr w:type="spellStart"/>
            <w:r w:rsidRPr="00C232B2">
              <w:rPr>
                <w:rFonts w:cs="Arial"/>
                <w:sz w:val="18"/>
                <w:szCs w:val="18"/>
              </w:rPr>
              <w:t>Deboer</w:t>
            </w:r>
            <w:proofErr w:type="spellEnd"/>
            <w:r w:rsidRPr="00C232B2">
              <w:rPr>
                <w:rFonts w:cs="Arial"/>
                <w:sz w:val="18"/>
                <w:szCs w:val="18"/>
              </w:rPr>
              <w:t xml:space="preserve">, L. </w:t>
            </w:r>
            <w:proofErr w:type="spellStart"/>
            <w:r w:rsidRPr="00C232B2">
              <w:rPr>
                <w:rFonts w:cs="Arial"/>
                <w:sz w:val="18"/>
                <w:szCs w:val="18"/>
              </w:rPr>
              <w:t>Ekhlaspour</w:t>
            </w:r>
            <w:proofErr w:type="spellEnd"/>
            <w:r w:rsidRPr="00C232B2">
              <w:rPr>
                <w:rFonts w:cs="Arial"/>
                <w:sz w:val="18"/>
                <w:szCs w:val="18"/>
              </w:rPr>
              <w:t xml:space="preserve">, E. C. </w:t>
            </w:r>
            <w:proofErr w:type="spellStart"/>
            <w:r w:rsidRPr="00C232B2">
              <w:rPr>
                <w:rFonts w:cs="Arial"/>
                <w:sz w:val="18"/>
                <w:szCs w:val="18"/>
              </w:rPr>
              <w:t>Cobry</w:t>
            </w:r>
            <w:proofErr w:type="spellEnd"/>
            <w:r w:rsidRPr="00C232B2">
              <w:rPr>
                <w:rFonts w:cs="Arial"/>
                <w:sz w:val="18"/>
                <w:szCs w:val="18"/>
              </w:rPr>
              <w:t xml:space="preserve">, M. </w:t>
            </w:r>
            <w:proofErr w:type="spellStart"/>
            <w:r w:rsidRPr="00C232B2">
              <w:rPr>
                <w:rFonts w:cs="Arial"/>
                <w:sz w:val="18"/>
                <w:szCs w:val="18"/>
              </w:rPr>
              <w:t>Schoelwer</w:t>
            </w:r>
            <w:proofErr w:type="spellEnd"/>
            <w:r w:rsidRPr="00C232B2">
              <w:rPr>
                <w:rFonts w:cs="Arial"/>
                <w:sz w:val="18"/>
                <w:szCs w:val="18"/>
              </w:rPr>
              <w:t xml:space="preserve">, C. Berget, J. W. Lum, C. Kollman </w:t>
            </w:r>
            <w:proofErr w:type="gramStart"/>
            <w:r w:rsidRPr="00C232B2">
              <w:rPr>
                <w:rFonts w:cs="Arial"/>
                <w:sz w:val="18"/>
                <w:szCs w:val="18"/>
              </w:rPr>
              <w:t>and et al.</w:t>
            </w:r>
            <w:proofErr w:type="gram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7ED70CB" w14:textId="5BD0C6AB"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B0CF4B0" w14:textId="7362663C"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Glycemic Control with Extended Use of Automated Insulin Delivery (AID) in Children </w:t>
            </w:r>
            <w:proofErr w:type="gramStart"/>
            <w:r w:rsidRPr="00C232B2">
              <w:rPr>
                <w:rFonts w:cs="Arial"/>
                <w:sz w:val="18"/>
                <w:szCs w:val="18"/>
              </w:rPr>
              <w:t>Age</w:t>
            </w:r>
            <w:proofErr w:type="gramEnd"/>
            <w:r w:rsidRPr="00C232B2">
              <w:rPr>
                <w:rFonts w:cs="Arial"/>
                <w:sz w:val="18"/>
                <w:szCs w:val="18"/>
              </w:rPr>
              <w:t xml:space="preserve"> 2-6 Years with Type 1 Diabetes (T1D)</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B13CEB8" w14:textId="20F8FD04"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Diabetes 72 (10.2337/db23-59-OR</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1EE26F6" w14:textId="276F990A"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06B93B4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AEE0FBB" w14:textId="643B1E9C"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9DE55FE" w14:textId="4B1238F0"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L. </w:t>
            </w:r>
            <w:proofErr w:type="spellStart"/>
            <w:r w:rsidRPr="00C232B2">
              <w:rPr>
                <w:rFonts w:cs="Arial"/>
                <w:sz w:val="18"/>
                <w:szCs w:val="18"/>
              </w:rPr>
              <w:t>Ekhlaspour</w:t>
            </w:r>
            <w:proofErr w:type="spellEnd"/>
            <w:r w:rsidRPr="00C232B2">
              <w:rPr>
                <w:rFonts w:cs="Arial"/>
                <w:sz w:val="18"/>
                <w:szCs w:val="18"/>
              </w:rPr>
              <w:t xml:space="preserve">, C. Berget, R. Kingman, B. Buckingham, M. </w:t>
            </w:r>
            <w:proofErr w:type="spellStart"/>
            <w:r w:rsidRPr="00C232B2">
              <w:rPr>
                <w:rFonts w:cs="Arial"/>
                <w:sz w:val="18"/>
                <w:szCs w:val="18"/>
              </w:rPr>
              <w:t>Deboer</w:t>
            </w:r>
            <w:proofErr w:type="spellEnd"/>
            <w:r w:rsidRPr="00C232B2">
              <w:rPr>
                <w:rFonts w:cs="Arial"/>
                <w:sz w:val="18"/>
                <w:szCs w:val="18"/>
              </w:rPr>
              <w:t xml:space="preserve">, G. Forlenza, L. Norlander, M. </w:t>
            </w:r>
            <w:proofErr w:type="spellStart"/>
            <w:r w:rsidRPr="00C232B2">
              <w:rPr>
                <w:rFonts w:cs="Arial"/>
                <w:sz w:val="18"/>
                <w:szCs w:val="18"/>
              </w:rPr>
              <w:t>Schoelwer</w:t>
            </w:r>
            <w:proofErr w:type="spellEnd"/>
            <w:r w:rsidRPr="00C232B2">
              <w:rPr>
                <w:rFonts w:cs="Arial"/>
                <w:sz w:val="18"/>
                <w:szCs w:val="18"/>
              </w:rPr>
              <w:t xml:space="preserve">, P. </w:t>
            </w:r>
            <w:proofErr w:type="spellStart"/>
            <w:r w:rsidRPr="00C232B2">
              <w:rPr>
                <w:rFonts w:cs="Arial"/>
                <w:sz w:val="18"/>
                <w:szCs w:val="18"/>
              </w:rPr>
              <w:t>Wadwa</w:t>
            </w:r>
            <w:proofErr w:type="spellEnd"/>
            <w:r w:rsidRPr="00C232B2">
              <w:rPr>
                <w:rFonts w:cs="Arial"/>
                <w:sz w:val="18"/>
                <w:szCs w:val="18"/>
              </w:rPr>
              <w:t xml:space="preserve">, Z. Reed </w:t>
            </w:r>
            <w:proofErr w:type="gramStart"/>
            <w:r w:rsidRPr="00C232B2">
              <w:rPr>
                <w:rFonts w:cs="Arial"/>
                <w:sz w:val="18"/>
                <w:szCs w:val="18"/>
              </w:rPr>
              <w:t>and et al.</w:t>
            </w:r>
            <w:proofErr w:type="gram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195E20A" w14:textId="151F291B"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E0D81A2" w14:textId="6778A315"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GLYCEMIC OUTCOMES IMPROVE REGARDLESS OF DEMOGRAPHICS AND BASELINE CONTROL FOR YOUNG CHILDREN WITH TYPE 1 DIABETES USING CONTROL-IQ - RESULTS FROM THE PEDAP TRIAL</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733022F" w14:textId="1A155843"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Diabetes technology &amp; therapeutics 25 (A136 10.1089/dia.2023.2526.abstracts.index</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AE7B936" w14:textId="1030FFE0"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048438A1"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B24443A" w14:textId="3B4775C8"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95A1D58" w14:textId="3F7E5764" w:rsidR="0077726F" w:rsidRPr="00E44137"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Nct</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1247C41" w14:textId="6CEB7A15"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FBFA7CC" w14:textId="20B760E8" w:rsidR="0077726F" w:rsidRPr="00E44137"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Maximising</w:t>
            </w:r>
            <w:proofErr w:type="spellEnd"/>
            <w:r w:rsidRPr="00C232B2">
              <w:rPr>
                <w:rFonts w:cs="Arial"/>
                <w:sz w:val="18"/>
                <w:szCs w:val="18"/>
              </w:rPr>
              <w:t xml:space="preserve"> Time </w:t>
            </w:r>
            <w:proofErr w:type="gramStart"/>
            <w:r w:rsidRPr="00C232B2">
              <w:rPr>
                <w:rFonts w:cs="Arial"/>
                <w:sz w:val="18"/>
                <w:szCs w:val="18"/>
              </w:rPr>
              <w:t>With</w:t>
            </w:r>
            <w:proofErr w:type="gramEnd"/>
            <w:r w:rsidRPr="00C232B2">
              <w:rPr>
                <w:rFonts w:cs="Arial"/>
                <w:sz w:val="18"/>
                <w:szCs w:val="18"/>
              </w:rPr>
              <w:t xml:space="preserve"> a Normal Blood Glucose to Restore the Glucagon Response in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6952351" w14:textId="360D5FB3"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https://clinicaltrials.gov/ct2/show/NCT04614168 </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278849D" w14:textId="134CAE51"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 xml:space="preserve">Excluded: </w:t>
            </w:r>
            <w:r w:rsidR="0077726F" w:rsidRPr="00C232B2">
              <w:rPr>
                <w:rFonts w:cs="Arial"/>
                <w:sz w:val="18"/>
                <w:szCs w:val="18"/>
              </w:rPr>
              <w:t>P</w:t>
            </w:r>
          </w:p>
        </w:tc>
      </w:tr>
      <w:tr w:rsidR="00C232B2" w:rsidRPr="00C232B2" w14:paraId="54E69BC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F7D37CD" w14:textId="0CFE869C"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1D29FF8" w14:textId="1B7EB7E3"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M. D. Breton and B. P. Kovatchev</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84FC788" w14:textId="67612F31"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7A68F76" w14:textId="165C5FB1"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One Year Real-World Use of the Control-IQ Advanced Hybrid Closed-Loop Technology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BDA80A7" w14:textId="70CFCA90"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Diabetes technology &amp; therapeutics 23 (9) 601</w:t>
            </w:r>
            <w:r w:rsidRPr="00C232B2">
              <w:rPr>
                <w:rFonts w:ascii="Cambria Math" w:hAnsi="Cambria Math" w:cs="Cambria Math"/>
                <w:sz w:val="18"/>
                <w:szCs w:val="18"/>
              </w:rPr>
              <w:t>‐</w:t>
            </w:r>
            <w:r w:rsidRPr="00C232B2">
              <w:rPr>
                <w:rFonts w:cs="Arial"/>
                <w:sz w:val="18"/>
                <w:szCs w:val="18"/>
              </w:rPr>
              <w:t>608 10.1089/dia.2021.0097</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88657E3" w14:textId="6E9AD82B"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7086AB9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DF2BB98" w14:textId="4563CC27"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41386B1" w14:textId="209BC89D"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G. P. Forlenza, Z. Li, B. A. Buckingham, J. E. Pinsker, E. Cengiz, R. P. </w:t>
            </w:r>
            <w:proofErr w:type="spellStart"/>
            <w:r w:rsidRPr="00C232B2">
              <w:rPr>
                <w:rFonts w:cs="Arial"/>
                <w:sz w:val="18"/>
                <w:szCs w:val="18"/>
              </w:rPr>
              <w:t>Wadwa</w:t>
            </w:r>
            <w:proofErr w:type="spellEnd"/>
            <w:r w:rsidRPr="00C232B2">
              <w:rPr>
                <w:rFonts w:cs="Arial"/>
                <w:sz w:val="18"/>
                <w:szCs w:val="18"/>
              </w:rPr>
              <w:t xml:space="preserve">, L. </w:t>
            </w:r>
            <w:proofErr w:type="spellStart"/>
            <w:r w:rsidRPr="00C232B2">
              <w:rPr>
                <w:rFonts w:cs="Arial"/>
                <w:sz w:val="18"/>
                <w:szCs w:val="18"/>
              </w:rPr>
              <w:t>Ekhlaspour</w:t>
            </w:r>
            <w:proofErr w:type="spellEnd"/>
            <w:r w:rsidRPr="00C232B2">
              <w:rPr>
                <w:rFonts w:cs="Arial"/>
                <w:sz w:val="18"/>
                <w:szCs w:val="18"/>
              </w:rPr>
              <w:t xml:space="preserve">, M. M. Church, S. A. Weinzimer, E. Jost </w:t>
            </w:r>
            <w:proofErr w:type="gramStart"/>
            <w:r w:rsidRPr="00C232B2">
              <w:rPr>
                <w:rFonts w:cs="Arial"/>
                <w:sz w:val="18"/>
                <w:szCs w:val="18"/>
              </w:rPr>
              <w:t>and et al.</w:t>
            </w:r>
            <w:proofErr w:type="gram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C23114A" w14:textId="136BFDB7"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85B0752" w14:textId="30F0FE51"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Predictive Low-Glucose Suspend Reduces Hypoglycemia in Adults, Adolescents, and Children </w:t>
            </w:r>
            <w:proofErr w:type="gramStart"/>
            <w:r w:rsidRPr="00C232B2">
              <w:rPr>
                <w:rFonts w:cs="Arial"/>
                <w:sz w:val="18"/>
                <w:szCs w:val="18"/>
              </w:rPr>
              <w:t>With</w:t>
            </w:r>
            <w:proofErr w:type="gramEnd"/>
            <w:r w:rsidRPr="00C232B2">
              <w:rPr>
                <w:rFonts w:cs="Arial"/>
                <w:sz w:val="18"/>
                <w:szCs w:val="18"/>
              </w:rPr>
              <w:t xml:space="preserve"> Type 1 Diabetes in an At-Home Randomized Crossover Study: results of the PROLOG Trial</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7349A8D" w14:textId="2859430B"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Diabetes care 41 (10) 2155</w:t>
            </w:r>
            <w:r w:rsidRPr="00C232B2">
              <w:rPr>
                <w:rFonts w:ascii="Cambria Math" w:hAnsi="Cambria Math" w:cs="Cambria Math"/>
                <w:sz w:val="18"/>
                <w:szCs w:val="18"/>
              </w:rPr>
              <w:t>‐</w:t>
            </w:r>
            <w:r w:rsidRPr="00C232B2">
              <w:rPr>
                <w:rFonts w:cs="Arial"/>
                <w:sz w:val="18"/>
                <w:szCs w:val="18"/>
              </w:rPr>
              <w:t>2161 10.2337/dc18-0771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819CAD1" w14:textId="036DB9C4"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19B8F94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9717666" w14:textId="237C5398"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CL7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0D83040" w14:textId="739FBB51"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Y. Reznik, M. Carvalho, S. </w:t>
            </w:r>
            <w:proofErr w:type="spellStart"/>
            <w:r w:rsidRPr="00C232B2">
              <w:rPr>
                <w:rFonts w:cs="Arial"/>
                <w:sz w:val="18"/>
                <w:szCs w:val="18"/>
              </w:rPr>
              <w:t>Fendri</w:t>
            </w:r>
            <w:proofErr w:type="spellEnd"/>
            <w:r w:rsidRPr="00C232B2">
              <w:rPr>
                <w:rFonts w:cs="Arial"/>
                <w:sz w:val="18"/>
                <w:szCs w:val="18"/>
              </w:rPr>
              <w:t xml:space="preserve">, G. Prevost, L. </w:t>
            </w:r>
            <w:proofErr w:type="spellStart"/>
            <w:r w:rsidRPr="00C232B2">
              <w:rPr>
                <w:rFonts w:cs="Arial"/>
                <w:sz w:val="18"/>
                <w:szCs w:val="18"/>
              </w:rPr>
              <w:t>Chaillous</w:t>
            </w:r>
            <w:proofErr w:type="spellEnd"/>
            <w:r w:rsidRPr="00C232B2">
              <w:rPr>
                <w:rFonts w:cs="Arial"/>
                <w:sz w:val="18"/>
                <w:szCs w:val="18"/>
              </w:rPr>
              <w:t xml:space="preserve">, J. P. </w:t>
            </w:r>
            <w:proofErr w:type="spellStart"/>
            <w:r w:rsidRPr="00C232B2">
              <w:rPr>
                <w:rFonts w:cs="Arial"/>
                <w:sz w:val="18"/>
                <w:szCs w:val="18"/>
              </w:rPr>
              <w:t>Riveline</w:t>
            </w:r>
            <w:proofErr w:type="spellEnd"/>
            <w:r w:rsidRPr="00C232B2">
              <w:rPr>
                <w:rFonts w:cs="Arial"/>
                <w:sz w:val="18"/>
                <w:szCs w:val="18"/>
              </w:rPr>
              <w:t xml:space="preserve">, H. </w:t>
            </w:r>
            <w:proofErr w:type="spellStart"/>
            <w:r w:rsidRPr="00C232B2">
              <w:rPr>
                <w:rFonts w:cs="Arial"/>
                <w:sz w:val="18"/>
                <w:szCs w:val="18"/>
              </w:rPr>
              <w:lastRenderedPageBreak/>
              <w:t>Hanaire</w:t>
            </w:r>
            <w:proofErr w:type="spellEnd"/>
            <w:r w:rsidRPr="00C232B2">
              <w:rPr>
                <w:rFonts w:cs="Arial"/>
                <w:sz w:val="18"/>
                <w:szCs w:val="18"/>
              </w:rPr>
              <w:t xml:space="preserve">, S. Dubois, H. Pasche, P. </w:t>
            </w:r>
            <w:proofErr w:type="spellStart"/>
            <w:r w:rsidRPr="00C232B2">
              <w:rPr>
                <w:rFonts w:cs="Arial"/>
                <w:sz w:val="18"/>
                <w:szCs w:val="18"/>
              </w:rPr>
              <w:t>Houeto</w:t>
            </w:r>
            <w:proofErr w:type="spellEnd"/>
            <w:r w:rsidRPr="00C232B2">
              <w:rPr>
                <w:rFonts w:cs="Arial"/>
                <w:sz w:val="18"/>
                <w:szCs w:val="18"/>
              </w:rPr>
              <w:t xml:space="preserve"> </w:t>
            </w:r>
            <w:proofErr w:type="gramStart"/>
            <w:r w:rsidRPr="00C232B2">
              <w:rPr>
                <w:rFonts w:cs="Arial"/>
                <w:sz w:val="18"/>
                <w:szCs w:val="18"/>
              </w:rPr>
              <w:t>and et al.</w:t>
            </w:r>
            <w:proofErr w:type="gram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0BFD134" w14:textId="51E20F1B"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lastRenderedPageBreak/>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9C99C71" w14:textId="686A623C"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Should people with type 2 diabetes treated by multiple daily injections with home healthcare daily support be </w:t>
            </w:r>
            <w:r w:rsidRPr="00C232B2">
              <w:rPr>
                <w:rFonts w:cs="Arial"/>
                <w:sz w:val="18"/>
                <w:szCs w:val="18"/>
              </w:rPr>
              <w:lastRenderedPageBreak/>
              <w:t>switched to a hybrid closed-loop system? The Close AP+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683921C" w14:textId="5447996C" w:rsidR="0077726F" w:rsidRPr="00E44137"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lastRenderedPageBreak/>
              <w:t>Diabetologia</w:t>
            </w:r>
            <w:proofErr w:type="spellEnd"/>
            <w:r w:rsidRPr="00C232B2">
              <w:rPr>
                <w:rFonts w:cs="Arial"/>
                <w:sz w:val="18"/>
                <w:szCs w:val="18"/>
              </w:rPr>
              <w:t xml:space="preserve"> 66 (S390 10.1007/s00125-023-05969-6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0892E10" w14:textId="7F8148D3"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5D80B79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9C5B944" w14:textId="4775E421" w:rsidR="00B5075C" w:rsidRPr="00C232B2" w:rsidRDefault="00B5075C" w:rsidP="00B5075C">
            <w:pPr>
              <w:spacing w:line="240" w:lineRule="auto"/>
              <w:jc w:val="left"/>
              <w:rPr>
                <w:rFonts w:cs="Arial"/>
                <w:sz w:val="18"/>
                <w:szCs w:val="18"/>
              </w:rPr>
            </w:pPr>
            <w:r w:rsidRPr="00C232B2">
              <w:rPr>
                <w:rFonts w:cs="Arial"/>
                <w:sz w:val="18"/>
                <w:szCs w:val="18"/>
              </w:rPr>
              <w:t>CL7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1615965" w14:textId="10BDACDE" w:rsidR="00B5075C" w:rsidRPr="00C232B2" w:rsidRDefault="00B5075C" w:rsidP="00B5075C">
            <w:pPr>
              <w:spacing w:line="240" w:lineRule="auto"/>
              <w:jc w:val="left"/>
              <w:rPr>
                <w:rFonts w:cs="Arial"/>
                <w:sz w:val="18"/>
                <w:szCs w:val="18"/>
              </w:rPr>
            </w:pPr>
            <w:r w:rsidRPr="00C232B2">
              <w:rPr>
                <w:rFonts w:cs="Arial"/>
                <w:sz w:val="18"/>
                <w:szCs w:val="18"/>
              </w:rPr>
              <w:t>B. Buckingham, J. Pinsker, G. Forlenza, E. Cengiz, J. Pettus, V. Swanson, Z. Li, J. Lum, C. Kollman and R. Beck</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EAF538D" w14:textId="579D832F" w:rsidR="00B5075C" w:rsidRPr="00C232B2" w:rsidRDefault="00B5075C" w:rsidP="00B5075C">
            <w:pPr>
              <w:spacing w:line="240" w:lineRule="auto"/>
              <w:jc w:val="right"/>
              <w:rPr>
                <w:rFonts w:cs="Arial"/>
                <w:sz w:val="18"/>
                <w:szCs w:val="18"/>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7253C96" w14:textId="50BE874D" w:rsidR="00B5075C" w:rsidRPr="00C232B2" w:rsidRDefault="00B5075C" w:rsidP="00B5075C">
            <w:pPr>
              <w:spacing w:line="240" w:lineRule="auto"/>
              <w:jc w:val="left"/>
              <w:rPr>
                <w:rFonts w:cs="Arial"/>
                <w:sz w:val="18"/>
                <w:szCs w:val="18"/>
              </w:rPr>
            </w:pPr>
            <w:r w:rsidRPr="00C232B2">
              <w:rPr>
                <w:rFonts w:cs="Arial"/>
                <w:sz w:val="18"/>
                <w:szCs w:val="18"/>
              </w:rPr>
              <w:t>Prolog: a randomized clinical trial to assess the efficacy of predictive low glucose suspend versus sensor-augmented pump therapy in the management of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A9223C7" w14:textId="38597E06" w:rsidR="00B5075C" w:rsidRPr="00C232B2" w:rsidRDefault="00B5075C" w:rsidP="00B5075C">
            <w:pPr>
              <w:spacing w:line="240" w:lineRule="auto"/>
              <w:jc w:val="left"/>
              <w:rPr>
                <w:rFonts w:cs="Arial"/>
                <w:sz w:val="18"/>
                <w:szCs w:val="18"/>
              </w:rPr>
            </w:pPr>
            <w:r w:rsidRPr="00C232B2">
              <w:rPr>
                <w:rFonts w:cs="Arial"/>
                <w:sz w:val="18"/>
                <w:szCs w:val="18"/>
              </w:rPr>
              <w:t>Diabetes technology &amp; therapeutics 20 (A12 10.1089/dia.2018.2525.abstracts</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373689A" w14:textId="7FC80BD9" w:rsidR="00B5075C" w:rsidRPr="00C232B2" w:rsidRDefault="00C81F78" w:rsidP="00B5075C">
            <w:pPr>
              <w:spacing w:line="240" w:lineRule="auto"/>
              <w:jc w:val="left"/>
              <w:rPr>
                <w:rFonts w:cs="Arial"/>
                <w:sz w:val="18"/>
                <w:szCs w:val="18"/>
              </w:rPr>
            </w:pPr>
            <w:r w:rsidRPr="00C232B2">
              <w:rPr>
                <w:rFonts w:cs="Arial"/>
                <w:sz w:val="18"/>
                <w:szCs w:val="18"/>
              </w:rPr>
              <w:t xml:space="preserve">Excluded: </w:t>
            </w:r>
            <w:r w:rsidR="00B5075C" w:rsidRPr="00C232B2">
              <w:rPr>
                <w:rFonts w:cs="Arial"/>
                <w:sz w:val="18"/>
                <w:szCs w:val="18"/>
              </w:rPr>
              <w:t>P</w:t>
            </w:r>
          </w:p>
        </w:tc>
      </w:tr>
      <w:tr w:rsidR="00C232B2" w:rsidRPr="00C232B2" w14:paraId="5E30295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11B8064" w14:textId="45FAFB85" w:rsidR="00B5075C" w:rsidRPr="00C232B2" w:rsidRDefault="00B5075C" w:rsidP="00B5075C">
            <w:pPr>
              <w:spacing w:line="240" w:lineRule="auto"/>
              <w:jc w:val="left"/>
              <w:rPr>
                <w:rFonts w:cs="Arial"/>
                <w:sz w:val="18"/>
                <w:szCs w:val="18"/>
              </w:rPr>
            </w:pPr>
            <w:r w:rsidRPr="00C232B2">
              <w:rPr>
                <w:rFonts w:cs="Arial"/>
                <w:sz w:val="18"/>
                <w:szCs w:val="18"/>
              </w:rPr>
              <w:t>CL8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7194CF4" w14:textId="488FFB80" w:rsidR="00B5075C" w:rsidRPr="00C232B2" w:rsidRDefault="00B5075C" w:rsidP="00B5075C">
            <w:pPr>
              <w:spacing w:line="240" w:lineRule="auto"/>
              <w:jc w:val="left"/>
              <w:rPr>
                <w:rFonts w:cs="Arial"/>
                <w:sz w:val="18"/>
                <w:szCs w:val="18"/>
              </w:rPr>
            </w:pPr>
            <w:r w:rsidRPr="00C232B2">
              <w:rPr>
                <w:rFonts w:cs="Arial"/>
                <w:sz w:val="18"/>
                <w:szCs w:val="18"/>
              </w:rPr>
              <w:t>A. Toner, A. McCloy, P. Dyce, D. Nazareth and F. Frost</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0A9F134" w14:textId="56B043B3" w:rsidR="00B5075C" w:rsidRPr="00C232B2" w:rsidRDefault="00B5075C" w:rsidP="00B5075C">
            <w:pPr>
              <w:spacing w:line="240" w:lineRule="auto"/>
              <w:jc w:val="right"/>
              <w:rPr>
                <w:rFonts w:cs="Arial"/>
                <w:sz w:val="18"/>
                <w:szCs w:val="18"/>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2971315" w14:textId="432220F0" w:rsidR="00B5075C" w:rsidRPr="00C232B2" w:rsidRDefault="00B5075C" w:rsidP="00B5075C">
            <w:pPr>
              <w:spacing w:line="240" w:lineRule="auto"/>
              <w:jc w:val="left"/>
              <w:rPr>
                <w:rFonts w:cs="Arial"/>
                <w:sz w:val="18"/>
                <w:szCs w:val="18"/>
              </w:rPr>
            </w:pPr>
            <w:r w:rsidRPr="00C232B2">
              <w:rPr>
                <w:rFonts w:cs="Arial"/>
                <w:sz w:val="18"/>
                <w:szCs w:val="18"/>
              </w:rPr>
              <w:t>Continuous glucose monitoring systems for monitoring cystic fibrosis</w:t>
            </w:r>
            <w:r w:rsidRPr="00C232B2">
              <w:rPr>
                <w:rFonts w:ascii="Cambria Math" w:hAnsi="Cambria Math" w:cs="Cambria Math"/>
                <w:sz w:val="18"/>
                <w:szCs w:val="18"/>
              </w:rPr>
              <w:t>‐</w:t>
            </w:r>
            <w:r w:rsidRPr="00C232B2">
              <w:rPr>
                <w:rFonts w:cs="Arial"/>
                <w:sz w:val="18"/>
                <w:szCs w:val="18"/>
              </w:rPr>
              <w:t>related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8C3F980" w14:textId="0F567B25" w:rsidR="00B5075C" w:rsidRPr="00C232B2" w:rsidRDefault="00B5075C" w:rsidP="00B5075C">
            <w:pPr>
              <w:spacing w:line="240" w:lineRule="auto"/>
              <w:jc w:val="left"/>
              <w:rPr>
                <w:rFonts w:cs="Arial"/>
                <w:sz w:val="18"/>
                <w:szCs w:val="18"/>
              </w:rPr>
            </w:pPr>
            <w:r w:rsidRPr="00C232B2">
              <w:rPr>
                <w:rFonts w:cs="Arial"/>
                <w:sz w:val="18"/>
                <w:szCs w:val="18"/>
              </w:rPr>
              <w:t>Cochrane Database of Systematic Reviews 11) 10.1002/14651858.CD013755.pub2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1477A6A" w14:textId="284CAC3D" w:rsidR="00B5075C" w:rsidRPr="00C232B2" w:rsidRDefault="00C81F78" w:rsidP="00B5075C">
            <w:pPr>
              <w:spacing w:line="240" w:lineRule="auto"/>
              <w:jc w:val="left"/>
              <w:rPr>
                <w:rFonts w:cs="Arial"/>
                <w:sz w:val="18"/>
                <w:szCs w:val="18"/>
              </w:rPr>
            </w:pPr>
            <w:r w:rsidRPr="00C232B2">
              <w:rPr>
                <w:rFonts w:cs="Arial"/>
                <w:sz w:val="18"/>
                <w:szCs w:val="18"/>
              </w:rPr>
              <w:t>Excluded: MA</w:t>
            </w:r>
          </w:p>
        </w:tc>
      </w:tr>
      <w:tr w:rsidR="00C232B2" w:rsidRPr="00C232B2" w14:paraId="105B713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AFA3C79" w14:textId="50804D9C" w:rsidR="00B5075C" w:rsidRPr="00C232B2" w:rsidRDefault="00B5075C" w:rsidP="00B5075C">
            <w:pPr>
              <w:spacing w:line="240" w:lineRule="auto"/>
              <w:jc w:val="left"/>
              <w:rPr>
                <w:rFonts w:cs="Arial"/>
                <w:sz w:val="18"/>
                <w:szCs w:val="18"/>
              </w:rPr>
            </w:pPr>
            <w:r w:rsidRPr="00C232B2">
              <w:rPr>
                <w:rFonts w:cs="Arial"/>
                <w:sz w:val="18"/>
                <w:szCs w:val="18"/>
              </w:rPr>
              <w:t>CL8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EEF6EC" w14:textId="652E341C" w:rsidR="00B5075C" w:rsidRPr="00C232B2" w:rsidRDefault="00B5075C" w:rsidP="00B5075C">
            <w:pPr>
              <w:spacing w:line="240" w:lineRule="auto"/>
              <w:jc w:val="left"/>
              <w:rPr>
                <w:rFonts w:cs="Arial"/>
                <w:sz w:val="18"/>
                <w:szCs w:val="18"/>
              </w:rPr>
            </w:pPr>
            <w:r w:rsidRPr="00C232B2">
              <w:rPr>
                <w:rFonts w:cs="Arial"/>
                <w:sz w:val="18"/>
                <w:szCs w:val="18"/>
              </w:rPr>
              <w:t xml:space="preserve">J. S. Sherwood, L. E. Castellanos, M. Y. O'Connor, C. A. </w:t>
            </w:r>
            <w:proofErr w:type="spellStart"/>
            <w:r w:rsidRPr="00C232B2">
              <w:rPr>
                <w:rFonts w:cs="Arial"/>
                <w:sz w:val="18"/>
                <w:szCs w:val="18"/>
              </w:rPr>
              <w:t>Balliro</w:t>
            </w:r>
            <w:proofErr w:type="spellEnd"/>
            <w:r w:rsidRPr="00C232B2">
              <w:rPr>
                <w:rFonts w:cs="Arial"/>
                <w:sz w:val="18"/>
                <w:szCs w:val="18"/>
              </w:rPr>
              <w:t xml:space="preserve">, M. A. Hillard, S. G. Gaston, R. Bartholomew, E. Greaux, A. Sabean, H. Zheng </w:t>
            </w:r>
            <w:proofErr w:type="gramStart"/>
            <w:r w:rsidRPr="00C232B2">
              <w:rPr>
                <w:rFonts w:cs="Arial"/>
                <w:sz w:val="18"/>
                <w:szCs w:val="18"/>
              </w:rPr>
              <w:t>and et al.</w:t>
            </w:r>
            <w:proofErr w:type="gramEnd"/>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83BD70" w14:textId="3891F93A" w:rsidR="00B5075C" w:rsidRPr="00C232B2" w:rsidRDefault="00B5075C" w:rsidP="00B5075C">
            <w:pPr>
              <w:spacing w:line="240" w:lineRule="auto"/>
              <w:jc w:val="right"/>
              <w:rPr>
                <w:rFonts w:cs="Arial"/>
                <w:sz w:val="18"/>
                <w:szCs w:val="18"/>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073559" w14:textId="531304DB" w:rsidR="00B5075C" w:rsidRPr="00C232B2" w:rsidRDefault="00B5075C" w:rsidP="00B5075C">
            <w:pPr>
              <w:spacing w:line="240" w:lineRule="auto"/>
              <w:jc w:val="left"/>
              <w:rPr>
                <w:rFonts w:cs="Arial"/>
                <w:sz w:val="18"/>
                <w:szCs w:val="18"/>
              </w:rPr>
            </w:pPr>
            <w:r w:rsidRPr="00C232B2">
              <w:rPr>
                <w:rFonts w:cs="Arial"/>
                <w:sz w:val="18"/>
                <w:szCs w:val="18"/>
              </w:rPr>
              <w:t xml:space="preserve">Randomized Trial of the Insulin-Only </w:t>
            </w:r>
            <w:proofErr w:type="spellStart"/>
            <w:r w:rsidRPr="00C232B2">
              <w:rPr>
                <w:rFonts w:cs="Arial"/>
                <w:sz w:val="18"/>
                <w:szCs w:val="18"/>
              </w:rPr>
              <w:t>iLet</w:t>
            </w:r>
            <w:proofErr w:type="spellEnd"/>
            <w:r w:rsidRPr="00C232B2">
              <w:rPr>
                <w:rFonts w:cs="Arial"/>
                <w:sz w:val="18"/>
                <w:szCs w:val="18"/>
              </w:rPr>
              <w:t xml:space="preserve"> Bionic Pancreas for the Treatment of Cystic Fibrosis- Related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9671FE" w14:textId="1BAE16C9" w:rsidR="00B5075C" w:rsidRPr="00C232B2" w:rsidRDefault="00B5075C" w:rsidP="00B5075C">
            <w:pPr>
              <w:spacing w:line="240" w:lineRule="auto"/>
              <w:jc w:val="left"/>
              <w:rPr>
                <w:rFonts w:cs="Arial"/>
                <w:sz w:val="18"/>
                <w:szCs w:val="18"/>
              </w:rPr>
            </w:pPr>
            <w:r w:rsidRPr="00C232B2">
              <w:rPr>
                <w:rFonts w:cs="Arial"/>
                <w:sz w:val="18"/>
                <w:szCs w:val="18"/>
              </w:rPr>
              <w:t>Diabetes care 47 (1) 101</w:t>
            </w:r>
            <w:r w:rsidRPr="00C232B2">
              <w:rPr>
                <w:rFonts w:ascii="Cambria Math" w:hAnsi="Cambria Math" w:cs="Cambria Math"/>
                <w:sz w:val="18"/>
                <w:szCs w:val="18"/>
              </w:rPr>
              <w:t>‐</w:t>
            </w:r>
            <w:r w:rsidRPr="00C232B2">
              <w:rPr>
                <w:rFonts w:cs="Arial"/>
                <w:sz w:val="18"/>
                <w:szCs w:val="18"/>
              </w:rPr>
              <w:t>108 10.2337/dc23-1411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8A0153C" w14:textId="7C684031" w:rsidR="00B5075C" w:rsidRPr="00C232B2" w:rsidRDefault="00C81F78" w:rsidP="00B5075C">
            <w:pPr>
              <w:spacing w:line="240" w:lineRule="auto"/>
              <w:jc w:val="left"/>
              <w:rPr>
                <w:rFonts w:cs="Arial"/>
                <w:sz w:val="18"/>
                <w:szCs w:val="18"/>
              </w:rPr>
            </w:pPr>
            <w:r w:rsidRPr="00C232B2">
              <w:rPr>
                <w:rFonts w:cs="Arial"/>
                <w:sz w:val="18"/>
                <w:szCs w:val="18"/>
              </w:rPr>
              <w:t>Excluded: DP</w:t>
            </w:r>
          </w:p>
        </w:tc>
      </w:tr>
      <w:tr w:rsidR="00C232B2" w:rsidRPr="00C232B2" w14:paraId="2F61093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83ED321" w14:textId="717F8F9F"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CT2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D3692BF" w14:textId="45B5AB2A"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D. </w:t>
            </w:r>
            <w:proofErr w:type="spellStart"/>
            <w:r w:rsidRPr="00C232B2">
              <w:rPr>
                <w:rFonts w:cs="Arial"/>
                <w:sz w:val="18"/>
                <w:szCs w:val="18"/>
              </w:rPr>
              <w:t>Bruttomesso</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1A88998" w14:textId="65745361"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9B36EBF" w14:textId="3AAFAA5F"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Artificial Pancreas in Pediatric Patients (</w:t>
            </w:r>
            <w:proofErr w:type="spellStart"/>
            <w:r w:rsidRPr="00C232B2">
              <w:rPr>
                <w:rFonts w:cs="Arial"/>
                <w:sz w:val="18"/>
                <w:szCs w:val="18"/>
              </w:rPr>
              <w:t>PEDarPAN</w:t>
            </w:r>
            <w:proofErr w:type="spellEnd"/>
            <w:r w:rsidRPr="00C232B2">
              <w:rPr>
                <w:rFonts w:cs="Arial"/>
                <w:sz w:val="18"/>
                <w:szCs w:val="18"/>
              </w:rPr>
              <w:t>) (</w:t>
            </w:r>
            <w:proofErr w:type="spellStart"/>
            <w:r w:rsidRPr="00C232B2">
              <w:rPr>
                <w:rFonts w:cs="Arial"/>
                <w:sz w:val="18"/>
                <w:szCs w:val="18"/>
              </w:rPr>
              <w:t>PEDarPAN</w:t>
            </w:r>
            <w:proofErr w:type="spellEnd"/>
            <w:r w:rsidRPr="00C232B2">
              <w:rPr>
                <w:rFonts w:cs="Arial"/>
                <w:sz w:val="18"/>
                <w:szCs w:val="18"/>
              </w:rPr>
              <w: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3AC901E" w14:textId="0027DB34" w:rsidR="0077726F" w:rsidRPr="00E44137" w:rsidRDefault="0077726F" w:rsidP="0077726F">
            <w:pPr>
              <w:spacing w:line="240" w:lineRule="auto"/>
              <w:jc w:val="left"/>
              <w:rPr>
                <w:rFonts w:eastAsia="Times New Roman" w:cs="Arial"/>
                <w:sz w:val="18"/>
                <w:szCs w:val="18"/>
                <w:lang w:eastAsia="da-DK"/>
              </w:rPr>
            </w:pPr>
            <w:hyperlink r:id="rId40" w:history="1">
              <w:r w:rsidRPr="00C232B2">
                <w:rPr>
                  <w:rStyle w:val="Hyperlink"/>
                  <w:rFonts w:cs="Arial"/>
                  <w:color w:val="auto"/>
                  <w:sz w:val="18"/>
                  <w:szCs w:val="18"/>
                </w:rPr>
                <w:t>https://clinicaltrials.gov/study/NCT02620878</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E21BD1E" w14:textId="11F5A2FE"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MM</w:t>
            </w:r>
          </w:p>
        </w:tc>
      </w:tr>
      <w:tr w:rsidR="00C232B2" w:rsidRPr="00C232B2" w14:paraId="220E314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8ABF466" w14:textId="76B0ACCC"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7CBD056" w14:textId="72E1F86E"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S. Brown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1044092" w14:textId="39C6438D"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B2DE5E6" w14:textId="061A5763"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A Pilot Test of t:Slim X2 With Control-IQ Technology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AD97F9E" w14:textId="6C948E34" w:rsidR="0077726F" w:rsidRPr="00E44137" w:rsidRDefault="0077726F" w:rsidP="0077726F">
            <w:pPr>
              <w:spacing w:line="240" w:lineRule="auto"/>
              <w:jc w:val="left"/>
              <w:rPr>
                <w:rFonts w:eastAsia="Times New Roman" w:cs="Arial"/>
                <w:sz w:val="18"/>
                <w:szCs w:val="18"/>
                <w:lang w:eastAsia="da-DK"/>
              </w:rPr>
            </w:pPr>
            <w:hyperlink r:id="rId41" w:history="1">
              <w:r w:rsidRPr="00C232B2">
                <w:rPr>
                  <w:rStyle w:val="Hyperlink"/>
                  <w:rFonts w:cs="Arial"/>
                  <w:color w:val="auto"/>
                  <w:sz w:val="18"/>
                  <w:szCs w:val="18"/>
                </w:rPr>
                <w:t>https://clinicaltrials.gov/study/NCT03368937</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501D326" w14:textId="1A203F01"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7F21175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585F7F2" w14:textId="62048A92"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F85AF64" w14:textId="6344F18E"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N/A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6A67D2C" w14:textId="3B97184E"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C1CE5C3" w14:textId="2E8C29AD"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A Study of t:Slim X2 With Control-IQ Technology (DCLP5)</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BA74F72" w14:textId="621DC23B" w:rsidR="0077726F" w:rsidRPr="00E44137" w:rsidRDefault="0077726F" w:rsidP="0077726F">
            <w:pPr>
              <w:spacing w:line="240" w:lineRule="auto"/>
              <w:jc w:val="left"/>
              <w:rPr>
                <w:rFonts w:eastAsia="Times New Roman" w:cs="Arial"/>
                <w:sz w:val="18"/>
                <w:szCs w:val="18"/>
                <w:lang w:eastAsia="da-DK"/>
              </w:rPr>
            </w:pPr>
            <w:hyperlink r:id="rId42" w:history="1">
              <w:r w:rsidRPr="00C232B2">
                <w:rPr>
                  <w:rStyle w:val="Hyperlink"/>
                  <w:rFonts w:cs="Arial"/>
                  <w:color w:val="auto"/>
                  <w:sz w:val="18"/>
                  <w:szCs w:val="18"/>
                </w:rPr>
                <w:t>https://clinicaltrials.gov/study/NCT03844789</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C9F8795" w14:textId="2AB14C78"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5E2C19E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388ADD6" w14:textId="66F3D1B7"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D81A6C3" w14:textId="32C1405C"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N/A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1E74D47" w14:textId="5227944F"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18C4660" w14:textId="537178F5"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Adaptation of Insulin Delivery Settings to Improve Clinical Outcomes </w:t>
            </w:r>
            <w:proofErr w:type="gramStart"/>
            <w:r w:rsidRPr="00C232B2">
              <w:rPr>
                <w:rFonts w:cs="Arial"/>
                <w:sz w:val="18"/>
                <w:szCs w:val="18"/>
              </w:rPr>
              <w:t>With</w:t>
            </w:r>
            <w:proofErr w:type="gramEnd"/>
            <w:r w:rsidRPr="00C232B2">
              <w:rPr>
                <w:rFonts w:cs="Arial"/>
                <w:sz w:val="18"/>
                <w:szCs w:val="18"/>
              </w:rPr>
              <w:t xml:space="preserve"> AID Use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D74C9D0" w14:textId="6ECF54CF" w:rsidR="0077726F" w:rsidRPr="00E44137" w:rsidRDefault="0077726F" w:rsidP="0077726F">
            <w:pPr>
              <w:spacing w:line="240" w:lineRule="auto"/>
              <w:jc w:val="left"/>
              <w:rPr>
                <w:rFonts w:eastAsia="Times New Roman" w:cs="Arial"/>
                <w:sz w:val="18"/>
                <w:szCs w:val="18"/>
                <w:lang w:eastAsia="da-DK"/>
              </w:rPr>
            </w:pPr>
            <w:hyperlink r:id="rId43" w:history="1">
              <w:r w:rsidRPr="00C232B2">
                <w:rPr>
                  <w:rStyle w:val="Hyperlink"/>
                  <w:rFonts w:cs="Arial"/>
                  <w:color w:val="auto"/>
                  <w:sz w:val="18"/>
                  <w:szCs w:val="18"/>
                </w:rPr>
                <w:t>https://clinicaltrials.gov/study/NCT05204134</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46EEAA1" w14:textId="5881D3CE"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60584C5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B9D6E1B" w14:textId="3ACECBF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195E89D" w14:textId="2A735B3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S. Brown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F098A9B" w14:textId="433A3C2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C171F4B" w14:textId="2C2356C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Adaptive Biobehavioral Control (ABC) of Automated Insulin Delivery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E1868EC" w14:textId="3D328DCB" w:rsidR="0077726F" w:rsidRPr="00C232B2" w:rsidRDefault="0077726F" w:rsidP="0077726F">
            <w:pPr>
              <w:spacing w:line="240" w:lineRule="auto"/>
              <w:jc w:val="left"/>
              <w:rPr>
                <w:rFonts w:eastAsia="Times New Roman" w:cs="Arial"/>
                <w:sz w:val="18"/>
                <w:szCs w:val="18"/>
                <w:lang w:eastAsia="da-DK"/>
              </w:rPr>
            </w:pPr>
            <w:hyperlink r:id="rId44" w:history="1">
              <w:r w:rsidRPr="00C232B2">
                <w:rPr>
                  <w:rStyle w:val="Hyperlink"/>
                  <w:rFonts w:cs="Arial"/>
                  <w:color w:val="auto"/>
                  <w:sz w:val="18"/>
                  <w:szCs w:val="18"/>
                </w:rPr>
                <w:t>https://clinicaltrials.gov/study/NCT04784637</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97DF622" w14:textId="57767D4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564435D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2238D5A" w14:textId="267FCF7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8F28C4F" w14:textId="104794D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N/A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BFDB201" w14:textId="62C4CE42"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EA29B25" w14:textId="33299C2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Assessment of the Impact of Real-Time Continuous Glucose Monitoring on People Presenting </w:t>
            </w:r>
            <w:proofErr w:type="gramStart"/>
            <w:r w:rsidRPr="00C232B2">
              <w:rPr>
                <w:rFonts w:cs="Arial"/>
                <w:sz w:val="18"/>
                <w:szCs w:val="18"/>
              </w:rPr>
              <w:t>With</w:t>
            </w:r>
            <w:proofErr w:type="gramEnd"/>
            <w:r w:rsidRPr="00C232B2">
              <w:rPr>
                <w:rFonts w:cs="Arial"/>
                <w:sz w:val="18"/>
                <w:szCs w:val="18"/>
              </w:rPr>
              <w:t xml:space="preserve"> Severe </w:t>
            </w:r>
            <w:proofErr w:type="spellStart"/>
            <w:r w:rsidRPr="00C232B2">
              <w:rPr>
                <w:rFonts w:cs="Arial"/>
                <w:sz w:val="18"/>
                <w:szCs w:val="18"/>
              </w:rPr>
              <w:t>Hypoglycaemia</w:t>
            </w:r>
            <w:proofErr w:type="spellEnd"/>
            <w:r w:rsidRPr="00C232B2">
              <w:rPr>
                <w:rFonts w:cs="Arial"/>
                <w:sz w:val="18"/>
                <w:szCs w:val="18"/>
              </w:rPr>
              <w:t xml:space="preserve"> (AIR-CGM)</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F26988F" w14:textId="77B2345C" w:rsidR="0077726F" w:rsidRPr="00C232B2" w:rsidRDefault="0077726F" w:rsidP="0077726F">
            <w:pPr>
              <w:spacing w:line="240" w:lineRule="auto"/>
              <w:jc w:val="left"/>
              <w:rPr>
                <w:rFonts w:eastAsia="Times New Roman" w:cs="Arial"/>
                <w:sz w:val="18"/>
                <w:szCs w:val="18"/>
                <w:lang w:eastAsia="da-DK"/>
              </w:rPr>
            </w:pPr>
            <w:hyperlink r:id="rId45" w:history="1">
              <w:r w:rsidRPr="00C232B2">
                <w:rPr>
                  <w:rStyle w:val="Hyperlink"/>
                  <w:rFonts w:cs="Arial"/>
                  <w:color w:val="auto"/>
                  <w:sz w:val="18"/>
                  <w:szCs w:val="18"/>
                </w:rPr>
                <w:t>https://clinicaltrials.gov/study/NCT03748433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6B76FAD" w14:textId="7A5AF412"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r w:rsidR="0077726F" w:rsidRPr="00C232B2">
              <w:rPr>
                <w:rFonts w:cs="Arial"/>
                <w:sz w:val="18"/>
                <w:szCs w:val="18"/>
              </w:rPr>
              <w:t>F</w:t>
            </w:r>
          </w:p>
        </w:tc>
      </w:tr>
      <w:tr w:rsidR="00C232B2" w:rsidRPr="00C232B2" w14:paraId="2A979D2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CEC9066" w14:textId="252629A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A6C55F9" w14:textId="4418462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N/A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92AFEC8" w14:textId="5E579C3E"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17D29E1" w14:textId="6211D2D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Control-IQ Observational (CLIO) Post-Approval Study (CLIO)</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9BC73CF" w14:textId="43F39115" w:rsidR="0077726F" w:rsidRPr="00C232B2" w:rsidRDefault="0077726F" w:rsidP="0077726F">
            <w:pPr>
              <w:spacing w:line="240" w:lineRule="auto"/>
              <w:jc w:val="left"/>
              <w:rPr>
                <w:rFonts w:eastAsia="Times New Roman" w:cs="Arial"/>
                <w:sz w:val="18"/>
                <w:szCs w:val="18"/>
                <w:lang w:eastAsia="da-DK"/>
              </w:rPr>
            </w:pPr>
            <w:hyperlink r:id="rId46" w:history="1">
              <w:r w:rsidRPr="00C232B2">
                <w:rPr>
                  <w:rStyle w:val="Hyperlink"/>
                  <w:rFonts w:cs="Arial"/>
                  <w:color w:val="auto"/>
                  <w:sz w:val="18"/>
                  <w:szCs w:val="18"/>
                </w:rPr>
                <w:t>https://clinicaltrials.gov/study/NCT04503174</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DB38239" w14:textId="7211B3E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4CCA4B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6732CA8" w14:textId="724739C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B852556" w14:textId="317F6BD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N/A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DF63B31" w14:textId="60D22D30"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A49B6D2" w14:textId="7A1C754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Control-IQ Technology for High Insulin Users </w:t>
            </w:r>
            <w:proofErr w:type="gramStart"/>
            <w:r w:rsidRPr="00C232B2">
              <w:rPr>
                <w:rFonts w:cs="Arial"/>
                <w:sz w:val="18"/>
                <w:szCs w:val="18"/>
              </w:rPr>
              <w:t>With</w:t>
            </w:r>
            <w:proofErr w:type="gramEnd"/>
            <w:r w:rsidRPr="00C232B2">
              <w:rPr>
                <w:rFonts w:cs="Arial"/>
                <w:sz w:val="18"/>
                <w:szCs w:val="18"/>
              </w:rPr>
              <w:t xml:space="preserve"> Type 1 Diabetes (Higher-IQ)</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8F75F0C" w14:textId="2C2EDC77" w:rsidR="0077726F" w:rsidRPr="00C232B2" w:rsidRDefault="0077726F" w:rsidP="0077726F">
            <w:pPr>
              <w:spacing w:line="240" w:lineRule="auto"/>
              <w:jc w:val="left"/>
              <w:rPr>
                <w:rFonts w:eastAsia="Times New Roman" w:cs="Arial"/>
                <w:sz w:val="18"/>
                <w:szCs w:val="18"/>
                <w:lang w:eastAsia="da-DK"/>
              </w:rPr>
            </w:pPr>
            <w:hyperlink r:id="rId47" w:history="1">
              <w:r w:rsidRPr="00C232B2">
                <w:rPr>
                  <w:rStyle w:val="Hyperlink"/>
                  <w:rFonts w:cs="Arial"/>
                  <w:color w:val="auto"/>
                  <w:sz w:val="18"/>
                  <w:szCs w:val="18"/>
                </w:rPr>
                <w:t>https://clinicaltrials.gov/study/NCT05422053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5061125" w14:textId="3A02ED8C"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BC31D6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CEB6141" w14:textId="00580E84"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CFED161" w14:textId="4D318C68"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N/A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6B35D1D" w14:textId="30CC4C1C"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A080A70" w14:textId="289098E1"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Diabetes Pump </w:t>
            </w:r>
            <w:proofErr w:type="gramStart"/>
            <w:r w:rsidRPr="00C232B2">
              <w:rPr>
                <w:rFonts w:cs="Arial"/>
                <w:sz w:val="18"/>
                <w:szCs w:val="18"/>
              </w:rPr>
              <w:t>With</w:t>
            </w:r>
            <w:proofErr w:type="gramEnd"/>
            <w:r w:rsidRPr="00C232B2">
              <w:rPr>
                <w:rFonts w:cs="Arial"/>
                <w:sz w:val="18"/>
                <w:szCs w:val="18"/>
              </w:rPr>
              <w:t xml:space="preserve"> Predictive Low Glucose Suspend Pivotal Trial</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185298D" w14:textId="6CB13DE3" w:rsidR="0077726F" w:rsidRPr="00E44137" w:rsidRDefault="0077726F" w:rsidP="0077726F">
            <w:pPr>
              <w:spacing w:line="240" w:lineRule="auto"/>
              <w:jc w:val="left"/>
              <w:rPr>
                <w:rFonts w:eastAsia="Times New Roman" w:cs="Arial"/>
                <w:sz w:val="18"/>
                <w:szCs w:val="18"/>
                <w:lang w:eastAsia="da-DK"/>
              </w:rPr>
            </w:pPr>
            <w:hyperlink r:id="rId48" w:history="1">
              <w:r w:rsidRPr="00C232B2">
                <w:rPr>
                  <w:rStyle w:val="Hyperlink"/>
                  <w:rFonts w:cs="Arial"/>
                  <w:color w:val="auto"/>
                  <w:sz w:val="18"/>
                  <w:szCs w:val="18"/>
                </w:rPr>
                <w:t>https://clinicaltrials.gov/study/NCT03195140</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C97EF46" w14:textId="040F1F20" w:rsidR="0077726F" w:rsidRPr="00E44137" w:rsidRDefault="00C81F78" w:rsidP="0077726F">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67FCCED1"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E052C98" w14:textId="00E4634E"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78C8E99" w14:textId="54C249F4"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N/A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6475316" w14:textId="4E45A6E3"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94B1BC0" w14:textId="61202050"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 xml:space="preserve">Safety Evaluation of an Advanced Hybrid Closed Loop System Using </w:t>
            </w:r>
            <w:proofErr w:type="spellStart"/>
            <w:r w:rsidRPr="00C232B2">
              <w:rPr>
                <w:rFonts w:cs="Arial"/>
                <w:sz w:val="18"/>
                <w:szCs w:val="18"/>
              </w:rPr>
              <w:t>Lyumjev</w:t>
            </w:r>
            <w:proofErr w:type="spellEnd"/>
            <w:r w:rsidRPr="00C232B2">
              <w:rPr>
                <w:rFonts w:cs="Arial"/>
                <w:sz w:val="18"/>
                <w:szCs w:val="18"/>
              </w:rPr>
              <w:t xml:space="preserve"> </w:t>
            </w:r>
            <w:proofErr w:type="gramStart"/>
            <w:r w:rsidRPr="00C232B2">
              <w:rPr>
                <w:rFonts w:cs="Arial"/>
                <w:sz w:val="18"/>
                <w:szCs w:val="18"/>
              </w:rPr>
              <w:t>With</w:t>
            </w:r>
            <w:proofErr w:type="gramEnd"/>
            <w:r w:rsidRPr="00C232B2">
              <w:rPr>
                <w:rFonts w:cs="Arial"/>
                <w:sz w:val="18"/>
                <w:szCs w:val="18"/>
              </w:rPr>
              <w:t xml:space="preserve"> the Tandem t:Slim X2 Insulin Pump With Control-IQ Technology in Adults, Adolescents and Children With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1748DC2" w14:textId="26C8F01E" w:rsidR="0077726F" w:rsidRPr="00E44137" w:rsidRDefault="0077726F" w:rsidP="0077726F">
            <w:pPr>
              <w:spacing w:line="240" w:lineRule="auto"/>
              <w:jc w:val="left"/>
              <w:rPr>
                <w:rFonts w:eastAsia="Times New Roman" w:cs="Arial"/>
                <w:sz w:val="18"/>
                <w:szCs w:val="18"/>
                <w:lang w:eastAsia="da-DK"/>
              </w:rPr>
            </w:pPr>
            <w:hyperlink r:id="rId49" w:history="1">
              <w:r w:rsidRPr="00C232B2">
                <w:rPr>
                  <w:rStyle w:val="Hyperlink"/>
                  <w:rFonts w:cs="Arial"/>
                  <w:color w:val="auto"/>
                  <w:sz w:val="18"/>
                  <w:szCs w:val="18"/>
                </w:rPr>
                <w:t>https://clinicaltrials.gov/study/NCT05403502</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F6F32CD" w14:textId="05B06680"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A11A86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8971AF0" w14:textId="3C9BEC56"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7F1626D" w14:textId="44C66440"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M. Breton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2599F07" w14:textId="288492B4"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336A88F" w14:textId="00FCBD9D"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Safety of Artificial Pancreas Therapy in Preschoolers, Age 2-6</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2ED47B1" w14:textId="5B58E76F" w:rsidR="0077726F" w:rsidRPr="00E44137" w:rsidRDefault="0077726F" w:rsidP="0077726F">
            <w:pPr>
              <w:spacing w:line="240" w:lineRule="auto"/>
              <w:jc w:val="left"/>
              <w:rPr>
                <w:rFonts w:eastAsia="Times New Roman" w:cs="Arial"/>
                <w:sz w:val="18"/>
                <w:szCs w:val="18"/>
                <w:lang w:eastAsia="da-DK"/>
              </w:rPr>
            </w:pPr>
            <w:hyperlink r:id="rId50" w:history="1">
              <w:r w:rsidRPr="00C232B2">
                <w:rPr>
                  <w:rStyle w:val="Hyperlink"/>
                  <w:rFonts w:cs="Arial"/>
                  <w:color w:val="auto"/>
                  <w:sz w:val="18"/>
                  <w:szCs w:val="18"/>
                </w:rPr>
                <w:t>https://clinicaltrials.gov/study/NCT04084171</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3E45806" w14:textId="7CB36A3B"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1E2ABE3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8BD8BBA" w14:textId="0A00D042"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AA64200" w14:textId="5C4221C2"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S. Brown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73ED543" w14:textId="7B02E8AD" w:rsidR="0077726F" w:rsidRPr="00E44137" w:rsidRDefault="0077726F" w:rsidP="0077726F">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0884E52" w14:textId="39A54157"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The International Diabetes Closed Loop (</w:t>
            </w:r>
            <w:proofErr w:type="spellStart"/>
            <w:r w:rsidRPr="00C232B2">
              <w:rPr>
                <w:rFonts w:cs="Arial"/>
                <w:sz w:val="18"/>
                <w:szCs w:val="18"/>
              </w:rPr>
              <w:t>iDCL</w:t>
            </w:r>
            <w:proofErr w:type="spellEnd"/>
            <w:r w:rsidRPr="00C232B2">
              <w:rPr>
                <w:rFonts w:cs="Arial"/>
                <w:sz w:val="18"/>
                <w:szCs w:val="18"/>
              </w:rPr>
              <w:t>) Trial: Clinical Acceptance of the Artificial Pancreas (DCLP3 Extension)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831779C" w14:textId="09FF62A2" w:rsidR="0077726F" w:rsidRPr="00E44137" w:rsidRDefault="0077726F" w:rsidP="0077726F">
            <w:pPr>
              <w:spacing w:line="240" w:lineRule="auto"/>
              <w:jc w:val="left"/>
              <w:rPr>
                <w:rFonts w:eastAsia="Times New Roman" w:cs="Arial"/>
                <w:sz w:val="18"/>
                <w:szCs w:val="18"/>
                <w:lang w:eastAsia="da-DK"/>
              </w:rPr>
            </w:pPr>
            <w:hyperlink r:id="rId51" w:history="1">
              <w:r w:rsidRPr="00C232B2">
                <w:rPr>
                  <w:rStyle w:val="Hyperlink"/>
                  <w:rFonts w:cs="Arial"/>
                  <w:color w:val="auto"/>
                  <w:sz w:val="18"/>
                  <w:szCs w:val="18"/>
                </w:rPr>
                <w:t>https://clinicaltrials.gov/study/NCT03591354</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CC64AA7" w14:textId="25778472" w:rsidR="0077726F" w:rsidRPr="00E44137"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598D81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DA40E26" w14:textId="7015E8A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lastRenderedPageBreak/>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9BFA563" w14:textId="138ABB4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S. Brown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838C226" w14:textId="13C87BC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47CF6F5" w14:textId="0D422F1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The International Diabetes Closed Loop (</w:t>
            </w:r>
            <w:proofErr w:type="spellStart"/>
            <w:r w:rsidRPr="00C232B2">
              <w:rPr>
                <w:rFonts w:cs="Arial"/>
                <w:sz w:val="18"/>
                <w:szCs w:val="18"/>
              </w:rPr>
              <w:t>iDCL</w:t>
            </w:r>
            <w:proofErr w:type="spellEnd"/>
            <w:r w:rsidRPr="00C232B2">
              <w:rPr>
                <w:rFonts w:cs="Arial"/>
                <w:sz w:val="18"/>
                <w:szCs w:val="18"/>
              </w:rPr>
              <w:t>) Trial: Clinical Acceptance of the Artificial Pancreas (DCLP3)</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91AF5F7" w14:textId="7520C79A" w:rsidR="0077726F" w:rsidRPr="00C232B2" w:rsidRDefault="0077726F" w:rsidP="0077726F">
            <w:pPr>
              <w:spacing w:line="240" w:lineRule="auto"/>
              <w:jc w:val="left"/>
              <w:rPr>
                <w:rFonts w:eastAsia="Times New Roman" w:cs="Arial"/>
                <w:sz w:val="18"/>
                <w:szCs w:val="18"/>
                <w:lang w:eastAsia="da-DK"/>
              </w:rPr>
            </w:pPr>
            <w:hyperlink r:id="rId52" w:history="1">
              <w:r w:rsidRPr="00C232B2">
                <w:rPr>
                  <w:rStyle w:val="Hyperlink"/>
                  <w:rFonts w:cs="Arial"/>
                  <w:color w:val="auto"/>
                  <w:sz w:val="18"/>
                  <w:szCs w:val="18"/>
                </w:rPr>
                <w:t>https://clinicaltrials.gov/study/NCT03563313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A5AB9DA" w14:textId="0596560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793A437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92D4A63" w14:textId="4C3ED18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98B849D" w14:textId="20F9203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M. Breton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86B7444" w14:textId="3F15EB29"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D585102" w14:textId="46EB614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The Pediatric Artificial Pancreas (PEDAP) Trial of Control-IQ Technology in Young Children in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028A0C1" w14:textId="736E5654" w:rsidR="0077726F" w:rsidRPr="00C232B2" w:rsidRDefault="0077726F" w:rsidP="0077726F">
            <w:pPr>
              <w:spacing w:line="240" w:lineRule="auto"/>
              <w:jc w:val="left"/>
              <w:rPr>
                <w:rFonts w:eastAsia="Times New Roman" w:cs="Arial"/>
                <w:sz w:val="18"/>
                <w:szCs w:val="18"/>
                <w:lang w:eastAsia="da-DK"/>
              </w:rPr>
            </w:pPr>
            <w:hyperlink r:id="rId53" w:history="1">
              <w:r w:rsidRPr="00C232B2">
                <w:rPr>
                  <w:rStyle w:val="Hyperlink"/>
                  <w:rFonts w:cs="Arial"/>
                  <w:color w:val="auto"/>
                  <w:sz w:val="18"/>
                  <w:szCs w:val="18"/>
                </w:rPr>
                <w:t>https://clinicaltrials.gov/study/NCT04796779</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1ABDC96" w14:textId="6AF2B8E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8ABD16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5EFBA74" w14:textId="1056386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CT7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8D0D6D2" w14:textId="56BE670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S. Brown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ECE1899" w14:textId="4EFEE0E4"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392650D" w14:textId="2306625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The VRIF Trial: Hypoglycemia Reduction </w:t>
            </w:r>
            <w:proofErr w:type="gramStart"/>
            <w:r w:rsidRPr="00C232B2">
              <w:rPr>
                <w:rFonts w:cs="Arial"/>
                <w:sz w:val="18"/>
                <w:szCs w:val="18"/>
              </w:rPr>
              <w:t>With</w:t>
            </w:r>
            <w:proofErr w:type="gramEnd"/>
            <w:r w:rsidRPr="00C232B2">
              <w:rPr>
                <w:rFonts w:cs="Arial"/>
                <w:sz w:val="18"/>
                <w:szCs w:val="18"/>
              </w:rPr>
              <w:t xml:space="preserve"> Automated-Insulin Delivery System</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23B516D" w14:textId="7CACF87E" w:rsidR="0077726F" w:rsidRPr="00C232B2" w:rsidRDefault="0077726F" w:rsidP="0077726F">
            <w:pPr>
              <w:spacing w:line="240" w:lineRule="auto"/>
              <w:jc w:val="left"/>
              <w:rPr>
                <w:rFonts w:eastAsia="Times New Roman" w:cs="Arial"/>
                <w:sz w:val="18"/>
                <w:szCs w:val="18"/>
                <w:lang w:eastAsia="da-DK"/>
              </w:rPr>
            </w:pPr>
            <w:hyperlink r:id="rId54" w:history="1">
              <w:r w:rsidRPr="00C232B2">
                <w:rPr>
                  <w:rStyle w:val="Hyperlink"/>
                  <w:rFonts w:cs="Arial"/>
                  <w:color w:val="auto"/>
                  <w:sz w:val="18"/>
                  <w:szCs w:val="18"/>
                </w:rPr>
                <w:t>https://clinicaltrials.gov/study/NCT03674281</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8AFBB28" w14:textId="12C5F3F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39E0BD0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28D87DB" w14:textId="2162C07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CT8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AA1A6CF" w14:textId="647E22A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M. Putman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68953A1" w14:textId="5603DB1F"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D5A07D9" w14:textId="6CFA238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Feasibility of Outpatient Closed Loop Control With the </w:t>
            </w:r>
            <w:proofErr w:type="spellStart"/>
            <w:r w:rsidRPr="00C232B2">
              <w:rPr>
                <w:rFonts w:cs="Arial"/>
                <w:sz w:val="18"/>
                <w:szCs w:val="18"/>
              </w:rPr>
              <w:t>iLet</w:t>
            </w:r>
            <w:proofErr w:type="spellEnd"/>
            <w:r w:rsidRPr="00C232B2">
              <w:rPr>
                <w:rFonts w:cs="Arial"/>
                <w:sz w:val="18"/>
                <w:szCs w:val="18"/>
              </w:rPr>
              <w:t xml:space="preserve"> Bionic Pancreas in Cystic Fibrosis Related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1EC112A" w14:textId="5331E821" w:rsidR="0077726F" w:rsidRPr="00C232B2" w:rsidRDefault="0077726F" w:rsidP="0077726F">
            <w:pPr>
              <w:spacing w:line="240" w:lineRule="auto"/>
              <w:jc w:val="left"/>
              <w:rPr>
                <w:rFonts w:eastAsia="Times New Roman" w:cs="Arial"/>
                <w:sz w:val="18"/>
                <w:szCs w:val="18"/>
                <w:lang w:eastAsia="da-DK"/>
              </w:rPr>
            </w:pPr>
            <w:hyperlink r:id="rId55" w:history="1">
              <w:r w:rsidRPr="00C232B2">
                <w:rPr>
                  <w:rStyle w:val="Hyperlink"/>
                  <w:rFonts w:cs="Arial"/>
                  <w:color w:val="auto"/>
                  <w:sz w:val="18"/>
                  <w:szCs w:val="18"/>
                </w:rPr>
                <w:t>https://clinicaltrials.gov/study/NCT03258853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85B1926" w14:textId="050245DF"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6E74DEC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DC13199" w14:textId="58C36C1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CT8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798BC48" w14:textId="5C16E37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N/A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97C002E" w14:textId="7520DA50"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51FBF72" w14:textId="086434F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Feasibility Trial Testing the Bionic Pancreas </w:t>
            </w:r>
            <w:proofErr w:type="gramStart"/>
            <w:r w:rsidRPr="00C232B2">
              <w:rPr>
                <w:rFonts w:cs="Arial"/>
                <w:sz w:val="18"/>
                <w:szCs w:val="18"/>
              </w:rPr>
              <w:t>With</w:t>
            </w:r>
            <w:proofErr w:type="gramEnd"/>
            <w:r w:rsidRPr="00C232B2">
              <w:rPr>
                <w:rFonts w:cs="Arial"/>
                <w:sz w:val="18"/>
                <w:szCs w:val="18"/>
              </w:rPr>
              <w:t xml:space="preserve"> ZP4207 (dasiglucagon)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E007759" w14:textId="07508BA0" w:rsidR="0077726F" w:rsidRPr="00C232B2" w:rsidRDefault="0077726F" w:rsidP="0077726F">
            <w:pPr>
              <w:spacing w:line="240" w:lineRule="auto"/>
              <w:jc w:val="left"/>
              <w:rPr>
                <w:rFonts w:eastAsia="Times New Roman" w:cs="Arial"/>
                <w:sz w:val="18"/>
                <w:szCs w:val="18"/>
                <w:lang w:eastAsia="da-DK"/>
              </w:rPr>
            </w:pPr>
            <w:hyperlink r:id="rId56" w:history="1">
              <w:r w:rsidRPr="00C232B2">
                <w:rPr>
                  <w:rStyle w:val="Hyperlink"/>
                  <w:rFonts w:cs="Arial"/>
                  <w:color w:val="auto"/>
                  <w:sz w:val="18"/>
                  <w:szCs w:val="18"/>
                </w:rPr>
                <w:t>https://clinicaltrials.gov/study/NCT02971228</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2EF3945" w14:textId="06A8B66E"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r w:rsidR="0077726F" w:rsidRPr="00C232B2">
              <w:rPr>
                <w:rFonts w:cs="Arial"/>
                <w:sz w:val="18"/>
                <w:szCs w:val="18"/>
              </w:rPr>
              <w:t>F</w:t>
            </w:r>
          </w:p>
        </w:tc>
      </w:tr>
      <w:tr w:rsidR="00C232B2" w:rsidRPr="00C232B2" w14:paraId="4AB0D5B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493B33E" w14:textId="5309813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CT8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1500C7F" w14:textId="2EAF817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N/A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6FC15BC" w14:textId="1E065B38"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FDAD6F1" w14:textId="74E6348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The Insulin-Only Bionic Pancreas Pivotal Trial</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974B47E" w14:textId="3E7A204B" w:rsidR="0077726F" w:rsidRPr="00C232B2" w:rsidRDefault="0077726F" w:rsidP="0077726F">
            <w:pPr>
              <w:spacing w:line="240" w:lineRule="auto"/>
              <w:jc w:val="left"/>
              <w:rPr>
                <w:rFonts w:eastAsia="Times New Roman" w:cs="Arial"/>
                <w:sz w:val="18"/>
                <w:szCs w:val="18"/>
                <w:lang w:eastAsia="da-DK"/>
              </w:rPr>
            </w:pPr>
            <w:hyperlink r:id="rId57" w:history="1">
              <w:r w:rsidRPr="00C232B2">
                <w:rPr>
                  <w:rStyle w:val="Hyperlink"/>
                  <w:rFonts w:cs="Arial"/>
                  <w:color w:val="auto"/>
                  <w:sz w:val="18"/>
                  <w:szCs w:val="18"/>
                </w:rPr>
                <w:t>https://clinicaltrials.gov/study/NCT04200313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D3D108E" w14:textId="6E35C3D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2723A82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439314E" w14:textId="73F1106E" w:rsidR="00B5075C" w:rsidRPr="00C232B2" w:rsidRDefault="00B5075C" w:rsidP="00B5075C">
            <w:pPr>
              <w:spacing w:line="240" w:lineRule="auto"/>
              <w:jc w:val="left"/>
              <w:rPr>
                <w:rFonts w:cs="Arial"/>
                <w:sz w:val="18"/>
                <w:szCs w:val="18"/>
              </w:rPr>
            </w:pPr>
            <w:r w:rsidRPr="00C232B2">
              <w:rPr>
                <w:rFonts w:cs="Arial"/>
                <w:sz w:val="18"/>
                <w:szCs w:val="18"/>
              </w:rPr>
              <w:t>CT8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1253AC8" w14:textId="02103ED5" w:rsidR="00B5075C" w:rsidRPr="00C232B2" w:rsidRDefault="00B5075C" w:rsidP="00B5075C">
            <w:pPr>
              <w:spacing w:line="240" w:lineRule="auto"/>
              <w:jc w:val="left"/>
              <w:rPr>
                <w:rFonts w:cs="Arial"/>
                <w:sz w:val="18"/>
                <w:szCs w:val="18"/>
              </w:rPr>
            </w:pPr>
            <w:r w:rsidRPr="00C232B2">
              <w:rPr>
                <w:rFonts w:cs="Arial"/>
                <w:sz w:val="18"/>
                <w:szCs w:val="18"/>
              </w:rPr>
              <w:t>S. Russell</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C4CBC08" w14:textId="44471006" w:rsidR="00B5075C" w:rsidRPr="00C232B2" w:rsidRDefault="00B5075C" w:rsidP="00B5075C">
            <w:pPr>
              <w:spacing w:line="240" w:lineRule="auto"/>
              <w:jc w:val="right"/>
              <w:rPr>
                <w:rFonts w:cs="Arial"/>
                <w:sz w:val="18"/>
                <w:szCs w:val="18"/>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6D673A6" w14:textId="753E9B2F" w:rsidR="00B5075C" w:rsidRPr="00C232B2" w:rsidRDefault="00B5075C" w:rsidP="00B5075C">
            <w:pPr>
              <w:spacing w:line="240" w:lineRule="auto"/>
              <w:jc w:val="left"/>
              <w:rPr>
                <w:rFonts w:cs="Arial"/>
                <w:sz w:val="18"/>
                <w:szCs w:val="18"/>
              </w:rPr>
            </w:pPr>
            <w:r w:rsidRPr="00C232B2">
              <w:rPr>
                <w:rFonts w:cs="Arial"/>
                <w:sz w:val="18"/>
                <w:szCs w:val="18"/>
              </w:rPr>
              <w:t xml:space="preserve">The </w:t>
            </w:r>
            <w:proofErr w:type="spellStart"/>
            <w:r w:rsidRPr="00C232B2">
              <w:rPr>
                <w:rFonts w:cs="Arial"/>
                <w:sz w:val="18"/>
                <w:szCs w:val="18"/>
              </w:rPr>
              <w:t>Bihormonal</w:t>
            </w:r>
            <w:proofErr w:type="spellEnd"/>
            <w:r w:rsidRPr="00C232B2">
              <w:rPr>
                <w:rFonts w:cs="Arial"/>
                <w:sz w:val="18"/>
                <w:szCs w:val="18"/>
              </w:rPr>
              <w:t xml:space="preserve"> </w:t>
            </w:r>
            <w:proofErr w:type="spellStart"/>
            <w:r w:rsidRPr="00C232B2">
              <w:rPr>
                <w:rFonts w:cs="Arial"/>
                <w:sz w:val="18"/>
                <w:szCs w:val="18"/>
              </w:rPr>
              <w:t>iLet</w:t>
            </w:r>
            <w:proofErr w:type="spellEnd"/>
            <w:r w:rsidRPr="00C232B2">
              <w:rPr>
                <w:rFonts w:cs="Arial"/>
                <w:sz w:val="18"/>
                <w:szCs w:val="18"/>
              </w:rPr>
              <w:t xml:space="preserve"> Bionic Pancreas Feasibility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1F5AA1" w14:textId="7DD44538" w:rsidR="00B5075C" w:rsidRPr="00C232B2" w:rsidRDefault="00B5075C" w:rsidP="00B5075C">
            <w:pPr>
              <w:spacing w:line="240" w:lineRule="auto"/>
              <w:jc w:val="left"/>
              <w:rPr>
                <w:rFonts w:cs="Arial"/>
                <w:sz w:val="18"/>
                <w:szCs w:val="18"/>
                <w:u w:val="single"/>
              </w:rPr>
            </w:pPr>
            <w:hyperlink r:id="rId58" w:history="1">
              <w:r w:rsidRPr="00C232B2">
                <w:rPr>
                  <w:rStyle w:val="Hyperlink"/>
                  <w:rFonts w:cs="Arial"/>
                  <w:color w:val="auto"/>
                  <w:sz w:val="18"/>
                  <w:szCs w:val="18"/>
                </w:rPr>
                <w:t>https://clinicaltrials.gov/study/NCT03840278</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9E4BC97" w14:textId="67FF97BF" w:rsidR="00B5075C" w:rsidRPr="00C232B2" w:rsidRDefault="00C81F78" w:rsidP="00B5075C">
            <w:pPr>
              <w:spacing w:line="240" w:lineRule="auto"/>
              <w:jc w:val="left"/>
              <w:rPr>
                <w:rFonts w:cs="Arial"/>
                <w:sz w:val="18"/>
                <w:szCs w:val="18"/>
              </w:rPr>
            </w:pPr>
            <w:r w:rsidRPr="00C232B2">
              <w:rPr>
                <w:rFonts w:cs="Arial"/>
                <w:sz w:val="18"/>
                <w:szCs w:val="18"/>
              </w:rPr>
              <w:t>Excluded: DP</w:t>
            </w:r>
          </w:p>
        </w:tc>
      </w:tr>
      <w:tr w:rsidR="00C232B2" w:rsidRPr="00C232B2" w14:paraId="4DB9D85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D03241E" w14:textId="69B601C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C8D88E8" w14:textId="066EC4F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G. Freckmann, U. </w:t>
            </w:r>
            <w:proofErr w:type="spellStart"/>
            <w:r w:rsidRPr="00C232B2">
              <w:rPr>
                <w:rFonts w:cs="Arial"/>
                <w:sz w:val="18"/>
                <w:szCs w:val="18"/>
              </w:rPr>
              <w:t>Kamecke</w:t>
            </w:r>
            <w:proofErr w:type="spellEnd"/>
            <w:r w:rsidRPr="00C232B2">
              <w:rPr>
                <w:rFonts w:cs="Arial"/>
                <w:sz w:val="18"/>
                <w:szCs w:val="18"/>
              </w:rPr>
              <w:t>, D. Waldenmaier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CCA2FC7" w14:textId="043016C4"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397DD1A" w14:textId="43E621B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Accuracy of bolus and basal rate delivery of different insulin pump systems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40A194C" w14:textId="70E0BB73" w:rsidR="0077726F" w:rsidRPr="00C232B2" w:rsidRDefault="0077726F" w:rsidP="0077726F">
            <w:pPr>
              <w:spacing w:line="240" w:lineRule="auto"/>
              <w:jc w:val="left"/>
              <w:rPr>
                <w:rFonts w:eastAsia="Times New Roman" w:cs="Arial"/>
                <w:sz w:val="18"/>
                <w:szCs w:val="18"/>
                <w:lang w:eastAsia="da-DK"/>
              </w:rPr>
            </w:pPr>
            <w:hyperlink r:id="rId59" w:history="1">
              <w:r w:rsidRPr="00C232B2">
                <w:rPr>
                  <w:rStyle w:val="Hyperlink"/>
                  <w:rFonts w:cs="Arial"/>
                  <w:color w:val="auto"/>
                  <w:sz w:val="18"/>
                  <w:szCs w:val="18"/>
                </w:rPr>
                <w:t>https://www.liebertpub.com/doi/abs/10.1089/dia.2018.0376</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2792CD6" w14:textId="4EE10DF3"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DS</w:t>
            </w:r>
          </w:p>
        </w:tc>
      </w:tr>
      <w:tr w:rsidR="00C232B2" w:rsidRPr="00C232B2" w14:paraId="47FAB6F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DAE8B0D" w14:textId="628664B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C196A0E" w14:textId="58D26A1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T. Siegmund and A. Thomas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606907F" w14:textId="6EA73786"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4E24A2D" w14:textId="200A00AC" w:rsidR="0077726F" w:rsidRPr="00C232B2"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Aktueller</w:t>
            </w:r>
            <w:proofErr w:type="spellEnd"/>
            <w:r w:rsidRPr="00C232B2">
              <w:rPr>
                <w:rFonts w:cs="Arial"/>
                <w:sz w:val="18"/>
                <w:szCs w:val="18"/>
              </w:rPr>
              <w:t xml:space="preserve"> Stand der </w:t>
            </w:r>
            <w:proofErr w:type="spellStart"/>
            <w:r w:rsidRPr="00C232B2">
              <w:rPr>
                <w:rFonts w:cs="Arial"/>
                <w:sz w:val="18"/>
                <w:szCs w:val="18"/>
              </w:rPr>
              <w:t>Insulinpumpentherapie</w:t>
            </w:r>
            <w:proofErr w:type="spellEnd"/>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8448BB9" w14:textId="7DFC58C2" w:rsidR="0077726F" w:rsidRPr="00C232B2" w:rsidRDefault="0077726F" w:rsidP="0077726F">
            <w:pPr>
              <w:spacing w:line="240" w:lineRule="auto"/>
              <w:jc w:val="left"/>
              <w:rPr>
                <w:rFonts w:eastAsia="Times New Roman" w:cs="Arial"/>
                <w:sz w:val="18"/>
                <w:szCs w:val="18"/>
                <w:lang w:eastAsia="da-DK"/>
              </w:rPr>
            </w:pPr>
            <w:hyperlink r:id="rId60" w:history="1">
              <w:r w:rsidRPr="00C232B2">
                <w:rPr>
                  <w:rStyle w:val="Hyperlink"/>
                  <w:rFonts w:cs="Arial"/>
                  <w:color w:val="auto"/>
                  <w:sz w:val="18"/>
                  <w:szCs w:val="18"/>
                </w:rPr>
                <w:t>https://www.thieme-connect.com/products/ejournals/html/10.1055/s-0035-1553872</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8B0F6D9" w14:textId="45BCC866"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1B43CE1"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84A6DFB" w14:textId="1B3BE0C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A6A3C3B" w14:textId="6329DFA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L. Heinemann, C. Benesch, J. DeVries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8957BA0" w14:textId="3AC89D07"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9B47AF2" w14:textId="3D3CE784" w:rsidR="0077726F" w:rsidRPr="00C232B2" w:rsidRDefault="0077726F" w:rsidP="0077726F">
            <w:pPr>
              <w:spacing w:line="240" w:lineRule="auto"/>
              <w:jc w:val="left"/>
              <w:rPr>
                <w:rFonts w:eastAsia="Times New Roman" w:cs="Arial"/>
                <w:sz w:val="18"/>
                <w:szCs w:val="18"/>
                <w:lang w:eastAsia="da-DK"/>
              </w:rPr>
            </w:pPr>
            <w:proofErr w:type="gramStart"/>
            <w:r w:rsidRPr="00C232B2">
              <w:rPr>
                <w:rFonts w:cs="Arial"/>
                <w:sz w:val="18"/>
                <w:szCs w:val="18"/>
              </w:rPr>
              <w:t>AP@</w:t>
            </w:r>
            <w:proofErr w:type="gramEnd"/>
            <w:r w:rsidRPr="00C232B2">
              <w:rPr>
                <w:rFonts w:cs="Arial"/>
                <w:sz w:val="18"/>
                <w:szCs w:val="18"/>
              </w:rPr>
              <w:t xml:space="preserve"> home: the artificial pancreas is now at home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BDD7D3D" w14:textId="19AFF5E4" w:rsidR="0077726F" w:rsidRPr="00C232B2" w:rsidRDefault="0077726F" w:rsidP="0077726F">
            <w:pPr>
              <w:spacing w:line="240" w:lineRule="auto"/>
              <w:jc w:val="left"/>
              <w:rPr>
                <w:rFonts w:eastAsia="Times New Roman" w:cs="Arial"/>
                <w:sz w:val="18"/>
                <w:szCs w:val="18"/>
                <w:lang w:eastAsia="da-DK"/>
              </w:rPr>
            </w:pPr>
            <w:hyperlink r:id="rId61" w:history="1">
              <w:r w:rsidRPr="00C232B2">
                <w:rPr>
                  <w:rStyle w:val="Hyperlink"/>
                  <w:rFonts w:cs="Arial"/>
                  <w:color w:val="auto"/>
                  <w:sz w:val="18"/>
                  <w:szCs w:val="18"/>
                </w:rPr>
                <w:t>https://journals.sagepub.com/doi/abs/10.1177/1932296816632002</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B1A7981" w14:textId="5A674BCD"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r w:rsidR="0077726F" w:rsidRPr="00C232B2">
              <w:rPr>
                <w:rFonts w:cs="Arial"/>
                <w:sz w:val="18"/>
                <w:szCs w:val="18"/>
              </w:rPr>
              <w:t>F</w:t>
            </w:r>
          </w:p>
        </w:tc>
      </w:tr>
      <w:tr w:rsidR="00C232B2" w:rsidRPr="00C232B2" w14:paraId="02635D7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A9056AF" w14:textId="58768C9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E5A5456" w14:textId="56FD800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M. Breton, D. </w:t>
            </w:r>
            <w:proofErr w:type="spellStart"/>
            <w:r w:rsidRPr="00C232B2">
              <w:rPr>
                <w:rFonts w:cs="Arial"/>
                <w:sz w:val="18"/>
                <w:szCs w:val="18"/>
              </w:rPr>
              <w:t>Cherñavvsky</w:t>
            </w:r>
            <w:proofErr w:type="spellEnd"/>
            <w:r w:rsidRPr="00C232B2">
              <w:rPr>
                <w:rFonts w:cs="Arial"/>
                <w:sz w:val="18"/>
                <w:szCs w:val="18"/>
              </w:rPr>
              <w:t>, G. Forlenza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A623C22" w14:textId="648A81DA"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2017</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5A9DCD7" w14:textId="30A46C4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Closed-loop control during intense prolonged outdoor exercise in adolescents with type 1 diabetes: the artificial pancreas ski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089DA95" w14:textId="4E0D25A7" w:rsidR="0077726F" w:rsidRPr="00C232B2" w:rsidRDefault="0077726F" w:rsidP="0077726F">
            <w:pPr>
              <w:spacing w:line="240" w:lineRule="auto"/>
              <w:jc w:val="left"/>
              <w:rPr>
                <w:rFonts w:eastAsia="Times New Roman" w:cs="Arial"/>
                <w:sz w:val="18"/>
                <w:szCs w:val="18"/>
                <w:lang w:eastAsia="da-DK"/>
              </w:rPr>
            </w:pPr>
            <w:hyperlink r:id="rId62" w:history="1">
              <w:r w:rsidRPr="00C232B2">
                <w:rPr>
                  <w:rStyle w:val="Hyperlink"/>
                  <w:rFonts w:cs="Arial"/>
                  <w:color w:val="auto"/>
                  <w:sz w:val="18"/>
                  <w:szCs w:val="18"/>
                </w:rPr>
                <w:t>https://diabetesjournals.org/care/article-abstract/40/12/1644/36894</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3933BA1" w14:textId="696A65A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0635215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9066D16" w14:textId="5624BB2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693B551" w14:textId="5A2D56C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J. Fuchs and R. Hovorka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B9FCA7B" w14:textId="2EDB933A"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C27934C" w14:textId="38ABD5F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Closed-loop control in insulin pumps for type-1 diabetes mellitus: safety and efficacy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54A9072" w14:textId="31CAF71C" w:rsidR="0077726F" w:rsidRPr="00C232B2" w:rsidRDefault="0077726F" w:rsidP="0077726F">
            <w:pPr>
              <w:spacing w:line="240" w:lineRule="auto"/>
              <w:jc w:val="left"/>
              <w:rPr>
                <w:rFonts w:eastAsia="Times New Roman" w:cs="Arial"/>
                <w:sz w:val="18"/>
                <w:szCs w:val="18"/>
                <w:lang w:eastAsia="da-DK"/>
              </w:rPr>
            </w:pPr>
            <w:hyperlink r:id="rId63" w:history="1">
              <w:r w:rsidRPr="00C232B2">
                <w:rPr>
                  <w:rStyle w:val="Hyperlink"/>
                  <w:rFonts w:cs="Arial"/>
                  <w:color w:val="auto"/>
                  <w:sz w:val="18"/>
                  <w:szCs w:val="18"/>
                </w:rPr>
                <w:t>https://www.tandfonline.com/doi/abs/10.1080/17434440.2020.1784724</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89423FB" w14:textId="7D2EA403"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3127A5E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F4DA3B5" w14:textId="186721A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08E3611" w14:textId="4782EC3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N. Allen and A. Gupta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ABCDF74" w14:textId="333C198E"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AD51E3D" w14:textId="23AD389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Current diabetes technology: striving for the artificial pancreas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CF5CD5F" w14:textId="3244A9AF" w:rsidR="0077726F" w:rsidRPr="00C232B2" w:rsidRDefault="0077726F" w:rsidP="0077726F">
            <w:pPr>
              <w:spacing w:line="240" w:lineRule="auto"/>
              <w:jc w:val="left"/>
              <w:rPr>
                <w:rFonts w:eastAsia="Times New Roman" w:cs="Arial"/>
                <w:sz w:val="18"/>
                <w:szCs w:val="18"/>
                <w:lang w:eastAsia="da-DK"/>
              </w:rPr>
            </w:pPr>
            <w:hyperlink r:id="rId64" w:history="1">
              <w:r w:rsidRPr="00C232B2">
                <w:rPr>
                  <w:rStyle w:val="Hyperlink"/>
                  <w:rFonts w:cs="Arial"/>
                  <w:color w:val="auto"/>
                  <w:sz w:val="18"/>
                  <w:szCs w:val="18"/>
                </w:rPr>
                <w:t>https://www.mdpi.com/2075-4418/9/1/31</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CD48CBA" w14:textId="010AADA8"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1EA4817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9141270" w14:textId="04ABFC8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2144121" w14:textId="5504848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P. Thornton, D. D. Leon, S. </w:t>
            </w:r>
            <w:proofErr w:type="spellStart"/>
            <w:r w:rsidRPr="00C232B2">
              <w:rPr>
                <w:rFonts w:cs="Arial"/>
                <w:sz w:val="18"/>
                <w:szCs w:val="18"/>
              </w:rPr>
              <w:t>Empting</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E138527" w14:textId="47612185"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DE7EDE1" w14:textId="744FC04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Dasiglucagon for the treatment of congenital hyperinsulinism: a randomized phase 3 trial in infants and children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59D99DE" w14:textId="04753031" w:rsidR="0077726F" w:rsidRPr="00C232B2" w:rsidRDefault="0077726F" w:rsidP="0077726F">
            <w:pPr>
              <w:spacing w:line="240" w:lineRule="auto"/>
              <w:jc w:val="left"/>
              <w:rPr>
                <w:rFonts w:eastAsia="Times New Roman" w:cs="Arial"/>
                <w:sz w:val="18"/>
                <w:szCs w:val="18"/>
                <w:lang w:eastAsia="da-DK"/>
              </w:rPr>
            </w:pPr>
            <w:hyperlink r:id="rId65" w:history="1">
              <w:r w:rsidRPr="00C232B2">
                <w:rPr>
                  <w:rStyle w:val="Hyperlink"/>
                  <w:rFonts w:cs="Arial"/>
                  <w:color w:val="auto"/>
                  <w:sz w:val="18"/>
                  <w:szCs w:val="18"/>
                </w:rPr>
                <w:t>https://academic.oup.com/jcem/article-abstract/109/4/1071/7335551</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A24BE46" w14:textId="1EC6877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644760E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8075347" w14:textId="295C86E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C12823E" w14:textId="5DAF582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R. Nimri, B. Kovatchev and M. Phillip</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D1B47E3" w14:textId="3290899C"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AA18E42" w14:textId="6DFBFE7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Decision support systems and </w:t>
            </w:r>
            <w:proofErr w:type="gramStart"/>
            <w:r w:rsidRPr="00C232B2">
              <w:rPr>
                <w:rFonts w:cs="Arial"/>
                <w:sz w:val="18"/>
                <w:szCs w:val="18"/>
              </w:rPr>
              <w:t>closed-loop</w:t>
            </w:r>
            <w:proofErr w:type="gramEnd"/>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2DB35B1" w14:textId="4148AF63" w:rsidR="0077726F" w:rsidRPr="00C232B2" w:rsidRDefault="0077726F" w:rsidP="0077726F">
            <w:pPr>
              <w:spacing w:line="240" w:lineRule="auto"/>
              <w:jc w:val="left"/>
              <w:rPr>
                <w:rFonts w:eastAsia="Times New Roman" w:cs="Arial"/>
                <w:sz w:val="18"/>
                <w:szCs w:val="18"/>
                <w:lang w:eastAsia="da-DK"/>
              </w:rPr>
            </w:pPr>
            <w:hyperlink r:id="rId66" w:history="1">
              <w:r w:rsidRPr="00C232B2">
                <w:rPr>
                  <w:rStyle w:val="Hyperlink"/>
                  <w:rFonts w:cs="Arial"/>
                  <w:color w:val="auto"/>
                  <w:sz w:val="18"/>
                  <w:szCs w:val="18"/>
                </w:rPr>
                <w:t>https://www.liebertpub.com/doi/full/10.1089/dia.2021.2505</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EA7BE96" w14:textId="61B14398"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2D8E42B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15E352C" w14:textId="2AD5B80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62AA0FE" w14:textId="6401683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A. Thomas, K. Rinnert and L. Heinemann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C6EF91B" w14:textId="775DD812"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8574990" w14:textId="66371742" w:rsidR="0077726F" w:rsidRPr="00C232B2"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Einfluss</w:t>
            </w:r>
            <w:proofErr w:type="spellEnd"/>
            <w:r w:rsidRPr="00C232B2">
              <w:rPr>
                <w:rFonts w:cs="Arial"/>
                <w:sz w:val="18"/>
                <w:szCs w:val="18"/>
              </w:rPr>
              <w:t xml:space="preserve"> von </w:t>
            </w:r>
            <w:proofErr w:type="spellStart"/>
            <w:r w:rsidRPr="00C232B2">
              <w:rPr>
                <w:rFonts w:cs="Arial"/>
                <w:sz w:val="18"/>
                <w:szCs w:val="18"/>
              </w:rPr>
              <w:t>physikalischen</w:t>
            </w:r>
            <w:proofErr w:type="spellEnd"/>
            <w:r w:rsidRPr="00C232B2">
              <w:rPr>
                <w:rFonts w:cs="Arial"/>
                <w:sz w:val="18"/>
                <w:szCs w:val="18"/>
              </w:rPr>
              <w:t xml:space="preserve"> </w:t>
            </w:r>
            <w:proofErr w:type="spellStart"/>
            <w:r w:rsidRPr="00C232B2">
              <w:rPr>
                <w:rFonts w:cs="Arial"/>
                <w:sz w:val="18"/>
                <w:szCs w:val="18"/>
              </w:rPr>
              <w:t>Faktoren</w:t>
            </w:r>
            <w:proofErr w:type="spellEnd"/>
            <w:r w:rsidRPr="00C232B2">
              <w:rPr>
                <w:rFonts w:cs="Arial"/>
                <w:sz w:val="18"/>
                <w:szCs w:val="18"/>
              </w:rPr>
              <w:t xml:space="preserve"> auf die </w:t>
            </w:r>
            <w:proofErr w:type="spellStart"/>
            <w:r w:rsidRPr="00C232B2">
              <w:rPr>
                <w:rFonts w:cs="Arial"/>
                <w:sz w:val="18"/>
                <w:szCs w:val="18"/>
              </w:rPr>
              <w:t>Funktion</w:t>
            </w:r>
            <w:proofErr w:type="spellEnd"/>
            <w:r w:rsidRPr="00C232B2">
              <w:rPr>
                <w:rFonts w:cs="Arial"/>
                <w:sz w:val="18"/>
                <w:szCs w:val="18"/>
              </w:rPr>
              <w:t xml:space="preserve"> von CGM-</w:t>
            </w:r>
            <w:proofErr w:type="spellStart"/>
            <w:r w:rsidRPr="00C232B2">
              <w:rPr>
                <w:rFonts w:cs="Arial"/>
                <w:sz w:val="18"/>
                <w:szCs w:val="18"/>
              </w:rPr>
              <w:t>Systemen</w:t>
            </w:r>
            <w:proofErr w:type="spellEnd"/>
            <w:r w:rsidRPr="00C232B2">
              <w:rPr>
                <w:rFonts w:cs="Arial"/>
                <w:sz w:val="18"/>
                <w:szCs w:val="18"/>
              </w:rPr>
              <w:t xml:space="preserve">, </w:t>
            </w:r>
            <w:proofErr w:type="spellStart"/>
            <w:r w:rsidRPr="00C232B2">
              <w:rPr>
                <w:rFonts w:cs="Arial"/>
                <w:sz w:val="18"/>
                <w:szCs w:val="18"/>
              </w:rPr>
              <w:t>Insulinpumpen</w:t>
            </w:r>
            <w:proofErr w:type="spellEnd"/>
            <w:r w:rsidRPr="00C232B2">
              <w:rPr>
                <w:rFonts w:cs="Arial"/>
                <w:sz w:val="18"/>
                <w:szCs w:val="18"/>
              </w:rPr>
              <w:t xml:space="preserve"> etc.: Was gilt es </w:t>
            </w:r>
            <w:proofErr w:type="spellStart"/>
            <w:r w:rsidRPr="00C232B2">
              <w:rPr>
                <w:rFonts w:cs="Arial"/>
                <w:sz w:val="18"/>
                <w:szCs w:val="18"/>
              </w:rPr>
              <w:t>zu</w:t>
            </w:r>
            <w:proofErr w:type="spellEnd"/>
            <w:r w:rsidRPr="00C232B2">
              <w:rPr>
                <w:rFonts w:cs="Arial"/>
                <w:sz w:val="18"/>
                <w:szCs w:val="18"/>
              </w:rPr>
              <w:t xml:space="preserve"> </w:t>
            </w:r>
            <w:proofErr w:type="spellStart"/>
            <w:r w:rsidRPr="00C232B2">
              <w:rPr>
                <w:rFonts w:cs="Arial"/>
                <w:sz w:val="18"/>
                <w:szCs w:val="18"/>
              </w:rPr>
              <w:t>beachten</w:t>
            </w:r>
            <w:proofErr w:type="spellEnd"/>
            <w:r w:rsidRPr="00C232B2">
              <w:rPr>
                <w:rFonts w:cs="Arial"/>
                <w:sz w:val="18"/>
                <w:szCs w:val="18"/>
              </w:rPr>
              <w: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7AE0176" w14:textId="09792D0B" w:rsidR="0077726F" w:rsidRPr="00C232B2" w:rsidRDefault="0077726F" w:rsidP="0077726F">
            <w:pPr>
              <w:spacing w:line="240" w:lineRule="auto"/>
              <w:jc w:val="left"/>
              <w:rPr>
                <w:rFonts w:eastAsia="Times New Roman" w:cs="Arial"/>
                <w:sz w:val="18"/>
                <w:szCs w:val="18"/>
                <w:lang w:eastAsia="da-DK"/>
              </w:rPr>
            </w:pPr>
            <w:hyperlink r:id="rId67" w:history="1">
              <w:r w:rsidRPr="00C232B2">
                <w:rPr>
                  <w:rStyle w:val="Hyperlink"/>
                  <w:rFonts w:cs="Arial"/>
                  <w:color w:val="auto"/>
                  <w:sz w:val="18"/>
                  <w:szCs w:val="18"/>
                </w:rPr>
                <w:t>https://www.researchgate.net/profile/Andreas-Thomas-3/publication/351102151_Einfluss_von_physikalischen_Faktoren_auf_die_Funktion_von_CGM-Systemen_Insulinpumpen_etc_Was_gilt_es_zu_beachten/links/6086eb82907dcf667bc6f72a/Einflus</w:t>
              </w:r>
              <w:r w:rsidRPr="00C232B2">
                <w:rPr>
                  <w:rStyle w:val="Hyperlink"/>
                  <w:rFonts w:cs="Arial"/>
                  <w:color w:val="auto"/>
                  <w:sz w:val="18"/>
                  <w:szCs w:val="18"/>
                </w:rPr>
                <w:lastRenderedPageBreak/>
                <w:t>s-von-physikalischen-Faktoren-auf-die-Funktion-von-CGM-Systemen-Insulinpumpen-etc-Was-gilt-es-zu-beachten.pdf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97AF823" w14:textId="56AF18A9"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lastRenderedPageBreak/>
              <w:t>Excluded: MM</w:t>
            </w:r>
          </w:p>
        </w:tc>
      </w:tr>
      <w:tr w:rsidR="00C232B2" w:rsidRPr="00C232B2" w14:paraId="7167728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5A129F6" w14:textId="2507DC0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2D39BE8" w14:textId="398FB38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L. Huyett</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B10EF72" w14:textId="6A842E65"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3BEABEC" w14:textId="6BF4B659"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Impact of Sensing and Actuation Characteristics on Artificial Pancreas Design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4D66FD2" w14:textId="0802D37D" w:rsidR="0077726F" w:rsidRPr="00C232B2" w:rsidRDefault="0077726F" w:rsidP="0077726F">
            <w:pPr>
              <w:spacing w:line="240" w:lineRule="auto"/>
              <w:jc w:val="left"/>
              <w:rPr>
                <w:rFonts w:eastAsia="Times New Roman" w:cs="Arial"/>
                <w:sz w:val="18"/>
                <w:szCs w:val="18"/>
                <w:lang w:eastAsia="da-DK"/>
              </w:rPr>
            </w:pPr>
            <w:hyperlink r:id="rId68" w:history="1">
              <w:r w:rsidRPr="00C232B2">
                <w:rPr>
                  <w:rStyle w:val="Hyperlink"/>
                  <w:rFonts w:cs="Arial"/>
                  <w:color w:val="auto"/>
                  <w:sz w:val="18"/>
                  <w:szCs w:val="18"/>
                </w:rPr>
                <w:t>https://search.proquest.com/openview/45a49f588950984bc3051771a164e230/1?pq-origsite=gscholar&amp;cbl=18750</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18CCB7D" w14:textId="550BD543"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5E39AB4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8A138AD" w14:textId="58E83A5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C080F1A" w14:textId="6012B05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A. Neves, L. Martins, M. Gabbay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C383282" w14:textId="2604767C"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2F68BCE" w14:textId="14423A2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Insulin infusion sets associated with adverse events: strategies for improved diabetes education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75E2AF1" w14:textId="6DBE4DB2" w:rsidR="0077726F" w:rsidRPr="00C232B2" w:rsidRDefault="0077726F" w:rsidP="0077726F">
            <w:pPr>
              <w:spacing w:line="240" w:lineRule="auto"/>
              <w:jc w:val="left"/>
              <w:rPr>
                <w:rFonts w:eastAsia="Times New Roman" w:cs="Arial"/>
                <w:sz w:val="18"/>
                <w:szCs w:val="18"/>
                <w:lang w:eastAsia="da-DK"/>
              </w:rPr>
            </w:pPr>
            <w:hyperlink r:id="rId69" w:history="1">
              <w:r w:rsidRPr="00C232B2">
                <w:rPr>
                  <w:rStyle w:val="Hyperlink"/>
                  <w:rFonts w:cs="Arial"/>
                  <w:color w:val="auto"/>
                  <w:sz w:val="18"/>
                  <w:szCs w:val="18"/>
                </w:rPr>
                <w:t>https://www.frontiersin.org/articles/10.3389/fmed.2023.1275394/full</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2A20F81" w14:textId="25BE0877"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r w:rsidR="0077726F" w:rsidRPr="00C232B2">
              <w:rPr>
                <w:rFonts w:cs="Arial"/>
                <w:sz w:val="18"/>
                <w:szCs w:val="18"/>
              </w:rPr>
              <w:t>F</w:t>
            </w:r>
          </w:p>
        </w:tc>
      </w:tr>
      <w:tr w:rsidR="00C232B2" w:rsidRPr="00C232B2" w14:paraId="136D331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56D3782" w14:textId="48049F5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9F75935" w14:textId="74610E3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L. v. </w:t>
            </w:r>
            <w:proofErr w:type="spellStart"/>
            <w:r w:rsidRPr="00C232B2">
              <w:rPr>
                <w:rFonts w:cs="Arial"/>
                <w:sz w:val="18"/>
                <w:szCs w:val="18"/>
              </w:rPr>
              <w:t>Kobyletzki</w:t>
            </w:r>
            <w:proofErr w:type="spellEnd"/>
            <w:r w:rsidRPr="00C232B2">
              <w:rPr>
                <w:rFonts w:cs="Arial"/>
                <w:sz w:val="18"/>
                <w:szCs w:val="18"/>
              </w:rPr>
              <w:t xml:space="preserve">, J. </w:t>
            </w:r>
            <w:proofErr w:type="spellStart"/>
            <w:r w:rsidRPr="00C232B2">
              <w:rPr>
                <w:rFonts w:cs="Arial"/>
                <w:sz w:val="18"/>
                <w:szCs w:val="18"/>
              </w:rPr>
              <w:t>Ulriksdotter</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1261E13" w14:textId="4BBDD278"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E5C6DE1" w14:textId="4C40197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Insulin Pump Therapy and Adverse Skin Reactions </w:t>
            </w:r>
            <w:proofErr w:type="gramStart"/>
            <w:r w:rsidRPr="00C232B2">
              <w:rPr>
                <w:rFonts w:cs="Arial"/>
                <w:sz w:val="18"/>
                <w:szCs w:val="18"/>
              </w:rPr>
              <w:t>With</w:t>
            </w:r>
            <w:proofErr w:type="gramEnd"/>
            <w:r w:rsidRPr="00C232B2">
              <w:rPr>
                <w:rFonts w:cs="Arial"/>
                <w:sz w:val="18"/>
                <w:szCs w:val="18"/>
              </w:rPr>
              <w:t xml:space="preserve"> Focus on Allergic Contact Dermatitis in Individuals Living With Diabetes Mellitus: A Systematic Review and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AF04CAC" w14:textId="737DBFC7" w:rsidR="0077726F" w:rsidRPr="00C232B2" w:rsidRDefault="0077726F" w:rsidP="0077726F">
            <w:pPr>
              <w:spacing w:line="240" w:lineRule="auto"/>
              <w:jc w:val="left"/>
              <w:rPr>
                <w:rFonts w:eastAsia="Times New Roman" w:cs="Arial"/>
                <w:sz w:val="18"/>
                <w:szCs w:val="18"/>
                <w:lang w:eastAsia="da-DK"/>
              </w:rPr>
            </w:pPr>
            <w:hyperlink r:id="rId70" w:history="1">
              <w:r w:rsidRPr="00C232B2">
                <w:rPr>
                  <w:rStyle w:val="Hyperlink"/>
                  <w:rFonts w:cs="Arial"/>
                  <w:color w:val="auto"/>
                  <w:sz w:val="18"/>
                  <w:szCs w:val="18"/>
                </w:rPr>
                <w:t>https://journals.sagepub.com/doi/abs/10.1177/19322968241252613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FBA26BF" w14:textId="5A5ACEA2"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326C16B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F4D1087" w14:textId="4A6A3BE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A8006D3" w14:textId="6887E4B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J. Xie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C92A931" w14:textId="521CC157"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2017</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1717CC9" w14:textId="343216C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Intelligent Artificial Pancreas Incorporated </w:t>
            </w:r>
            <w:proofErr w:type="gramStart"/>
            <w:r w:rsidRPr="00C232B2">
              <w:rPr>
                <w:rFonts w:cs="Arial"/>
                <w:sz w:val="18"/>
                <w:szCs w:val="18"/>
              </w:rPr>
              <w:t>With</w:t>
            </w:r>
            <w:proofErr w:type="gramEnd"/>
            <w:r w:rsidRPr="00C232B2">
              <w:rPr>
                <w:rFonts w:cs="Arial"/>
                <w:sz w:val="18"/>
                <w:szCs w:val="18"/>
              </w:rPr>
              <w:t xml:space="preserve"> Meal Detection System and Recommender System for Type-1 Diabetes Self-Management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9CD2FDE" w14:textId="59A0BA92" w:rsidR="0077726F" w:rsidRPr="00C232B2" w:rsidRDefault="0077726F" w:rsidP="0077726F">
            <w:pPr>
              <w:spacing w:line="240" w:lineRule="auto"/>
              <w:jc w:val="left"/>
              <w:rPr>
                <w:rFonts w:eastAsia="Times New Roman" w:cs="Arial"/>
                <w:sz w:val="18"/>
                <w:szCs w:val="18"/>
                <w:lang w:eastAsia="da-DK"/>
              </w:rPr>
            </w:pPr>
            <w:hyperlink r:id="rId71" w:history="1">
              <w:r w:rsidRPr="00C232B2">
                <w:rPr>
                  <w:rStyle w:val="Hyperlink"/>
                  <w:rFonts w:cs="Arial"/>
                  <w:color w:val="auto"/>
                  <w:sz w:val="18"/>
                  <w:szCs w:val="18"/>
                </w:rPr>
                <w:t>https://search.proquest.com/openview/4beb7f8cc96ec8329eec491885da5da8/1?pq-origsite=gscholar&amp;cbl=18750&amp;diss=y</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FB23370" w14:textId="45466D34"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3506416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7B0722C" w14:textId="405DAF8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7190050" w14:textId="652465C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L. </w:t>
            </w:r>
            <w:proofErr w:type="spellStart"/>
            <w:r w:rsidRPr="00C232B2">
              <w:rPr>
                <w:rFonts w:cs="Arial"/>
                <w:sz w:val="18"/>
                <w:szCs w:val="18"/>
              </w:rPr>
              <w:t>Notemi</w:t>
            </w:r>
            <w:proofErr w:type="spellEnd"/>
            <w:r w:rsidRPr="00C232B2">
              <w:rPr>
                <w:rFonts w:cs="Arial"/>
                <w:sz w:val="18"/>
                <w:szCs w:val="18"/>
              </w:rPr>
              <w:t xml:space="preserve">, L. Amoura, F. </w:t>
            </w:r>
            <w:proofErr w:type="spellStart"/>
            <w:r w:rsidRPr="00C232B2">
              <w:rPr>
                <w:rFonts w:cs="Arial"/>
                <w:sz w:val="18"/>
                <w:szCs w:val="18"/>
              </w:rPr>
              <w:t>Mostaine</w:t>
            </w:r>
            <w:proofErr w:type="spellEnd"/>
            <w:r w:rsidRPr="00C232B2">
              <w:rPr>
                <w:rFonts w:cs="Arial"/>
                <w:sz w:val="18"/>
                <w:szCs w:val="18"/>
              </w:rPr>
              <w:t>, L. Meyer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52DE07F" w14:textId="00A0808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C0A1D09" w14:textId="287053C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Long-term efficacy of sensor-augmented pump therapy (</w:t>
            </w:r>
            <w:proofErr w:type="spellStart"/>
            <w:r w:rsidRPr="00C232B2">
              <w:rPr>
                <w:rFonts w:cs="Arial"/>
                <w:sz w:val="18"/>
                <w:szCs w:val="18"/>
              </w:rPr>
              <w:t>Minimed</w:t>
            </w:r>
            <w:proofErr w:type="spellEnd"/>
            <w:r w:rsidRPr="00C232B2">
              <w:rPr>
                <w:rFonts w:cs="Arial"/>
                <w:sz w:val="18"/>
                <w:szCs w:val="18"/>
              </w:rPr>
              <w:t xml:space="preserve"> 640G system) combined with a telemedicine follow-up in patients with type 1 diabetes: A real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B08C540" w14:textId="6D174378" w:rsidR="0077726F" w:rsidRPr="00C232B2" w:rsidRDefault="0077726F" w:rsidP="0077726F">
            <w:pPr>
              <w:spacing w:line="240" w:lineRule="auto"/>
              <w:jc w:val="left"/>
              <w:rPr>
                <w:rFonts w:eastAsia="Times New Roman" w:cs="Arial"/>
                <w:sz w:val="18"/>
                <w:szCs w:val="18"/>
                <w:lang w:eastAsia="da-DK"/>
              </w:rPr>
            </w:pPr>
            <w:hyperlink r:id="rId72" w:history="1">
              <w:r w:rsidRPr="00C232B2">
                <w:rPr>
                  <w:rStyle w:val="Hyperlink"/>
                  <w:rFonts w:cs="Arial"/>
                  <w:color w:val="auto"/>
                  <w:sz w:val="18"/>
                  <w:szCs w:val="18"/>
                </w:rPr>
                <w:t>https://www.sciencedirect.com/science/article/pii/S221462372200014X</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A840023" w14:textId="6931805F"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r w:rsidR="0077726F" w:rsidRPr="00C232B2">
              <w:rPr>
                <w:rFonts w:cs="Arial"/>
                <w:sz w:val="18"/>
                <w:szCs w:val="18"/>
              </w:rPr>
              <w:t>F</w:t>
            </w:r>
          </w:p>
        </w:tc>
      </w:tr>
      <w:tr w:rsidR="00C232B2" w:rsidRPr="00C232B2" w14:paraId="6663262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C076AC6" w14:textId="4060531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39818C7" w14:textId="4A5F5E4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V. R. Martínez</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CFB64E2" w14:textId="784BAA40"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359FCBB" w14:textId="09CF493C" w:rsidR="0077726F" w:rsidRPr="00C232B2"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Método</w:t>
            </w:r>
            <w:proofErr w:type="spellEnd"/>
            <w:r w:rsidRPr="00C232B2">
              <w:rPr>
                <w:rFonts w:cs="Arial"/>
                <w:sz w:val="18"/>
                <w:szCs w:val="18"/>
              </w:rPr>
              <w:t xml:space="preserve"> de </w:t>
            </w:r>
            <w:proofErr w:type="spellStart"/>
            <w:r w:rsidRPr="00C232B2">
              <w:rPr>
                <w:rFonts w:cs="Arial"/>
                <w:sz w:val="18"/>
                <w:szCs w:val="18"/>
              </w:rPr>
              <w:t>personalización</w:t>
            </w:r>
            <w:proofErr w:type="spellEnd"/>
            <w:r w:rsidRPr="00C232B2">
              <w:rPr>
                <w:rFonts w:cs="Arial"/>
                <w:sz w:val="18"/>
                <w:szCs w:val="18"/>
              </w:rPr>
              <w:t xml:space="preserve"> de </w:t>
            </w:r>
            <w:proofErr w:type="spellStart"/>
            <w:r w:rsidRPr="00C232B2">
              <w:rPr>
                <w:rFonts w:cs="Arial"/>
                <w:sz w:val="18"/>
                <w:szCs w:val="18"/>
              </w:rPr>
              <w:t>una</w:t>
            </w:r>
            <w:proofErr w:type="spellEnd"/>
            <w:r w:rsidRPr="00C232B2">
              <w:rPr>
                <w:rFonts w:cs="Arial"/>
                <w:sz w:val="18"/>
                <w:szCs w:val="18"/>
              </w:rPr>
              <w:t xml:space="preserve"> </w:t>
            </w:r>
            <w:proofErr w:type="spellStart"/>
            <w:r w:rsidRPr="00C232B2">
              <w:rPr>
                <w:rFonts w:cs="Arial"/>
                <w:sz w:val="18"/>
                <w:szCs w:val="18"/>
              </w:rPr>
              <w:t>bomba</w:t>
            </w:r>
            <w:proofErr w:type="spellEnd"/>
            <w:r w:rsidRPr="00C232B2">
              <w:rPr>
                <w:rFonts w:cs="Arial"/>
                <w:sz w:val="18"/>
                <w:szCs w:val="18"/>
              </w:rPr>
              <w:t xml:space="preserve"> </w:t>
            </w:r>
            <w:proofErr w:type="spellStart"/>
            <w:r w:rsidRPr="00C232B2">
              <w:rPr>
                <w:rFonts w:cs="Arial"/>
                <w:sz w:val="18"/>
                <w:szCs w:val="18"/>
              </w:rPr>
              <w:t>automática</w:t>
            </w:r>
            <w:proofErr w:type="spellEnd"/>
            <w:r w:rsidRPr="00C232B2">
              <w:rPr>
                <w:rFonts w:cs="Arial"/>
                <w:sz w:val="18"/>
                <w:szCs w:val="18"/>
              </w:rPr>
              <w:t xml:space="preserve"> de </w:t>
            </w:r>
            <w:proofErr w:type="spellStart"/>
            <w:r w:rsidRPr="00C232B2">
              <w:rPr>
                <w:rFonts w:cs="Arial"/>
                <w:sz w:val="18"/>
                <w:szCs w:val="18"/>
              </w:rPr>
              <w:t>infusión</w:t>
            </w:r>
            <w:proofErr w:type="spellEnd"/>
            <w:r w:rsidRPr="00C232B2">
              <w:rPr>
                <w:rFonts w:cs="Arial"/>
                <w:sz w:val="18"/>
                <w:szCs w:val="18"/>
              </w:rPr>
              <w:t xml:space="preserve"> de </w:t>
            </w:r>
            <w:proofErr w:type="spellStart"/>
            <w:r w:rsidRPr="00C232B2">
              <w:rPr>
                <w:rFonts w:cs="Arial"/>
                <w:sz w:val="18"/>
                <w:szCs w:val="18"/>
              </w:rPr>
              <w:t>insulina</w:t>
            </w:r>
            <w:proofErr w:type="spellEnd"/>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E41687A" w14:textId="5BD43709" w:rsidR="0077726F" w:rsidRPr="00C232B2" w:rsidRDefault="0077726F" w:rsidP="0077726F">
            <w:pPr>
              <w:spacing w:line="240" w:lineRule="auto"/>
              <w:jc w:val="left"/>
              <w:rPr>
                <w:rFonts w:eastAsia="Times New Roman" w:cs="Arial"/>
                <w:sz w:val="18"/>
                <w:szCs w:val="18"/>
                <w:lang w:eastAsia="da-DK"/>
              </w:rPr>
            </w:pPr>
            <w:hyperlink r:id="rId73" w:history="1">
              <w:r w:rsidRPr="00C232B2">
                <w:rPr>
                  <w:rStyle w:val="Hyperlink"/>
                  <w:rFonts w:cs="Arial"/>
                  <w:color w:val="auto"/>
                  <w:sz w:val="18"/>
                  <w:szCs w:val="18"/>
                </w:rPr>
                <w:t>https://oa.upm.es/id/eprint/56582</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E51E24B" w14:textId="36BF6C60"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0C8EC95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4BB3D8D" w14:textId="47AFF4D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E34F11D" w14:textId="44501D3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X. Luo, L. Yang and Y. Cui</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012A36C" w14:textId="703934EC"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61467CA" w14:textId="5DB02F6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Micropumps: Mechanisms, fabrication, and biomedical applications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7DE661C" w14:textId="5B7E48E7" w:rsidR="0077726F" w:rsidRPr="00C232B2" w:rsidRDefault="0077726F" w:rsidP="0077726F">
            <w:pPr>
              <w:spacing w:line="240" w:lineRule="auto"/>
              <w:jc w:val="left"/>
              <w:rPr>
                <w:rFonts w:eastAsia="Times New Roman" w:cs="Arial"/>
                <w:sz w:val="18"/>
                <w:szCs w:val="18"/>
                <w:lang w:eastAsia="da-DK"/>
              </w:rPr>
            </w:pPr>
            <w:hyperlink r:id="rId74" w:history="1">
              <w:r w:rsidRPr="00C232B2">
                <w:rPr>
                  <w:rStyle w:val="Hyperlink"/>
                  <w:rFonts w:cs="Arial"/>
                  <w:color w:val="auto"/>
                  <w:sz w:val="18"/>
                  <w:szCs w:val="18"/>
                </w:rPr>
                <w:t>https://www.sciencedirect.com/science/article/pii/S0924424723005812</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9FFFCB7" w14:textId="29F1ECFD"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1035AD5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CCE74FB" w14:textId="507E9E2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76A9660" w14:textId="248614B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E. </w:t>
            </w:r>
            <w:proofErr w:type="spellStart"/>
            <w:r w:rsidRPr="00C232B2">
              <w:rPr>
                <w:rFonts w:cs="Arial"/>
                <w:sz w:val="18"/>
                <w:szCs w:val="18"/>
              </w:rPr>
              <w:t>Losiouk</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F17CEDE" w14:textId="4B1865C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F680D5D" w14:textId="0206575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MULTIPLE PERSPECTIVES FOR MOBILE HEALTH APPLICATIONS: DESIGN, DEVELOPMENT AND EVALUATION OF DIFFERENT PROTOTYPES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5D58626" w14:textId="4FE7EC94" w:rsidR="0077726F" w:rsidRPr="00C232B2" w:rsidRDefault="0077726F" w:rsidP="0077726F">
            <w:pPr>
              <w:spacing w:line="240" w:lineRule="auto"/>
              <w:jc w:val="left"/>
              <w:rPr>
                <w:rFonts w:eastAsia="Times New Roman" w:cs="Arial"/>
                <w:sz w:val="18"/>
                <w:szCs w:val="18"/>
                <w:lang w:eastAsia="da-DK"/>
              </w:rPr>
            </w:pPr>
            <w:hyperlink r:id="rId75" w:history="1">
              <w:r w:rsidRPr="00C232B2">
                <w:rPr>
                  <w:rStyle w:val="Hyperlink"/>
                  <w:rFonts w:cs="Arial"/>
                  <w:color w:val="auto"/>
                  <w:sz w:val="18"/>
                  <w:szCs w:val="18"/>
                </w:rPr>
                <w:t>https://iris.unipv.it/bitstream/11571/1214846/2/Losiouk_PhD_Thesis.pdf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B881FB8" w14:textId="60A105CD"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146A55E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6488241" w14:textId="46D55C1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6B9DDAA" w14:textId="023AAD42"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S. Bose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379ABE2" w14:textId="4850A334"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DC3D0DF" w14:textId="5891E77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Parenteral drug delivery for older patients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C30D7B3" w14:textId="371BC1E0" w:rsidR="0077726F" w:rsidRPr="00C232B2" w:rsidRDefault="0077726F" w:rsidP="0077726F">
            <w:pPr>
              <w:spacing w:line="240" w:lineRule="auto"/>
              <w:jc w:val="left"/>
              <w:rPr>
                <w:rFonts w:eastAsia="Times New Roman" w:cs="Arial"/>
                <w:sz w:val="18"/>
                <w:szCs w:val="18"/>
                <w:lang w:eastAsia="da-DK"/>
              </w:rPr>
            </w:pPr>
            <w:hyperlink r:id="rId76" w:history="1">
              <w:r w:rsidRPr="00C232B2">
                <w:rPr>
                  <w:rStyle w:val="Hyperlink"/>
                  <w:rFonts w:cs="Arial"/>
                  <w:color w:val="auto"/>
                  <w:sz w:val="18"/>
                  <w:szCs w:val="18"/>
                </w:rPr>
                <w:t>https://link.springer.com/chapter/10.1007/978-3-319-43099-7_18</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8CFBBF4" w14:textId="1FAA293D"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35D60D3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E6D9B90" w14:textId="20157AB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DF5C2B2" w14:textId="7311B21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 Forlenza, B. Buckingham and D. Maahs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83B0945" w14:textId="706AC94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BDF7767" w14:textId="4BB98AD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Progress in diabetes technology: developments in insulin pumps, continuous glucose monitors, and progress towards the artificial pancreas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6F4945E" w14:textId="1D2A598A" w:rsidR="0077726F" w:rsidRPr="00C232B2" w:rsidRDefault="0077726F" w:rsidP="0077726F">
            <w:pPr>
              <w:spacing w:line="240" w:lineRule="auto"/>
              <w:jc w:val="left"/>
              <w:rPr>
                <w:rFonts w:eastAsia="Times New Roman" w:cs="Arial"/>
                <w:sz w:val="18"/>
                <w:szCs w:val="18"/>
                <w:lang w:eastAsia="da-DK"/>
              </w:rPr>
            </w:pPr>
            <w:hyperlink r:id="rId77" w:history="1">
              <w:r w:rsidRPr="00C232B2">
                <w:rPr>
                  <w:rStyle w:val="Hyperlink"/>
                  <w:rFonts w:cs="Arial"/>
                  <w:color w:val="auto"/>
                  <w:sz w:val="18"/>
                  <w:szCs w:val="18"/>
                </w:rPr>
                <w:t>https://www.jpeds.com/article/S0022-3476(15)01174-9/abstract</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FECADD7" w14:textId="48E550F3"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0F3A98D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FC4BC7B" w14:textId="08EA3DF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97FB6EA" w14:textId="1D58720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R. Lal, L. </w:t>
            </w:r>
            <w:proofErr w:type="spellStart"/>
            <w:r w:rsidRPr="00C232B2">
              <w:rPr>
                <w:rFonts w:cs="Arial"/>
                <w:sz w:val="18"/>
                <w:szCs w:val="18"/>
              </w:rPr>
              <w:t>Ekhlaspour</w:t>
            </w:r>
            <w:proofErr w:type="spellEnd"/>
            <w:r w:rsidRPr="00C232B2">
              <w:rPr>
                <w:rFonts w:cs="Arial"/>
                <w:sz w:val="18"/>
                <w:szCs w:val="18"/>
              </w:rPr>
              <w:t>, K. Hood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3990F24" w14:textId="280FCA99"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1E6B3A5" w14:textId="00DC126C"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Realizing a closed-loop (artificial pancreas) system for the treatment of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A867312" w14:textId="7C62C78C" w:rsidR="0077726F" w:rsidRPr="00C232B2" w:rsidRDefault="0077726F" w:rsidP="0077726F">
            <w:pPr>
              <w:spacing w:line="240" w:lineRule="auto"/>
              <w:jc w:val="left"/>
              <w:rPr>
                <w:rFonts w:eastAsia="Times New Roman" w:cs="Arial"/>
                <w:sz w:val="18"/>
                <w:szCs w:val="18"/>
                <w:lang w:eastAsia="da-DK"/>
              </w:rPr>
            </w:pPr>
            <w:hyperlink r:id="rId78" w:history="1">
              <w:r w:rsidRPr="00C232B2">
                <w:rPr>
                  <w:rStyle w:val="Hyperlink"/>
                  <w:rFonts w:cs="Arial"/>
                  <w:color w:val="auto"/>
                  <w:sz w:val="18"/>
                  <w:szCs w:val="18"/>
                </w:rPr>
                <w:t>https://academic.oup.com/edrv/article-abstract/40/6/1521/5528142</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2F940DF" w14:textId="03619DA1"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18BF61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6069253" w14:textId="651AE74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5285DA8" w14:textId="5426A6B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 Howsmon, N. Baysal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89DD844" w14:textId="15BB6D9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A7E6133" w14:textId="5268D23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Real-time detection of infusion site failures in a closed-loop artificial pancreas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D63B9B8" w14:textId="0F56BA41" w:rsidR="0077726F" w:rsidRPr="00C232B2" w:rsidRDefault="0077726F" w:rsidP="0077726F">
            <w:pPr>
              <w:spacing w:line="240" w:lineRule="auto"/>
              <w:jc w:val="left"/>
              <w:rPr>
                <w:rFonts w:eastAsia="Times New Roman" w:cs="Arial"/>
                <w:sz w:val="18"/>
                <w:szCs w:val="18"/>
                <w:lang w:eastAsia="da-DK"/>
              </w:rPr>
            </w:pPr>
            <w:hyperlink r:id="rId79" w:history="1">
              <w:r w:rsidRPr="00C232B2">
                <w:rPr>
                  <w:rStyle w:val="Hyperlink"/>
                  <w:rFonts w:cs="Arial"/>
                  <w:color w:val="auto"/>
                  <w:sz w:val="18"/>
                  <w:szCs w:val="18"/>
                </w:rPr>
                <w:t>https://journals.sagepub.com/doi/abs/10.1177/1932296818755173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5D899AB" w14:textId="0D3410E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1BBCCED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16C6FF9" w14:textId="69D6AF3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8109652" w14:textId="6C0CD108"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N. Taleb, A. </w:t>
            </w:r>
            <w:proofErr w:type="spellStart"/>
            <w:r w:rsidRPr="00C232B2">
              <w:rPr>
                <w:rFonts w:cs="Arial"/>
                <w:sz w:val="18"/>
                <w:szCs w:val="18"/>
              </w:rPr>
              <w:t>Coriati</w:t>
            </w:r>
            <w:proofErr w:type="spellEnd"/>
            <w:r w:rsidRPr="00C232B2">
              <w:rPr>
                <w:rFonts w:cs="Arial"/>
                <w:sz w:val="18"/>
                <w:szCs w:val="18"/>
              </w:rPr>
              <w:t xml:space="preserve">, C. </w:t>
            </w:r>
            <w:proofErr w:type="spellStart"/>
            <w:r w:rsidRPr="00C232B2">
              <w:rPr>
                <w:rFonts w:cs="Arial"/>
                <w:sz w:val="18"/>
                <w:szCs w:val="18"/>
              </w:rPr>
              <w:t>Khazzaka</w:t>
            </w:r>
            <w:proofErr w:type="spellEnd"/>
            <w:r w:rsidRPr="00C232B2">
              <w:rPr>
                <w:rFonts w:cs="Arial"/>
                <w:sz w:val="18"/>
                <w:szCs w:val="18"/>
              </w:rPr>
              <w:t>, J. Bayonne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F63B316" w14:textId="1A5647F7"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2017</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EDA3106" w14:textId="7B1389C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Stability of commercially available glucagon formulation for dual-hormone artificial pancreas clinical use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397B1CF" w14:textId="2178433C" w:rsidR="0077726F" w:rsidRPr="00C232B2" w:rsidRDefault="0077726F" w:rsidP="0077726F">
            <w:pPr>
              <w:spacing w:line="240" w:lineRule="auto"/>
              <w:jc w:val="left"/>
              <w:rPr>
                <w:rFonts w:eastAsia="Times New Roman" w:cs="Arial"/>
                <w:sz w:val="18"/>
                <w:szCs w:val="18"/>
                <w:lang w:eastAsia="da-DK"/>
              </w:rPr>
            </w:pPr>
            <w:hyperlink r:id="rId80" w:history="1">
              <w:r w:rsidRPr="00C232B2">
                <w:rPr>
                  <w:rStyle w:val="Hyperlink"/>
                  <w:rFonts w:cs="Arial"/>
                  <w:color w:val="auto"/>
                  <w:sz w:val="18"/>
                  <w:szCs w:val="18"/>
                </w:rPr>
                <w:t>https://www.liebertpub.com/doi/abs/10.1089/dia.2017.0204</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D8D2B24" w14:textId="1743B814"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DS</w:t>
            </w:r>
          </w:p>
        </w:tc>
      </w:tr>
      <w:tr w:rsidR="00C232B2" w:rsidRPr="00C232B2" w14:paraId="121B212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5588C0A" w14:textId="42BC0A01"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lastRenderedPageBreak/>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101255D" w14:textId="42D8A9F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 xml:space="preserve">G. Lepore and L. </w:t>
            </w:r>
            <w:proofErr w:type="spellStart"/>
            <w:r w:rsidRPr="00C232B2">
              <w:rPr>
                <w:rFonts w:cs="Arial"/>
                <w:sz w:val="18"/>
                <w:szCs w:val="18"/>
              </w:rPr>
              <w:t>Tommaselli</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403306F" w14:textId="37994FD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965EF63" w14:textId="0F99B086"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Subcutaneous insulin pump</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69D735E" w14:textId="3969E85C" w:rsidR="0077726F" w:rsidRPr="00C232B2" w:rsidRDefault="0077726F" w:rsidP="0077726F">
            <w:pPr>
              <w:spacing w:line="240" w:lineRule="auto"/>
              <w:jc w:val="left"/>
              <w:rPr>
                <w:rFonts w:eastAsia="Times New Roman" w:cs="Arial"/>
                <w:sz w:val="18"/>
                <w:szCs w:val="18"/>
                <w:lang w:eastAsia="da-DK"/>
              </w:rPr>
            </w:pPr>
            <w:hyperlink r:id="rId81" w:history="1">
              <w:r w:rsidRPr="00C232B2">
                <w:rPr>
                  <w:rStyle w:val="Hyperlink"/>
                  <w:rFonts w:cs="Arial"/>
                  <w:color w:val="auto"/>
                  <w:sz w:val="18"/>
                  <w:szCs w:val="18"/>
                </w:rPr>
                <w:t>https://karger.com/Article/PDF/363486</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15FC526" w14:textId="479D61FE"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99DF5C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5D32FDB" w14:textId="0CFE691E"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1DFACDE" w14:textId="1713505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D. MANGABEIRA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CF77EFC" w14:textId="1615B2FD"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DCF8E8C" w14:textId="59805120"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TECNOLOGIA DO CUIDADO AO PACIENTE INSULINODEPENDENTE–SISTEMA DE INFUSÃO CONTÍNUA (SIC)</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E9C6B25" w14:textId="42E9CC15" w:rsidR="0077726F" w:rsidRPr="00C232B2" w:rsidRDefault="0077726F" w:rsidP="0077726F">
            <w:pPr>
              <w:spacing w:line="240" w:lineRule="auto"/>
              <w:jc w:val="left"/>
              <w:rPr>
                <w:rFonts w:eastAsia="Times New Roman" w:cs="Arial"/>
                <w:sz w:val="18"/>
                <w:szCs w:val="18"/>
                <w:lang w:eastAsia="da-DK"/>
              </w:rPr>
            </w:pPr>
            <w:hyperlink r:id="rId82" w:history="1">
              <w:r w:rsidRPr="00C232B2">
                <w:rPr>
                  <w:rStyle w:val="Hyperlink"/>
                  <w:rFonts w:cs="Arial"/>
                  <w:color w:val="auto"/>
                  <w:sz w:val="18"/>
                  <w:szCs w:val="18"/>
                </w:rPr>
                <w:t>https://unisales.br/wp-content/uploads/2021/10/TECNOLOGIA-DO-CUIDADO-AO-PACIENTE-INSULINODEPENDENTE.pdf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1C765ED" w14:textId="6BA2A6A3"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7C39CAB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BEA0A50" w14:textId="5AFD9BB4"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C9A7C0C" w14:textId="4E4B2587"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 Herrero, M. El-</w:t>
            </w:r>
            <w:proofErr w:type="spellStart"/>
            <w:r w:rsidRPr="00C232B2">
              <w:rPr>
                <w:rFonts w:cs="Arial"/>
                <w:sz w:val="18"/>
                <w:szCs w:val="18"/>
              </w:rPr>
              <w:t>Sharkawy</w:t>
            </w:r>
            <w:proofErr w:type="spellEnd"/>
            <w:r w:rsidRPr="00C232B2">
              <w:rPr>
                <w:rFonts w:cs="Arial"/>
                <w:sz w:val="18"/>
                <w:szCs w:val="18"/>
              </w:rPr>
              <w:t>, J. Daniels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D95C228" w14:textId="2AB521D3"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54664A6" w14:textId="01DF7665"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The bio-inspired artificial pancreas for type 1 diabetes control in the home: system architecture and preliminary results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89038B4" w14:textId="29ECD125" w:rsidR="0077726F" w:rsidRPr="00C232B2" w:rsidRDefault="0077726F" w:rsidP="0077726F">
            <w:pPr>
              <w:spacing w:line="240" w:lineRule="auto"/>
              <w:jc w:val="left"/>
              <w:rPr>
                <w:rFonts w:eastAsia="Times New Roman" w:cs="Arial"/>
                <w:sz w:val="18"/>
                <w:szCs w:val="18"/>
                <w:lang w:eastAsia="da-DK"/>
              </w:rPr>
            </w:pPr>
            <w:hyperlink r:id="rId83" w:history="1">
              <w:r w:rsidRPr="00C232B2">
                <w:rPr>
                  <w:rStyle w:val="Hyperlink"/>
                  <w:rFonts w:cs="Arial"/>
                  <w:color w:val="auto"/>
                  <w:sz w:val="18"/>
                  <w:szCs w:val="18"/>
                </w:rPr>
                <w:t>https://journals.sagepub.com/doi/abs/10.1177/1932296819881456</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FDC29BB" w14:textId="61F31C84"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MM</w:t>
            </w:r>
          </w:p>
        </w:tc>
      </w:tr>
      <w:tr w:rsidR="00C232B2" w:rsidRPr="00C232B2" w14:paraId="69A30B7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021C762" w14:textId="33EB7D6B"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AEAE7C6" w14:textId="6C372F63"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P. Keith-Hynes, B. Mize, A. Robert and J. Place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0CA635B" w14:textId="74CDB2E4"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F527E63" w14:textId="1254C97F"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The diabetes assistant: a smartphone-based system for real-time control of blood glucose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AC77E1F" w14:textId="5A917661" w:rsidR="0077726F" w:rsidRPr="00C232B2" w:rsidRDefault="0077726F" w:rsidP="0077726F">
            <w:pPr>
              <w:spacing w:line="240" w:lineRule="auto"/>
              <w:jc w:val="left"/>
              <w:rPr>
                <w:rFonts w:eastAsia="Times New Roman" w:cs="Arial"/>
                <w:sz w:val="18"/>
                <w:szCs w:val="18"/>
                <w:lang w:eastAsia="da-DK"/>
              </w:rPr>
            </w:pPr>
            <w:hyperlink r:id="rId84" w:history="1">
              <w:r w:rsidRPr="00C232B2">
                <w:rPr>
                  <w:rStyle w:val="Hyperlink"/>
                  <w:rFonts w:cs="Arial"/>
                  <w:color w:val="auto"/>
                  <w:sz w:val="18"/>
                  <w:szCs w:val="18"/>
                </w:rPr>
                <w:t>https://www.mdpi.com/2079-9292/3/4/609</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23E4327" w14:textId="22106D21"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541CD30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EFC3F22" w14:textId="1C21C7AD"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E0EBFD7" w14:textId="56F6021A" w:rsidR="0077726F" w:rsidRPr="00C232B2" w:rsidRDefault="0077726F" w:rsidP="0077726F">
            <w:pPr>
              <w:spacing w:line="240" w:lineRule="auto"/>
              <w:jc w:val="left"/>
              <w:rPr>
                <w:rFonts w:eastAsia="Times New Roman" w:cs="Arial"/>
                <w:sz w:val="18"/>
                <w:szCs w:val="18"/>
                <w:lang w:eastAsia="da-DK"/>
              </w:rPr>
            </w:pPr>
            <w:r w:rsidRPr="00C232B2">
              <w:rPr>
                <w:rFonts w:cs="Arial"/>
                <w:sz w:val="18"/>
                <w:szCs w:val="18"/>
              </w:rPr>
              <w:t>M. SHESTAKOVA, A. MAYOROV, Y. PHILIPPOV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6E24F55" w14:textId="59C2D07F" w:rsidR="0077726F" w:rsidRPr="00C232B2" w:rsidRDefault="0077726F" w:rsidP="0077726F">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30A3A82" w14:textId="21C57D4B" w:rsidR="0077726F" w:rsidRPr="00C232B2" w:rsidRDefault="0077726F" w:rsidP="0077726F">
            <w:pPr>
              <w:spacing w:line="240" w:lineRule="auto"/>
              <w:jc w:val="left"/>
              <w:rPr>
                <w:rFonts w:eastAsia="Times New Roman" w:cs="Arial"/>
                <w:sz w:val="18"/>
                <w:szCs w:val="18"/>
                <w:lang w:eastAsia="da-DK"/>
              </w:rPr>
            </w:pPr>
            <w:proofErr w:type="spellStart"/>
            <w:r w:rsidRPr="00C232B2">
              <w:rPr>
                <w:rFonts w:cs="Arial"/>
                <w:sz w:val="18"/>
                <w:szCs w:val="18"/>
              </w:rPr>
              <w:t>Федеральные</w:t>
            </w:r>
            <w:proofErr w:type="spellEnd"/>
            <w:r w:rsidRPr="00C232B2">
              <w:rPr>
                <w:rFonts w:cs="Arial"/>
                <w:sz w:val="18"/>
                <w:szCs w:val="18"/>
              </w:rPr>
              <w:t xml:space="preserve"> </w:t>
            </w:r>
            <w:proofErr w:type="spellStart"/>
            <w:r w:rsidRPr="00C232B2">
              <w:rPr>
                <w:rFonts w:cs="Arial"/>
                <w:sz w:val="18"/>
                <w:szCs w:val="18"/>
              </w:rPr>
              <w:t>клинические</w:t>
            </w:r>
            <w:proofErr w:type="spellEnd"/>
            <w:r w:rsidRPr="00C232B2">
              <w:rPr>
                <w:rFonts w:cs="Arial"/>
                <w:sz w:val="18"/>
                <w:szCs w:val="18"/>
              </w:rPr>
              <w:t xml:space="preserve"> </w:t>
            </w:r>
            <w:proofErr w:type="spellStart"/>
            <w:r w:rsidRPr="00C232B2">
              <w:rPr>
                <w:rFonts w:cs="Arial"/>
                <w:sz w:val="18"/>
                <w:szCs w:val="18"/>
              </w:rPr>
              <w:t>рекомендации</w:t>
            </w:r>
            <w:proofErr w:type="spellEnd"/>
            <w:r w:rsidRPr="00C232B2">
              <w:rPr>
                <w:rFonts w:cs="Arial"/>
                <w:sz w:val="18"/>
                <w:szCs w:val="18"/>
              </w:rPr>
              <w:t xml:space="preserve"> </w:t>
            </w:r>
            <w:proofErr w:type="spellStart"/>
            <w:r w:rsidRPr="00C232B2">
              <w:rPr>
                <w:rFonts w:cs="Arial"/>
                <w:sz w:val="18"/>
                <w:szCs w:val="18"/>
              </w:rPr>
              <w:t>по</w:t>
            </w:r>
            <w:proofErr w:type="spellEnd"/>
            <w:r w:rsidRPr="00C232B2">
              <w:rPr>
                <w:rFonts w:cs="Arial"/>
                <w:sz w:val="18"/>
                <w:szCs w:val="18"/>
              </w:rPr>
              <w:t xml:space="preserve"> </w:t>
            </w:r>
            <w:proofErr w:type="spellStart"/>
            <w:r w:rsidRPr="00C232B2">
              <w:rPr>
                <w:rFonts w:cs="Arial"/>
                <w:sz w:val="18"/>
                <w:szCs w:val="18"/>
              </w:rPr>
              <w:t>помповой</w:t>
            </w:r>
            <w:proofErr w:type="spellEnd"/>
            <w:r w:rsidRPr="00C232B2">
              <w:rPr>
                <w:rFonts w:cs="Arial"/>
                <w:sz w:val="18"/>
                <w:szCs w:val="18"/>
              </w:rPr>
              <w:t xml:space="preserve"> </w:t>
            </w:r>
            <w:proofErr w:type="spellStart"/>
            <w:r w:rsidRPr="00C232B2">
              <w:rPr>
                <w:rFonts w:cs="Arial"/>
                <w:sz w:val="18"/>
                <w:szCs w:val="18"/>
              </w:rPr>
              <w:t>инсулинотерапии</w:t>
            </w:r>
            <w:proofErr w:type="spellEnd"/>
            <w:r w:rsidRPr="00C232B2">
              <w:rPr>
                <w:rFonts w:cs="Arial"/>
                <w:sz w:val="18"/>
                <w:szCs w:val="18"/>
              </w:rPr>
              <w:t xml:space="preserve"> и </w:t>
            </w:r>
            <w:proofErr w:type="spellStart"/>
            <w:r w:rsidRPr="00C232B2">
              <w:rPr>
                <w:rFonts w:cs="Arial"/>
                <w:sz w:val="18"/>
                <w:szCs w:val="18"/>
              </w:rPr>
              <w:t>непрерывному</w:t>
            </w:r>
            <w:proofErr w:type="spellEnd"/>
            <w:r w:rsidRPr="00C232B2">
              <w:rPr>
                <w:rFonts w:cs="Arial"/>
                <w:sz w:val="18"/>
                <w:szCs w:val="18"/>
              </w:rPr>
              <w:t xml:space="preserve"> </w:t>
            </w:r>
            <w:proofErr w:type="spellStart"/>
            <w:r w:rsidRPr="00C232B2">
              <w:rPr>
                <w:rFonts w:cs="Arial"/>
                <w:sz w:val="18"/>
                <w:szCs w:val="18"/>
              </w:rPr>
              <w:t>мониторированию</w:t>
            </w:r>
            <w:proofErr w:type="spellEnd"/>
            <w:r w:rsidRPr="00C232B2">
              <w:rPr>
                <w:rFonts w:cs="Arial"/>
                <w:sz w:val="18"/>
                <w:szCs w:val="18"/>
              </w:rPr>
              <w:t xml:space="preserve"> </w:t>
            </w:r>
            <w:proofErr w:type="spellStart"/>
            <w:r w:rsidRPr="00C232B2">
              <w:rPr>
                <w:rFonts w:cs="Arial"/>
                <w:sz w:val="18"/>
                <w:szCs w:val="18"/>
              </w:rPr>
              <w:t>гликемии</w:t>
            </w:r>
            <w:proofErr w:type="spellEnd"/>
            <w:r w:rsidRPr="00C232B2">
              <w:rPr>
                <w:rFonts w:cs="Arial"/>
                <w:sz w:val="18"/>
                <w:szCs w:val="18"/>
              </w:rPr>
              <w:t xml:space="preserve"> у </w:t>
            </w:r>
            <w:proofErr w:type="spellStart"/>
            <w:r w:rsidRPr="00C232B2">
              <w:rPr>
                <w:rFonts w:cs="Arial"/>
                <w:sz w:val="18"/>
                <w:szCs w:val="18"/>
              </w:rPr>
              <w:t>больных</w:t>
            </w:r>
            <w:proofErr w:type="spellEnd"/>
            <w:r w:rsidRPr="00C232B2">
              <w:rPr>
                <w:rFonts w:cs="Arial"/>
                <w:sz w:val="18"/>
                <w:szCs w:val="18"/>
              </w:rPr>
              <w:t xml:space="preserve"> </w:t>
            </w:r>
            <w:proofErr w:type="spellStart"/>
            <w:r w:rsidRPr="00C232B2">
              <w:rPr>
                <w:rFonts w:cs="Arial"/>
                <w:sz w:val="18"/>
                <w:szCs w:val="18"/>
              </w:rPr>
              <w:t>сахарным</w:t>
            </w:r>
            <w:proofErr w:type="spellEnd"/>
            <w:r w:rsidRPr="00C232B2">
              <w:rPr>
                <w:rFonts w:cs="Arial"/>
                <w:sz w:val="18"/>
                <w:szCs w:val="18"/>
              </w:rPr>
              <w:t xml:space="preserve"> </w:t>
            </w:r>
            <w:proofErr w:type="spellStart"/>
            <w:r w:rsidRPr="00C232B2">
              <w:rPr>
                <w:rFonts w:cs="Arial"/>
                <w:sz w:val="18"/>
                <w:szCs w:val="18"/>
              </w:rPr>
              <w:t>диабетом</w:t>
            </w:r>
            <w:proofErr w:type="spellEnd"/>
            <w:r w:rsidRPr="00C232B2">
              <w:rPr>
                <w:rFonts w:cs="Arial"/>
                <w:sz w:val="18"/>
                <w:szCs w:val="18"/>
              </w:rPr>
              <w:t xml:space="preserve">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A7363C4" w14:textId="134CBCCC" w:rsidR="0077726F" w:rsidRPr="00C232B2" w:rsidRDefault="0077726F" w:rsidP="0077726F">
            <w:pPr>
              <w:spacing w:line="240" w:lineRule="auto"/>
              <w:jc w:val="left"/>
              <w:rPr>
                <w:rFonts w:eastAsia="Times New Roman" w:cs="Arial"/>
                <w:sz w:val="18"/>
                <w:szCs w:val="18"/>
                <w:lang w:eastAsia="da-DK"/>
              </w:rPr>
            </w:pPr>
            <w:hyperlink r:id="rId85" w:history="1">
              <w:r w:rsidRPr="00C232B2">
                <w:rPr>
                  <w:rStyle w:val="Hyperlink"/>
                  <w:rFonts w:cs="Arial"/>
                  <w:color w:val="auto"/>
                  <w:sz w:val="18"/>
                  <w:szCs w:val="18"/>
                </w:rPr>
                <w:t>https://www.academia.edu/download/68816035/5608.pdf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7C74E8A" w14:textId="59F2D75E" w:rsidR="0077726F" w:rsidRPr="00C232B2" w:rsidRDefault="00C81F78" w:rsidP="0077726F">
            <w:pPr>
              <w:spacing w:line="240" w:lineRule="auto"/>
              <w:jc w:val="left"/>
              <w:rPr>
                <w:rFonts w:eastAsia="Times New Roman" w:cs="Arial"/>
                <w:sz w:val="18"/>
                <w:szCs w:val="18"/>
                <w:lang w:eastAsia="da-DK"/>
              </w:rPr>
            </w:pPr>
            <w:r w:rsidRPr="00C232B2">
              <w:rPr>
                <w:rFonts w:cs="Arial"/>
                <w:sz w:val="18"/>
                <w:szCs w:val="18"/>
              </w:rPr>
              <w:t>Excluded: NF</w:t>
            </w:r>
          </w:p>
        </w:tc>
      </w:tr>
      <w:tr w:rsidR="00C232B2" w:rsidRPr="00C232B2" w14:paraId="3DFE726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0D8BE02" w14:textId="7B74F25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5FE4657" w14:textId="508190F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Parkin, A. Homberg and R. Hinzmann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6DD5BEF" w14:textId="15A3A87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51CC1FB" w14:textId="4282379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9th Annual Symposium on Self-Monitoring of Blood Glucose, April 28–30, 2016, Madrid, Spain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B4A9213" w14:textId="189C7B3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https://www.liebertpub.com/doi/abs/10.1089/dia.2016.0336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6D2BF36" w14:textId="75A77AE4"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1A21D12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578AA72" w14:textId="1385F60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12FB200" w14:textId="153CFBB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Schofield</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DCC9AFD" w14:textId="5F9218D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D62D8D1" w14:textId="02CEC24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 qualitative case study on delegation of school nursing practice: school nurses, teachers, and paraprofessionals perspectives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4249BF9" w14:textId="50FFC1A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https://rdw.rowan.edu/etd/2491/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B807553" w14:textId="050FA5A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245F99F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E60F958" w14:textId="2E74DAC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94A5F57" w14:textId="53FA881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F. Tenorio, L. Martins and T. Cunha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5385331" w14:textId="4D42EAB6"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CDC3652" w14:textId="1B332F9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Accuracy of a Low-Cost Continuous Subcutaneous Insulin Infusion Pump Prototype: In Vitro Study Using Combined Methodologies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71CD87C" w14:textId="15B5AE2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https://link.springer.com/article/10.1007/s10439-020-02721-8</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8A9C7B6" w14:textId="5040C1B4"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DS</w:t>
            </w:r>
          </w:p>
        </w:tc>
      </w:tr>
      <w:tr w:rsidR="00C232B2" w:rsidRPr="00C232B2" w14:paraId="4475CAF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2A159BE" w14:textId="21E4524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2FC816E" w14:textId="4F35B80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 PHARMACOKINETIC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BFDFD4E" w14:textId="5AE1A189"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9EB677B" w14:textId="1CFED91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ATTD 2011 Oral Presentations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6EDBD30" w14:textId="77DA21E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researchgate.net/profile/Yenny-Leal/publication/303497947_Numerical-accuracy_assessment_of_a_real-time_continuous_glucose_monitoring_system_in_medical_surgical_and_trauma_critically-ill_patients/links/57459e9408ae9f741b42c77a/Numerical-accuracy-assessment-of-a-real-time-continuous-glucose-monitoring-system-in-medical-surgical-and-trauma-critically-ill-patients.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97FBCAB" w14:textId="3986CB07"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55CD764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5F8D75F" w14:textId="5B9645B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66B4FB2" w14:textId="2EFD6EA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 HER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DDD46FE" w14:textId="4B89AE3D"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2017</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CF94441" w14:textId="7BEE4A4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Closed Loop Control During Intense Prolonged Outdoor Exercise in Adolescents </w:t>
            </w:r>
            <w:proofErr w:type="gramStart"/>
            <w:r w:rsidRPr="00C232B2">
              <w:rPr>
                <w:rFonts w:cs="Arial"/>
                <w:sz w:val="18"/>
                <w:szCs w:val="18"/>
              </w:rPr>
              <w:t>With</w:t>
            </w:r>
            <w:proofErr w:type="gramEnd"/>
            <w:r w:rsidRPr="00C232B2">
              <w:rPr>
                <w:rFonts w:cs="Arial"/>
                <w:sz w:val="18"/>
                <w:szCs w:val="18"/>
              </w:rPr>
              <w:t xml:space="preserve"> Type 1 Diabetes: The Artificial Pancreas Ski Study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1BC647B" w14:textId="7FA36F4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https://www.researchgate.net/profile/Marc-Breton-3/publication/319401266_Closed_Loop_Control_During_Intense_Prolonged_Outdoor_Exercise_in_Adolescents_With_Type_1_Dia</w:t>
            </w:r>
            <w:r w:rsidRPr="00C232B2">
              <w:rPr>
                <w:rFonts w:cs="Arial"/>
                <w:sz w:val="18"/>
                <w:szCs w:val="18"/>
              </w:rPr>
              <w:lastRenderedPageBreak/>
              <w:t>betes_The_Artificial_Pancreas_Ski_Study/links/59cbc252a6fdcc451d5ce18f/Closed-Loop-Control-During-Intense-Prolonged-Outdoor-Exercise-in-Adolescents-With-Type-1-Diabetes-The-Artificial-Pancreas-Ski-Study.pdf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36787B2" w14:textId="27FC7BF0"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lastRenderedPageBreak/>
              <w:t>Excluded: DP</w:t>
            </w:r>
          </w:p>
        </w:tc>
      </w:tr>
      <w:tr w:rsidR="00C232B2" w:rsidRPr="00C232B2" w14:paraId="4DF9B8E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640627B" w14:textId="0A002BC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F0EE1DA" w14:textId="439BE90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 Grunberger, J. Abelseth, T. Bailey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8FB2183" w14:textId="4F48724F"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5419D13" w14:textId="295631B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Consensus statement by the American Association of Clinical Endocrinologists/American College of Endocrinology insulin pump management task force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1338665" w14:textId="6ABD29D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https://www.endocrinepractice.org/article/S1530891X20421901/abstract</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0B795C6" w14:textId="4407AE8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2284050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0374605" w14:textId="3C725EF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385E7F5" w14:textId="0AB1747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Moon, I. Jung and C. Park</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320A069" w14:textId="54CD80B9"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5B6AE6B" w14:textId="6AD0195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Current advances of artificial pancreas systems: a comprehensive review of the clinical evidence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C4E0348" w14:textId="4C68FA2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https://synapse.koreamed.org/articles/1148016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7E0B4C7" w14:textId="55D09154"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0DB0059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DC24D2A" w14:textId="53130B9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21719C0" w14:textId="1CB12E6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A. Chakrabarty, S. </w:t>
            </w:r>
            <w:proofErr w:type="spellStart"/>
            <w:r w:rsidRPr="00C232B2">
              <w:rPr>
                <w:rFonts w:cs="Arial"/>
                <w:sz w:val="18"/>
                <w:szCs w:val="18"/>
              </w:rPr>
              <w:t>Zavitsanou</w:t>
            </w:r>
            <w:proofErr w:type="spellEnd"/>
            <w:r w:rsidRPr="00C232B2">
              <w:rPr>
                <w:rFonts w:cs="Arial"/>
                <w:sz w:val="18"/>
                <w:szCs w:val="18"/>
              </w:rPr>
              <w:t>, T. Sowrirajan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B43BE42" w14:textId="544EBB67"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0E6A5D8" w14:textId="6B7833E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Getting IoT-ready: The face of next generation artificial pancreas systems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B752E55" w14:textId="7D6C552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https://www.sciencedirect.com/science/article/pii/B9780128156551000119</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97F24B5" w14:textId="1630AE25"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MM</w:t>
            </w:r>
          </w:p>
        </w:tc>
      </w:tr>
      <w:tr w:rsidR="00C232B2" w:rsidRPr="00C232B2" w14:paraId="1205EC1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4D2BFBB" w14:textId="1295B93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4122EEB" w14:textId="14EEDF0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L. Mengoni, J. Méndez, V. Ojeda, G. Rosende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89EB9E0" w14:textId="2AEFC36D"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C4D8B50" w14:textId="4B28EDEF" w:rsidR="00B5075C" w:rsidRPr="00C232B2" w:rsidRDefault="00B5075C" w:rsidP="00B5075C">
            <w:pPr>
              <w:spacing w:line="240" w:lineRule="auto"/>
              <w:jc w:val="left"/>
              <w:rPr>
                <w:rFonts w:eastAsia="Times New Roman" w:cs="Arial"/>
                <w:sz w:val="18"/>
                <w:szCs w:val="18"/>
                <w:lang w:eastAsia="da-DK"/>
              </w:rPr>
            </w:pPr>
            <w:proofErr w:type="spellStart"/>
            <w:r w:rsidRPr="00C232B2">
              <w:rPr>
                <w:rFonts w:cs="Arial"/>
                <w:sz w:val="18"/>
                <w:szCs w:val="18"/>
              </w:rPr>
              <w:t>mESa</w:t>
            </w:r>
            <w:proofErr w:type="spellEnd"/>
            <w:r w:rsidRPr="00C232B2">
              <w:rPr>
                <w:rFonts w:cs="Arial"/>
                <w:sz w:val="18"/>
                <w:szCs w:val="18"/>
              </w:rPr>
              <w:t xml:space="preserve"> 2: </w:t>
            </w:r>
            <w:proofErr w:type="spellStart"/>
            <w:r w:rsidRPr="00C232B2">
              <w:rPr>
                <w:rFonts w:cs="Arial"/>
                <w:sz w:val="18"/>
                <w:szCs w:val="18"/>
              </w:rPr>
              <w:t>iNNovaCioNES</w:t>
            </w:r>
            <w:proofErr w:type="spellEnd"/>
            <w:r w:rsidRPr="00C232B2">
              <w:rPr>
                <w:rFonts w:cs="Arial"/>
                <w:sz w:val="18"/>
                <w:szCs w:val="18"/>
              </w:rPr>
              <w:t xml:space="preserve"> </w:t>
            </w:r>
            <w:proofErr w:type="spellStart"/>
            <w:r w:rsidRPr="00C232B2">
              <w:rPr>
                <w:rFonts w:cs="Arial"/>
                <w:sz w:val="18"/>
                <w:szCs w:val="18"/>
              </w:rPr>
              <w:t>tECNolÓGiCaS</w:t>
            </w:r>
            <w:proofErr w:type="spellEnd"/>
            <w:r w:rsidRPr="00C232B2">
              <w:rPr>
                <w:rFonts w:cs="Arial"/>
                <w:sz w:val="18"/>
                <w:szCs w:val="18"/>
              </w:rPr>
              <w:t xml:space="preserve"> EN El </w:t>
            </w:r>
            <w:proofErr w:type="spellStart"/>
            <w:r w:rsidRPr="00C232B2">
              <w:rPr>
                <w:rFonts w:cs="Arial"/>
                <w:sz w:val="18"/>
                <w:szCs w:val="18"/>
              </w:rPr>
              <w:t>tratamiENto</w:t>
            </w:r>
            <w:proofErr w:type="spellEnd"/>
            <w:r w:rsidRPr="00C232B2">
              <w:rPr>
                <w:rFonts w:cs="Arial"/>
                <w:sz w:val="18"/>
                <w:szCs w:val="18"/>
              </w:rPr>
              <w:t xml:space="preserve"> </w:t>
            </w:r>
            <w:proofErr w:type="spellStart"/>
            <w:r w:rsidRPr="00C232B2">
              <w:rPr>
                <w:rFonts w:cs="Arial"/>
                <w:sz w:val="18"/>
                <w:szCs w:val="18"/>
              </w:rPr>
              <w:t>dE</w:t>
            </w:r>
            <w:proofErr w:type="spellEnd"/>
            <w:r w:rsidRPr="00C232B2">
              <w:rPr>
                <w:rFonts w:cs="Arial"/>
                <w:sz w:val="18"/>
                <w:szCs w:val="18"/>
              </w:rPr>
              <w:t xml:space="preserve"> la </w:t>
            </w:r>
            <w:proofErr w:type="spellStart"/>
            <w:r w:rsidRPr="00C232B2">
              <w:rPr>
                <w:rFonts w:cs="Arial"/>
                <w:sz w:val="18"/>
                <w:szCs w:val="18"/>
              </w:rPr>
              <w:t>diaBEtES</w:t>
            </w:r>
            <w:proofErr w:type="spellEnd"/>
            <w:r w:rsidRPr="00C232B2">
              <w:rPr>
                <w:rFonts w:cs="Arial"/>
                <w:sz w:val="18"/>
                <w:szCs w:val="18"/>
              </w:rPr>
              <w:t xml:space="preserve"> </w:t>
            </w:r>
            <w:proofErr w:type="spellStart"/>
            <w:r w:rsidRPr="00C232B2">
              <w:rPr>
                <w:rFonts w:cs="Arial"/>
                <w:sz w:val="18"/>
                <w:szCs w:val="18"/>
              </w:rPr>
              <w:t>mEllitUS</w:t>
            </w:r>
            <w:proofErr w:type="spellEnd"/>
            <w:r w:rsidRPr="00C232B2">
              <w:rPr>
                <w:rFonts w:cs="Arial"/>
                <w:sz w:val="18"/>
                <w:szCs w:val="18"/>
              </w:rPr>
              <w:t xml:space="preserve"> </w:t>
            </w:r>
            <w:proofErr w:type="spellStart"/>
            <w:r w:rsidRPr="00C232B2">
              <w:rPr>
                <w:rFonts w:cs="Arial"/>
                <w:sz w:val="18"/>
                <w:szCs w:val="18"/>
              </w:rPr>
              <w:t>tiPo</w:t>
            </w:r>
            <w:proofErr w:type="spellEnd"/>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5E633BB" w14:textId="7C3CD2A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https://scholar.archive.org/work/6dyizcegu5c6hhfc6skxtlr6dq/access/wayback/https://revistasad.com/index.php/diabetes/article/download/634/559</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B5B8B90" w14:textId="711D59D5"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VLQ</w:t>
            </w:r>
          </w:p>
        </w:tc>
      </w:tr>
      <w:tr w:rsidR="00C232B2" w:rsidRPr="00C232B2" w14:paraId="4E869F9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83F84A7" w14:textId="32D769A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7D0C108" w14:textId="0CFC463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 Morosini, A. Proietti, M. Re, A. Schindler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E89F285" w14:textId="451E881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D29D55F" w14:textId="3F56D71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MESA 2: INNOVACIONES TECNOLÓGICAS EN EL TRATAMIENTO DE LA DIABETES MELLITUS TIPO 1</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8EB7D80" w14:textId="0186117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https://revistasad.com/index.php/diabetes/article/view/634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D3A3EC3" w14:textId="4896E3D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2BAA19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DA490FD" w14:textId="70304A3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D5AF16E" w14:textId="079BF31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G. </w:t>
            </w:r>
            <w:proofErr w:type="spellStart"/>
            <w:r w:rsidRPr="00C232B2">
              <w:rPr>
                <w:rFonts w:cs="Arial"/>
                <w:sz w:val="18"/>
                <w:szCs w:val="18"/>
              </w:rPr>
              <w:t>Lanzola</w:t>
            </w:r>
            <w:proofErr w:type="spellEnd"/>
            <w:r w:rsidRPr="00C232B2">
              <w:rPr>
                <w:rFonts w:cs="Arial"/>
                <w:sz w:val="18"/>
                <w:szCs w:val="18"/>
              </w:rPr>
              <w:t xml:space="preserve">, E. </w:t>
            </w:r>
            <w:proofErr w:type="spellStart"/>
            <w:r w:rsidRPr="00C232B2">
              <w:rPr>
                <w:rFonts w:cs="Arial"/>
                <w:sz w:val="18"/>
                <w:szCs w:val="18"/>
              </w:rPr>
              <w:t>Losiouk</w:t>
            </w:r>
            <w:proofErr w:type="spellEnd"/>
            <w:r w:rsidRPr="00C232B2">
              <w:rPr>
                <w:rFonts w:cs="Arial"/>
                <w:sz w:val="18"/>
                <w:szCs w:val="18"/>
              </w:rPr>
              <w:t xml:space="preserve">, S. D. Favero, A. </w:t>
            </w:r>
            <w:proofErr w:type="spellStart"/>
            <w:r w:rsidRPr="00C232B2">
              <w:rPr>
                <w:rFonts w:cs="Arial"/>
                <w:sz w:val="18"/>
                <w:szCs w:val="18"/>
              </w:rPr>
              <w:t>Facchinetti</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4ECF9A7" w14:textId="04CA7A9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2325CB4" w14:textId="66CD277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Remote Blood Glucose Monitoring in </w:t>
            </w:r>
            <w:proofErr w:type="gramStart"/>
            <w:r w:rsidRPr="00C232B2">
              <w:rPr>
                <w:rFonts w:cs="Arial"/>
                <w:sz w:val="18"/>
                <w:szCs w:val="18"/>
              </w:rPr>
              <w:t>mHealth</w:t>
            </w:r>
            <w:proofErr w:type="gramEnd"/>
            <w:r w:rsidRPr="00C232B2">
              <w:rPr>
                <w:rFonts w:cs="Arial"/>
                <w:sz w:val="18"/>
                <w:szCs w:val="18"/>
              </w:rPr>
              <w:t xml:space="preserve"> Scenarios: A Review</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11B217B" w14:textId="6770577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https://www.mdpi.com/1424-8220/16/12/1983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8E05F73" w14:textId="436E0D40"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792C96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CD6A78D" w14:textId="46847BF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1E6A9CF" w14:textId="6395016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A. </w:t>
            </w:r>
            <w:proofErr w:type="spellStart"/>
            <w:r w:rsidRPr="00C232B2">
              <w:rPr>
                <w:rFonts w:cs="Arial"/>
                <w:sz w:val="18"/>
                <w:szCs w:val="18"/>
              </w:rPr>
              <w:t>Martinazzo</w:t>
            </w:r>
            <w:proofErr w:type="spellEnd"/>
            <w:r w:rsidRPr="00C232B2">
              <w:rPr>
                <w:rFonts w:cs="Arial"/>
                <w:sz w:val="18"/>
                <w:szCs w:val="18"/>
              </w:rPr>
              <w:t xml:space="preserve">, L. Martins, S. </w:t>
            </w:r>
            <w:proofErr w:type="spellStart"/>
            <w:r w:rsidRPr="00C232B2">
              <w:rPr>
                <w:rFonts w:cs="Arial"/>
                <w:sz w:val="18"/>
                <w:szCs w:val="18"/>
              </w:rPr>
              <w:t>Aredes</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90D5605" w14:textId="6662E517"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FA9E644" w14:textId="7AFB910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Risk management of a low-cost insulin infusion pump: A case study with a </w:t>
            </w:r>
            <w:proofErr w:type="spellStart"/>
            <w:r w:rsidRPr="00C232B2">
              <w:rPr>
                <w:rFonts w:cs="Arial"/>
                <w:sz w:val="18"/>
                <w:szCs w:val="18"/>
              </w:rPr>
              <w:t>brazilian</w:t>
            </w:r>
            <w:proofErr w:type="spellEnd"/>
            <w:r w:rsidRPr="00C232B2">
              <w:rPr>
                <w:rFonts w:cs="Arial"/>
                <w:sz w:val="18"/>
                <w:szCs w:val="18"/>
              </w:rPr>
              <w:t xml:space="preserve"> company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3F3A07B" w14:textId="1FF8769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https://ieeexplore.ieee.org/abstract/document/9474768/</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4609075" w14:textId="20E6EA7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30DE02F1"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54603D0" w14:textId="291DA32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A0CF24A" w14:textId="7109FD3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J. Ahmad</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DB7F5C6" w14:textId="274326B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55C6E31" w14:textId="5630A26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Study of Plasmid-Mediated Extended-Spectrum b-Lactamase-Producing Strains of Enterobacteriaceae, Isolated from Diabetic Foot Infections in a North Indian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5FC2FA9" w14:textId="22D4240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https://scholar.archive.org/work/xpdfhsfpjzcmpk3ayami5x3rcq/access/wayback/http://pdfs.semanticscholar.org/ac51/1d8c57d5cb30faf154db94b6eefd4e62df55.pdf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6BD2269" w14:textId="2E33EB72"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125E619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023A780" w14:textId="5F7C7CF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2DDAC13" w14:textId="45D422C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 El-</w:t>
            </w:r>
            <w:proofErr w:type="spellStart"/>
            <w:r w:rsidRPr="00C232B2">
              <w:rPr>
                <w:rFonts w:cs="Arial"/>
                <w:sz w:val="18"/>
                <w:szCs w:val="18"/>
              </w:rPr>
              <w:t>Sharkawy</w:t>
            </w:r>
            <w:proofErr w:type="spellEnd"/>
            <w:r w:rsidRPr="00C232B2">
              <w:rPr>
                <w:rFonts w:cs="Arial"/>
                <w:sz w:val="18"/>
                <w:szCs w:val="18"/>
              </w:rPr>
              <w:t>, J. Daniels, P. Georgiou, P. Herrero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D1F0ED3" w14:textId="7646BB2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B8877CA" w14:textId="1285B97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The Bio-inspired Artificial Pancreas for Type 1 Diabetes Control in the Home–System Architecture and Preliminary Results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D6867A0" w14:textId="2F296B17" w:rsidR="00B5075C" w:rsidRPr="00C232B2" w:rsidRDefault="00B5075C" w:rsidP="00B5075C">
            <w:pPr>
              <w:spacing w:line="240" w:lineRule="auto"/>
              <w:jc w:val="left"/>
              <w:rPr>
                <w:rFonts w:eastAsia="Times New Roman" w:cs="Arial"/>
                <w:sz w:val="18"/>
                <w:szCs w:val="18"/>
                <w:lang w:eastAsia="da-DK"/>
              </w:rPr>
            </w:pPr>
            <w:hyperlink r:id="rId86" w:history="1">
              <w:r w:rsidRPr="00C232B2">
                <w:rPr>
                  <w:rStyle w:val="Hyperlink"/>
                  <w:rFonts w:cs="Arial"/>
                  <w:color w:val="auto"/>
                  <w:sz w:val="18"/>
                  <w:szCs w:val="18"/>
                </w:rPr>
                <w:t>https://www.academia.edu/download/106044799/HERRERO_Manuscript_1_Rev3.pdf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95C3B5E" w14:textId="791208B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1A2AF7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9D37D0E" w14:textId="4C6447F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17164B1" w14:textId="3E2A4D5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F. Tenorio, L. Martins, G. d. Silva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630B5A4" w14:textId="77E5BE52"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5B5182B" w14:textId="43C3471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The relationship between different bench test methodologies and accuracy of insulin infusion pumps: A systematic literature review</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F6CD6F3" w14:textId="358A845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https://link.springer.com/article/10.1007/s10439-022-03027-7</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D7F245B" w14:textId="2A4C4E0C"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C0D630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932648A" w14:textId="0D5CF36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D47C2B9" w14:textId="41F3B22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М. </w:t>
            </w:r>
            <w:proofErr w:type="spellStart"/>
            <w:r w:rsidRPr="00C232B2">
              <w:rPr>
                <w:rFonts w:cs="Arial"/>
                <w:sz w:val="18"/>
                <w:szCs w:val="18"/>
              </w:rPr>
              <w:t>Шестакова</w:t>
            </w:r>
            <w:proofErr w:type="spellEnd"/>
            <w:r w:rsidRPr="00C232B2">
              <w:rPr>
                <w:rFonts w:cs="Arial"/>
                <w:sz w:val="18"/>
                <w:szCs w:val="18"/>
              </w:rPr>
              <w:t xml:space="preserve">, А. </w:t>
            </w:r>
            <w:proofErr w:type="spellStart"/>
            <w:r w:rsidRPr="00C232B2">
              <w:rPr>
                <w:rFonts w:cs="Arial"/>
                <w:sz w:val="18"/>
                <w:szCs w:val="18"/>
              </w:rPr>
              <w:t>Майоров</w:t>
            </w:r>
            <w:proofErr w:type="spellEnd"/>
            <w:r w:rsidRPr="00C232B2">
              <w:rPr>
                <w:rFonts w:cs="Arial"/>
                <w:sz w:val="18"/>
                <w:szCs w:val="18"/>
              </w:rPr>
              <w:t xml:space="preserve">, Ю. </w:t>
            </w:r>
            <w:proofErr w:type="spellStart"/>
            <w:r w:rsidRPr="00C232B2">
              <w:rPr>
                <w:rFonts w:cs="Arial"/>
                <w:sz w:val="18"/>
                <w:szCs w:val="18"/>
              </w:rPr>
              <w:t>Филиппов</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505FCB7" w14:textId="3D06714A"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1BCB339" w14:textId="3B34E5AC" w:rsidR="00B5075C" w:rsidRPr="00C232B2" w:rsidRDefault="00B5075C" w:rsidP="00B5075C">
            <w:pPr>
              <w:spacing w:line="240" w:lineRule="auto"/>
              <w:jc w:val="left"/>
              <w:rPr>
                <w:rFonts w:eastAsia="Times New Roman" w:cs="Arial"/>
                <w:sz w:val="18"/>
                <w:szCs w:val="18"/>
                <w:lang w:eastAsia="da-DK"/>
              </w:rPr>
            </w:pPr>
            <w:proofErr w:type="spellStart"/>
            <w:r w:rsidRPr="00C232B2">
              <w:rPr>
                <w:rFonts w:cs="Arial"/>
                <w:sz w:val="18"/>
                <w:szCs w:val="18"/>
              </w:rPr>
              <w:t>Российская</w:t>
            </w:r>
            <w:proofErr w:type="spellEnd"/>
            <w:r w:rsidRPr="00C232B2">
              <w:rPr>
                <w:rFonts w:cs="Arial"/>
                <w:sz w:val="18"/>
                <w:szCs w:val="18"/>
              </w:rPr>
              <w:t xml:space="preserve"> </w:t>
            </w:r>
            <w:proofErr w:type="spellStart"/>
            <w:r w:rsidRPr="00C232B2">
              <w:rPr>
                <w:rFonts w:cs="Arial"/>
                <w:sz w:val="18"/>
                <w:szCs w:val="18"/>
              </w:rPr>
              <w:t>ассоциация</w:t>
            </w:r>
            <w:proofErr w:type="spellEnd"/>
            <w:r w:rsidRPr="00C232B2">
              <w:rPr>
                <w:rFonts w:cs="Arial"/>
                <w:sz w:val="18"/>
                <w:szCs w:val="18"/>
              </w:rPr>
              <w:t xml:space="preserve"> </w:t>
            </w:r>
            <w:proofErr w:type="spellStart"/>
            <w:r w:rsidRPr="00C232B2">
              <w:rPr>
                <w:rFonts w:cs="Arial"/>
                <w:sz w:val="18"/>
                <w:szCs w:val="18"/>
              </w:rPr>
              <w:t>эндокринологов</w:t>
            </w:r>
            <w:proofErr w:type="spellEnd"/>
            <w:r w:rsidRPr="00C232B2">
              <w:rPr>
                <w:rFonts w:cs="Arial"/>
                <w:sz w:val="18"/>
                <w:szCs w:val="18"/>
              </w:rPr>
              <w:t xml:space="preserve"> ФГБУ «</w:t>
            </w:r>
            <w:proofErr w:type="spellStart"/>
            <w:r w:rsidRPr="00C232B2">
              <w:rPr>
                <w:rFonts w:cs="Arial"/>
                <w:sz w:val="18"/>
                <w:szCs w:val="18"/>
              </w:rPr>
              <w:t>Эндокринологический</w:t>
            </w:r>
            <w:proofErr w:type="spellEnd"/>
            <w:r w:rsidRPr="00C232B2">
              <w:rPr>
                <w:rFonts w:cs="Arial"/>
                <w:sz w:val="18"/>
                <w:szCs w:val="18"/>
              </w:rPr>
              <w:t xml:space="preserve"> </w:t>
            </w:r>
            <w:proofErr w:type="spellStart"/>
            <w:r w:rsidRPr="00C232B2">
              <w:rPr>
                <w:rFonts w:cs="Arial"/>
                <w:sz w:val="18"/>
                <w:szCs w:val="18"/>
              </w:rPr>
              <w:t>научный</w:t>
            </w:r>
            <w:proofErr w:type="spellEnd"/>
            <w:r w:rsidRPr="00C232B2">
              <w:rPr>
                <w:rFonts w:cs="Arial"/>
                <w:sz w:val="18"/>
                <w:szCs w:val="18"/>
              </w:rPr>
              <w:t xml:space="preserve"> </w:t>
            </w:r>
            <w:proofErr w:type="spellStart"/>
            <w:r w:rsidRPr="00C232B2">
              <w:rPr>
                <w:rFonts w:cs="Arial"/>
                <w:sz w:val="18"/>
                <w:szCs w:val="18"/>
              </w:rPr>
              <w:t>центр</w:t>
            </w:r>
            <w:proofErr w:type="spellEnd"/>
            <w:r w:rsidRPr="00C232B2">
              <w:rPr>
                <w:rFonts w:cs="Arial"/>
                <w:sz w:val="18"/>
                <w:szCs w:val="18"/>
              </w:rPr>
              <w:t xml:space="preserve">» </w:t>
            </w:r>
            <w:proofErr w:type="spellStart"/>
            <w:r w:rsidRPr="00C232B2">
              <w:rPr>
                <w:rFonts w:cs="Arial"/>
                <w:sz w:val="18"/>
                <w:szCs w:val="18"/>
              </w:rPr>
              <w:t>Минздрава</w:t>
            </w:r>
            <w:proofErr w:type="spellEnd"/>
            <w:r w:rsidRPr="00C232B2">
              <w:rPr>
                <w:rFonts w:cs="Arial"/>
                <w:sz w:val="18"/>
                <w:szCs w:val="18"/>
              </w:rPr>
              <w:t xml:space="preserve"> </w:t>
            </w:r>
            <w:proofErr w:type="spellStart"/>
            <w:r w:rsidRPr="00C232B2">
              <w:rPr>
                <w:rFonts w:cs="Arial"/>
                <w:sz w:val="18"/>
                <w:szCs w:val="18"/>
              </w:rPr>
              <w:t>России</w:t>
            </w:r>
            <w:proofErr w:type="spellEnd"/>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F347B21" w14:textId="775BBD6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https://irkgmu.ru/src/downloads/99baeefe_rekomendatsii_po_pompovoiy_insulinoterapii.pdf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B6490A2" w14:textId="071945AD"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VLQ</w:t>
            </w:r>
          </w:p>
        </w:tc>
      </w:tr>
      <w:tr w:rsidR="00C232B2" w:rsidRPr="00C232B2" w14:paraId="112C1AE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89DDF83" w14:textId="0D39272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GS2</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B946CC0" w14:textId="649ED44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М. </w:t>
            </w:r>
            <w:proofErr w:type="spellStart"/>
            <w:r w:rsidRPr="00C232B2">
              <w:rPr>
                <w:rFonts w:cs="Arial"/>
                <w:sz w:val="18"/>
                <w:szCs w:val="18"/>
              </w:rPr>
              <w:t>Шестакова</w:t>
            </w:r>
            <w:proofErr w:type="spellEnd"/>
            <w:r w:rsidRPr="00C232B2">
              <w:rPr>
                <w:rFonts w:cs="Arial"/>
                <w:sz w:val="18"/>
                <w:szCs w:val="18"/>
              </w:rPr>
              <w:t xml:space="preserve">, А. </w:t>
            </w:r>
            <w:proofErr w:type="spellStart"/>
            <w:r w:rsidRPr="00C232B2">
              <w:rPr>
                <w:rFonts w:cs="Arial"/>
                <w:sz w:val="18"/>
                <w:szCs w:val="18"/>
              </w:rPr>
              <w:t>Майоров</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81CB228" w14:textId="3C42D04F"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FEB690B" w14:textId="6A3E2DBB" w:rsidR="00B5075C" w:rsidRPr="00C232B2" w:rsidRDefault="00B5075C" w:rsidP="00B5075C">
            <w:pPr>
              <w:spacing w:line="240" w:lineRule="auto"/>
              <w:jc w:val="left"/>
              <w:rPr>
                <w:rFonts w:eastAsia="Times New Roman" w:cs="Arial"/>
                <w:sz w:val="18"/>
                <w:szCs w:val="18"/>
                <w:lang w:eastAsia="da-DK"/>
              </w:rPr>
            </w:pPr>
            <w:proofErr w:type="spellStart"/>
            <w:r w:rsidRPr="00C232B2">
              <w:rPr>
                <w:rFonts w:cs="Arial"/>
                <w:sz w:val="18"/>
                <w:szCs w:val="18"/>
              </w:rPr>
              <w:t>Федеральные</w:t>
            </w:r>
            <w:proofErr w:type="spellEnd"/>
            <w:r w:rsidRPr="00C232B2">
              <w:rPr>
                <w:rFonts w:cs="Arial"/>
                <w:sz w:val="18"/>
                <w:szCs w:val="18"/>
              </w:rPr>
              <w:t xml:space="preserve"> </w:t>
            </w:r>
            <w:proofErr w:type="spellStart"/>
            <w:r w:rsidRPr="00C232B2">
              <w:rPr>
                <w:rFonts w:cs="Arial"/>
                <w:sz w:val="18"/>
                <w:szCs w:val="18"/>
              </w:rPr>
              <w:t>клинические</w:t>
            </w:r>
            <w:proofErr w:type="spellEnd"/>
            <w:r w:rsidRPr="00C232B2">
              <w:rPr>
                <w:rFonts w:cs="Arial"/>
                <w:sz w:val="18"/>
                <w:szCs w:val="18"/>
              </w:rPr>
              <w:t xml:space="preserve"> </w:t>
            </w:r>
            <w:proofErr w:type="spellStart"/>
            <w:r w:rsidRPr="00C232B2">
              <w:rPr>
                <w:rFonts w:cs="Arial"/>
                <w:sz w:val="18"/>
                <w:szCs w:val="18"/>
              </w:rPr>
              <w:t>рекомендации</w:t>
            </w:r>
            <w:proofErr w:type="spellEnd"/>
            <w:r w:rsidRPr="00C232B2">
              <w:rPr>
                <w:rFonts w:cs="Arial"/>
                <w:sz w:val="18"/>
                <w:szCs w:val="18"/>
              </w:rPr>
              <w:t xml:space="preserve"> </w:t>
            </w:r>
            <w:proofErr w:type="spellStart"/>
            <w:r w:rsidRPr="00C232B2">
              <w:rPr>
                <w:rFonts w:cs="Arial"/>
                <w:sz w:val="18"/>
                <w:szCs w:val="18"/>
              </w:rPr>
              <w:t>по</w:t>
            </w:r>
            <w:proofErr w:type="spellEnd"/>
            <w:r w:rsidRPr="00C232B2">
              <w:rPr>
                <w:rFonts w:cs="Arial"/>
                <w:sz w:val="18"/>
                <w:szCs w:val="18"/>
              </w:rPr>
              <w:t xml:space="preserve"> </w:t>
            </w:r>
            <w:proofErr w:type="spellStart"/>
            <w:r w:rsidRPr="00C232B2">
              <w:rPr>
                <w:rFonts w:cs="Arial"/>
                <w:sz w:val="18"/>
                <w:szCs w:val="18"/>
              </w:rPr>
              <w:t>помповой</w:t>
            </w:r>
            <w:proofErr w:type="spellEnd"/>
            <w:r w:rsidRPr="00C232B2">
              <w:rPr>
                <w:rFonts w:cs="Arial"/>
                <w:sz w:val="18"/>
                <w:szCs w:val="18"/>
              </w:rPr>
              <w:t xml:space="preserve"> </w:t>
            </w:r>
            <w:proofErr w:type="spellStart"/>
            <w:r w:rsidRPr="00C232B2">
              <w:rPr>
                <w:rFonts w:cs="Arial"/>
                <w:sz w:val="18"/>
                <w:szCs w:val="18"/>
              </w:rPr>
              <w:t>инсулинотерапии</w:t>
            </w:r>
            <w:proofErr w:type="spellEnd"/>
            <w:r w:rsidRPr="00C232B2">
              <w:rPr>
                <w:rFonts w:cs="Arial"/>
                <w:sz w:val="18"/>
                <w:szCs w:val="18"/>
              </w:rPr>
              <w:t xml:space="preserve"> и </w:t>
            </w:r>
            <w:proofErr w:type="spellStart"/>
            <w:r w:rsidRPr="00C232B2">
              <w:rPr>
                <w:rFonts w:cs="Arial"/>
                <w:sz w:val="18"/>
                <w:szCs w:val="18"/>
              </w:rPr>
              <w:t>непрерывному</w:t>
            </w:r>
            <w:proofErr w:type="spellEnd"/>
            <w:r w:rsidRPr="00C232B2">
              <w:rPr>
                <w:rFonts w:cs="Arial"/>
                <w:sz w:val="18"/>
                <w:szCs w:val="18"/>
              </w:rPr>
              <w:t xml:space="preserve"> </w:t>
            </w:r>
            <w:proofErr w:type="spellStart"/>
            <w:r w:rsidRPr="00C232B2">
              <w:rPr>
                <w:rFonts w:cs="Arial"/>
                <w:sz w:val="18"/>
                <w:szCs w:val="18"/>
              </w:rPr>
              <w:t>мониторированию</w:t>
            </w:r>
            <w:proofErr w:type="spellEnd"/>
            <w:r w:rsidRPr="00C232B2">
              <w:rPr>
                <w:rFonts w:cs="Arial"/>
                <w:sz w:val="18"/>
                <w:szCs w:val="18"/>
              </w:rPr>
              <w:t xml:space="preserve"> </w:t>
            </w:r>
            <w:proofErr w:type="spellStart"/>
            <w:r w:rsidRPr="00C232B2">
              <w:rPr>
                <w:rFonts w:cs="Arial"/>
                <w:sz w:val="18"/>
                <w:szCs w:val="18"/>
              </w:rPr>
              <w:t>гликемии</w:t>
            </w:r>
            <w:proofErr w:type="spellEnd"/>
            <w:r w:rsidRPr="00C232B2">
              <w:rPr>
                <w:rFonts w:cs="Arial"/>
                <w:sz w:val="18"/>
                <w:szCs w:val="18"/>
              </w:rPr>
              <w:t xml:space="preserve"> у </w:t>
            </w:r>
            <w:proofErr w:type="spellStart"/>
            <w:r w:rsidRPr="00C232B2">
              <w:rPr>
                <w:rFonts w:cs="Arial"/>
                <w:sz w:val="18"/>
                <w:szCs w:val="18"/>
              </w:rPr>
              <w:t>больных</w:t>
            </w:r>
            <w:proofErr w:type="spellEnd"/>
            <w:r w:rsidRPr="00C232B2">
              <w:rPr>
                <w:rFonts w:cs="Arial"/>
                <w:sz w:val="18"/>
                <w:szCs w:val="18"/>
              </w:rPr>
              <w:t xml:space="preserve"> </w:t>
            </w:r>
            <w:proofErr w:type="spellStart"/>
            <w:r w:rsidRPr="00C232B2">
              <w:rPr>
                <w:rFonts w:cs="Arial"/>
                <w:sz w:val="18"/>
                <w:szCs w:val="18"/>
              </w:rPr>
              <w:t>сахарным</w:t>
            </w:r>
            <w:proofErr w:type="spellEnd"/>
            <w:r w:rsidRPr="00C232B2">
              <w:rPr>
                <w:rFonts w:cs="Arial"/>
                <w:sz w:val="18"/>
                <w:szCs w:val="18"/>
              </w:rPr>
              <w:t xml:space="preserve">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529B3E6" w14:textId="6E6D404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https://cyberleninka.ru/article/n/federalnye-klinicheskie-rekomendatsii-po-pompovoy-</w:t>
            </w:r>
            <w:r w:rsidRPr="00C232B2">
              <w:rPr>
                <w:rFonts w:cs="Arial"/>
                <w:sz w:val="18"/>
                <w:szCs w:val="18"/>
              </w:rPr>
              <w:lastRenderedPageBreak/>
              <w:t>insulinoterapii-i-nepreryvnomu-monitorirovaniyu-glikemii-u-bolnyh-saharnym-diabetom</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BE73D6C" w14:textId="632A91B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lastRenderedPageBreak/>
              <w:t>Excluded: DP</w:t>
            </w:r>
          </w:p>
        </w:tc>
      </w:tr>
      <w:tr w:rsidR="00C232B2" w:rsidRPr="00C232B2" w14:paraId="6098783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4119C89" w14:textId="1DB534C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2AF1494" w14:textId="4BB590D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M. Rimon, M. Hasan, M. Hassan and S. </w:t>
            </w:r>
            <w:proofErr w:type="spellStart"/>
            <w:r w:rsidRPr="00C232B2">
              <w:rPr>
                <w:rFonts w:cs="Arial"/>
                <w:sz w:val="18"/>
                <w:szCs w:val="18"/>
              </w:rPr>
              <w:t>Cesmeci</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1B53F51" w14:textId="0F82D2A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14AE032" w14:textId="28D7901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Advancements in Insulin Pumps: A Comprehensive Exploration of Insulin Pump Systems, Technologies, and Future Directions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0878281" w14:textId="70BF3970" w:rsidR="00B5075C" w:rsidRPr="00C232B2" w:rsidRDefault="00B5075C" w:rsidP="00B5075C">
            <w:pPr>
              <w:spacing w:line="240" w:lineRule="auto"/>
              <w:jc w:val="left"/>
              <w:rPr>
                <w:rFonts w:eastAsia="Times New Roman" w:cs="Arial"/>
                <w:sz w:val="18"/>
                <w:szCs w:val="18"/>
                <w:lang w:eastAsia="da-DK"/>
              </w:rPr>
            </w:pPr>
            <w:hyperlink r:id="rId87" w:history="1">
              <w:r w:rsidRPr="00C232B2">
                <w:rPr>
                  <w:rStyle w:val="Hyperlink"/>
                  <w:rFonts w:cs="Arial"/>
                  <w:color w:val="auto"/>
                  <w:sz w:val="18"/>
                  <w:szCs w:val="18"/>
                </w:rPr>
                <w:t>https://www.mdpi.com/1999-4923/16/7/944</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9A66C60" w14:textId="5784997A"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13D7099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4492708" w14:textId="175FEE3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56B2F35" w14:textId="56436D6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Z. Wu, M. Talbo, M. </w:t>
            </w:r>
            <w:proofErr w:type="spellStart"/>
            <w:r w:rsidRPr="00C232B2">
              <w:rPr>
                <w:rFonts w:cs="Arial"/>
                <w:sz w:val="18"/>
                <w:szCs w:val="18"/>
              </w:rPr>
              <w:t>Lebbar</w:t>
            </w:r>
            <w:proofErr w:type="spellEnd"/>
            <w:r w:rsidRPr="00C232B2">
              <w:rPr>
                <w:rFonts w:cs="Arial"/>
                <w:sz w:val="18"/>
                <w:szCs w:val="18"/>
              </w:rPr>
              <w:t>, V. Messier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BFEBACD" w14:textId="73C9010D"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6512D4F" w14:textId="013A3A8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Characteristics associated with having a hemoglobin A1c≤ 7%(≤ 53 mmol/mol) among adults with type 1 diabetes using an automated insulin delivery system</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343D336" w14:textId="31E2EDD5" w:rsidR="00B5075C" w:rsidRPr="00C232B2" w:rsidRDefault="00B5075C" w:rsidP="00B5075C">
            <w:pPr>
              <w:spacing w:line="240" w:lineRule="auto"/>
              <w:jc w:val="left"/>
              <w:rPr>
                <w:rFonts w:eastAsia="Times New Roman" w:cs="Arial"/>
                <w:sz w:val="18"/>
                <w:szCs w:val="18"/>
                <w:lang w:eastAsia="da-DK"/>
              </w:rPr>
            </w:pPr>
            <w:hyperlink r:id="rId88" w:history="1">
              <w:r w:rsidRPr="00C232B2">
                <w:rPr>
                  <w:rStyle w:val="Hyperlink"/>
                  <w:rFonts w:cs="Arial"/>
                  <w:color w:val="auto"/>
                  <w:sz w:val="18"/>
                  <w:szCs w:val="18"/>
                </w:rPr>
                <w:t>https://www.sciencedirect.com/science/article/pii/S0168822723007696</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C0AC292" w14:textId="566DE86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6404854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B96F829" w14:textId="261DCEA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9BB19BB" w14:textId="608CDB0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M. </w:t>
            </w:r>
            <w:proofErr w:type="spellStart"/>
            <w:r w:rsidRPr="00C232B2">
              <w:rPr>
                <w:rFonts w:cs="Arial"/>
                <w:sz w:val="18"/>
                <w:szCs w:val="18"/>
              </w:rPr>
              <w:t>Lebbar</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9D6F6CD" w14:textId="16BC05B2"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6C6BE1D" w14:textId="46334931" w:rsidR="00B5075C" w:rsidRPr="00C232B2" w:rsidRDefault="00B5075C" w:rsidP="00B5075C">
            <w:pPr>
              <w:spacing w:line="240" w:lineRule="auto"/>
              <w:jc w:val="left"/>
              <w:rPr>
                <w:rFonts w:eastAsia="Times New Roman" w:cs="Arial"/>
                <w:sz w:val="18"/>
                <w:szCs w:val="18"/>
                <w:lang w:eastAsia="da-DK"/>
              </w:rPr>
            </w:pPr>
            <w:proofErr w:type="spellStart"/>
            <w:r w:rsidRPr="00C232B2">
              <w:rPr>
                <w:rFonts w:cs="Arial"/>
                <w:sz w:val="18"/>
                <w:szCs w:val="18"/>
              </w:rPr>
              <w:t>Comparaison</w:t>
            </w:r>
            <w:proofErr w:type="spellEnd"/>
            <w:r w:rsidRPr="00C232B2">
              <w:rPr>
                <w:rFonts w:cs="Arial"/>
                <w:sz w:val="18"/>
                <w:szCs w:val="18"/>
              </w:rPr>
              <w:t xml:space="preserve"> des </w:t>
            </w:r>
            <w:proofErr w:type="spellStart"/>
            <w:r w:rsidRPr="00C232B2">
              <w:rPr>
                <w:rFonts w:cs="Arial"/>
                <w:sz w:val="18"/>
                <w:szCs w:val="18"/>
              </w:rPr>
              <w:t>dispositifs</w:t>
            </w:r>
            <w:proofErr w:type="spellEnd"/>
            <w:r w:rsidRPr="00C232B2">
              <w:rPr>
                <w:rFonts w:cs="Arial"/>
                <w:sz w:val="18"/>
                <w:szCs w:val="18"/>
              </w:rPr>
              <w:t xml:space="preserve"> de </w:t>
            </w:r>
            <w:proofErr w:type="spellStart"/>
            <w:r w:rsidRPr="00C232B2">
              <w:rPr>
                <w:rFonts w:cs="Arial"/>
                <w:sz w:val="18"/>
                <w:szCs w:val="18"/>
              </w:rPr>
              <w:t>délivrance</w:t>
            </w:r>
            <w:proofErr w:type="spellEnd"/>
            <w:r w:rsidRPr="00C232B2">
              <w:rPr>
                <w:rFonts w:cs="Arial"/>
                <w:sz w:val="18"/>
                <w:szCs w:val="18"/>
              </w:rPr>
              <w:t xml:space="preserve"> </w:t>
            </w:r>
            <w:proofErr w:type="spellStart"/>
            <w:r w:rsidRPr="00C232B2">
              <w:rPr>
                <w:rFonts w:cs="Arial"/>
                <w:sz w:val="18"/>
                <w:szCs w:val="18"/>
              </w:rPr>
              <w:t>automatisée</w:t>
            </w:r>
            <w:proofErr w:type="spellEnd"/>
            <w:r w:rsidRPr="00C232B2">
              <w:rPr>
                <w:rFonts w:cs="Arial"/>
                <w:sz w:val="18"/>
                <w:szCs w:val="18"/>
              </w:rPr>
              <w:t xml:space="preserve"> </w:t>
            </w:r>
            <w:proofErr w:type="spellStart"/>
            <w:r w:rsidRPr="00C232B2">
              <w:rPr>
                <w:rFonts w:cs="Arial"/>
                <w:sz w:val="18"/>
                <w:szCs w:val="18"/>
              </w:rPr>
              <w:t>d'insuline</w:t>
            </w:r>
            <w:proofErr w:type="spellEnd"/>
            <w:r w:rsidRPr="00C232B2">
              <w:rPr>
                <w:rFonts w:cs="Arial"/>
                <w:sz w:val="18"/>
                <w:szCs w:val="18"/>
              </w:rPr>
              <w:t xml:space="preserve"> </w:t>
            </w:r>
            <w:proofErr w:type="spellStart"/>
            <w:r w:rsidRPr="00C232B2">
              <w:rPr>
                <w:rFonts w:cs="Arial"/>
                <w:sz w:val="18"/>
                <w:szCs w:val="18"/>
              </w:rPr>
              <w:t>commerciaux</w:t>
            </w:r>
            <w:proofErr w:type="spellEnd"/>
            <w:r w:rsidRPr="00C232B2">
              <w:rPr>
                <w:rFonts w:cs="Arial"/>
                <w:sz w:val="18"/>
                <w:szCs w:val="18"/>
              </w:rPr>
              <w:t xml:space="preserve"> et «faits-</w:t>
            </w:r>
            <w:proofErr w:type="spellStart"/>
            <w:r w:rsidRPr="00C232B2">
              <w:rPr>
                <w:rFonts w:cs="Arial"/>
                <w:sz w:val="18"/>
                <w:szCs w:val="18"/>
              </w:rPr>
              <w:t>maison</w:t>
            </w:r>
            <w:proofErr w:type="spellEnd"/>
            <w:r w:rsidRPr="00C232B2">
              <w:rPr>
                <w:rFonts w:cs="Arial"/>
                <w:sz w:val="18"/>
                <w:szCs w:val="18"/>
              </w:rPr>
              <w:t xml:space="preserve">» </w:t>
            </w:r>
            <w:proofErr w:type="spellStart"/>
            <w:r w:rsidRPr="00C232B2">
              <w:rPr>
                <w:rFonts w:cs="Arial"/>
                <w:sz w:val="18"/>
                <w:szCs w:val="18"/>
              </w:rPr>
              <w:t>en</w:t>
            </w:r>
            <w:proofErr w:type="spellEnd"/>
            <w:r w:rsidRPr="00C232B2">
              <w:rPr>
                <w:rFonts w:cs="Arial"/>
                <w:sz w:val="18"/>
                <w:szCs w:val="18"/>
              </w:rPr>
              <w:t xml:space="preserve"> </w:t>
            </w:r>
            <w:proofErr w:type="spellStart"/>
            <w:r w:rsidRPr="00C232B2">
              <w:rPr>
                <w:rFonts w:cs="Arial"/>
                <w:sz w:val="18"/>
                <w:szCs w:val="18"/>
              </w:rPr>
              <w:t>termes</w:t>
            </w:r>
            <w:proofErr w:type="spellEnd"/>
            <w:r w:rsidRPr="00C232B2">
              <w:rPr>
                <w:rFonts w:cs="Arial"/>
                <w:sz w:val="18"/>
                <w:szCs w:val="18"/>
              </w:rPr>
              <w:t xml:space="preserve"> de </w:t>
            </w:r>
            <w:proofErr w:type="spellStart"/>
            <w:r w:rsidRPr="00C232B2">
              <w:rPr>
                <w:rFonts w:cs="Arial"/>
                <w:sz w:val="18"/>
                <w:szCs w:val="18"/>
              </w:rPr>
              <w:t>contrôle</w:t>
            </w:r>
            <w:proofErr w:type="spellEnd"/>
            <w:r w:rsidRPr="00C232B2">
              <w:rPr>
                <w:rFonts w:cs="Arial"/>
                <w:sz w:val="18"/>
                <w:szCs w:val="18"/>
              </w:rPr>
              <w:t xml:space="preserve"> </w:t>
            </w:r>
            <w:proofErr w:type="spellStart"/>
            <w:r w:rsidRPr="00C232B2">
              <w:rPr>
                <w:rFonts w:cs="Arial"/>
                <w:sz w:val="18"/>
                <w:szCs w:val="18"/>
              </w:rPr>
              <w:t>glycémique</w:t>
            </w:r>
            <w:proofErr w:type="spellEnd"/>
            <w:r w:rsidRPr="00C232B2">
              <w:rPr>
                <w:rFonts w:cs="Arial"/>
                <w:sz w:val="18"/>
                <w:szCs w:val="18"/>
              </w:rPr>
              <w:t xml:space="preserve">, de </w:t>
            </w:r>
            <w:proofErr w:type="spellStart"/>
            <w:r w:rsidRPr="00C232B2">
              <w:rPr>
                <w:rFonts w:cs="Arial"/>
                <w:sz w:val="18"/>
                <w:szCs w:val="18"/>
              </w:rPr>
              <w:t>sécurité</w:t>
            </w:r>
            <w:proofErr w:type="spellEnd"/>
            <w:r w:rsidRPr="00C232B2">
              <w:rPr>
                <w:rFonts w:cs="Arial"/>
                <w:sz w:val="18"/>
                <w:szCs w:val="18"/>
              </w:rPr>
              <w:t xml:space="preserve"> et de </w:t>
            </w:r>
            <w:proofErr w:type="spellStart"/>
            <w:r w:rsidRPr="00C232B2">
              <w:rPr>
                <w:rFonts w:cs="Arial"/>
                <w:sz w:val="18"/>
                <w:szCs w:val="18"/>
              </w:rPr>
              <w:t>qualité</w:t>
            </w:r>
            <w:proofErr w:type="spellEnd"/>
            <w:r w:rsidRPr="00C232B2">
              <w:rPr>
                <w:rFonts w:cs="Arial"/>
                <w:sz w:val="18"/>
                <w:szCs w:val="18"/>
              </w:rPr>
              <w:t xml:space="preserve"> de vie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1781562" w14:textId="388BBA3D" w:rsidR="00B5075C" w:rsidRPr="00C232B2" w:rsidRDefault="00B5075C" w:rsidP="00B5075C">
            <w:pPr>
              <w:spacing w:line="240" w:lineRule="auto"/>
              <w:jc w:val="left"/>
              <w:rPr>
                <w:rFonts w:eastAsia="Times New Roman" w:cs="Arial"/>
                <w:sz w:val="18"/>
                <w:szCs w:val="18"/>
                <w:lang w:eastAsia="da-DK"/>
              </w:rPr>
            </w:pPr>
            <w:hyperlink r:id="rId89" w:history="1">
              <w:r w:rsidRPr="00C232B2">
                <w:rPr>
                  <w:rStyle w:val="Hyperlink"/>
                  <w:rFonts w:cs="Arial"/>
                  <w:color w:val="auto"/>
                  <w:sz w:val="18"/>
                  <w:szCs w:val="18"/>
                </w:rPr>
                <w:t>https://papyrus.bib.umontreal.ca/xmlui/handle/1866/32367</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6D928F1" w14:textId="5E2F879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54E751D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C7B06C9" w14:textId="06EDE26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6C013C1" w14:textId="6F12F68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 Burnside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1C29893" w14:textId="4588C84D"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164017E" w14:textId="2B79066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Open-source automated insulin delivery in type 1 diabetes. Equitable </w:t>
            </w:r>
            <w:proofErr w:type="spellStart"/>
            <w:r w:rsidRPr="00C232B2">
              <w:rPr>
                <w:rFonts w:cs="Arial"/>
                <w:sz w:val="18"/>
                <w:szCs w:val="18"/>
              </w:rPr>
              <w:t>utilisation</w:t>
            </w:r>
            <w:proofErr w:type="spellEnd"/>
            <w:r w:rsidRPr="00C232B2">
              <w:rPr>
                <w:rFonts w:cs="Arial"/>
                <w:sz w:val="18"/>
                <w:szCs w:val="18"/>
              </w:rPr>
              <w:t xml:space="preserve"> of advanced diabetes technologies to address pervasive inequities in diabetes health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499FA32" w14:textId="5CF8058B" w:rsidR="00B5075C" w:rsidRPr="00C232B2" w:rsidRDefault="00B5075C" w:rsidP="00B5075C">
            <w:pPr>
              <w:spacing w:line="240" w:lineRule="auto"/>
              <w:jc w:val="left"/>
              <w:rPr>
                <w:rFonts w:eastAsia="Times New Roman" w:cs="Arial"/>
                <w:sz w:val="18"/>
                <w:szCs w:val="18"/>
                <w:lang w:eastAsia="da-DK"/>
              </w:rPr>
            </w:pPr>
            <w:hyperlink r:id="rId90" w:history="1">
              <w:r w:rsidRPr="00C232B2">
                <w:rPr>
                  <w:rStyle w:val="Hyperlink"/>
                  <w:rFonts w:cs="Arial"/>
                  <w:color w:val="auto"/>
                  <w:sz w:val="18"/>
                  <w:szCs w:val="18"/>
                </w:rPr>
                <w:t>https://ourarchive.otago.ac.nz/esploro/outputs/doctoral/Open-source-automated-insulin-delivery-in-type/9926478641201891</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2201C37" w14:textId="0CDE25AA"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1E980D1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7BFACC5" w14:textId="4FBE681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F53A8E7" w14:textId="56AB10F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 Forlenza, I. Tabatabai and D. Lewis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7838D9F" w14:textId="7BB5D34D"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CDCCF38" w14:textId="0978247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Point-Counterpoint: The Need for Do-It-Yourself (DIY) Open Source (OS) AID Systems in Type 1 Diabetes Management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E069BF8" w14:textId="611AB314" w:rsidR="00B5075C" w:rsidRPr="00C232B2" w:rsidRDefault="00B5075C" w:rsidP="00B5075C">
            <w:pPr>
              <w:spacing w:line="240" w:lineRule="auto"/>
              <w:jc w:val="left"/>
              <w:rPr>
                <w:rFonts w:eastAsia="Times New Roman" w:cs="Arial"/>
                <w:sz w:val="18"/>
                <w:szCs w:val="18"/>
                <w:lang w:eastAsia="da-DK"/>
              </w:rPr>
            </w:pPr>
            <w:hyperlink r:id="rId91" w:history="1">
              <w:r w:rsidRPr="00C232B2">
                <w:rPr>
                  <w:rStyle w:val="Hyperlink"/>
                  <w:rFonts w:cs="Arial"/>
                  <w:color w:val="auto"/>
                  <w:sz w:val="18"/>
                  <w:szCs w:val="18"/>
                </w:rPr>
                <w:t>https://www.liebertpub.com/doi/abs/10.1089/dia.2024.0073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E9A400E" w14:textId="59A8F21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2DB75FA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A3AE114" w14:textId="4DA180E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FD99F2C" w14:textId="47DADAE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 Thomas and R. Kolassa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ABC2BD4" w14:textId="320CF0F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FEA63D8" w14:textId="35840E4A" w:rsidR="00B5075C" w:rsidRPr="00C232B2" w:rsidRDefault="00B5075C" w:rsidP="00B5075C">
            <w:pPr>
              <w:spacing w:line="240" w:lineRule="auto"/>
              <w:jc w:val="left"/>
              <w:rPr>
                <w:rFonts w:eastAsia="Times New Roman" w:cs="Arial"/>
                <w:sz w:val="18"/>
                <w:szCs w:val="18"/>
                <w:lang w:eastAsia="da-DK"/>
              </w:rPr>
            </w:pPr>
            <w:proofErr w:type="spellStart"/>
            <w:r w:rsidRPr="00C232B2">
              <w:rPr>
                <w:rFonts w:cs="Arial"/>
                <w:sz w:val="18"/>
                <w:szCs w:val="18"/>
              </w:rPr>
              <w:t>Systeme</w:t>
            </w:r>
            <w:proofErr w:type="spellEnd"/>
            <w:r w:rsidRPr="00C232B2">
              <w:rPr>
                <w:rFonts w:cs="Arial"/>
                <w:sz w:val="18"/>
                <w:szCs w:val="18"/>
              </w:rPr>
              <w:t xml:space="preserve"> </w:t>
            </w:r>
            <w:proofErr w:type="spellStart"/>
            <w:r w:rsidRPr="00C232B2">
              <w:rPr>
                <w:rFonts w:cs="Arial"/>
                <w:sz w:val="18"/>
                <w:szCs w:val="18"/>
              </w:rPr>
              <w:t>zur</w:t>
            </w:r>
            <w:proofErr w:type="spellEnd"/>
            <w:r w:rsidRPr="00C232B2">
              <w:rPr>
                <w:rFonts w:cs="Arial"/>
                <w:sz w:val="18"/>
                <w:szCs w:val="18"/>
              </w:rPr>
              <w:t xml:space="preserve"> </w:t>
            </w:r>
            <w:proofErr w:type="spellStart"/>
            <w:r w:rsidRPr="00C232B2">
              <w:rPr>
                <w:rFonts w:cs="Arial"/>
                <w:sz w:val="18"/>
                <w:szCs w:val="18"/>
              </w:rPr>
              <w:t>automatisierten</w:t>
            </w:r>
            <w:proofErr w:type="spellEnd"/>
            <w:r w:rsidRPr="00C232B2">
              <w:rPr>
                <w:rFonts w:cs="Arial"/>
                <w:sz w:val="18"/>
                <w:szCs w:val="18"/>
              </w:rPr>
              <w:t xml:space="preserve"> </w:t>
            </w:r>
            <w:proofErr w:type="spellStart"/>
            <w:r w:rsidRPr="00C232B2">
              <w:rPr>
                <w:rFonts w:cs="Arial"/>
                <w:sz w:val="18"/>
                <w:szCs w:val="18"/>
              </w:rPr>
              <w:t>Insulinabgabe</w:t>
            </w:r>
            <w:proofErr w:type="spellEnd"/>
            <w:r w:rsidRPr="00C232B2">
              <w:rPr>
                <w:rFonts w:cs="Arial"/>
                <w:sz w:val="18"/>
                <w:szCs w:val="18"/>
              </w:rPr>
              <w:t xml:space="preserve"> (AID-</w:t>
            </w:r>
            <w:proofErr w:type="spellStart"/>
            <w:r w:rsidRPr="00C232B2">
              <w:rPr>
                <w:rFonts w:cs="Arial"/>
                <w:sz w:val="18"/>
                <w:szCs w:val="18"/>
              </w:rPr>
              <w:t>Systeme</w:t>
            </w:r>
            <w:proofErr w:type="spellEnd"/>
            <w:r w:rsidRPr="00C232B2">
              <w:rPr>
                <w:rFonts w:cs="Arial"/>
                <w:sz w:val="18"/>
                <w:szCs w:val="18"/>
              </w:rPr>
              <w: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E052AA9" w14:textId="26250453" w:rsidR="00B5075C" w:rsidRPr="00C232B2" w:rsidRDefault="00B5075C" w:rsidP="00B5075C">
            <w:pPr>
              <w:spacing w:line="240" w:lineRule="auto"/>
              <w:jc w:val="left"/>
              <w:rPr>
                <w:rFonts w:eastAsia="Times New Roman" w:cs="Arial"/>
                <w:sz w:val="18"/>
                <w:szCs w:val="18"/>
                <w:lang w:eastAsia="da-DK"/>
              </w:rPr>
            </w:pPr>
            <w:hyperlink r:id="rId92" w:history="1">
              <w:r w:rsidRPr="00C232B2">
                <w:rPr>
                  <w:rStyle w:val="Hyperlink"/>
                  <w:rFonts w:cs="Arial"/>
                  <w:color w:val="auto"/>
                  <w:sz w:val="18"/>
                  <w:szCs w:val="18"/>
                </w:rPr>
                <w:t>https://www.thieme-connect.com/products/ejournals/html/10.1055/a-1779-8174</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7428363" w14:textId="595C9C1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CC7A82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EDE7392" w14:textId="663E5EA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7048E50" w14:textId="01C1222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 Thompson, M. McLaughlin, C. Powers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4D49105" w14:textId="6947051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9CC2D41" w14:textId="649AE03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 There are rabbit holes I want to go down that I'm not allowed to go down: An Investigation of Security Expert Threat Modeling Practices for Medical Devices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8F0F88C" w14:textId="2498191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https://www.usenix.org/conference/usenixsecurity24/presentation/thompson</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F7BD5D9" w14:textId="68FA36B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VLQ</w:t>
            </w:r>
          </w:p>
        </w:tc>
      </w:tr>
      <w:tr w:rsidR="00C232B2" w:rsidRPr="00C232B2" w14:paraId="3EB158F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28A63C4" w14:textId="2603D4F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2222540" w14:textId="7C0DA27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E. </w:t>
            </w:r>
            <w:proofErr w:type="spellStart"/>
            <w:r w:rsidRPr="00C232B2">
              <w:rPr>
                <w:rFonts w:cs="Arial"/>
                <w:sz w:val="18"/>
                <w:szCs w:val="18"/>
              </w:rPr>
              <w:t>Olorunsola</w:t>
            </w:r>
            <w:proofErr w:type="spellEnd"/>
            <w:r w:rsidRPr="00C232B2">
              <w:rPr>
                <w:rFonts w:cs="Arial"/>
                <w:sz w:val="18"/>
                <w:szCs w:val="18"/>
              </w:rPr>
              <w:t>, M. Alozie, K. Davies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2FBFA4B" w14:textId="321F1C9B"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7BDD442" w14:textId="6E992A9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Advances in the science and technology of insulin delivery: A review</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884A69E" w14:textId="0502E8B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https://japsonline.com/abstract.php?article_id=3437&amp;sts=2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3F8E68C" w14:textId="548FD90F"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227CB32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4AE8F83" w14:textId="2AC6B1B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7C46CA2" w14:textId="239B813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Zingales and J. Ferguson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58846BD" w14:textId="1FB99B8A"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80E89DD" w14:textId="2E90AE3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AI in microfabrication technology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0CBCEE1" w14:textId="7F78267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https://www.sciencedirect.com/science/article/pii/B9780323899253000083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5CC87A5" w14:textId="2C09060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4FD666B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4F20D27" w14:textId="4004883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4EF622A" w14:textId="08EB362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D. Dermawan and M. </w:t>
            </w:r>
            <w:proofErr w:type="spellStart"/>
            <w:r w:rsidRPr="00C232B2">
              <w:rPr>
                <w:rFonts w:cs="Arial"/>
                <w:sz w:val="18"/>
                <w:szCs w:val="18"/>
              </w:rPr>
              <w:t>Purbayanto</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E95CCA9" w14:textId="4288125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3D93C58" w14:textId="793352B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An overview of advancements in closed-loop artificial pancreas system</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FECEAB6" w14:textId="40FA080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https://www.cell.com/heliyon/fulltext/S2405-8440(22)02936-X</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EF533F0" w14:textId="2EB5046F"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CF75F3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F2F3CF0" w14:textId="1AF341A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241C7D1" w14:textId="012AC57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N. Brantly</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09B3D85" w14:textId="60E539BE"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E93F1AF" w14:textId="54E528F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Automating Health: The Promises and Perils of Biomedical Technologies for Diabetes Management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CAB934E" w14:textId="76620D4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https://vtechworks.lib.vt.edu/items/60342e88-e29b-4a65-bd81-28a55c3cdf3c</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D3ECACF" w14:textId="1D2EFC02"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1E87947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90D5A56" w14:textId="5DC9CDC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04F717B" w14:textId="21E96D3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F. Attia, M. </w:t>
            </w:r>
            <w:proofErr w:type="spellStart"/>
            <w:r w:rsidRPr="00C232B2">
              <w:rPr>
                <w:rFonts w:cs="Arial"/>
                <w:sz w:val="18"/>
                <w:szCs w:val="18"/>
              </w:rPr>
              <w:t>Elfettoh</w:t>
            </w:r>
            <w:proofErr w:type="spellEnd"/>
            <w:r w:rsidRPr="00C232B2">
              <w:rPr>
                <w:rFonts w:cs="Arial"/>
                <w:sz w:val="18"/>
                <w:szCs w:val="18"/>
              </w:rPr>
              <w:t xml:space="preserve">, A. </w:t>
            </w:r>
            <w:proofErr w:type="spellStart"/>
            <w:r w:rsidRPr="00C232B2">
              <w:rPr>
                <w:rFonts w:cs="Arial"/>
                <w:sz w:val="18"/>
                <w:szCs w:val="18"/>
              </w:rPr>
              <w:t>Alghobashy</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2C1462A" w14:textId="1310C4B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BAD81DE" w14:textId="05571DC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Brief Overview about Type 1 Diabetes Mellitus among Children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A5BD580" w14:textId="7A1E6D2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https://tobreg.org/index.php/journal/article/view/1451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01A5DA6" w14:textId="7B47725A"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A7D739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256F63D" w14:textId="08E1C4F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D3162AA" w14:textId="584CECC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Díaz-Balzac, D. Pillinger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AA3122A" w14:textId="1A23591E"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CFC9937" w14:textId="591EA5C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Continuous subcutaneous insulin infusions: closing the loop</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18EC985" w14:textId="07CB4B0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https://academic.oup.com/jcem/article-abstract/108/5/1019/6961098</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DD5B494" w14:textId="65B2465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9E2F48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9C9889B" w14:textId="3CB012C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lastRenderedPageBreak/>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38A8716" w14:textId="49CE03E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V. Elian, V. Popovici, E. Ozon, A. </w:t>
            </w:r>
            <w:proofErr w:type="spellStart"/>
            <w:r w:rsidRPr="00C232B2">
              <w:rPr>
                <w:rFonts w:cs="Arial"/>
                <w:sz w:val="18"/>
                <w:szCs w:val="18"/>
              </w:rPr>
              <w:t>Musuc</w:t>
            </w:r>
            <w:proofErr w:type="spellEnd"/>
            <w:r w:rsidRPr="00C232B2">
              <w:rPr>
                <w:rFonts w:cs="Arial"/>
                <w:sz w:val="18"/>
                <w:szCs w:val="18"/>
              </w:rPr>
              <w:t xml:space="preserve">, A. </w:t>
            </w:r>
            <w:proofErr w:type="spellStart"/>
            <w:r w:rsidRPr="00C232B2">
              <w:rPr>
                <w:rFonts w:cs="Arial"/>
                <w:sz w:val="18"/>
                <w:szCs w:val="18"/>
              </w:rPr>
              <w:t>Fița</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46D3C99" w14:textId="7F77E4E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DBA78C0" w14:textId="3594FF5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Current technologies for managing type 1 diabetes mellitus and their impact on quality of life—a narrative review</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5B715F2" w14:textId="3014272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https://www.mdpi.com/2075-1729/13/8/1663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BD1C799" w14:textId="7981A26C"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5E132EA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2CB9E81" w14:textId="5864217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88CB54D" w14:textId="146469E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Kubota, A. Sato, M. Hosokawa, Y. Okubo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913F6F5" w14:textId="6B3FD267"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DF5E062" w14:textId="0A77B38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Improving glycemic control by transitioning from the </w:t>
            </w:r>
            <w:proofErr w:type="spellStart"/>
            <w:r w:rsidRPr="00C232B2">
              <w:rPr>
                <w:rFonts w:cs="Arial"/>
                <w:sz w:val="18"/>
                <w:szCs w:val="18"/>
              </w:rPr>
              <w:t>MiniMedTM</w:t>
            </w:r>
            <w:proofErr w:type="spellEnd"/>
            <w:r w:rsidRPr="00C232B2">
              <w:rPr>
                <w:rFonts w:cs="Arial"/>
                <w:sz w:val="18"/>
                <w:szCs w:val="18"/>
              </w:rPr>
              <w:t xml:space="preserve"> 640G to 770G in Japanese adults with type 1 diabetes mellitus: a prospective, </w:t>
            </w:r>
            <w:proofErr w:type="gramStart"/>
            <w:r w:rsidRPr="00C232B2">
              <w:rPr>
                <w:rFonts w:cs="Arial"/>
                <w:sz w:val="18"/>
                <w:szCs w:val="18"/>
              </w:rPr>
              <w:t>single-center</w:t>
            </w:r>
            <w:proofErr w:type="gramEnd"/>
            <w:r w:rsidRPr="00C232B2">
              <w:rPr>
                <w:rFonts w:cs="Arial"/>
                <w:sz w:val="18"/>
                <w:szCs w:val="18"/>
              </w:rPr>
              <w:t xml:space="preserve">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CADDF1A" w14:textId="2D30050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https://www.jstage.jst.go.jp/article/endocrj/advpub/0/advpub_EJ24-0136/_article/-char/ja/</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554B792" w14:textId="1516719F"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2C8EEF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0F2D6D4" w14:textId="56FC871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F284208" w14:textId="30D64E0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S. </w:t>
            </w:r>
            <w:proofErr w:type="spellStart"/>
            <w:r w:rsidRPr="00C232B2">
              <w:rPr>
                <w:rFonts w:cs="Arial"/>
                <w:sz w:val="18"/>
                <w:szCs w:val="18"/>
              </w:rPr>
              <w:t>Almulla</w:t>
            </w:r>
            <w:proofErr w:type="spellEnd"/>
            <w:r w:rsidRPr="00C232B2">
              <w:rPr>
                <w:rFonts w:cs="Arial"/>
                <w:sz w:val="18"/>
                <w:szCs w:val="18"/>
              </w:rPr>
              <w:t>, O. Zaatar, H. Ahmed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679FD87" w14:textId="287C1486"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1000EF7" w14:textId="3B2C121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Smart Artificial-Intelligence Based Self-Care-Device for Diabetic Patients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A4AFB4A" w14:textId="24BE41F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https://ieeexplore.ieee.org/abstract/document/9734874/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9970C8B" w14:textId="5559E58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MM</w:t>
            </w:r>
          </w:p>
        </w:tc>
      </w:tr>
      <w:tr w:rsidR="00C232B2" w:rsidRPr="00C232B2" w14:paraId="197992F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185261F" w14:textId="510D786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C142E4E" w14:textId="0CD0C98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 Lakshman, C. Boughton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D414545" w14:textId="40CF3BA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C0B52D7" w14:textId="6930045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The changing landscape of automated insulin delivery in the management of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975D5BA" w14:textId="7223E19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https://ec.bioscientifica.com/view/journals/ec/12/8/EC-23-0132.xml</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8950F52" w14:textId="3FAFC67E"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31E51E6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807967F" w14:textId="56641DE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62569A5" w14:textId="59DC767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J. Kapadia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4529ACF" w14:textId="79B9B8F9"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009D60F" w14:textId="64FA316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The Failure of Automated Insulin Delivery System</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465D5A4" w14:textId="6D46FDE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https://search.proquest.com/openview/b46e2e154ba83ab1f4b15101fba07fdc/1?pq-origsite=gscholar&amp;cbl=18750&amp;diss=y</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1C1C666" w14:textId="21B6580C"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038B918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DCB5BA9" w14:textId="2FFFB6C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D8835DD" w14:textId="0013AD9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Young, S. Wong, K. Vanderwyk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D874676" w14:textId="0DF71D4D"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9A6FB47" w14:textId="5C2BC33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Using Diabetes Technology to Maximize Diabetes Management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602A789" w14:textId="15ED6EA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https://books.google.com/books?hl=en&amp;lr=&amp;id=fn-HEAAAQBAJ&amp;oi=fnd&amp;pg=PA299&amp;dq=%22minimed+770g%22+medtronic+%22infusion+pump%22&amp;ots=8ajjO7ityJ&amp;sig=L4EJTIsmGb0XegTjLUd9dj-MqJo</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EE21D51" w14:textId="2964975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34007F7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C59DCFB" w14:textId="66DFC31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E7F37DD" w14:textId="314BA9A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O. Date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18EF958" w14:textId="3EB8989A"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5007990" w14:textId="4AC32E7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CONTINUOUS GLUCOSE MONITORING AND INSULIN DELIVERY FOR MANAGING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E4465ED" w14:textId="3CDAD2B1" w:rsidR="00B5075C" w:rsidRPr="00C232B2" w:rsidRDefault="00B5075C" w:rsidP="00B5075C">
            <w:pPr>
              <w:spacing w:line="240" w:lineRule="auto"/>
              <w:jc w:val="left"/>
              <w:rPr>
                <w:rFonts w:eastAsia="Times New Roman" w:cs="Arial"/>
                <w:sz w:val="18"/>
                <w:szCs w:val="18"/>
                <w:lang w:eastAsia="da-DK"/>
              </w:rPr>
            </w:pPr>
            <w:hyperlink r:id="rId93" w:history="1">
              <w:r w:rsidRPr="00C232B2">
                <w:rPr>
                  <w:rStyle w:val="Hyperlink"/>
                  <w:rFonts w:cs="Arial"/>
                  <w:color w:val="auto"/>
                  <w:sz w:val="18"/>
                  <w:szCs w:val="18"/>
                </w:rPr>
                <w:t>https://ldh.la.gov/assets/medicaid/MCPP/6.9.20/487_UHC-ContinuousGlucoseMonitoringandInsulinDeliveryforManagingDiabetes.pdf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106FC0D" w14:textId="60D04DB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VLQ</w:t>
            </w:r>
          </w:p>
        </w:tc>
      </w:tr>
      <w:tr w:rsidR="00C232B2" w:rsidRPr="00C232B2" w14:paraId="343CF49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2263B04" w14:textId="50C1580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FB2D2EE" w14:textId="245B9D9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Orbell, R. Codario, M. Zupa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A52E36D" w14:textId="69B9DD3B"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8EBCD2E" w14:textId="1A691AC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Severe Insulin Pump-Related Adverse Events: Potential Root Causes and Impact of the COVID-19 Pandemic</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92B057F" w14:textId="4D35A8F9" w:rsidR="00B5075C" w:rsidRPr="00C232B2" w:rsidRDefault="00B5075C" w:rsidP="00B5075C">
            <w:pPr>
              <w:spacing w:line="240" w:lineRule="auto"/>
              <w:jc w:val="left"/>
              <w:rPr>
                <w:rFonts w:eastAsia="Times New Roman" w:cs="Arial"/>
                <w:sz w:val="18"/>
                <w:szCs w:val="18"/>
                <w:lang w:eastAsia="da-DK"/>
              </w:rPr>
            </w:pPr>
            <w:hyperlink r:id="rId94" w:history="1">
              <w:r w:rsidRPr="00C232B2">
                <w:rPr>
                  <w:rStyle w:val="Hyperlink"/>
                  <w:rFonts w:cs="Arial"/>
                  <w:color w:val="auto"/>
                  <w:sz w:val="18"/>
                  <w:szCs w:val="18"/>
                </w:rPr>
                <w:t>https://journals.sagepub.com/doi/abs/10.1177/19322968241254521</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27EC448" w14:textId="1EA0406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48123F6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18131E9" w14:textId="47E07C7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4646952" w14:textId="0A14945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B. Kovatchev</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B295909" w14:textId="528C7C2A"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C499DFE" w14:textId="728442E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 century of diabetes technology: signals, models, and artificial pancreas control</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F3EC614" w14:textId="57087EF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https://www.cell.com/trends/endocrinology-metabolism/fulltext/S1043-2760(19)30070-0</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641DEEF" w14:textId="10EA2B8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0FE0BC6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F18392C" w14:textId="0DAB495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F56417F" w14:textId="7F29AD1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M. Rimon, M. Hasan, M. Hassan and S. </w:t>
            </w:r>
            <w:proofErr w:type="spellStart"/>
            <w:r w:rsidRPr="00C232B2">
              <w:rPr>
                <w:rFonts w:cs="Arial"/>
                <w:sz w:val="18"/>
                <w:szCs w:val="18"/>
              </w:rPr>
              <w:t>Cesmeci</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B1B905D" w14:textId="7CE1B89F"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B7DF07D" w14:textId="7A749C6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Advancements in Insulin Pumps: A Comprehensive Exploration of Insulin Pump Systems, Technologies, and Future Directions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97FC7CB" w14:textId="66A00F6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https://www.mdpi.com/1999-4923/16/7/944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620B586" w14:textId="5692A13E"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7B90CD1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BA8BCBF" w14:textId="71AAAF0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35DB27E" w14:textId="3C08D1B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B. </w:t>
            </w:r>
            <w:proofErr w:type="spellStart"/>
            <w:r w:rsidRPr="00C232B2">
              <w:rPr>
                <w:rFonts w:cs="Arial"/>
                <w:sz w:val="18"/>
                <w:szCs w:val="18"/>
              </w:rPr>
              <w:t>Draznin</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C957413" w14:textId="396157C8"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C92D0C0" w14:textId="66715D6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Diabetes technology: science and practice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75F130B" w14:textId="26186E9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https://books.google.com/books?hl=en&amp;lr=&amp;id=F3uyDwAAQBAJ&amp;oi=fnd&amp;pg=PT7&amp;dq=%22minimed+630g%22+medtronic+%22infusion+pump%22&amp;ots=mhBgoHmH</w:t>
            </w:r>
            <w:r w:rsidRPr="00C232B2">
              <w:rPr>
                <w:rFonts w:cs="Arial"/>
                <w:sz w:val="18"/>
                <w:szCs w:val="18"/>
              </w:rPr>
              <w:lastRenderedPageBreak/>
              <w:t>tP&amp;sig=kdt5Eu5WWhFZvnfC51rva5fMQzE</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56A56CD" w14:textId="112C87E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lastRenderedPageBreak/>
              <w:t>Excluded: MA</w:t>
            </w:r>
          </w:p>
        </w:tc>
      </w:tr>
      <w:tr w:rsidR="00C232B2" w:rsidRPr="00C232B2" w14:paraId="587F028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D18C44B" w14:textId="62853B7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A2F6277" w14:textId="2C47EC0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 Neves, L. Martins, M. Gabbay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6E13464" w14:textId="5E3766B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8A3ACE8" w14:textId="0E6B887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Insulin infusion sets associated with adverse events: strategies for improved diabetes education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A2D0C2F" w14:textId="4E5E1F5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https://www.frontiersin.org/articles/10.3389/fmed.2023.1275394/full</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D3940FD" w14:textId="15C00FD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3D88ED6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B91B07E" w14:textId="09A0797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F2CA060" w14:textId="6C61009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E. Doyle, E. Cengiz and W. Tamborlane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E114B1B" w14:textId="6061187E"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87B288B" w14:textId="07F5800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Insulin Pump Therapy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7CF3F40" w14:textId="703E4A3C" w:rsidR="00B5075C" w:rsidRPr="00C232B2" w:rsidRDefault="00B5075C" w:rsidP="00B5075C">
            <w:pPr>
              <w:spacing w:line="240" w:lineRule="auto"/>
              <w:jc w:val="left"/>
              <w:rPr>
                <w:rFonts w:eastAsia="Times New Roman" w:cs="Arial"/>
                <w:sz w:val="18"/>
                <w:szCs w:val="18"/>
                <w:lang w:eastAsia="da-DK"/>
              </w:rPr>
            </w:pPr>
            <w:hyperlink r:id="rId95" w:history="1">
              <w:r w:rsidRPr="00C232B2">
                <w:rPr>
                  <w:rStyle w:val="Hyperlink"/>
                  <w:rFonts w:cs="Arial"/>
                  <w:color w:val="auto"/>
                  <w:sz w:val="18"/>
                  <w:szCs w:val="18"/>
                </w:rPr>
                <w:t>https://link.springer.com/chapter/10.1007/978-3-030-64133-7_6</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4BA6386" w14:textId="766BE28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7DECF93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907C369" w14:textId="0A2E276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9E061D2" w14:textId="27AA640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P. Thakkar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015847D" w14:textId="4ECB15B6"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4888907" w14:textId="600CCC6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Insulin Pump Therapy 101</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4FD8E4F" w14:textId="660B14E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https://scholar.archive.org/work/ob4x3jyqlzflnlcm5jlzrxru4u/access/wayback/http://bhjournal.in/eJournals/ShowText.aspx?ID=3044&amp;Type=FREE&amp;TYP=TOP&amp;IN=&amp;IID=73&amp;Value=1&amp;isPDF=YES</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E495274" w14:textId="08FF149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1997B4F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72295D8" w14:textId="2BB7576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4DB3C89" w14:textId="33A1212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B. </w:t>
            </w:r>
            <w:proofErr w:type="spellStart"/>
            <w:r w:rsidRPr="00C232B2">
              <w:rPr>
                <w:rFonts w:cs="Arial"/>
                <w:sz w:val="18"/>
                <w:szCs w:val="18"/>
              </w:rPr>
              <w:t>Vinchhi</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9AE2F07" w14:textId="47828082"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A4F28E3" w14:textId="7488C7C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Optical microsystems for genetically engineered biosensors. Case study: Glucose monitoring</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9E0645B" w14:textId="3E65F5B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https://infoscience.epfl.ch/record/272728</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076D35E" w14:textId="56D84E1E"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0F4F232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C0605ED" w14:textId="249118E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E1E36A8" w14:textId="6D759A2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P. </w:t>
            </w:r>
            <w:proofErr w:type="spellStart"/>
            <w:r w:rsidRPr="00C232B2">
              <w:rPr>
                <w:rFonts w:cs="Arial"/>
                <w:sz w:val="18"/>
                <w:szCs w:val="18"/>
              </w:rPr>
              <w:t>Khode</w:t>
            </w:r>
            <w:proofErr w:type="spellEnd"/>
            <w:r w:rsidRPr="00C232B2">
              <w:rPr>
                <w:rFonts w:cs="Arial"/>
                <w:sz w:val="18"/>
                <w:szCs w:val="18"/>
              </w:rPr>
              <w:t xml:space="preserve"> and K. Kolhe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82391B1" w14:textId="53A7BF8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798F1CA" w14:textId="656AA31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Review of Insulin Patch Pump: There Development and Future in Closed-Loop Systems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180BEF4" w14:textId="46FF5A0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https://www.indianjournals.com/ijor.aspx?target=ijor:rjpdft&amp;volume=11&amp;issue=3&amp;article=012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32A7820" w14:textId="0066C99A"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20C157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A04DD4C" w14:textId="179B632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7AA91B0" w14:textId="3F37DC4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J. Kapadia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5A3E80D" w14:textId="5D09AAF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C0A0FC4" w14:textId="56EFA6A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The Failure of Automated Insulin Delivery System</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90BB242" w14:textId="42D9635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https://search.proquest.com/openview/b46e2e154ba83ab1f4b15101fba07fdc/1?pq-origsite=gscholar&amp;cbl=18750&amp;diss=y</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0C288F0" w14:textId="3FD77154"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2C122631"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49F30A5" w14:textId="1697A7D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GS4</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A1A0FC5" w14:textId="530F931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 Acosta, S. Brown, A. Zand, A. Kansara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4DBCCA2" w14:textId="178AAFFA"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F465B69" w14:textId="3E8DBC6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USA vs Europe: who is leading the diabetes tech race?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92DAEF3" w14:textId="5E815FD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https://link.springer.com/article/10.1007/s11892-019-1237-z</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89D7804" w14:textId="125FDD6E"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7462BEF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F4FFF7D" w14:textId="4565641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B094882" w14:textId="5DBD9B7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L. </w:t>
            </w:r>
            <w:proofErr w:type="spellStart"/>
            <w:r w:rsidRPr="00C232B2">
              <w:rPr>
                <w:rFonts w:cs="Arial"/>
                <w:sz w:val="18"/>
                <w:szCs w:val="18"/>
              </w:rPr>
              <w:t>Ekhlaspour</w:t>
            </w:r>
            <w:proofErr w:type="spellEnd"/>
            <w:r w:rsidRPr="00C232B2">
              <w:rPr>
                <w:rFonts w:cs="Arial"/>
                <w:sz w:val="18"/>
                <w:szCs w:val="18"/>
              </w:rPr>
              <w:t xml:space="preserve">, G. Forlenza, D. </w:t>
            </w:r>
            <w:proofErr w:type="spellStart"/>
            <w:r w:rsidRPr="00C232B2">
              <w:rPr>
                <w:rFonts w:cs="Arial"/>
                <w:sz w:val="18"/>
                <w:szCs w:val="18"/>
              </w:rPr>
              <w:t>Chernavvsky</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E2F84DC" w14:textId="4E0257FC"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008B966" w14:textId="4AF62F0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Closed loop control in adolescents and children during winter sports: use of the tandem control</w:t>
            </w:r>
            <w:r w:rsidRPr="00C232B2">
              <w:rPr>
                <w:rFonts w:ascii="Cambria Math" w:hAnsi="Cambria Math" w:cs="Cambria Math"/>
                <w:sz w:val="18"/>
                <w:szCs w:val="18"/>
              </w:rPr>
              <w:t>‐</w:t>
            </w:r>
            <w:r w:rsidRPr="00C232B2">
              <w:rPr>
                <w:rFonts w:cs="Arial"/>
                <w:sz w:val="18"/>
                <w:szCs w:val="18"/>
              </w:rPr>
              <w:t>IQ AP system</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9BD50DA" w14:textId="6176AFCD" w:rsidR="00B5075C" w:rsidRPr="00C232B2" w:rsidRDefault="00B5075C" w:rsidP="00B5075C">
            <w:pPr>
              <w:spacing w:line="240" w:lineRule="auto"/>
              <w:jc w:val="left"/>
              <w:rPr>
                <w:rFonts w:eastAsia="Times New Roman" w:cs="Arial"/>
                <w:sz w:val="18"/>
                <w:szCs w:val="18"/>
                <w:lang w:eastAsia="da-DK"/>
              </w:rPr>
            </w:pPr>
            <w:hyperlink r:id="rId96" w:history="1">
              <w:r w:rsidRPr="00C232B2">
                <w:rPr>
                  <w:rStyle w:val="Hyperlink"/>
                  <w:rFonts w:cs="Arial"/>
                  <w:color w:val="auto"/>
                  <w:sz w:val="18"/>
                  <w:szCs w:val="18"/>
                </w:rPr>
                <w:t>https://onlinelibrary.wiley.com/doi/abs/10.1111/PEDI.12867</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ED38A05" w14:textId="2143354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1170A89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B446804" w14:textId="2A5F843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A571F1E" w14:textId="2D5F036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 Skelly, E. Brodt, C. Winter and A. Ferguson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B51AE8B" w14:textId="3112315A"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2017</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7A1F2DE" w14:textId="21FC269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Continuous Glucose Monitoring–Update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AEF2FD3" w14:textId="6161EB23" w:rsidR="00B5075C" w:rsidRPr="00C232B2" w:rsidRDefault="00B5075C" w:rsidP="00B5075C">
            <w:pPr>
              <w:spacing w:line="240" w:lineRule="auto"/>
              <w:jc w:val="left"/>
              <w:rPr>
                <w:rFonts w:eastAsia="Times New Roman" w:cs="Arial"/>
                <w:sz w:val="18"/>
                <w:szCs w:val="18"/>
                <w:lang w:eastAsia="da-DK"/>
              </w:rPr>
            </w:pPr>
            <w:hyperlink r:id="rId97" w:history="1">
              <w:r w:rsidRPr="00C232B2">
                <w:rPr>
                  <w:rStyle w:val="Hyperlink"/>
                  <w:rFonts w:cs="Arial"/>
                  <w:color w:val="auto"/>
                  <w:sz w:val="18"/>
                  <w:szCs w:val="18"/>
                </w:rPr>
                <w:t>https://www.hca.wa.gov/assets/program/glucose-monitoring-rr-draft-rpt-20171108.pdf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50A912F" w14:textId="7151B64F"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BC1074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A01887F" w14:textId="3900CD9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7DE3479" w14:textId="6EDBEEA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D. </w:t>
            </w:r>
            <w:proofErr w:type="spellStart"/>
            <w:r w:rsidRPr="00C232B2">
              <w:rPr>
                <w:rFonts w:cs="Arial"/>
                <w:sz w:val="18"/>
                <w:szCs w:val="18"/>
              </w:rPr>
              <w:t>Radulian</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28FD29C" w14:textId="06602E0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28F7D8B" w14:textId="32D1970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Continuous Subcutaneous Insulin Delivery Systems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5D01349" w14:textId="2D9BF05D" w:rsidR="00B5075C" w:rsidRPr="00C232B2" w:rsidRDefault="00B5075C" w:rsidP="00B5075C">
            <w:pPr>
              <w:spacing w:line="240" w:lineRule="auto"/>
              <w:jc w:val="left"/>
              <w:rPr>
                <w:rFonts w:eastAsia="Times New Roman" w:cs="Arial"/>
                <w:sz w:val="18"/>
                <w:szCs w:val="18"/>
                <w:lang w:eastAsia="da-DK"/>
              </w:rPr>
            </w:pPr>
            <w:hyperlink r:id="rId98" w:history="1">
              <w:r w:rsidRPr="00C232B2">
                <w:rPr>
                  <w:rStyle w:val="Hyperlink"/>
                  <w:rFonts w:cs="Arial"/>
                  <w:color w:val="auto"/>
                  <w:sz w:val="18"/>
                  <w:szCs w:val="18"/>
                </w:rPr>
                <w:t>https://www.researchgate.net/profile/Violeta-Popovici/publication/378463281_continuous-subcutaneous-insulin-delivery-systems-2pdf/data/65da7bcce7670d36abdc946d/continuous-subcutaneous-insulin-delivery-systems-2.pdf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A80D6E6" w14:textId="38D5084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596F67B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741F555" w14:textId="6B78164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86D87FC" w14:textId="78FB01A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C. </w:t>
            </w:r>
            <w:proofErr w:type="spellStart"/>
            <w:r w:rsidRPr="00C232B2">
              <w:rPr>
                <w:rFonts w:cs="Arial"/>
                <w:sz w:val="18"/>
                <w:szCs w:val="18"/>
              </w:rPr>
              <w:t>Usoh</w:t>
            </w:r>
            <w:proofErr w:type="spellEnd"/>
            <w:r w:rsidRPr="00C232B2">
              <w:rPr>
                <w:rFonts w:cs="Arial"/>
                <w:sz w:val="18"/>
                <w:szCs w:val="18"/>
              </w:rPr>
              <w:t>, C. Price, C. Johnson, J. Speiser and J. Aloi</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D069AAD" w14:textId="507B1A2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168A74D" w14:textId="1DA6B30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Efficacy of Control-IQ Technology in a General Endocrine Clinic</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6E7279D" w14:textId="1F2E756D" w:rsidR="00B5075C" w:rsidRPr="00C232B2" w:rsidRDefault="00B5075C" w:rsidP="00B5075C">
            <w:pPr>
              <w:spacing w:line="240" w:lineRule="auto"/>
              <w:jc w:val="left"/>
              <w:rPr>
                <w:rFonts w:eastAsia="Times New Roman" w:cs="Arial"/>
                <w:sz w:val="18"/>
                <w:szCs w:val="18"/>
                <w:lang w:eastAsia="da-DK"/>
              </w:rPr>
            </w:pPr>
            <w:hyperlink r:id="rId99" w:history="1">
              <w:r w:rsidRPr="00C232B2">
                <w:rPr>
                  <w:rStyle w:val="Hyperlink"/>
                  <w:rFonts w:cs="Arial"/>
                  <w:color w:val="auto"/>
                  <w:sz w:val="18"/>
                  <w:szCs w:val="18"/>
                </w:rPr>
                <w:t>https://www.sciencedirect.com/science/article/pii/S1530891X22006516</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CE78893" w14:textId="545B895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60C0BD81"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1EB8CB6" w14:textId="56B00DD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481EDCB" w14:textId="3B10D9E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 Freckmann, S. Buck, D. Waldenmaier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78C701E" w14:textId="1083A3F2"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1B613E8" w14:textId="2535438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Insulin pump therapy for patients with type 2 diabetes mellitus: evidence, current barriers, and new technologies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1265911" w14:textId="076C1F89" w:rsidR="00B5075C" w:rsidRPr="00C232B2" w:rsidRDefault="00B5075C" w:rsidP="00B5075C">
            <w:pPr>
              <w:spacing w:line="240" w:lineRule="auto"/>
              <w:jc w:val="left"/>
              <w:rPr>
                <w:rFonts w:eastAsia="Times New Roman" w:cs="Arial"/>
                <w:sz w:val="18"/>
                <w:szCs w:val="18"/>
                <w:lang w:eastAsia="da-DK"/>
              </w:rPr>
            </w:pPr>
            <w:hyperlink r:id="rId100" w:history="1">
              <w:r w:rsidRPr="00C232B2">
                <w:rPr>
                  <w:rStyle w:val="Hyperlink"/>
                  <w:rFonts w:cs="Arial"/>
                  <w:color w:val="auto"/>
                  <w:sz w:val="18"/>
                  <w:szCs w:val="18"/>
                </w:rPr>
                <w:t>https://journals.sagepub.com/doi/abs/10.1177/1932296820928100</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73393FB" w14:textId="515D7BDF"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52411B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D32D5FA" w14:textId="2AF19CB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lastRenderedPageBreak/>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247C90B" w14:textId="1216A86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V. </w:t>
            </w:r>
            <w:proofErr w:type="spellStart"/>
            <w:r w:rsidRPr="00C232B2">
              <w:rPr>
                <w:rFonts w:cs="Arial"/>
                <w:sz w:val="18"/>
                <w:szCs w:val="18"/>
              </w:rPr>
              <w:t>Cambuli</w:t>
            </w:r>
            <w:proofErr w:type="spellEnd"/>
            <w:r w:rsidRPr="00C232B2">
              <w:rPr>
                <w:rFonts w:cs="Arial"/>
                <w:sz w:val="18"/>
                <w:szCs w:val="18"/>
              </w:rPr>
              <w:t xml:space="preserve"> and M. Baroni</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6F849B8" w14:textId="0A470B3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E30DD74" w14:textId="62857B9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Intelligent Insulin vs. Artificial Intelligence for Type 1 Diabetes: Will the Real Winner Please Stand Up?</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3AC922B" w14:textId="35E253ED" w:rsidR="00B5075C" w:rsidRPr="00C232B2" w:rsidRDefault="00B5075C" w:rsidP="00B5075C">
            <w:pPr>
              <w:spacing w:line="240" w:lineRule="auto"/>
              <w:jc w:val="left"/>
              <w:rPr>
                <w:rFonts w:eastAsia="Times New Roman" w:cs="Arial"/>
                <w:sz w:val="18"/>
                <w:szCs w:val="18"/>
                <w:lang w:eastAsia="da-DK"/>
              </w:rPr>
            </w:pPr>
            <w:hyperlink r:id="rId101" w:history="1">
              <w:r w:rsidRPr="00C232B2">
                <w:rPr>
                  <w:rStyle w:val="Hyperlink"/>
                  <w:rFonts w:cs="Arial"/>
                  <w:color w:val="auto"/>
                  <w:sz w:val="18"/>
                  <w:szCs w:val="18"/>
                </w:rPr>
                <w:t>https://www.mdpi.com/1422-0067/24/17/13139</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E704C18" w14:textId="04AD5F5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2C0E7F6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3C81031" w14:textId="7A0C999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D21ED8E" w14:textId="506C499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J. Sherr, M. </w:t>
            </w:r>
            <w:proofErr w:type="spellStart"/>
            <w:r w:rsidRPr="00C232B2">
              <w:rPr>
                <w:rFonts w:cs="Arial"/>
                <w:sz w:val="18"/>
                <w:szCs w:val="18"/>
              </w:rPr>
              <w:t>Schoelwer</w:t>
            </w:r>
            <w:proofErr w:type="spellEnd"/>
            <w:r w:rsidRPr="00C232B2">
              <w:rPr>
                <w:rFonts w:cs="Arial"/>
                <w:sz w:val="18"/>
                <w:szCs w:val="18"/>
              </w:rPr>
              <w:t>, T. D. Santos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9A364E9" w14:textId="654FC759"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C631018" w14:textId="409F829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ISPAD clinical practice consensus guidelines 2022: diabetes technologies: insulin delivery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F6D2D33" w14:textId="4261ABDA" w:rsidR="00B5075C" w:rsidRPr="00C232B2" w:rsidRDefault="00B5075C" w:rsidP="00B5075C">
            <w:pPr>
              <w:spacing w:line="240" w:lineRule="auto"/>
              <w:jc w:val="left"/>
              <w:rPr>
                <w:rFonts w:eastAsia="Times New Roman" w:cs="Arial"/>
                <w:sz w:val="18"/>
                <w:szCs w:val="18"/>
                <w:lang w:eastAsia="da-DK"/>
              </w:rPr>
            </w:pPr>
            <w:hyperlink r:id="rId102" w:history="1">
              <w:r w:rsidRPr="00C232B2">
                <w:rPr>
                  <w:rStyle w:val="Hyperlink"/>
                  <w:rFonts w:cs="Arial"/>
                  <w:color w:val="auto"/>
                  <w:sz w:val="18"/>
                  <w:szCs w:val="18"/>
                </w:rPr>
                <w:t>https://onlinelibrary.wiley.com/doi/abs/10.1111/pedi.13421</w:t>
              </w:r>
            </w:hyperlink>
            <w:r w:rsidRPr="00C232B2">
              <w:rPr>
                <w:rFonts w:cs="Arial"/>
                <w:sz w:val="18"/>
                <w:szCs w:val="18"/>
              </w:rPr>
              <w:t xml:space="preserve"> </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A6BFE7B" w14:textId="6036315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73BEC5E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339D67A" w14:textId="0D4C078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CE5D42C" w14:textId="38C9DB2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 Reynolds, L. Mitteer, W. Sigal, L. Boyajian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8096B42" w14:textId="32E92C7A"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C64A38F" w14:textId="365C1ED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Novel Use of Dasiglucagon, a Soluble Glucagon Analog, for the Treatment of </w:t>
            </w:r>
            <w:proofErr w:type="spellStart"/>
            <w:r w:rsidRPr="00C232B2">
              <w:rPr>
                <w:rFonts w:cs="Arial"/>
                <w:sz w:val="18"/>
                <w:szCs w:val="18"/>
              </w:rPr>
              <w:t>Hyperinsulinemic</w:t>
            </w:r>
            <w:proofErr w:type="spellEnd"/>
            <w:r w:rsidRPr="00C232B2">
              <w:rPr>
                <w:rFonts w:cs="Arial"/>
                <w:sz w:val="18"/>
                <w:szCs w:val="18"/>
              </w:rPr>
              <w:t xml:space="preserve"> Hypoglycemia Secondary to Suspected Insulinoma: A Case Report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BE383F6" w14:textId="0717BB68" w:rsidR="00B5075C" w:rsidRPr="00C232B2" w:rsidRDefault="00B5075C" w:rsidP="00B5075C">
            <w:pPr>
              <w:spacing w:line="240" w:lineRule="auto"/>
              <w:jc w:val="left"/>
              <w:rPr>
                <w:rFonts w:eastAsia="Times New Roman" w:cs="Arial"/>
                <w:sz w:val="18"/>
                <w:szCs w:val="18"/>
                <w:lang w:eastAsia="da-DK"/>
              </w:rPr>
            </w:pPr>
            <w:hyperlink r:id="rId103" w:history="1">
              <w:r w:rsidRPr="00C232B2">
                <w:rPr>
                  <w:rStyle w:val="Hyperlink"/>
                  <w:rFonts w:cs="Arial"/>
                  <w:color w:val="auto"/>
                  <w:sz w:val="18"/>
                  <w:szCs w:val="18"/>
                </w:rPr>
                <w:t>https://karger.com/hrp/article/97/2/187/855520</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24A3423" w14:textId="347D391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672D3DA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8BC2389" w14:textId="4303AC3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4AC3B13" w14:textId="7EF2FF7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 Butterfield and N. Sims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E632EEE" w14:textId="4B40571F"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E0C30EE" w14:textId="7E5B0BB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Performance of a Continuous Subcutaneous Insulin Infusion (CSII) Pump with Acoustic Volume and Flow Sensing in Simulated HighConsequence Situations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4BE1DD0" w14:textId="05DD41F4" w:rsidR="00B5075C" w:rsidRPr="00C232B2" w:rsidRDefault="00B5075C" w:rsidP="00B5075C">
            <w:pPr>
              <w:spacing w:line="240" w:lineRule="auto"/>
              <w:jc w:val="left"/>
              <w:rPr>
                <w:rFonts w:eastAsia="Times New Roman" w:cs="Arial"/>
                <w:sz w:val="18"/>
                <w:szCs w:val="18"/>
                <w:lang w:eastAsia="da-DK"/>
              </w:rPr>
            </w:pPr>
            <w:hyperlink r:id="rId104" w:history="1">
              <w:r w:rsidRPr="00C232B2">
                <w:rPr>
                  <w:rStyle w:val="Hyperlink"/>
                  <w:rFonts w:cs="Arial"/>
                  <w:color w:val="auto"/>
                  <w:sz w:val="18"/>
                  <w:szCs w:val="18"/>
                </w:rPr>
                <w:t>https://ieeexplore.ieee.org/abstract/document/10547403/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C8A7812" w14:textId="3162028C"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DS</w:t>
            </w:r>
          </w:p>
        </w:tc>
      </w:tr>
      <w:tr w:rsidR="00C232B2" w:rsidRPr="00C232B2" w14:paraId="4800BB7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DA22354" w14:textId="3C90A6E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0321F30" w14:textId="146060D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X. Wang, A. Dunlop, J. McKeen, D. Feig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DE34DD3" w14:textId="5070A97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42D8C3E" w14:textId="0D2145D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Real</w:t>
            </w:r>
            <w:r w:rsidRPr="00C232B2">
              <w:rPr>
                <w:rFonts w:ascii="Cambria Math" w:hAnsi="Cambria Math" w:cs="Cambria Math"/>
                <w:sz w:val="18"/>
                <w:szCs w:val="18"/>
              </w:rPr>
              <w:t>‐</w:t>
            </w:r>
            <w:r w:rsidRPr="00C232B2">
              <w:rPr>
                <w:rFonts w:cs="Arial"/>
                <w:sz w:val="18"/>
                <w:szCs w:val="18"/>
              </w:rPr>
              <w:t>world use of control</w:t>
            </w:r>
            <w:r w:rsidRPr="00C232B2">
              <w:rPr>
                <w:rFonts w:ascii="Cambria Math" w:hAnsi="Cambria Math" w:cs="Cambria Math"/>
                <w:sz w:val="18"/>
                <w:szCs w:val="18"/>
              </w:rPr>
              <w:t>‐</w:t>
            </w:r>
            <w:r w:rsidRPr="00C232B2">
              <w:rPr>
                <w:rFonts w:cs="Arial"/>
                <w:sz w:val="18"/>
                <w:szCs w:val="18"/>
              </w:rPr>
              <w:t>IQ™ technology automated insulin delivery in pregnancy: a case series with qualitative interviews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269F247" w14:textId="50822C1D" w:rsidR="00B5075C" w:rsidRPr="00C232B2" w:rsidRDefault="00B5075C" w:rsidP="00B5075C">
            <w:pPr>
              <w:spacing w:line="240" w:lineRule="auto"/>
              <w:jc w:val="left"/>
              <w:rPr>
                <w:rFonts w:eastAsia="Times New Roman" w:cs="Arial"/>
                <w:sz w:val="18"/>
                <w:szCs w:val="18"/>
                <w:lang w:eastAsia="da-DK"/>
              </w:rPr>
            </w:pPr>
            <w:hyperlink r:id="rId105" w:history="1">
              <w:r w:rsidRPr="00C232B2">
                <w:rPr>
                  <w:rStyle w:val="Hyperlink"/>
                  <w:rFonts w:cs="Arial"/>
                  <w:color w:val="auto"/>
                  <w:sz w:val="18"/>
                  <w:szCs w:val="18"/>
                </w:rPr>
                <w:t>https://onlinelibrary.wiley.com/doi/abs/10.1111/dme.15086</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58059C6" w14:textId="2CE345E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23DD8D2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F23FF4B" w14:textId="25FD81F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305DC42" w14:textId="096EB7E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Rentschler and B. Nothwehr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2DF74B2" w14:textId="7792832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18C844B" w14:textId="4ABDF4F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Transmitting Insulin: The Design and Look of Insulin Delivery Devices as Technologies of Communication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6BC017F" w14:textId="746A7493" w:rsidR="00B5075C" w:rsidRPr="00C232B2" w:rsidRDefault="00B5075C" w:rsidP="00B5075C">
            <w:pPr>
              <w:spacing w:line="240" w:lineRule="auto"/>
              <w:jc w:val="left"/>
              <w:rPr>
                <w:rFonts w:eastAsia="Times New Roman" w:cs="Arial"/>
                <w:sz w:val="18"/>
                <w:szCs w:val="18"/>
                <w:lang w:eastAsia="da-DK"/>
              </w:rPr>
            </w:pPr>
            <w:hyperlink r:id="rId106" w:history="1">
              <w:r w:rsidRPr="00C232B2">
                <w:rPr>
                  <w:rStyle w:val="Hyperlink"/>
                  <w:rFonts w:cs="Arial"/>
                  <w:color w:val="auto"/>
                  <w:sz w:val="18"/>
                  <w:szCs w:val="18"/>
                </w:rPr>
                <w:t>https://catalystjournal.org/index.php/catalyst/article/view/34567</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5922D38" w14:textId="58CA45F4"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0110919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57C8914" w14:textId="1A0CDCF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5A3866E" w14:textId="7A84EF1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M. Rimon, M. Hasan, M. Hassan and S. </w:t>
            </w:r>
            <w:proofErr w:type="spellStart"/>
            <w:r w:rsidRPr="00C232B2">
              <w:rPr>
                <w:rFonts w:cs="Arial"/>
                <w:sz w:val="18"/>
                <w:szCs w:val="18"/>
              </w:rPr>
              <w:t>Cesmeci</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D68EC59" w14:textId="58D4B0D3"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D3FE99F" w14:textId="7290717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Advancements in Insulin Pumps: A Comprehensive Exploration of Insulin Pump Systems, Technologies, and Future Directions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7F26A0E" w14:textId="2A5E6BE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https://www.mdpi.com/1999-4923/16/7/944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9DB6723" w14:textId="390B2C8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F18A98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3AD3812" w14:textId="78470E2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74D06EC" w14:textId="58F617A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 Raikar, P. Kumar, G. Raikar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10F5ED5" w14:textId="73F536E7"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5B5D5B8" w14:textId="21483DB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Advances and challenges in IoT-based smart drug delivery systems: a comprehensive review</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BD49A22" w14:textId="6B73A03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https://www.mdpi.com/2571-5577/6/4/62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629DD3A" w14:textId="5AF9F38D"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2136240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02B6C84" w14:textId="325E349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CEED5B4" w14:textId="6315477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Zingales and J. Ferguson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1891462" w14:textId="4264B28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2DFE411" w14:textId="2C217AE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AI in microfabrication technology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23D52AB" w14:textId="1B758B1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https://www.sciencedirect.com/science/article/pii/B9780323899253000083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5993294" w14:textId="4074715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E68213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5119064" w14:textId="4CDC5E1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DDD105C" w14:textId="3D13078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D. Dermawan and M. </w:t>
            </w:r>
            <w:proofErr w:type="spellStart"/>
            <w:r w:rsidRPr="00C232B2">
              <w:rPr>
                <w:rFonts w:cs="Arial"/>
                <w:sz w:val="18"/>
                <w:szCs w:val="18"/>
              </w:rPr>
              <w:t>Purbayanto</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4C996EE" w14:textId="1E149818"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4AFE587" w14:textId="171B803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An overview of advancements in closed-loop artificial pancreas system</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B05474E" w14:textId="1512EAB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https://www.cell.com/heliyon/fulltext/S2405-8440(22)02936-X</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48D5E51" w14:textId="354378AE"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6B5D10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BD01CDE" w14:textId="676745D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9F04637" w14:textId="7FEEC2F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J. Garcia-Tirado, S. Brown, N. </w:t>
            </w:r>
            <w:proofErr w:type="spellStart"/>
            <w:r w:rsidRPr="00C232B2">
              <w:rPr>
                <w:rFonts w:cs="Arial"/>
                <w:sz w:val="18"/>
                <w:szCs w:val="18"/>
              </w:rPr>
              <w:t>Laichuthai</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1C29673" w14:textId="05BA3542"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112BE40" w14:textId="5399C90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Anticipation of historical exercise patterns by a novel artificial pancreas system reduces hypoglycemia during and after moderate-intensity physical activity in people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7197C7C" w14:textId="4DC1867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https://www.liebertpub.com/doi/abs/10.1089/dia.2020.0516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7C975B8" w14:textId="50AFAE6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7EEA458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82215A7" w14:textId="597C8C1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EA55C0A" w14:textId="1A17636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 Rodríguez-Sarmiento, F. León-Vargas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8C8EA8F" w14:textId="0E4CB1AC"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EDB64C4" w14:textId="2F48CBC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Artificial pancreas systems: experiences from concept to </w:t>
            </w:r>
            <w:proofErr w:type="spellStart"/>
            <w:r w:rsidRPr="00C232B2">
              <w:rPr>
                <w:rFonts w:cs="Arial"/>
                <w:sz w:val="18"/>
                <w:szCs w:val="18"/>
              </w:rPr>
              <w:t>commercialisation</w:t>
            </w:r>
            <w:proofErr w:type="spellEnd"/>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1B56D80" w14:textId="16BD94C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https://www.tandfonline.com/doi/abs/10.1080/17434440.2022.2150546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836871E" w14:textId="44B2189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0CB912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C7AAF72" w14:textId="75DF5B6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9A9B369" w14:textId="14C18F2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N. Brantly</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E547486" w14:textId="609D9FC3"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907070F" w14:textId="1A06D87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Automating Health: The Promises and Perils of Biomedical Technologies for Diabetes Management</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DA67DC7" w14:textId="13AAA11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https://vtechworks.lib.vt.edu/items/60342e88-e29b-4a65-bd81-28a55c3cdf3c</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733FF07" w14:textId="6679B1D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206C7D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C8D38D2" w14:textId="6FB0EF8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0C9C973" w14:textId="71E0E46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J. Fuchs and R. Hovorka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8420FAD" w14:textId="5BA73AA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96043F4" w14:textId="39810C0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Closed-loop control in insulin pumps for type-1 diabetes mellitus: safety and efficacy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D1BB4E5" w14:textId="26B744B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https://www.tandfonline.com/doi/abs/10.1080/17434440.2020.1784724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AF77314" w14:textId="10A6CFFD"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4CEAC6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92C7903" w14:textId="535ED86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A2B4B00" w14:textId="78A1CDC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Díaz-Balzac, D. Pillinger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9E9007E" w14:textId="7261032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AC48BCF" w14:textId="0EC27BF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Continuous subcutaneous insulin infusions: closing the loop</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1345A37" w14:textId="561B286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https://academic.oup.com/jcem/article-abstract/108/5/1019/6961098</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075DDE8" w14:textId="2E1ECF0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724842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7B7C753" w14:textId="417F121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lastRenderedPageBreak/>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066A865" w14:textId="42E5B04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V. Elian, V. Popovici, E. Ozon, A. </w:t>
            </w:r>
            <w:proofErr w:type="spellStart"/>
            <w:r w:rsidRPr="00C232B2">
              <w:rPr>
                <w:rFonts w:cs="Arial"/>
                <w:sz w:val="18"/>
                <w:szCs w:val="18"/>
              </w:rPr>
              <w:t>Musuc</w:t>
            </w:r>
            <w:proofErr w:type="spellEnd"/>
            <w:r w:rsidRPr="00C232B2">
              <w:rPr>
                <w:rFonts w:cs="Arial"/>
                <w:sz w:val="18"/>
                <w:szCs w:val="18"/>
              </w:rPr>
              <w:t xml:space="preserve">, A. </w:t>
            </w:r>
            <w:proofErr w:type="spellStart"/>
            <w:r w:rsidRPr="00C232B2">
              <w:rPr>
                <w:rFonts w:cs="Arial"/>
                <w:sz w:val="18"/>
                <w:szCs w:val="18"/>
              </w:rPr>
              <w:t>Fița</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D572474" w14:textId="00A88F47"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31E3010" w14:textId="5D8D577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Current technologies for managing type 1 diabetes mellitus and their impact on quality of life—a narrative review</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82698F3" w14:textId="1260F3F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https://www.mdpi.com/2075-1729/13/8/1663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BC67287" w14:textId="66CB053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1C5F9CA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EEDACB8" w14:textId="450386D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F07FAAA" w14:textId="33590E3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 Nimri, B. Kovatchev and M. Phillip</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0283435" w14:textId="7A84517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167B709" w14:textId="41352BA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Decision support systems and </w:t>
            </w:r>
            <w:proofErr w:type="gramStart"/>
            <w:r w:rsidRPr="00C232B2">
              <w:rPr>
                <w:rFonts w:cs="Arial"/>
                <w:sz w:val="18"/>
                <w:szCs w:val="18"/>
              </w:rPr>
              <w:t>closed-loop</w:t>
            </w:r>
            <w:proofErr w:type="gramEnd"/>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2E5AFAE" w14:textId="2FD76F5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https://www.liebertpub.com/doi/full/10.1089/dia.2021.2505</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0919720" w14:textId="54046505"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2B052B6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B08F65A" w14:textId="61F3510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1DFAC11" w14:textId="4E7968C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B. </w:t>
            </w:r>
            <w:proofErr w:type="spellStart"/>
            <w:r w:rsidRPr="00C232B2">
              <w:rPr>
                <w:rFonts w:cs="Arial"/>
                <w:sz w:val="18"/>
                <w:szCs w:val="18"/>
              </w:rPr>
              <w:t>Draznin</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CD8EC0E" w14:textId="22B50983"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8E4B3CB" w14:textId="163AA60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Diabetes technology: science and practice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8D2635D" w14:textId="63013B2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https://books.google.com/books?hl=en&amp;lr=&amp;id=F3uyDwAAQBAJ&amp;oi=fnd&amp;pg=PT7&amp;dq=%22t+slim+x2%22+%22tandem+diabetes+care%22+%22infusion+pump%22&amp;ots=mhBgoHnyqL&amp;sig=a34DnTtXWp5cruR1CI3rj0oQiXY</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A3AC0DA" w14:textId="068B8CCA"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2977CCE1"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05F282D" w14:textId="6564A65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D94EF55" w14:textId="614F889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D. Russell-Jones and Z. </w:t>
            </w:r>
            <w:proofErr w:type="spellStart"/>
            <w:r w:rsidRPr="00C232B2">
              <w:rPr>
                <w:rFonts w:cs="Arial"/>
                <w:sz w:val="18"/>
                <w:szCs w:val="18"/>
              </w:rPr>
              <w:t>Bawlchhim</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5AE776F" w14:textId="4338E3C6"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128A03D" w14:textId="7886FC9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Discovery of insulin 100 years 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E97FF82" w14:textId="6D96237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https://academic.oup.com/pmj/article-abstract/99/1173/661/7211536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831CC4E" w14:textId="199ACAC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73374F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3FB8B42" w14:textId="3210731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41A53AC" w14:textId="3C1D1FA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Ballistic</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108A827" w14:textId="44548776"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427C29F" w14:textId="79DD976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DTM 2020 Abstracts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4624187" w14:textId="4505321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https://www.ncbi.nlm.nih.gov/pmc/articles/PMC8256072/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878A3E0" w14:textId="198C3C55"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4BAFEF9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1BF775E" w14:textId="2EB3BFF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953031F" w14:textId="40D75B9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A. McHugh, J. Knopp, D. </w:t>
            </w:r>
            <w:proofErr w:type="spellStart"/>
            <w:r w:rsidRPr="00C232B2">
              <w:rPr>
                <w:rFonts w:cs="Arial"/>
                <w:sz w:val="18"/>
                <w:szCs w:val="18"/>
              </w:rPr>
              <w:t>Kulawiec</w:t>
            </w:r>
            <w:proofErr w:type="spellEnd"/>
            <w:r w:rsidRPr="00C232B2">
              <w:rPr>
                <w:rFonts w:cs="Arial"/>
                <w:sz w:val="18"/>
                <w:szCs w:val="18"/>
              </w:rPr>
              <w:t>, T. Merry, R. Murphy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0ABC263" w14:textId="20E17DEF"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84D08D6" w14:textId="05A8F7A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Effects of Exogenous Insulin input on Identification of Hepatic Clearance Parameters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E58CE6A" w14:textId="3E3122C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https://ir.canterbury.ac.nz/bitstream/handle/10092/102209/DTM%202020%20Abstracts.pdf?sequence=2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FF38130" w14:textId="15E6C86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168C56B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78870CB" w14:textId="6578421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85BE0E9" w14:textId="518C1EA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J. </w:t>
            </w:r>
            <w:proofErr w:type="spellStart"/>
            <w:r w:rsidRPr="00C232B2">
              <w:rPr>
                <w:rFonts w:cs="Arial"/>
                <w:sz w:val="18"/>
                <w:szCs w:val="18"/>
              </w:rPr>
              <w:t>Suleder</w:t>
            </w:r>
            <w:proofErr w:type="spellEnd"/>
            <w:r w:rsidRPr="00C232B2">
              <w:rPr>
                <w:rFonts w:cs="Arial"/>
                <w:sz w:val="18"/>
                <w:szCs w:val="18"/>
              </w:rPr>
              <w:t>, A. Dewald and F. Grunow</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7CFF0DC" w14:textId="0780022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F57F3D4" w14:textId="54DE2DD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ERNW WHITEPAPER 66</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C31BF91" w14:textId="6A923F8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https://static.ernw.de/whitepaper/ERNW_Whitepaper66_Medical_Device_Security_signed.pdf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B8EF651" w14:textId="15C0FC5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26E171A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0E6B944" w14:textId="74D7AAB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E5E2DEF" w14:textId="10BC319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 MICROBES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E150790" w14:textId="1EC6B63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7CFDBB4" w14:textId="4848047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Extremely clean rooms may fuel resistance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C2C71AA" w14:textId="0DE0F9F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https://journals.lww.com/nursing/fulltext/2019/05000/Drug_News.3.aspx</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0116877" w14:textId="4E1D2C2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6CC4DD6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1D2C886" w14:textId="25FCAE6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E638BE0" w14:textId="69BC807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N. </w:t>
            </w:r>
            <w:proofErr w:type="spellStart"/>
            <w:r w:rsidRPr="00C232B2">
              <w:rPr>
                <w:rFonts w:cs="Arial"/>
                <w:sz w:val="18"/>
                <w:szCs w:val="18"/>
              </w:rPr>
              <w:t>Elbarbary</w:t>
            </w:r>
            <w:proofErr w:type="spellEnd"/>
            <w:r w:rsidRPr="00C232B2">
              <w:rPr>
                <w:rFonts w:cs="Arial"/>
                <w:sz w:val="18"/>
                <w:szCs w:val="18"/>
              </w:rPr>
              <w:t xml:space="preserve"> and E. Ismail</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BFA105A" w14:textId="7F99FCAB"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3522FD3" w14:textId="517F345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Glycemic control during Ramadan fasting in adolescents and young adults with type 1 diabetes on </w:t>
            </w:r>
            <w:proofErr w:type="spellStart"/>
            <w:r w:rsidRPr="00C232B2">
              <w:rPr>
                <w:rFonts w:cs="Arial"/>
                <w:sz w:val="18"/>
                <w:szCs w:val="18"/>
              </w:rPr>
              <w:t>MiniMed</w:t>
            </w:r>
            <w:proofErr w:type="spellEnd"/>
            <w:r w:rsidRPr="00C232B2">
              <w:rPr>
                <w:rFonts w:cs="Arial"/>
                <w:sz w:val="18"/>
                <w:szCs w:val="18"/>
              </w:rPr>
              <w:t>™ 780g advanced hybrid closed</w:t>
            </w:r>
            <w:r w:rsidRPr="00C232B2">
              <w:rPr>
                <w:rFonts w:cs="Arial"/>
                <w:sz w:val="18"/>
                <w:szCs w:val="18"/>
              </w:rPr>
              <w:noBreakHyphen/>
              <w:t>loop system: a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3019768" w14:textId="1807D02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https://www.sciencedirect.com/science/article/pii/S0168822722008592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F1A3DE2" w14:textId="497EC6CA"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198683C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76F354D" w14:textId="72254AB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05CA64F" w14:textId="1BAF886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A. Bellon, A. </w:t>
            </w:r>
            <w:proofErr w:type="spellStart"/>
            <w:r w:rsidRPr="00C232B2">
              <w:rPr>
                <w:rFonts w:cs="Arial"/>
                <w:sz w:val="18"/>
                <w:szCs w:val="18"/>
              </w:rPr>
              <w:t>Snoeren</w:t>
            </w:r>
            <w:proofErr w:type="spellEnd"/>
            <w:r w:rsidRPr="00C232B2">
              <w:rPr>
                <w:rFonts w:cs="Arial"/>
                <w:sz w:val="18"/>
                <w:szCs w:val="18"/>
              </w:rPr>
              <w:t xml:space="preserve"> and D. Stefan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D650EA5" w14:textId="3811778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8EFCA01" w14:textId="1122EC7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Hacking for Fun and Glucose: Reverse Engineering an Insulin Pump</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22537B7" w14:textId="03D5EE6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https://www.sysnet.ucsd.edu/~abellon/pubs/2022-techcon-hacking-for-fun-and-glucose.pdf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8D75FE5" w14:textId="6505ECEA"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6F27F36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87A0384" w14:textId="18F89DF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BE5CED2" w14:textId="14D0118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J. Perälä and J. </w:t>
            </w:r>
            <w:proofErr w:type="spellStart"/>
            <w:r w:rsidRPr="00C232B2">
              <w:rPr>
                <w:rFonts w:cs="Arial"/>
                <w:sz w:val="18"/>
                <w:szCs w:val="18"/>
              </w:rPr>
              <w:t>Vahtera</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A3C2F66" w14:textId="0D3E1063"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1F31F1E" w14:textId="2107685B" w:rsidR="00B5075C" w:rsidRPr="00C232B2" w:rsidRDefault="00B5075C" w:rsidP="00B5075C">
            <w:pPr>
              <w:spacing w:line="240" w:lineRule="auto"/>
              <w:jc w:val="left"/>
              <w:rPr>
                <w:rFonts w:eastAsia="Times New Roman" w:cs="Arial"/>
                <w:sz w:val="18"/>
                <w:szCs w:val="18"/>
                <w:lang w:eastAsia="da-DK"/>
              </w:rPr>
            </w:pPr>
            <w:proofErr w:type="spellStart"/>
            <w:r w:rsidRPr="00C232B2">
              <w:rPr>
                <w:rFonts w:cs="Arial"/>
                <w:sz w:val="18"/>
                <w:szCs w:val="18"/>
              </w:rPr>
              <w:t>Insuliinipumppujen</w:t>
            </w:r>
            <w:proofErr w:type="spellEnd"/>
            <w:r w:rsidRPr="00C232B2">
              <w:rPr>
                <w:rFonts w:cs="Arial"/>
                <w:sz w:val="18"/>
                <w:szCs w:val="18"/>
              </w:rPr>
              <w:t xml:space="preserve"> </w:t>
            </w:r>
            <w:proofErr w:type="spellStart"/>
            <w:r w:rsidRPr="00C232B2">
              <w:rPr>
                <w:rFonts w:cs="Arial"/>
                <w:sz w:val="18"/>
                <w:szCs w:val="18"/>
              </w:rPr>
              <w:t>käyttöopas</w:t>
            </w:r>
            <w:proofErr w:type="spellEnd"/>
            <w:r w:rsidRPr="00C232B2">
              <w:rPr>
                <w:rFonts w:cs="Arial"/>
                <w:sz w:val="18"/>
                <w:szCs w:val="18"/>
              </w:rPr>
              <w:t xml:space="preserve"> </w:t>
            </w:r>
            <w:proofErr w:type="spellStart"/>
            <w:r w:rsidRPr="00C232B2">
              <w:rPr>
                <w:rFonts w:cs="Arial"/>
                <w:sz w:val="18"/>
                <w:szCs w:val="18"/>
              </w:rPr>
              <w:t>terveyskeskuksen</w:t>
            </w:r>
            <w:proofErr w:type="spellEnd"/>
            <w:r w:rsidRPr="00C232B2">
              <w:rPr>
                <w:rFonts w:cs="Arial"/>
                <w:sz w:val="18"/>
                <w:szCs w:val="18"/>
              </w:rPr>
              <w:t xml:space="preserve"> </w:t>
            </w:r>
            <w:proofErr w:type="spellStart"/>
            <w:r w:rsidRPr="00C232B2">
              <w:rPr>
                <w:rFonts w:cs="Arial"/>
                <w:sz w:val="18"/>
                <w:szCs w:val="18"/>
              </w:rPr>
              <w:t>vuodeosastoille</w:t>
            </w:r>
            <w:proofErr w:type="spellEnd"/>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6FD8B2E" w14:textId="343B1BF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https://www.theseus.fi/bitstream/handle/10024/795967/Perala_Vahtera.pdf?sequence=2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7D12FEA" w14:textId="54382845"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03F155E1"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AB2B17A" w14:textId="4DA79B2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44F9286" w14:textId="31F8356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 Neves, L. Martins, M. Gabbay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BB50C86" w14:textId="1A24C10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BAE5575" w14:textId="0F0CF30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Insulin infusion sets associated with adverse events: strategies for improved diabetes education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A114F1A" w14:textId="7ED3CE5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https://www.frontiersin.org/articles/10.3389/fmed.2023.1275394/full</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514A457" w14:textId="7B16301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02C8A3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C785C06" w14:textId="21470B9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06F305E" w14:textId="3D952D2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E. Doyle, E. Cengiz and W. Tamborlane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49F45FE" w14:textId="1EF1DD9A"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D4CCB75" w14:textId="3FCF2BC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Insulin Pump Therapy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6262B75" w14:textId="09CF01B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https://link.springer.com/chapter/10.1007/978-3-030-64133-7_6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15E0D2F" w14:textId="4AFCB234"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439B0D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7BEEDB1" w14:textId="26DF47B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lastRenderedPageBreak/>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2B1825B" w14:textId="5ECF3C8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L. v. </w:t>
            </w:r>
            <w:proofErr w:type="spellStart"/>
            <w:r w:rsidRPr="00C232B2">
              <w:rPr>
                <w:rFonts w:cs="Arial"/>
                <w:sz w:val="18"/>
                <w:szCs w:val="18"/>
              </w:rPr>
              <w:t>Kobyletzki</w:t>
            </w:r>
            <w:proofErr w:type="spellEnd"/>
            <w:r w:rsidRPr="00C232B2">
              <w:rPr>
                <w:rFonts w:cs="Arial"/>
                <w:sz w:val="18"/>
                <w:szCs w:val="18"/>
              </w:rPr>
              <w:t xml:space="preserve">, J. </w:t>
            </w:r>
            <w:proofErr w:type="spellStart"/>
            <w:r w:rsidRPr="00C232B2">
              <w:rPr>
                <w:rFonts w:cs="Arial"/>
                <w:sz w:val="18"/>
                <w:szCs w:val="18"/>
              </w:rPr>
              <w:t>Ulriksdotter</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EE2BBD7" w14:textId="4F52DDD7"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B4D1EB1" w14:textId="39155B2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Insulin Pump Therapy and Adverse Skin Reactions </w:t>
            </w:r>
            <w:proofErr w:type="gramStart"/>
            <w:r w:rsidRPr="00C232B2">
              <w:rPr>
                <w:rFonts w:cs="Arial"/>
                <w:sz w:val="18"/>
                <w:szCs w:val="18"/>
              </w:rPr>
              <w:t>With</w:t>
            </w:r>
            <w:proofErr w:type="gramEnd"/>
            <w:r w:rsidRPr="00C232B2">
              <w:rPr>
                <w:rFonts w:cs="Arial"/>
                <w:sz w:val="18"/>
                <w:szCs w:val="18"/>
              </w:rPr>
              <w:t xml:space="preserve"> Focus on Allergic Contact Dermatitis in Individuals Living With Diabetes Mellitus: A Systematic Review and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89F423F" w14:textId="0357673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https://journals.sagepub.com/doi/abs/10.1177/19322968241252613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0BD2B79" w14:textId="3F28953C"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3F6F6B8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4416FC3" w14:textId="7A0002E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D694EE6" w14:textId="6D7D725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 Domingo-Lopez, G. Lattanzi, L. Schreiber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C04BD32" w14:textId="0099A7EB"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CDB19BB" w14:textId="21CB8A2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Medical devices, smart drug delivery, wearables and technology for the treatment of Diabetes Mellitus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C76EA5C" w14:textId="18800BA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https://www.sciencedirect.com/science/article/pii/S0169409X22001703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9099394" w14:textId="4DF45DD5"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0C33634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07D2749" w14:textId="394C0D5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C58DE0E" w14:textId="35A9348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P. </w:t>
            </w:r>
            <w:proofErr w:type="spellStart"/>
            <w:r w:rsidRPr="00C232B2">
              <w:rPr>
                <w:rFonts w:cs="Arial"/>
                <w:sz w:val="18"/>
                <w:szCs w:val="18"/>
              </w:rPr>
              <w:t>Phadtare</w:t>
            </w:r>
            <w:proofErr w:type="spellEnd"/>
            <w:r w:rsidRPr="00C232B2">
              <w:rPr>
                <w:rFonts w:cs="Arial"/>
                <w:sz w:val="18"/>
                <w:szCs w:val="18"/>
              </w:rPr>
              <w:t>, D. Patil and S. Desai</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84BA451" w14:textId="37507396"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8EB7A1C" w14:textId="246F0DD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Nanotechnology: Newer Approach in Insulin Therapy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CB87756" w14:textId="5372F4D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https://www.ingentaconnect.com/content/ben/pnt/2023/00000011/00000001/art00004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BC6FF0D" w14:textId="604D00CF"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7B8AFCE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A744E32" w14:textId="0B19C7C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AE89EDE" w14:textId="771163A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 Burnside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9238828" w14:textId="7129A389"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32B5ABF" w14:textId="6573A7E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Open-source automated insulin delivery in type 1 diabetes. Equitable </w:t>
            </w:r>
            <w:proofErr w:type="spellStart"/>
            <w:r w:rsidRPr="00C232B2">
              <w:rPr>
                <w:rFonts w:cs="Arial"/>
                <w:sz w:val="18"/>
                <w:szCs w:val="18"/>
              </w:rPr>
              <w:t>utilisation</w:t>
            </w:r>
            <w:proofErr w:type="spellEnd"/>
            <w:r w:rsidRPr="00C232B2">
              <w:rPr>
                <w:rFonts w:cs="Arial"/>
                <w:sz w:val="18"/>
                <w:szCs w:val="18"/>
              </w:rPr>
              <w:t xml:space="preserve"> of advanced diabetes technologies to address pervasive inequities in diabetes health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14520A8" w14:textId="20FCD00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https://ourarchive.otago.ac.nz/esploro/outputs/doctoral/Open-source-automated-insulin-delivery-in-type/9926478641201891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402D3FB" w14:textId="69BC614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A8CEDE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E151704" w14:textId="485369E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A20B9EA" w14:textId="4312998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J. Knopp, A. Lynn and G. Chase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4890818" w14:textId="3B98F5B6"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8086280" w14:textId="761711E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Persistent hyperglycemia in extremely low birth weight premature infants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4B7A3E9" w14:textId="6E1662A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https://ir.canterbury.ac.nz/bitstream/handle/10092/102208/DTM%202020%20Abstracts.pdf?sequence=2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4181290" w14:textId="544C8C12"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1F31072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B8EF38F" w14:textId="45672F9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6228379" w14:textId="2298FA6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P. </w:t>
            </w:r>
            <w:proofErr w:type="spellStart"/>
            <w:r w:rsidRPr="00C232B2">
              <w:rPr>
                <w:rFonts w:cs="Arial"/>
                <w:sz w:val="18"/>
                <w:szCs w:val="18"/>
              </w:rPr>
              <w:t>Khode</w:t>
            </w:r>
            <w:proofErr w:type="spellEnd"/>
            <w:r w:rsidRPr="00C232B2">
              <w:rPr>
                <w:rFonts w:cs="Arial"/>
                <w:sz w:val="18"/>
                <w:szCs w:val="18"/>
              </w:rPr>
              <w:t xml:space="preserve"> and K. Kolhe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51AA096" w14:textId="61CA7597"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98F55FC" w14:textId="2F0E029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Review of Insulin Patch Pump: There Development and Future in Closed-Loop Systems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AE286EE" w14:textId="4786217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https://www.indianjournals.com/ijor.aspx?target=ijor:rjpdft&amp;volume=11&amp;issue=3&amp;article=012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F5F1EE5" w14:textId="7847C0A5"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13694B1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6EBC2A6" w14:textId="293908B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D973A97" w14:textId="0C10CEF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Orbell, R. Codario, M. Zupa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DAF75FD" w14:textId="7BE0BC2F"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F4E6185" w14:textId="77A04AD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Severe Insulin Pump-Related Adverse Events: Potential Root Causes and Impact of the COVID-19 Pandemic</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D0019D7" w14:textId="5B63E60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https://journals.sagepub.com/doi/abs/10.1177/19322968241254521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7EBFD82" w14:textId="36795D3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31E10C6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9730D58" w14:textId="7ED0B01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DD3CE32" w14:textId="2700338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 Lakshman, C. Boughton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19A3D37" w14:textId="4DC4AAEA"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52B33C8" w14:textId="0CDD9EB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The changing landscape of automated insulin delivery in the management of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56E6076" w14:textId="2D1D8AF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https://ec.bioscientifica.com/view/journals/ec/12/8/EC-23-0132.xml</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67782C9" w14:textId="68D347E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2FB1B7E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1A655F1" w14:textId="790EED8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53BB5B4" w14:textId="4CBABA1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Rentschler and B. Nothwehr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EB661E0" w14:textId="3282F0BC"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5D5C404" w14:textId="645A1BF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Transmitting Insulin: The Design, Look, and Performance of Insulin Delivery Devices as Communication Technologies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4CD87AC" w14:textId="6FF07B85" w:rsidR="00B5075C" w:rsidRPr="00C232B2" w:rsidRDefault="00B5075C" w:rsidP="00B5075C">
            <w:pPr>
              <w:spacing w:line="240" w:lineRule="auto"/>
              <w:jc w:val="left"/>
              <w:rPr>
                <w:rFonts w:eastAsia="Times New Roman" w:cs="Arial"/>
                <w:sz w:val="18"/>
                <w:szCs w:val="18"/>
                <w:lang w:eastAsia="da-DK"/>
              </w:rPr>
            </w:pPr>
            <w:hyperlink r:id="rId107" w:history="1">
              <w:r w:rsidRPr="00C232B2">
                <w:rPr>
                  <w:rStyle w:val="Hyperlink"/>
                  <w:rFonts w:cs="Arial"/>
                  <w:color w:val="auto"/>
                  <w:sz w:val="18"/>
                  <w:szCs w:val="18"/>
                </w:rPr>
                <w:t>https://www.researchgate.net/profile/Carrie-Rentschler/publication/351661980_Transmitting_Insulin_The_Design_and_Look_of_Insulin_Delivery_Devices_as_Technologies_of_Communication/links/60d32ae6a6fdcce58bab4588/Transmitting-Insulin-The-Design-and-Look-of-Insulin-Delivery-Devices-as-Technologies-of-Communication.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BDAB07F" w14:textId="44DC522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F49E591"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FE8E27F" w14:textId="0A0B4B8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4460A37" w14:textId="6E5CFA9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 Brilliant</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E029EEB" w14:textId="000570EF"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5978D64" w14:textId="6BCA35C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Type One Cybernetics: Biotechnical Embodiment as a Crip/Queer Site of Feminist Knowledge Production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217FE15" w14:textId="477EBD0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https://ida.mtholyoke.edu/bitstream/handle/10166/6317/mbrilliant%20THESIS.pdf?sequence=1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D7B53C7" w14:textId="74817DCD"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0DCEC8C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0F8B136" w14:textId="6580551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FB32DAB" w14:textId="074DBF9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 Acosta, S. Brown, A. Zand, A. Kansara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7EBFD26" w14:textId="4CBC6C22"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35B5061" w14:textId="738D317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USA vs Europe: who is leading the diabetes tech race?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1276E34" w14:textId="0AB059C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https://link.springer.com/article/10.1007/s11892-019-1237-z</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0BBC059" w14:textId="08C827E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66AC7D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0F89DAE" w14:textId="538BF33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lastRenderedPageBreak/>
              <w:t>GS7</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CC608EE" w14:textId="3AFE93B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L. Controller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45181CF" w14:textId="5375D4A8"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5ED92AE" w14:textId="6A6C109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Virtual Meetings Not Necessarily Safer Than in Person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620E4B1" w14:textId="4EC454D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https://journals.lww.com/biomedicalsafetystandards/fulltext/2022/12010/LivaNova_LifeSPARC_Controller.2.aspx?context=LatestArticles</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6F23F14" w14:textId="4941EA27"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6B6DB7A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982752E" w14:textId="014BB48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CD61DE8" w14:textId="505A60A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L. Nally and J. Blanchette</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D462FF6" w14:textId="363A17C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8AAD2C0" w14:textId="6DAEBB9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Integrated Strategies to Support Diabetes Technology in Pregnancy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C63D643" w14:textId="635FF762" w:rsidR="00B5075C" w:rsidRPr="00C232B2" w:rsidRDefault="00B5075C" w:rsidP="00B5075C">
            <w:pPr>
              <w:spacing w:line="240" w:lineRule="auto"/>
              <w:jc w:val="left"/>
              <w:rPr>
                <w:rFonts w:eastAsia="Times New Roman" w:cs="Arial"/>
                <w:sz w:val="18"/>
                <w:szCs w:val="18"/>
                <w:lang w:eastAsia="da-DK"/>
              </w:rPr>
            </w:pPr>
            <w:hyperlink r:id="rId108" w:history="1">
              <w:r w:rsidRPr="00C232B2">
                <w:rPr>
                  <w:rStyle w:val="Hyperlink"/>
                  <w:rFonts w:cs="Arial"/>
                  <w:color w:val="auto"/>
                  <w:sz w:val="18"/>
                  <w:szCs w:val="18"/>
                </w:rPr>
                <w:t>https://journals.lww.com/greenjournal/fulltext/9900/integrated_strategies_to_support_diabetes.1139.aspx</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D1F78E4" w14:textId="225BB227"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0DEDD32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B2AEF4F" w14:textId="2AC11FC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92B96B8" w14:textId="4DED502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 Sands, K. Scully, L. Brenner and C. Center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841F5C6" w14:textId="2429358C"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57E7A1C" w14:textId="5BF810F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Address correspondence to</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01F3B19" w14:textId="56B02DD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https://cdn.clinicaltrials.gov/large-docs/53/NCT03258853/Prot_SAP_000.pdf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92AE707" w14:textId="3EBB71C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VLQ</w:t>
            </w:r>
          </w:p>
        </w:tc>
      </w:tr>
      <w:tr w:rsidR="00C232B2" w:rsidRPr="00C232B2" w14:paraId="24B8C3A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7CB798D" w14:textId="69BAC35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03215D" w14:textId="3CE40A9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S. Joshi, J. </w:t>
            </w:r>
            <w:proofErr w:type="spellStart"/>
            <w:r w:rsidRPr="00C232B2">
              <w:rPr>
                <w:rFonts w:cs="Arial"/>
                <w:sz w:val="18"/>
                <w:szCs w:val="18"/>
              </w:rPr>
              <w:t>Kesavadev</w:t>
            </w:r>
            <w:proofErr w:type="spellEnd"/>
            <w:r w:rsidRPr="00C232B2">
              <w:rPr>
                <w:rFonts w:cs="Arial"/>
                <w:sz w:val="18"/>
                <w:szCs w:val="18"/>
              </w:rPr>
              <w:t>, B. Saboo, R. Parikh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23D277" w14:textId="1377089E"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4DE55D" w14:textId="58924CF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Advancements in Insulin Delivery Technology: A Journey of Evolution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64FB39" w14:textId="7FA0A3E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https://journals.lww.com/ijdt/fulltext/2023/02010/advancements_in_insulin_delivery_technology__a.5.aspx?context=latestarticles</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C069CC2" w14:textId="2ED26B40"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69BAC8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F35A26C" w14:textId="1FFCE32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A4E626" w14:textId="43A232D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M. Rimon, M. Hasan, M. Hassan and S. </w:t>
            </w:r>
            <w:proofErr w:type="spellStart"/>
            <w:r w:rsidRPr="00C232B2">
              <w:rPr>
                <w:rFonts w:cs="Arial"/>
                <w:sz w:val="18"/>
                <w:szCs w:val="18"/>
              </w:rPr>
              <w:t>Cesmeci</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1DFC45" w14:textId="40864C3C"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563D350" w14:textId="7B276E9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Advancements in Insulin Pumps: A Comprehensive Exploration of Insulin Pump Systems, Technologies, and Future Directions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AE5B70" w14:textId="32CB6E8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https://www.mdpi.com/1999-4923/16/7/944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8F69415" w14:textId="24D92A3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B2EFB3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D3722D7" w14:textId="26ACB81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4083D9" w14:textId="4B1E57F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E. </w:t>
            </w:r>
            <w:proofErr w:type="spellStart"/>
            <w:r w:rsidRPr="00C232B2">
              <w:rPr>
                <w:rFonts w:cs="Arial"/>
                <w:sz w:val="18"/>
                <w:szCs w:val="18"/>
              </w:rPr>
              <w:t>Olorunsola</w:t>
            </w:r>
            <w:proofErr w:type="spellEnd"/>
            <w:r w:rsidRPr="00C232B2">
              <w:rPr>
                <w:rFonts w:cs="Arial"/>
                <w:sz w:val="18"/>
                <w:szCs w:val="18"/>
              </w:rPr>
              <w:t>, M. Alozie, K. Davies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0EEB54" w14:textId="6620846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466EB00" w14:textId="0883503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Advances in the science and technology of insulin delivery: A review</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B525802" w14:textId="30A7F7D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https://japsonline.com/abstract.php?article_id=3437&amp;sts=2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1072BFB" w14:textId="2EF4113D"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7557F97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467A427" w14:textId="22D4BC5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7113C3B" w14:textId="564A0C1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K. Rodeman and B. </w:t>
            </w:r>
            <w:proofErr w:type="spellStart"/>
            <w:r w:rsidRPr="00C232B2">
              <w:rPr>
                <w:rFonts w:cs="Arial"/>
                <w:sz w:val="18"/>
                <w:szCs w:val="18"/>
              </w:rPr>
              <w:t>Hatipoglu</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B406D47" w14:textId="71BE372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1AD03AC" w14:textId="2955BAF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Beta-cell therapies for type 1 diabetes: Transplants and bionics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572D73E" w14:textId="58F35932" w:rsidR="00B5075C" w:rsidRPr="00C232B2" w:rsidRDefault="00B5075C" w:rsidP="00B5075C">
            <w:pPr>
              <w:spacing w:line="240" w:lineRule="auto"/>
              <w:jc w:val="left"/>
              <w:rPr>
                <w:rFonts w:eastAsia="Times New Roman" w:cs="Arial"/>
                <w:sz w:val="18"/>
                <w:szCs w:val="18"/>
                <w:lang w:eastAsia="da-DK"/>
              </w:rPr>
            </w:pPr>
            <w:hyperlink r:id="rId109" w:history="1">
              <w:r w:rsidRPr="00C232B2">
                <w:rPr>
                  <w:rStyle w:val="Hyperlink"/>
                  <w:rFonts w:cs="Arial"/>
                  <w:color w:val="auto"/>
                  <w:sz w:val="18"/>
                  <w:szCs w:val="18"/>
                </w:rPr>
                <w:t>https://cdn.mdedge.com/files/s3fs-public/issues/articles/bux_rodeman_beta-celltherapies.pdf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1B845BB" w14:textId="3405042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A5AE88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B0A1E99" w14:textId="5E18A79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E44C1CD" w14:textId="72E251A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J. Fuchs and R. Hovorka</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ECBB6BC" w14:textId="6F64436B"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2DF4EF" w14:textId="747B5D8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Closed-loop control in insulin pumps for type-1 diabetes mellitus: safety and efficacy</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1A35DC" w14:textId="3BBFCF0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https://www.tandfonline.com/doi/abs/10.1080/17434440.2020.1784724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6912C3D" w14:textId="6E9402B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11D5201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C97E1CF" w14:textId="117496D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9BE765A" w14:textId="40CB82C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Templer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ACF1E5A" w14:textId="5A641F59"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6CC63B9" w14:textId="4E136F2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Closed-loop insulin delivery systems: past, present, and future directions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A1A81F5" w14:textId="5A9AF7A3" w:rsidR="00B5075C" w:rsidRPr="00C232B2" w:rsidRDefault="00B5075C" w:rsidP="00B5075C">
            <w:pPr>
              <w:spacing w:line="240" w:lineRule="auto"/>
              <w:jc w:val="left"/>
              <w:rPr>
                <w:rFonts w:eastAsia="Times New Roman" w:cs="Arial"/>
                <w:sz w:val="18"/>
                <w:szCs w:val="18"/>
                <w:lang w:eastAsia="da-DK"/>
              </w:rPr>
            </w:pPr>
            <w:hyperlink r:id="rId110" w:history="1">
              <w:r w:rsidRPr="00C232B2">
                <w:rPr>
                  <w:rStyle w:val="Hyperlink"/>
                  <w:rFonts w:cs="Arial"/>
                  <w:color w:val="auto"/>
                  <w:sz w:val="18"/>
                  <w:szCs w:val="18"/>
                </w:rPr>
                <w:t>https://www.frontiersin.org/articles/10.3389/fendo.2022.919942/full</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5F84E00" w14:textId="27DE389F"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1D4993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83D77F0" w14:textId="59B3F08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92EFAA5" w14:textId="671E9BB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Hartnell, J. Fuchs, C. Boughton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A525839" w14:textId="1C47C7CB"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40F32BD" w14:textId="08C87F3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Closed</w:t>
            </w:r>
            <w:r w:rsidRPr="00C232B2">
              <w:rPr>
                <w:rFonts w:ascii="Cambria Math" w:hAnsi="Cambria Math" w:cs="Cambria Math"/>
                <w:sz w:val="18"/>
                <w:szCs w:val="18"/>
              </w:rPr>
              <w:t>‐</w:t>
            </w:r>
            <w:r w:rsidRPr="00C232B2">
              <w:rPr>
                <w:rFonts w:cs="Arial"/>
                <w:sz w:val="18"/>
                <w:szCs w:val="18"/>
              </w:rPr>
              <w:t>loop technology: a practical guide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61A40B2" w14:textId="0EC4BA2C" w:rsidR="00B5075C" w:rsidRPr="00C232B2" w:rsidRDefault="00B5075C" w:rsidP="00B5075C">
            <w:pPr>
              <w:spacing w:line="240" w:lineRule="auto"/>
              <w:jc w:val="left"/>
              <w:rPr>
                <w:rFonts w:eastAsia="Times New Roman" w:cs="Arial"/>
                <w:sz w:val="18"/>
                <w:szCs w:val="18"/>
                <w:lang w:eastAsia="da-DK"/>
              </w:rPr>
            </w:pPr>
            <w:hyperlink r:id="rId111" w:history="1">
              <w:r w:rsidRPr="00C232B2">
                <w:rPr>
                  <w:rStyle w:val="Hyperlink"/>
                  <w:rFonts w:cs="Arial"/>
                  <w:color w:val="auto"/>
                  <w:sz w:val="18"/>
                  <w:szCs w:val="18"/>
                </w:rPr>
                <w:t>https://wchh.onlinelibrary.wiley.com/doi/abs/10.1002/pdi.2350</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830C3CE" w14:textId="0CB4C51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1D89F69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405C119" w14:textId="69868F7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BCD9CD2" w14:textId="6A3B858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D. </w:t>
            </w:r>
            <w:proofErr w:type="spellStart"/>
            <w:r w:rsidRPr="00C232B2">
              <w:rPr>
                <w:rFonts w:cs="Arial"/>
                <w:sz w:val="18"/>
                <w:szCs w:val="18"/>
              </w:rPr>
              <w:t>Radulian</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A05FBBA" w14:textId="087F559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2970DCC" w14:textId="1802E31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Continuous Subcutaneous Insulin Delivery Systems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7F93570" w14:textId="41CD9D8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https://www.researchgate.net/profile/Violeta-Popovici/publication/378463281_continuous-subcutaneous-insulin-delivery-systems-2pdf/data/65da7bcce7670d36abdc946d/continuous-subcutaneous-insulin-delivery-systems-2.pdf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E83B37E" w14:textId="11C6D44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37AB7BB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0C6B907" w14:textId="1BA6AFA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2B53322" w14:textId="64AC50E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S. Moon, I. Jung and C. Park</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778747" w14:textId="41A9C96D"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8D863D" w14:textId="29A123F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Current advances of artificial pancreas systems: a comprehensive review of the clinical evidence</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6384A9" w14:textId="25ED1AD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https://synapse.koreamed.org/articles/1148016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4E53192" w14:textId="5DDB72FE"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385545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8B6E95C" w14:textId="3A05D52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235740" w14:textId="0CD018F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N. Allen and A. Gupta</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2D6EA25" w14:textId="265A4147"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9E17A9C" w14:textId="6F87053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Current diabetes technology: striving for the artificial pancreas</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29A577" w14:textId="29DF6F8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https://www.mdpi.com/2075-4418/9/1/31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ABD8431" w14:textId="4F85F9E7"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1CC133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D00A5D5" w14:textId="6CE3B6C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lastRenderedPageBreak/>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CE6A043" w14:textId="76E79F9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V. Elian, V. Popovici, E. Ozon, A. </w:t>
            </w:r>
            <w:proofErr w:type="spellStart"/>
            <w:r w:rsidRPr="00C232B2">
              <w:rPr>
                <w:rFonts w:cs="Arial"/>
                <w:sz w:val="18"/>
                <w:szCs w:val="18"/>
              </w:rPr>
              <w:t>Musuc</w:t>
            </w:r>
            <w:proofErr w:type="spellEnd"/>
            <w:r w:rsidRPr="00C232B2">
              <w:rPr>
                <w:rFonts w:cs="Arial"/>
                <w:sz w:val="18"/>
                <w:szCs w:val="18"/>
              </w:rPr>
              <w:t xml:space="preserve">, A. </w:t>
            </w:r>
            <w:proofErr w:type="spellStart"/>
            <w:r w:rsidRPr="00C232B2">
              <w:rPr>
                <w:rFonts w:cs="Arial"/>
                <w:sz w:val="18"/>
                <w:szCs w:val="18"/>
              </w:rPr>
              <w:t>Fița</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69F19E9" w14:textId="2EE1958F"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0B1C4E0" w14:textId="1F33499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Current technologies for managing type 1 diabetes mellitus and their impact on quality of life—a narrative review</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EDABF48" w14:textId="0D9C14D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https://www.mdpi.com/2075-1729/13/8/1663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8E91B60" w14:textId="27CCB80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14BBB60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D09B039" w14:textId="1687C33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BA37A0" w14:textId="7158281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V. Elian, V. Popovici, E. Ozon, A. </w:t>
            </w:r>
            <w:proofErr w:type="spellStart"/>
            <w:r w:rsidRPr="00C232B2">
              <w:rPr>
                <w:rFonts w:cs="Arial"/>
                <w:sz w:val="18"/>
                <w:szCs w:val="18"/>
              </w:rPr>
              <w:t>Musuc</w:t>
            </w:r>
            <w:proofErr w:type="spellEnd"/>
            <w:r w:rsidRPr="00C232B2">
              <w:rPr>
                <w:rFonts w:cs="Arial"/>
                <w:sz w:val="18"/>
                <w:szCs w:val="18"/>
              </w:rPr>
              <w:t xml:space="preserve">, A. </w:t>
            </w:r>
            <w:proofErr w:type="spellStart"/>
            <w:r w:rsidRPr="00C232B2">
              <w:rPr>
                <w:rFonts w:cs="Arial"/>
                <w:sz w:val="18"/>
                <w:szCs w:val="18"/>
              </w:rPr>
              <w:t>Fița</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F4D972" w14:textId="5E0796EE"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46BD49" w14:textId="643623D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Current Technologies for Managing Type 1 Diabetes Mellitus and Their Impact on Quality of Life-A State-of-Art Review</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5D86F50" w14:textId="0C0ADBB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https://www.preprints.org/manuscript/202306.0080</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B332914" w14:textId="03E7282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26DED46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0427174" w14:textId="440AC9F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0712E2" w14:textId="6CF20FD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D. Russell-Jones and Z. </w:t>
            </w:r>
            <w:proofErr w:type="spellStart"/>
            <w:r w:rsidRPr="00C232B2">
              <w:rPr>
                <w:rFonts w:cs="Arial"/>
                <w:sz w:val="18"/>
                <w:szCs w:val="18"/>
              </w:rPr>
              <w:t>Bawlchhim</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6C343A" w14:textId="1D57B86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1C9242" w14:textId="4949171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Discovery of insulin 100 years on</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23BD53" w14:textId="14087E0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https://academic.oup.com/pmj/article-abstract/99/1173/661/7211536</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12300B4" w14:textId="58AEF395"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76F9AE2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D884E09" w14:textId="6D28A1A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269374" w14:textId="4ACEC4E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J. </w:t>
            </w:r>
            <w:proofErr w:type="spellStart"/>
            <w:r w:rsidRPr="00C232B2">
              <w:rPr>
                <w:rFonts w:cs="Arial"/>
                <w:sz w:val="18"/>
                <w:szCs w:val="18"/>
              </w:rPr>
              <w:t>Kesavadev</w:t>
            </w:r>
            <w:proofErr w:type="spellEnd"/>
            <w:r w:rsidRPr="00C232B2">
              <w:rPr>
                <w:rFonts w:cs="Arial"/>
                <w:sz w:val="18"/>
                <w:szCs w:val="18"/>
              </w:rPr>
              <w:t>, B. Saboo, M. Krishna and G. Krishnan</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F376FF" w14:textId="7964E38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28F4C5" w14:textId="2E78A2E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Evolution of insulin delivery devices: from syringes, pens, and pumps to DIY artificial pancreas</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431099" w14:textId="650F60F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https://link.springer.com/article/10.1007/s13300-020-00831-z</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7E067C3" w14:textId="570390E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25DFB2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39B1A5B" w14:textId="65DE546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4F0F91" w14:textId="1D58826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D. </w:t>
            </w:r>
            <w:proofErr w:type="spellStart"/>
            <w:r w:rsidRPr="00C232B2">
              <w:rPr>
                <w:rFonts w:cs="Arial"/>
                <w:sz w:val="18"/>
                <w:szCs w:val="18"/>
              </w:rPr>
              <w:t>Klonoff</w:t>
            </w:r>
            <w:proofErr w:type="spellEnd"/>
            <w:r w:rsidRPr="00C232B2">
              <w:rPr>
                <w:rFonts w:cs="Arial"/>
                <w:sz w:val="18"/>
                <w:szCs w:val="18"/>
              </w:rPr>
              <w:t>, C. Ho, A. Ayers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1506D8" w14:textId="678F8FD8"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5B445CA" w14:textId="098E36E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FDA Interoperability Designation—Creating Options for People </w:t>
            </w:r>
            <w:proofErr w:type="gramStart"/>
            <w:r w:rsidRPr="00C232B2">
              <w:rPr>
                <w:rFonts w:cs="Arial"/>
                <w:sz w:val="18"/>
                <w:szCs w:val="18"/>
              </w:rPr>
              <w:t>With</w:t>
            </w:r>
            <w:proofErr w:type="gramEnd"/>
            <w:r w:rsidRPr="00C232B2">
              <w:rPr>
                <w:rFonts w:cs="Arial"/>
                <w:sz w:val="18"/>
                <w:szCs w:val="18"/>
              </w:rPr>
              <w:t xml:space="preserve"> Diabetes and Pump Companies: Regulatory, Technological, and Commercial Perspectives</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FE62E7F" w14:textId="2FDDD35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https://journals.sagepub.com/doi/abs/10.1177/19322968241271304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C92AF5B" w14:textId="484B55AE"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52EF38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A78800D" w14:textId="7D1B5B9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BD542BE" w14:textId="1D94D97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U. Schierloh, G. Aguayo, A. </w:t>
            </w:r>
            <w:proofErr w:type="spellStart"/>
            <w:r w:rsidRPr="00C232B2">
              <w:rPr>
                <w:rFonts w:cs="Arial"/>
                <w:sz w:val="18"/>
                <w:szCs w:val="18"/>
              </w:rPr>
              <w:t>Schritz</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F6E72EC" w14:textId="7267739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B3BCA55" w14:textId="05CA14AB" w:rsidR="00B5075C" w:rsidRPr="00C232B2" w:rsidRDefault="00B5075C" w:rsidP="00B5075C">
            <w:pPr>
              <w:spacing w:line="240" w:lineRule="auto"/>
              <w:jc w:val="left"/>
              <w:rPr>
                <w:rFonts w:eastAsia="Times New Roman" w:cs="Arial"/>
                <w:sz w:val="18"/>
                <w:szCs w:val="18"/>
                <w:lang w:eastAsia="da-DK"/>
              </w:rPr>
            </w:pPr>
            <w:proofErr w:type="gramStart"/>
            <w:r w:rsidRPr="00C232B2">
              <w:rPr>
                <w:rFonts w:cs="Arial"/>
                <w:sz w:val="18"/>
                <w:szCs w:val="18"/>
              </w:rPr>
              <w:t xml:space="preserve">frontiers </w:t>
            </w:r>
            <w:proofErr w:type="spellStart"/>
            <w:r w:rsidRPr="00C232B2">
              <w:rPr>
                <w:rFonts w:cs="Arial"/>
                <w:sz w:val="18"/>
                <w:szCs w:val="18"/>
              </w:rPr>
              <w:t>Frontiers</w:t>
            </w:r>
            <w:proofErr w:type="spellEnd"/>
            <w:proofErr w:type="gramEnd"/>
            <w:r w:rsidRPr="00C232B2">
              <w:rPr>
                <w:rFonts w:cs="Arial"/>
                <w:sz w:val="18"/>
                <w:szCs w:val="18"/>
              </w:rPr>
              <w:t xml:space="preserve"> in Endocrinology ORIGINAL RESEARCH published: 31 May 2022</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FCE0FCC" w14:textId="3487893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https://books.google.com/books?hl=en&amp;lr=&amp;id=xCnCEAAAQBAJ&amp;oi=fnd&amp;pg=PA48&amp;dq=%22ilet%22+%22beta+bionics%22+%22infusion+pump%22&amp;ots=fSwy00CXSc&amp;sig=hRkntwOcPxTKcr-VUaTC71RnYbc</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F40D4C2" w14:textId="63EFF70D"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1017CE9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541BF8A" w14:textId="128E1E0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65DD2C5" w14:textId="712192A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M. Patil, N. Deshmukh, M. Patel and G. </w:t>
            </w:r>
            <w:proofErr w:type="spellStart"/>
            <w:r w:rsidRPr="00C232B2">
              <w:rPr>
                <w:rFonts w:cs="Arial"/>
                <w:sz w:val="18"/>
                <w:szCs w:val="18"/>
              </w:rPr>
              <w:t>Sangle</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86BADE7" w14:textId="30041AC3"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5FB44B1" w14:textId="28837BB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Glucagon-based therapy: past, present and future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38728F8" w14:textId="572CE867" w:rsidR="00B5075C" w:rsidRPr="00C232B2" w:rsidRDefault="00B5075C" w:rsidP="00B5075C">
            <w:pPr>
              <w:spacing w:line="240" w:lineRule="auto"/>
              <w:jc w:val="left"/>
              <w:rPr>
                <w:rFonts w:eastAsia="Times New Roman" w:cs="Arial"/>
                <w:sz w:val="18"/>
                <w:szCs w:val="18"/>
                <w:lang w:eastAsia="da-DK"/>
              </w:rPr>
            </w:pPr>
            <w:hyperlink r:id="rId112" w:history="1">
              <w:r w:rsidRPr="00C232B2">
                <w:rPr>
                  <w:rStyle w:val="Hyperlink"/>
                  <w:rFonts w:cs="Arial"/>
                  <w:color w:val="auto"/>
                  <w:sz w:val="18"/>
                  <w:szCs w:val="18"/>
                </w:rPr>
                <w:t>https://www.sciencedirect.com/science/article/pii/S0196978120300450</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33B96E0" w14:textId="0FAA81A8"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DE32AF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C5E428F" w14:textId="580B2AA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72C6CDF" w14:textId="3F70AE7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Martinez</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E5989D8" w14:textId="60E2355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C09ED5A" w14:textId="61244AB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Implementation of a </w:t>
            </w:r>
            <w:proofErr w:type="spellStart"/>
            <w:r w:rsidRPr="00C232B2">
              <w:rPr>
                <w:rFonts w:cs="Arial"/>
                <w:sz w:val="18"/>
                <w:szCs w:val="18"/>
              </w:rPr>
              <w:t>Multisensor</w:t>
            </w:r>
            <w:proofErr w:type="spellEnd"/>
            <w:r w:rsidRPr="00C232B2">
              <w:rPr>
                <w:rFonts w:cs="Arial"/>
                <w:sz w:val="18"/>
                <w:szCs w:val="18"/>
              </w:rPr>
              <w:t xml:space="preserve"> Wearable Artificial Pancreas Platform: Ensuring Safety with Communication Robustness and Cyber Security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3E34CEB" w14:textId="4852B2E8" w:rsidR="00B5075C" w:rsidRPr="00C232B2" w:rsidRDefault="00B5075C" w:rsidP="00B5075C">
            <w:pPr>
              <w:spacing w:line="240" w:lineRule="auto"/>
              <w:jc w:val="left"/>
              <w:rPr>
                <w:rFonts w:eastAsia="Times New Roman" w:cs="Arial"/>
                <w:sz w:val="18"/>
                <w:szCs w:val="18"/>
                <w:lang w:eastAsia="da-DK"/>
              </w:rPr>
            </w:pPr>
            <w:hyperlink r:id="rId113" w:history="1">
              <w:r w:rsidRPr="00C232B2">
                <w:rPr>
                  <w:rStyle w:val="Hyperlink"/>
                  <w:rFonts w:cs="Arial"/>
                  <w:color w:val="auto"/>
                  <w:sz w:val="18"/>
                  <w:szCs w:val="18"/>
                </w:rPr>
                <w:t>https://search.proquest.com/openview/b2539e48e9e32b04d8d04bf820009750/1?pq-origsite=gscholar&amp;cbl=18750&amp;diss=y</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20AA832" w14:textId="65192D4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35659E1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EF3B39A" w14:textId="320F949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63DE726" w14:textId="1AC4277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 Devices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FD96C3B" w14:textId="722AEC6D"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319DB97" w14:textId="73BCF68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India's First DNA Test for Personalized Skin and Hair Care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20A069F" w14:textId="334A664C"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https://search.ebscohost.com/login.aspx?direct=true&amp;profile=ehost&amp;scope=site&amp;authtype=crawler&amp;jrnl=00196169&amp;asa=N&amp;AN=164118359&amp;h=ezlUTw5lEYkp5qUXhn7pOTQD6zaWx5ME5JYnFrbxCis4Y30%2FspZu9lpU1KqdIRdp%2FS0oS7bhkItZQWZ0X76vpw%3D%3D&amp;crl=c</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5ACE8A3" w14:textId="7ADDACDF"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r w:rsidR="00B5075C" w:rsidRPr="00C232B2">
              <w:rPr>
                <w:rFonts w:cs="Arial"/>
                <w:sz w:val="18"/>
                <w:szCs w:val="18"/>
              </w:rPr>
              <w:t>TA</w:t>
            </w:r>
          </w:p>
        </w:tc>
      </w:tr>
      <w:tr w:rsidR="00C232B2" w:rsidRPr="00C232B2" w14:paraId="46B9181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66FA3C4" w14:textId="5484FC8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EA58E3" w14:textId="0CD9D1D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J. </w:t>
            </w:r>
            <w:proofErr w:type="spellStart"/>
            <w:r w:rsidRPr="00C232B2">
              <w:rPr>
                <w:rFonts w:cs="Arial"/>
                <w:sz w:val="18"/>
                <w:szCs w:val="18"/>
              </w:rPr>
              <w:t>Kesavadev</w:t>
            </w:r>
            <w:proofErr w:type="spellEnd"/>
            <w:r w:rsidRPr="00C232B2">
              <w:rPr>
                <w:rFonts w:cs="Arial"/>
                <w:sz w:val="18"/>
                <w:szCs w:val="18"/>
              </w:rPr>
              <w:t>, G. Krishnan and N. Benny</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60EFA1" w14:textId="1B54016B"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D5D44D" w14:textId="00C7375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Insulin delivery: An evolution in the technology</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33E352A" w14:textId="75A2094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https://link.springer.com/chapter/10.1007/978-3-031-25519-9_69</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48A3FAA" w14:textId="025C0BA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287A84F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5DE43E6" w14:textId="1D769F1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DF9FD9" w14:textId="6AC0DEE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V. R. Martínez</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0044B1B" w14:textId="04347008"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C22DA3" w14:textId="6ABA9F25" w:rsidR="00B5075C" w:rsidRPr="00C232B2" w:rsidRDefault="00B5075C" w:rsidP="00B5075C">
            <w:pPr>
              <w:spacing w:line="240" w:lineRule="auto"/>
              <w:jc w:val="left"/>
              <w:rPr>
                <w:rFonts w:eastAsia="Times New Roman" w:cs="Arial"/>
                <w:sz w:val="18"/>
                <w:szCs w:val="18"/>
                <w:lang w:eastAsia="da-DK"/>
              </w:rPr>
            </w:pPr>
            <w:proofErr w:type="spellStart"/>
            <w:r w:rsidRPr="00C232B2">
              <w:rPr>
                <w:rFonts w:cs="Arial"/>
                <w:sz w:val="18"/>
                <w:szCs w:val="18"/>
              </w:rPr>
              <w:t>Método</w:t>
            </w:r>
            <w:proofErr w:type="spellEnd"/>
            <w:r w:rsidRPr="00C232B2">
              <w:rPr>
                <w:rFonts w:cs="Arial"/>
                <w:sz w:val="18"/>
                <w:szCs w:val="18"/>
              </w:rPr>
              <w:t xml:space="preserve"> de </w:t>
            </w:r>
            <w:proofErr w:type="spellStart"/>
            <w:r w:rsidRPr="00C232B2">
              <w:rPr>
                <w:rFonts w:cs="Arial"/>
                <w:sz w:val="18"/>
                <w:szCs w:val="18"/>
              </w:rPr>
              <w:t>personalización</w:t>
            </w:r>
            <w:proofErr w:type="spellEnd"/>
            <w:r w:rsidRPr="00C232B2">
              <w:rPr>
                <w:rFonts w:cs="Arial"/>
                <w:sz w:val="18"/>
                <w:szCs w:val="18"/>
              </w:rPr>
              <w:t xml:space="preserve"> de </w:t>
            </w:r>
            <w:proofErr w:type="spellStart"/>
            <w:r w:rsidRPr="00C232B2">
              <w:rPr>
                <w:rFonts w:cs="Arial"/>
                <w:sz w:val="18"/>
                <w:szCs w:val="18"/>
              </w:rPr>
              <w:t>una</w:t>
            </w:r>
            <w:proofErr w:type="spellEnd"/>
            <w:r w:rsidRPr="00C232B2">
              <w:rPr>
                <w:rFonts w:cs="Arial"/>
                <w:sz w:val="18"/>
                <w:szCs w:val="18"/>
              </w:rPr>
              <w:t xml:space="preserve"> </w:t>
            </w:r>
            <w:proofErr w:type="spellStart"/>
            <w:r w:rsidRPr="00C232B2">
              <w:rPr>
                <w:rFonts w:cs="Arial"/>
                <w:sz w:val="18"/>
                <w:szCs w:val="18"/>
              </w:rPr>
              <w:t>bomba</w:t>
            </w:r>
            <w:proofErr w:type="spellEnd"/>
            <w:r w:rsidRPr="00C232B2">
              <w:rPr>
                <w:rFonts w:cs="Arial"/>
                <w:sz w:val="18"/>
                <w:szCs w:val="18"/>
              </w:rPr>
              <w:t xml:space="preserve"> </w:t>
            </w:r>
            <w:proofErr w:type="spellStart"/>
            <w:r w:rsidRPr="00C232B2">
              <w:rPr>
                <w:rFonts w:cs="Arial"/>
                <w:sz w:val="18"/>
                <w:szCs w:val="18"/>
              </w:rPr>
              <w:t>automática</w:t>
            </w:r>
            <w:proofErr w:type="spellEnd"/>
            <w:r w:rsidRPr="00C232B2">
              <w:rPr>
                <w:rFonts w:cs="Arial"/>
                <w:sz w:val="18"/>
                <w:szCs w:val="18"/>
              </w:rPr>
              <w:t xml:space="preserve"> de </w:t>
            </w:r>
            <w:proofErr w:type="spellStart"/>
            <w:r w:rsidRPr="00C232B2">
              <w:rPr>
                <w:rFonts w:cs="Arial"/>
                <w:sz w:val="18"/>
                <w:szCs w:val="18"/>
              </w:rPr>
              <w:t>infusión</w:t>
            </w:r>
            <w:proofErr w:type="spellEnd"/>
            <w:r w:rsidRPr="00C232B2">
              <w:rPr>
                <w:rFonts w:cs="Arial"/>
                <w:sz w:val="18"/>
                <w:szCs w:val="18"/>
              </w:rPr>
              <w:t xml:space="preserve"> de </w:t>
            </w:r>
            <w:proofErr w:type="spellStart"/>
            <w:r w:rsidRPr="00C232B2">
              <w:rPr>
                <w:rFonts w:cs="Arial"/>
                <w:sz w:val="18"/>
                <w:szCs w:val="18"/>
              </w:rPr>
              <w:t>insulina</w:t>
            </w:r>
            <w:proofErr w:type="spellEnd"/>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5DB689" w14:textId="1478502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https://oa.upm.es/id/eprint/56582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1306409" w14:textId="0908B44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834A024"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F4AB297" w14:textId="3DF5633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lastRenderedPageBreak/>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FB24F07" w14:textId="09ECF0E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P. </w:t>
            </w:r>
            <w:proofErr w:type="spellStart"/>
            <w:r w:rsidRPr="00C232B2">
              <w:rPr>
                <w:rFonts w:cs="Arial"/>
                <w:sz w:val="18"/>
                <w:szCs w:val="18"/>
              </w:rPr>
              <w:t>Phadtare</w:t>
            </w:r>
            <w:proofErr w:type="spellEnd"/>
            <w:r w:rsidRPr="00C232B2">
              <w:rPr>
                <w:rFonts w:cs="Arial"/>
                <w:sz w:val="18"/>
                <w:szCs w:val="18"/>
              </w:rPr>
              <w:t>, D. Patil and S. Desai</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8EA945" w14:textId="61E1B9C8"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007AEE" w14:textId="2BA129E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Nanotechnology: Newer Approach in Insulin Therapy</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78E584" w14:textId="60D0C97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https://www.ingentaconnect.com/content/ben/pnt/2023/00000011/00000001/art00004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C099F65" w14:textId="25EDC14D"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7EB6D4C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5F02C43" w14:textId="09AE662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9DF0678" w14:textId="0291ACC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 Forlenza, I. Tabatabai and D. Lewis</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07F44D" w14:textId="299D1FA3"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833E51F" w14:textId="0BD37A8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Point-Counterpoint: The Need for Do-It-Yourself (DIY) Open Source (OS) AID Systems in Type 1 Diabetes Management</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9E9A41C" w14:textId="4B111E8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https://www.liebertpub.com/doi/abs/10.1089/dia.2024.0073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349BBCF" w14:textId="5FD7FDC0"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319F95C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70DDBAA" w14:textId="5A70005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9B0EEE2" w14:textId="15C9AEF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R. Lal, L. </w:t>
            </w:r>
            <w:proofErr w:type="spellStart"/>
            <w:r w:rsidRPr="00C232B2">
              <w:rPr>
                <w:rFonts w:cs="Arial"/>
                <w:sz w:val="18"/>
                <w:szCs w:val="18"/>
              </w:rPr>
              <w:t>Ekhlaspour</w:t>
            </w:r>
            <w:proofErr w:type="spellEnd"/>
            <w:r w:rsidRPr="00C232B2">
              <w:rPr>
                <w:rFonts w:cs="Arial"/>
                <w:sz w:val="18"/>
                <w:szCs w:val="18"/>
              </w:rPr>
              <w:t>, K. Hood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C9440C" w14:textId="754B389C"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B444239" w14:textId="61C7BFE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Realizing a closed-loop (artificial pancreas) system for the treatment of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AD5195" w14:textId="471A6EF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https://academic.oup.com/edrv/article-abstract/40/6/1521/5528142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81FA8E8" w14:textId="22A1FED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B731DB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2422120" w14:textId="4C6EB4E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DFDB20C" w14:textId="4E1FC27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Y. Wang, T. Chen-Mayfield, Z. Li and Q. Hu</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8A46601" w14:textId="337404F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5EA0090" w14:textId="04EEE78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Recent advances in self-regulated drug delivery devices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D248A1A" w14:textId="5C35B6B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https://www.sciencedirect.com/science/article/pii/B9780323899253000125</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DD2CF99" w14:textId="727BDD1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17A6B35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A47B625" w14:textId="3F1A948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C2379EA" w14:textId="79C139C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 Thomas and R. Kolassa</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08E2FF" w14:textId="04D1E08F"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2022</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F91412" w14:textId="02A08507" w:rsidR="00B5075C" w:rsidRPr="00C232B2" w:rsidRDefault="00B5075C" w:rsidP="00B5075C">
            <w:pPr>
              <w:spacing w:line="240" w:lineRule="auto"/>
              <w:jc w:val="left"/>
              <w:rPr>
                <w:rFonts w:eastAsia="Times New Roman" w:cs="Arial"/>
                <w:sz w:val="18"/>
                <w:szCs w:val="18"/>
                <w:lang w:eastAsia="da-DK"/>
              </w:rPr>
            </w:pPr>
            <w:proofErr w:type="spellStart"/>
            <w:r w:rsidRPr="00C232B2">
              <w:rPr>
                <w:rFonts w:cs="Arial"/>
                <w:sz w:val="18"/>
                <w:szCs w:val="18"/>
              </w:rPr>
              <w:t>Systeme</w:t>
            </w:r>
            <w:proofErr w:type="spellEnd"/>
            <w:r w:rsidRPr="00C232B2">
              <w:rPr>
                <w:rFonts w:cs="Arial"/>
                <w:sz w:val="18"/>
                <w:szCs w:val="18"/>
              </w:rPr>
              <w:t xml:space="preserve"> </w:t>
            </w:r>
            <w:proofErr w:type="spellStart"/>
            <w:r w:rsidRPr="00C232B2">
              <w:rPr>
                <w:rFonts w:cs="Arial"/>
                <w:sz w:val="18"/>
                <w:szCs w:val="18"/>
              </w:rPr>
              <w:t>zur</w:t>
            </w:r>
            <w:proofErr w:type="spellEnd"/>
            <w:r w:rsidRPr="00C232B2">
              <w:rPr>
                <w:rFonts w:cs="Arial"/>
                <w:sz w:val="18"/>
                <w:szCs w:val="18"/>
              </w:rPr>
              <w:t xml:space="preserve"> </w:t>
            </w:r>
            <w:proofErr w:type="spellStart"/>
            <w:r w:rsidRPr="00C232B2">
              <w:rPr>
                <w:rFonts w:cs="Arial"/>
                <w:sz w:val="18"/>
                <w:szCs w:val="18"/>
              </w:rPr>
              <w:t>automatisierten</w:t>
            </w:r>
            <w:proofErr w:type="spellEnd"/>
            <w:r w:rsidRPr="00C232B2">
              <w:rPr>
                <w:rFonts w:cs="Arial"/>
                <w:sz w:val="18"/>
                <w:szCs w:val="18"/>
              </w:rPr>
              <w:t xml:space="preserve"> </w:t>
            </w:r>
            <w:proofErr w:type="spellStart"/>
            <w:r w:rsidRPr="00C232B2">
              <w:rPr>
                <w:rFonts w:cs="Arial"/>
                <w:sz w:val="18"/>
                <w:szCs w:val="18"/>
              </w:rPr>
              <w:t>Insulinabgabe</w:t>
            </w:r>
            <w:proofErr w:type="spellEnd"/>
            <w:r w:rsidRPr="00C232B2">
              <w:rPr>
                <w:rFonts w:cs="Arial"/>
                <w:sz w:val="18"/>
                <w:szCs w:val="18"/>
              </w:rPr>
              <w:t xml:space="preserve"> (AID-</w:t>
            </w:r>
            <w:proofErr w:type="spellStart"/>
            <w:r w:rsidRPr="00C232B2">
              <w:rPr>
                <w:rFonts w:cs="Arial"/>
                <w:sz w:val="18"/>
                <w:szCs w:val="18"/>
              </w:rPr>
              <w:t>Systeme</w:t>
            </w:r>
            <w:proofErr w:type="spellEnd"/>
            <w:r w:rsidRPr="00C232B2">
              <w:rPr>
                <w:rFonts w:cs="Arial"/>
                <w:sz w:val="18"/>
                <w:szCs w:val="18"/>
              </w:rPr>
              <w:t>)</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83E2AA" w14:textId="631BFE0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https://www.thieme-connect.com/products/ejournals/html/10.1055/a-1779-8174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39B4B5B" w14:textId="080BE9F2"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213F676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13B86F8" w14:textId="2F930B7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3B5BAED" w14:textId="372BADB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S. Russell, C. </w:t>
            </w:r>
            <w:proofErr w:type="spellStart"/>
            <w:r w:rsidRPr="00C232B2">
              <w:rPr>
                <w:rFonts w:cs="Arial"/>
                <w:sz w:val="18"/>
                <w:szCs w:val="18"/>
              </w:rPr>
              <w:t>Balliro</w:t>
            </w:r>
            <w:proofErr w:type="spellEnd"/>
            <w:r w:rsidRPr="00C232B2">
              <w:rPr>
                <w:rFonts w:cs="Arial"/>
                <w:sz w:val="18"/>
                <w:szCs w:val="18"/>
              </w:rPr>
              <w:t>, C. Jafri and J. Sherwood</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DD0E00D" w14:textId="21B35ADC"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1303748" w14:textId="78B1718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The </w:t>
            </w:r>
            <w:proofErr w:type="spellStart"/>
            <w:r w:rsidRPr="00C232B2">
              <w:rPr>
                <w:rFonts w:cs="Arial"/>
                <w:sz w:val="18"/>
                <w:szCs w:val="18"/>
              </w:rPr>
              <w:t>Bihormonal</w:t>
            </w:r>
            <w:proofErr w:type="spellEnd"/>
            <w:r w:rsidRPr="00C232B2">
              <w:rPr>
                <w:rFonts w:cs="Arial"/>
                <w:sz w:val="18"/>
                <w:szCs w:val="18"/>
              </w:rPr>
              <w:t xml:space="preserve"> </w:t>
            </w:r>
            <w:proofErr w:type="spellStart"/>
            <w:r w:rsidRPr="00C232B2">
              <w:rPr>
                <w:rFonts w:cs="Arial"/>
                <w:sz w:val="18"/>
                <w:szCs w:val="18"/>
              </w:rPr>
              <w:t>iLet</w:t>
            </w:r>
            <w:proofErr w:type="spellEnd"/>
            <w:r w:rsidRPr="00C232B2">
              <w:rPr>
                <w:rFonts w:cs="Arial"/>
                <w:sz w:val="18"/>
                <w:szCs w:val="18"/>
              </w:rPr>
              <w:t>™ Bionic Pancreas Feasibility Study (Study 19-002) Principal Investigator</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1C56F7F" w14:textId="4A5E20F0" w:rsidR="00B5075C" w:rsidRPr="00C232B2" w:rsidRDefault="00B5075C" w:rsidP="00B5075C">
            <w:pPr>
              <w:spacing w:line="240" w:lineRule="auto"/>
              <w:jc w:val="left"/>
              <w:rPr>
                <w:rFonts w:eastAsia="Times New Roman" w:cs="Arial"/>
                <w:sz w:val="18"/>
                <w:szCs w:val="18"/>
                <w:lang w:eastAsia="da-DK"/>
              </w:rPr>
            </w:pPr>
            <w:hyperlink r:id="rId114" w:history="1">
              <w:r w:rsidRPr="00C232B2">
                <w:rPr>
                  <w:rStyle w:val="Hyperlink"/>
                  <w:rFonts w:cs="Arial"/>
                  <w:color w:val="auto"/>
                  <w:sz w:val="18"/>
                  <w:szCs w:val="18"/>
                </w:rPr>
                <w:t>https://cdn.clinicaltrials.gov/large-docs/78/NCT03840278/Prot_SAP_000.pdf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E53004E" w14:textId="387B8D67"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 xml:space="preserve">Excluded: </w:t>
            </w:r>
            <w:r w:rsidR="00B5075C" w:rsidRPr="00C232B2">
              <w:rPr>
                <w:rFonts w:cs="Arial"/>
                <w:sz w:val="18"/>
                <w:szCs w:val="18"/>
              </w:rPr>
              <w:t>P</w:t>
            </w:r>
          </w:p>
        </w:tc>
      </w:tr>
      <w:tr w:rsidR="00C232B2" w:rsidRPr="00C232B2" w14:paraId="0C0FB96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86F0508" w14:textId="7CE0E50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20CE3B" w14:textId="5ABE511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 Lakshman, C. Boughton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394B4D4" w14:textId="523AF28B"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EA0B8C" w14:textId="3A77A7F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The changing landscape of automated insulin delivery in the management of type 1 diabetes</w:t>
            </w:r>
          </w:p>
        </w:tc>
        <w:tc>
          <w:tcPr>
            <w:tcW w:w="107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FC9CE3A" w14:textId="1B74B1E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https://ec.bioscientifica.com/view/journals/ec/12/8/EC-23-0132.xml</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BF97523" w14:textId="33DD3AC7"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9A0AC5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248574B" w14:textId="31B5DFA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C49BEE6" w14:textId="29521B0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K. Weaver and I. Hirsch</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42D518C" w14:textId="4DE3C411"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99E5974" w14:textId="35E5A8E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The hybrid closed-loop system: evolution and practical applications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ADA78B5" w14:textId="468E6364" w:rsidR="00B5075C" w:rsidRPr="00C232B2" w:rsidRDefault="00B5075C" w:rsidP="00B5075C">
            <w:pPr>
              <w:spacing w:line="240" w:lineRule="auto"/>
              <w:jc w:val="left"/>
              <w:rPr>
                <w:rFonts w:eastAsia="Times New Roman" w:cs="Arial"/>
                <w:sz w:val="18"/>
                <w:szCs w:val="18"/>
                <w:lang w:eastAsia="da-DK"/>
              </w:rPr>
            </w:pPr>
            <w:hyperlink r:id="rId115" w:history="1">
              <w:r w:rsidRPr="00C232B2">
                <w:rPr>
                  <w:rStyle w:val="Hyperlink"/>
                  <w:rFonts w:cs="Arial"/>
                  <w:color w:val="auto"/>
                  <w:sz w:val="18"/>
                  <w:szCs w:val="18"/>
                </w:rPr>
                <w:t>https://www.liebertpub.com/doi/abs/10.1089/dia.2018.0091</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A5568C2" w14:textId="316B47F4"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MM</w:t>
            </w:r>
          </w:p>
        </w:tc>
      </w:tr>
      <w:tr w:rsidR="00C232B2" w:rsidRPr="00C232B2" w14:paraId="08C65D3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401A6CF" w14:textId="759AB60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E691510" w14:textId="4B46126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S. Russell, B. C. </w:t>
            </w:r>
            <w:proofErr w:type="spellStart"/>
            <w:r w:rsidRPr="00C232B2">
              <w:rPr>
                <w:rFonts w:cs="Arial"/>
                <w:sz w:val="18"/>
                <w:szCs w:val="18"/>
              </w:rPr>
              <w:t>Balliro</w:t>
            </w:r>
            <w:proofErr w:type="spellEnd"/>
            <w:r w:rsidRPr="00C232B2">
              <w:rPr>
                <w:rFonts w:cs="Arial"/>
                <w:sz w:val="18"/>
                <w:szCs w:val="18"/>
              </w:rPr>
              <w:t xml:space="preserve"> and C. Jafri</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059D3B0" w14:textId="5A3C7D3D"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11AEEB6" w14:textId="5D9D711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The Monitoring Study: Evaluating the Effect of Remote Monitoring </w:t>
            </w:r>
            <w:proofErr w:type="gramStart"/>
            <w:r w:rsidRPr="00C232B2">
              <w:rPr>
                <w:rFonts w:cs="Arial"/>
                <w:sz w:val="18"/>
                <w:szCs w:val="18"/>
              </w:rPr>
              <w:t>For</w:t>
            </w:r>
            <w:proofErr w:type="gramEnd"/>
            <w:r w:rsidRPr="00C232B2">
              <w:rPr>
                <w:rFonts w:cs="Arial"/>
                <w:sz w:val="18"/>
                <w:szCs w:val="18"/>
              </w:rPr>
              <w:t xml:space="preserve"> Hypoglycemia on Bionic Pancreas Safety and Efficacy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144ABE9" w14:textId="7C094B36" w:rsidR="00B5075C" w:rsidRPr="00C232B2" w:rsidRDefault="00B5075C" w:rsidP="00B5075C">
            <w:pPr>
              <w:spacing w:line="240" w:lineRule="auto"/>
              <w:jc w:val="left"/>
              <w:rPr>
                <w:rFonts w:eastAsia="Times New Roman" w:cs="Arial"/>
                <w:sz w:val="18"/>
                <w:szCs w:val="18"/>
                <w:lang w:eastAsia="da-DK"/>
              </w:rPr>
            </w:pPr>
            <w:hyperlink r:id="rId116" w:history="1">
              <w:r w:rsidRPr="00C232B2">
                <w:rPr>
                  <w:rStyle w:val="Hyperlink"/>
                  <w:rFonts w:cs="Arial"/>
                  <w:color w:val="auto"/>
                  <w:sz w:val="18"/>
                  <w:szCs w:val="18"/>
                </w:rPr>
                <w:t>https://cdn.clinicaltrials.gov/large-docs/63/NCT02969863/Prot_SAP_000.pdf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283E3C9" w14:textId="76EC6EC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 xml:space="preserve">Excluded: </w:t>
            </w:r>
            <w:r w:rsidR="00B5075C" w:rsidRPr="00C232B2">
              <w:rPr>
                <w:rFonts w:cs="Arial"/>
                <w:sz w:val="18"/>
                <w:szCs w:val="18"/>
              </w:rPr>
              <w:t>P</w:t>
            </w:r>
          </w:p>
        </w:tc>
      </w:tr>
      <w:tr w:rsidR="00C232B2" w:rsidRPr="00C232B2" w14:paraId="767D0C9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CF25CCC" w14:textId="44F689F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GS8</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8DECDD5" w14:textId="4117F88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S. Saraf and V. </w:t>
            </w:r>
            <w:proofErr w:type="spellStart"/>
            <w:r w:rsidRPr="00C232B2">
              <w:rPr>
                <w:rFonts w:cs="Arial"/>
                <w:sz w:val="18"/>
                <w:szCs w:val="18"/>
              </w:rPr>
              <w:t>Patravale</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68B4868" w14:textId="4FA59860"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N/A</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865AA6E" w14:textId="1ED36C1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Vice-President's Message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F47FFF9" w14:textId="2FE6D10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https://pdfs.semanticscholar.org/f535/4731e76b7bc0ee534918efa42598d13f0ed1.pdf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833CE44" w14:textId="1FDB64D0"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VLQ</w:t>
            </w:r>
          </w:p>
        </w:tc>
      </w:tr>
      <w:tr w:rsidR="00C232B2" w:rsidRPr="00C232B2" w14:paraId="4F75AFA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6593A33" w14:textId="71DF5AB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GS9</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81A90AB" w14:textId="20A766A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Kam and F. Ruiz</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E2CB74D" w14:textId="511A2EF2"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480F43E" w14:textId="7487D3A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Opportunities and challenges of pharmacotherapy for pulmonary arterial hypertension in children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226BE40" w14:textId="19D084EB" w:rsidR="00B5075C" w:rsidRPr="00C232B2" w:rsidRDefault="00B5075C" w:rsidP="00B5075C">
            <w:pPr>
              <w:spacing w:line="240" w:lineRule="auto"/>
              <w:jc w:val="left"/>
              <w:rPr>
                <w:rFonts w:eastAsia="Times New Roman" w:cs="Arial"/>
                <w:sz w:val="18"/>
                <w:szCs w:val="18"/>
                <w:lang w:eastAsia="da-DK"/>
              </w:rPr>
            </w:pPr>
            <w:hyperlink r:id="rId117" w:history="1">
              <w:r w:rsidRPr="00C232B2">
                <w:rPr>
                  <w:rStyle w:val="Hyperlink"/>
                  <w:rFonts w:cs="Arial"/>
                  <w:color w:val="auto"/>
                  <w:sz w:val="18"/>
                  <w:szCs w:val="18"/>
                </w:rPr>
                <w:t>https://onlinelibrary.wiley.com/doi/abs/10.1002/ppul.25101</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35D5AEB" w14:textId="00756E8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2F5F8EA0"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071D757" w14:textId="6EF74AD4" w:rsidR="00B5075C" w:rsidRPr="00C232B2" w:rsidRDefault="00B5075C" w:rsidP="00B5075C">
            <w:pPr>
              <w:spacing w:line="240" w:lineRule="auto"/>
              <w:jc w:val="left"/>
              <w:rPr>
                <w:rFonts w:cs="Arial"/>
                <w:sz w:val="18"/>
                <w:szCs w:val="18"/>
              </w:rPr>
            </w:pPr>
            <w:r w:rsidRPr="00C232B2">
              <w:rPr>
                <w:rFonts w:cs="Arial"/>
                <w:sz w:val="18"/>
                <w:szCs w:val="18"/>
              </w:rPr>
              <w:t>GS9</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A5EECC4" w14:textId="1FFE8727" w:rsidR="00B5075C" w:rsidRPr="00C232B2" w:rsidRDefault="00B5075C" w:rsidP="00B5075C">
            <w:pPr>
              <w:spacing w:line="240" w:lineRule="auto"/>
              <w:jc w:val="left"/>
              <w:rPr>
                <w:rFonts w:cs="Arial"/>
                <w:sz w:val="18"/>
                <w:szCs w:val="18"/>
              </w:rPr>
            </w:pPr>
            <w:r w:rsidRPr="00C232B2">
              <w:rPr>
                <w:rFonts w:cs="Arial"/>
                <w:sz w:val="18"/>
                <w:szCs w:val="18"/>
              </w:rPr>
              <w:t>K. Qaiser and A. Tonelli</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6ADCB9B" w14:textId="02939872" w:rsidR="00B5075C" w:rsidRPr="00C232B2" w:rsidRDefault="00B5075C" w:rsidP="00B5075C">
            <w:pPr>
              <w:spacing w:line="240" w:lineRule="auto"/>
              <w:jc w:val="right"/>
              <w:rPr>
                <w:rFonts w:cs="Arial"/>
                <w:sz w:val="18"/>
                <w:szCs w:val="18"/>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468E030" w14:textId="734C0682" w:rsidR="00B5075C" w:rsidRPr="00C232B2" w:rsidRDefault="00B5075C" w:rsidP="00B5075C">
            <w:pPr>
              <w:spacing w:line="240" w:lineRule="auto"/>
              <w:jc w:val="left"/>
              <w:rPr>
                <w:rFonts w:cs="Arial"/>
                <w:sz w:val="18"/>
                <w:szCs w:val="18"/>
              </w:rPr>
            </w:pPr>
            <w:r w:rsidRPr="00C232B2">
              <w:rPr>
                <w:rFonts w:cs="Arial"/>
                <w:sz w:val="18"/>
                <w:szCs w:val="18"/>
              </w:rPr>
              <w:t>Novel treatment pathways in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66D53FA" w14:textId="46A292CE" w:rsidR="00B5075C" w:rsidRPr="00C232B2" w:rsidRDefault="00B5075C" w:rsidP="00B5075C">
            <w:pPr>
              <w:spacing w:line="240" w:lineRule="auto"/>
              <w:jc w:val="left"/>
              <w:rPr>
                <w:rFonts w:cs="Arial"/>
                <w:sz w:val="18"/>
                <w:szCs w:val="18"/>
                <w:u w:val="single"/>
              </w:rPr>
            </w:pPr>
            <w:hyperlink r:id="rId118" w:history="1">
              <w:r w:rsidRPr="00C232B2">
                <w:rPr>
                  <w:rStyle w:val="Hyperlink"/>
                  <w:rFonts w:cs="Arial"/>
                  <w:color w:val="auto"/>
                  <w:sz w:val="18"/>
                  <w:szCs w:val="18"/>
                </w:rPr>
                <w:t>https://www.ncbi.nlm.nih.gov/pmc/articles/PMC8298123/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B3B5CAF" w14:textId="762E5E04" w:rsidR="00B5075C" w:rsidRPr="00C232B2" w:rsidRDefault="00C81F78" w:rsidP="00B5075C">
            <w:pPr>
              <w:spacing w:line="240" w:lineRule="auto"/>
              <w:jc w:val="left"/>
              <w:rPr>
                <w:rFonts w:cs="Arial"/>
                <w:sz w:val="18"/>
                <w:szCs w:val="18"/>
              </w:rPr>
            </w:pPr>
            <w:r w:rsidRPr="00C232B2">
              <w:rPr>
                <w:rFonts w:cs="Arial"/>
                <w:sz w:val="18"/>
                <w:szCs w:val="18"/>
              </w:rPr>
              <w:t>Excluded: MA</w:t>
            </w:r>
          </w:p>
        </w:tc>
      </w:tr>
      <w:tr w:rsidR="00C232B2" w:rsidRPr="00C232B2" w14:paraId="6305120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72D8956" w14:textId="5E15578E" w:rsidR="00B5075C" w:rsidRPr="00C232B2" w:rsidRDefault="00B5075C" w:rsidP="00B5075C">
            <w:pPr>
              <w:spacing w:line="240" w:lineRule="auto"/>
              <w:jc w:val="left"/>
              <w:rPr>
                <w:rFonts w:cs="Arial"/>
                <w:sz w:val="18"/>
                <w:szCs w:val="18"/>
              </w:rPr>
            </w:pPr>
            <w:r w:rsidRPr="00C232B2">
              <w:rPr>
                <w:rFonts w:cs="Arial"/>
                <w:sz w:val="18"/>
                <w:szCs w:val="18"/>
              </w:rPr>
              <w:t>GS9</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8FA6E5F" w14:textId="73CCD9F2" w:rsidR="00B5075C" w:rsidRPr="00C232B2" w:rsidRDefault="00B5075C" w:rsidP="00B5075C">
            <w:pPr>
              <w:spacing w:line="240" w:lineRule="auto"/>
              <w:jc w:val="left"/>
              <w:rPr>
                <w:rFonts w:cs="Arial"/>
                <w:sz w:val="18"/>
                <w:szCs w:val="18"/>
              </w:rPr>
            </w:pPr>
            <w:r w:rsidRPr="00C232B2">
              <w:rPr>
                <w:rFonts w:cs="Arial"/>
                <w:sz w:val="18"/>
                <w:szCs w:val="18"/>
              </w:rPr>
              <w:t xml:space="preserve">M. Sketch, D. </w:t>
            </w:r>
            <w:proofErr w:type="spellStart"/>
            <w:r w:rsidRPr="00C232B2">
              <w:rPr>
                <w:rFonts w:cs="Arial"/>
                <w:sz w:val="18"/>
                <w:szCs w:val="18"/>
              </w:rPr>
              <w:t>Sauerstrom</w:t>
            </w:r>
            <w:proofErr w:type="spellEnd"/>
            <w:r w:rsidRPr="00C232B2">
              <w:rPr>
                <w:rFonts w:cs="Arial"/>
                <w:sz w:val="18"/>
                <w:szCs w:val="18"/>
              </w:rPr>
              <w:t>, A. Lange and J. Diehl</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A693350" w14:textId="14D20051" w:rsidR="00B5075C" w:rsidRPr="00C232B2" w:rsidRDefault="00B5075C" w:rsidP="00B5075C">
            <w:pPr>
              <w:spacing w:line="240" w:lineRule="auto"/>
              <w:jc w:val="right"/>
              <w:rPr>
                <w:rFonts w:cs="Arial"/>
                <w:sz w:val="18"/>
                <w:szCs w:val="18"/>
              </w:rPr>
            </w:pPr>
            <w:r w:rsidRPr="00C232B2">
              <w:rPr>
                <w:rFonts w:cs="Arial"/>
                <w:sz w:val="18"/>
                <w:szCs w:val="18"/>
              </w:rPr>
              <w:t>2024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0E2671E" w14:textId="5762F060" w:rsidR="00B5075C" w:rsidRPr="00C232B2" w:rsidRDefault="00B5075C" w:rsidP="00B5075C">
            <w:pPr>
              <w:spacing w:line="240" w:lineRule="auto"/>
              <w:jc w:val="left"/>
              <w:rPr>
                <w:rFonts w:cs="Arial"/>
                <w:sz w:val="18"/>
                <w:szCs w:val="18"/>
              </w:rPr>
            </w:pPr>
            <w:r w:rsidRPr="00C232B2">
              <w:rPr>
                <w:rFonts w:cs="Arial"/>
                <w:sz w:val="18"/>
                <w:szCs w:val="18"/>
              </w:rPr>
              <w:t xml:space="preserve">Short-term stability of diluted </w:t>
            </w:r>
            <w:proofErr w:type="spellStart"/>
            <w:r w:rsidRPr="00C232B2">
              <w:rPr>
                <w:rFonts w:cs="Arial"/>
                <w:sz w:val="18"/>
                <w:szCs w:val="18"/>
              </w:rPr>
              <w:t>treprostinil</w:t>
            </w:r>
            <w:proofErr w:type="spellEnd"/>
            <w:r w:rsidRPr="00C232B2">
              <w:rPr>
                <w:rFonts w:cs="Arial"/>
                <w:sz w:val="18"/>
                <w:szCs w:val="18"/>
              </w:rPr>
              <w:t xml:space="preserve"> sodium for subcutaneous administration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89AC8AE" w14:textId="09AC819F" w:rsidR="00B5075C" w:rsidRPr="00C232B2" w:rsidRDefault="00B5075C" w:rsidP="00B5075C">
            <w:pPr>
              <w:spacing w:line="240" w:lineRule="auto"/>
              <w:jc w:val="left"/>
              <w:rPr>
                <w:rFonts w:cs="Arial"/>
                <w:sz w:val="18"/>
                <w:szCs w:val="18"/>
                <w:u w:val="single"/>
              </w:rPr>
            </w:pPr>
            <w:hyperlink r:id="rId119" w:history="1">
              <w:r w:rsidRPr="00C232B2">
                <w:rPr>
                  <w:rStyle w:val="Hyperlink"/>
                  <w:rFonts w:cs="Arial"/>
                  <w:color w:val="auto"/>
                  <w:sz w:val="18"/>
                  <w:szCs w:val="18"/>
                </w:rPr>
                <w:t>https://www.medrxiv.org/content/10.1101/2024.04.19.24306042.abstract</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511B2CD" w14:textId="1A5D25F4" w:rsidR="00B5075C" w:rsidRPr="00C232B2" w:rsidRDefault="00C81F78" w:rsidP="00B5075C">
            <w:pPr>
              <w:spacing w:line="240" w:lineRule="auto"/>
              <w:jc w:val="left"/>
              <w:rPr>
                <w:rFonts w:cs="Arial"/>
                <w:sz w:val="18"/>
                <w:szCs w:val="18"/>
              </w:rPr>
            </w:pPr>
            <w:r w:rsidRPr="00C232B2">
              <w:rPr>
                <w:rFonts w:cs="Arial"/>
                <w:sz w:val="18"/>
                <w:szCs w:val="18"/>
              </w:rPr>
              <w:t>Excluded: DS</w:t>
            </w:r>
          </w:p>
        </w:tc>
      </w:tr>
      <w:tr w:rsidR="00C232B2" w:rsidRPr="00C232B2" w14:paraId="28AA1E7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1DA1E20" w14:textId="18BF6B0E" w:rsidR="00B5075C" w:rsidRPr="00C232B2" w:rsidRDefault="00B5075C" w:rsidP="00B5075C">
            <w:pPr>
              <w:spacing w:line="240" w:lineRule="auto"/>
              <w:jc w:val="left"/>
              <w:rPr>
                <w:rFonts w:cs="Arial"/>
                <w:sz w:val="18"/>
                <w:szCs w:val="18"/>
              </w:rPr>
            </w:pPr>
            <w:r w:rsidRPr="00C232B2">
              <w:rPr>
                <w:rFonts w:cs="Arial"/>
                <w:sz w:val="18"/>
                <w:szCs w:val="18"/>
              </w:rPr>
              <w:t>GS9</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7C299B4" w14:textId="027ABBC0" w:rsidR="00B5075C" w:rsidRPr="00C232B2" w:rsidRDefault="00B5075C" w:rsidP="00B5075C">
            <w:pPr>
              <w:spacing w:line="240" w:lineRule="auto"/>
              <w:jc w:val="left"/>
              <w:rPr>
                <w:rFonts w:cs="Arial"/>
                <w:sz w:val="18"/>
                <w:szCs w:val="18"/>
              </w:rPr>
            </w:pPr>
            <w:r w:rsidRPr="00C232B2">
              <w:rPr>
                <w:rFonts w:cs="Arial"/>
                <w:sz w:val="18"/>
                <w:szCs w:val="18"/>
              </w:rPr>
              <w:t>M. Sketch, K. Maher and M. Broderick</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F8F4D54" w14:textId="3981690D" w:rsidR="00B5075C" w:rsidRPr="00C232B2" w:rsidRDefault="00B5075C" w:rsidP="00B5075C">
            <w:pPr>
              <w:spacing w:line="240" w:lineRule="auto"/>
              <w:jc w:val="right"/>
              <w:rPr>
                <w:rFonts w:cs="Arial"/>
                <w:sz w:val="18"/>
                <w:szCs w:val="18"/>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7967F89" w14:textId="34A7E953" w:rsidR="00B5075C" w:rsidRPr="00C232B2" w:rsidRDefault="00B5075C" w:rsidP="00B5075C">
            <w:pPr>
              <w:spacing w:line="240" w:lineRule="auto"/>
              <w:jc w:val="left"/>
              <w:rPr>
                <w:rFonts w:cs="Arial"/>
                <w:sz w:val="18"/>
                <w:szCs w:val="18"/>
              </w:rPr>
            </w:pPr>
            <w:r w:rsidRPr="00C232B2">
              <w:rPr>
                <w:rFonts w:cs="Arial"/>
                <w:sz w:val="18"/>
                <w:szCs w:val="18"/>
              </w:rPr>
              <w:t>Study Design of the Decentralized EVOLVE Study Evaluating Real-world Use of Next Generation Infusion Pumps to Deliver Parenteral Treprostinil in Patients With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3A77372" w14:textId="28AED837" w:rsidR="00B5075C" w:rsidRPr="00C232B2" w:rsidRDefault="00B5075C" w:rsidP="00B5075C">
            <w:pPr>
              <w:spacing w:line="240" w:lineRule="auto"/>
              <w:jc w:val="left"/>
              <w:rPr>
                <w:rFonts w:cs="Arial"/>
                <w:sz w:val="18"/>
                <w:szCs w:val="18"/>
                <w:u w:val="single"/>
              </w:rPr>
            </w:pPr>
            <w:r w:rsidRPr="00C232B2">
              <w:rPr>
                <w:rFonts w:cs="Arial"/>
                <w:sz w:val="18"/>
                <w:szCs w:val="18"/>
              </w:rPr>
              <w:t>https://www.atsjournals.org/doi/abs/10.1164/ajrccm-conference.2023.207.1_MeetingAbstracts.A3777</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A04E3F5" w14:textId="5A12FD46" w:rsidR="00B5075C" w:rsidRPr="00C232B2" w:rsidRDefault="00C81F78" w:rsidP="00B5075C">
            <w:pPr>
              <w:spacing w:line="240" w:lineRule="auto"/>
              <w:jc w:val="left"/>
              <w:rPr>
                <w:rFonts w:cs="Arial"/>
                <w:sz w:val="18"/>
                <w:szCs w:val="18"/>
              </w:rPr>
            </w:pPr>
            <w:r w:rsidRPr="00C232B2">
              <w:rPr>
                <w:rFonts w:cs="Arial"/>
                <w:sz w:val="18"/>
                <w:szCs w:val="18"/>
              </w:rPr>
              <w:t>Excluded: CR</w:t>
            </w:r>
          </w:p>
        </w:tc>
      </w:tr>
      <w:tr w:rsidR="00C232B2" w:rsidRPr="00C232B2" w14:paraId="6251134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0E50D28" w14:textId="3F83F98B" w:rsidR="00B5075C" w:rsidRPr="00C232B2" w:rsidRDefault="00B5075C" w:rsidP="00B5075C">
            <w:pPr>
              <w:spacing w:line="240" w:lineRule="auto"/>
              <w:jc w:val="left"/>
              <w:rPr>
                <w:rFonts w:cs="Arial"/>
                <w:sz w:val="18"/>
                <w:szCs w:val="18"/>
              </w:rPr>
            </w:pPr>
            <w:r w:rsidRPr="00C232B2">
              <w:rPr>
                <w:rFonts w:cs="Arial"/>
                <w:sz w:val="18"/>
                <w:szCs w:val="18"/>
              </w:rPr>
              <w:t>GS9</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E36A168" w14:textId="450918EC" w:rsidR="00B5075C" w:rsidRPr="00C232B2" w:rsidRDefault="00B5075C" w:rsidP="00B5075C">
            <w:pPr>
              <w:spacing w:line="240" w:lineRule="auto"/>
              <w:jc w:val="left"/>
              <w:rPr>
                <w:rFonts w:cs="Arial"/>
                <w:sz w:val="18"/>
                <w:szCs w:val="18"/>
              </w:rPr>
            </w:pPr>
            <w:r w:rsidRPr="00C232B2">
              <w:rPr>
                <w:rFonts w:cs="Arial"/>
                <w:sz w:val="18"/>
                <w:szCs w:val="18"/>
              </w:rPr>
              <w:t>J. Feldman, N. Habib, J. Fann and J. Radosevich</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0DADF96" w14:textId="090DDDE5" w:rsidR="00B5075C" w:rsidRPr="00C232B2" w:rsidRDefault="00B5075C" w:rsidP="00B5075C">
            <w:pPr>
              <w:spacing w:line="240" w:lineRule="auto"/>
              <w:jc w:val="right"/>
              <w:rPr>
                <w:rFonts w:cs="Arial"/>
                <w:sz w:val="18"/>
                <w:szCs w:val="18"/>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7C037EF" w14:textId="74064A98" w:rsidR="00B5075C" w:rsidRPr="00C232B2" w:rsidRDefault="00B5075C" w:rsidP="00B5075C">
            <w:pPr>
              <w:spacing w:line="240" w:lineRule="auto"/>
              <w:jc w:val="left"/>
              <w:rPr>
                <w:rFonts w:cs="Arial"/>
                <w:sz w:val="18"/>
                <w:szCs w:val="18"/>
              </w:rPr>
            </w:pPr>
            <w:r w:rsidRPr="00C232B2">
              <w:rPr>
                <w:rFonts w:cs="Arial"/>
                <w:sz w:val="18"/>
                <w:szCs w:val="18"/>
              </w:rPr>
              <w:t>Treprostinil in the treatment of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42EBFBE" w14:textId="30689019" w:rsidR="00B5075C" w:rsidRPr="00C232B2" w:rsidRDefault="00B5075C" w:rsidP="00B5075C">
            <w:pPr>
              <w:spacing w:line="240" w:lineRule="auto"/>
              <w:jc w:val="left"/>
              <w:rPr>
                <w:rFonts w:cs="Arial"/>
                <w:sz w:val="18"/>
                <w:szCs w:val="18"/>
                <w:u w:val="single"/>
              </w:rPr>
            </w:pPr>
            <w:r w:rsidRPr="00C232B2">
              <w:rPr>
                <w:rFonts w:cs="Arial"/>
                <w:sz w:val="18"/>
                <w:szCs w:val="18"/>
              </w:rPr>
              <w:t>https://www.tandfonline.com/doi/abs/10.2217/fca-2020-0021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07E8F6D" w14:textId="1CC1047D" w:rsidR="00B5075C" w:rsidRPr="00C232B2" w:rsidRDefault="00C81F78" w:rsidP="00B5075C">
            <w:pPr>
              <w:spacing w:line="240" w:lineRule="auto"/>
              <w:jc w:val="left"/>
              <w:rPr>
                <w:rFonts w:cs="Arial"/>
                <w:sz w:val="18"/>
                <w:szCs w:val="18"/>
              </w:rPr>
            </w:pPr>
            <w:r w:rsidRPr="00C232B2">
              <w:rPr>
                <w:rFonts w:cs="Arial"/>
                <w:sz w:val="18"/>
                <w:szCs w:val="18"/>
              </w:rPr>
              <w:t>Excluded: MA</w:t>
            </w:r>
          </w:p>
        </w:tc>
      </w:tr>
      <w:tr w:rsidR="00C232B2" w:rsidRPr="00C232B2" w14:paraId="13AB24E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0E0990B" w14:textId="4B0CB60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35C331A" w14:textId="41B068C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R. </w:t>
            </w:r>
            <w:proofErr w:type="spellStart"/>
            <w:r w:rsidRPr="00C232B2">
              <w:rPr>
                <w:rFonts w:cs="Arial"/>
                <w:sz w:val="18"/>
                <w:szCs w:val="18"/>
              </w:rPr>
              <w:t>Sadushi-Koliçi</w:t>
            </w:r>
            <w:proofErr w:type="spellEnd"/>
            <w:r w:rsidRPr="00C232B2">
              <w:rPr>
                <w:rFonts w:cs="Arial"/>
                <w:sz w:val="18"/>
                <w:szCs w:val="18"/>
              </w:rPr>
              <w:t>, N. Skoro-Sajer, D. Zimmer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321733E" w14:textId="27B0C7FB"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54EE2AC" w14:textId="43F49D4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Long-term treatment, tolerability, and survival with sub-cutaneous </w:t>
            </w:r>
            <w:proofErr w:type="spellStart"/>
            <w:r w:rsidRPr="00C232B2">
              <w:rPr>
                <w:rFonts w:cs="Arial"/>
                <w:sz w:val="18"/>
                <w:szCs w:val="18"/>
              </w:rPr>
              <w:t>treprostinil</w:t>
            </w:r>
            <w:proofErr w:type="spellEnd"/>
            <w:r w:rsidRPr="00C232B2">
              <w:rPr>
                <w:rFonts w:cs="Arial"/>
                <w:sz w:val="18"/>
                <w:szCs w:val="18"/>
              </w:rPr>
              <w:t xml:space="preserve"> for severe pulmonary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E5AAF75" w14:textId="1A43B139" w:rsidR="00B5075C" w:rsidRPr="00C232B2" w:rsidRDefault="00B5075C" w:rsidP="00B5075C">
            <w:pPr>
              <w:spacing w:line="240" w:lineRule="auto"/>
              <w:jc w:val="left"/>
              <w:rPr>
                <w:rFonts w:eastAsia="Times New Roman" w:cs="Arial"/>
                <w:sz w:val="18"/>
                <w:szCs w:val="18"/>
                <w:lang w:eastAsia="da-DK"/>
              </w:rPr>
            </w:pPr>
            <w:hyperlink r:id="rId120" w:history="1">
              <w:r w:rsidRPr="00C232B2">
                <w:rPr>
                  <w:rStyle w:val="Hyperlink"/>
                  <w:rFonts w:cs="Arial"/>
                  <w:color w:val="auto"/>
                  <w:sz w:val="18"/>
                  <w:szCs w:val="18"/>
                </w:rPr>
                <w:t>https://www.sciencedirect.com/science/article/pii/S1053249812009679</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80A0693" w14:textId="31F2A32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0A5EC64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7B349D2" w14:textId="446A325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lastRenderedPageBreak/>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423D4F5" w14:textId="391AE4C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K. </w:t>
            </w:r>
            <w:proofErr w:type="spellStart"/>
            <w:r w:rsidRPr="00C232B2">
              <w:rPr>
                <w:rFonts w:cs="Arial"/>
                <w:sz w:val="18"/>
                <w:szCs w:val="18"/>
              </w:rPr>
              <w:t>Muzevich</w:t>
            </w:r>
            <w:proofErr w:type="spellEnd"/>
            <w:r w:rsidRPr="00C232B2">
              <w:rPr>
                <w:rFonts w:cs="Arial"/>
                <w:sz w:val="18"/>
                <w:szCs w:val="18"/>
              </w:rPr>
              <w:t>, H. Chohan and D. Grinnan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DAD826A" w14:textId="57C7EC67"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470D3F4" w14:textId="2BC50F2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Management of pulmonary vasodilator therapy in patients with pulmonary arterial hypertension during critical illness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780215E" w14:textId="41E2F594" w:rsidR="00B5075C" w:rsidRPr="00C232B2" w:rsidRDefault="00B5075C" w:rsidP="00B5075C">
            <w:pPr>
              <w:spacing w:line="240" w:lineRule="auto"/>
              <w:jc w:val="left"/>
              <w:rPr>
                <w:rFonts w:eastAsia="Times New Roman" w:cs="Arial"/>
                <w:sz w:val="18"/>
                <w:szCs w:val="18"/>
                <w:lang w:eastAsia="da-DK"/>
              </w:rPr>
            </w:pPr>
            <w:hyperlink r:id="rId121" w:history="1">
              <w:r w:rsidRPr="00C232B2">
                <w:rPr>
                  <w:rStyle w:val="Hyperlink"/>
                  <w:rFonts w:cs="Arial"/>
                  <w:color w:val="auto"/>
                  <w:sz w:val="18"/>
                  <w:szCs w:val="18"/>
                </w:rPr>
                <w:t>https://link.springer.com/article/10.1186/s13054-014-0523-z</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98CD1F0" w14:textId="2FD56B7B"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36C6C58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0E915FC" w14:textId="3DE140A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8FD6B58" w14:textId="057A344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M. Kingman, M. Tankersley, S. Lombardi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D0BE01D" w14:textId="3C34CAC2"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BA1ADDF" w14:textId="5053401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Prostacyclin administration errors in pulmonary arterial hypertension patients admitted to hospitals in the United States: a national survey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4982F3D" w14:textId="24CE23AC" w:rsidR="00B5075C" w:rsidRPr="00C232B2" w:rsidRDefault="00B5075C" w:rsidP="00B5075C">
            <w:pPr>
              <w:spacing w:line="240" w:lineRule="auto"/>
              <w:jc w:val="left"/>
              <w:rPr>
                <w:rFonts w:eastAsia="Times New Roman" w:cs="Arial"/>
                <w:sz w:val="18"/>
                <w:szCs w:val="18"/>
                <w:lang w:eastAsia="da-DK"/>
              </w:rPr>
            </w:pPr>
            <w:hyperlink r:id="rId122" w:history="1">
              <w:r w:rsidRPr="00C232B2">
                <w:rPr>
                  <w:rStyle w:val="Hyperlink"/>
                  <w:rFonts w:cs="Arial"/>
                  <w:color w:val="auto"/>
                  <w:sz w:val="18"/>
                  <w:szCs w:val="18"/>
                </w:rPr>
                <w:t>https://www.sciencedirect.com/science/article/pii/S1053249810002007</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D58E7F0" w14:textId="133B404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000EBA7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29539CB" w14:textId="631C84A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1D6E17C" w14:textId="5819FDB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R. </w:t>
            </w:r>
            <w:proofErr w:type="spellStart"/>
            <w:r w:rsidRPr="00C232B2">
              <w:rPr>
                <w:rFonts w:cs="Arial"/>
                <w:sz w:val="18"/>
                <w:szCs w:val="18"/>
              </w:rPr>
              <w:t>Sadushi-Kolici</w:t>
            </w:r>
            <w:proofErr w:type="spellEnd"/>
            <w:r w:rsidRPr="00C232B2">
              <w:rPr>
                <w:rFonts w:cs="Arial"/>
                <w:sz w:val="18"/>
                <w:szCs w:val="18"/>
              </w:rPr>
              <w:t>, P. Jansa, G. Kopec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B95297E" w14:textId="782749C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4659047" w14:textId="1645E0D0"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Subcutaneous </w:t>
            </w:r>
            <w:proofErr w:type="spellStart"/>
            <w:r w:rsidRPr="00C232B2">
              <w:rPr>
                <w:rFonts w:cs="Arial"/>
                <w:sz w:val="18"/>
                <w:szCs w:val="18"/>
              </w:rPr>
              <w:t>treprostinil</w:t>
            </w:r>
            <w:proofErr w:type="spellEnd"/>
            <w:r w:rsidRPr="00C232B2">
              <w:rPr>
                <w:rFonts w:cs="Arial"/>
                <w:sz w:val="18"/>
                <w:szCs w:val="18"/>
              </w:rPr>
              <w:t xml:space="preserve"> for the treatment of severe non-operable chronic thromboembolic pulmonary hypertension (CTREPH): a double-blind, phase 3, </w:t>
            </w:r>
            <w:proofErr w:type="spellStart"/>
            <w:r w:rsidRPr="00C232B2">
              <w:rPr>
                <w:rFonts w:cs="Arial"/>
                <w:sz w:val="18"/>
                <w:szCs w:val="18"/>
              </w:rPr>
              <w:t>randomised</w:t>
            </w:r>
            <w:proofErr w:type="spellEnd"/>
            <w:r w:rsidRPr="00C232B2">
              <w:rPr>
                <w:rFonts w:cs="Arial"/>
                <w:sz w:val="18"/>
                <w:szCs w:val="18"/>
              </w:rPr>
              <w:t xml:space="preserve"> trial</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75CD4E7" w14:textId="11CE41BD" w:rsidR="00B5075C" w:rsidRPr="00C232B2" w:rsidRDefault="00B5075C" w:rsidP="00B5075C">
            <w:pPr>
              <w:spacing w:line="240" w:lineRule="auto"/>
              <w:jc w:val="left"/>
              <w:rPr>
                <w:rFonts w:eastAsia="Times New Roman" w:cs="Arial"/>
                <w:sz w:val="18"/>
                <w:szCs w:val="18"/>
                <w:lang w:eastAsia="da-DK"/>
              </w:rPr>
            </w:pPr>
            <w:hyperlink r:id="rId123" w:history="1">
              <w:r w:rsidRPr="00C232B2">
                <w:rPr>
                  <w:rStyle w:val="Hyperlink"/>
                  <w:rFonts w:cs="Arial"/>
                  <w:color w:val="auto"/>
                  <w:sz w:val="18"/>
                  <w:szCs w:val="18"/>
                </w:rPr>
                <w:t>https://www.thelancet.com/journals/lanres/article/PIIS2213-2600(18)30367-9/abstract</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F6064FB" w14:textId="30BCAFA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4E9E840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014336F" w14:textId="51AB51CA"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205F8C0" w14:textId="346D8E1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N. Skoro-Sajer, C. Gerges, O. Balint, D. </w:t>
            </w:r>
            <w:proofErr w:type="spellStart"/>
            <w:r w:rsidRPr="00C232B2">
              <w:rPr>
                <w:rFonts w:cs="Arial"/>
                <w:sz w:val="18"/>
                <w:szCs w:val="18"/>
              </w:rPr>
              <w:t>Kohalmi</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A24B38B" w14:textId="69F1152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D08B482" w14:textId="60C511E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Subcutaneous </w:t>
            </w:r>
            <w:proofErr w:type="spellStart"/>
            <w:r w:rsidRPr="00C232B2">
              <w:rPr>
                <w:rFonts w:cs="Arial"/>
                <w:sz w:val="18"/>
                <w:szCs w:val="18"/>
              </w:rPr>
              <w:t>treprostinil</w:t>
            </w:r>
            <w:proofErr w:type="spellEnd"/>
            <w:r w:rsidRPr="00C232B2">
              <w:rPr>
                <w:rFonts w:cs="Arial"/>
                <w:sz w:val="18"/>
                <w:szCs w:val="18"/>
              </w:rPr>
              <w:t xml:space="preserve"> in congenital heart disease-related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201D756" w14:textId="034C55C9" w:rsidR="00B5075C" w:rsidRPr="00C232B2" w:rsidRDefault="00B5075C" w:rsidP="00B5075C">
            <w:pPr>
              <w:spacing w:line="240" w:lineRule="auto"/>
              <w:jc w:val="left"/>
              <w:rPr>
                <w:rFonts w:eastAsia="Times New Roman" w:cs="Arial"/>
                <w:sz w:val="18"/>
                <w:szCs w:val="18"/>
                <w:lang w:eastAsia="da-DK"/>
              </w:rPr>
            </w:pPr>
            <w:hyperlink r:id="rId124" w:history="1">
              <w:r w:rsidRPr="00C232B2">
                <w:rPr>
                  <w:rStyle w:val="Hyperlink"/>
                  <w:rFonts w:cs="Arial"/>
                  <w:color w:val="auto"/>
                  <w:sz w:val="18"/>
                  <w:szCs w:val="18"/>
                </w:rPr>
                <w:t>https://heart.bmj.com/content/104/14/1195.abstract</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BAEDE9A" w14:textId="5112FAC1"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NR</w:t>
            </w:r>
          </w:p>
        </w:tc>
      </w:tr>
      <w:tr w:rsidR="00C232B2" w:rsidRPr="00C232B2" w14:paraId="3F317A0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23CB2DA" w14:textId="1D65F0C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DA61DA6" w14:textId="6AD2FE5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A. Doran, S. Harris and B. Goetz</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8CC5BF2" w14:textId="3B757AEC"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2008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2F0294E" w14:textId="24F985A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Advances in </w:t>
            </w:r>
            <w:proofErr w:type="spellStart"/>
            <w:r w:rsidRPr="00C232B2">
              <w:rPr>
                <w:rFonts w:cs="Arial"/>
                <w:sz w:val="18"/>
                <w:szCs w:val="18"/>
              </w:rPr>
              <w:t>prostanoid</w:t>
            </w:r>
            <w:proofErr w:type="spellEnd"/>
            <w:r w:rsidRPr="00C232B2">
              <w:rPr>
                <w:rFonts w:cs="Arial"/>
                <w:sz w:val="18"/>
                <w:szCs w:val="18"/>
              </w:rPr>
              <w:t xml:space="preserve"> infusion therapy for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26D7FBC" w14:textId="138A24CD" w:rsidR="00B5075C" w:rsidRPr="00C232B2" w:rsidRDefault="00B5075C" w:rsidP="00B5075C">
            <w:pPr>
              <w:spacing w:line="240" w:lineRule="auto"/>
              <w:jc w:val="left"/>
              <w:rPr>
                <w:rFonts w:eastAsia="Times New Roman" w:cs="Arial"/>
                <w:sz w:val="18"/>
                <w:szCs w:val="18"/>
                <w:lang w:eastAsia="da-DK"/>
              </w:rPr>
            </w:pPr>
            <w:hyperlink r:id="rId125" w:history="1">
              <w:r w:rsidRPr="00C232B2">
                <w:rPr>
                  <w:rStyle w:val="Hyperlink"/>
                  <w:rFonts w:cs="Arial"/>
                  <w:color w:val="auto"/>
                  <w:sz w:val="18"/>
                  <w:szCs w:val="18"/>
                </w:rPr>
                <w:t>https://journals.lww.com/journalofinfusionnursing/fulltext/2008/11000/advances_in_prostanoid_infusion_therapy_for.5.aspx</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DCA2671" w14:textId="0E704956"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69FEDAB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823CC4A" w14:textId="1F3078E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06119FC" w14:textId="219C058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D. Schuller</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82EAFFC" w14:textId="798CAEF5"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22255C6" w14:textId="2520DF9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Clinical Overview of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A41771A" w14:textId="792DB389" w:rsidR="00B5075C" w:rsidRPr="00C232B2" w:rsidRDefault="00B5075C" w:rsidP="00B5075C">
            <w:pPr>
              <w:spacing w:line="240" w:lineRule="auto"/>
              <w:jc w:val="left"/>
              <w:rPr>
                <w:rFonts w:eastAsia="Times New Roman" w:cs="Arial"/>
                <w:sz w:val="18"/>
                <w:szCs w:val="18"/>
                <w:lang w:eastAsia="da-DK"/>
              </w:rPr>
            </w:pPr>
            <w:hyperlink r:id="rId126" w:history="1">
              <w:r w:rsidRPr="00C232B2">
                <w:rPr>
                  <w:rStyle w:val="Hyperlink"/>
                  <w:rFonts w:cs="Arial"/>
                  <w:color w:val="auto"/>
                  <w:sz w:val="18"/>
                  <w:szCs w:val="18"/>
                </w:rPr>
                <w:t>https://search.ebscohost.com/login.aspx?direct=true&amp;profile=ehost&amp;scope=site&amp;authtype=crawler&amp;jrnl=00185787&amp;asa=N&amp;AN=87923467&amp;h=9ZIseLNszxiE3PXOE318mePKze0Hxhz74dXGYAotpuy5H5daCj5rj9CkryJk20Ez8KNuwuKDDofkx1BPzh%2FY6g%3D%3D&amp;crl=c</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C83090C" w14:textId="490E6D37"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NF</w:t>
            </w:r>
          </w:p>
        </w:tc>
      </w:tr>
      <w:tr w:rsidR="00C232B2" w:rsidRPr="00C232B2" w14:paraId="71A92BF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11971A6" w14:textId="5DD7AA9F"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829DEF8" w14:textId="35B97D0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R. Hanson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95BBF0F" w14:textId="27FDC178"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FBDA31A" w14:textId="4CF3E93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Current and Emerging Therapies for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926F1A4" w14:textId="4446CDE7" w:rsidR="00B5075C" w:rsidRPr="00C232B2" w:rsidRDefault="00B5075C" w:rsidP="00B5075C">
            <w:pPr>
              <w:spacing w:line="240" w:lineRule="auto"/>
              <w:jc w:val="left"/>
              <w:rPr>
                <w:rFonts w:eastAsia="Times New Roman" w:cs="Arial"/>
                <w:sz w:val="18"/>
                <w:szCs w:val="18"/>
                <w:lang w:eastAsia="da-DK"/>
              </w:rPr>
            </w:pPr>
            <w:hyperlink r:id="rId127" w:history="1">
              <w:r w:rsidRPr="00C232B2">
                <w:rPr>
                  <w:rStyle w:val="Hyperlink"/>
                  <w:rFonts w:cs="Arial"/>
                  <w:color w:val="auto"/>
                  <w:sz w:val="18"/>
                  <w:szCs w:val="18"/>
                </w:rPr>
                <w:t>https://search.ebscohost.com/login.aspx?direct=true&amp;profile=ehost&amp;scope=site&amp;authtype=crawler&amp;jrnl=00185787&amp;AN=87923466&amp;h=1Zr65RcrZDlfsCJ1eRsXv8bkR7%2FgSpHr6VVtXdRshWq2kZHUIopSATONbv%2ByfRsDW%2FnzQDGjXseMmELMcxDtDQ%3D%3D&amp;crl=c</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610E836" w14:textId="67F84660"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NF</w:t>
            </w:r>
          </w:p>
        </w:tc>
      </w:tr>
      <w:tr w:rsidR="00C232B2" w:rsidRPr="00C232B2" w14:paraId="1B581CE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208A675" w14:textId="5C2A26D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0E69692" w14:textId="58206A0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M. R. </w:t>
            </w:r>
            <w:proofErr w:type="spellStart"/>
            <w:r w:rsidRPr="00C232B2">
              <w:rPr>
                <w:rFonts w:cs="Arial"/>
                <w:sz w:val="18"/>
                <w:szCs w:val="18"/>
              </w:rPr>
              <w:t>Sadushi-Koliçi</w:t>
            </w:r>
            <w:proofErr w:type="spellEnd"/>
            <w:r w:rsidRPr="00C232B2">
              <w:rPr>
                <w:rFonts w:cs="Arial"/>
                <w:sz w:val="18"/>
                <w:szCs w:val="18"/>
              </w:rPr>
              <w:t>, N. Skoro-Sajer, D. Zimmer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92B1E21" w14:textId="6E8FA424"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62FC696" w14:textId="1798FBFB"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Long-term treatment, tolerability, and survival with sub-cutaneous </w:t>
            </w:r>
            <w:proofErr w:type="spellStart"/>
            <w:r w:rsidRPr="00C232B2">
              <w:rPr>
                <w:rFonts w:cs="Arial"/>
                <w:sz w:val="18"/>
                <w:szCs w:val="18"/>
              </w:rPr>
              <w:t>treprostinil</w:t>
            </w:r>
            <w:proofErr w:type="spellEnd"/>
            <w:r w:rsidRPr="00C232B2">
              <w:rPr>
                <w:rFonts w:cs="Arial"/>
                <w:sz w:val="18"/>
                <w:szCs w:val="18"/>
              </w:rPr>
              <w:t xml:space="preserve"> for severe pulmonary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1E21FDD" w14:textId="63078C3F" w:rsidR="00B5075C" w:rsidRPr="00C232B2" w:rsidRDefault="00B5075C" w:rsidP="00B5075C">
            <w:pPr>
              <w:spacing w:line="240" w:lineRule="auto"/>
              <w:jc w:val="left"/>
              <w:rPr>
                <w:rFonts w:eastAsia="Times New Roman" w:cs="Arial"/>
                <w:sz w:val="18"/>
                <w:szCs w:val="18"/>
                <w:lang w:eastAsia="da-DK"/>
              </w:rPr>
            </w:pPr>
            <w:hyperlink r:id="rId128" w:history="1">
              <w:r w:rsidRPr="00C232B2">
                <w:rPr>
                  <w:rStyle w:val="Hyperlink"/>
                  <w:rFonts w:cs="Arial"/>
                  <w:color w:val="auto"/>
                  <w:sz w:val="18"/>
                  <w:szCs w:val="18"/>
                </w:rPr>
                <w:t>https://www.academia.edu/download/48194049/Long-term_treatment_tolerability_and_sur20160820-19000-4hi9hr.pdf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AED440B" w14:textId="1F828857"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F0D25B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E59D1FD" w14:textId="0A440B3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6D9AB5A" w14:textId="6F6E63F7"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C. Kam and F. Ruiz</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78F90BC" w14:textId="78FDDCA9"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9B04BA5" w14:textId="3E0728D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Opportunities and challenges of pharmacotherapy for pulmonary arterial hypertension in children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B52E07D" w14:textId="33B5C9A5"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https://onlinelibrary.wiley.com/doi/abs/10.1002/ppul.25101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57B1CD0" w14:textId="5A6A9C25"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D3C639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66CA244" w14:textId="50C32DD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099DACD" w14:textId="6AC259A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J. Coons, M. Clarke, M. Wanek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96BCAFB" w14:textId="3CF59576"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756D739" w14:textId="3473A224"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Safe and effective use of </w:t>
            </w:r>
            <w:proofErr w:type="spellStart"/>
            <w:r w:rsidRPr="00C232B2">
              <w:rPr>
                <w:rFonts w:cs="Arial"/>
                <w:sz w:val="18"/>
                <w:szCs w:val="18"/>
              </w:rPr>
              <w:t>prostacyclins</w:t>
            </w:r>
            <w:proofErr w:type="spellEnd"/>
            <w:r w:rsidRPr="00C232B2">
              <w:rPr>
                <w:rFonts w:cs="Arial"/>
                <w:sz w:val="18"/>
                <w:szCs w:val="18"/>
              </w:rPr>
              <w:t xml:space="preserve"> to treat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98B8FF4" w14:textId="5320037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https://academic.oup.com/ajhp/article-abstract/70/19/1716/5112414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A1E735C" w14:textId="74A91DC9"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454C276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0C58985" w14:textId="48184FA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lastRenderedPageBreak/>
              <w:t>GS10</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539A235" w14:textId="67B4B63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J. Feldman, N. Habib, J. Fann and J. Radosevich</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F10C4DC" w14:textId="1ABE9806"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15D248E" w14:textId="1CDADB53"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Treprostinil in the treatment of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D504683" w14:textId="131CBB06"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https://www.tandfonline.com/doi/abs/10.2217/fca-2020-0021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BADCADC" w14:textId="4203D012"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88F2518"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59046DA" w14:textId="5D77FA88"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GS10b</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AFAE805" w14:textId="5ED30A79"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J. Radosevich, A. DeChristopher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6A3E4F3" w14:textId="6145A058"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8933603" w14:textId="47252862"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Rapid transition from oral </w:t>
            </w:r>
            <w:proofErr w:type="spellStart"/>
            <w:r w:rsidRPr="00C232B2">
              <w:rPr>
                <w:rFonts w:cs="Arial"/>
                <w:sz w:val="18"/>
                <w:szCs w:val="18"/>
              </w:rPr>
              <w:t>selexipag</w:t>
            </w:r>
            <w:proofErr w:type="spellEnd"/>
            <w:r w:rsidRPr="00C232B2">
              <w:rPr>
                <w:rFonts w:cs="Arial"/>
                <w:sz w:val="18"/>
                <w:szCs w:val="18"/>
              </w:rPr>
              <w:t xml:space="preserve"> to parenteral </w:t>
            </w:r>
            <w:proofErr w:type="spellStart"/>
            <w:r w:rsidRPr="00C232B2">
              <w:rPr>
                <w:rFonts w:cs="Arial"/>
                <w:sz w:val="18"/>
                <w:szCs w:val="18"/>
              </w:rPr>
              <w:t>treprostinil</w:t>
            </w:r>
            <w:proofErr w:type="spellEnd"/>
            <w:r w:rsidRPr="00C232B2">
              <w:rPr>
                <w:rFonts w:cs="Arial"/>
                <w:sz w:val="18"/>
                <w:szCs w:val="18"/>
              </w:rPr>
              <w:t xml:space="preserve"> in a patient with mixed-etiology pulmonary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28BF4F9" w14:textId="778B1E53" w:rsidR="00B5075C" w:rsidRPr="00C232B2" w:rsidRDefault="00B5075C" w:rsidP="00B5075C">
            <w:pPr>
              <w:spacing w:line="240" w:lineRule="auto"/>
              <w:jc w:val="left"/>
              <w:rPr>
                <w:rFonts w:eastAsia="Times New Roman" w:cs="Arial"/>
                <w:sz w:val="18"/>
                <w:szCs w:val="18"/>
                <w:lang w:eastAsia="da-DK"/>
              </w:rPr>
            </w:pPr>
            <w:hyperlink r:id="rId129" w:history="1">
              <w:r w:rsidRPr="00C232B2">
                <w:rPr>
                  <w:rStyle w:val="Hyperlink"/>
                  <w:rFonts w:cs="Arial"/>
                  <w:color w:val="auto"/>
                  <w:sz w:val="18"/>
                  <w:szCs w:val="18"/>
                </w:rPr>
                <w:t>https://academic.oup.com/ajhp/article-abstract/77/15/1208/5867238</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E41ACCD" w14:textId="6A0AEA4A"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2796D20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68ED46C" w14:textId="2D83D0F1"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GS10b</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07810BF" w14:textId="34F37D6D"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 xml:space="preserve">M. </w:t>
            </w:r>
            <w:proofErr w:type="spellStart"/>
            <w:r w:rsidRPr="00C232B2">
              <w:rPr>
                <w:rFonts w:cs="Arial"/>
                <w:sz w:val="18"/>
                <w:szCs w:val="18"/>
              </w:rPr>
              <w:t>Turbenson</w:t>
            </w:r>
            <w:proofErr w:type="spellEnd"/>
            <w:r w:rsidRPr="00C232B2">
              <w:rPr>
                <w:rFonts w:cs="Arial"/>
                <w:sz w:val="18"/>
                <w:szCs w:val="18"/>
              </w:rPr>
              <w:t>, J. Radosevich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9273D3D" w14:textId="7C1F8A32" w:rsidR="00B5075C" w:rsidRPr="00C232B2" w:rsidRDefault="00B5075C" w:rsidP="00B5075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1651C6F" w14:textId="6105AAEE" w:rsidR="00B5075C" w:rsidRPr="00C232B2" w:rsidRDefault="00B5075C" w:rsidP="00B5075C">
            <w:pPr>
              <w:spacing w:line="240" w:lineRule="auto"/>
              <w:jc w:val="left"/>
              <w:rPr>
                <w:rFonts w:eastAsia="Times New Roman" w:cs="Arial"/>
                <w:sz w:val="18"/>
                <w:szCs w:val="18"/>
                <w:lang w:eastAsia="da-DK"/>
              </w:rPr>
            </w:pPr>
            <w:r w:rsidRPr="00C232B2">
              <w:rPr>
                <w:rFonts w:cs="Arial"/>
                <w:sz w:val="18"/>
                <w:szCs w:val="18"/>
              </w:rPr>
              <w:t>Transitioning from intravenous to subcutaneous prostacyclin therapy in neonates with severe pulmonary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F00AEE9" w14:textId="317B5596" w:rsidR="00B5075C" w:rsidRPr="00C232B2" w:rsidRDefault="00B5075C" w:rsidP="00B5075C">
            <w:pPr>
              <w:spacing w:line="240" w:lineRule="auto"/>
              <w:jc w:val="left"/>
              <w:rPr>
                <w:rFonts w:eastAsia="Times New Roman" w:cs="Arial"/>
                <w:sz w:val="18"/>
                <w:szCs w:val="18"/>
                <w:lang w:eastAsia="da-DK"/>
              </w:rPr>
            </w:pPr>
            <w:hyperlink r:id="rId130" w:history="1">
              <w:r w:rsidRPr="00C232B2">
                <w:rPr>
                  <w:rStyle w:val="Hyperlink"/>
                  <w:rFonts w:cs="Arial"/>
                  <w:color w:val="auto"/>
                  <w:sz w:val="18"/>
                  <w:szCs w:val="18"/>
                </w:rPr>
                <w:t>https://meridian.allenpress.com/jppt/article-abstract/25/7/647/445309</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842D94B" w14:textId="6966A283" w:rsidR="00B5075C" w:rsidRPr="00C232B2" w:rsidRDefault="00C81F78" w:rsidP="00B5075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724E406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00386AB" w14:textId="0B87E707"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GS10b</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2523633" w14:textId="77B6BC19"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 Doran, S. Harris and B. Goetz</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6F60178" w14:textId="385B1301"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2008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6A32240" w14:textId="18F4D406"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Advances in </w:t>
            </w:r>
            <w:proofErr w:type="spellStart"/>
            <w:r w:rsidRPr="00C232B2">
              <w:rPr>
                <w:rFonts w:cs="Arial"/>
                <w:sz w:val="18"/>
                <w:szCs w:val="18"/>
              </w:rPr>
              <w:t>prostanoid</w:t>
            </w:r>
            <w:proofErr w:type="spellEnd"/>
            <w:r w:rsidRPr="00C232B2">
              <w:rPr>
                <w:rFonts w:cs="Arial"/>
                <w:sz w:val="18"/>
                <w:szCs w:val="18"/>
              </w:rPr>
              <w:t xml:space="preserve"> infusion therapy for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B65D0EE" w14:textId="0376A8AD"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https://journals.lww.com/journalofinfusionnursing/fulltext/2008/11000/advances_in_prostanoid_infusion_therapy_for.5.aspx</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C0D38F2" w14:textId="141D46A8"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E029A3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F099ADE" w14:textId="5B222BB5"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GS10b</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E86FC67" w14:textId="48F39DB0"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K. </w:t>
            </w:r>
            <w:proofErr w:type="spellStart"/>
            <w:r w:rsidRPr="00C232B2">
              <w:rPr>
                <w:rFonts w:cs="Arial"/>
                <w:sz w:val="18"/>
                <w:szCs w:val="18"/>
              </w:rPr>
              <w:t>Muzevich</w:t>
            </w:r>
            <w:proofErr w:type="spellEnd"/>
            <w:r w:rsidRPr="00C232B2">
              <w:rPr>
                <w:rFonts w:cs="Arial"/>
                <w:sz w:val="18"/>
                <w:szCs w:val="18"/>
              </w:rPr>
              <w:t>, H. Chohan and D. Grinnan</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B8DFFBE" w14:textId="44F54819"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198ED79" w14:textId="10DBB4C9"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Management of pulmonary vasodilator therapy in patients with pulmonary arterial hypertension during critical illness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02DAFF72" w14:textId="57B3445B"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https://link.springer.com/article/10.1186/s13054-014-0523-z</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6866CA4" w14:textId="377F31E7"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2DAAD21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4E2D0CD" w14:textId="55699F5C"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GS10b</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C711160" w14:textId="50137997"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C. Kam and F. Ruiz</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78B485F5" w14:textId="162C88A6"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0841266" w14:textId="45830645"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Opportunities and challenges of pharmacotherapy for pulmonary arterial hypertension in children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25C2996A" w14:textId="4E946739"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https://onlinelibrary.wiley.com/doi/abs/10.1002/ppul.25101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584407D" w14:textId="0CF1FC9F"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60300CE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D4B0F5B" w14:textId="3A0442E5"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GS10b</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398DCB8" w14:textId="50871CA3"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M. </w:t>
            </w:r>
            <w:proofErr w:type="spellStart"/>
            <w:r w:rsidRPr="00C232B2">
              <w:rPr>
                <w:rFonts w:cs="Arial"/>
                <w:sz w:val="18"/>
                <w:szCs w:val="18"/>
              </w:rPr>
              <w:t>Waligóra</w:t>
            </w:r>
            <w:proofErr w:type="spellEnd"/>
            <w:r w:rsidRPr="00C232B2">
              <w:rPr>
                <w:rFonts w:cs="Arial"/>
                <w:sz w:val="18"/>
                <w:szCs w:val="18"/>
              </w:rPr>
              <w:t xml:space="preserve">, B. </w:t>
            </w:r>
            <w:proofErr w:type="spellStart"/>
            <w:r w:rsidRPr="00C232B2">
              <w:rPr>
                <w:rFonts w:cs="Arial"/>
                <w:sz w:val="18"/>
                <w:szCs w:val="18"/>
              </w:rPr>
              <w:t>Żuławinska</w:t>
            </w:r>
            <w:proofErr w:type="spellEnd"/>
            <w:r w:rsidRPr="00C232B2">
              <w:rPr>
                <w:rFonts w:cs="Arial"/>
                <w:sz w:val="18"/>
                <w:szCs w:val="18"/>
              </w:rPr>
              <w:t>, M. Tomaszewski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A583D55" w14:textId="6A62840F"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635D273" w14:textId="60713466"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Patient satisfaction with a dedicated infusion pump for subcutaneous Treprostinil to treat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9D7672F" w14:textId="71F41E0B"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https://www.mdpi.com/2075-4426/13/3/423</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79E5503" w14:textId="3A0DCA36"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630F80D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E6B2E2B" w14:textId="305DD7F7"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GS10b</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0D6E8F5" w14:textId="1B32F49A"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J. Coons, M. Clarke, M. Wanek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FB3E7D4" w14:textId="0CDE7192"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3D18E47" w14:textId="4CB7954D"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Safe and effective use of </w:t>
            </w:r>
            <w:proofErr w:type="spellStart"/>
            <w:r w:rsidRPr="00C232B2">
              <w:rPr>
                <w:rFonts w:cs="Arial"/>
                <w:sz w:val="18"/>
                <w:szCs w:val="18"/>
              </w:rPr>
              <w:t>prostacyclins</w:t>
            </w:r>
            <w:proofErr w:type="spellEnd"/>
            <w:r w:rsidRPr="00C232B2">
              <w:rPr>
                <w:rFonts w:cs="Arial"/>
                <w:sz w:val="18"/>
                <w:szCs w:val="18"/>
              </w:rPr>
              <w:t xml:space="preserve"> to treat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94C009A" w14:textId="39E78BB5"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https://academic.oup.com/ajhp/article-abstract/70/19/1716/5112414</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3BFE060" w14:textId="03B260FE"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5193A3EA"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4CE9A42" w14:textId="02277222"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GS10b</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500D43B" w14:textId="3E522652"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R. </w:t>
            </w:r>
            <w:proofErr w:type="spellStart"/>
            <w:r w:rsidRPr="00C232B2">
              <w:rPr>
                <w:rFonts w:cs="Arial"/>
                <w:sz w:val="18"/>
                <w:szCs w:val="18"/>
              </w:rPr>
              <w:t>Sadushi-Kolici</w:t>
            </w:r>
            <w:proofErr w:type="spellEnd"/>
            <w:r w:rsidRPr="00C232B2">
              <w:rPr>
                <w:rFonts w:cs="Arial"/>
                <w:sz w:val="18"/>
                <w:szCs w:val="18"/>
              </w:rPr>
              <w:t>, P. Jansa, G. Kopec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BDAB7BE" w14:textId="7094E974"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0C7EBD6" w14:textId="1BCCFF41"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Subcutaneous </w:t>
            </w:r>
            <w:proofErr w:type="spellStart"/>
            <w:r w:rsidRPr="00C232B2">
              <w:rPr>
                <w:rFonts w:cs="Arial"/>
                <w:sz w:val="18"/>
                <w:szCs w:val="18"/>
              </w:rPr>
              <w:t>treprostinil</w:t>
            </w:r>
            <w:proofErr w:type="spellEnd"/>
            <w:r w:rsidRPr="00C232B2">
              <w:rPr>
                <w:rFonts w:cs="Arial"/>
                <w:sz w:val="18"/>
                <w:szCs w:val="18"/>
              </w:rPr>
              <w:t xml:space="preserve"> for the treatment of severe non-operable chronic thromboembolic pulmonary hypertension (CTREPH): a double-blind, phase 3, </w:t>
            </w:r>
            <w:proofErr w:type="spellStart"/>
            <w:r w:rsidRPr="00C232B2">
              <w:rPr>
                <w:rFonts w:cs="Arial"/>
                <w:sz w:val="18"/>
                <w:szCs w:val="18"/>
              </w:rPr>
              <w:t>randomised</w:t>
            </w:r>
            <w:proofErr w:type="spellEnd"/>
            <w:r w:rsidRPr="00C232B2">
              <w:rPr>
                <w:rFonts w:cs="Arial"/>
                <w:sz w:val="18"/>
                <w:szCs w:val="18"/>
              </w:rPr>
              <w:t xml:space="preserve"> …</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0AF354D" w14:textId="22691AA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https://www.thelancet.com/journals/lanres/article/PIIS2213-2600(18)30367-9/abstract</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6C9CAC87" w14:textId="3FDB3301"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8F2D44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8041F00" w14:textId="4687B450"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GS10b</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126186B" w14:textId="5F1D29E4"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J. Feldman, N. Habib, J. Fann and J. Radosevich</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D839D68" w14:textId="7CDCFEF2"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2020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D3A8522" w14:textId="452D7210"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Treprostinil in the treatment of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91247FC" w14:textId="7B7DBC3B"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https://www.tandfonline.com/doi/abs/10.2217/fca-2020-0021</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D607845" w14:textId="62D19913"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6D99E92E"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66C72A4B" w14:textId="375CDAED"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1AE726A" w14:textId="00477F15"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M. </w:t>
            </w:r>
            <w:proofErr w:type="spellStart"/>
            <w:r w:rsidRPr="00C232B2">
              <w:rPr>
                <w:rFonts w:cs="Arial"/>
                <w:sz w:val="18"/>
                <w:szCs w:val="18"/>
              </w:rPr>
              <w:t>Waligóra</w:t>
            </w:r>
            <w:proofErr w:type="spellEnd"/>
            <w:r w:rsidRPr="00C232B2">
              <w:rPr>
                <w:rFonts w:cs="Arial"/>
                <w:sz w:val="18"/>
                <w:szCs w:val="18"/>
              </w:rPr>
              <w:t xml:space="preserve">, B. </w:t>
            </w:r>
            <w:proofErr w:type="spellStart"/>
            <w:r w:rsidRPr="00C232B2">
              <w:rPr>
                <w:rFonts w:cs="Arial"/>
                <w:sz w:val="18"/>
                <w:szCs w:val="18"/>
              </w:rPr>
              <w:t>Żuławinska</w:t>
            </w:r>
            <w:proofErr w:type="spellEnd"/>
            <w:r w:rsidRPr="00C232B2">
              <w:rPr>
                <w:rFonts w:cs="Arial"/>
                <w:sz w:val="18"/>
                <w:szCs w:val="18"/>
              </w:rPr>
              <w:t>, M. Tomaszewski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C6806F4" w14:textId="51E2F8F5"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2023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DDF8C31" w14:textId="0B75AEEB"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Patient satisfaction with a dedicated infusion pump for subcutaneous Treprostinil to treat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4122491" w14:textId="3CC41C0D" w:rsidR="0099182C" w:rsidRPr="00C232B2" w:rsidRDefault="0099182C" w:rsidP="0099182C">
            <w:pPr>
              <w:spacing w:line="240" w:lineRule="auto"/>
              <w:jc w:val="left"/>
              <w:rPr>
                <w:rFonts w:eastAsia="Times New Roman" w:cs="Arial"/>
                <w:sz w:val="18"/>
                <w:szCs w:val="18"/>
                <w:lang w:eastAsia="da-DK"/>
              </w:rPr>
            </w:pPr>
            <w:hyperlink r:id="rId131" w:history="1">
              <w:r w:rsidRPr="00C232B2">
                <w:rPr>
                  <w:rStyle w:val="Hyperlink"/>
                  <w:rFonts w:cs="Arial"/>
                  <w:color w:val="auto"/>
                  <w:sz w:val="18"/>
                  <w:szCs w:val="18"/>
                </w:rPr>
                <w:t>https://www.mdpi.com/2075-4426/13/3/423</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711B6AE" w14:textId="4A74FEC8"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Included</w:t>
            </w:r>
          </w:p>
        </w:tc>
      </w:tr>
      <w:tr w:rsidR="00C232B2" w:rsidRPr="00C232B2" w14:paraId="059B4D1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4937DDA" w14:textId="785D2340"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94FDCA6" w14:textId="281E50DA"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 Ari, D. Hess and J. Rau</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37D0BEF2" w14:textId="2E1085C0"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2009</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E3A204E" w14:textId="4AE7E653"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 Guide to Aerosol Delivery Devices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6F63ABB" w14:textId="3D7BD43F" w:rsidR="0099182C" w:rsidRPr="00C232B2" w:rsidRDefault="0099182C" w:rsidP="0099182C">
            <w:pPr>
              <w:spacing w:line="240" w:lineRule="auto"/>
              <w:jc w:val="left"/>
              <w:rPr>
                <w:rFonts w:eastAsia="Times New Roman" w:cs="Arial"/>
                <w:sz w:val="18"/>
                <w:szCs w:val="18"/>
                <w:lang w:eastAsia="da-DK"/>
              </w:rPr>
            </w:pPr>
            <w:hyperlink r:id="rId132" w:history="1">
              <w:r w:rsidRPr="00C232B2">
                <w:rPr>
                  <w:rStyle w:val="Hyperlink"/>
                  <w:rFonts w:cs="Arial"/>
                  <w:color w:val="auto"/>
                  <w:sz w:val="18"/>
                  <w:szCs w:val="18"/>
                </w:rPr>
                <w:t>https://www.researchgate.net/profile/Timothy-Myers-8/publication/237395883_for_Respiratory_Therapists_2nd_Edition_A_Guide_to_Aerosol_Delivery_Devices/links/0c960526dc54282bb3000000/for-Respiratory-Therapists-2nd-Edition-A-Guide-to-Aerosol-Delivery-Devices.pdf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F381570" w14:textId="5D509A98"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23D9D6B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1EA532A" w14:textId="1D48FAC6"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5852EE1" w14:textId="13C9396D"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D. Gardenhire, D. Hess and T. Myers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1641F30" w14:textId="29ACC69E"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90D7025" w14:textId="644C61D4"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 Guide to Aerosol Delivery Devices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73941102" w14:textId="6151F853" w:rsidR="0099182C" w:rsidRPr="00C232B2" w:rsidRDefault="0099182C" w:rsidP="0099182C">
            <w:pPr>
              <w:spacing w:line="240" w:lineRule="auto"/>
              <w:jc w:val="left"/>
              <w:rPr>
                <w:rFonts w:eastAsia="Times New Roman" w:cs="Arial"/>
                <w:sz w:val="18"/>
                <w:szCs w:val="18"/>
                <w:lang w:eastAsia="da-DK"/>
              </w:rPr>
            </w:pPr>
            <w:hyperlink r:id="rId133" w:history="1">
              <w:r w:rsidRPr="00C232B2">
                <w:rPr>
                  <w:rStyle w:val="Hyperlink"/>
                  <w:rFonts w:cs="Arial"/>
                  <w:color w:val="auto"/>
                  <w:sz w:val="18"/>
                  <w:szCs w:val="18"/>
                </w:rPr>
                <w:t>https://c.aarc.org/resources/aerosol_resources/aerosol_guide_rt.pdf</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25D6434" w14:textId="454F9653"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47E7760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70EEA51" w14:textId="2E550947"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lastRenderedPageBreak/>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2401C57" w14:textId="0F51ABE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 Ari and R. Restrepo</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08BF346" w14:textId="4B3D99B5"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2012</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54008AB6" w14:textId="153EA333"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Aerosol delivery device selection for spontaneously breathing patients: 2012</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3D6507E" w14:textId="1F07AB54"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https://rc.rcjournal.com/content/57/4/613.short</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FDACC96" w14:textId="7117679F"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3BBDF589"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15A7B4BA" w14:textId="520EEC54"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DCCF04D" w14:textId="218D3B44"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R. Pleasants and D. Hess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A2BA4AC" w14:textId="422776FF"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7592724" w14:textId="7F0CDF90"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Aerosol delivery devices for obstructive lung diseases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23F3C96" w14:textId="2BE989BB"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https://rc.rcjournal.com/content/63/6/708.short</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F041C49" w14:textId="58A02EE0"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087B47D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1815A85" w14:textId="21FBBB81"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A7A5A4F" w14:textId="515515C2"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D. Hess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2E7792B" w14:textId="4830A1C5"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2008</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5203E37" w14:textId="0CBAEACC"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Aerosol delivery devices in the treatment of asthma</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0FF846B" w14:textId="79CE3A9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https://rc.rcjournal.com/content/53/6/699.short</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587DECD" w14:textId="0A2ED9E7"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3C194F0D"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C7F2BF6" w14:textId="14F8F0A4"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5C6730E" w14:textId="2D347E66"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J. Fink and A. Ari</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938AF23" w14:textId="51E1D915"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EA39D65" w14:textId="6051E626"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Aerosol delivery to intubated patients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5D9F0B3" w14:textId="40F732B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https://www.tandfonline.com/doi/abs/10.1517/17425247.2013.790362</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4F3E808" w14:textId="7FAE4712"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4703BBE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1FA7EE3" w14:textId="6F0611CB"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1E2AA25" w14:textId="56E597C0"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J. Fink</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FA64BEC" w14:textId="40FB7618"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2004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49BB6796" w14:textId="09EE4C4A"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Aerosol delivery to ventilated infant and pediatric patients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581D0F1" w14:textId="15F176F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https://rc.rcjournal.com/content/49/6/653.short</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50397329" w14:textId="2963FE5C"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75837B82"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54CFFE8" w14:textId="14A3AAD7"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60269CF" w14:textId="65DDA87C"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F. Réminiac, L. Vecellio, N. </w:t>
            </w:r>
            <w:proofErr w:type="spellStart"/>
            <w:r w:rsidRPr="00C232B2">
              <w:rPr>
                <w:rFonts w:cs="Arial"/>
                <w:sz w:val="18"/>
                <w:szCs w:val="18"/>
              </w:rPr>
              <w:t>Heuzé-Vourc'h</w:t>
            </w:r>
            <w:proofErr w:type="spellEnd"/>
            <w:r w:rsidRPr="00C232B2">
              <w:rPr>
                <w:rFonts w:cs="Arial"/>
                <w:sz w:val="18"/>
                <w:szCs w:val="18"/>
              </w:rPr>
              <w:t xml:space="preserve"> and ...</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5A1EDDC" w14:textId="03958799"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2016</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702EEB95" w14:textId="1A7FB74D"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Aerosol therapy in adults receiving high flow nasal cannula oxygen therapy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310AB17" w14:textId="30A7B9B9"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https://www.liebertpub.com/doi/abs/10.1089/jamp.2015.1219</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18063DA" w14:textId="37C2D1C5"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2FBF137B"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02617D9" w14:textId="0C2B4E50"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06DAFC7" w14:textId="7468014A"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M. PALLAYOVA</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6AFD5E3A" w14:textId="550676DB"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1514B75B" w14:textId="740A9CE0"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Drug Design and Therapeutic Development for Diabetes Mellitus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6CAE145" w14:textId="56313E1A" w:rsidR="0099182C" w:rsidRPr="00C232B2" w:rsidRDefault="0099182C" w:rsidP="0099182C">
            <w:pPr>
              <w:spacing w:line="240" w:lineRule="auto"/>
              <w:jc w:val="left"/>
              <w:rPr>
                <w:rFonts w:eastAsia="Times New Roman" w:cs="Arial"/>
                <w:sz w:val="18"/>
                <w:szCs w:val="18"/>
                <w:lang w:eastAsia="da-DK"/>
              </w:rPr>
            </w:pPr>
            <w:hyperlink r:id="rId134" w:history="1">
              <w:r w:rsidRPr="00C232B2">
                <w:rPr>
                  <w:rStyle w:val="Hyperlink"/>
                  <w:rFonts w:cs="Arial"/>
                  <w:color w:val="auto"/>
                  <w:sz w:val="18"/>
                  <w:szCs w:val="18"/>
                </w:rPr>
                <w:t>https://books.google.com/books?hl=en&amp;lr=&amp;id=yGsoDwAAQBAJ&amp;oi=fnd&amp;pg=PA297&amp;dq=ijet+everaid+%22infusion+pump%22&amp;ots=x4OwN6ReOC&amp;sig=kDH1I70EkuuARgc9uhwEsU4G0JU</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030EB49" w14:textId="76342855"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0E867827"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05B25DB" w14:textId="3652CF0E"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53C82A09" w14:textId="21DE14B2"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S. Taheri, H. </w:t>
            </w:r>
            <w:proofErr w:type="spellStart"/>
            <w:r w:rsidRPr="00C232B2">
              <w:rPr>
                <w:rFonts w:cs="Arial"/>
                <w:sz w:val="18"/>
                <w:szCs w:val="18"/>
              </w:rPr>
              <w:t>Zaghlool</w:t>
            </w:r>
            <w:proofErr w:type="spellEnd"/>
            <w:r w:rsidRPr="00C232B2">
              <w:rPr>
                <w:rFonts w:cs="Arial"/>
                <w:sz w:val="18"/>
                <w:szCs w:val="18"/>
              </w:rPr>
              <w:t xml:space="preserve"> and M. </w:t>
            </w:r>
            <w:proofErr w:type="spellStart"/>
            <w:r w:rsidRPr="00C232B2">
              <w:rPr>
                <w:rFonts w:cs="Arial"/>
                <w:sz w:val="18"/>
                <w:szCs w:val="18"/>
              </w:rPr>
              <w:t>Pallayova</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1016F31" w14:textId="5FCCA483"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2015</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F136F0F" w14:textId="48D02A1A"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Drug Design and Therapeutic Development for Diabetes Mellitus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7987E7F" w14:textId="74EC1297" w:rsidR="0099182C" w:rsidRPr="00C232B2" w:rsidRDefault="0099182C" w:rsidP="0099182C">
            <w:pPr>
              <w:spacing w:line="240" w:lineRule="auto"/>
              <w:jc w:val="left"/>
              <w:rPr>
                <w:rFonts w:eastAsia="Times New Roman" w:cs="Arial"/>
                <w:sz w:val="18"/>
                <w:szCs w:val="18"/>
                <w:lang w:eastAsia="da-DK"/>
              </w:rPr>
            </w:pPr>
            <w:hyperlink r:id="rId135" w:history="1">
              <w:r w:rsidRPr="00C232B2">
                <w:rPr>
                  <w:rStyle w:val="Hyperlink"/>
                  <w:rFonts w:cs="Arial"/>
                  <w:color w:val="auto"/>
                  <w:sz w:val="18"/>
                  <w:szCs w:val="18"/>
                </w:rPr>
                <w:t>https://books.rsc.org/books/edited-volume/532/chapter/176441</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1039A548" w14:textId="4D7895AB"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DP</w:t>
            </w:r>
          </w:p>
        </w:tc>
      </w:tr>
      <w:tr w:rsidR="00C232B2" w:rsidRPr="00C232B2" w14:paraId="06E207E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7BC1E19" w14:textId="44150102"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66DB8C2E" w14:textId="74D488BC"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R. Dhand</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F9DBE85" w14:textId="188E7A6D"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2017</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1A2A6D2" w14:textId="2CFB7141"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How should aerosols be delivered during invasive mechanical ventilation?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47E68A19" w14:textId="4534934B"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https://rc.rcjournal.com/content/62/10/1343.short</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24CC9AE" w14:textId="4BECE556"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58A1092C"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85708B5" w14:textId="5B2296FD"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DF5DA07" w14:textId="5907536E"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D. Hess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BBA02F4" w14:textId="091895E8"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A101E43" w14:textId="0F3B8AD3"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Humidity and aerosol therapy</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765BF18" w14:textId="7A497433"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https://books.google.com/books?hl=en&amp;lr=&amp;id=alzkGDNRJmEC&amp;oi=fnd&amp;pg=PA303&amp;dq=ijet+everaid+%22infusion+pump%22&amp;ots=ZQdEs3MdNx&amp;sig=iW7zm5yak0K-3ppRxkMb6LIPvWU</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560AB86" w14:textId="234BE482"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604526C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34E9C07D" w14:textId="4C2281C0"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068A5DA5" w14:textId="62D87864"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J. Lewis and R. </w:t>
            </w:r>
            <w:proofErr w:type="spellStart"/>
            <w:r w:rsidRPr="00C232B2">
              <w:rPr>
                <w:rFonts w:cs="Arial"/>
                <w:sz w:val="18"/>
                <w:szCs w:val="18"/>
              </w:rPr>
              <w:t>Channick</w:t>
            </w:r>
            <w:proofErr w:type="spellEnd"/>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5373B71" w14:textId="258F85C6"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2F00FE1" w14:textId="0E0BB08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Idiopathic Pulmonary Arterial Hypertension</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E9DFC8F" w14:textId="71811731" w:rsidR="0099182C" w:rsidRPr="00C232B2" w:rsidRDefault="0099182C" w:rsidP="0099182C">
            <w:pPr>
              <w:spacing w:line="240" w:lineRule="auto"/>
              <w:jc w:val="left"/>
              <w:rPr>
                <w:rFonts w:eastAsia="Times New Roman" w:cs="Arial"/>
                <w:sz w:val="18"/>
                <w:szCs w:val="18"/>
                <w:lang w:eastAsia="da-DK"/>
              </w:rPr>
            </w:pPr>
            <w:hyperlink r:id="rId136" w:history="1">
              <w:r w:rsidRPr="00C232B2">
                <w:rPr>
                  <w:rStyle w:val="Hyperlink"/>
                  <w:rFonts w:cs="Arial"/>
                  <w:color w:val="auto"/>
                  <w:sz w:val="18"/>
                  <w:szCs w:val="18"/>
                </w:rPr>
                <w:t>https://link.springer.com/chapter/10.1007/978-0-387-87429-6_68</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DEEE146" w14:textId="6A751085"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2C7BFA1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57ED6CCB" w14:textId="0A898E1E"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4A73930B" w14:textId="5A1DBA37"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W. Sellers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EDCEB08" w14:textId="417DA35E"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C316A2D" w14:textId="0BF11E13"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Inhaled and intravenous treatment in acute severe and life-threatening asthma</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5EC2F2C6" w14:textId="3C1B78F9" w:rsidR="0099182C" w:rsidRPr="00C232B2" w:rsidRDefault="0099182C" w:rsidP="0099182C">
            <w:pPr>
              <w:spacing w:line="240" w:lineRule="auto"/>
              <w:jc w:val="left"/>
              <w:rPr>
                <w:rFonts w:eastAsia="Times New Roman" w:cs="Arial"/>
                <w:sz w:val="18"/>
                <w:szCs w:val="18"/>
                <w:lang w:eastAsia="da-DK"/>
              </w:rPr>
            </w:pPr>
            <w:hyperlink r:id="rId137" w:history="1">
              <w:r w:rsidRPr="00C232B2">
                <w:rPr>
                  <w:rStyle w:val="Hyperlink"/>
                  <w:rFonts w:cs="Arial"/>
                  <w:color w:val="auto"/>
                  <w:sz w:val="18"/>
                  <w:szCs w:val="18"/>
                </w:rPr>
                <w:t>https://academic.oup.com/bja/article-abstract/110/2/183/227690</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7E87922" w14:textId="48AC8DF3"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MA</w:t>
            </w:r>
          </w:p>
        </w:tc>
      </w:tr>
      <w:tr w:rsidR="00C232B2" w:rsidRPr="00C232B2" w14:paraId="0C781C1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B3573F6" w14:textId="6E665E69"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3CAE5BAA" w14:textId="6840D156"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D. Faarc</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07FF648C" w14:textId="19ABBF5D"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2000</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6BC115E4" w14:textId="6CD91492"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Nebulizers: principles and performance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971AD28" w14:textId="5EF7114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https://c.aarc.org/marketplace/reference_articles/06.00.0609.pdf</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490CD5EF" w14:textId="1A8497CD"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30CB9203"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76D9CE1B" w14:textId="467A6982"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1CC4CD68" w14:textId="612E79C4"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A. Ari</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4508E254" w14:textId="4F02305D"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2014</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00DF784D" w14:textId="220649A9"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Optimizing inhalation therapy in spontaneously breathing patients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1816D5E7" w14:textId="6644A51E"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https://journals.lww.com/clinpulm/fulltext/2014/01000/optimizing_inhalation_therapy_in_spontaneously.5.aspx</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3F18ADAD" w14:textId="4CAD9015"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33C93075"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0CAD5C41" w14:textId="1DFC671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1B8D0F3" w14:textId="770CC36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 Neufeld, A. Woods and A. Whitfield</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5A34E1FA" w14:textId="3FB27BDA"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1987</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9CE1CA5" w14:textId="3D461DDB"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Proceedings of the British Cardiac Society. 66th annual general meeting. Dundee, 8-9 April 1986. Abstracts.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332DC434" w14:textId="45F43539" w:rsidR="0099182C" w:rsidRPr="00C232B2" w:rsidRDefault="0099182C" w:rsidP="0099182C">
            <w:pPr>
              <w:spacing w:line="240" w:lineRule="auto"/>
              <w:jc w:val="left"/>
              <w:rPr>
                <w:rFonts w:eastAsia="Times New Roman" w:cs="Arial"/>
                <w:sz w:val="18"/>
                <w:szCs w:val="18"/>
                <w:lang w:eastAsia="da-DK"/>
              </w:rPr>
            </w:pPr>
            <w:hyperlink r:id="rId138" w:history="1">
              <w:r w:rsidRPr="00C232B2">
                <w:rPr>
                  <w:rStyle w:val="Hyperlink"/>
                  <w:rFonts w:cs="Arial"/>
                  <w:color w:val="auto"/>
                  <w:sz w:val="18"/>
                  <w:szCs w:val="18"/>
                </w:rPr>
                <w:t>https://www.ncbi.nlm.nih.gov/pmc/articles/PMC1277229/</w:t>
              </w:r>
            </w:hyperlink>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7DCCC5B2" w14:textId="3193FE02"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CR</w:t>
            </w:r>
          </w:p>
        </w:tc>
      </w:tr>
      <w:tr w:rsidR="00C232B2" w:rsidRPr="00C232B2" w14:paraId="37E02996"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4854B678" w14:textId="60618BC1"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74E8FBBF" w14:textId="193B63D3"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D. Miller, T. Tarara and J. Weers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290ECCA5" w14:textId="16716108"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2021</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37CD8BF7" w14:textId="16A43F68"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 xml:space="preserve">Targeting of inhaled therapeutics to the small airways: </w:t>
            </w:r>
            <w:proofErr w:type="spellStart"/>
            <w:r w:rsidRPr="00C232B2">
              <w:rPr>
                <w:rFonts w:cs="Arial"/>
                <w:sz w:val="18"/>
                <w:szCs w:val="18"/>
              </w:rPr>
              <w:t>Nanoleucine</w:t>
            </w:r>
            <w:proofErr w:type="spellEnd"/>
            <w:r w:rsidRPr="00C232B2">
              <w:rPr>
                <w:rFonts w:cs="Arial"/>
                <w:sz w:val="18"/>
                <w:szCs w:val="18"/>
              </w:rPr>
              <w:t xml:space="preserve"> carrier formulations</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37F5B25" w14:textId="362147E8"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https://www.mdpi.com/1999-4923/13/11/1855</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27D8812B" w14:textId="1A49DEA5"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r w:rsidR="00C232B2" w:rsidRPr="00C232B2" w14:paraId="22BB0AEF" w14:textId="77777777" w:rsidTr="002C491B">
        <w:tc>
          <w:tcPr>
            <w:tcW w:w="375" w:type="pct"/>
            <w:tcBorders>
              <w:top w:val="single" w:sz="4" w:space="0" w:color="auto"/>
              <w:left w:val="single" w:sz="4" w:space="0" w:color="auto"/>
              <w:bottom w:val="single" w:sz="4" w:space="0" w:color="auto"/>
              <w:right w:val="single" w:sz="4" w:space="0" w:color="auto"/>
            </w:tcBorders>
            <w:shd w:val="clear" w:color="auto" w:fill="auto"/>
          </w:tcPr>
          <w:p w14:paraId="2DA8269A" w14:textId="1649A85A"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lastRenderedPageBreak/>
              <w:t>GS13</w:t>
            </w:r>
          </w:p>
        </w:tc>
        <w:tc>
          <w:tcPr>
            <w:tcW w:w="1234" w:type="pct"/>
            <w:tcBorders>
              <w:top w:val="single" w:sz="4" w:space="0" w:color="auto"/>
              <w:left w:val="single" w:sz="4" w:space="0" w:color="auto"/>
              <w:bottom w:val="single" w:sz="4" w:space="0" w:color="auto"/>
              <w:right w:val="single" w:sz="4" w:space="0" w:color="auto"/>
            </w:tcBorders>
            <w:shd w:val="clear" w:color="auto" w:fill="auto"/>
            <w:noWrap/>
          </w:tcPr>
          <w:p w14:paraId="26DDA3E2" w14:textId="22CC43B6"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T. Myers</w:t>
            </w:r>
          </w:p>
        </w:tc>
        <w:tc>
          <w:tcPr>
            <w:tcW w:w="215" w:type="pct"/>
            <w:tcBorders>
              <w:top w:val="single" w:sz="4" w:space="0" w:color="auto"/>
              <w:left w:val="single" w:sz="4" w:space="0" w:color="auto"/>
              <w:bottom w:val="single" w:sz="4" w:space="0" w:color="auto"/>
              <w:right w:val="single" w:sz="4" w:space="0" w:color="auto"/>
            </w:tcBorders>
            <w:shd w:val="clear" w:color="auto" w:fill="auto"/>
            <w:noWrap/>
          </w:tcPr>
          <w:p w14:paraId="1FE4E8F3" w14:textId="114E6DBE" w:rsidR="0099182C" w:rsidRPr="00C232B2" w:rsidRDefault="0099182C" w:rsidP="0099182C">
            <w:pPr>
              <w:spacing w:line="240" w:lineRule="auto"/>
              <w:jc w:val="right"/>
              <w:rPr>
                <w:rFonts w:eastAsia="Times New Roman" w:cs="Arial"/>
                <w:sz w:val="18"/>
                <w:szCs w:val="18"/>
                <w:lang w:eastAsia="da-DK"/>
              </w:rPr>
            </w:pPr>
            <w:r w:rsidRPr="00C232B2">
              <w:rPr>
                <w:rFonts w:cs="Arial"/>
                <w:sz w:val="18"/>
                <w:szCs w:val="18"/>
              </w:rPr>
              <w:t>2013</w:t>
            </w:r>
          </w:p>
        </w:tc>
        <w:tc>
          <w:tcPr>
            <w:tcW w:w="1718" w:type="pct"/>
            <w:tcBorders>
              <w:top w:val="single" w:sz="4" w:space="0" w:color="auto"/>
              <w:left w:val="single" w:sz="4" w:space="0" w:color="auto"/>
              <w:bottom w:val="single" w:sz="4" w:space="0" w:color="auto"/>
              <w:right w:val="single" w:sz="4" w:space="0" w:color="auto"/>
            </w:tcBorders>
            <w:shd w:val="clear" w:color="auto" w:fill="auto"/>
            <w:noWrap/>
          </w:tcPr>
          <w:p w14:paraId="2BC96F92" w14:textId="08D4D696"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The science guiding selection of an aerosol delivery device</w:t>
            </w:r>
          </w:p>
        </w:tc>
        <w:tc>
          <w:tcPr>
            <w:tcW w:w="1074" w:type="pct"/>
            <w:tcBorders>
              <w:top w:val="single" w:sz="4" w:space="0" w:color="auto"/>
              <w:left w:val="single" w:sz="4" w:space="0" w:color="auto"/>
              <w:bottom w:val="single" w:sz="4" w:space="0" w:color="auto"/>
              <w:right w:val="single" w:sz="4" w:space="0" w:color="auto"/>
            </w:tcBorders>
            <w:shd w:val="clear" w:color="auto" w:fill="auto"/>
            <w:noWrap/>
          </w:tcPr>
          <w:p w14:paraId="69C9FDD7" w14:textId="6838F3AF" w:rsidR="0099182C" w:rsidRPr="00C232B2" w:rsidRDefault="0099182C" w:rsidP="0099182C">
            <w:pPr>
              <w:spacing w:line="240" w:lineRule="auto"/>
              <w:jc w:val="left"/>
              <w:rPr>
                <w:rFonts w:eastAsia="Times New Roman" w:cs="Arial"/>
                <w:sz w:val="18"/>
                <w:szCs w:val="18"/>
                <w:lang w:eastAsia="da-DK"/>
              </w:rPr>
            </w:pPr>
            <w:r w:rsidRPr="00C232B2">
              <w:rPr>
                <w:rFonts w:cs="Arial"/>
                <w:sz w:val="18"/>
                <w:szCs w:val="18"/>
              </w:rPr>
              <w:t>https://rc.rcjournal.com/content/58/11/1963.short</w:t>
            </w:r>
          </w:p>
        </w:tc>
        <w:tc>
          <w:tcPr>
            <w:tcW w:w="384" w:type="pct"/>
            <w:tcBorders>
              <w:top w:val="single" w:sz="4" w:space="0" w:color="auto"/>
              <w:left w:val="single" w:sz="4" w:space="0" w:color="auto"/>
              <w:bottom w:val="single" w:sz="4" w:space="0" w:color="auto"/>
              <w:right w:val="single" w:sz="4" w:space="0" w:color="auto"/>
            </w:tcBorders>
            <w:shd w:val="clear" w:color="auto" w:fill="auto"/>
          </w:tcPr>
          <w:p w14:paraId="051C1E17" w14:textId="551EFDAA" w:rsidR="0099182C" w:rsidRPr="00C232B2" w:rsidRDefault="00C81F78" w:rsidP="0099182C">
            <w:pPr>
              <w:spacing w:line="240" w:lineRule="auto"/>
              <w:jc w:val="left"/>
              <w:rPr>
                <w:rFonts w:eastAsia="Times New Roman" w:cs="Arial"/>
                <w:sz w:val="18"/>
                <w:szCs w:val="18"/>
                <w:lang w:eastAsia="da-DK"/>
              </w:rPr>
            </w:pPr>
            <w:r w:rsidRPr="00C232B2">
              <w:rPr>
                <w:rFonts w:cs="Arial"/>
                <w:sz w:val="18"/>
                <w:szCs w:val="18"/>
              </w:rPr>
              <w:t>Excluded: NR</w:t>
            </w:r>
            <w:r w:rsidR="0099182C" w:rsidRPr="00C232B2">
              <w:rPr>
                <w:rFonts w:cs="Arial"/>
                <w:sz w:val="18"/>
                <w:szCs w:val="18"/>
              </w:rPr>
              <w:t>TA</w:t>
            </w:r>
          </w:p>
        </w:tc>
      </w:tr>
    </w:tbl>
    <w:p w14:paraId="4ECE8DE8" w14:textId="77777777" w:rsidR="00F1260D" w:rsidRDefault="00F1260D" w:rsidP="003815AD"/>
    <w:p w14:paraId="21170F68" w14:textId="77777777" w:rsidR="00F1260D" w:rsidRDefault="00F1260D" w:rsidP="003815AD"/>
    <w:p w14:paraId="7126A383" w14:textId="77777777" w:rsidR="00F1260D" w:rsidRPr="005E47AD" w:rsidRDefault="00F1260D" w:rsidP="003815AD"/>
    <w:p w14:paraId="3F361F29" w14:textId="6074BFA3" w:rsidR="003815AD" w:rsidRPr="005E47AD" w:rsidRDefault="003815AD" w:rsidP="003815AD">
      <w:pPr>
        <w:pStyle w:val="Caption"/>
        <w:keepNext/>
      </w:pPr>
      <w:bookmarkStart w:id="1786" w:name="_Ref81991012"/>
      <w:bookmarkStart w:id="1787" w:name="_Toc82691277"/>
      <w:bookmarkStart w:id="1788" w:name="_Toc182997819"/>
      <w:r w:rsidRPr="005E47AD">
        <w:t xml:space="preserve">Table </w:t>
      </w:r>
      <w:fldSimple w:instr=" SEQ Table \* ARABIC ">
        <w:r w:rsidR="00E344B5" w:rsidRPr="005E47AD">
          <w:rPr>
            <w:noProof/>
          </w:rPr>
          <w:t>18</w:t>
        </w:r>
      </w:fldSimple>
      <w:bookmarkEnd w:id="1786"/>
      <w:r w:rsidRPr="005E47AD">
        <w:t>: Retrieved publications from the SOTA searches</w:t>
      </w:r>
      <w:bookmarkEnd w:id="1787"/>
      <w:bookmarkEnd w:id="1788"/>
    </w:p>
    <w:tbl>
      <w:tblPr>
        <w:tblW w:w="50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9"/>
        <w:gridCol w:w="4108"/>
        <w:gridCol w:w="568"/>
        <w:gridCol w:w="3970"/>
        <w:gridCol w:w="2571"/>
        <w:gridCol w:w="993"/>
      </w:tblGrid>
      <w:tr w:rsidR="005E47AD" w:rsidRPr="00C232B2" w14:paraId="60716310" w14:textId="77777777" w:rsidTr="002C491B">
        <w:trPr>
          <w:tblHeader/>
        </w:trPr>
        <w:tc>
          <w:tcPr>
            <w:tcW w:w="375" w:type="pct"/>
            <w:shd w:val="clear" w:color="auto" w:fill="D9D9D9" w:themeFill="background1" w:themeFillShade="D9"/>
            <w:noWrap/>
          </w:tcPr>
          <w:p w14:paraId="1A5631DA" w14:textId="77777777" w:rsidR="003815AD" w:rsidRPr="00C232B2" w:rsidRDefault="003815AD" w:rsidP="002F7476">
            <w:pPr>
              <w:spacing w:line="240" w:lineRule="auto"/>
              <w:jc w:val="left"/>
              <w:rPr>
                <w:rFonts w:eastAsia="Times New Roman" w:cs="Arial"/>
                <w:sz w:val="18"/>
                <w:szCs w:val="18"/>
                <w:lang w:eastAsia="da-DK"/>
              </w:rPr>
            </w:pPr>
            <w:r w:rsidRPr="00C232B2">
              <w:rPr>
                <w:rFonts w:eastAsia="Times New Roman" w:cs="Arial"/>
                <w:b/>
                <w:bCs/>
                <w:sz w:val="18"/>
                <w:szCs w:val="18"/>
                <w:lang w:eastAsia="da-DK"/>
              </w:rPr>
              <w:t>Database Search #</w:t>
            </w:r>
          </w:p>
        </w:tc>
        <w:tc>
          <w:tcPr>
            <w:tcW w:w="1556" w:type="pct"/>
            <w:shd w:val="clear" w:color="auto" w:fill="D9D9D9" w:themeFill="background1" w:themeFillShade="D9"/>
            <w:noWrap/>
          </w:tcPr>
          <w:p w14:paraId="77C33662" w14:textId="77777777" w:rsidR="003815AD" w:rsidRPr="00C232B2" w:rsidRDefault="003815AD" w:rsidP="002F7476">
            <w:pPr>
              <w:spacing w:line="240" w:lineRule="auto"/>
              <w:jc w:val="left"/>
              <w:rPr>
                <w:rFonts w:eastAsia="Times New Roman" w:cs="Arial"/>
                <w:sz w:val="18"/>
                <w:szCs w:val="18"/>
                <w:lang w:eastAsia="da-DK"/>
              </w:rPr>
            </w:pPr>
            <w:r w:rsidRPr="00C232B2">
              <w:rPr>
                <w:rFonts w:eastAsia="Times New Roman" w:cs="Arial"/>
                <w:b/>
                <w:bCs/>
                <w:sz w:val="18"/>
                <w:szCs w:val="18"/>
                <w:lang w:eastAsia="da-DK"/>
              </w:rPr>
              <w:t>Authors</w:t>
            </w:r>
          </w:p>
        </w:tc>
        <w:tc>
          <w:tcPr>
            <w:tcW w:w="215" w:type="pct"/>
            <w:shd w:val="clear" w:color="auto" w:fill="D9D9D9" w:themeFill="background1" w:themeFillShade="D9"/>
            <w:noWrap/>
          </w:tcPr>
          <w:p w14:paraId="170A44AA" w14:textId="77777777" w:rsidR="003815AD" w:rsidRPr="00C232B2" w:rsidRDefault="003815AD" w:rsidP="002F7476">
            <w:pPr>
              <w:spacing w:line="240" w:lineRule="auto"/>
              <w:jc w:val="right"/>
              <w:rPr>
                <w:rFonts w:eastAsia="Times New Roman" w:cs="Arial"/>
                <w:sz w:val="18"/>
                <w:szCs w:val="18"/>
                <w:lang w:eastAsia="da-DK"/>
              </w:rPr>
            </w:pPr>
            <w:r w:rsidRPr="00C232B2">
              <w:rPr>
                <w:rFonts w:eastAsia="Times New Roman" w:cs="Arial"/>
                <w:b/>
                <w:bCs/>
                <w:sz w:val="18"/>
                <w:szCs w:val="18"/>
                <w:lang w:eastAsia="da-DK"/>
              </w:rPr>
              <w:t>Year</w:t>
            </w:r>
          </w:p>
        </w:tc>
        <w:tc>
          <w:tcPr>
            <w:tcW w:w="1504" w:type="pct"/>
            <w:shd w:val="clear" w:color="auto" w:fill="D9D9D9" w:themeFill="background1" w:themeFillShade="D9"/>
          </w:tcPr>
          <w:p w14:paraId="7FF8F95B" w14:textId="77777777" w:rsidR="003815AD" w:rsidRPr="00C232B2" w:rsidRDefault="003815AD" w:rsidP="002F7476">
            <w:pPr>
              <w:spacing w:line="240" w:lineRule="auto"/>
              <w:jc w:val="left"/>
              <w:rPr>
                <w:rFonts w:eastAsia="Times New Roman" w:cs="Arial"/>
                <w:sz w:val="18"/>
                <w:szCs w:val="18"/>
                <w:lang w:eastAsia="da-DK"/>
              </w:rPr>
            </w:pPr>
            <w:r w:rsidRPr="00C232B2">
              <w:rPr>
                <w:rFonts w:eastAsia="Times New Roman" w:cs="Arial"/>
                <w:b/>
                <w:bCs/>
                <w:sz w:val="18"/>
                <w:szCs w:val="18"/>
                <w:lang w:eastAsia="da-DK"/>
              </w:rPr>
              <w:t>Title</w:t>
            </w:r>
          </w:p>
        </w:tc>
        <w:tc>
          <w:tcPr>
            <w:tcW w:w="974" w:type="pct"/>
            <w:shd w:val="clear" w:color="auto" w:fill="D9D9D9" w:themeFill="background1" w:themeFillShade="D9"/>
            <w:noWrap/>
          </w:tcPr>
          <w:p w14:paraId="0D8322D4" w14:textId="77777777" w:rsidR="003815AD" w:rsidRPr="00C232B2" w:rsidRDefault="003815AD" w:rsidP="002F7476">
            <w:pPr>
              <w:spacing w:line="240" w:lineRule="auto"/>
              <w:jc w:val="left"/>
              <w:rPr>
                <w:rFonts w:eastAsia="Times New Roman" w:cs="Arial"/>
                <w:sz w:val="18"/>
                <w:szCs w:val="18"/>
                <w:lang w:eastAsia="da-DK"/>
              </w:rPr>
            </w:pPr>
            <w:r w:rsidRPr="00C232B2">
              <w:rPr>
                <w:rFonts w:eastAsia="Times New Roman" w:cs="Arial"/>
                <w:b/>
                <w:bCs/>
                <w:sz w:val="18"/>
                <w:szCs w:val="18"/>
                <w:lang w:eastAsia="da-DK"/>
              </w:rPr>
              <w:t>Source</w:t>
            </w:r>
          </w:p>
        </w:tc>
        <w:tc>
          <w:tcPr>
            <w:tcW w:w="376" w:type="pct"/>
            <w:shd w:val="clear" w:color="auto" w:fill="D9D9D9" w:themeFill="background1" w:themeFillShade="D9"/>
          </w:tcPr>
          <w:p w14:paraId="7ADBE1C6" w14:textId="77777777" w:rsidR="003815AD" w:rsidRPr="00C232B2" w:rsidRDefault="003815AD" w:rsidP="002F7476">
            <w:pPr>
              <w:spacing w:line="240" w:lineRule="auto"/>
              <w:jc w:val="left"/>
              <w:rPr>
                <w:rFonts w:eastAsia="Times New Roman" w:cs="Arial"/>
                <w:sz w:val="18"/>
                <w:szCs w:val="18"/>
                <w:lang w:eastAsia="da-DK"/>
              </w:rPr>
            </w:pPr>
            <w:r w:rsidRPr="00C232B2">
              <w:rPr>
                <w:rFonts w:eastAsia="Times New Roman" w:cs="Arial"/>
                <w:b/>
                <w:bCs/>
                <w:sz w:val="18"/>
                <w:szCs w:val="18"/>
                <w:lang w:eastAsia="da-DK"/>
              </w:rPr>
              <w:t>Selection criteria</w:t>
            </w:r>
          </w:p>
        </w:tc>
      </w:tr>
      <w:tr w:rsidR="00D4712B" w:rsidRPr="00C232B2" w14:paraId="0C7113AD" w14:textId="77777777" w:rsidTr="002C491B">
        <w:tc>
          <w:tcPr>
            <w:tcW w:w="375" w:type="pct"/>
            <w:shd w:val="clear" w:color="auto" w:fill="auto"/>
            <w:noWrap/>
          </w:tcPr>
          <w:p w14:paraId="78F239A5" w14:textId="6D965A79"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7F9A712A" w14:textId="3C19D6C8" w:rsidR="00D4712B" w:rsidRPr="00C232B2" w:rsidRDefault="00D4712B" w:rsidP="00D4712B">
            <w:pPr>
              <w:spacing w:line="240" w:lineRule="auto"/>
              <w:jc w:val="left"/>
              <w:rPr>
                <w:rFonts w:eastAsia="Times New Roman" w:cs="Arial"/>
                <w:sz w:val="18"/>
                <w:szCs w:val="18"/>
                <w:lang w:eastAsia="da-DK"/>
              </w:rPr>
            </w:pPr>
            <w:r w:rsidRPr="00C232B2">
              <w:rPr>
                <w:rFonts w:cs="Arial"/>
                <w:color w:val="000000"/>
                <w:sz w:val="18"/>
                <w:szCs w:val="18"/>
              </w:rPr>
              <w:t xml:space="preserve">J. B. Arnoux, V. </w:t>
            </w:r>
            <w:proofErr w:type="spellStart"/>
            <w:r w:rsidRPr="00C232B2">
              <w:rPr>
                <w:rFonts w:cs="Arial"/>
                <w:color w:val="000000"/>
                <w:sz w:val="18"/>
                <w:szCs w:val="18"/>
              </w:rPr>
              <w:t>Verkarre</w:t>
            </w:r>
            <w:proofErr w:type="spellEnd"/>
            <w:r w:rsidRPr="00C232B2">
              <w:rPr>
                <w:rFonts w:cs="Arial"/>
                <w:color w:val="000000"/>
                <w:sz w:val="18"/>
                <w:szCs w:val="18"/>
              </w:rPr>
              <w:t xml:space="preserve">, C. Saint-Martin, F. </w:t>
            </w:r>
            <w:proofErr w:type="spellStart"/>
            <w:r w:rsidRPr="00C232B2">
              <w:rPr>
                <w:rFonts w:cs="Arial"/>
                <w:color w:val="000000"/>
                <w:sz w:val="18"/>
                <w:szCs w:val="18"/>
              </w:rPr>
              <w:t>Montravers</w:t>
            </w:r>
            <w:proofErr w:type="spellEnd"/>
            <w:r w:rsidRPr="00C232B2">
              <w:rPr>
                <w:rFonts w:cs="Arial"/>
                <w:color w:val="000000"/>
                <w:sz w:val="18"/>
                <w:szCs w:val="18"/>
              </w:rPr>
              <w:t xml:space="preserve">, A. Brassier, V. </w:t>
            </w:r>
            <w:proofErr w:type="spellStart"/>
            <w:r w:rsidRPr="00C232B2">
              <w:rPr>
                <w:rFonts w:cs="Arial"/>
                <w:color w:val="000000"/>
                <w:sz w:val="18"/>
                <w:szCs w:val="18"/>
              </w:rPr>
              <w:t>Valayannopoulos</w:t>
            </w:r>
            <w:proofErr w:type="spellEnd"/>
            <w:r w:rsidRPr="00C232B2">
              <w:rPr>
                <w:rFonts w:cs="Arial"/>
                <w:color w:val="000000"/>
                <w:sz w:val="18"/>
                <w:szCs w:val="18"/>
              </w:rPr>
              <w:t xml:space="preserve">, F. Brunelle, J. C. Fournet, J. J. Robert, Y. </w:t>
            </w:r>
            <w:proofErr w:type="spellStart"/>
            <w:r w:rsidRPr="00C232B2">
              <w:rPr>
                <w:rFonts w:cs="Arial"/>
                <w:color w:val="000000"/>
                <w:sz w:val="18"/>
                <w:szCs w:val="18"/>
              </w:rPr>
              <w:t>Aigrain</w:t>
            </w:r>
            <w:proofErr w:type="spellEnd"/>
            <w:r w:rsidRPr="00C232B2">
              <w:rPr>
                <w:rFonts w:cs="Arial"/>
                <w:color w:val="000000"/>
                <w:sz w:val="18"/>
                <w:szCs w:val="18"/>
              </w:rPr>
              <w:t xml:space="preserve">, C. </w:t>
            </w:r>
            <w:proofErr w:type="spellStart"/>
            <w:r w:rsidRPr="00C232B2">
              <w:rPr>
                <w:rFonts w:cs="Arial"/>
                <w:color w:val="000000"/>
                <w:sz w:val="18"/>
                <w:szCs w:val="18"/>
              </w:rPr>
              <w:t>Bellanne</w:t>
            </w:r>
            <w:proofErr w:type="spellEnd"/>
            <w:r w:rsidRPr="00C232B2">
              <w:rPr>
                <w:rFonts w:cs="Arial"/>
                <w:color w:val="000000"/>
                <w:sz w:val="18"/>
                <w:szCs w:val="18"/>
              </w:rPr>
              <w:t xml:space="preserve">-Chantelot and P. de </w:t>
            </w:r>
            <w:proofErr w:type="spellStart"/>
            <w:r w:rsidRPr="00C232B2">
              <w:rPr>
                <w:rFonts w:cs="Arial"/>
                <w:color w:val="000000"/>
                <w:sz w:val="18"/>
                <w:szCs w:val="18"/>
              </w:rPr>
              <w:t>Lonlay</w:t>
            </w:r>
            <w:proofErr w:type="spellEnd"/>
          </w:p>
        </w:tc>
        <w:tc>
          <w:tcPr>
            <w:tcW w:w="215" w:type="pct"/>
            <w:shd w:val="clear" w:color="auto" w:fill="auto"/>
            <w:noWrap/>
          </w:tcPr>
          <w:p w14:paraId="62F44CC5" w14:textId="46519631" w:rsidR="00D4712B" w:rsidRPr="00C232B2" w:rsidRDefault="00D4712B" w:rsidP="00D4712B">
            <w:pPr>
              <w:spacing w:line="240" w:lineRule="auto"/>
              <w:jc w:val="right"/>
              <w:rPr>
                <w:rFonts w:eastAsia="Times New Roman" w:cs="Arial"/>
                <w:sz w:val="18"/>
                <w:szCs w:val="18"/>
                <w:lang w:eastAsia="da-DK"/>
              </w:rPr>
            </w:pPr>
            <w:r w:rsidRPr="00C232B2">
              <w:rPr>
                <w:rFonts w:cs="Arial"/>
                <w:color w:val="000000"/>
                <w:sz w:val="18"/>
                <w:szCs w:val="18"/>
              </w:rPr>
              <w:t>2011</w:t>
            </w:r>
          </w:p>
        </w:tc>
        <w:tc>
          <w:tcPr>
            <w:tcW w:w="1504" w:type="pct"/>
            <w:shd w:val="clear" w:color="auto" w:fill="auto"/>
          </w:tcPr>
          <w:p w14:paraId="51320CCA" w14:textId="42FB9FFB" w:rsidR="00D4712B" w:rsidRPr="00C232B2" w:rsidRDefault="00D4712B" w:rsidP="00D4712B">
            <w:pPr>
              <w:spacing w:line="240" w:lineRule="auto"/>
              <w:jc w:val="left"/>
              <w:rPr>
                <w:rFonts w:eastAsia="Times New Roman" w:cs="Arial"/>
                <w:sz w:val="18"/>
                <w:szCs w:val="18"/>
                <w:lang w:eastAsia="da-DK"/>
              </w:rPr>
            </w:pPr>
            <w:r w:rsidRPr="00C232B2">
              <w:rPr>
                <w:rFonts w:cs="Arial"/>
                <w:color w:val="000000"/>
                <w:sz w:val="18"/>
                <w:szCs w:val="18"/>
              </w:rPr>
              <w:t>Congenital hyperinsulinism: current trends in diagnosis and therapy</w:t>
            </w:r>
          </w:p>
        </w:tc>
        <w:tc>
          <w:tcPr>
            <w:tcW w:w="974" w:type="pct"/>
            <w:shd w:val="clear" w:color="auto" w:fill="auto"/>
            <w:noWrap/>
          </w:tcPr>
          <w:p w14:paraId="08217874" w14:textId="4A353347"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Orphanet</w:t>
            </w:r>
            <w:proofErr w:type="spellEnd"/>
            <w:r w:rsidRPr="00C232B2">
              <w:rPr>
                <w:rFonts w:cs="Arial"/>
                <w:color w:val="000000"/>
                <w:sz w:val="18"/>
                <w:szCs w:val="18"/>
              </w:rPr>
              <w:t xml:space="preserve"> J Rare Dis 6 (63 10.1186/1750-1172-6-63</w:t>
            </w:r>
          </w:p>
        </w:tc>
        <w:tc>
          <w:tcPr>
            <w:tcW w:w="376" w:type="pct"/>
          </w:tcPr>
          <w:p w14:paraId="0716B02B" w14:textId="29191E12" w:rsidR="00D4712B" w:rsidRPr="00C232B2" w:rsidRDefault="00047D65" w:rsidP="00D4712B">
            <w:pPr>
              <w:spacing w:line="240" w:lineRule="auto"/>
              <w:jc w:val="left"/>
              <w:rPr>
                <w:rFonts w:eastAsia="Times New Roman" w:cs="Arial"/>
                <w:sz w:val="18"/>
                <w:szCs w:val="18"/>
                <w:lang w:eastAsia="da-DK"/>
              </w:rPr>
            </w:pPr>
            <w:r w:rsidRPr="00C232B2">
              <w:rPr>
                <w:rFonts w:cs="Arial"/>
                <w:color w:val="000000"/>
                <w:sz w:val="18"/>
                <w:szCs w:val="18"/>
              </w:rPr>
              <w:t>Excluded: DP</w:t>
            </w:r>
          </w:p>
        </w:tc>
      </w:tr>
      <w:tr w:rsidR="00D4712B" w:rsidRPr="00C232B2" w14:paraId="400FC9EB" w14:textId="77777777" w:rsidTr="002C491B">
        <w:tc>
          <w:tcPr>
            <w:tcW w:w="375" w:type="pct"/>
            <w:shd w:val="clear" w:color="auto" w:fill="auto"/>
            <w:noWrap/>
          </w:tcPr>
          <w:p w14:paraId="690C9435" w14:textId="092E4F6E"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229EB695" w14:textId="50A9DB8B" w:rsidR="00D4712B" w:rsidRPr="00C232B2" w:rsidRDefault="00D4712B" w:rsidP="00D4712B">
            <w:pPr>
              <w:spacing w:line="240" w:lineRule="auto"/>
              <w:jc w:val="left"/>
              <w:rPr>
                <w:rFonts w:eastAsia="Times New Roman" w:cs="Arial"/>
                <w:sz w:val="18"/>
                <w:szCs w:val="18"/>
                <w:lang w:eastAsia="da-DK"/>
              </w:rPr>
            </w:pPr>
            <w:r w:rsidRPr="00C232B2">
              <w:rPr>
                <w:rFonts w:cs="Arial"/>
                <w:color w:val="000000"/>
                <w:sz w:val="18"/>
                <w:szCs w:val="18"/>
              </w:rPr>
              <w:t xml:space="preserve">J. B. Arnoux, V. </w:t>
            </w:r>
            <w:proofErr w:type="spellStart"/>
            <w:r w:rsidRPr="00C232B2">
              <w:rPr>
                <w:rFonts w:cs="Arial"/>
                <w:color w:val="000000"/>
                <w:sz w:val="18"/>
                <w:szCs w:val="18"/>
              </w:rPr>
              <w:t>Verkarre</w:t>
            </w:r>
            <w:proofErr w:type="spellEnd"/>
            <w:r w:rsidRPr="00C232B2">
              <w:rPr>
                <w:rFonts w:cs="Arial"/>
                <w:color w:val="000000"/>
                <w:sz w:val="18"/>
                <w:szCs w:val="18"/>
              </w:rPr>
              <w:t xml:space="preserve">, C. Saint-Martin, F. </w:t>
            </w:r>
            <w:proofErr w:type="spellStart"/>
            <w:r w:rsidRPr="00C232B2">
              <w:rPr>
                <w:rFonts w:cs="Arial"/>
                <w:color w:val="000000"/>
                <w:sz w:val="18"/>
                <w:szCs w:val="18"/>
              </w:rPr>
              <w:t>Montravers</w:t>
            </w:r>
            <w:proofErr w:type="spellEnd"/>
            <w:r w:rsidRPr="00C232B2">
              <w:rPr>
                <w:rFonts w:cs="Arial"/>
                <w:color w:val="000000"/>
                <w:sz w:val="18"/>
                <w:szCs w:val="18"/>
              </w:rPr>
              <w:t xml:space="preserve">, A. Brassier, V. </w:t>
            </w:r>
            <w:proofErr w:type="spellStart"/>
            <w:r w:rsidRPr="00C232B2">
              <w:rPr>
                <w:rFonts w:cs="Arial"/>
                <w:color w:val="000000"/>
                <w:sz w:val="18"/>
                <w:szCs w:val="18"/>
              </w:rPr>
              <w:t>Valayannopoulos</w:t>
            </w:r>
            <w:proofErr w:type="spellEnd"/>
            <w:r w:rsidRPr="00C232B2">
              <w:rPr>
                <w:rFonts w:cs="Arial"/>
                <w:color w:val="000000"/>
                <w:sz w:val="18"/>
                <w:szCs w:val="18"/>
              </w:rPr>
              <w:t xml:space="preserve">, F. Brunelle, J. C. Fournet, J. J. Robert, Y. </w:t>
            </w:r>
            <w:proofErr w:type="spellStart"/>
            <w:r w:rsidRPr="00C232B2">
              <w:rPr>
                <w:rFonts w:cs="Arial"/>
                <w:color w:val="000000"/>
                <w:sz w:val="18"/>
                <w:szCs w:val="18"/>
              </w:rPr>
              <w:t>Aigrain</w:t>
            </w:r>
            <w:proofErr w:type="spellEnd"/>
            <w:r w:rsidRPr="00C232B2">
              <w:rPr>
                <w:rFonts w:cs="Arial"/>
                <w:color w:val="000000"/>
                <w:sz w:val="18"/>
                <w:szCs w:val="18"/>
              </w:rPr>
              <w:t xml:space="preserve">, C. </w:t>
            </w:r>
            <w:proofErr w:type="spellStart"/>
            <w:r w:rsidRPr="00C232B2">
              <w:rPr>
                <w:rFonts w:cs="Arial"/>
                <w:color w:val="000000"/>
                <w:sz w:val="18"/>
                <w:szCs w:val="18"/>
              </w:rPr>
              <w:t>Bellanne</w:t>
            </w:r>
            <w:proofErr w:type="spellEnd"/>
            <w:r w:rsidRPr="00C232B2">
              <w:rPr>
                <w:rFonts w:cs="Arial"/>
                <w:color w:val="000000"/>
                <w:sz w:val="18"/>
                <w:szCs w:val="18"/>
              </w:rPr>
              <w:t xml:space="preserve">-Chantelot and P. de </w:t>
            </w:r>
            <w:proofErr w:type="spellStart"/>
            <w:r w:rsidRPr="00C232B2">
              <w:rPr>
                <w:rFonts w:cs="Arial"/>
                <w:color w:val="000000"/>
                <w:sz w:val="18"/>
                <w:szCs w:val="18"/>
              </w:rPr>
              <w:t>Lonlay</w:t>
            </w:r>
            <w:proofErr w:type="spellEnd"/>
          </w:p>
        </w:tc>
        <w:tc>
          <w:tcPr>
            <w:tcW w:w="215" w:type="pct"/>
            <w:shd w:val="clear" w:color="auto" w:fill="auto"/>
            <w:noWrap/>
          </w:tcPr>
          <w:p w14:paraId="3DCF393C" w14:textId="1F584042" w:rsidR="00D4712B" w:rsidRPr="00C232B2" w:rsidRDefault="00D4712B" w:rsidP="00D4712B">
            <w:pPr>
              <w:spacing w:line="240" w:lineRule="auto"/>
              <w:jc w:val="right"/>
              <w:rPr>
                <w:rFonts w:eastAsia="Times New Roman" w:cs="Arial"/>
                <w:sz w:val="18"/>
                <w:szCs w:val="18"/>
                <w:lang w:eastAsia="da-DK"/>
              </w:rPr>
            </w:pPr>
            <w:r w:rsidRPr="00C232B2">
              <w:rPr>
                <w:rFonts w:cs="Arial"/>
                <w:color w:val="000000"/>
                <w:sz w:val="18"/>
                <w:szCs w:val="18"/>
              </w:rPr>
              <w:t>2011</w:t>
            </w:r>
          </w:p>
        </w:tc>
        <w:tc>
          <w:tcPr>
            <w:tcW w:w="1504" w:type="pct"/>
            <w:shd w:val="clear" w:color="auto" w:fill="auto"/>
          </w:tcPr>
          <w:p w14:paraId="51D39B19" w14:textId="17A5F8E0" w:rsidR="00D4712B" w:rsidRPr="00C232B2" w:rsidRDefault="00D4712B" w:rsidP="00D4712B">
            <w:pPr>
              <w:spacing w:line="240" w:lineRule="auto"/>
              <w:jc w:val="left"/>
              <w:rPr>
                <w:rFonts w:eastAsia="Times New Roman" w:cs="Arial"/>
                <w:sz w:val="18"/>
                <w:szCs w:val="18"/>
                <w:lang w:eastAsia="da-DK"/>
              </w:rPr>
            </w:pPr>
            <w:r w:rsidRPr="00C232B2">
              <w:rPr>
                <w:rFonts w:cs="Arial"/>
                <w:color w:val="000000"/>
                <w:sz w:val="18"/>
                <w:szCs w:val="18"/>
              </w:rPr>
              <w:t>Congenital hyperinsulinism: current trends in diagnosis and therapy</w:t>
            </w:r>
          </w:p>
        </w:tc>
        <w:tc>
          <w:tcPr>
            <w:tcW w:w="974" w:type="pct"/>
            <w:shd w:val="clear" w:color="auto" w:fill="auto"/>
            <w:noWrap/>
          </w:tcPr>
          <w:p w14:paraId="3DF1E1ED" w14:textId="55495522"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Orphanet</w:t>
            </w:r>
            <w:proofErr w:type="spellEnd"/>
            <w:r w:rsidRPr="00C232B2">
              <w:rPr>
                <w:rFonts w:cs="Arial"/>
                <w:color w:val="000000"/>
                <w:sz w:val="18"/>
                <w:szCs w:val="18"/>
              </w:rPr>
              <w:t xml:space="preserve"> J Rare Dis 6 (63 10.1186/1750-1172-6-63</w:t>
            </w:r>
          </w:p>
        </w:tc>
        <w:tc>
          <w:tcPr>
            <w:tcW w:w="376" w:type="pct"/>
          </w:tcPr>
          <w:p w14:paraId="037524C2" w14:textId="6C6B52D2" w:rsidR="00D4712B" w:rsidRPr="00C232B2" w:rsidRDefault="00047D65" w:rsidP="00D4712B">
            <w:pPr>
              <w:spacing w:line="240" w:lineRule="auto"/>
              <w:jc w:val="left"/>
              <w:rPr>
                <w:rFonts w:eastAsia="Times New Roman" w:cs="Arial"/>
                <w:sz w:val="18"/>
                <w:szCs w:val="18"/>
                <w:lang w:eastAsia="da-DK"/>
              </w:rPr>
            </w:pPr>
            <w:r w:rsidRPr="00C232B2">
              <w:rPr>
                <w:rFonts w:cs="Arial"/>
                <w:color w:val="000000"/>
                <w:sz w:val="18"/>
                <w:szCs w:val="18"/>
              </w:rPr>
              <w:t>Excluded: DP</w:t>
            </w:r>
          </w:p>
        </w:tc>
      </w:tr>
      <w:tr w:rsidR="00D4712B" w:rsidRPr="00C232B2" w14:paraId="4D42FFE1" w14:textId="77777777" w:rsidTr="002C491B">
        <w:tc>
          <w:tcPr>
            <w:tcW w:w="375" w:type="pct"/>
            <w:shd w:val="clear" w:color="auto" w:fill="auto"/>
            <w:noWrap/>
          </w:tcPr>
          <w:p w14:paraId="60E196C7" w14:textId="204CCB4D"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49622DE1" w14:textId="3D201720" w:rsidR="00D4712B" w:rsidRPr="00C232B2" w:rsidRDefault="00D4712B" w:rsidP="00D4712B">
            <w:pPr>
              <w:spacing w:line="240" w:lineRule="auto"/>
              <w:jc w:val="left"/>
              <w:rPr>
                <w:rFonts w:eastAsia="Times New Roman" w:cs="Arial"/>
                <w:sz w:val="18"/>
                <w:szCs w:val="18"/>
                <w:lang w:eastAsia="da-DK"/>
              </w:rPr>
            </w:pPr>
            <w:r w:rsidRPr="00C232B2">
              <w:rPr>
                <w:rFonts w:cs="Arial"/>
                <w:color w:val="000000"/>
                <w:sz w:val="18"/>
                <w:szCs w:val="18"/>
              </w:rPr>
              <w:t>N/A</w:t>
            </w:r>
          </w:p>
        </w:tc>
        <w:tc>
          <w:tcPr>
            <w:tcW w:w="215" w:type="pct"/>
            <w:shd w:val="clear" w:color="auto" w:fill="auto"/>
            <w:noWrap/>
          </w:tcPr>
          <w:p w14:paraId="5686E58E" w14:textId="1323EB6A" w:rsidR="00D4712B" w:rsidRPr="00C232B2" w:rsidRDefault="00D4712B" w:rsidP="00D4712B">
            <w:pPr>
              <w:spacing w:line="240" w:lineRule="auto"/>
              <w:jc w:val="right"/>
              <w:rPr>
                <w:rFonts w:eastAsia="Times New Roman" w:cs="Arial"/>
                <w:sz w:val="18"/>
                <w:szCs w:val="18"/>
                <w:lang w:eastAsia="da-DK"/>
              </w:rPr>
            </w:pPr>
            <w:r w:rsidRPr="00C232B2">
              <w:rPr>
                <w:rFonts w:cs="Arial"/>
                <w:color w:val="000000"/>
                <w:sz w:val="18"/>
                <w:szCs w:val="18"/>
              </w:rPr>
              <w:t>2020</w:t>
            </w:r>
          </w:p>
        </w:tc>
        <w:tc>
          <w:tcPr>
            <w:tcW w:w="1504" w:type="pct"/>
            <w:shd w:val="clear" w:color="auto" w:fill="auto"/>
          </w:tcPr>
          <w:p w14:paraId="10216A1B" w14:textId="640AEB3E"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Extraite</w:t>
            </w:r>
            <w:proofErr w:type="spellEnd"/>
            <w:r w:rsidRPr="00C232B2">
              <w:rPr>
                <w:rFonts w:cs="Arial"/>
                <w:color w:val="000000"/>
                <w:sz w:val="18"/>
                <w:szCs w:val="18"/>
              </w:rPr>
              <w:t xml:space="preserve"> du </w:t>
            </w:r>
            <w:proofErr w:type="spellStart"/>
            <w:r w:rsidRPr="00C232B2">
              <w:rPr>
                <w:rFonts w:cs="Arial"/>
                <w:color w:val="000000"/>
                <w:sz w:val="18"/>
                <w:szCs w:val="18"/>
              </w:rPr>
              <w:t>Protocole</w:t>
            </w:r>
            <w:proofErr w:type="spellEnd"/>
            <w:r w:rsidRPr="00C232B2">
              <w:rPr>
                <w:rFonts w:cs="Arial"/>
                <w:color w:val="000000"/>
                <w:sz w:val="18"/>
                <w:szCs w:val="18"/>
              </w:rPr>
              <w:t xml:space="preserve"> National de Diagnostic et de </w:t>
            </w:r>
            <w:proofErr w:type="spellStart"/>
            <w:r w:rsidRPr="00C232B2">
              <w:rPr>
                <w:rFonts w:cs="Arial"/>
                <w:color w:val="000000"/>
                <w:sz w:val="18"/>
                <w:szCs w:val="18"/>
              </w:rPr>
              <w:t>Soins</w:t>
            </w:r>
            <w:proofErr w:type="spellEnd"/>
            <w:r w:rsidRPr="00C232B2">
              <w:rPr>
                <w:rFonts w:cs="Arial"/>
                <w:color w:val="000000"/>
                <w:sz w:val="18"/>
                <w:szCs w:val="18"/>
              </w:rPr>
              <w:t xml:space="preserve"> (PNDS) - </w:t>
            </w:r>
            <w:proofErr w:type="spellStart"/>
            <w:r w:rsidRPr="00C232B2">
              <w:rPr>
                <w:rFonts w:cs="Arial"/>
                <w:color w:val="000000"/>
                <w:sz w:val="18"/>
                <w:szCs w:val="18"/>
              </w:rPr>
              <w:t>Hyperinsulinisme</w:t>
            </w:r>
            <w:proofErr w:type="spellEnd"/>
            <w:r w:rsidRPr="00C232B2">
              <w:rPr>
                <w:rFonts w:cs="Arial"/>
                <w:color w:val="000000"/>
                <w:sz w:val="18"/>
                <w:szCs w:val="18"/>
              </w:rPr>
              <w:t xml:space="preserve"> </w:t>
            </w:r>
            <w:proofErr w:type="spellStart"/>
            <w:r w:rsidRPr="00C232B2">
              <w:rPr>
                <w:rFonts w:cs="Arial"/>
                <w:color w:val="000000"/>
                <w:sz w:val="18"/>
                <w:szCs w:val="18"/>
              </w:rPr>
              <w:t>Congénital</w:t>
            </w:r>
            <w:proofErr w:type="spellEnd"/>
          </w:p>
        </w:tc>
        <w:tc>
          <w:tcPr>
            <w:tcW w:w="974" w:type="pct"/>
            <w:shd w:val="clear" w:color="auto" w:fill="auto"/>
            <w:noWrap/>
          </w:tcPr>
          <w:p w14:paraId="6CF04866" w14:textId="11EF8A09"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Filières</w:t>
            </w:r>
            <w:proofErr w:type="spellEnd"/>
            <w:r w:rsidRPr="00C232B2">
              <w:rPr>
                <w:rFonts w:cs="Arial"/>
                <w:color w:val="000000"/>
                <w:sz w:val="18"/>
                <w:szCs w:val="18"/>
              </w:rPr>
              <w:t xml:space="preserve"> de Santé Maladies Rares G2M et </w:t>
            </w:r>
            <w:proofErr w:type="spellStart"/>
            <w:r w:rsidRPr="00C232B2">
              <w:rPr>
                <w:rFonts w:cs="Arial"/>
                <w:color w:val="000000"/>
                <w:sz w:val="18"/>
                <w:szCs w:val="18"/>
              </w:rPr>
              <w:t>Firendo</w:t>
            </w:r>
            <w:proofErr w:type="spellEnd"/>
            <w:r w:rsidRPr="00C232B2">
              <w:rPr>
                <w:rFonts w:cs="Arial"/>
                <w:color w:val="000000"/>
                <w:sz w:val="18"/>
                <w:szCs w:val="18"/>
              </w:rPr>
              <w:t xml:space="preserve"> </w:t>
            </w:r>
          </w:p>
        </w:tc>
        <w:tc>
          <w:tcPr>
            <w:tcW w:w="376" w:type="pct"/>
          </w:tcPr>
          <w:p w14:paraId="591672E7" w14:textId="18DA07AA" w:rsidR="00D4712B" w:rsidRPr="00C232B2" w:rsidRDefault="00047D65" w:rsidP="00D4712B">
            <w:pPr>
              <w:spacing w:line="240" w:lineRule="auto"/>
              <w:jc w:val="left"/>
              <w:rPr>
                <w:rFonts w:eastAsia="Times New Roman" w:cs="Arial"/>
                <w:sz w:val="18"/>
                <w:szCs w:val="18"/>
                <w:lang w:eastAsia="da-DK"/>
              </w:rPr>
            </w:pPr>
            <w:r w:rsidRPr="00C232B2">
              <w:rPr>
                <w:rFonts w:cs="Arial"/>
                <w:color w:val="000000"/>
                <w:sz w:val="18"/>
                <w:szCs w:val="18"/>
              </w:rPr>
              <w:t>Excluded: DP</w:t>
            </w:r>
          </w:p>
        </w:tc>
      </w:tr>
      <w:tr w:rsidR="00D4712B" w:rsidRPr="00C232B2" w14:paraId="78D168E8" w14:textId="77777777" w:rsidTr="002C491B">
        <w:tc>
          <w:tcPr>
            <w:tcW w:w="375" w:type="pct"/>
            <w:shd w:val="clear" w:color="auto" w:fill="auto"/>
            <w:noWrap/>
          </w:tcPr>
          <w:p w14:paraId="15D455D3" w14:textId="68BC2A29"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0DED42DE" w14:textId="15AA5677" w:rsidR="00D4712B" w:rsidRPr="00C232B2" w:rsidRDefault="00D4712B" w:rsidP="00D4712B">
            <w:pPr>
              <w:spacing w:line="240" w:lineRule="auto"/>
              <w:jc w:val="left"/>
              <w:rPr>
                <w:rFonts w:eastAsia="Times New Roman" w:cs="Arial"/>
                <w:sz w:val="18"/>
                <w:szCs w:val="18"/>
                <w:lang w:eastAsia="da-DK"/>
              </w:rPr>
            </w:pPr>
            <w:r w:rsidRPr="00C232B2">
              <w:rPr>
                <w:rFonts w:cs="Arial"/>
                <w:color w:val="000000"/>
                <w:sz w:val="18"/>
                <w:szCs w:val="18"/>
              </w:rPr>
              <w:t>N/A</w:t>
            </w:r>
          </w:p>
        </w:tc>
        <w:tc>
          <w:tcPr>
            <w:tcW w:w="215" w:type="pct"/>
            <w:shd w:val="clear" w:color="auto" w:fill="auto"/>
            <w:noWrap/>
          </w:tcPr>
          <w:p w14:paraId="622AEF80" w14:textId="42C3D877" w:rsidR="00D4712B" w:rsidRPr="00C232B2" w:rsidRDefault="00D4712B" w:rsidP="00D4712B">
            <w:pPr>
              <w:spacing w:line="240" w:lineRule="auto"/>
              <w:jc w:val="right"/>
              <w:rPr>
                <w:rFonts w:eastAsia="Times New Roman" w:cs="Arial"/>
                <w:sz w:val="18"/>
                <w:szCs w:val="18"/>
                <w:lang w:eastAsia="da-DK"/>
              </w:rPr>
            </w:pPr>
            <w:r w:rsidRPr="00C232B2">
              <w:rPr>
                <w:rFonts w:cs="Arial"/>
                <w:color w:val="000000"/>
                <w:sz w:val="18"/>
                <w:szCs w:val="18"/>
              </w:rPr>
              <w:t>2022</w:t>
            </w:r>
          </w:p>
        </w:tc>
        <w:tc>
          <w:tcPr>
            <w:tcW w:w="1504" w:type="pct"/>
            <w:shd w:val="clear" w:color="auto" w:fill="auto"/>
          </w:tcPr>
          <w:p w14:paraId="2432EBD3" w14:textId="6E5420C6"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Protocole</w:t>
            </w:r>
            <w:proofErr w:type="spellEnd"/>
            <w:r w:rsidRPr="00C232B2">
              <w:rPr>
                <w:rFonts w:cs="Arial"/>
                <w:color w:val="000000"/>
                <w:sz w:val="18"/>
                <w:szCs w:val="18"/>
              </w:rPr>
              <w:t xml:space="preserve"> </w:t>
            </w:r>
            <w:proofErr w:type="spellStart"/>
            <w:r w:rsidRPr="00C232B2">
              <w:rPr>
                <w:rFonts w:cs="Arial"/>
                <w:color w:val="000000"/>
                <w:sz w:val="18"/>
                <w:szCs w:val="18"/>
              </w:rPr>
              <w:t>d'urgence</w:t>
            </w:r>
            <w:proofErr w:type="spellEnd"/>
            <w:r w:rsidRPr="00C232B2">
              <w:rPr>
                <w:rFonts w:cs="Arial"/>
                <w:color w:val="000000"/>
                <w:sz w:val="18"/>
                <w:szCs w:val="18"/>
              </w:rPr>
              <w:t xml:space="preserve"> - </w:t>
            </w:r>
            <w:proofErr w:type="spellStart"/>
            <w:r w:rsidRPr="00C232B2">
              <w:rPr>
                <w:rFonts w:cs="Arial"/>
                <w:color w:val="000000"/>
                <w:sz w:val="18"/>
                <w:szCs w:val="18"/>
              </w:rPr>
              <w:t>Hyperinsulinisme</w:t>
            </w:r>
            <w:proofErr w:type="spellEnd"/>
          </w:p>
        </w:tc>
        <w:tc>
          <w:tcPr>
            <w:tcW w:w="974" w:type="pct"/>
            <w:shd w:val="clear" w:color="auto" w:fill="auto"/>
            <w:noWrap/>
          </w:tcPr>
          <w:p w14:paraId="508DCDD3" w14:textId="2C7A3A13"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Centré</w:t>
            </w:r>
            <w:proofErr w:type="spellEnd"/>
            <w:r w:rsidRPr="00C232B2">
              <w:rPr>
                <w:rFonts w:cs="Arial"/>
                <w:color w:val="000000"/>
                <w:sz w:val="18"/>
                <w:szCs w:val="18"/>
              </w:rPr>
              <w:t xml:space="preserve"> de </w:t>
            </w:r>
            <w:proofErr w:type="spellStart"/>
            <w:r w:rsidRPr="00C232B2">
              <w:rPr>
                <w:rFonts w:cs="Arial"/>
                <w:color w:val="000000"/>
                <w:sz w:val="18"/>
                <w:szCs w:val="18"/>
              </w:rPr>
              <w:t>référence</w:t>
            </w:r>
            <w:proofErr w:type="spellEnd"/>
          </w:p>
        </w:tc>
        <w:tc>
          <w:tcPr>
            <w:tcW w:w="376" w:type="pct"/>
          </w:tcPr>
          <w:p w14:paraId="6B1DFF20" w14:textId="595B00AB" w:rsidR="00D4712B" w:rsidRPr="00C232B2" w:rsidRDefault="00047D65" w:rsidP="00D4712B">
            <w:pPr>
              <w:spacing w:line="240" w:lineRule="auto"/>
              <w:jc w:val="left"/>
              <w:rPr>
                <w:rFonts w:eastAsia="Times New Roman" w:cs="Arial"/>
                <w:sz w:val="18"/>
                <w:szCs w:val="18"/>
                <w:lang w:eastAsia="da-DK"/>
              </w:rPr>
            </w:pPr>
            <w:r w:rsidRPr="00C232B2">
              <w:rPr>
                <w:rFonts w:cs="Arial"/>
                <w:color w:val="000000"/>
                <w:sz w:val="18"/>
                <w:szCs w:val="18"/>
              </w:rPr>
              <w:t>Excluded: DP</w:t>
            </w:r>
          </w:p>
        </w:tc>
      </w:tr>
      <w:tr w:rsidR="00D4712B" w:rsidRPr="00C232B2" w14:paraId="40D9D3B1" w14:textId="77777777" w:rsidTr="002C491B">
        <w:tc>
          <w:tcPr>
            <w:tcW w:w="375" w:type="pct"/>
            <w:shd w:val="clear" w:color="auto" w:fill="auto"/>
            <w:noWrap/>
          </w:tcPr>
          <w:p w14:paraId="2883F685" w14:textId="33297DA9"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699525A1" w14:textId="59C69B2D" w:rsidR="00D4712B" w:rsidRPr="00C232B2" w:rsidRDefault="00D4712B" w:rsidP="00D4712B">
            <w:pPr>
              <w:spacing w:line="240" w:lineRule="auto"/>
              <w:jc w:val="left"/>
              <w:rPr>
                <w:rFonts w:eastAsia="Times New Roman" w:cs="Arial"/>
                <w:sz w:val="18"/>
                <w:szCs w:val="18"/>
                <w:lang w:eastAsia="da-DK"/>
              </w:rPr>
            </w:pPr>
            <w:r w:rsidRPr="00C232B2">
              <w:rPr>
                <w:rFonts w:cs="Arial"/>
                <w:color w:val="000000"/>
                <w:sz w:val="18"/>
                <w:szCs w:val="18"/>
              </w:rPr>
              <w:t xml:space="preserve">J. Arnoux and K. </w:t>
            </w:r>
            <w:proofErr w:type="spellStart"/>
            <w:r w:rsidRPr="00C232B2">
              <w:rPr>
                <w:rFonts w:cs="Arial"/>
                <w:color w:val="000000"/>
                <w:sz w:val="18"/>
                <w:szCs w:val="18"/>
              </w:rPr>
              <w:t>Busiah</w:t>
            </w:r>
            <w:proofErr w:type="spellEnd"/>
          </w:p>
        </w:tc>
        <w:tc>
          <w:tcPr>
            <w:tcW w:w="215" w:type="pct"/>
            <w:shd w:val="clear" w:color="auto" w:fill="auto"/>
            <w:noWrap/>
          </w:tcPr>
          <w:p w14:paraId="19D17F1C" w14:textId="333C04EF" w:rsidR="00D4712B" w:rsidRPr="00C232B2" w:rsidRDefault="00D4712B" w:rsidP="00D4712B">
            <w:pPr>
              <w:spacing w:line="240" w:lineRule="auto"/>
              <w:jc w:val="right"/>
              <w:rPr>
                <w:rFonts w:eastAsia="Times New Roman" w:cs="Arial"/>
                <w:sz w:val="18"/>
                <w:szCs w:val="18"/>
                <w:lang w:eastAsia="da-DK"/>
              </w:rPr>
            </w:pPr>
            <w:r w:rsidRPr="00C232B2">
              <w:rPr>
                <w:rFonts w:cs="Arial"/>
                <w:color w:val="000000"/>
                <w:sz w:val="18"/>
                <w:szCs w:val="18"/>
              </w:rPr>
              <w:t>2020</w:t>
            </w:r>
          </w:p>
        </w:tc>
        <w:tc>
          <w:tcPr>
            <w:tcW w:w="1504" w:type="pct"/>
            <w:shd w:val="clear" w:color="auto" w:fill="auto"/>
          </w:tcPr>
          <w:p w14:paraId="1506250C" w14:textId="20961AC5"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Protocole</w:t>
            </w:r>
            <w:proofErr w:type="spellEnd"/>
            <w:r w:rsidRPr="00C232B2">
              <w:rPr>
                <w:rFonts w:cs="Arial"/>
                <w:color w:val="000000"/>
                <w:sz w:val="18"/>
                <w:szCs w:val="18"/>
              </w:rPr>
              <w:t xml:space="preserve"> National de Diagnostic et de </w:t>
            </w:r>
            <w:proofErr w:type="spellStart"/>
            <w:r w:rsidRPr="00C232B2">
              <w:rPr>
                <w:rFonts w:cs="Arial"/>
                <w:color w:val="000000"/>
                <w:sz w:val="18"/>
                <w:szCs w:val="18"/>
              </w:rPr>
              <w:t>Soins</w:t>
            </w:r>
            <w:proofErr w:type="spellEnd"/>
            <w:r w:rsidRPr="00C232B2">
              <w:rPr>
                <w:rFonts w:cs="Arial"/>
                <w:color w:val="000000"/>
                <w:sz w:val="18"/>
                <w:szCs w:val="18"/>
              </w:rPr>
              <w:t xml:space="preserve"> (PNDS) </w:t>
            </w:r>
            <w:proofErr w:type="spellStart"/>
            <w:r w:rsidRPr="00C232B2">
              <w:rPr>
                <w:rFonts w:cs="Arial"/>
                <w:color w:val="000000"/>
                <w:sz w:val="18"/>
                <w:szCs w:val="18"/>
              </w:rPr>
              <w:t>Hyperinsulinisme</w:t>
            </w:r>
            <w:proofErr w:type="spellEnd"/>
            <w:r w:rsidRPr="00C232B2">
              <w:rPr>
                <w:rFonts w:cs="Arial"/>
                <w:color w:val="000000"/>
                <w:sz w:val="18"/>
                <w:szCs w:val="18"/>
              </w:rPr>
              <w:t xml:space="preserve"> </w:t>
            </w:r>
            <w:proofErr w:type="spellStart"/>
            <w:r w:rsidRPr="00C232B2">
              <w:rPr>
                <w:rFonts w:cs="Arial"/>
                <w:color w:val="000000"/>
                <w:sz w:val="18"/>
                <w:szCs w:val="18"/>
              </w:rPr>
              <w:t>Congénital</w:t>
            </w:r>
            <w:proofErr w:type="spellEnd"/>
            <w:r w:rsidRPr="00C232B2">
              <w:rPr>
                <w:rFonts w:cs="Arial"/>
                <w:color w:val="000000"/>
                <w:sz w:val="18"/>
                <w:szCs w:val="18"/>
              </w:rPr>
              <w:t xml:space="preserve"> - </w:t>
            </w:r>
            <w:proofErr w:type="spellStart"/>
            <w:r w:rsidRPr="00C232B2">
              <w:rPr>
                <w:rFonts w:cs="Arial"/>
                <w:color w:val="000000"/>
                <w:sz w:val="18"/>
                <w:szCs w:val="18"/>
              </w:rPr>
              <w:t>Argumentaire</w:t>
            </w:r>
            <w:proofErr w:type="spellEnd"/>
          </w:p>
        </w:tc>
        <w:tc>
          <w:tcPr>
            <w:tcW w:w="974" w:type="pct"/>
            <w:shd w:val="clear" w:color="auto" w:fill="auto"/>
            <w:noWrap/>
          </w:tcPr>
          <w:p w14:paraId="27C808F7" w14:textId="398DB828" w:rsidR="00D4712B" w:rsidRPr="00C232B2" w:rsidRDefault="00D4712B" w:rsidP="00D4712B">
            <w:pPr>
              <w:spacing w:line="240" w:lineRule="auto"/>
              <w:jc w:val="left"/>
              <w:rPr>
                <w:rFonts w:eastAsia="Times New Roman" w:cs="Arial"/>
                <w:sz w:val="18"/>
                <w:szCs w:val="18"/>
                <w:lang w:eastAsia="da-DK"/>
              </w:rPr>
            </w:pPr>
            <w:proofErr w:type="spellStart"/>
            <w:r w:rsidRPr="00C232B2">
              <w:rPr>
                <w:rFonts w:cs="Arial"/>
                <w:color w:val="000000"/>
                <w:sz w:val="18"/>
                <w:szCs w:val="18"/>
              </w:rPr>
              <w:t>Filières</w:t>
            </w:r>
            <w:proofErr w:type="spellEnd"/>
            <w:r w:rsidRPr="00C232B2">
              <w:rPr>
                <w:rFonts w:cs="Arial"/>
                <w:color w:val="000000"/>
                <w:sz w:val="18"/>
                <w:szCs w:val="18"/>
              </w:rPr>
              <w:t xml:space="preserve"> de Santé Maladies Rares G2M et </w:t>
            </w:r>
            <w:proofErr w:type="spellStart"/>
            <w:r w:rsidRPr="00C232B2">
              <w:rPr>
                <w:rFonts w:cs="Arial"/>
                <w:color w:val="000000"/>
                <w:sz w:val="18"/>
                <w:szCs w:val="18"/>
              </w:rPr>
              <w:t>Firendo</w:t>
            </w:r>
            <w:proofErr w:type="spellEnd"/>
            <w:r w:rsidRPr="00C232B2">
              <w:rPr>
                <w:rFonts w:cs="Arial"/>
                <w:color w:val="000000"/>
                <w:sz w:val="18"/>
                <w:szCs w:val="18"/>
              </w:rPr>
              <w:t xml:space="preserve"> </w:t>
            </w:r>
          </w:p>
        </w:tc>
        <w:tc>
          <w:tcPr>
            <w:tcW w:w="376" w:type="pct"/>
          </w:tcPr>
          <w:p w14:paraId="400CA9C5" w14:textId="108F3CE3" w:rsidR="00D4712B" w:rsidRPr="00C232B2" w:rsidRDefault="00047D65" w:rsidP="00D4712B">
            <w:pPr>
              <w:spacing w:line="240" w:lineRule="auto"/>
              <w:jc w:val="left"/>
              <w:rPr>
                <w:rFonts w:eastAsia="Times New Roman" w:cs="Arial"/>
                <w:sz w:val="18"/>
                <w:szCs w:val="18"/>
                <w:lang w:eastAsia="da-DK"/>
              </w:rPr>
            </w:pPr>
            <w:r w:rsidRPr="00C232B2">
              <w:rPr>
                <w:rFonts w:cs="Arial"/>
                <w:color w:val="000000"/>
                <w:sz w:val="18"/>
                <w:szCs w:val="18"/>
              </w:rPr>
              <w:t>Excluded: GR</w:t>
            </w:r>
          </w:p>
        </w:tc>
      </w:tr>
      <w:tr w:rsidR="005D0E9A" w:rsidRPr="00C232B2" w14:paraId="7532CD8A" w14:textId="77777777" w:rsidTr="002C491B">
        <w:tc>
          <w:tcPr>
            <w:tcW w:w="375" w:type="pct"/>
            <w:shd w:val="clear" w:color="auto" w:fill="auto"/>
            <w:noWrap/>
          </w:tcPr>
          <w:p w14:paraId="46208815" w14:textId="4C38D882"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69116A50" w14:textId="3BD6D62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B. Arnoux, V. </w:t>
            </w:r>
            <w:proofErr w:type="spellStart"/>
            <w:r w:rsidRPr="00C232B2">
              <w:rPr>
                <w:rFonts w:cs="Arial"/>
                <w:color w:val="000000"/>
                <w:sz w:val="18"/>
                <w:szCs w:val="18"/>
              </w:rPr>
              <w:t>Verkarre</w:t>
            </w:r>
            <w:proofErr w:type="spellEnd"/>
            <w:r w:rsidRPr="00C232B2">
              <w:rPr>
                <w:rFonts w:cs="Arial"/>
                <w:color w:val="000000"/>
                <w:sz w:val="18"/>
                <w:szCs w:val="18"/>
              </w:rPr>
              <w:t xml:space="preserve">, C. Saint-Martin, F. </w:t>
            </w:r>
            <w:proofErr w:type="spellStart"/>
            <w:r w:rsidRPr="00C232B2">
              <w:rPr>
                <w:rFonts w:cs="Arial"/>
                <w:color w:val="000000"/>
                <w:sz w:val="18"/>
                <w:szCs w:val="18"/>
              </w:rPr>
              <w:t>Montravers</w:t>
            </w:r>
            <w:proofErr w:type="spellEnd"/>
            <w:r w:rsidRPr="00C232B2">
              <w:rPr>
                <w:rFonts w:cs="Arial"/>
                <w:color w:val="000000"/>
                <w:sz w:val="18"/>
                <w:szCs w:val="18"/>
              </w:rPr>
              <w:t xml:space="preserve">, A. Brassier, V. </w:t>
            </w:r>
            <w:proofErr w:type="spellStart"/>
            <w:r w:rsidRPr="00C232B2">
              <w:rPr>
                <w:rFonts w:cs="Arial"/>
                <w:color w:val="000000"/>
                <w:sz w:val="18"/>
                <w:szCs w:val="18"/>
              </w:rPr>
              <w:t>Valayannopoulos</w:t>
            </w:r>
            <w:proofErr w:type="spellEnd"/>
            <w:r w:rsidRPr="00C232B2">
              <w:rPr>
                <w:rFonts w:cs="Arial"/>
                <w:color w:val="000000"/>
                <w:sz w:val="18"/>
                <w:szCs w:val="18"/>
              </w:rPr>
              <w:t xml:space="preserve">, F. Brunelle, J. C. Fournet, J. J. Robert, Y. </w:t>
            </w:r>
            <w:proofErr w:type="spellStart"/>
            <w:r w:rsidRPr="00C232B2">
              <w:rPr>
                <w:rFonts w:cs="Arial"/>
                <w:color w:val="000000"/>
                <w:sz w:val="18"/>
                <w:szCs w:val="18"/>
              </w:rPr>
              <w:t>Aigrain</w:t>
            </w:r>
            <w:proofErr w:type="spellEnd"/>
            <w:r w:rsidRPr="00C232B2">
              <w:rPr>
                <w:rFonts w:cs="Arial"/>
                <w:color w:val="000000"/>
                <w:sz w:val="18"/>
                <w:szCs w:val="18"/>
              </w:rPr>
              <w:t xml:space="preserve">, C. </w:t>
            </w:r>
            <w:proofErr w:type="spellStart"/>
            <w:r w:rsidRPr="00C232B2">
              <w:rPr>
                <w:rFonts w:cs="Arial"/>
                <w:color w:val="000000"/>
                <w:sz w:val="18"/>
                <w:szCs w:val="18"/>
              </w:rPr>
              <w:t>Bellanne</w:t>
            </w:r>
            <w:proofErr w:type="spellEnd"/>
            <w:r w:rsidRPr="00C232B2">
              <w:rPr>
                <w:rFonts w:cs="Arial"/>
                <w:color w:val="000000"/>
                <w:sz w:val="18"/>
                <w:szCs w:val="18"/>
              </w:rPr>
              <w:t xml:space="preserve">-Chantelot and P. de </w:t>
            </w:r>
            <w:proofErr w:type="spellStart"/>
            <w:r w:rsidRPr="00C232B2">
              <w:rPr>
                <w:rFonts w:cs="Arial"/>
                <w:color w:val="000000"/>
                <w:sz w:val="18"/>
                <w:szCs w:val="18"/>
              </w:rPr>
              <w:t>Lonlay</w:t>
            </w:r>
            <w:proofErr w:type="spellEnd"/>
          </w:p>
        </w:tc>
        <w:tc>
          <w:tcPr>
            <w:tcW w:w="215" w:type="pct"/>
            <w:shd w:val="clear" w:color="auto" w:fill="auto"/>
            <w:noWrap/>
          </w:tcPr>
          <w:p w14:paraId="5C28735A" w14:textId="3BE1A733"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2011</w:t>
            </w:r>
          </w:p>
        </w:tc>
        <w:tc>
          <w:tcPr>
            <w:tcW w:w="1504" w:type="pct"/>
            <w:shd w:val="clear" w:color="auto" w:fill="auto"/>
          </w:tcPr>
          <w:p w14:paraId="16DE19F1" w14:textId="5AD828F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 current trends in diagnosis and therapy</w:t>
            </w:r>
          </w:p>
        </w:tc>
        <w:tc>
          <w:tcPr>
            <w:tcW w:w="974" w:type="pct"/>
            <w:shd w:val="clear" w:color="auto" w:fill="auto"/>
            <w:noWrap/>
          </w:tcPr>
          <w:p w14:paraId="6195E8A6" w14:textId="31A96D78"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J Rare Dis 6 (63 10.1186/1750-1172-6-63</w:t>
            </w:r>
          </w:p>
        </w:tc>
        <w:tc>
          <w:tcPr>
            <w:tcW w:w="376" w:type="pct"/>
          </w:tcPr>
          <w:p w14:paraId="4F0B07B0" w14:textId="4BD95C3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32E4B65E" w14:textId="77777777" w:rsidTr="002C491B">
        <w:tc>
          <w:tcPr>
            <w:tcW w:w="375" w:type="pct"/>
            <w:shd w:val="clear" w:color="auto" w:fill="auto"/>
            <w:noWrap/>
          </w:tcPr>
          <w:p w14:paraId="1ECC8B40" w14:textId="6CB3E96B"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2806D99D" w14:textId="4D0EB19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29D71AD4" w14:textId="47BFFAA5"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3C2CF2BC" w14:textId="2AFF716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HYPERINSULINISM</w:t>
            </w:r>
          </w:p>
        </w:tc>
        <w:tc>
          <w:tcPr>
            <w:tcW w:w="974" w:type="pct"/>
            <w:shd w:val="clear" w:color="auto" w:fill="auto"/>
            <w:noWrap/>
          </w:tcPr>
          <w:p w14:paraId="2368E739" w14:textId="24AE0749"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Centré</w:t>
            </w:r>
            <w:proofErr w:type="spellEnd"/>
            <w:r w:rsidRPr="00C232B2">
              <w:rPr>
                <w:rFonts w:cs="Arial"/>
                <w:color w:val="000000"/>
                <w:sz w:val="18"/>
                <w:szCs w:val="18"/>
              </w:rPr>
              <w:t xml:space="preserve"> de </w:t>
            </w:r>
            <w:proofErr w:type="spellStart"/>
            <w:r w:rsidRPr="00C232B2">
              <w:rPr>
                <w:rFonts w:cs="Arial"/>
                <w:color w:val="000000"/>
                <w:sz w:val="18"/>
                <w:szCs w:val="18"/>
              </w:rPr>
              <w:t>référence</w:t>
            </w:r>
            <w:proofErr w:type="spellEnd"/>
          </w:p>
        </w:tc>
        <w:tc>
          <w:tcPr>
            <w:tcW w:w="376" w:type="pct"/>
          </w:tcPr>
          <w:p w14:paraId="0A7B2FC8" w14:textId="1D0C3B9B"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CR</w:t>
            </w:r>
          </w:p>
        </w:tc>
      </w:tr>
      <w:tr w:rsidR="005D0E9A" w:rsidRPr="00C232B2" w14:paraId="15D302DB" w14:textId="77777777" w:rsidTr="002C491B">
        <w:tc>
          <w:tcPr>
            <w:tcW w:w="375" w:type="pct"/>
            <w:shd w:val="clear" w:color="auto" w:fill="auto"/>
            <w:noWrap/>
          </w:tcPr>
          <w:p w14:paraId="657C7BF8" w14:textId="77BB07EF"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73ACBC12" w14:textId="5D2C452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T. </w:t>
            </w:r>
            <w:proofErr w:type="spellStart"/>
            <w:r w:rsidRPr="00C232B2">
              <w:rPr>
                <w:rFonts w:cs="Arial"/>
                <w:color w:val="000000"/>
                <w:sz w:val="18"/>
                <w:szCs w:val="18"/>
              </w:rPr>
              <w:t>Meißner</w:t>
            </w:r>
            <w:proofErr w:type="spellEnd"/>
            <w:r w:rsidRPr="00C232B2">
              <w:rPr>
                <w:rFonts w:cs="Arial"/>
                <w:color w:val="000000"/>
                <w:sz w:val="18"/>
                <w:szCs w:val="18"/>
              </w:rPr>
              <w:t xml:space="preserve"> and A. </w:t>
            </w:r>
            <w:proofErr w:type="spellStart"/>
            <w:r w:rsidRPr="00C232B2">
              <w:rPr>
                <w:rFonts w:cs="Arial"/>
                <w:color w:val="000000"/>
                <w:sz w:val="18"/>
                <w:szCs w:val="18"/>
              </w:rPr>
              <w:t>Moß</w:t>
            </w:r>
            <w:proofErr w:type="spellEnd"/>
          </w:p>
        </w:tc>
        <w:tc>
          <w:tcPr>
            <w:tcW w:w="215" w:type="pct"/>
            <w:shd w:val="clear" w:color="auto" w:fill="auto"/>
            <w:noWrap/>
          </w:tcPr>
          <w:p w14:paraId="44B7FCB8" w14:textId="066691D0"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6166F42F" w14:textId="27F49076"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Leitlinienreport</w:t>
            </w:r>
            <w:proofErr w:type="spellEnd"/>
            <w:r w:rsidRPr="00C232B2">
              <w:rPr>
                <w:rFonts w:cs="Arial"/>
                <w:color w:val="000000"/>
                <w:sz w:val="18"/>
                <w:szCs w:val="18"/>
              </w:rPr>
              <w:t xml:space="preserve"> </w:t>
            </w:r>
            <w:proofErr w:type="spellStart"/>
            <w:r w:rsidRPr="00C232B2">
              <w:rPr>
                <w:rFonts w:cs="Arial"/>
                <w:color w:val="000000"/>
                <w:sz w:val="18"/>
                <w:szCs w:val="18"/>
              </w:rPr>
              <w:t>zur</w:t>
            </w:r>
            <w:proofErr w:type="spellEnd"/>
            <w:r w:rsidRPr="00C232B2">
              <w:rPr>
                <w:rFonts w:cs="Arial"/>
                <w:color w:val="000000"/>
                <w:sz w:val="18"/>
                <w:szCs w:val="18"/>
              </w:rPr>
              <w:t xml:space="preserve"> S1 </w:t>
            </w:r>
            <w:proofErr w:type="spellStart"/>
            <w:r w:rsidRPr="00C232B2">
              <w:rPr>
                <w:rFonts w:cs="Arial"/>
                <w:color w:val="000000"/>
                <w:sz w:val="18"/>
                <w:szCs w:val="18"/>
              </w:rPr>
              <w:t>Leitlinie</w:t>
            </w:r>
            <w:proofErr w:type="spellEnd"/>
            <w:r w:rsidRPr="00C232B2">
              <w:rPr>
                <w:rFonts w:cs="Arial"/>
                <w:color w:val="000000"/>
                <w:sz w:val="18"/>
                <w:szCs w:val="18"/>
              </w:rPr>
              <w:t xml:space="preserve">:  </w:t>
            </w:r>
            <w:proofErr w:type="spellStart"/>
            <w:r w:rsidRPr="00C232B2">
              <w:rPr>
                <w:rFonts w:cs="Arial"/>
                <w:color w:val="000000"/>
                <w:sz w:val="18"/>
                <w:szCs w:val="18"/>
              </w:rPr>
              <w:t>Diagnostik</w:t>
            </w:r>
            <w:proofErr w:type="spellEnd"/>
            <w:r w:rsidRPr="00C232B2">
              <w:rPr>
                <w:rFonts w:cs="Arial"/>
                <w:color w:val="000000"/>
                <w:sz w:val="18"/>
                <w:szCs w:val="18"/>
              </w:rPr>
              <w:t xml:space="preserve"> und </w:t>
            </w:r>
            <w:proofErr w:type="spellStart"/>
            <w:r w:rsidRPr="00C232B2">
              <w:rPr>
                <w:rFonts w:cs="Arial"/>
                <w:color w:val="000000"/>
                <w:sz w:val="18"/>
                <w:szCs w:val="18"/>
              </w:rPr>
              <w:t>Therapie</w:t>
            </w:r>
            <w:proofErr w:type="spellEnd"/>
            <w:r w:rsidRPr="00C232B2">
              <w:rPr>
                <w:rFonts w:cs="Arial"/>
                <w:color w:val="000000"/>
                <w:sz w:val="18"/>
                <w:szCs w:val="18"/>
              </w:rPr>
              <w:t xml:space="preserve"> des </w:t>
            </w:r>
            <w:proofErr w:type="spellStart"/>
            <w:r w:rsidRPr="00C232B2">
              <w:rPr>
                <w:rFonts w:cs="Arial"/>
                <w:color w:val="000000"/>
                <w:sz w:val="18"/>
                <w:szCs w:val="18"/>
              </w:rPr>
              <w:t>Kongenitalen</w:t>
            </w:r>
            <w:proofErr w:type="spellEnd"/>
            <w:r w:rsidRPr="00C232B2">
              <w:rPr>
                <w:rFonts w:cs="Arial"/>
                <w:color w:val="000000"/>
                <w:sz w:val="18"/>
                <w:szCs w:val="18"/>
              </w:rPr>
              <w:t xml:space="preserve"> </w:t>
            </w:r>
            <w:proofErr w:type="spellStart"/>
            <w:r w:rsidRPr="00C232B2">
              <w:rPr>
                <w:rFonts w:cs="Arial"/>
                <w:color w:val="000000"/>
                <w:sz w:val="18"/>
                <w:szCs w:val="18"/>
              </w:rPr>
              <w:t>Hyperinsulinismus</w:t>
            </w:r>
            <w:proofErr w:type="spellEnd"/>
            <w:r w:rsidRPr="00C232B2">
              <w:rPr>
                <w:rFonts w:cs="Arial"/>
                <w:color w:val="000000"/>
                <w:sz w:val="18"/>
                <w:szCs w:val="18"/>
              </w:rPr>
              <w:t xml:space="preserve"> (KHI)</w:t>
            </w:r>
          </w:p>
        </w:tc>
        <w:tc>
          <w:tcPr>
            <w:tcW w:w="974" w:type="pct"/>
            <w:shd w:val="clear" w:color="auto" w:fill="auto"/>
            <w:noWrap/>
          </w:tcPr>
          <w:p w14:paraId="45B2AB01" w14:textId="6C56C5A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Deutsche Gesellschaft für </w:t>
            </w:r>
            <w:proofErr w:type="spellStart"/>
            <w:r w:rsidRPr="00C232B2">
              <w:rPr>
                <w:rFonts w:cs="Arial"/>
                <w:color w:val="000000"/>
                <w:sz w:val="18"/>
                <w:szCs w:val="18"/>
              </w:rPr>
              <w:t>Kinderendokrinologie</w:t>
            </w:r>
            <w:proofErr w:type="spellEnd"/>
            <w:r w:rsidRPr="00C232B2">
              <w:rPr>
                <w:rFonts w:cs="Arial"/>
                <w:color w:val="000000"/>
                <w:sz w:val="18"/>
                <w:szCs w:val="18"/>
              </w:rPr>
              <w:t xml:space="preserve"> und –</w:t>
            </w:r>
            <w:proofErr w:type="spellStart"/>
            <w:r w:rsidRPr="00C232B2">
              <w:rPr>
                <w:rFonts w:cs="Arial"/>
                <w:color w:val="000000"/>
                <w:sz w:val="18"/>
                <w:szCs w:val="18"/>
              </w:rPr>
              <w:t>diabetologie</w:t>
            </w:r>
            <w:proofErr w:type="spellEnd"/>
            <w:r w:rsidRPr="00C232B2">
              <w:rPr>
                <w:rFonts w:cs="Arial"/>
                <w:color w:val="000000"/>
                <w:sz w:val="18"/>
                <w:szCs w:val="18"/>
              </w:rPr>
              <w:t xml:space="preserve"> (DGKED) </w:t>
            </w:r>
            <w:proofErr w:type="spellStart"/>
            <w:r w:rsidRPr="00C232B2">
              <w:rPr>
                <w:rFonts w:cs="Arial"/>
                <w:color w:val="000000"/>
                <w:sz w:val="18"/>
                <w:szCs w:val="18"/>
              </w:rPr>
              <w:t>e.V.</w:t>
            </w:r>
            <w:proofErr w:type="spellEnd"/>
            <w:r w:rsidRPr="00C232B2">
              <w:rPr>
                <w:rFonts w:cs="Arial"/>
                <w:color w:val="000000"/>
                <w:sz w:val="18"/>
                <w:szCs w:val="18"/>
              </w:rPr>
              <w:t xml:space="preserve"> </w:t>
            </w:r>
          </w:p>
        </w:tc>
        <w:tc>
          <w:tcPr>
            <w:tcW w:w="376" w:type="pct"/>
          </w:tcPr>
          <w:p w14:paraId="72572FD5" w14:textId="38E857A9" w:rsidR="005D0E9A" w:rsidRPr="00C232B2" w:rsidRDefault="00047D65" w:rsidP="005D0E9A">
            <w:pPr>
              <w:spacing w:line="240" w:lineRule="auto"/>
              <w:jc w:val="left"/>
              <w:rPr>
                <w:rFonts w:cs="Arial"/>
                <w:color w:val="000000"/>
                <w:sz w:val="18"/>
                <w:szCs w:val="18"/>
              </w:rPr>
            </w:pPr>
            <w:del w:id="1789" w:author="AML Christensen team" w:date="2024-12-11T11:19:00Z" w16du:dateUtc="2024-12-11T10:19:00Z">
              <w:r w:rsidRPr="00C232B2" w:rsidDel="007317EB">
                <w:rPr>
                  <w:rFonts w:cs="Arial"/>
                  <w:color w:val="000000"/>
                  <w:sz w:val="18"/>
                  <w:szCs w:val="18"/>
                </w:rPr>
                <w:delText>Excluded: GR</w:delText>
              </w:r>
            </w:del>
            <w:ins w:id="1790" w:author="AML Christensen team" w:date="2024-12-11T11:19:00Z" w16du:dateUtc="2024-12-11T10:19:00Z">
              <w:r w:rsidR="007317EB">
                <w:rPr>
                  <w:rFonts w:cs="Arial"/>
                  <w:color w:val="000000"/>
                  <w:sz w:val="18"/>
                  <w:szCs w:val="18"/>
                </w:rPr>
                <w:t>Included</w:t>
              </w:r>
            </w:ins>
          </w:p>
        </w:tc>
      </w:tr>
      <w:tr w:rsidR="005D0E9A" w:rsidRPr="00C232B2" w14:paraId="310F38CB" w14:textId="77777777" w:rsidTr="002C491B">
        <w:tc>
          <w:tcPr>
            <w:tcW w:w="375" w:type="pct"/>
            <w:shd w:val="clear" w:color="auto" w:fill="auto"/>
            <w:noWrap/>
          </w:tcPr>
          <w:p w14:paraId="4F95E7A4" w14:textId="523043C2"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44E45259" w14:textId="20A44BA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0637FD06" w14:textId="59F65DBE"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2CF276BE" w14:textId="5B771E5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PROTOCOL FOR HYPOGLYCAEMIA IN A&amp;E (No diagnosis known)</w:t>
            </w:r>
          </w:p>
        </w:tc>
        <w:tc>
          <w:tcPr>
            <w:tcW w:w="974" w:type="pct"/>
            <w:shd w:val="clear" w:color="auto" w:fill="auto"/>
            <w:noWrap/>
          </w:tcPr>
          <w:p w14:paraId="6CC22D43" w14:textId="03D39AB1"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Centré</w:t>
            </w:r>
            <w:proofErr w:type="spellEnd"/>
            <w:r w:rsidRPr="00C232B2">
              <w:rPr>
                <w:rFonts w:cs="Arial"/>
                <w:color w:val="000000"/>
                <w:sz w:val="18"/>
                <w:szCs w:val="18"/>
              </w:rPr>
              <w:t xml:space="preserve"> de </w:t>
            </w:r>
            <w:proofErr w:type="spellStart"/>
            <w:r w:rsidRPr="00C232B2">
              <w:rPr>
                <w:rFonts w:cs="Arial"/>
                <w:color w:val="000000"/>
                <w:sz w:val="18"/>
                <w:szCs w:val="18"/>
              </w:rPr>
              <w:t>référence</w:t>
            </w:r>
            <w:proofErr w:type="spellEnd"/>
          </w:p>
        </w:tc>
        <w:tc>
          <w:tcPr>
            <w:tcW w:w="376" w:type="pct"/>
          </w:tcPr>
          <w:p w14:paraId="704F6629" w14:textId="2C2707CC"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CR</w:t>
            </w:r>
          </w:p>
        </w:tc>
      </w:tr>
      <w:tr w:rsidR="005D0E9A" w:rsidRPr="00C232B2" w14:paraId="06F3FEFD" w14:textId="77777777" w:rsidTr="002C491B">
        <w:tc>
          <w:tcPr>
            <w:tcW w:w="375" w:type="pct"/>
            <w:shd w:val="clear" w:color="auto" w:fill="auto"/>
            <w:noWrap/>
          </w:tcPr>
          <w:p w14:paraId="4094398B" w14:textId="6D42C59B"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11706B0E" w14:textId="35A3BC4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20C7BE98" w14:textId="657BAC83"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29E7A423" w14:textId="549615EC"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Protocole</w:t>
            </w:r>
            <w:proofErr w:type="spellEnd"/>
            <w:r w:rsidRPr="00C232B2">
              <w:rPr>
                <w:rFonts w:cs="Arial"/>
                <w:color w:val="000000"/>
                <w:sz w:val="18"/>
                <w:szCs w:val="18"/>
              </w:rPr>
              <w:t xml:space="preserve"> National de Diagnostic et de </w:t>
            </w:r>
            <w:proofErr w:type="spellStart"/>
            <w:r w:rsidRPr="00C232B2">
              <w:rPr>
                <w:rFonts w:cs="Arial"/>
                <w:color w:val="000000"/>
                <w:sz w:val="18"/>
                <w:szCs w:val="18"/>
              </w:rPr>
              <w:t>Soins</w:t>
            </w:r>
            <w:proofErr w:type="spellEnd"/>
            <w:r w:rsidRPr="00C232B2">
              <w:rPr>
                <w:rFonts w:cs="Arial"/>
                <w:color w:val="000000"/>
                <w:sz w:val="18"/>
                <w:szCs w:val="18"/>
              </w:rPr>
              <w:t xml:space="preserve"> (PNDS) - </w:t>
            </w:r>
            <w:proofErr w:type="spellStart"/>
            <w:r w:rsidRPr="00C232B2">
              <w:rPr>
                <w:rFonts w:cs="Arial"/>
                <w:color w:val="000000"/>
                <w:sz w:val="18"/>
                <w:szCs w:val="18"/>
              </w:rPr>
              <w:t>Hyperinsulinisme</w:t>
            </w:r>
            <w:proofErr w:type="spellEnd"/>
            <w:r w:rsidRPr="00C232B2">
              <w:rPr>
                <w:rFonts w:cs="Arial"/>
                <w:color w:val="000000"/>
                <w:sz w:val="18"/>
                <w:szCs w:val="18"/>
              </w:rPr>
              <w:t xml:space="preserve"> </w:t>
            </w:r>
            <w:proofErr w:type="spellStart"/>
            <w:r w:rsidRPr="00C232B2">
              <w:rPr>
                <w:rFonts w:cs="Arial"/>
                <w:color w:val="000000"/>
                <w:sz w:val="18"/>
                <w:szCs w:val="18"/>
              </w:rPr>
              <w:t>Congénital</w:t>
            </w:r>
            <w:proofErr w:type="spellEnd"/>
          </w:p>
        </w:tc>
        <w:tc>
          <w:tcPr>
            <w:tcW w:w="974" w:type="pct"/>
            <w:shd w:val="clear" w:color="auto" w:fill="auto"/>
            <w:noWrap/>
          </w:tcPr>
          <w:p w14:paraId="3690A12A" w14:textId="1CD3F400"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Filières</w:t>
            </w:r>
            <w:proofErr w:type="spellEnd"/>
            <w:r w:rsidRPr="00C232B2">
              <w:rPr>
                <w:rFonts w:cs="Arial"/>
                <w:color w:val="000000"/>
                <w:sz w:val="18"/>
                <w:szCs w:val="18"/>
              </w:rPr>
              <w:t xml:space="preserve"> de Santé Maladies Rares G2M et </w:t>
            </w:r>
            <w:proofErr w:type="spellStart"/>
            <w:r w:rsidRPr="00C232B2">
              <w:rPr>
                <w:rFonts w:cs="Arial"/>
                <w:color w:val="000000"/>
                <w:sz w:val="18"/>
                <w:szCs w:val="18"/>
              </w:rPr>
              <w:t>Firendo</w:t>
            </w:r>
            <w:proofErr w:type="spellEnd"/>
            <w:r w:rsidRPr="00C232B2">
              <w:rPr>
                <w:rFonts w:cs="Arial"/>
                <w:color w:val="000000"/>
                <w:sz w:val="18"/>
                <w:szCs w:val="18"/>
              </w:rPr>
              <w:t xml:space="preserve"> </w:t>
            </w:r>
          </w:p>
        </w:tc>
        <w:tc>
          <w:tcPr>
            <w:tcW w:w="376" w:type="pct"/>
          </w:tcPr>
          <w:p w14:paraId="6583A8EA" w14:textId="0A4461B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5D44F116" w14:textId="77777777" w:rsidTr="002C491B">
        <w:tc>
          <w:tcPr>
            <w:tcW w:w="375" w:type="pct"/>
            <w:shd w:val="clear" w:color="auto" w:fill="auto"/>
            <w:noWrap/>
          </w:tcPr>
          <w:p w14:paraId="017CA60D" w14:textId="7C668345"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1</w:t>
            </w:r>
          </w:p>
        </w:tc>
        <w:tc>
          <w:tcPr>
            <w:tcW w:w="1556" w:type="pct"/>
            <w:shd w:val="clear" w:color="auto" w:fill="auto"/>
            <w:noWrap/>
          </w:tcPr>
          <w:p w14:paraId="25FAE2D1" w14:textId="03C6F8B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24DC3835" w14:textId="033F2CEA"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2F6504C9" w14:textId="29AAD09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RECURRENT UNDIAGNOSED HYPOGLYCAEMIA</w:t>
            </w:r>
          </w:p>
        </w:tc>
        <w:tc>
          <w:tcPr>
            <w:tcW w:w="974" w:type="pct"/>
            <w:shd w:val="clear" w:color="auto" w:fill="auto"/>
            <w:noWrap/>
          </w:tcPr>
          <w:p w14:paraId="517565B4" w14:textId="19112AEB"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Centré</w:t>
            </w:r>
            <w:proofErr w:type="spellEnd"/>
            <w:r w:rsidRPr="00C232B2">
              <w:rPr>
                <w:rFonts w:cs="Arial"/>
                <w:color w:val="000000"/>
                <w:sz w:val="18"/>
                <w:szCs w:val="18"/>
              </w:rPr>
              <w:t xml:space="preserve"> de </w:t>
            </w:r>
            <w:proofErr w:type="spellStart"/>
            <w:r w:rsidRPr="00C232B2">
              <w:rPr>
                <w:rFonts w:cs="Arial"/>
                <w:color w:val="000000"/>
                <w:sz w:val="18"/>
                <w:szCs w:val="18"/>
              </w:rPr>
              <w:t>référence</w:t>
            </w:r>
            <w:proofErr w:type="spellEnd"/>
          </w:p>
        </w:tc>
        <w:tc>
          <w:tcPr>
            <w:tcW w:w="376" w:type="pct"/>
          </w:tcPr>
          <w:p w14:paraId="1FCB81F2" w14:textId="1FF91655"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CR</w:t>
            </w:r>
          </w:p>
        </w:tc>
      </w:tr>
      <w:tr w:rsidR="00D4712B" w:rsidRPr="00C232B2" w14:paraId="5E8818FD" w14:textId="77777777" w:rsidTr="002C491B">
        <w:tc>
          <w:tcPr>
            <w:tcW w:w="375" w:type="pct"/>
            <w:shd w:val="clear" w:color="auto" w:fill="auto"/>
            <w:noWrap/>
          </w:tcPr>
          <w:p w14:paraId="26EA3BBD" w14:textId="21E4E795"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3</w:t>
            </w:r>
          </w:p>
        </w:tc>
        <w:tc>
          <w:tcPr>
            <w:tcW w:w="1556" w:type="pct"/>
            <w:shd w:val="clear" w:color="auto" w:fill="auto"/>
            <w:noWrap/>
          </w:tcPr>
          <w:p w14:paraId="03028AA5" w14:textId="6595129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B. Arnoux, V. </w:t>
            </w:r>
            <w:proofErr w:type="spellStart"/>
            <w:r w:rsidRPr="00C232B2">
              <w:rPr>
                <w:rFonts w:cs="Arial"/>
                <w:color w:val="000000"/>
                <w:sz w:val="18"/>
                <w:szCs w:val="18"/>
              </w:rPr>
              <w:t>Verkarre</w:t>
            </w:r>
            <w:proofErr w:type="spellEnd"/>
            <w:r w:rsidRPr="00C232B2">
              <w:rPr>
                <w:rFonts w:cs="Arial"/>
                <w:color w:val="000000"/>
                <w:sz w:val="18"/>
                <w:szCs w:val="18"/>
              </w:rPr>
              <w:t xml:space="preserve">, C. Saint-Martin, F. </w:t>
            </w:r>
            <w:proofErr w:type="spellStart"/>
            <w:r w:rsidRPr="00C232B2">
              <w:rPr>
                <w:rFonts w:cs="Arial"/>
                <w:color w:val="000000"/>
                <w:sz w:val="18"/>
                <w:szCs w:val="18"/>
              </w:rPr>
              <w:t>Montravers</w:t>
            </w:r>
            <w:proofErr w:type="spellEnd"/>
            <w:r w:rsidRPr="00C232B2">
              <w:rPr>
                <w:rFonts w:cs="Arial"/>
                <w:color w:val="000000"/>
                <w:sz w:val="18"/>
                <w:szCs w:val="18"/>
              </w:rPr>
              <w:t xml:space="preserve">, A. Brassier, V. </w:t>
            </w:r>
            <w:proofErr w:type="spellStart"/>
            <w:r w:rsidRPr="00C232B2">
              <w:rPr>
                <w:rFonts w:cs="Arial"/>
                <w:color w:val="000000"/>
                <w:sz w:val="18"/>
                <w:szCs w:val="18"/>
              </w:rPr>
              <w:t>Valayannopoulos</w:t>
            </w:r>
            <w:proofErr w:type="spellEnd"/>
            <w:r w:rsidRPr="00C232B2">
              <w:rPr>
                <w:rFonts w:cs="Arial"/>
                <w:color w:val="000000"/>
                <w:sz w:val="18"/>
                <w:szCs w:val="18"/>
              </w:rPr>
              <w:t xml:space="preserve">, F. Brunelle, J. C. Fournet, J. J. Robert, Y. </w:t>
            </w:r>
            <w:proofErr w:type="spellStart"/>
            <w:r w:rsidRPr="00C232B2">
              <w:rPr>
                <w:rFonts w:cs="Arial"/>
                <w:color w:val="000000"/>
                <w:sz w:val="18"/>
                <w:szCs w:val="18"/>
              </w:rPr>
              <w:t>Aigrain</w:t>
            </w:r>
            <w:proofErr w:type="spellEnd"/>
            <w:r w:rsidRPr="00C232B2">
              <w:rPr>
                <w:rFonts w:cs="Arial"/>
                <w:color w:val="000000"/>
                <w:sz w:val="18"/>
                <w:szCs w:val="18"/>
              </w:rPr>
              <w:t xml:space="preserve">, C. </w:t>
            </w:r>
            <w:proofErr w:type="spellStart"/>
            <w:r w:rsidRPr="00C232B2">
              <w:rPr>
                <w:rFonts w:cs="Arial"/>
                <w:color w:val="000000"/>
                <w:sz w:val="18"/>
                <w:szCs w:val="18"/>
              </w:rPr>
              <w:t>Bellanne</w:t>
            </w:r>
            <w:proofErr w:type="spellEnd"/>
            <w:r w:rsidRPr="00C232B2">
              <w:rPr>
                <w:rFonts w:cs="Arial"/>
                <w:color w:val="000000"/>
                <w:sz w:val="18"/>
                <w:szCs w:val="18"/>
              </w:rPr>
              <w:t xml:space="preserve">-Chantelot and P. de </w:t>
            </w:r>
            <w:proofErr w:type="spellStart"/>
            <w:r w:rsidRPr="00C232B2">
              <w:rPr>
                <w:rFonts w:cs="Arial"/>
                <w:color w:val="000000"/>
                <w:sz w:val="18"/>
                <w:szCs w:val="18"/>
              </w:rPr>
              <w:t>Lonlay</w:t>
            </w:r>
            <w:proofErr w:type="spellEnd"/>
          </w:p>
        </w:tc>
        <w:tc>
          <w:tcPr>
            <w:tcW w:w="215" w:type="pct"/>
            <w:shd w:val="clear" w:color="auto" w:fill="auto"/>
            <w:noWrap/>
          </w:tcPr>
          <w:p w14:paraId="138D8C46" w14:textId="22F75EC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2011</w:t>
            </w:r>
          </w:p>
        </w:tc>
        <w:tc>
          <w:tcPr>
            <w:tcW w:w="1504" w:type="pct"/>
            <w:shd w:val="clear" w:color="auto" w:fill="auto"/>
          </w:tcPr>
          <w:p w14:paraId="384B12FA" w14:textId="06FB16E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Congenital hyperinsulinism: current trends in diagnosis and therapy</w:t>
            </w:r>
          </w:p>
        </w:tc>
        <w:tc>
          <w:tcPr>
            <w:tcW w:w="974" w:type="pct"/>
            <w:shd w:val="clear" w:color="auto" w:fill="auto"/>
            <w:noWrap/>
          </w:tcPr>
          <w:p w14:paraId="3323DE7B" w14:textId="69A9D735"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J Rare Dis 6 (63 10.1186/1750-1172-6-63</w:t>
            </w:r>
          </w:p>
        </w:tc>
        <w:tc>
          <w:tcPr>
            <w:tcW w:w="376" w:type="pct"/>
          </w:tcPr>
          <w:p w14:paraId="021AF07A" w14:textId="09FB7159"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1AE13615" w14:textId="77777777" w:rsidTr="002C491B">
        <w:tc>
          <w:tcPr>
            <w:tcW w:w="375" w:type="pct"/>
            <w:shd w:val="clear" w:color="auto" w:fill="auto"/>
            <w:noWrap/>
          </w:tcPr>
          <w:p w14:paraId="79107A2B" w14:textId="4D55FB8D"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lastRenderedPageBreak/>
              <w:t>Orphanet</w:t>
            </w:r>
            <w:proofErr w:type="spellEnd"/>
            <w:r w:rsidRPr="00C232B2">
              <w:rPr>
                <w:rFonts w:cs="Arial"/>
                <w:color w:val="000000"/>
                <w:sz w:val="18"/>
                <w:szCs w:val="18"/>
              </w:rPr>
              <w:t xml:space="preserve"> 3</w:t>
            </w:r>
          </w:p>
        </w:tc>
        <w:tc>
          <w:tcPr>
            <w:tcW w:w="1556" w:type="pct"/>
            <w:shd w:val="clear" w:color="auto" w:fill="auto"/>
            <w:noWrap/>
          </w:tcPr>
          <w:p w14:paraId="082BCE3E" w14:textId="76A02B5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1393D580" w14:textId="79AB574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29725316" w14:textId="3D406BA7"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Extraite</w:t>
            </w:r>
            <w:proofErr w:type="spellEnd"/>
            <w:r w:rsidRPr="00C232B2">
              <w:rPr>
                <w:rFonts w:cs="Arial"/>
                <w:color w:val="000000"/>
                <w:sz w:val="18"/>
                <w:szCs w:val="18"/>
              </w:rPr>
              <w:t xml:space="preserve"> du </w:t>
            </w:r>
            <w:proofErr w:type="spellStart"/>
            <w:r w:rsidRPr="00C232B2">
              <w:rPr>
                <w:rFonts w:cs="Arial"/>
                <w:color w:val="000000"/>
                <w:sz w:val="18"/>
                <w:szCs w:val="18"/>
              </w:rPr>
              <w:t>Protocole</w:t>
            </w:r>
            <w:proofErr w:type="spellEnd"/>
            <w:r w:rsidRPr="00C232B2">
              <w:rPr>
                <w:rFonts w:cs="Arial"/>
                <w:color w:val="000000"/>
                <w:sz w:val="18"/>
                <w:szCs w:val="18"/>
              </w:rPr>
              <w:t xml:space="preserve"> National de Diagnostic et de </w:t>
            </w:r>
            <w:proofErr w:type="spellStart"/>
            <w:r w:rsidRPr="00C232B2">
              <w:rPr>
                <w:rFonts w:cs="Arial"/>
                <w:color w:val="000000"/>
                <w:sz w:val="18"/>
                <w:szCs w:val="18"/>
              </w:rPr>
              <w:t>Soins</w:t>
            </w:r>
            <w:proofErr w:type="spellEnd"/>
            <w:r w:rsidRPr="00C232B2">
              <w:rPr>
                <w:rFonts w:cs="Arial"/>
                <w:color w:val="000000"/>
                <w:sz w:val="18"/>
                <w:szCs w:val="18"/>
              </w:rPr>
              <w:t xml:space="preserve"> (PNDS) - </w:t>
            </w:r>
            <w:proofErr w:type="spellStart"/>
            <w:r w:rsidRPr="00C232B2">
              <w:rPr>
                <w:rFonts w:cs="Arial"/>
                <w:color w:val="000000"/>
                <w:sz w:val="18"/>
                <w:szCs w:val="18"/>
              </w:rPr>
              <w:t>Hyperinsulinisme</w:t>
            </w:r>
            <w:proofErr w:type="spellEnd"/>
            <w:r w:rsidRPr="00C232B2">
              <w:rPr>
                <w:rFonts w:cs="Arial"/>
                <w:color w:val="000000"/>
                <w:sz w:val="18"/>
                <w:szCs w:val="18"/>
              </w:rPr>
              <w:t xml:space="preserve"> </w:t>
            </w:r>
            <w:proofErr w:type="spellStart"/>
            <w:r w:rsidRPr="00C232B2">
              <w:rPr>
                <w:rFonts w:cs="Arial"/>
                <w:color w:val="000000"/>
                <w:sz w:val="18"/>
                <w:szCs w:val="18"/>
              </w:rPr>
              <w:t>Congénital</w:t>
            </w:r>
            <w:proofErr w:type="spellEnd"/>
          </w:p>
        </w:tc>
        <w:tc>
          <w:tcPr>
            <w:tcW w:w="974" w:type="pct"/>
            <w:shd w:val="clear" w:color="auto" w:fill="auto"/>
            <w:noWrap/>
          </w:tcPr>
          <w:p w14:paraId="21EA46B0" w14:textId="6B6EC14E"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Filières</w:t>
            </w:r>
            <w:proofErr w:type="spellEnd"/>
            <w:r w:rsidRPr="00C232B2">
              <w:rPr>
                <w:rFonts w:cs="Arial"/>
                <w:color w:val="000000"/>
                <w:sz w:val="18"/>
                <w:szCs w:val="18"/>
              </w:rPr>
              <w:t xml:space="preserve"> de Santé Maladies Rares G2M et </w:t>
            </w:r>
            <w:proofErr w:type="spellStart"/>
            <w:r w:rsidRPr="00C232B2">
              <w:rPr>
                <w:rFonts w:cs="Arial"/>
                <w:color w:val="000000"/>
                <w:sz w:val="18"/>
                <w:szCs w:val="18"/>
              </w:rPr>
              <w:t>Firendo</w:t>
            </w:r>
            <w:proofErr w:type="spellEnd"/>
            <w:r w:rsidRPr="00C232B2">
              <w:rPr>
                <w:rFonts w:cs="Arial"/>
                <w:color w:val="000000"/>
                <w:sz w:val="18"/>
                <w:szCs w:val="18"/>
              </w:rPr>
              <w:t xml:space="preserve"> </w:t>
            </w:r>
          </w:p>
        </w:tc>
        <w:tc>
          <w:tcPr>
            <w:tcW w:w="376" w:type="pct"/>
          </w:tcPr>
          <w:p w14:paraId="33A6A3A8" w14:textId="181D9CE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0EE88F52" w14:textId="77777777" w:rsidTr="002C491B">
        <w:tc>
          <w:tcPr>
            <w:tcW w:w="375" w:type="pct"/>
            <w:shd w:val="clear" w:color="auto" w:fill="auto"/>
            <w:noWrap/>
          </w:tcPr>
          <w:p w14:paraId="62CC54D5" w14:textId="35C3D179"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3</w:t>
            </w:r>
          </w:p>
        </w:tc>
        <w:tc>
          <w:tcPr>
            <w:tcW w:w="1556" w:type="pct"/>
            <w:shd w:val="clear" w:color="auto" w:fill="auto"/>
            <w:noWrap/>
          </w:tcPr>
          <w:p w14:paraId="53DF48D8" w14:textId="3447CDB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37FA5BAA" w14:textId="41ACFA7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1A9B5064" w14:textId="24119E8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HYPERINSULINISM</w:t>
            </w:r>
          </w:p>
        </w:tc>
        <w:tc>
          <w:tcPr>
            <w:tcW w:w="974" w:type="pct"/>
            <w:shd w:val="clear" w:color="auto" w:fill="auto"/>
            <w:noWrap/>
          </w:tcPr>
          <w:p w14:paraId="5367D8AE" w14:textId="52FB0E63"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Centré</w:t>
            </w:r>
            <w:proofErr w:type="spellEnd"/>
            <w:r w:rsidRPr="00C232B2">
              <w:rPr>
                <w:rFonts w:cs="Arial"/>
                <w:color w:val="000000"/>
                <w:sz w:val="18"/>
                <w:szCs w:val="18"/>
              </w:rPr>
              <w:t xml:space="preserve"> de </w:t>
            </w:r>
            <w:proofErr w:type="spellStart"/>
            <w:r w:rsidRPr="00C232B2">
              <w:rPr>
                <w:rFonts w:cs="Arial"/>
                <w:color w:val="000000"/>
                <w:sz w:val="18"/>
                <w:szCs w:val="18"/>
              </w:rPr>
              <w:t>référence</w:t>
            </w:r>
            <w:proofErr w:type="spellEnd"/>
          </w:p>
        </w:tc>
        <w:tc>
          <w:tcPr>
            <w:tcW w:w="376" w:type="pct"/>
          </w:tcPr>
          <w:p w14:paraId="51F06892" w14:textId="2338F91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09FCBB46" w14:textId="77777777" w:rsidTr="002C491B">
        <w:tc>
          <w:tcPr>
            <w:tcW w:w="375" w:type="pct"/>
            <w:shd w:val="clear" w:color="auto" w:fill="auto"/>
            <w:noWrap/>
          </w:tcPr>
          <w:p w14:paraId="023A3274" w14:textId="0157F0A5"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3</w:t>
            </w:r>
          </w:p>
        </w:tc>
        <w:tc>
          <w:tcPr>
            <w:tcW w:w="1556" w:type="pct"/>
            <w:shd w:val="clear" w:color="auto" w:fill="auto"/>
            <w:noWrap/>
          </w:tcPr>
          <w:p w14:paraId="0DAE4876" w14:textId="25B78C6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T. </w:t>
            </w:r>
            <w:proofErr w:type="spellStart"/>
            <w:r w:rsidRPr="00C232B2">
              <w:rPr>
                <w:rFonts w:cs="Arial"/>
                <w:color w:val="000000"/>
                <w:sz w:val="18"/>
                <w:szCs w:val="18"/>
              </w:rPr>
              <w:t>Meißner</w:t>
            </w:r>
            <w:proofErr w:type="spellEnd"/>
            <w:r w:rsidRPr="00C232B2">
              <w:rPr>
                <w:rFonts w:cs="Arial"/>
                <w:color w:val="000000"/>
                <w:sz w:val="18"/>
                <w:szCs w:val="18"/>
              </w:rPr>
              <w:t xml:space="preserve"> and A. </w:t>
            </w:r>
            <w:proofErr w:type="spellStart"/>
            <w:r w:rsidRPr="00C232B2">
              <w:rPr>
                <w:rFonts w:cs="Arial"/>
                <w:color w:val="000000"/>
                <w:sz w:val="18"/>
                <w:szCs w:val="18"/>
              </w:rPr>
              <w:t>Moß</w:t>
            </w:r>
            <w:proofErr w:type="spellEnd"/>
          </w:p>
        </w:tc>
        <w:tc>
          <w:tcPr>
            <w:tcW w:w="215" w:type="pct"/>
            <w:shd w:val="clear" w:color="auto" w:fill="auto"/>
            <w:noWrap/>
          </w:tcPr>
          <w:p w14:paraId="721E92CF" w14:textId="0D9260E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19F30C08" w14:textId="439C4B35"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Leitlinienreport</w:t>
            </w:r>
            <w:proofErr w:type="spellEnd"/>
            <w:r w:rsidRPr="00C232B2">
              <w:rPr>
                <w:rFonts w:cs="Arial"/>
                <w:color w:val="000000"/>
                <w:sz w:val="18"/>
                <w:szCs w:val="18"/>
              </w:rPr>
              <w:t xml:space="preserve"> </w:t>
            </w:r>
            <w:proofErr w:type="spellStart"/>
            <w:r w:rsidRPr="00C232B2">
              <w:rPr>
                <w:rFonts w:cs="Arial"/>
                <w:color w:val="000000"/>
                <w:sz w:val="18"/>
                <w:szCs w:val="18"/>
              </w:rPr>
              <w:t>zur</w:t>
            </w:r>
            <w:proofErr w:type="spellEnd"/>
            <w:r w:rsidRPr="00C232B2">
              <w:rPr>
                <w:rFonts w:cs="Arial"/>
                <w:color w:val="000000"/>
                <w:sz w:val="18"/>
                <w:szCs w:val="18"/>
              </w:rPr>
              <w:t xml:space="preserve"> S1 </w:t>
            </w:r>
            <w:proofErr w:type="spellStart"/>
            <w:r w:rsidRPr="00C232B2">
              <w:rPr>
                <w:rFonts w:cs="Arial"/>
                <w:color w:val="000000"/>
                <w:sz w:val="18"/>
                <w:szCs w:val="18"/>
              </w:rPr>
              <w:t>Leitlinie</w:t>
            </w:r>
            <w:proofErr w:type="spellEnd"/>
            <w:r w:rsidRPr="00C232B2">
              <w:rPr>
                <w:rFonts w:cs="Arial"/>
                <w:color w:val="000000"/>
                <w:sz w:val="18"/>
                <w:szCs w:val="18"/>
              </w:rPr>
              <w:t xml:space="preserve">:  </w:t>
            </w:r>
            <w:proofErr w:type="spellStart"/>
            <w:r w:rsidRPr="00C232B2">
              <w:rPr>
                <w:rFonts w:cs="Arial"/>
                <w:color w:val="000000"/>
                <w:sz w:val="18"/>
                <w:szCs w:val="18"/>
              </w:rPr>
              <w:t>Diagnostik</w:t>
            </w:r>
            <w:proofErr w:type="spellEnd"/>
            <w:r w:rsidRPr="00C232B2">
              <w:rPr>
                <w:rFonts w:cs="Arial"/>
                <w:color w:val="000000"/>
                <w:sz w:val="18"/>
                <w:szCs w:val="18"/>
              </w:rPr>
              <w:t xml:space="preserve"> und </w:t>
            </w:r>
            <w:proofErr w:type="spellStart"/>
            <w:r w:rsidRPr="00C232B2">
              <w:rPr>
                <w:rFonts w:cs="Arial"/>
                <w:color w:val="000000"/>
                <w:sz w:val="18"/>
                <w:szCs w:val="18"/>
              </w:rPr>
              <w:t>Therapie</w:t>
            </w:r>
            <w:proofErr w:type="spellEnd"/>
            <w:r w:rsidRPr="00C232B2">
              <w:rPr>
                <w:rFonts w:cs="Arial"/>
                <w:color w:val="000000"/>
                <w:sz w:val="18"/>
                <w:szCs w:val="18"/>
              </w:rPr>
              <w:t xml:space="preserve"> des </w:t>
            </w:r>
            <w:proofErr w:type="spellStart"/>
            <w:r w:rsidRPr="00C232B2">
              <w:rPr>
                <w:rFonts w:cs="Arial"/>
                <w:color w:val="000000"/>
                <w:sz w:val="18"/>
                <w:szCs w:val="18"/>
              </w:rPr>
              <w:t>Kongenitalen</w:t>
            </w:r>
            <w:proofErr w:type="spellEnd"/>
            <w:r w:rsidRPr="00C232B2">
              <w:rPr>
                <w:rFonts w:cs="Arial"/>
                <w:color w:val="000000"/>
                <w:sz w:val="18"/>
                <w:szCs w:val="18"/>
              </w:rPr>
              <w:t xml:space="preserve"> </w:t>
            </w:r>
            <w:proofErr w:type="spellStart"/>
            <w:r w:rsidRPr="00C232B2">
              <w:rPr>
                <w:rFonts w:cs="Arial"/>
                <w:color w:val="000000"/>
                <w:sz w:val="18"/>
                <w:szCs w:val="18"/>
              </w:rPr>
              <w:t>Hyperinsulinismus</w:t>
            </w:r>
            <w:proofErr w:type="spellEnd"/>
            <w:r w:rsidRPr="00C232B2">
              <w:rPr>
                <w:rFonts w:cs="Arial"/>
                <w:color w:val="000000"/>
                <w:sz w:val="18"/>
                <w:szCs w:val="18"/>
              </w:rPr>
              <w:t xml:space="preserve"> (KHI)</w:t>
            </w:r>
          </w:p>
        </w:tc>
        <w:tc>
          <w:tcPr>
            <w:tcW w:w="974" w:type="pct"/>
            <w:shd w:val="clear" w:color="auto" w:fill="auto"/>
            <w:noWrap/>
          </w:tcPr>
          <w:p w14:paraId="1C215A10" w14:textId="5DFE04C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Deutsche Gesellschaft für </w:t>
            </w:r>
            <w:proofErr w:type="spellStart"/>
            <w:r w:rsidRPr="00C232B2">
              <w:rPr>
                <w:rFonts w:cs="Arial"/>
                <w:color w:val="000000"/>
                <w:sz w:val="18"/>
                <w:szCs w:val="18"/>
              </w:rPr>
              <w:t>Kinderendokrinologie</w:t>
            </w:r>
            <w:proofErr w:type="spellEnd"/>
            <w:r w:rsidRPr="00C232B2">
              <w:rPr>
                <w:rFonts w:cs="Arial"/>
                <w:color w:val="000000"/>
                <w:sz w:val="18"/>
                <w:szCs w:val="18"/>
              </w:rPr>
              <w:t xml:space="preserve"> und –</w:t>
            </w:r>
            <w:proofErr w:type="spellStart"/>
            <w:r w:rsidRPr="00C232B2">
              <w:rPr>
                <w:rFonts w:cs="Arial"/>
                <w:color w:val="000000"/>
                <w:sz w:val="18"/>
                <w:szCs w:val="18"/>
              </w:rPr>
              <w:t>diabetologie</w:t>
            </w:r>
            <w:proofErr w:type="spellEnd"/>
            <w:r w:rsidRPr="00C232B2">
              <w:rPr>
                <w:rFonts w:cs="Arial"/>
                <w:color w:val="000000"/>
                <w:sz w:val="18"/>
                <w:szCs w:val="18"/>
              </w:rPr>
              <w:t xml:space="preserve"> (DGKED) </w:t>
            </w:r>
            <w:proofErr w:type="spellStart"/>
            <w:r w:rsidRPr="00C232B2">
              <w:rPr>
                <w:rFonts w:cs="Arial"/>
                <w:color w:val="000000"/>
                <w:sz w:val="18"/>
                <w:szCs w:val="18"/>
              </w:rPr>
              <w:t>e.V.</w:t>
            </w:r>
            <w:proofErr w:type="spellEnd"/>
            <w:r w:rsidRPr="00C232B2">
              <w:rPr>
                <w:rFonts w:cs="Arial"/>
                <w:color w:val="000000"/>
                <w:sz w:val="18"/>
                <w:szCs w:val="18"/>
              </w:rPr>
              <w:t xml:space="preserve"> </w:t>
            </w:r>
          </w:p>
        </w:tc>
        <w:tc>
          <w:tcPr>
            <w:tcW w:w="376" w:type="pct"/>
          </w:tcPr>
          <w:p w14:paraId="4688D268" w14:textId="3EF6E27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15C4870A" w14:textId="77777777" w:rsidTr="002C491B">
        <w:tc>
          <w:tcPr>
            <w:tcW w:w="375" w:type="pct"/>
            <w:shd w:val="clear" w:color="auto" w:fill="auto"/>
            <w:noWrap/>
          </w:tcPr>
          <w:p w14:paraId="33940037" w14:textId="5143785C"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3</w:t>
            </w:r>
          </w:p>
        </w:tc>
        <w:tc>
          <w:tcPr>
            <w:tcW w:w="1556" w:type="pct"/>
            <w:shd w:val="clear" w:color="auto" w:fill="auto"/>
            <w:noWrap/>
          </w:tcPr>
          <w:p w14:paraId="4FD8FC18" w14:textId="246D4CC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524C14D0" w14:textId="1027ECC1"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4BC73F36" w14:textId="66B255E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PROTOCOL FOR HYPOGLYCAEMIA IN A&amp;E (No diagnosis known)</w:t>
            </w:r>
          </w:p>
        </w:tc>
        <w:tc>
          <w:tcPr>
            <w:tcW w:w="974" w:type="pct"/>
            <w:shd w:val="clear" w:color="auto" w:fill="auto"/>
            <w:noWrap/>
          </w:tcPr>
          <w:p w14:paraId="35D0D7AE" w14:textId="62960B5B"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Centré</w:t>
            </w:r>
            <w:proofErr w:type="spellEnd"/>
            <w:r w:rsidRPr="00C232B2">
              <w:rPr>
                <w:rFonts w:cs="Arial"/>
                <w:color w:val="000000"/>
                <w:sz w:val="18"/>
                <w:szCs w:val="18"/>
              </w:rPr>
              <w:t xml:space="preserve"> de </w:t>
            </w:r>
            <w:proofErr w:type="spellStart"/>
            <w:r w:rsidRPr="00C232B2">
              <w:rPr>
                <w:rFonts w:cs="Arial"/>
                <w:color w:val="000000"/>
                <w:sz w:val="18"/>
                <w:szCs w:val="18"/>
              </w:rPr>
              <w:t>référence</w:t>
            </w:r>
            <w:proofErr w:type="spellEnd"/>
          </w:p>
        </w:tc>
        <w:tc>
          <w:tcPr>
            <w:tcW w:w="376" w:type="pct"/>
          </w:tcPr>
          <w:p w14:paraId="27EEF89E" w14:textId="34480C28"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0FA744E4" w14:textId="77777777" w:rsidTr="002C491B">
        <w:tc>
          <w:tcPr>
            <w:tcW w:w="375" w:type="pct"/>
            <w:shd w:val="clear" w:color="auto" w:fill="auto"/>
            <w:noWrap/>
          </w:tcPr>
          <w:p w14:paraId="189617DF" w14:textId="46042E24"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3</w:t>
            </w:r>
          </w:p>
        </w:tc>
        <w:tc>
          <w:tcPr>
            <w:tcW w:w="1556" w:type="pct"/>
            <w:shd w:val="clear" w:color="auto" w:fill="auto"/>
            <w:noWrap/>
          </w:tcPr>
          <w:p w14:paraId="511E86F9" w14:textId="296AE5E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1B2CEACE" w14:textId="0503C6E9"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2538AD57" w14:textId="7CF29E40"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Protocole</w:t>
            </w:r>
            <w:proofErr w:type="spellEnd"/>
            <w:r w:rsidRPr="00C232B2">
              <w:rPr>
                <w:rFonts w:cs="Arial"/>
                <w:color w:val="000000"/>
                <w:sz w:val="18"/>
                <w:szCs w:val="18"/>
              </w:rPr>
              <w:t xml:space="preserve"> </w:t>
            </w:r>
            <w:proofErr w:type="spellStart"/>
            <w:r w:rsidRPr="00C232B2">
              <w:rPr>
                <w:rFonts w:cs="Arial"/>
                <w:color w:val="000000"/>
                <w:sz w:val="18"/>
                <w:szCs w:val="18"/>
              </w:rPr>
              <w:t>d'urgence</w:t>
            </w:r>
            <w:proofErr w:type="spellEnd"/>
            <w:r w:rsidRPr="00C232B2">
              <w:rPr>
                <w:rFonts w:cs="Arial"/>
                <w:color w:val="000000"/>
                <w:sz w:val="18"/>
                <w:szCs w:val="18"/>
              </w:rPr>
              <w:t xml:space="preserve"> - </w:t>
            </w:r>
            <w:proofErr w:type="spellStart"/>
            <w:r w:rsidRPr="00C232B2">
              <w:rPr>
                <w:rFonts w:cs="Arial"/>
                <w:color w:val="000000"/>
                <w:sz w:val="18"/>
                <w:szCs w:val="18"/>
              </w:rPr>
              <w:t>Hyperinsulinisme</w:t>
            </w:r>
            <w:proofErr w:type="spellEnd"/>
          </w:p>
        </w:tc>
        <w:tc>
          <w:tcPr>
            <w:tcW w:w="974" w:type="pct"/>
            <w:shd w:val="clear" w:color="auto" w:fill="auto"/>
            <w:noWrap/>
          </w:tcPr>
          <w:p w14:paraId="0A5EA78B" w14:textId="02ADF3A4"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Centré</w:t>
            </w:r>
            <w:proofErr w:type="spellEnd"/>
            <w:r w:rsidRPr="00C232B2">
              <w:rPr>
                <w:rFonts w:cs="Arial"/>
                <w:color w:val="000000"/>
                <w:sz w:val="18"/>
                <w:szCs w:val="18"/>
              </w:rPr>
              <w:t xml:space="preserve"> de </w:t>
            </w:r>
            <w:proofErr w:type="spellStart"/>
            <w:r w:rsidRPr="00C232B2">
              <w:rPr>
                <w:rFonts w:cs="Arial"/>
                <w:color w:val="000000"/>
                <w:sz w:val="18"/>
                <w:szCs w:val="18"/>
              </w:rPr>
              <w:t>référence</w:t>
            </w:r>
            <w:proofErr w:type="spellEnd"/>
          </w:p>
        </w:tc>
        <w:tc>
          <w:tcPr>
            <w:tcW w:w="376" w:type="pct"/>
          </w:tcPr>
          <w:p w14:paraId="6C4E372A" w14:textId="6AF5DA46"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7006341F" w14:textId="77777777" w:rsidTr="002C491B">
        <w:tc>
          <w:tcPr>
            <w:tcW w:w="375" w:type="pct"/>
            <w:shd w:val="clear" w:color="auto" w:fill="auto"/>
            <w:noWrap/>
          </w:tcPr>
          <w:p w14:paraId="4A8281E2" w14:textId="54130147"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3</w:t>
            </w:r>
          </w:p>
        </w:tc>
        <w:tc>
          <w:tcPr>
            <w:tcW w:w="1556" w:type="pct"/>
            <w:shd w:val="clear" w:color="auto" w:fill="auto"/>
            <w:noWrap/>
          </w:tcPr>
          <w:p w14:paraId="0BBD9911" w14:textId="7824DB4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03A5CC1D" w14:textId="38FE295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0A942B16" w14:textId="0985892A"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Protocole</w:t>
            </w:r>
            <w:proofErr w:type="spellEnd"/>
            <w:r w:rsidRPr="00C232B2">
              <w:rPr>
                <w:rFonts w:cs="Arial"/>
                <w:color w:val="000000"/>
                <w:sz w:val="18"/>
                <w:szCs w:val="18"/>
              </w:rPr>
              <w:t xml:space="preserve"> National de Diagnostic et de </w:t>
            </w:r>
            <w:proofErr w:type="spellStart"/>
            <w:r w:rsidRPr="00C232B2">
              <w:rPr>
                <w:rFonts w:cs="Arial"/>
                <w:color w:val="000000"/>
                <w:sz w:val="18"/>
                <w:szCs w:val="18"/>
              </w:rPr>
              <w:t>Soins</w:t>
            </w:r>
            <w:proofErr w:type="spellEnd"/>
            <w:r w:rsidRPr="00C232B2">
              <w:rPr>
                <w:rFonts w:cs="Arial"/>
                <w:color w:val="000000"/>
                <w:sz w:val="18"/>
                <w:szCs w:val="18"/>
              </w:rPr>
              <w:t xml:space="preserve"> (PNDS) - </w:t>
            </w:r>
            <w:proofErr w:type="spellStart"/>
            <w:r w:rsidRPr="00C232B2">
              <w:rPr>
                <w:rFonts w:cs="Arial"/>
                <w:color w:val="000000"/>
                <w:sz w:val="18"/>
                <w:szCs w:val="18"/>
              </w:rPr>
              <w:t>Hyperinsulinisme</w:t>
            </w:r>
            <w:proofErr w:type="spellEnd"/>
            <w:r w:rsidRPr="00C232B2">
              <w:rPr>
                <w:rFonts w:cs="Arial"/>
                <w:color w:val="000000"/>
                <w:sz w:val="18"/>
                <w:szCs w:val="18"/>
              </w:rPr>
              <w:t xml:space="preserve"> </w:t>
            </w:r>
            <w:proofErr w:type="spellStart"/>
            <w:r w:rsidRPr="00C232B2">
              <w:rPr>
                <w:rFonts w:cs="Arial"/>
                <w:color w:val="000000"/>
                <w:sz w:val="18"/>
                <w:szCs w:val="18"/>
              </w:rPr>
              <w:t>Congénital</w:t>
            </w:r>
            <w:proofErr w:type="spellEnd"/>
          </w:p>
        </w:tc>
        <w:tc>
          <w:tcPr>
            <w:tcW w:w="974" w:type="pct"/>
            <w:shd w:val="clear" w:color="auto" w:fill="auto"/>
            <w:noWrap/>
          </w:tcPr>
          <w:p w14:paraId="7145A775" w14:textId="62EBC275"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Filières</w:t>
            </w:r>
            <w:proofErr w:type="spellEnd"/>
            <w:r w:rsidRPr="00C232B2">
              <w:rPr>
                <w:rFonts w:cs="Arial"/>
                <w:color w:val="000000"/>
                <w:sz w:val="18"/>
                <w:szCs w:val="18"/>
              </w:rPr>
              <w:t xml:space="preserve"> de Santé Maladies Rares G2M et </w:t>
            </w:r>
            <w:proofErr w:type="spellStart"/>
            <w:r w:rsidRPr="00C232B2">
              <w:rPr>
                <w:rFonts w:cs="Arial"/>
                <w:color w:val="000000"/>
                <w:sz w:val="18"/>
                <w:szCs w:val="18"/>
              </w:rPr>
              <w:t>Firendo</w:t>
            </w:r>
            <w:proofErr w:type="spellEnd"/>
            <w:r w:rsidRPr="00C232B2">
              <w:rPr>
                <w:rFonts w:cs="Arial"/>
                <w:color w:val="000000"/>
                <w:sz w:val="18"/>
                <w:szCs w:val="18"/>
              </w:rPr>
              <w:t xml:space="preserve"> </w:t>
            </w:r>
          </w:p>
        </w:tc>
        <w:tc>
          <w:tcPr>
            <w:tcW w:w="376" w:type="pct"/>
          </w:tcPr>
          <w:p w14:paraId="183623C0" w14:textId="0E1F5AA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66DFDD9A" w14:textId="77777777" w:rsidTr="002C491B">
        <w:tc>
          <w:tcPr>
            <w:tcW w:w="375" w:type="pct"/>
            <w:shd w:val="clear" w:color="auto" w:fill="auto"/>
            <w:noWrap/>
          </w:tcPr>
          <w:p w14:paraId="5AC51AD0" w14:textId="7309FF57"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3</w:t>
            </w:r>
          </w:p>
        </w:tc>
        <w:tc>
          <w:tcPr>
            <w:tcW w:w="1556" w:type="pct"/>
            <w:shd w:val="clear" w:color="auto" w:fill="auto"/>
            <w:noWrap/>
          </w:tcPr>
          <w:p w14:paraId="56A2759A" w14:textId="61959AD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Arnoux and K. </w:t>
            </w:r>
            <w:proofErr w:type="spellStart"/>
            <w:r w:rsidRPr="00C232B2">
              <w:rPr>
                <w:rFonts w:cs="Arial"/>
                <w:color w:val="000000"/>
                <w:sz w:val="18"/>
                <w:szCs w:val="18"/>
              </w:rPr>
              <w:t>Busiah</w:t>
            </w:r>
            <w:proofErr w:type="spellEnd"/>
          </w:p>
        </w:tc>
        <w:tc>
          <w:tcPr>
            <w:tcW w:w="215" w:type="pct"/>
            <w:shd w:val="clear" w:color="auto" w:fill="auto"/>
            <w:noWrap/>
          </w:tcPr>
          <w:p w14:paraId="31867F32" w14:textId="436171F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0FCA6A5F" w14:textId="0C5EA884"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Protocole</w:t>
            </w:r>
            <w:proofErr w:type="spellEnd"/>
            <w:r w:rsidRPr="00C232B2">
              <w:rPr>
                <w:rFonts w:cs="Arial"/>
                <w:color w:val="000000"/>
                <w:sz w:val="18"/>
                <w:szCs w:val="18"/>
              </w:rPr>
              <w:t xml:space="preserve"> National de Diagnostic et de </w:t>
            </w:r>
            <w:proofErr w:type="spellStart"/>
            <w:r w:rsidRPr="00C232B2">
              <w:rPr>
                <w:rFonts w:cs="Arial"/>
                <w:color w:val="000000"/>
                <w:sz w:val="18"/>
                <w:szCs w:val="18"/>
              </w:rPr>
              <w:t>Soins</w:t>
            </w:r>
            <w:proofErr w:type="spellEnd"/>
            <w:r w:rsidRPr="00C232B2">
              <w:rPr>
                <w:rFonts w:cs="Arial"/>
                <w:color w:val="000000"/>
                <w:sz w:val="18"/>
                <w:szCs w:val="18"/>
              </w:rPr>
              <w:t xml:space="preserve"> (PNDS) </w:t>
            </w:r>
            <w:proofErr w:type="spellStart"/>
            <w:r w:rsidRPr="00C232B2">
              <w:rPr>
                <w:rFonts w:cs="Arial"/>
                <w:color w:val="000000"/>
                <w:sz w:val="18"/>
                <w:szCs w:val="18"/>
              </w:rPr>
              <w:t>Hyperinsulinisme</w:t>
            </w:r>
            <w:proofErr w:type="spellEnd"/>
            <w:r w:rsidRPr="00C232B2">
              <w:rPr>
                <w:rFonts w:cs="Arial"/>
                <w:color w:val="000000"/>
                <w:sz w:val="18"/>
                <w:szCs w:val="18"/>
              </w:rPr>
              <w:t xml:space="preserve"> </w:t>
            </w:r>
            <w:proofErr w:type="spellStart"/>
            <w:r w:rsidRPr="00C232B2">
              <w:rPr>
                <w:rFonts w:cs="Arial"/>
                <w:color w:val="000000"/>
                <w:sz w:val="18"/>
                <w:szCs w:val="18"/>
              </w:rPr>
              <w:t>Congénital</w:t>
            </w:r>
            <w:proofErr w:type="spellEnd"/>
            <w:r w:rsidRPr="00C232B2">
              <w:rPr>
                <w:rFonts w:cs="Arial"/>
                <w:color w:val="000000"/>
                <w:sz w:val="18"/>
                <w:szCs w:val="18"/>
              </w:rPr>
              <w:t xml:space="preserve"> - </w:t>
            </w:r>
            <w:proofErr w:type="spellStart"/>
            <w:r w:rsidRPr="00C232B2">
              <w:rPr>
                <w:rFonts w:cs="Arial"/>
                <w:color w:val="000000"/>
                <w:sz w:val="18"/>
                <w:szCs w:val="18"/>
              </w:rPr>
              <w:t>Argumentaire</w:t>
            </w:r>
            <w:proofErr w:type="spellEnd"/>
          </w:p>
        </w:tc>
        <w:tc>
          <w:tcPr>
            <w:tcW w:w="974" w:type="pct"/>
            <w:shd w:val="clear" w:color="auto" w:fill="auto"/>
            <w:noWrap/>
          </w:tcPr>
          <w:p w14:paraId="635F83BE" w14:textId="26738CDF"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Filières</w:t>
            </w:r>
            <w:proofErr w:type="spellEnd"/>
            <w:r w:rsidRPr="00C232B2">
              <w:rPr>
                <w:rFonts w:cs="Arial"/>
                <w:color w:val="000000"/>
                <w:sz w:val="18"/>
                <w:szCs w:val="18"/>
              </w:rPr>
              <w:t xml:space="preserve"> de Santé Maladies Rares G2M et </w:t>
            </w:r>
            <w:proofErr w:type="spellStart"/>
            <w:r w:rsidRPr="00C232B2">
              <w:rPr>
                <w:rFonts w:cs="Arial"/>
                <w:color w:val="000000"/>
                <w:sz w:val="18"/>
                <w:szCs w:val="18"/>
              </w:rPr>
              <w:t>Firendo</w:t>
            </w:r>
            <w:proofErr w:type="spellEnd"/>
            <w:r w:rsidRPr="00C232B2">
              <w:rPr>
                <w:rFonts w:cs="Arial"/>
                <w:color w:val="000000"/>
                <w:sz w:val="18"/>
                <w:szCs w:val="18"/>
              </w:rPr>
              <w:t xml:space="preserve"> </w:t>
            </w:r>
          </w:p>
        </w:tc>
        <w:tc>
          <w:tcPr>
            <w:tcW w:w="376" w:type="pct"/>
          </w:tcPr>
          <w:p w14:paraId="624E09EE" w14:textId="178379B9"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0A4E8ACC" w14:textId="77777777" w:rsidTr="002C491B">
        <w:tc>
          <w:tcPr>
            <w:tcW w:w="375" w:type="pct"/>
            <w:shd w:val="clear" w:color="auto" w:fill="auto"/>
            <w:noWrap/>
          </w:tcPr>
          <w:p w14:paraId="1BC8B4F7" w14:textId="4A491277"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3</w:t>
            </w:r>
          </w:p>
        </w:tc>
        <w:tc>
          <w:tcPr>
            <w:tcW w:w="1556" w:type="pct"/>
            <w:shd w:val="clear" w:color="auto" w:fill="auto"/>
            <w:noWrap/>
          </w:tcPr>
          <w:p w14:paraId="7DD3283E" w14:textId="7056364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28BBBB6D" w14:textId="366DDDF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45120376" w14:textId="2FEA582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RECURRENT UNDIAGNOSED HYPOGLYCAEMIA</w:t>
            </w:r>
          </w:p>
        </w:tc>
        <w:tc>
          <w:tcPr>
            <w:tcW w:w="974" w:type="pct"/>
            <w:shd w:val="clear" w:color="auto" w:fill="auto"/>
            <w:noWrap/>
          </w:tcPr>
          <w:p w14:paraId="5F1BAEEA" w14:textId="4C43B152"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Centré</w:t>
            </w:r>
            <w:proofErr w:type="spellEnd"/>
            <w:r w:rsidRPr="00C232B2">
              <w:rPr>
                <w:rFonts w:cs="Arial"/>
                <w:color w:val="000000"/>
                <w:sz w:val="18"/>
                <w:szCs w:val="18"/>
              </w:rPr>
              <w:t xml:space="preserve"> de </w:t>
            </w:r>
            <w:proofErr w:type="spellStart"/>
            <w:r w:rsidRPr="00C232B2">
              <w:rPr>
                <w:rFonts w:cs="Arial"/>
                <w:color w:val="000000"/>
                <w:sz w:val="18"/>
                <w:szCs w:val="18"/>
              </w:rPr>
              <w:t>référence</w:t>
            </w:r>
            <w:proofErr w:type="spellEnd"/>
          </w:p>
        </w:tc>
        <w:tc>
          <w:tcPr>
            <w:tcW w:w="376" w:type="pct"/>
          </w:tcPr>
          <w:p w14:paraId="44123A2C" w14:textId="46228B9C"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05D4C529" w14:textId="77777777" w:rsidTr="002C491B">
        <w:tc>
          <w:tcPr>
            <w:tcW w:w="375" w:type="pct"/>
            <w:shd w:val="clear" w:color="auto" w:fill="auto"/>
            <w:noWrap/>
          </w:tcPr>
          <w:p w14:paraId="50F614B0" w14:textId="666504C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0B8489C5" w14:textId="4C76334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L. J. States, J. C. Davis, S. M. Hamel, S. A. Becker and H. Zhuang</w:t>
            </w:r>
          </w:p>
        </w:tc>
        <w:tc>
          <w:tcPr>
            <w:tcW w:w="215" w:type="pct"/>
            <w:shd w:val="clear" w:color="auto" w:fill="auto"/>
            <w:noWrap/>
          </w:tcPr>
          <w:p w14:paraId="76A5F845" w14:textId="5C773E4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583267A0" w14:textId="659DEA2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(18)F-6-Fluoro-l-Dopa PET/CT Imaging of Congenital Hyperinsulinism</w:t>
            </w:r>
          </w:p>
        </w:tc>
        <w:tc>
          <w:tcPr>
            <w:tcW w:w="974" w:type="pct"/>
            <w:shd w:val="clear" w:color="auto" w:fill="auto"/>
            <w:noWrap/>
          </w:tcPr>
          <w:p w14:paraId="20BE4902" w14:textId="255FDE4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w:t>
            </w:r>
            <w:proofErr w:type="spellStart"/>
            <w:r w:rsidRPr="00C232B2">
              <w:rPr>
                <w:rFonts w:cs="Arial"/>
                <w:color w:val="000000"/>
                <w:sz w:val="18"/>
                <w:szCs w:val="18"/>
              </w:rPr>
              <w:t>Nucl</w:t>
            </w:r>
            <w:proofErr w:type="spellEnd"/>
            <w:r w:rsidRPr="00C232B2">
              <w:rPr>
                <w:rFonts w:cs="Arial"/>
                <w:color w:val="000000"/>
                <w:sz w:val="18"/>
                <w:szCs w:val="18"/>
              </w:rPr>
              <w:t xml:space="preserve"> Med 62 (Suppl 2) 51s-56s 10.2967/jnumed.120.246033</w:t>
            </w:r>
          </w:p>
        </w:tc>
        <w:tc>
          <w:tcPr>
            <w:tcW w:w="376" w:type="pct"/>
          </w:tcPr>
          <w:p w14:paraId="3F038A13" w14:textId="292CC14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8A749AF" w14:textId="77777777" w:rsidTr="002C491B">
        <w:tc>
          <w:tcPr>
            <w:tcW w:w="375" w:type="pct"/>
            <w:shd w:val="clear" w:color="auto" w:fill="auto"/>
            <w:noWrap/>
          </w:tcPr>
          <w:p w14:paraId="52A6F080" w14:textId="6D99AF2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965490C" w14:textId="3BE0C01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w:t>
            </w:r>
            <w:proofErr w:type="spellStart"/>
            <w:r w:rsidRPr="00C232B2">
              <w:rPr>
                <w:rFonts w:cs="Arial"/>
                <w:color w:val="000000"/>
                <w:sz w:val="18"/>
                <w:szCs w:val="18"/>
              </w:rPr>
              <w:t>Lebl</w:t>
            </w:r>
            <w:proofErr w:type="spellEnd"/>
            <w:r w:rsidRPr="00C232B2">
              <w:rPr>
                <w:rFonts w:cs="Arial"/>
                <w:color w:val="000000"/>
                <w:sz w:val="18"/>
                <w:szCs w:val="18"/>
              </w:rPr>
              <w:t xml:space="preserve">, K. </w:t>
            </w:r>
            <w:proofErr w:type="spellStart"/>
            <w:r w:rsidRPr="00C232B2">
              <w:rPr>
                <w:rFonts w:cs="Arial"/>
                <w:color w:val="000000"/>
                <w:sz w:val="18"/>
                <w:szCs w:val="18"/>
              </w:rPr>
              <w:t>Roženková</w:t>
            </w:r>
            <w:proofErr w:type="spellEnd"/>
            <w:r w:rsidRPr="00C232B2">
              <w:rPr>
                <w:rFonts w:cs="Arial"/>
                <w:color w:val="000000"/>
                <w:sz w:val="18"/>
                <w:szCs w:val="18"/>
              </w:rPr>
              <w:t xml:space="preserve"> and Š. </w:t>
            </w:r>
            <w:proofErr w:type="spellStart"/>
            <w:r w:rsidRPr="00C232B2">
              <w:rPr>
                <w:rFonts w:cs="Arial"/>
                <w:color w:val="000000"/>
                <w:sz w:val="18"/>
                <w:szCs w:val="18"/>
              </w:rPr>
              <w:t>Průhová</w:t>
            </w:r>
            <w:proofErr w:type="spellEnd"/>
          </w:p>
        </w:tc>
        <w:tc>
          <w:tcPr>
            <w:tcW w:w="215" w:type="pct"/>
            <w:shd w:val="clear" w:color="auto" w:fill="auto"/>
            <w:noWrap/>
          </w:tcPr>
          <w:p w14:paraId="6DB0366F" w14:textId="762E019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1C2541CE" w14:textId="5DFFC2A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[Congenital hyperinsulinism: Loss of B-cell self-control]</w:t>
            </w:r>
          </w:p>
        </w:tc>
        <w:tc>
          <w:tcPr>
            <w:tcW w:w="974" w:type="pct"/>
            <w:shd w:val="clear" w:color="auto" w:fill="auto"/>
            <w:noWrap/>
          </w:tcPr>
          <w:p w14:paraId="5C5A2A84" w14:textId="69DF61D2"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Vnitr</w:t>
            </w:r>
            <w:proofErr w:type="spellEnd"/>
            <w:r w:rsidRPr="00C232B2">
              <w:rPr>
                <w:rFonts w:cs="Arial"/>
                <w:color w:val="000000"/>
                <w:sz w:val="18"/>
                <w:szCs w:val="18"/>
              </w:rPr>
              <w:t xml:space="preserve"> Lek 62 (11 Suppl 4) S72-76 </w:t>
            </w:r>
          </w:p>
        </w:tc>
        <w:tc>
          <w:tcPr>
            <w:tcW w:w="376" w:type="pct"/>
          </w:tcPr>
          <w:p w14:paraId="0A1DEA04" w14:textId="4F13B57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4B216E67" w14:textId="77777777" w:rsidTr="002C491B">
        <w:tc>
          <w:tcPr>
            <w:tcW w:w="375" w:type="pct"/>
            <w:shd w:val="clear" w:color="auto" w:fill="auto"/>
            <w:noWrap/>
          </w:tcPr>
          <w:p w14:paraId="1E023A35" w14:textId="3835D4E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567FB275" w14:textId="04354B4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L. J. States, S. Saade-Lemus and D. D. De Leon</w:t>
            </w:r>
          </w:p>
        </w:tc>
        <w:tc>
          <w:tcPr>
            <w:tcW w:w="215" w:type="pct"/>
            <w:shd w:val="clear" w:color="auto" w:fill="auto"/>
            <w:noWrap/>
          </w:tcPr>
          <w:p w14:paraId="7BEE1CF9" w14:textId="37DADDD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78DA80ED" w14:textId="627CD61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18-F-L 3,4-Dihydroxyphenylalanine PET/Computed Tomography in the Management of Congenital Hyperinsulinism</w:t>
            </w:r>
          </w:p>
        </w:tc>
        <w:tc>
          <w:tcPr>
            <w:tcW w:w="974" w:type="pct"/>
            <w:shd w:val="clear" w:color="auto" w:fill="auto"/>
            <w:noWrap/>
          </w:tcPr>
          <w:p w14:paraId="719109B1" w14:textId="39B8A42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PET Clin 15 (3) 349-359 10.1016/j.cpet.2020.03.004</w:t>
            </w:r>
          </w:p>
        </w:tc>
        <w:tc>
          <w:tcPr>
            <w:tcW w:w="376" w:type="pct"/>
          </w:tcPr>
          <w:p w14:paraId="642DC668" w14:textId="4A41288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3C83B39" w14:textId="77777777" w:rsidTr="002C491B">
        <w:tc>
          <w:tcPr>
            <w:tcW w:w="375" w:type="pct"/>
            <w:shd w:val="clear" w:color="auto" w:fill="auto"/>
            <w:noWrap/>
          </w:tcPr>
          <w:p w14:paraId="5C955177" w14:textId="0B95C6D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7631938" w14:textId="0BF952F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E. van </w:t>
            </w:r>
            <w:proofErr w:type="spellStart"/>
            <w:r w:rsidRPr="00C232B2">
              <w:rPr>
                <w:rFonts w:cs="Arial"/>
                <w:color w:val="000000"/>
                <w:sz w:val="18"/>
                <w:szCs w:val="18"/>
              </w:rPr>
              <w:t>Albada</w:t>
            </w:r>
            <w:proofErr w:type="spellEnd"/>
            <w:r w:rsidRPr="00C232B2">
              <w:rPr>
                <w:rFonts w:cs="Arial"/>
                <w:color w:val="000000"/>
                <w:sz w:val="18"/>
                <w:szCs w:val="18"/>
              </w:rPr>
              <w:t xml:space="preserve">, P. Shah, T. G. J. Derks, S. Fuchs, J. J. M. Jans, V. McLin and H. P. J. van der </w:t>
            </w:r>
            <w:proofErr w:type="spellStart"/>
            <w:r w:rsidRPr="00C232B2">
              <w:rPr>
                <w:rFonts w:cs="Arial"/>
                <w:color w:val="000000"/>
                <w:sz w:val="18"/>
                <w:szCs w:val="18"/>
              </w:rPr>
              <w:t>Doef</w:t>
            </w:r>
            <w:proofErr w:type="spellEnd"/>
          </w:p>
        </w:tc>
        <w:tc>
          <w:tcPr>
            <w:tcW w:w="215" w:type="pct"/>
            <w:shd w:val="clear" w:color="auto" w:fill="auto"/>
            <w:noWrap/>
          </w:tcPr>
          <w:p w14:paraId="5FCB7520" w14:textId="6A2E4CE1"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1B59292A" w14:textId="0D483EB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Abnormal glucose homeostasis and fasting intolerance in patients with congenital </w:t>
            </w:r>
            <w:proofErr w:type="spellStart"/>
            <w:r w:rsidRPr="00C232B2">
              <w:rPr>
                <w:rFonts w:cs="Arial"/>
                <w:color w:val="000000"/>
                <w:sz w:val="18"/>
                <w:szCs w:val="18"/>
              </w:rPr>
              <w:t>porto</w:t>
            </w:r>
            <w:proofErr w:type="spellEnd"/>
            <w:r w:rsidRPr="00C232B2">
              <w:rPr>
                <w:rFonts w:cs="Arial"/>
                <w:color w:val="000000"/>
                <w:sz w:val="18"/>
                <w:szCs w:val="18"/>
              </w:rPr>
              <w:t>-systemic shunts</w:t>
            </w:r>
          </w:p>
        </w:tc>
        <w:tc>
          <w:tcPr>
            <w:tcW w:w="974" w:type="pct"/>
            <w:shd w:val="clear" w:color="auto" w:fill="auto"/>
            <w:noWrap/>
          </w:tcPr>
          <w:p w14:paraId="468CF03F" w14:textId="7B7F725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Front Endocrinol (Lausanne) 14 (1190473 10.3389/fendo.2023.1190473</w:t>
            </w:r>
          </w:p>
        </w:tc>
        <w:tc>
          <w:tcPr>
            <w:tcW w:w="376" w:type="pct"/>
          </w:tcPr>
          <w:p w14:paraId="27E97F60" w14:textId="1E5721B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BDC198D" w14:textId="77777777" w:rsidTr="002C491B">
        <w:tc>
          <w:tcPr>
            <w:tcW w:w="375" w:type="pct"/>
            <w:shd w:val="clear" w:color="auto" w:fill="auto"/>
            <w:noWrap/>
          </w:tcPr>
          <w:p w14:paraId="7394E022" w14:textId="76EF833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1675DCE" w14:textId="5D89165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 L. Stanescu and C. A. Stanley</w:t>
            </w:r>
          </w:p>
        </w:tc>
        <w:tc>
          <w:tcPr>
            <w:tcW w:w="215" w:type="pct"/>
            <w:shd w:val="clear" w:color="auto" w:fill="auto"/>
            <w:noWrap/>
          </w:tcPr>
          <w:p w14:paraId="65867F93" w14:textId="279B9AD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73D91F23" w14:textId="178F530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Advances in Understanding the Mechanism of Transitional Neonatal Hypoglycemia and Implications for Management</w:t>
            </w:r>
          </w:p>
        </w:tc>
        <w:tc>
          <w:tcPr>
            <w:tcW w:w="974" w:type="pct"/>
            <w:shd w:val="clear" w:color="auto" w:fill="auto"/>
            <w:noWrap/>
          </w:tcPr>
          <w:p w14:paraId="6B8C81C4" w14:textId="6351860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Clin </w:t>
            </w:r>
            <w:proofErr w:type="spellStart"/>
            <w:r w:rsidRPr="00C232B2">
              <w:rPr>
                <w:rFonts w:cs="Arial"/>
                <w:color w:val="000000"/>
                <w:sz w:val="18"/>
                <w:szCs w:val="18"/>
              </w:rPr>
              <w:t>Perinatol</w:t>
            </w:r>
            <w:proofErr w:type="spellEnd"/>
            <w:r w:rsidRPr="00C232B2">
              <w:rPr>
                <w:rFonts w:cs="Arial"/>
                <w:color w:val="000000"/>
                <w:sz w:val="18"/>
                <w:szCs w:val="18"/>
              </w:rPr>
              <w:t xml:space="preserve"> 49 (1) 55-72 10.1016/j.clp.2021.11.007</w:t>
            </w:r>
          </w:p>
        </w:tc>
        <w:tc>
          <w:tcPr>
            <w:tcW w:w="376" w:type="pct"/>
          </w:tcPr>
          <w:p w14:paraId="085B2661" w14:textId="3D35BCC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12EB4632" w14:textId="77777777" w:rsidTr="002C491B">
        <w:tc>
          <w:tcPr>
            <w:tcW w:w="375" w:type="pct"/>
            <w:shd w:val="clear" w:color="auto" w:fill="auto"/>
            <w:noWrap/>
          </w:tcPr>
          <w:p w14:paraId="35CD068C" w14:textId="6F2AE72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1580F7E9" w14:textId="5BF21A4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G. Nichols, N. W. York and M. S. Remedi</w:t>
            </w:r>
          </w:p>
        </w:tc>
        <w:tc>
          <w:tcPr>
            <w:tcW w:w="215" w:type="pct"/>
            <w:shd w:val="clear" w:color="auto" w:fill="auto"/>
            <w:noWrap/>
          </w:tcPr>
          <w:p w14:paraId="0FB37153" w14:textId="70717DE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720F4229" w14:textId="4CF8B80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ATP-Sensitive Potassium Channels in Hyperinsulinism and Type 2 Diabetes: Inconvenient Paradox or New Paradigm?</w:t>
            </w:r>
          </w:p>
        </w:tc>
        <w:tc>
          <w:tcPr>
            <w:tcW w:w="974" w:type="pct"/>
            <w:shd w:val="clear" w:color="auto" w:fill="auto"/>
            <w:noWrap/>
          </w:tcPr>
          <w:p w14:paraId="4E6A03E6" w14:textId="4990D85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71 (3) 367-375 10.2337/db21-0755</w:t>
            </w:r>
          </w:p>
        </w:tc>
        <w:tc>
          <w:tcPr>
            <w:tcW w:w="376" w:type="pct"/>
          </w:tcPr>
          <w:p w14:paraId="542462B3" w14:textId="42FC72B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B8E6B4F" w14:textId="77777777" w:rsidTr="002C491B">
        <w:tc>
          <w:tcPr>
            <w:tcW w:w="375" w:type="pct"/>
            <w:shd w:val="clear" w:color="auto" w:fill="auto"/>
            <w:noWrap/>
          </w:tcPr>
          <w:p w14:paraId="66F0A57B" w14:textId="71E6293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9095E2A" w14:textId="25C841F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 C. Jeffery, A. B. Chang and L. S. Conwell</w:t>
            </w:r>
          </w:p>
        </w:tc>
        <w:tc>
          <w:tcPr>
            <w:tcW w:w="215" w:type="pct"/>
            <w:shd w:val="clear" w:color="auto" w:fill="auto"/>
            <w:noWrap/>
          </w:tcPr>
          <w:p w14:paraId="376E3C1D" w14:textId="7CB8B09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1B04E99F" w14:textId="545B9F1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Bisphosphonates for osteoporosis in people with cystic fibrosis</w:t>
            </w:r>
          </w:p>
        </w:tc>
        <w:tc>
          <w:tcPr>
            <w:tcW w:w="974" w:type="pct"/>
            <w:shd w:val="clear" w:color="auto" w:fill="auto"/>
            <w:noWrap/>
          </w:tcPr>
          <w:p w14:paraId="26833E5F" w14:textId="54C9961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Cochrane Database Syst Rev 1 (1) Cd002010 10.1002/14651858.CD002010.pub5</w:t>
            </w:r>
          </w:p>
        </w:tc>
        <w:tc>
          <w:tcPr>
            <w:tcW w:w="376" w:type="pct"/>
          </w:tcPr>
          <w:p w14:paraId="13FC928A" w14:textId="506B2489"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56BAFB4" w14:textId="77777777" w:rsidTr="002C491B">
        <w:tc>
          <w:tcPr>
            <w:tcW w:w="375" w:type="pct"/>
            <w:shd w:val="clear" w:color="auto" w:fill="auto"/>
            <w:noWrap/>
          </w:tcPr>
          <w:p w14:paraId="01B791DD" w14:textId="0E97FEB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A638ECB" w14:textId="7814A09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L. Bond, Z. Murrell, T. Wright and S. Bond</w:t>
            </w:r>
          </w:p>
        </w:tc>
        <w:tc>
          <w:tcPr>
            <w:tcW w:w="215" w:type="pct"/>
            <w:shd w:val="clear" w:color="auto" w:fill="auto"/>
            <w:noWrap/>
          </w:tcPr>
          <w:p w14:paraId="5869F4D6" w14:textId="59F2461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73E2A6A8" w14:textId="3E779DF2"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Cavitron</w:t>
            </w:r>
            <w:proofErr w:type="spellEnd"/>
            <w:r w:rsidRPr="00C232B2">
              <w:rPr>
                <w:rFonts w:cs="Arial"/>
                <w:color w:val="000000"/>
                <w:sz w:val="18"/>
                <w:szCs w:val="18"/>
              </w:rPr>
              <w:t xml:space="preserve"> Ultrasonic Surgical Aspirator-Assisted Pancreatic Resection in Hyperinsulinism</w:t>
            </w:r>
          </w:p>
        </w:tc>
        <w:tc>
          <w:tcPr>
            <w:tcW w:w="974" w:type="pct"/>
            <w:shd w:val="clear" w:color="auto" w:fill="auto"/>
            <w:noWrap/>
          </w:tcPr>
          <w:p w14:paraId="592070F8" w14:textId="548EF70C"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Eur</w:t>
            </w:r>
            <w:proofErr w:type="spellEnd"/>
            <w:r w:rsidRPr="00C232B2">
              <w:rPr>
                <w:rFonts w:cs="Arial"/>
                <w:color w:val="000000"/>
                <w:sz w:val="18"/>
                <w:szCs w:val="18"/>
              </w:rPr>
              <w:t xml:space="preserve"> J </w:t>
            </w:r>
            <w:proofErr w:type="spellStart"/>
            <w:r w:rsidRPr="00C232B2">
              <w:rPr>
                <w:rFonts w:cs="Arial"/>
                <w:color w:val="000000"/>
                <w:sz w:val="18"/>
                <w:szCs w:val="18"/>
              </w:rPr>
              <w:t>Pediatr</w:t>
            </w:r>
            <w:proofErr w:type="spellEnd"/>
            <w:r w:rsidRPr="00C232B2">
              <w:rPr>
                <w:rFonts w:cs="Arial"/>
                <w:color w:val="000000"/>
                <w:sz w:val="18"/>
                <w:szCs w:val="18"/>
              </w:rPr>
              <w:t xml:space="preserve"> Surg 27 (4) 368-372 10.1055/s-0037-1603524</w:t>
            </w:r>
          </w:p>
        </w:tc>
        <w:tc>
          <w:tcPr>
            <w:tcW w:w="376" w:type="pct"/>
          </w:tcPr>
          <w:p w14:paraId="4C9AB056" w14:textId="0401B77C"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0D37F71" w14:textId="77777777" w:rsidTr="002C491B">
        <w:tc>
          <w:tcPr>
            <w:tcW w:w="375" w:type="pct"/>
            <w:shd w:val="clear" w:color="auto" w:fill="auto"/>
            <w:noWrap/>
          </w:tcPr>
          <w:p w14:paraId="6F406BC6" w14:textId="4A613AA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1-1</w:t>
            </w:r>
          </w:p>
        </w:tc>
        <w:tc>
          <w:tcPr>
            <w:tcW w:w="1556" w:type="pct"/>
            <w:shd w:val="clear" w:color="auto" w:fill="auto"/>
            <w:noWrap/>
          </w:tcPr>
          <w:p w14:paraId="15736D8A" w14:textId="0F13563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G. Masselli, E. Casciani, C. De Angelis, S. </w:t>
            </w:r>
            <w:proofErr w:type="spellStart"/>
            <w:r w:rsidRPr="00C232B2">
              <w:rPr>
                <w:rFonts w:cs="Arial"/>
                <w:color w:val="000000"/>
                <w:sz w:val="18"/>
                <w:szCs w:val="18"/>
              </w:rPr>
              <w:t>Sollaku</w:t>
            </w:r>
            <w:proofErr w:type="spellEnd"/>
            <w:r w:rsidRPr="00C232B2">
              <w:rPr>
                <w:rFonts w:cs="Arial"/>
                <w:color w:val="000000"/>
                <w:sz w:val="18"/>
                <w:szCs w:val="18"/>
              </w:rPr>
              <w:t xml:space="preserve"> and G. </w:t>
            </w:r>
            <w:proofErr w:type="spellStart"/>
            <w:r w:rsidRPr="00C232B2">
              <w:rPr>
                <w:rFonts w:cs="Arial"/>
                <w:color w:val="000000"/>
                <w:sz w:val="18"/>
                <w:szCs w:val="18"/>
              </w:rPr>
              <w:t>Gualdi</w:t>
            </w:r>
            <w:proofErr w:type="spellEnd"/>
          </w:p>
        </w:tc>
        <w:tc>
          <w:tcPr>
            <w:tcW w:w="215" w:type="pct"/>
            <w:shd w:val="clear" w:color="auto" w:fill="auto"/>
            <w:noWrap/>
          </w:tcPr>
          <w:p w14:paraId="083DFC1C" w14:textId="0DF3329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4CFD81C2" w14:textId="45E8B75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Clinical application of (18)F-DOPA PET/TC in pediatric patients</w:t>
            </w:r>
          </w:p>
        </w:tc>
        <w:tc>
          <w:tcPr>
            <w:tcW w:w="974" w:type="pct"/>
            <w:shd w:val="clear" w:color="auto" w:fill="auto"/>
            <w:noWrap/>
          </w:tcPr>
          <w:p w14:paraId="3467C32C" w14:textId="0BA85E4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Am J </w:t>
            </w:r>
            <w:proofErr w:type="spellStart"/>
            <w:r w:rsidRPr="00C232B2">
              <w:rPr>
                <w:rFonts w:cs="Arial"/>
                <w:color w:val="000000"/>
                <w:sz w:val="18"/>
                <w:szCs w:val="18"/>
              </w:rPr>
              <w:t>Nucl</w:t>
            </w:r>
            <w:proofErr w:type="spellEnd"/>
            <w:r w:rsidRPr="00C232B2">
              <w:rPr>
                <w:rFonts w:cs="Arial"/>
                <w:color w:val="000000"/>
                <w:sz w:val="18"/>
                <w:szCs w:val="18"/>
              </w:rPr>
              <w:t xml:space="preserve"> Med Mol Imaging 11 (2) 64-76 </w:t>
            </w:r>
          </w:p>
        </w:tc>
        <w:tc>
          <w:tcPr>
            <w:tcW w:w="376" w:type="pct"/>
          </w:tcPr>
          <w:p w14:paraId="0BB744B5" w14:textId="0F146129"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4273A3F" w14:textId="77777777" w:rsidTr="002C491B">
        <w:tc>
          <w:tcPr>
            <w:tcW w:w="375" w:type="pct"/>
            <w:shd w:val="clear" w:color="auto" w:fill="auto"/>
            <w:noWrap/>
          </w:tcPr>
          <w:p w14:paraId="1CCCC18F" w14:textId="73DF04A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62A4491" w14:textId="4DC3170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H. Hoermann, O. El-Rifai, M. </w:t>
            </w:r>
            <w:proofErr w:type="spellStart"/>
            <w:r w:rsidRPr="00C232B2">
              <w:rPr>
                <w:rFonts w:cs="Arial"/>
                <w:color w:val="000000"/>
                <w:sz w:val="18"/>
                <w:szCs w:val="18"/>
              </w:rPr>
              <w:t>Schebek</w:t>
            </w:r>
            <w:proofErr w:type="spellEnd"/>
            <w:r w:rsidRPr="00C232B2">
              <w:rPr>
                <w:rFonts w:cs="Arial"/>
                <w:color w:val="000000"/>
                <w:sz w:val="18"/>
                <w:szCs w:val="18"/>
              </w:rPr>
              <w:t xml:space="preserve">, M. </w:t>
            </w:r>
            <w:proofErr w:type="spellStart"/>
            <w:r w:rsidRPr="00C232B2">
              <w:rPr>
                <w:rFonts w:cs="Arial"/>
                <w:color w:val="000000"/>
                <w:sz w:val="18"/>
                <w:szCs w:val="18"/>
              </w:rPr>
              <w:t>Lodefalk</w:t>
            </w:r>
            <w:proofErr w:type="spellEnd"/>
            <w:r w:rsidRPr="00C232B2">
              <w:rPr>
                <w:rFonts w:cs="Arial"/>
                <w:color w:val="000000"/>
                <w:sz w:val="18"/>
                <w:szCs w:val="18"/>
              </w:rPr>
              <w:t xml:space="preserve">, K. Brusgaard, N. Bachmann, C. Bergmann, M. Roeper, A. Welters, R. Salimi </w:t>
            </w:r>
            <w:proofErr w:type="spellStart"/>
            <w:r w:rsidRPr="00C232B2">
              <w:rPr>
                <w:rFonts w:cs="Arial"/>
                <w:color w:val="000000"/>
                <w:sz w:val="18"/>
                <w:szCs w:val="18"/>
              </w:rPr>
              <w:t>Dafsari</w:t>
            </w:r>
            <w:proofErr w:type="spellEnd"/>
            <w:r w:rsidRPr="00C232B2">
              <w:rPr>
                <w:rFonts w:cs="Arial"/>
                <w:color w:val="000000"/>
                <w:sz w:val="18"/>
                <w:szCs w:val="18"/>
              </w:rPr>
              <w:t xml:space="preserve">, O. Blankenstein, E. </w:t>
            </w:r>
            <w:proofErr w:type="spellStart"/>
            <w:r w:rsidRPr="00C232B2">
              <w:rPr>
                <w:rFonts w:cs="Arial"/>
                <w:color w:val="000000"/>
                <w:sz w:val="18"/>
                <w:szCs w:val="18"/>
              </w:rPr>
              <w:t>Mayatepek</w:t>
            </w:r>
            <w:proofErr w:type="spellEnd"/>
            <w:r w:rsidRPr="00C232B2">
              <w:rPr>
                <w:rFonts w:cs="Arial"/>
                <w:color w:val="000000"/>
                <w:sz w:val="18"/>
                <w:szCs w:val="18"/>
              </w:rPr>
              <w:t>, H. Christesen, T. Meissner and S. Kummer</w:t>
            </w:r>
          </w:p>
        </w:tc>
        <w:tc>
          <w:tcPr>
            <w:tcW w:w="215" w:type="pct"/>
            <w:shd w:val="clear" w:color="auto" w:fill="auto"/>
            <w:noWrap/>
          </w:tcPr>
          <w:p w14:paraId="4E9562AA" w14:textId="0BCED22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53F6F47D" w14:textId="1860456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Comparative meta-analysis of Kabuki syndrome with and without </w:t>
            </w: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p>
        </w:tc>
        <w:tc>
          <w:tcPr>
            <w:tcW w:w="974" w:type="pct"/>
            <w:shd w:val="clear" w:color="auto" w:fill="auto"/>
            <w:noWrap/>
          </w:tcPr>
          <w:p w14:paraId="440E4C5B" w14:textId="5535983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Clin Endocrinol (</w:t>
            </w:r>
            <w:proofErr w:type="spellStart"/>
            <w:r w:rsidRPr="00C232B2">
              <w:rPr>
                <w:rFonts w:cs="Arial"/>
                <w:color w:val="000000"/>
                <w:sz w:val="18"/>
                <w:szCs w:val="18"/>
              </w:rPr>
              <w:t>Oxf</w:t>
            </w:r>
            <w:proofErr w:type="spellEnd"/>
            <w:r w:rsidRPr="00C232B2">
              <w:rPr>
                <w:rFonts w:cs="Arial"/>
                <w:color w:val="000000"/>
                <w:sz w:val="18"/>
                <w:szCs w:val="18"/>
              </w:rPr>
              <w:t>) 93 (3) 346-354 10.1111/cen.14267</w:t>
            </w:r>
          </w:p>
        </w:tc>
        <w:tc>
          <w:tcPr>
            <w:tcW w:w="376" w:type="pct"/>
          </w:tcPr>
          <w:p w14:paraId="73941CF1" w14:textId="01E8096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8BEF64E" w14:textId="77777777" w:rsidTr="002C491B">
        <w:tc>
          <w:tcPr>
            <w:tcW w:w="375" w:type="pct"/>
            <w:shd w:val="clear" w:color="auto" w:fill="auto"/>
            <w:noWrap/>
          </w:tcPr>
          <w:p w14:paraId="3FF23D8E" w14:textId="5057013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B30530B" w14:textId="34D78CF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T. I. </w:t>
            </w:r>
            <w:proofErr w:type="spellStart"/>
            <w:r w:rsidRPr="00C232B2">
              <w:rPr>
                <w:rFonts w:cs="Arial"/>
                <w:color w:val="000000"/>
                <w:sz w:val="18"/>
                <w:szCs w:val="18"/>
              </w:rPr>
              <w:t>Hewat</w:t>
            </w:r>
            <w:proofErr w:type="spellEnd"/>
            <w:r w:rsidRPr="00C232B2">
              <w:rPr>
                <w:rFonts w:cs="Arial"/>
                <w:color w:val="000000"/>
                <w:sz w:val="18"/>
                <w:szCs w:val="18"/>
              </w:rPr>
              <w:t>, M. B. Johnson and S. E. Flanagan</w:t>
            </w:r>
          </w:p>
        </w:tc>
        <w:tc>
          <w:tcPr>
            <w:tcW w:w="215" w:type="pct"/>
            <w:shd w:val="clear" w:color="auto" w:fill="auto"/>
            <w:noWrap/>
          </w:tcPr>
          <w:p w14:paraId="17EE9A66" w14:textId="40538591"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37A606E2" w14:textId="5F37DCE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Congenital Hyperinsulinism: Current Laboratory-Based Approaches to the Genetic Diagnosis of a Heterogeneous Disease</w:t>
            </w:r>
          </w:p>
        </w:tc>
        <w:tc>
          <w:tcPr>
            <w:tcW w:w="974" w:type="pct"/>
            <w:shd w:val="clear" w:color="auto" w:fill="auto"/>
            <w:noWrap/>
          </w:tcPr>
          <w:p w14:paraId="7762DF0B" w14:textId="041E632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Front Endocrinol (Lausanne) 13 (873254 10.3389/fendo.2022.873254</w:t>
            </w:r>
          </w:p>
        </w:tc>
        <w:tc>
          <w:tcPr>
            <w:tcW w:w="376" w:type="pct"/>
          </w:tcPr>
          <w:p w14:paraId="2713AC1F" w14:textId="469859A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5E5B6A4" w14:textId="77777777" w:rsidTr="002C491B">
        <w:tc>
          <w:tcPr>
            <w:tcW w:w="375" w:type="pct"/>
            <w:shd w:val="clear" w:color="auto" w:fill="auto"/>
            <w:noWrap/>
          </w:tcPr>
          <w:p w14:paraId="10FBEE66" w14:textId="4C482A6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2BF56D49" w14:textId="078FE4F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L. J. States, S. A. Becker and D. D. De León</w:t>
            </w:r>
          </w:p>
        </w:tc>
        <w:tc>
          <w:tcPr>
            <w:tcW w:w="215" w:type="pct"/>
            <w:shd w:val="clear" w:color="auto" w:fill="auto"/>
            <w:noWrap/>
          </w:tcPr>
          <w:p w14:paraId="016E6623" w14:textId="7D22397E"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0350ED50" w14:textId="2504A41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Congenital hyperinsulinism: localization of a focal lesion with (18)F-FDOPA positron emission tomography</w:t>
            </w:r>
          </w:p>
        </w:tc>
        <w:tc>
          <w:tcPr>
            <w:tcW w:w="974" w:type="pct"/>
            <w:shd w:val="clear" w:color="auto" w:fill="auto"/>
            <w:noWrap/>
          </w:tcPr>
          <w:p w14:paraId="52ACCA10" w14:textId="1CCFC1B1"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Pediatr</w:t>
            </w:r>
            <w:proofErr w:type="spellEnd"/>
            <w:r w:rsidRPr="00C232B2">
              <w:rPr>
                <w:rFonts w:cs="Arial"/>
                <w:color w:val="000000"/>
                <w:sz w:val="18"/>
                <w:szCs w:val="18"/>
              </w:rPr>
              <w:t xml:space="preserve"> </w:t>
            </w:r>
            <w:proofErr w:type="spellStart"/>
            <w:r w:rsidRPr="00C232B2">
              <w:rPr>
                <w:rFonts w:cs="Arial"/>
                <w:color w:val="000000"/>
                <w:sz w:val="18"/>
                <w:szCs w:val="18"/>
              </w:rPr>
              <w:t>Radiol</w:t>
            </w:r>
            <w:proofErr w:type="spellEnd"/>
            <w:r w:rsidRPr="00C232B2">
              <w:rPr>
                <w:rFonts w:cs="Arial"/>
                <w:color w:val="000000"/>
                <w:sz w:val="18"/>
                <w:szCs w:val="18"/>
              </w:rPr>
              <w:t xml:space="preserve"> 52 (4) 693-701 10.1007/s00247-021-05206-5</w:t>
            </w:r>
          </w:p>
        </w:tc>
        <w:tc>
          <w:tcPr>
            <w:tcW w:w="376" w:type="pct"/>
          </w:tcPr>
          <w:p w14:paraId="49D0AF66" w14:textId="792A4AE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D9F25E7" w14:textId="77777777" w:rsidTr="002C491B">
        <w:tc>
          <w:tcPr>
            <w:tcW w:w="375" w:type="pct"/>
            <w:shd w:val="clear" w:color="auto" w:fill="auto"/>
            <w:noWrap/>
          </w:tcPr>
          <w:p w14:paraId="389CA292" w14:textId="364EF9D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C159194" w14:textId="0ED3BCD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B. E. </w:t>
            </w:r>
            <w:proofErr w:type="spellStart"/>
            <w:r w:rsidRPr="00C232B2">
              <w:rPr>
                <w:rFonts w:cs="Arial"/>
                <w:color w:val="000000"/>
                <w:sz w:val="18"/>
                <w:szCs w:val="18"/>
              </w:rPr>
              <w:t>Hasbaoui</w:t>
            </w:r>
            <w:proofErr w:type="spellEnd"/>
            <w:r w:rsidRPr="00C232B2">
              <w:rPr>
                <w:rFonts w:cs="Arial"/>
                <w:color w:val="000000"/>
                <w:sz w:val="18"/>
                <w:szCs w:val="18"/>
              </w:rPr>
              <w:t xml:space="preserve">, A. </w:t>
            </w:r>
            <w:proofErr w:type="spellStart"/>
            <w:r w:rsidRPr="00C232B2">
              <w:rPr>
                <w:rFonts w:cs="Arial"/>
                <w:color w:val="000000"/>
                <w:sz w:val="18"/>
                <w:szCs w:val="18"/>
              </w:rPr>
              <w:t>Elyajouri</w:t>
            </w:r>
            <w:proofErr w:type="spellEnd"/>
            <w:r w:rsidRPr="00C232B2">
              <w:rPr>
                <w:rFonts w:cs="Arial"/>
                <w:color w:val="000000"/>
                <w:sz w:val="18"/>
                <w:szCs w:val="18"/>
              </w:rPr>
              <w:t xml:space="preserve">, R. </w:t>
            </w:r>
            <w:proofErr w:type="spellStart"/>
            <w:r w:rsidRPr="00C232B2">
              <w:rPr>
                <w:rFonts w:cs="Arial"/>
                <w:color w:val="000000"/>
                <w:sz w:val="18"/>
                <w:szCs w:val="18"/>
              </w:rPr>
              <w:t>Abilkassem</w:t>
            </w:r>
            <w:proofErr w:type="spellEnd"/>
            <w:r w:rsidRPr="00C232B2">
              <w:rPr>
                <w:rFonts w:cs="Arial"/>
                <w:color w:val="000000"/>
                <w:sz w:val="18"/>
                <w:szCs w:val="18"/>
              </w:rPr>
              <w:t xml:space="preserve"> and A. </w:t>
            </w:r>
            <w:proofErr w:type="spellStart"/>
            <w:r w:rsidRPr="00C232B2">
              <w:rPr>
                <w:rFonts w:cs="Arial"/>
                <w:color w:val="000000"/>
                <w:sz w:val="18"/>
                <w:szCs w:val="18"/>
              </w:rPr>
              <w:t>Agadr</w:t>
            </w:r>
            <w:proofErr w:type="spellEnd"/>
          </w:p>
        </w:tc>
        <w:tc>
          <w:tcPr>
            <w:tcW w:w="215" w:type="pct"/>
            <w:shd w:val="clear" w:color="auto" w:fill="auto"/>
            <w:noWrap/>
          </w:tcPr>
          <w:p w14:paraId="127ED31B" w14:textId="3E17D00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26755B7F" w14:textId="3293CBC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Congenital </w:t>
            </w:r>
            <w:proofErr w:type="spellStart"/>
            <w:r w:rsidRPr="00C232B2">
              <w:rPr>
                <w:rFonts w:cs="Arial"/>
                <w:color w:val="000000"/>
                <w:sz w:val="18"/>
                <w:szCs w:val="18"/>
              </w:rPr>
              <w:t>hyperinsulinsim</w:t>
            </w:r>
            <w:proofErr w:type="spellEnd"/>
            <w:r w:rsidRPr="00C232B2">
              <w:rPr>
                <w:rFonts w:cs="Arial"/>
                <w:color w:val="000000"/>
                <w:sz w:val="18"/>
                <w:szCs w:val="18"/>
              </w:rPr>
              <w:t>: case report and review of literature</w:t>
            </w:r>
          </w:p>
        </w:tc>
        <w:tc>
          <w:tcPr>
            <w:tcW w:w="974" w:type="pct"/>
            <w:shd w:val="clear" w:color="auto" w:fill="auto"/>
            <w:noWrap/>
          </w:tcPr>
          <w:p w14:paraId="7F43E2D0" w14:textId="69465EF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Pan </w:t>
            </w:r>
            <w:proofErr w:type="spellStart"/>
            <w:r w:rsidRPr="00C232B2">
              <w:rPr>
                <w:rFonts w:cs="Arial"/>
                <w:color w:val="000000"/>
                <w:sz w:val="18"/>
                <w:szCs w:val="18"/>
              </w:rPr>
              <w:t>Afr</w:t>
            </w:r>
            <w:proofErr w:type="spellEnd"/>
            <w:r w:rsidRPr="00C232B2">
              <w:rPr>
                <w:rFonts w:cs="Arial"/>
                <w:color w:val="000000"/>
                <w:sz w:val="18"/>
                <w:szCs w:val="18"/>
              </w:rPr>
              <w:t xml:space="preserve"> Med J 35 (53 10.11604/pamj.2020.35.53.16604</w:t>
            </w:r>
          </w:p>
        </w:tc>
        <w:tc>
          <w:tcPr>
            <w:tcW w:w="376" w:type="pct"/>
          </w:tcPr>
          <w:p w14:paraId="6A6130EF" w14:textId="23B16BC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CR</w:t>
            </w:r>
          </w:p>
        </w:tc>
      </w:tr>
      <w:tr w:rsidR="00D4712B" w:rsidRPr="00C232B2" w14:paraId="41FFC639" w14:textId="77777777" w:rsidTr="002C491B">
        <w:tc>
          <w:tcPr>
            <w:tcW w:w="375" w:type="pct"/>
            <w:shd w:val="clear" w:color="auto" w:fill="auto"/>
            <w:noWrap/>
          </w:tcPr>
          <w:p w14:paraId="4D7DEA08" w14:textId="6BFF869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28809F2" w14:textId="44DB924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A. Stanley and D. D. De Leon</w:t>
            </w:r>
          </w:p>
        </w:tc>
        <w:tc>
          <w:tcPr>
            <w:tcW w:w="215" w:type="pct"/>
            <w:shd w:val="clear" w:color="auto" w:fill="auto"/>
            <w:noWrap/>
          </w:tcPr>
          <w:p w14:paraId="67F28F55" w14:textId="6AFD25B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5F71AAFC" w14:textId="0C9E00C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Etiology of the Neonatal </w:t>
            </w:r>
            <w:proofErr w:type="spellStart"/>
            <w:r w:rsidRPr="00C232B2">
              <w:rPr>
                <w:rFonts w:cs="Arial"/>
                <w:color w:val="000000"/>
                <w:sz w:val="18"/>
                <w:szCs w:val="18"/>
              </w:rPr>
              <w:t>Hypoglycemias</w:t>
            </w:r>
            <w:proofErr w:type="spellEnd"/>
          </w:p>
        </w:tc>
        <w:tc>
          <w:tcPr>
            <w:tcW w:w="974" w:type="pct"/>
            <w:shd w:val="clear" w:color="auto" w:fill="auto"/>
            <w:noWrap/>
          </w:tcPr>
          <w:p w14:paraId="26B97019" w14:textId="4BB533D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Adv </w:t>
            </w:r>
            <w:proofErr w:type="spellStart"/>
            <w:r w:rsidRPr="00C232B2">
              <w:rPr>
                <w:rFonts w:cs="Arial"/>
                <w:color w:val="000000"/>
                <w:sz w:val="18"/>
                <w:szCs w:val="18"/>
              </w:rPr>
              <w:t>Pediatr</w:t>
            </w:r>
            <w:proofErr w:type="spellEnd"/>
            <w:r w:rsidRPr="00C232B2">
              <w:rPr>
                <w:rFonts w:cs="Arial"/>
                <w:color w:val="000000"/>
                <w:sz w:val="18"/>
                <w:szCs w:val="18"/>
              </w:rPr>
              <w:t xml:space="preserve"> 71 (1) 119-134 10.1016/j.yapd.2024.03.001</w:t>
            </w:r>
          </w:p>
        </w:tc>
        <w:tc>
          <w:tcPr>
            <w:tcW w:w="376" w:type="pct"/>
          </w:tcPr>
          <w:p w14:paraId="330E2DCC" w14:textId="42CFAAF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5891E3D" w14:textId="77777777" w:rsidTr="002C491B">
        <w:tc>
          <w:tcPr>
            <w:tcW w:w="375" w:type="pct"/>
            <w:shd w:val="clear" w:color="auto" w:fill="auto"/>
            <w:noWrap/>
          </w:tcPr>
          <w:p w14:paraId="0C644DC1" w14:textId="3687301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F079ECE" w14:textId="7B4DBA9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B. S. Sheffield, S. Yip, E. D. </w:t>
            </w:r>
            <w:proofErr w:type="spellStart"/>
            <w:r w:rsidRPr="00C232B2">
              <w:rPr>
                <w:rFonts w:cs="Arial"/>
                <w:color w:val="000000"/>
                <w:sz w:val="18"/>
                <w:szCs w:val="18"/>
              </w:rPr>
              <w:t>Ruchelli</w:t>
            </w:r>
            <w:proofErr w:type="spellEnd"/>
            <w:r w:rsidRPr="00C232B2">
              <w:rPr>
                <w:rFonts w:cs="Arial"/>
                <w:color w:val="000000"/>
                <w:sz w:val="18"/>
                <w:szCs w:val="18"/>
              </w:rPr>
              <w:t>, C. P. Dunham, E. Sherwin, P. A. Brooks, A. Sur, A. Singh, D. G. Human, M. S. Patel and A. F. Lee</w:t>
            </w:r>
          </w:p>
        </w:tc>
        <w:tc>
          <w:tcPr>
            <w:tcW w:w="215" w:type="pct"/>
            <w:shd w:val="clear" w:color="auto" w:fill="auto"/>
            <w:noWrap/>
          </w:tcPr>
          <w:p w14:paraId="62643FCB" w14:textId="2490BDD1"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3AF02B6F" w14:textId="5FCEC78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Fatal congenital hypertrophic cardiomyopathy and a pancreatic nodule morphologically identical to focal lesion of congenital hyperinsulinism in an infant with </w:t>
            </w:r>
            <w:proofErr w:type="spellStart"/>
            <w:r w:rsidRPr="00C232B2">
              <w:rPr>
                <w:rFonts w:cs="Arial"/>
                <w:color w:val="000000"/>
                <w:sz w:val="18"/>
                <w:szCs w:val="18"/>
              </w:rPr>
              <w:t>costello</w:t>
            </w:r>
            <w:proofErr w:type="spellEnd"/>
            <w:r w:rsidRPr="00C232B2">
              <w:rPr>
                <w:rFonts w:cs="Arial"/>
                <w:color w:val="000000"/>
                <w:sz w:val="18"/>
                <w:szCs w:val="18"/>
              </w:rPr>
              <w:t xml:space="preserve"> syndrome: case report and review of the literature</w:t>
            </w:r>
          </w:p>
        </w:tc>
        <w:tc>
          <w:tcPr>
            <w:tcW w:w="974" w:type="pct"/>
            <w:shd w:val="clear" w:color="auto" w:fill="auto"/>
            <w:noWrap/>
          </w:tcPr>
          <w:p w14:paraId="2ABF0F40" w14:textId="0193B035"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Pediatr</w:t>
            </w:r>
            <w:proofErr w:type="spellEnd"/>
            <w:r w:rsidRPr="00C232B2">
              <w:rPr>
                <w:rFonts w:cs="Arial"/>
                <w:color w:val="000000"/>
                <w:sz w:val="18"/>
                <w:szCs w:val="18"/>
              </w:rPr>
              <w:t xml:space="preserve"> Dev </w:t>
            </w:r>
            <w:proofErr w:type="spellStart"/>
            <w:r w:rsidRPr="00C232B2">
              <w:rPr>
                <w:rFonts w:cs="Arial"/>
                <w:color w:val="000000"/>
                <w:sz w:val="18"/>
                <w:szCs w:val="18"/>
              </w:rPr>
              <w:t>Pathol</w:t>
            </w:r>
            <w:proofErr w:type="spellEnd"/>
            <w:r w:rsidRPr="00C232B2">
              <w:rPr>
                <w:rFonts w:cs="Arial"/>
                <w:color w:val="000000"/>
                <w:sz w:val="18"/>
                <w:szCs w:val="18"/>
              </w:rPr>
              <w:t xml:space="preserve"> 18 (3) 237-44 10.2350/14-07-1525-cr.1</w:t>
            </w:r>
          </w:p>
        </w:tc>
        <w:tc>
          <w:tcPr>
            <w:tcW w:w="376" w:type="pct"/>
          </w:tcPr>
          <w:p w14:paraId="7EB8E07D" w14:textId="1446F9C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CR</w:t>
            </w:r>
          </w:p>
        </w:tc>
      </w:tr>
      <w:tr w:rsidR="00D4712B" w:rsidRPr="00C232B2" w14:paraId="1A8308E8" w14:textId="77777777" w:rsidTr="002C491B">
        <w:tc>
          <w:tcPr>
            <w:tcW w:w="375" w:type="pct"/>
            <w:shd w:val="clear" w:color="auto" w:fill="auto"/>
            <w:noWrap/>
          </w:tcPr>
          <w:p w14:paraId="4859C355" w14:textId="6FFB84C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6A75E0F" w14:textId="1F21850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W. Zhang and Y. M. Sang</w:t>
            </w:r>
          </w:p>
        </w:tc>
        <w:tc>
          <w:tcPr>
            <w:tcW w:w="215" w:type="pct"/>
            <w:shd w:val="clear" w:color="auto" w:fill="auto"/>
            <w:noWrap/>
          </w:tcPr>
          <w:p w14:paraId="4DD0388B" w14:textId="1AC86BC5"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48161732" w14:textId="15DB181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Genetic pathogenesis, diagnosis, and treatment of short-chain 3-hydroxyacyl-coenzyme A dehydrogenase hyperinsulinism</w:t>
            </w:r>
          </w:p>
        </w:tc>
        <w:tc>
          <w:tcPr>
            <w:tcW w:w="974" w:type="pct"/>
            <w:shd w:val="clear" w:color="auto" w:fill="auto"/>
            <w:noWrap/>
          </w:tcPr>
          <w:p w14:paraId="1284A5D2" w14:textId="19DB8B97"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J Rare Dis 16 (1) 467 10.1186/s13023-021-02088-6</w:t>
            </w:r>
          </w:p>
        </w:tc>
        <w:tc>
          <w:tcPr>
            <w:tcW w:w="376" w:type="pct"/>
          </w:tcPr>
          <w:p w14:paraId="05DA15CD" w14:textId="29E5A329"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6E0C07F" w14:textId="77777777" w:rsidTr="002C491B">
        <w:tc>
          <w:tcPr>
            <w:tcW w:w="375" w:type="pct"/>
            <w:shd w:val="clear" w:color="auto" w:fill="auto"/>
            <w:noWrap/>
          </w:tcPr>
          <w:p w14:paraId="2FF95EEF" w14:textId="63F878E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0CBBC893" w14:textId="4E43850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Q. Zeng and Y. M. Sang</w:t>
            </w:r>
          </w:p>
        </w:tc>
        <w:tc>
          <w:tcPr>
            <w:tcW w:w="215" w:type="pct"/>
            <w:shd w:val="clear" w:color="auto" w:fill="auto"/>
            <w:noWrap/>
          </w:tcPr>
          <w:p w14:paraId="1B0A6966" w14:textId="11390F8B"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797A3828" w14:textId="5515F66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Glutamate dehydrogenase hyperinsulinism: mechanisms, diagnosis, and treatment</w:t>
            </w:r>
          </w:p>
        </w:tc>
        <w:tc>
          <w:tcPr>
            <w:tcW w:w="974" w:type="pct"/>
            <w:shd w:val="clear" w:color="auto" w:fill="auto"/>
            <w:noWrap/>
          </w:tcPr>
          <w:p w14:paraId="60C94905" w14:textId="1686EB63"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J Rare Dis 18 (1) 21 10.1186/s13023-023-02624-6</w:t>
            </w:r>
          </w:p>
        </w:tc>
        <w:tc>
          <w:tcPr>
            <w:tcW w:w="376" w:type="pct"/>
          </w:tcPr>
          <w:p w14:paraId="250333A3" w14:textId="4DB2271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CE22378" w14:textId="77777777" w:rsidTr="002C491B">
        <w:tc>
          <w:tcPr>
            <w:tcW w:w="375" w:type="pct"/>
            <w:shd w:val="clear" w:color="auto" w:fill="auto"/>
            <w:noWrap/>
          </w:tcPr>
          <w:p w14:paraId="7745782A" w14:textId="0F52ECC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F1FCDA8" w14:textId="7B517D1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Liu, Q. Shen, G. Li and H. Xu</w:t>
            </w:r>
          </w:p>
        </w:tc>
        <w:tc>
          <w:tcPr>
            <w:tcW w:w="215" w:type="pct"/>
            <w:shd w:val="clear" w:color="auto" w:fill="auto"/>
            <w:noWrap/>
          </w:tcPr>
          <w:p w14:paraId="42217D2C" w14:textId="469A9C05"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19CBE458" w14:textId="3460340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HNF4A-related Fanconi syndrome in a Chinese patient: a case report and review of the literature</w:t>
            </w:r>
          </w:p>
        </w:tc>
        <w:tc>
          <w:tcPr>
            <w:tcW w:w="974" w:type="pct"/>
            <w:shd w:val="clear" w:color="auto" w:fill="auto"/>
            <w:noWrap/>
          </w:tcPr>
          <w:p w14:paraId="3E03B1E6" w14:textId="5100F78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Med Case Rep 12 (1) 203 10.1186/s13256-018-1740-x</w:t>
            </w:r>
          </w:p>
        </w:tc>
        <w:tc>
          <w:tcPr>
            <w:tcW w:w="376" w:type="pct"/>
          </w:tcPr>
          <w:p w14:paraId="2ECCABA8" w14:textId="22CA6B8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010D7A9" w14:textId="77777777" w:rsidTr="002C491B">
        <w:tc>
          <w:tcPr>
            <w:tcW w:w="375" w:type="pct"/>
            <w:shd w:val="clear" w:color="auto" w:fill="auto"/>
            <w:noWrap/>
          </w:tcPr>
          <w:p w14:paraId="378401F9" w14:textId="003867B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5E4C8472" w14:textId="0EEFD6A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 </w:t>
            </w:r>
            <w:proofErr w:type="spellStart"/>
            <w:r w:rsidRPr="00C232B2">
              <w:rPr>
                <w:rFonts w:cs="Arial"/>
                <w:color w:val="000000"/>
                <w:sz w:val="18"/>
                <w:szCs w:val="18"/>
              </w:rPr>
              <w:t>Kostopoulou</w:t>
            </w:r>
            <w:proofErr w:type="spellEnd"/>
            <w:r w:rsidRPr="00C232B2">
              <w:rPr>
                <w:rFonts w:cs="Arial"/>
                <w:color w:val="000000"/>
                <w:sz w:val="18"/>
                <w:szCs w:val="18"/>
              </w:rPr>
              <w:t xml:space="preserve"> and P. Shah</w:t>
            </w:r>
          </w:p>
        </w:tc>
        <w:tc>
          <w:tcPr>
            <w:tcW w:w="215" w:type="pct"/>
            <w:shd w:val="clear" w:color="auto" w:fill="auto"/>
            <w:noWrap/>
          </w:tcPr>
          <w:p w14:paraId="38820532" w14:textId="69B98E1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6F0E2BB3" w14:textId="0E8D117A"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r w:rsidRPr="00C232B2">
              <w:rPr>
                <w:rFonts w:cs="Arial"/>
                <w:color w:val="000000"/>
                <w:sz w:val="18"/>
                <w:szCs w:val="18"/>
              </w:rPr>
              <w:t>-an overview of a complex clinical condition</w:t>
            </w:r>
          </w:p>
        </w:tc>
        <w:tc>
          <w:tcPr>
            <w:tcW w:w="974" w:type="pct"/>
            <w:shd w:val="clear" w:color="auto" w:fill="auto"/>
            <w:noWrap/>
          </w:tcPr>
          <w:p w14:paraId="0DAF5862" w14:textId="2D253EAA"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Eur</w:t>
            </w:r>
            <w:proofErr w:type="spellEnd"/>
            <w:r w:rsidRPr="00C232B2">
              <w:rPr>
                <w:rFonts w:cs="Arial"/>
                <w:color w:val="000000"/>
                <w:sz w:val="18"/>
                <w:szCs w:val="18"/>
              </w:rPr>
              <w:t xml:space="preserve"> J </w:t>
            </w:r>
            <w:proofErr w:type="spellStart"/>
            <w:r w:rsidRPr="00C232B2">
              <w:rPr>
                <w:rFonts w:cs="Arial"/>
                <w:color w:val="000000"/>
                <w:sz w:val="18"/>
                <w:szCs w:val="18"/>
              </w:rPr>
              <w:t>Pediatr</w:t>
            </w:r>
            <w:proofErr w:type="spellEnd"/>
            <w:r w:rsidRPr="00C232B2">
              <w:rPr>
                <w:rFonts w:cs="Arial"/>
                <w:color w:val="000000"/>
                <w:sz w:val="18"/>
                <w:szCs w:val="18"/>
              </w:rPr>
              <w:t xml:space="preserve"> 178 (8) 1151-1160 10.1007/s00431-019-03414-8</w:t>
            </w:r>
          </w:p>
        </w:tc>
        <w:tc>
          <w:tcPr>
            <w:tcW w:w="376" w:type="pct"/>
          </w:tcPr>
          <w:p w14:paraId="1ADE5FE0" w14:textId="1858F37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04CAB822" w14:textId="77777777" w:rsidTr="002C491B">
        <w:tc>
          <w:tcPr>
            <w:tcW w:w="375" w:type="pct"/>
            <w:shd w:val="clear" w:color="auto" w:fill="auto"/>
            <w:noWrap/>
          </w:tcPr>
          <w:p w14:paraId="012E4C95" w14:textId="2209E80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83CAFF7" w14:textId="71185C2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Güemes</w:t>
            </w:r>
            <w:proofErr w:type="spellEnd"/>
            <w:r w:rsidRPr="00C232B2">
              <w:rPr>
                <w:rFonts w:cs="Arial"/>
                <w:color w:val="000000"/>
                <w:sz w:val="18"/>
                <w:szCs w:val="18"/>
              </w:rPr>
              <w:t xml:space="preserve"> and K. Hussain</w:t>
            </w:r>
          </w:p>
        </w:tc>
        <w:tc>
          <w:tcPr>
            <w:tcW w:w="215" w:type="pct"/>
            <w:shd w:val="clear" w:color="auto" w:fill="auto"/>
            <w:noWrap/>
          </w:tcPr>
          <w:p w14:paraId="7B378DA4" w14:textId="54E4383B"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1D41BC00" w14:textId="524E1124"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Hyperinsulinemic</w:t>
            </w:r>
            <w:proofErr w:type="spellEnd"/>
            <w:r w:rsidRPr="00C232B2">
              <w:rPr>
                <w:rFonts w:cs="Arial"/>
                <w:color w:val="000000"/>
                <w:sz w:val="18"/>
                <w:szCs w:val="18"/>
              </w:rPr>
              <w:t xml:space="preserve"> Hypoglycemia</w:t>
            </w:r>
          </w:p>
        </w:tc>
        <w:tc>
          <w:tcPr>
            <w:tcW w:w="974" w:type="pct"/>
            <w:shd w:val="clear" w:color="auto" w:fill="auto"/>
            <w:noWrap/>
          </w:tcPr>
          <w:p w14:paraId="7DD6035E" w14:textId="08E1D388"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Pediatr</w:t>
            </w:r>
            <w:proofErr w:type="spellEnd"/>
            <w:r w:rsidRPr="00C232B2">
              <w:rPr>
                <w:rFonts w:cs="Arial"/>
                <w:color w:val="000000"/>
                <w:sz w:val="18"/>
                <w:szCs w:val="18"/>
              </w:rPr>
              <w:t xml:space="preserve"> Clin North Am 62 (4) 1017-36 10.1016/j.pcl.2015.04.010</w:t>
            </w:r>
          </w:p>
        </w:tc>
        <w:tc>
          <w:tcPr>
            <w:tcW w:w="376" w:type="pct"/>
          </w:tcPr>
          <w:p w14:paraId="164C3645" w14:textId="7A38A99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54703D2F" w14:textId="77777777" w:rsidTr="002C491B">
        <w:tc>
          <w:tcPr>
            <w:tcW w:w="375" w:type="pct"/>
            <w:shd w:val="clear" w:color="auto" w:fill="auto"/>
            <w:noWrap/>
          </w:tcPr>
          <w:p w14:paraId="70069344" w14:textId="4E94F66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74C8A45" w14:textId="43BD8EF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 Nessa, S. A. Rahman and K. Hussain</w:t>
            </w:r>
          </w:p>
        </w:tc>
        <w:tc>
          <w:tcPr>
            <w:tcW w:w="215" w:type="pct"/>
            <w:shd w:val="clear" w:color="auto" w:fill="auto"/>
            <w:noWrap/>
          </w:tcPr>
          <w:p w14:paraId="5E614890" w14:textId="17F4668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5529B1CD" w14:textId="160DF15B"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Hyperinsulinemic</w:t>
            </w:r>
            <w:proofErr w:type="spellEnd"/>
            <w:r w:rsidRPr="00C232B2">
              <w:rPr>
                <w:rFonts w:cs="Arial"/>
                <w:color w:val="000000"/>
                <w:sz w:val="18"/>
                <w:szCs w:val="18"/>
              </w:rPr>
              <w:t xml:space="preserve"> Hypoglycemia - The Molecular Mechanisms</w:t>
            </w:r>
          </w:p>
        </w:tc>
        <w:tc>
          <w:tcPr>
            <w:tcW w:w="974" w:type="pct"/>
            <w:shd w:val="clear" w:color="auto" w:fill="auto"/>
            <w:noWrap/>
          </w:tcPr>
          <w:p w14:paraId="3B96D81F" w14:textId="5A7CBEB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Front Endocrinol (Lausanne) 7 (29 10.3389/fendo.2016.00029</w:t>
            </w:r>
          </w:p>
        </w:tc>
        <w:tc>
          <w:tcPr>
            <w:tcW w:w="376" w:type="pct"/>
          </w:tcPr>
          <w:p w14:paraId="24EDDE27" w14:textId="375B769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54050878" w14:textId="77777777" w:rsidTr="002C491B">
        <w:tc>
          <w:tcPr>
            <w:tcW w:w="375" w:type="pct"/>
            <w:shd w:val="clear" w:color="auto" w:fill="auto"/>
            <w:noWrap/>
          </w:tcPr>
          <w:p w14:paraId="70E804B2" w14:textId="5A230A8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1-1</w:t>
            </w:r>
          </w:p>
        </w:tc>
        <w:tc>
          <w:tcPr>
            <w:tcW w:w="1556" w:type="pct"/>
            <w:shd w:val="clear" w:color="auto" w:fill="auto"/>
            <w:noWrap/>
          </w:tcPr>
          <w:p w14:paraId="10090B97" w14:textId="0D58951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 Vora, S. Chandran, V. S. Rajadurai and K. Hussain</w:t>
            </w:r>
          </w:p>
        </w:tc>
        <w:tc>
          <w:tcPr>
            <w:tcW w:w="215" w:type="pct"/>
            <w:shd w:val="clear" w:color="auto" w:fill="auto"/>
            <w:noWrap/>
          </w:tcPr>
          <w:p w14:paraId="460E5B20" w14:textId="2FF0FF42"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2FCAA81A" w14:textId="4B7D6097"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Hyperinsulinemic</w:t>
            </w:r>
            <w:proofErr w:type="spellEnd"/>
            <w:r w:rsidRPr="00C232B2">
              <w:rPr>
                <w:rFonts w:cs="Arial"/>
                <w:color w:val="000000"/>
                <w:sz w:val="18"/>
                <w:szCs w:val="18"/>
              </w:rPr>
              <w:t xml:space="preserve"> Hypoglycemia in Infancy: Current Concepts in Diagnosis and Management</w:t>
            </w:r>
          </w:p>
        </w:tc>
        <w:tc>
          <w:tcPr>
            <w:tcW w:w="974" w:type="pct"/>
            <w:shd w:val="clear" w:color="auto" w:fill="auto"/>
            <w:noWrap/>
          </w:tcPr>
          <w:p w14:paraId="0C9FC03F" w14:textId="7EADD9D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Indian </w:t>
            </w:r>
            <w:proofErr w:type="spellStart"/>
            <w:r w:rsidRPr="00C232B2">
              <w:rPr>
                <w:rFonts w:cs="Arial"/>
                <w:color w:val="000000"/>
                <w:sz w:val="18"/>
                <w:szCs w:val="18"/>
              </w:rPr>
              <w:t>Pediatr</w:t>
            </w:r>
            <w:proofErr w:type="spellEnd"/>
            <w:r w:rsidRPr="00C232B2">
              <w:rPr>
                <w:rFonts w:cs="Arial"/>
                <w:color w:val="000000"/>
                <w:sz w:val="18"/>
                <w:szCs w:val="18"/>
              </w:rPr>
              <w:t xml:space="preserve"> 52 (12) 1051-9 10.1007/s13312-015-0772-1</w:t>
            </w:r>
          </w:p>
        </w:tc>
        <w:tc>
          <w:tcPr>
            <w:tcW w:w="376" w:type="pct"/>
          </w:tcPr>
          <w:p w14:paraId="679ED959" w14:textId="6528625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53A3E6B5" w14:textId="77777777" w:rsidTr="002C491B">
        <w:tc>
          <w:tcPr>
            <w:tcW w:w="375" w:type="pct"/>
            <w:shd w:val="clear" w:color="auto" w:fill="auto"/>
            <w:noWrap/>
          </w:tcPr>
          <w:p w14:paraId="6022B4F7" w14:textId="1A5D8E3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2E854B9C" w14:textId="1224D60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 Maiorana and C. Dionisi-Vici</w:t>
            </w:r>
          </w:p>
        </w:tc>
        <w:tc>
          <w:tcPr>
            <w:tcW w:w="215" w:type="pct"/>
            <w:shd w:val="clear" w:color="auto" w:fill="auto"/>
            <w:noWrap/>
          </w:tcPr>
          <w:p w14:paraId="4AB27E62" w14:textId="23EF63F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3CA73FDB" w14:textId="31DBA04D"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Hyperinsulinemic</w:t>
            </w:r>
            <w:proofErr w:type="spellEnd"/>
            <w:r w:rsidRPr="00C232B2">
              <w:rPr>
                <w:rFonts w:cs="Arial"/>
                <w:color w:val="000000"/>
                <w:sz w:val="18"/>
                <w:szCs w:val="18"/>
              </w:rPr>
              <w:t xml:space="preserve"> hypoglycemia: clinical, molecular and therapeutical novelties</w:t>
            </w:r>
          </w:p>
        </w:tc>
        <w:tc>
          <w:tcPr>
            <w:tcW w:w="974" w:type="pct"/>
            <w:shd w:val="clear" w:color="auto" w:fill="auto"/>
            <w:noWrap/>
          </w:tcPr>
          <w:p w14:paraId="77498E9F" w14:textId="6E8BA32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Inherit </w:t>
            </w:r>
            <w:proofErr w:type="spellStart"/>
            <w:proofErr w:type="gramStart"/>
            <w:r w:rsidRPr="00C232B2">
              <w:rPr>
                <w:rFonts w:cs="Arial"/>
                <w:color w:val="000000"/>
                <w:sz w:val="18"/>
                <w:szCs w:val="18"/>
              </w:rPr>
              <w:t>Metab</w:t>
            </w:r>
            <w:proofErr w:type="spellEnd"/>
            <w:r w:rsidRPr="00C232B2">
              <w:rPr>
                <w:rFonts w:cs="Arial"/>
                <w:color w:val="000000"/>
                <w:sz w:val="18"/>
                <w:szCs w:val="18"/>
              </w:rPr>
              <w:t xml:space="preserve"> Dis</w:t>
            </w:r>
            <w:proofErr w:type="gramEnd"/>
            <w:r w:rsidRPr="00C232B2">
              <w:rPr>
                <w:rFonts w:cs="Arial"/>
                <w:color w:val="000000"/>
                <w:sz w:val="18"/>
                <w:szCs w:val="18"/>
              </w:rPr>
              <w:t xml:space="preserve"> 40 (4) 531-542 10.1007/s10545-017-0059-x</w:t>
            </w:r>
          </w:p>
        </w:tc>
        <w:tc>
          <w:tcPr>
            <w:tcW w:w="376" w:type="pct"/>
          </w:tcPr>
          <w:p w14:paraId="5BF15056" w14:textId="0BD7C086"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711A7ED4" w14:textId="77777777" w:rsidTr="002C491B">
        <w:tc>
          <w:tcPr>
            <w:tcW w:w="375" w:type="pct"/>
            <w:shd w:val="clear" w:color="auto" w:fill="auto"/>
            <w:noWrap/>
          </w:tcPr>
          <w:p w14:paraId="51D68412" w14:textId="2A33976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2D9589F8" w14:textId="1844CBA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K. Lord and D. D. De León</w:t>
            </w:r>
          </w:p>
        </w:tc>
        <w:tc>
          <w:tcPr>
            <w:tcW w:w="215" w:type="pct"/>
            <w:shd w:val="clear" w:color="auto" w:fill="auto"/>
            <w:noWrap/>
          </w:tcPr>
          <w:p w14:paraId="5CDACA5B" w14:textId="51A1771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5091E80A" w14:textId="3A61EA3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Hyperinsulinism in the Neonate</w:t>
            </w:r>
          </w:p>
        </w:tc>
        <w:tc>
          <w:tcPr>
            <w:tcW w:w="974" w:type="pct"/>
            <w:shd w:val="clear" w:color="auto" w:fill="auto"/>
            <w:noWrap/>
          </w:tcPr>
          <w:p w14:paraId="087F9F74" w14:textId="7DFF5EC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Clin </w:t>
            </w:r>
            <w:proofErr w:type="spellStart"/>
            <w:r w:rsidRPr="00C232B2">
              <w:rPr>
                <w:rFonts w:cs="Arial"/>
                <w:color w:val="000000"/>
                <w:sz w:val="18"/>
                <w:szCs w:val="18"/>
              </w:rPr>
              <w:t>Perinatol</w:t>
            </w:r>
            <w:proofErr w:type="spellEnd"/>
            <w:r w:rsidRPr="00C232B2">
              <w:rPr>
                <w:rFonts w:cs="Arial"/>
                <w:color w:val="000000"/>
                <w:sz w:val="18"/>
                <w:szCs w:val="18"/>
              </w:rPr>
              <w:t xml:space="preserve"> 45 (1) 61-74 10.1016/j.clp.2017.10.007</w:t>
            </w:r>
          </w:p>
        </w:tc>
        <w:tc>
          <w:tcPr>
            <w:tcW w:w="376" w:type="pct"/>
          </w:tcPr>
          <w:p w14:paraId="2314D41F" w14:textId="2802418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18807693" w14:textId="77777777" w:rsidTr="002C491B">
        <w:tc>
          <w:tcPr>
            <w:tcW w:w="375" w:type="pct"/>
            <w:shd w:val="clear" w:color="auto" w:fill="auto"/>
            <w:noWrap/>
          </w:tcPr>
          <w:p w14:paraId="2080757E" w14:textId="224568B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B281A97" w14:textId="5BCFCE6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 </w:t>
            </w:r>
            <w:proofErr w:type="spellStart"/>
            <w:r w:rsidRPr="00C232B2">
              <w:rPr>
                <w:rFonts w:cs="Arial"/>
                <w:color w:val="000000"/>
                <w:sz w:val="18"/>
                <w:szCs w:val="18"/>
              </w:rPr>
              <w:t>Ninković</w:t>
            </w:r>
            <w:proofErr w:type="spellEnd"/>
            <w:r w:rsidRPr="00C232B2">
              <w:rPr>
                <w:rFonts w:cs="Arial"/>
                <w:color w:val="000000"/>
                <w:sz w:val="18"/>
                <w:szCs w:val="18"/>
              </w:rPr>
              <w:t xml:space="preserve">, V. </w:t>
            </w:r>
            <w:proofErr w:type="spellStart"/>
            <w:r w:rsidRPr="00C232B2">
              <w:rPr>
                <w:rFonts w:cs="Arial"/>
                <w:color w:val="000000"/>
                <w:sz w:val="18"/>
                <w:szCs w:val="18"/>
              </w:rPr>
              <w:t>Sarnavka</w:t>
            </w:r>
            <w:proofErr w:type="spellEnd"/>
            <w:r w:rsidRPr="00C232B2">
              <w:rPr>
                <w:rFonts w:cs="Arial"/>
                <w:color w:val="000000"/>
                <w:sz w:val="18"/>
                <w:szCs w:val="18"/>
              </w:rPr>
              <w:t xml:space="preserve">, A. </w:t>
            </w:r>
            <w:proofErr w:type="spellStart"/>
            <w:r w:rsidRPr="00C232B2">
              <w:rPr>
                <w:rFonts w:cs="Arial"/>
                <w:color w:val="000000"/>
                <w:sz w:val="18"/>
                <w:szCs w:val="18"/>
              </w:rPr>
              <w:t>Bašnec</w:t>
            </w:r>
            <w:proofErr w:type="spellEnd"/>
            <w:r w:rsidRPr="00C232B2">
              <w:rPr>
                <w:rFonts w:cs="Arial"/>
                <w:color w:val="000000"/>
                <w:sz w:val="18"/>
                <w:szCs w:val="18"/>
              </w:rPr>
              <w:t xml:space="preserve">, M. </w:t>
            </w:r>
            <w:proofErr w:type="spellStart"/>
            <w:r w:rsidRPr="00C232B2">
              <w:rPr>
                <w:rFonts w:cs="Arial"/>
                <w:color w:val="000000"/>
                <w:sz w:val="18"/>
                <w:szCs w:val="18"/>
              </w:rPr>
              <w:t>Ćuk</w:t>
            </w:r>
            <w:proofErr w:type="spellEnd"/>
            <w:r w:rsidRPr="00C232B2">
              <w:rPr>
                <w:rFonts w:cs="Arial"/>
                <w:color w:val="000000"/>
                <w:sz w:val="18"/>
                <w:szCs w:val="18"/>
              </w:rPr>
              <w:t xml:space="preserve">, D. P. </w:t>
            </w:r>
            <w:proofErr w:type="spellStart"/>
            <w:r w:rsidRPr="00C232B2">
              <w:rPr>
                <w:rFonts w:cs="Arial"/>
                <w:color w:val="000000"/>
                <w:sz w:val="18"/>
                <w:szCs w:val="18"/>
              </w:rPr>
              <w:t>Ramadža</w:t>
            </w:r>
            <w:proofErr w:type="spellEnd"/>
            <w:r w:rsidRPr="00C232B2">
              <w:rPr>
                <w:rFonts w:cs="Arial"/>
                <w:color w:val="000000"/>
                <w:sz w:val="18"/>
                <w:szCs w:val="18"/>
              </w:rPr>
              <w:t xml:space="preserve">, K. Fumić, V. </w:t>
            </w:r>
            <w:proofErr w:type="spellStart"/>
            <w:r w:rsidRPr="00C232B2">
              <w:rPr>
                <w:rFonts w:cs="Arial"/>
                <w:color w:val="000000"/>
                <w:sz w:val="18"/>
                <w:szCs w:val="18"/>
              </w:rPr>
              <w:t>Kušec</w:t>
            </w:r>
            <w:proofErr w:type="spellEnd"/>
            <w:r w:rsidRPr="00C232B2">
              <w:rPr>
                <w:rFonts w:cs="Arial"/>
                <w:color w:val="000000"/>
                <w:sz w:val="18"/>
                <w:szCs w:val="18"/>
              </w:rPr>
              <w:t>, R. Santer and I. Barić</w:t>
            </w:r>
          </w:p>
        </w:tc>
        <w:tc>
          <w:tcPr>
            <w:tcW w:w="215" w:type="pct"/>
            <w:shd w:val="clear" w:color="auto" w:fill="auto"/>
            <w:noWrap/>
          </w:tcPr>
          <w:p w14:paraId="4C911F6C" w14:textId="596349C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766F42C7" w14:textId="51120C3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Hyperinsulinism-hyperammonemia syndrome: a de novo mutation of the GLUD1 gene in twins and a review of the literature</w:t>
            </w:r>
          </w:p>
        </w:tc>
        <w:tc>
          <w:tcPr>
            <w:tcW w:w="974" w:type="pct"/>
            <w:shd w:val="clear" w:color="auto" w:fill="auto"/>
            <w:noWrap/>
          </w:tcPr>
          <w:p w14:paraId="2561D69D" w14:textId="48E4782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w:t>
            </w:r>
            <w:proofErr w:type="spellStart"/>
            <w:r w:rsidRPr="00C232B2">
              <w:rPr>
                <w:rFonts w:cs="Arial"/>
                <w:color w:val="000000"/>
                <w:sz w:val="18"/>
                <w:szCs w:val="18"/>
              </w:rPr>
              <w:t>Pediatr</w:t>
            </w:r>
            <w:proofErr w:type="spellEnd"/>
            <w:r w:rsidRPr="00C232B2">
              <w:rPr>
                <w:rFonts w:cs="Arial"/>
                <w:color w:val="000000"/>
                <w:sz w:val="18"/>
                <w:szCs w:val="18"/>
              </w:rPr>
              <w:t xml:space="preserve"> Endocrinol </w:t>
            </w:r>
            <w:proofErr w:type="spellStart"/>
            <w:r w:rsidRPr="00C232B2">
              <w:rPr>
                <w:rFonts w:cs="Arial"/>
                <w:color w:val="000000"/>
                <w:sz w:val="18"/>
                <w:szCs w:val="18"/>
              </w:rPr>
              <w:t>Metab</w:t>
            </w:r>
            <w:proofErr w:type="spellEnd"/>
            <w:r w:rsidRPr="00C232B2">
              <w:rPr>
                <w:rFonts w:cs="Arial"/>
                <w:color w:val="000000"/>
                <w:sz w:val="18"/>
                <w:szCs w:val="18"/>
              </w:rPr>
              <w:t xml:space="preserve"> 29 (9) 1083-8 10.1515/jpem-2016-0086</w:t>
            </w:r>
          </w:p>
        </w:tc>
        <w:tc>
          <w:tcPr>
            <w:tcW w:w="376" w:type="pct"/>
          </w:tcPr>
          <w:p w14:paraId="35730480" w14:textId="4746DC0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CR</w:t>
            </w:r>
          </w:p>
        </w:tc>
      </w:tr>
      <w:tr w:rsidR="00D4712B" w:rsidRPr="00C232B2" w14:paraId="09A23678" w14:textId="77777777" w:rsidTr="002C491B">
        <w:tc>
          <w:tcPr>
            <w:tcW w:w="375" w:type="pct"/>
            <w:shd w:val="clear" w:color="auto" w:fill="auto"/>
            <w:noWrap/>
          </w:tcPr>
          <w:p w14:paraId="1351913D" w14:textId="4E2F65D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B3D8E9A" w14:textId="0B63E4E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E. Rosenfeld and P. S. Thornton</w:t>
            </w:r>
          </w:p>
        </w:tc>
        <w:tc>
          <w:tcPr>
            <w:tcW w:w="215" w:type="pct"/>
            <w:shd w:val="clear" w:color="auto" w:fill="auto"/>
            <w:noWrap/>
          </w:tcPr>
          <w:p w14:paraId="439481B0" w14:textId="3C6A96C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2000</w:t>
            </w:r>
          </w:p>
        </w:tc>
        <w:tc>
          <w:tcPr>
            <w:tcW w:w="1504" w:type="pct"/>
            <w:shd w:val="clear" w:color="auto" w:fill="auto"/>
          </w:tcPr>
          <w:p w14:paraId="33400B50" w14:textId="60274E7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Hypoglycemia in Neonates, Infants, and Children</w:t>
            </w:r>
          </w:p>
        </w:tc>
        <w:tc>
          <w:tcPr>
            <w:tcW w:w="974" w:type="pct"/>
            <w:shd w:val="clear" w:color="auto" w:fill="auto"/>
            <w:noWrap/>
          </w:tcPr>
          <w:p w14:paraId="3AFED5C1" w14:textId="7FE3158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MDText.com, Inc.</w:t>
            </w:r>
          </w:p>
        </w:tc>
        <w:tc>
          <w:tcPr>
            <w:tcW w:w="376" w:type="pct"/>
          </w:tcPr>
          <w:p w14:paraId="5D5B10D9" w14:textId="5F1B5586"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11035585" w14:textId="77777777" w:rsidTr="002C491B">
        <w:tc>
          <w:tcPr>
            <w:tcW w:w="375" w:type="pct"/>
            <w:shd w:val="clear" w:color="auto" w:fill="auto"/>
            <w:noWrap/>
          </w:tcPr>
          <w:p w14:paraId="2F1040B5" w14:textId="1251DB1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1D8F328D" w14:textId="694F0BB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I. Wolfsdorf, T. G. J. Derks, D. Drachmann, P. Shah, P. S. Thornton and D. A. Weinstein</w:t>
            </w:r>
          </w:p>
        </w:tc>
        <w:tc>
          <w:tcPr>
            <w:tcW w:w="215" w:type="pct"/>
            <w:shd w:val="clear" w:color="auto" w:fill="auto"/>
            <w:noWrap/>
          </w:tcPr>
          <w:p w14:paraId="19931A0D" w14:textId="5EFA4D4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3B5B1B7F" w14:textId="4374588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Idiopathic Pathological </w:t>
            </w:r>
            <w:proofErr w:type="spellStart"/>
            <w:r w:rsidRPr="00C232B2">
              <w:rPr>
                <w:rFonts w:cs="Arial"/>
                <w:color w:val="000000"/>
                <w:sz w:val="18"/>
                <w:szCs w:val="18"/>
              </w:rPr>
              <w:t>Ketotic</w:t>
            </w:r>
            <w:proofErr w:type="spellEnd"/>
            <w:r w:rsidRPr="00C232B2">
              <w:rPr>
                <w:rFonts w:cs="Arial"/>
                <w:color w:val="000000"/>
                <w:sz w:val="18"/>
                <w:szCs w:val="18"/>
              </w:rPr>
              <w:t xml:space="preserve"> Hypoglycemia: Finding the Needle in a Haystack</w:t>
            </w:r>
          </w:p>
        </w:tc>
        <w:tc>
          <w:tcPr>
            <w:tcW w:w="974" w:type="pct"/>
            <w:shd w:val="clear" w:color="auto" w:fill="auto"/>
            <w:noWrap/>
          </w:tcPr>
          <w:p w14:paraId="313AA883" w14:textId="45BD212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Horm Res </w:t>
            </w:r>
            <w:proofErr w:type="spellStart"/>
            <w:r w:rsidRPr="00C232B2">
              <w:rPr>
                <w:rFonts w:cs="Arial"/>
                <w:color w:val="000000"/>
                <w:sz w:val="18"/>
                <w:szCs w:val="18"/>
              </w:rPr>
              <w:t>Paediatr</w:t>
            </w:r>
            <w:proofErr w:type="spellEnd"/>
            <w:r w:rsidRPr="00C232B2">
              <w:rPr>
                <w:rFonts w:cs="Arial"/>
                <w:color w:val="000000"/>
                <w:sz w:val="18"/>
                <w:szCs w:val="18"/>
              </w:rPr>
              <w:t xml:space="preserve"> 1-12 10.1159/000538483</w:t>
            </w:r>
          </w:p>
        </w:tc>
        <w:tc>
          <w:tcPr>
            <w:tcW w:w="376" w:type="pct"/>
          </w:tcPr>
          <w:p w14:paraId="325F671B" w14:textId="4A7E4CF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D13FAAA" w14:textId="77777777" w:rsidTr="002C491B">
        <w:tc>
          <w:tcPr>
            <w:tcW w:w="375" w:type="pct"/>
            <w:shd w:val="clear" w:color="auto" w:fill="auto"/>
            <w:noWrap/>
          </w:tcPr>
          <w:p w14:paraId="47F49992" w14:textId="18828B0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0DB4501B" w14:textId="631C9A4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A. Amaratunga, T. H. Tayeb, P. </w:t>
            </w:r>
            <w:proofErr w:type="spellStart"/>
            <w:r w:rsidRPr="00C232B2">
              <w:rPr>
                <w:rFonts w:cs="Arial"/>
                <w:color w:val="000000"/>
                <w:sz w:val="18"/>
                <w:szCs w:val="18"/>
              </w:rPr>
              <w:t>Dusatkova</w:t>
            </w:r>
            <w:proofErr w:type="spellEnd"/>
            <w:r w:rsidRPr="00C232B2">
              <w:rPr>
                <w:rFonts w:cs="Arial"/>
                <w:color w:val="000000"/>
                <w:sz w:val="18"/>
                <w:szCs w:val="18"/>
              </w:rPr>
              <w:t xml:space="preserve">, S. </w:t>
            </w:r>
            <w:proofErr w:type="spellStart"/>
            <w:r w:rsidRPr="00C232B2">
              <w:rPr>
                <w:rFonts w:cs="Arial"/>
                <w:color w:val="000000"/>
                <w:sz w:val="18"/>
                <w:szCs w:val="18"/>
              </w:rPr>
              <w:t>Pruhova</w:t>
            </w:r>
            <w:proofErr w:type="spellEnd"/>
            <w:r w:rsidRPr="00C232B2">
              <w:rPr>
                <w:rFonts w:cs="Arial"/>
                <w:color w:val="000000"/>
                <w:sz w:val="18"/>
                <w:szCs w:val="18"/>
              </w:rPr>
              <w:t xml:space="preserve"> and J. </w:t>
            </w:r>
            <w:proofErr w:type="spellStart"/>
            <w:r w:rsidRPr="00C232B2">
              <w:rPr>
                <w:rFonts w:cs="Arial"/>
                <w:color w:val="000000"/>
                <w:sz w:val="18"/>
                <w:szCs w:val="18"/>
              </w:rPr>
              <w:t>Lebl</w:t>
            </w:r>
            <w:proofErr w:type="spellEnd"/>
          </w:p>
        </w:tc>
        <w:tc>
          <w:tcPr>
            <w:tcW w:w="215" w:type="pct"/>
            <w:shd w:val="clear" w:color="auto" w:fill="auto"/>
            <w:noWrap/>
          </w:tcPr>
          <w:p w14:paraId="5971DC05" w14:textId="6175909B"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00129F36" w14:textId="7639686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Invaluable Role of Consanguinity in Providing Insight into </w:t>
            </w:r>
            <w:proofErr w:type="spellStart"/>
            <w:r w:rsidRPr="00C232B2">
              <w:rPr>
                <w:rFonts w:cs="Arial"/>
                <w:color w:val="000000"/>
                <w:sz w:val="18"/>
                <w:szCs w:val="18"/>
              </w:rPr>
              <w:t>Paediatric</w:t>
            </w:r>
            <w:proofErr w:type="spellEnd"/>
            <w:r w:rsidRPr="00C232B2">
              <w:rPr>
                <w:rFonts w:cs="Arial"/>
                <w:color w:val="000000"/>
                <w:sz w:val="18"/>
                <w:szCs w:val="18"/>
              </w:rPr>
              <w:t xml:space="preserve"> Endocrine Conditions: Lessons Learnt from Congenital Hyperinsulinism, Monogenic Diabetes, and Short Stature</w:t>
            </w:r>
          </w:p>
        </w:tc>
        <w:tc>
          <w:tcPr>
            <w:tcW w:w="974" w:type="pct"/>
            <w:shd w:val="clear" w:color="auto" w:fill="auto"/>
            <w:noWrap/>
          </w:tcPr>
          <w:p w14:paraId="6572839A" w14:textId="03AD91A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Horm Res </w:t>
            </w:r>
            <w:proofErr w:type="spellStart"/>
            <w:r w:rsidRPr="00C232B2">
              <w:rPr>
                <w:rFonts w:cs="Arial"/>
                <w:color w:val="000000"/>
                <w:sz w:val="18"/>
                <w:szCs w:val="18"/>
              </w:rPr>
              <w:t>Paediatr</w:t>
            </w:r>
            <w:proofErr w:type="spellEnd"/>
            <w:r w:rsidRPr="00C232B2">
              <w:rPr>
                <w:rFonts w:cs="Arial"/>
                <w:color w:val="000000"/>
                <w:sz w:val="18"/>
                <w:szCs w:val="18"/>
              </w:rPr>
              <w:t xml:space="preserve"> 95 (1) 1-11 10.1159/000521210</w:t>
            </w:r>
          </w:p>
        </w:tc>
        <w:tc>
          <w:tcPr>
            <w:tcW w:w="376" w:type="pct"/>
          </w:tcPr>
          <w:p w14:paraId="752F927F" w14:textId="36330BAC"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C79D3FE" w14:textId="77777777" w:rsidTr="002C491B">
        <w:tc>
          <w:tcPr>
            <w:tcW w:w="375" w:type="pct"/>
            <w:shd w:val="clear" w:color="auto" w:fill="auto"/>
            <w:noWrap/>
          </w:tcPr>
          <w:p w14:paraId="42840E38" w14:textId="5B5796F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5F22589A" w14:textId="4A4787A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 </w:t>
            </w:r>
            <w:proofErr w:type="spellStart"/>
            <w:r w:rsidRPr="00C232B2">
              <w:rPr>
                <w:rFonts w:cs="Arial"/>
                <w:color w:val="000000"/>
                <w:sz w:val="18"/>
                <w:szCs w:val="18"/>
              </w:rPr>
              <w:t>ElSheikh</w:t>
            </w:r>
            <w:proofErr w:type="spellEnd"/>
            <w:r w:rsidRPr="00C232B2">
              <w:rPr>
                <w:rFonts w:cs="Arial"/>
                <w:color w:val="000000"/>
                <w:sz w:val="18"/>
                <w:szCs w:val="18"/>
              </w:rPr>
              <w:t xml:space="preserve"> and S. L. </w:t>
            </w:r>
            <w:proofErr w:type="spellStart"/>
            <w:r w:rsidRPr="00C232B2">
              <w:rPr>
                <w:rFonts w:cs="Arial"/>
                <w:color w:val="000000"/>
                <w:sz w:val="18"/>
                <w:szCs w:val="18"/>
              </w:rPr>
              <w:t>Shyng</w:t>
            </w:r>
            <w:proofErr w:type="spellEnd"/>
          </w:p>
        </w:tc>
        <w:tc>
          <w:tcPr>
            <w:tcW w:w="215" w:type="pct"/>
            <w:shd w:val="clear" w:color="auto" w:fill="auto"/>
            <w:noWrap/>
          </w:tcPr>
          <w:p w14:paraId="43ADF91E" w14:textId="1367B01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043AC054" w14:textId="0BDBD08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K(ATP) channel mutations in congenital hyperinsulinism: Progress and challenges towards mechanism-based therapies</w:t>
            </w:r>
          </w:p>
        </w:tc>
        <w:tc>
          <w:tcPr>
            <w:tcW w:w="974" w:type="pct"/>
            <w:shd w:val="clear" w:color="auto" w:fill="auto"/>
            <w:noWrap/>
          </w:tcPr>
          <w:p w14:paraId="5CF1147B" w14:textId="34B8E41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Front Endocrinol (Lausanne) 14 (1161117 10.3389/fendo.2023.1161117</w:t>
            </w:r>
          </w:p>
        </w:tc>
        <w:tc>
          <w:tcPr>
            <w:tcW w:w="376" w:type="pct"/>
          </w:tcPr>
          <w:p w14:paraId="27AB94D7" w14:textId="2689DF86"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45CD842" w14:textId="77777777" w:rsidTr="002C491B">
        <w:tc>
          <w:tcPr>
            <w:tcW w:w="375" w:type="pct"/>
            <w:shd w:val="clear" w:color="auto" w:fill="auto"/>
            <w:noWrap/>
          </w:tcPr>
          <w:p w14:paraId="68C6B9F2" w14:textId="352AF5A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2AD870BA" w14:textId="4C1F743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 A. Rahman, A. Nessa and K. Hussain</w:t>
            </w:r>
          </w:p>
        </w:tc>
        <w:tc>
          <w:tcPr>
            <w:tcW w:w="215" w:type="pct"/>
            <w:shd w:val="clear" w:color="auto" w:fill="auto"/>
            <w:noWrap/>
          </w:tcPr>
          <w:p w14:paraId="4C69540E" w14:textId="0ADC9BC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7FCA77AC" w14:textId="4C50B9A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Molecular mechanisms of congenital hyperinsulinism</w:t>
            </w:r>
          </w:p>
        </w:tc>
        <w:tc>
          <w:tcPr>
            <w:tcW w:w="974" w:type="pct"/>
            <w:shd w:val="clear" w:color="auto" w:fill="auto"/>
            <w:noWrap/>
          </w:tcPr>
          <w:p w14:paraId="155DF27B" w14:textId="34134A4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Mol Endocrinol 54 (2) R119-29 10.1530/jme-15-0016</w:t>
            </w:r>
          </w:p>
        </w:tc>
        <w:tc>
          <w:tcPr>
            <w:tcW w:w="376" w:type="pct"/>
          </w:tcPr>
          <w:p w14:paraId="502C08DD" w14:textId="1ECFF0EC"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054A831C" w14:textId="77777777" w:rsidTr="002C491B">
        <w:tc>
          <w:tcPr>
            <w:tcW w:w="375" w:type="pct"/>
            <w:shd w:val="clear" w:color="auto" w:fill="auto"/>
            <w:noWrap/>
          </w:tcPr>
          <w:p w14:paraId="38E12AE0" w14:textId="6DBA4CA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136B77B" w14:textId="1F1C7BD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N. D. </w:t>
            </w:r>
            <w:proofErr w:type="spellStart"/>
            <w:r w:rsidRPr="00C232B2">
              <w:rPr>
                <w:rFonts w:cs="Arial"/>
                <w:color w:val="000000"/>
                <w:sz w:val="18"/>
                <w:szCs w:val="18"/>
              </w:rPr>
              <w:t>Paauw</w:t>
            </w:r>
            <w:proofErr w:type="spellEnd"/>
            <w:r w:rsidRPr="00C232B2">
              <w:rPr>
                <w:rFonts w:cs="Arial"/>
                <w:color w:val="000000"/>
                <w:sz w:val="18"/>
                <w:szCs w:val="18"/>
              </w:rPr>
              <w:t xml:space="preserve">, R. Stegeman, M. de </w:t>
            </w:r>
            <w:proofErr w:type="spellStart"/>
            <w:r w:rsidRPr="00C232B2">
              <w:rPr>
                <w:rFonts w:cs="Arial"/>
                <w:color w:val="000000"/>
                <w:sz w:val="18"/>
                <w:szCs w:val="18"/>
              </w:rPr>
              <w:t>Vroede</w:t>
            </w:r>
            <w:proofErr w:type="spellEnd"/>
            <w:r w:rsidRPr="00C232B2">
              <w:rPr>
                <w:rFonts w:cs="Arial"/>
                <w:color w:val="000000"/>
                <w:sz w:val="18"/>
                <w:szCs w:val="18"/>
              </w:rPr>
              <w:t xml:space="preserve">, J. U. M. </w:t>
            </w:r>
            <w:proofErr w:type="spellStart"/>
            <w:r w:rsidRPr="00C232B2">
              <w:rPr>
                <w:rFonts w:cs="Arial"/>
                <w:color w:val="000000"/>
                <w:sz w:val="18"/>
                <w:szCs w:val="18"/>
              </w:rPr>
              <w:t>Termote</w:t>
            </w:r>
            <w:proofErr w:type="spellEnd"/>
            <w:r w:rsidRPr="00C232B2">
              <w:rPr>
                <w:rFonts w:cs="Arial"/>
                <w:color w:val="000000"/>
                <w:sz w:val="18"/>
                <w:szCs w:val="18"/>
              </w:rPr>
              <w:t>, M. W. Freund and J. Breur</w:t>
            </w:r>
          </w:p>
        </w:tc>
        <w:tc>
          <w:tcPr>
            <w:tcW w:w="215" w:type="pct"/>
            <w:shd w:val="clear" w:color="auto" w:fill="auto"/>
            <w:noWrap/>
          </w:tcPr>
          <w:p w14:paraId="1B29B6F0" w14:textId="4FEECA0E"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2A5BD314" w14:textId="16CA502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Neonatal cardiac hypertrophy: the role of hyperinsulinism-a review of literature</w:t>
            </w:r>
          </w:p>
        </w:tc>
        <w:tc>
          <w:tcPr>
            <w:tcW w:w="974" w:type="pct"/>
            <w:shd w:val="clear" w:color="auto" w:fill="auto"/>
            <w:noWrap/>
          </w:tcPr>
          <w:p w14:paraId="1FBD8175" w14:textId="63166727"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Eur</w:t>
            </w:r>
            <w:proofErr w:type="spellEnd"/>
            <w:r w:rsidRPr="00C232B2">
              <w:rPr>
                <w:rFonts w:cs="Arial"/>
                <w:color w:val="000000"/>
                <w:sz w:val="18"/>
                <w:szCs w:val="18"/>
              </w:rPr>
              <w:t xml:space="preserve"> J </w:t>
            </w:r>
            <w:proofErr w:type="spellStart"/>
            <w:r w:rsidRPr="00C232B2">
              <w:rPr>
                <w:rFonts w:cs="Arial"/>
                <w:color w:val="000000"/>
                <w:sz w:val="18"/>
                <w:szCs w:val="18"/>
              </w:rPr>
              <w:t>Pediatr</w:t>
            </w:r>
            <w:proofErr w:type="spellEnd"/>
            <w:r w:rsidRPr="00C232B2">
              <w:rPr>
                <w:rFonts w:cs="Arial"/>
                <w:color w:val="000000"/>
                <w:sz w:val="18"/>
                <w:szCs w:val="18"/>
              </w:rPr>
              <w:t xml:space="preserve"> 179 (1) 39-50 10.1007/s00431-019-03521-6</w:t>
            </w:r>
          </w:p>
        </w:tc>
        <w:tc>
          <w:tcPr>
            <w:tcW w:w="376" w:type="pct"/>
          </w:tcPr>
          <w:p w14:paraId="441C1B27" w14:textId="43EA0889"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DDC942E" w14:textId="77777777" w:rsidTr="002C491B">
        <w:tc>
          <w:tcPr>
            <w:tcW w:w="375" w:type="pct"/>
            <w:shd w:val="clear" w:color="auto" w:fill="auto"/>
            <w:noWrap/>
          </w:tcPr>
          <w:p w14:paraId="169477C8" w14:textId="22C8A03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58C3E662" w14:textId="05B7D43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R. Shah, J. Harding, J. Brown and C. McKinlay</w:t>
            </w:r>
          </w:p>
        </w:tc>
        <w:tc>
          <w:tcPr>
            <w:tcW w:w="215" w:type="pct"/>
            <w:shd w:val="clear" w:color="auto" w:fill="auto"/>
            <w:noWrap/>
          </w:tcPr>
          <w:p w14:paraId="6E6A1650" w14:textId="6A70E20B"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76E6FDA9" w14:textId="079CBAF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Neonatal Glycaemia and Neurodevelopmental Outcomes: A Systematic Review and Meta-Analysis</w:t>
            </w:r>
          </w:p>
        </w:tc>
        <w:tc>
          <w:tcPr>
            <w:tcW w:w="974" w:type="pct"/>
            <w:shd w:val="clear" w:color="auto" w:fill="auto"/>
            <w:noWrap/>
          </w:tcPr>
          <w:p w14:paraId="169E2D50" w14:textId="6D8034A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Neonatology 115 (2) 116-126 10.1159/000492859</w:t>
            </w:r>
          </w:p>
        </w:tc>
        <w:tc>
          <w:tcPr>
            <w:tcW w:w="376" w:type="pct"/>
          </w:tcPr>
          <w:p w14:paraId="4D3D25B6" w14:textId="7C92200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0E5B833" w14:textId="77777777" w:rsidTr="002C491B">
        <w:tc>
          <w:tcPr>
            <w:tcW w:w="375" w:type="pct"/>
            <w:shd w:val="clear" w:color="auto" w:fill="auto"/>
            <w:noWrap/>
          </w:tcPr>
          <w:p w14:paraId="522D731D" w14:textId="7854570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4A60789" w14:textId="569CAC9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X. Wang and L. Huo</w:t>
            </w:r>
          </w:p>
        </w:tc>
        <w:tc>
          <w:tcPr>
            <w:tcW w:w="215" w:type="pct"/>
            <w:shd w:val="clear" w:color="auto" w:fill="auto"/>
            <w:noWrap/>
          </w:tcPr>
          <w:p w14:paraId="607BF11A" w14:textId="22BCFF41"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0DDD6696" w14:textId="4799279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Non-(18)F-</w:t>
            </w:r>
            <w:proofErr w:type="spellStart"/>
            <w:r w:rsidRPr="00C232B2">
              <w:rPr>
                <w:rFonts w:cs="Arial"/>
                <w:color w:val="000000"/>
                <w:sz w:val="18"/>
                <w:szCs w:val="18"/>
              </w:rPr>
              <w:t>Fluorodeoxyglucos</w:t>
            </w:r>
            <w:proofErr w:type="spellEnd"/>
            <w:r w:rsidRPr="00C232B2">
              <w:rPr>
                <w:rFonts w:cs="Arial"/>
                <w:color w:val="000000"/>
                <w:sz w:val="18"/>
                <w:szCs w:val="18"/>
              </w:rPr>
              <w:t xml:space="preserve"> PET Tracers in Pediatric Disease</w:t>
            </w:r>
          </w:p>
        </w:tc>
        <w:tc>
          <w:tcPr>
            <w:tcW w:w="974" w:type="pct"/>
            <w:shd w:val="clear" w:color="auto" w:fill="auto"/>
            <w:noWrap/>
          </w:tcPr>
          <w:p w14:paraId="01B550CD" w14:textId="6A71FE8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PET Clin 15 (3) 241-251 10.1016/j.cpet.2020.03.013</w:t>
            </w:r>
          </w:p>
        </w:tc>
        <w:tc>
          <w:tcPr>
            <w:tcW w:w="376" w:type="pct"/>
          </w:tcPr>
          <w:p w14:paraId="23E986D1" w14:textId="73F98E35"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F753838" w14:textId="77777777" w:rsidTr="002C491B">
        <w:tc>
          <w:tcPr>
            <w:tcW w:w="375" w:type="pct"/>
            <w:shd w:val="clear" w:color="auto" w:fill="auto"/>
            <w:noWrap/>
          </w:tcPr>
          <w:p w14:paraId="17D856D2" w14:textId="539539E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187650B" w14:textId="1EDA223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Lu and C. Li</w:t>
            </w:r>
          </w:p>
        </w:tc>
        <w:tc>
          <w:tcPr>
            <w:tcW w:w="215" w:type="pct"/>
            <w:shd w:val="clear" w:color="auto" w:fill="auto"/>
            <w:noWrap/>
          </w:tcPr>
          <w:p w14:paraId="223C3E06" w14:textId="598FE667"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7C243CA6" w14:textId="0086D98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Nutrient sensing in pancreatic islets: lessons from congenital hyperinsulinism and monogenic diabetes</w:t>
            </w:r>
          </w:p>
        </w:tc>
        <w:tc>
          <w:tcPr>
            <w:tcW w:w="974" w:type="pct"/>
            <w:shd w:val="clear" w:color="auto" w:fill="auto"/>
            <w:noWrap/>
          </w:tcPr>
          <w:p w14:paraId="1537AFA8" w14:textId="323E830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Ann N Y </w:t>
            </w:r>
            <w:proofErr w:type="spellStart"/>
            <w:r w:rsidRPr="00C232B2">
              <w:rPr>
                <w:rFonts w:cs="Arial"/>
                <w:color w:val="000000"/>
                <w:sz w:val="18"/>
                <w:szCs w:val="18"/>
              </w:rPr>
              <w:t>Acad</w:t>
            </w:r>
            <w:proofErr w:type="spellEnd"/>
            <w:r w:rsidRPr="00C232B2">
              <w:rPr>
                <w:rFonts w:cs="Arial"/>
                <w:color w:val="000000"/>
                <w:sz w:val="18"/>
                <w:szCs w:val="18"/>
              </w:rPr>
              <w:t xml:space="preserve"> Sci 1411 (1) 65-82 10.1111/nyas.13448</w:t>
            </w:r>
          </w:p>
        </w:tc>
        <w:tc>
          <w:tcPr>
            <w:tcW w:w="376" w:type="pct"/>
          </w:tcPr>
          <w:p w14:paraId="145A838B" w14:textId="4D1DFBA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2909C66" w14:textId="77777777" w:rsidTr="002C491B">
        <w:tc>
          <w:tcPr>
            <w:tcW w:w="375" w:type="pct"/>
            <w:shd w:val="clear" w:color="auto" w:fill="auto"/>
            <w:noWrap/>
          </w:tcPr>
          <w:p w14:paraId="7EFABC8B" w14:textId="31604C2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420189A" w14:textId="56569E1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Bevacqua, F. Baldo, S. Pastore, E. Valencic, A. Tommasini, A. Maestro, M. Rabusin, A. Arbo and E. Barbi</w:t>
            </w:r>
          </w:p>
        </w:tc>
        <w:tc>
          <w:tcPr>
            <w:tcW w:w="215" w:type="pct"/>
            <w:shd w:val="clear" w:color="auto" w:fill="auto"/>
            <w:noWrap/>
          </w:tcPr>
          <w:p w14:paraId="0E5CD2BF" w14:textId="50530CC5"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1A0D942C" w14:textId="1D1DB26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Off-Label Use of Sirolimus and Everolimus in a Pediatric Center: A Case Series and Review of the Literature</w:t>
            </w:r>
          </w:p>
        </w:tc>
        <w:tc>
          <w:tcPr>
            <w:tcW w:w="974" w:type="pct"/>
            <w:shd w:val="clear" w:color="auto" w:fill="auto"/>
            <w:noWrap/>
          </w:tcPr>
          <w:p w14:paraId="15FA2AF6" w14:textId="23361C75"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Paediatr</w:t>
            </w:r>
            <w:proofErr w:type="spellEnd"/>
            <w:r w:rsidRPr="00C232B2">
              <w:rPr>
                <w:rFonts w:cs="Arial"/>
                <w:color w:val="000000"/>
                <w:sz w:val="18"/>
                <w:szCs w:val="18"/>
              </w:rPr>
              <w:t xml:space="preserve"> Drugs 21 (3) 185-193 10.1007/s40272-019-00337-7</w:t>
            </w:r>
          </w:p>
        </w:tc>
        <w:tc>
          <w:tcPr>
            <w:tcW w:w="376" w:type="pct"/>
          </w:tcPr>
          <w:p w14:paraId="394EE414" w14:textId="40EBFF7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CR</w:t>
            </w:r>
          </w:p>
        </w:tc>
      </w:tr>
      <w:tr w:rsidR="00D4712B" w:rsidRPr="00C232B2" w14:paraId="53121F45" w14:textId="77777777" w:rsidTr="002C491B">
        <w:tc>
          <w:tcPr>
            <w:tcW w:w="375" w:type="pct"/>
            <w:shd w:val="clear" w:color="auto" w:fill="auto"/>
            <w:noWrap/>
          </w:tcPr>
          <w:p w14:paraId="20CCB353" w14:textId="53FC4A2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8082874" w14:textId="10B5739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G. Nichols</w:t>
            </w:r>
          </w:p>
        </w:tc>
        <w:tc>
          <w:tcPr>
            <w:tcW w:w="215" w:type="pct"/>
            <w:shd w:val="clear" w:color="auto" w:fill="auto"/>
            <w:noWrap/>
          </w:tcPr>
          <w:p w14:paraId="1C04D7EA" w14:textId="1752717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00DBE375" w14:textId="50D6A2D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Personalized Therapeutics for K(ATP)-Dependent Pathologies</w:t>
            </w:r>
          </w:p>
        </w:tc>
        <w:tc>
          <w:tcPr>
            <w:tcW w:w="974" w:type="pct"/>
            <w:shd w:val="clear" w:color="auto" w:fill="auto"/>
            <w:noWrap/>
          </w:tcPr>
          <w:p w14:paraId="0EB1C2DE" w14:textId="6DEE77B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Annu Rev </w:t>
            </w:r>
            <w:proofErr w:type="spellStart"/>
            <w:r w:rsidRPr="00C232B2">
              <w:rPr>
                <w:rFonts w:cs="Arial"/>
                <w:color w:val="000000"/>
                <w:sz w:val="18"/>
                <w:szCs w:val="18"/>
              </w:rPr>
              <w:t>Pharmacol</w:t>
            </w:r>
            <w:proofErr w:type="spellEnd"/>
            <w:r w:rsidRPr="00C232B2">
              <w:rPr>
                <w:rFonts w:cs="Arial"/>
                <w:color w:val="000000"/>
                <w:sz w:val="18"/>
                <w:szCs w:val="18"/>
              </w:rPr>
              <w:t xml:space="preserve"> </w:t>
            </w:r>
            <w:proofErr w:type="spellStart"/>
            <w:r w:rsidRPr="00C232B2">
              <w:rPr>
                <w:rFonts w:cs="Arial"/>
                <w:color w:val="000000"/>
                <w:sz w:val="18"/>
                <w:szCs w:val="18"/>
              </w:rPr>
              <w:t>Toxicol</w:t>
            </w:r>
            <w:proofErr w:type="spellEnd"/>
            <w:r w:rsidRPr="00C232B2">
              <w:rPr>
                <w:rFonts w:cs="Arial"/>
                <w:color w:val="000000"/>
                <w:sz w:val="18"/>
                <w:szCs w:val="18"/>
              </w:rPr>
              <w:t xml:space="preserve"> 63 (541-563 10.1146/annurev-pharmtox-051921-123023</w:t>
            </w:r>
          </w:p>
        </w:tc>
        <w:tc>
          <w:tcPr>
            <w:tcW w:w="376" w:type="pct"/>
          </w:tcPr>
          <w:p w14:paraId="548D7D70" w14:textId="646F9BD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AB5806D" w14:textId="77777777" w:rsidTr="002C491B">
        <w:tc>
          <w:tcPr>
            <w:tcW w:w="375" w:type="pct"/>
            <w:shd w:val="clear" w:color="auto" w:fill="auto"/>
            <w:noWrap/>
          </w:tcPr>
          <w:p w14:paraId="65477D29" w14:textId="1C1F3A6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1-1</w:t>
            </w:r>
          </w:p>
        </w:tc>
        <w:tc>
          <w:tcPr>
            <w:tcW w:w="1556" w:type="pct"/>
            <w:shd w:val="clear" w:color="auto" w:fill="auto"/>
            <w:noWrap/>
          </w:tcPr>
          <w:p w14:paraId="02998D6D" w14:textId="751021C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A. Stanley</w:t>
            </w:r>
          </w:p>
        </w:tc>
        <w:tc>
          <w:tcPr>
            <w:tcW w:w="215" w:type="pct"/>
            <w:shd w:val="clear" w:color="auto" w:fill="auto"/>
            <w:noWrap/>
          </w:tcPr>
          <w:p w14:paraId="57D347EB" w14:textId="5532D592"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5F7ADA7D" w14:textId="1A38215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Perspective on the Genetics and Diagnosis of Congenital Hyperinsulinism Disorders</w:t>
            </w:r>
          </w:p>
        </w:tc>
        <w:tc>
          <w:tcPr>
            <w:tcW w:w="974" w:type="pct"/>
            <w:shd w:val="clear" w:color="auto" w:fill="auto"/>
            <w:noWrap/>
          </w:tcPr>
          <w:p w14:paraId="071CCF45" w14:textId="70737EB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Clin Endocrinol </w:t>
            </w:r>
            <w:proofErr w:type="spellStart"/>
            <w:r w:rsidRPr="00C232B2">
              <w:rPr>
                <w:rFonts w:cs="Arial"/>
                <w:color w:val="000000"/>
                <w:sz w:val="18"/>
                <w:szCs w:val="18"/>
              </w:rPr>
              <w:t>Metab</w:t>
            </w:r>
            <w:proofErr w:type="spellEnd"/>
            <w:r w:rsidRPr="00C232B2">
              <w:rPr>
                <w:rFonts w:cs="Arial"/>
                <w:color w:val="000000"/>
                <w:sz w:val="18"/>
                <w:szCs w:val="18"/>
              </w:rPr>
              <w:t xml:space="preserve"> 101 (3) 815-26 10.1210/jc.2015-3651</w:t>
            </w:r>
          </w:p>
        </w:tc>
        <w:tc>
          <w:tcPr>
            <w:tcW w:w="376" w:type="pct"/>
          </w:tcPr>
          <w:p w14:paraId="77484615" w14:textId="6511347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7A1815CB" w14:textId="77777777" w:rsidTr="002C491B">
        <w:tc>
          <w:tcPr>
            <w:tcW w:w="375" w:type="pct"/>
            <w:shd w:val="clear" w:color="auto" w:fill="auto"/>
            <w:noWrap/>
          </w:tcPr>
          <w:p w14:paraId="100CA58D" w14:textId="06ED07D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5037BE6E" w14:textId="4E52ABA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Chen and Y. Sang</w:t>
            </w:r>
          </w:p>
        </w:tc>
        <w:tc>
          <w:tcPr>
            <w:tcW w:w="215" w:type="pct"/>
            <w:shd w:val="clear" w:color="auto" w:fill="auto"/>
            <w:noWrap/>
          </w:tcPr>
          <w:p w14:paraId="0591623F" w14:textId="76642EF7"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3572CE06" w14:textId="7C6ABF8D"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Phosphomannomutase</w:t>
            </w:r>
            <w:proofErr w:type="spellEnd"/>
            <w:r w:rsidRPr="00C232B2">
              <w:rPr>
                <w:rFonts w:cs="Arial"/>
                <w:color w:val="000000"/>
                <w:sz w:val="18"/>
                <w:szCs w:val="18"/>
              </w:rPr>
              <w:t xml:space="preserve"> 2 hyperinsulinemia: Recent advances of genetic pathogenesis, diagnosis, and management</w:t>
            </w:r>
          </w:p>
        </w:tc>
        <w:tc>
          <w:tcPr>
            <w:tcW w:w="974" w:type="pct"/>
            <w:shd w:val="clear" w:color="auto" w:fill="auto"/>
            <w:noWrap/>
          </w:tcPr>
          <w:p w14:paraId="10568C6E" w14:textId="19D05CF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Front Endocrinol (Lausanne) 13 (1102307 10.3389/fendo.2022.1102307</w:t>
            </w:r>
          </w:p>
        </w:tc>
        <w:tc>
          <w:tcPr>
            <w:tcW w:w="376" w:type="pct"/>
          </w:tcPr>
          <w:p w14:paraId="6356200A" w14:textId="438D910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6895EA7" w14:textId="77777777" w:rsidTr="002C491B">
        <w:tc>
          <w:tcPr>
            <w:tcW w:w="375" w:type="pct"/>
            <w:shd w:val="clear" w:color="auto" w:fill="auto"/>
            <w:noWrap/>
          </w:tcPr>
          <w:p w14:paraId="0908F7BF" w14:textId="548F283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8151C8D" w14:textId="1307837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 Douillard, A. </w:t>
            </w:r>
            <w:proofErr w:type="spellStart"/>
            <w:r w:rsidRPr="00C232B2">
              <w:rPr>
                <w:rFonts w:cs="Arial"/>
                <w:color w:val="000000"/>
                <w:sz w:val="18"/>
                <w:szCs w:val="18"/>
              </w:rPr>
              <w:t>Jannin</w:t>
            </w:r>
            <w:proofErr w:type="spellEnd"/>
            <w:r w:rsidRPr="00C232B2">
              <w:rPr>
                <w:rFonts w:cs="Arial"/>
                <w:color w:val="000000"/>
                <w:sz w:val="18"/>
                <w:szCs w:val="18"/>
              </w:rPr>
              <w:t xml:space="preserve"> and M. C. </w:t>
            </w:r>
            <w:proofErr w:type="spellStart"/>
            <w:r w:rsidRPr="00C232B2">
              <w:rPr>
                <w:rFonts w:cs="Arial"/>
                <w:color w:val="000000"/>
                <w:sz w:val="18"/>
                <w:szCs w:val="18"/>
              </w:rPr>
              <w:t>Vantyghem</w:t>
            </w:r>
            <w:proofErr w:type="spellEnd"/>
          </w:p>
        </w:tc>
        <w:tc>
          <w:tcPr>
            <w:tcW w:w="215" w:type="pct"/>
            <w:shd w:val="clear" w:color="auto" w:fill="auto"/>
            <w:noWrap/>
          </w:tcPr>
          <w:p w14:paraId="1CF50F9D" w14:textId="26436DF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0064AAF8" w14:textId="03DDC22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Rare causes of hypoglycemia in adults</w:t>
            </w:r>
          </w:p>
        </w:tc>
        <w:tc>
          <w:tcPr>
            <w:tcW w:w="974" w:type="pct"/>
            <w:shd w:val="clear" w:color="auto" w:fill="auto"/>
            <w:noWrap/>
          </w:tcPr>
          <w:p w14:paraId="30FF90A9" w14:textId="698C262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Ann Endocrinol (Paris) 81 (2-3) 110-117 10.1016/j.ando.2020.04.003</w:t>
            </w:r>
          </w:p>
        </w:tc>
        <w:tc>
          <w:tcPr>
            <w:tcW w:w="376" w:type="pct"/>
          </w:tcPr>
          <w:p w14:paraId="575D6F72" w14:textId="522E8E8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BA5FDCC" w14:textId="77777777" w:rsidTr="002C491B">
        <w:tc>
          <w:tcPr>
            <w:tcW w:w="375" w:type="pct"/>
            <w:shd w:val="clear" w:color="auto" w:fill="auto"/>
            <w:noWrap/>
          </w:tcPr>
          <w:p w14:paraId="4F00F845" w14:textId="224AC41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3415378" w14:textId="2950B29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 Ghosh, I. Banerjee and A. A. M. Morris</w:t>
            </w:r>
          </w:p>
        </w:tc>
        <w:tc>
          <w:tcPr>
            <w:tcW w:w="215" w:type="pct"/>
            <w:shd w:val="clear" w:color="auto" w:fill="auto"/>
            <w:noWrap/>
          </w:tcPr>
          <w:p w14:paraId="2C2C0BB8" w14:textId="6D6DC82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30CA65B1" w14:textId="27A366C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Recognition, assessment and management of </w:t>
            </w:r>
            <w:proofErr w:type="spellStart"/>
            <w:r w:rsidRPr="00C232B2">
              <w:rPr>
                <w:rFonts w:cs="Arial"/>
                <w:color w:val="000000"/>
                <w:sz w:val="18"/>
                <w:szCs w:val="18"/>
              </w:rPr>
              <w:t>hypoglycaemia</w:t>
            </w:r>
            <w:proofErr w:type="spellEnd"/>
            <w:r w:rsidRPr="00C232B2">
              <w:rPr>
                <w:rFonts w:cs="Arial"/>
                <w:color w:val="000000"/>
                <w:sz w:val="18"/>
                <w:szCs w:val="18"/>
              </w:rPr>
              <w:t xml:space="preserve"> in childhood</w:t>
            </w:r>
          </w:p>
        </w:tc>
        <w:tc>
          <w:tcPr>
            <w:tcW w:w="974" w:type="pct"/>
            <w:shd w:val="clear" w:color="auto" w:fill="auto"/>
            <w:noWrap/>
          </w:tcPr>
          <w:p w14:paraId="5FABF497" w14:textId="40A0BAF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Arch Dis Child 101 (6) 575-580 10.1136/archdischild-2015-308337</w:t>
            </w:r>
          </w:p>
        </w:tc>
        <w:tc>
          <w:tcPr>
            <w:tcW w:w="376" w:type="pct"/>
          </w:tcPr>
          <w:p w14:paraId="62D33505" w14:textId="3B87EDA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4CBCC246" w14:textId="77777777" w:rsidTr="002C491B">
        <w:tc>
          <w:tcPr>
            <w:tcW w:w="375" w:type="pct"/>
            <w:shd w:val="clear" w:color="auto" w:fill="auto"/>
            <w:noWrap/>
          </w:tcPr>
          <w:p w14:paraId="0A06540E" w14:textId="17E032B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2FD34181" w14:textId="0F061A2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w:t>
            </w:r>
            <w:proofErr w:type="spellStart"/>
            <w:r w:rsidRPr="00C232B2">
              <w:rPr>
                <w:rFonts w:cs="Arial"/>
                <w:color w:val="000000"/>
                <w:sz w:val="18"/>
                <w:szCs w:val="18"/>
              </w:rPr>
              <w:t>Burlina</w:t>
            </w:r>
            <w:proofErr w:type="spellEnd"/>
            <w:r w:rsidRPr="00C232B2">
              <w:rPr>
                <w:rFonts w:cs="Arial"/>
                <w:color w:val="000000"/>
                <w:sz w:val="18"/>
                <w:szCs w:val="18"/>
              </w:rPr>
              <w:t xml:space="preserve">, M. G. </w:t>
            </w:r>
            <w:proofErr w:type="spellStart"/>
            <w:r w:rsidRPr="00C232B2">
              <w:rPr>
                <w:rFonts w:cs="Arial"/>
                <w:color w:val="000000"/>
                <w:sz w:val="18"/>
                <w:szCs w:val="18"/>
              </w:rPr>
              <w:t>Dalfrà</w:t>
            </w:r>
            <w:proofErr w:type="spellEnd"/>
            <w:r w:rsidRPr="00C232B2">
              <w:rPr>
                <w:rFonts w:cs="Arial"/>
                <w:color w:val="000000"/>
                <w:sz w:val="18"/>
                <w:szCs w:val="18"/>
              </w:rPr>
              <w:t xml:space="preserve"> and A. Lapolla</w:t>
            </w:r>
          </w:p>
        </w:tc>
        <w:tc>
          <w:tcPr>
            <w:tcW w:w="215" w:type="pct"/>
            <w:shd w:val="clear" w:color="auto" w:fill="auto"/>
            <w:noWrap/>
          </w:tcPr>
          <w:p w14:paraId="5684AFFA" w14:textId="42AB344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3B5FF9EA" w14:textId="3D00E93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Short- and long-term consequences for offspring exposed to maternal diabetes: a review</w:t>
            </w:r>
          </w:p>
        </w:tc>
        <w:tc>
          <w:tcPr>
            <w:tcW w:w="974" w:type="pct"/>
            <w:shd w:val="clear" w:color="auto" w:fill="auto"/>
            <w:noWrap/>
          </w:tcPr>
          <w:p w14:paraId="6C0355A7" w14:textId="7131D89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Matern Fetal Neonatal Med 32 (4) 687-694 10.1080/14767058.2017.1387893</w:t>
            </w:r>
          </w:p>
        </w:tc>
        <w:tc>
          <w:tcPr>
            <w:tcW w:w="376" w:type="pct"/>
          </w:tcPr>
          <w:p w14:paraId="56F9EB17" w14:textId="50C0A40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0B6A1D9" w14:textId="77777777" w:rsidTr="002C491B">
        <w:tc>
          <w:tcPr>
            <w:tcW w:w="375" w:type="pct"/>
            <w:shd w:val="clear" w:color="auto" w:fill="auto"/>
            <w:noWrap/>
          </w:tcPr>
          <w:p w14:paraId="0075C702" w14:textId="7826202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1604775" w14:textId="69AD98F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 </w:t>
            </w:r>
            <w:proofErr w:type="spellStart"/>
            <w:r w:rsidRPr="00C232B2">
              <w:rPr>
                <w:rFonts w:cs="Arial"/>
                <w:color w:val="000000"/>
                <w:sz w:val="18"/>
                <w:szCs w:val="18"/>
              </w:rPr>
              <w:t>Kostopoulou</w:t>
            </w:r>
            <w:proofErr w:type="spellEnd"/>
            <w:r w:rsidRPr="00C232B2">
              <w:rPr>
                <w:rFonts w:cs="Arial"/>
                <w:color w:val="000000"/>
                <w:sz w:val="18"/>
                <w:szCs w:val="18"/>
              </w:rPr>
              <w:t xml:space="preserve">, A. </w:t>
            </w:r>
            <w:proofErr w:type="spellStart"/>
            <w:r w:rsidRPr="00C232B2">
              <w:rPr>
                <w:rFonts w:cs="Arial"/>
                <w:color w:val="000000"/>
                <w:sz w:val="18"/>
                <w:szCs w:val="18"/>
              </w:rPr>
              <w:t>Dastamani</w:t>
            </w:r>
            <w:proofErr w:type="spellEnd"/>
            <w:r w:rsidRPr="00C232B2">
              <w:rPr>
                <w:rFonts w:cs="Arial"/>
                <w:color w:val="000000"/>
                <w:sz w:val="18"/>
                <w:szCs w:val="18"/>
              </w:rPr>
              <w:t xml:space="preserve">, M. </w:t>
            </w:r>
            <w:proofErr w:type="spellStart"/>
            <w:r w:rsidRPr="00C232B2">
              <w:rPr>
                <w:rFonts w:cs="Arial"/>
                <w:color w:val="000000"/>
                <w:sz w:val="18"/>
                <w:szCs w:val="18"/>
              </w:rPr>
              <w:t>Güemes</w:t>
            </w:r>
            <w:proofErr w:type="spellEnd"/>
            <w:r w:rsidRPr="00C232B2">
              <w:rPr>
                <w:rFonts w:cs="Arial"/>
                <w:color w:val="000000"/>
                <w:sz w:val="18"/>
                <w:szCs w:val="18"/>
              </w:rPr>
              <w:t xml:space="preserve">, E. Clement, S. </w:t>
            </w:r>
            <w:proofErr w:type="spellStart"/>
            <w:r w:rsidRPr="00C232B2">
              <w:rPr>
                <w:rFonts w:cs="Arial"/>
                <w:color w:val="000000"/>
                <w:sz w:val="18"/>
                <w:szCs w:val="18"/>
              </w:rPr>
              <w:t>Caiulo</w:t>
            </w:r>
            <w:proofErr w:type="spellEnd"/>
            <w:r w:rsidRPr="00C232B2">
              <w:rPr>
                <w:rFonts w:cs="Arial"/>
                <w:color w:val="000000"/>
                <w:sz w:val="18"/>
                <w:szCs w:val="18"/>
              </w:rPr>
              <w:t xml:space="preserve">, P. </w:t>
            </w:r>
            <w:proofErr w:type="spellStart"/>
            <w:r w:rsidRPr="00C232B2">
              <w:rPr>
                <w:rFonts w:cs="Arial"/>
                <w:color w:val="000000"/>
                <w:sz w:val="18"/>
                <w:szCs w:val="18"/>
              </w:rPr>
              <w:t>Shanmugananda</w:t>
            </w:r>
            <w:proofErr w:type="spellEnd"/>
            <w:r w:rsidRPr="00C232B2">
              <w:rPr>
                <w:rFonts w:cs="Arial"/>
                <w:color w:val="000000"/>
                <w:sz w:val="18"/>
                <w:szCs w:val="18"/>
              </w:rPr>
              <w:t xml:space="preserve">, M. </w:t>
            </w:r>
            <w:proofErr w:type="spellStart"/>
            <w:r w:rsidRPr="00C232B2">
              <w:rPr>
                <w:rFonts w:cs="Arial"/>
                <w:color w:val="000000"/>
                <w:sz w:val="18"/>
                <w:szCs w:val="18"/>
              </w:rPr>
              <w:t>Dattani</w:t>
            </w:r>
            <w:proofErr w:type="spellEnd"/>
            <w:r w:rsidRPr="00C232B2">
              <w:rPr>
                <w:rFonts w:cs="Arial"/>
                <w:color w:val="000000"/>
                <w:sz w:val="18"/>
                <w:szCs w:val="18"/>
              </w:rPr>
              <w:t>, C. Gilbert, J. A. Hurst and P. Shah</w:t>
            </w:r>
          </w:p>
        </w:tc>
        <w:tc>
          <w:tcPr>
            <w:tcW w:w="215" w:type="pct"/>
            <w:shd w:val="clear" w:color="auto" w:fill="auto"/>
            <w:noWrap/>
          </w:tcPr>
          <w:p w14:paraId="25A22208" w14:textId="67000559"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580059A2" w14:textId="06DA18C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Syndromic Forms of </w:t>
            </w: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r w:rsidRPr="00C232B2">
              <w:rPr>
                <w:rFonts w:cs="Arial"/>
                <w:color w:val="000000"/>
                <w:sz w:val="18"/>
                <w:szCs w:val="18"/>
              </w:rPr>
              <w:t>-A 15-year follow-up Study</w:t>
            </w:r>
          </w:p>
        </w:tc>
        <w:tc>
          <w:tcPr>
            <w:tcW w:w="974" w:type="pct"/>
            <w:shd w:val="clear" w:color="auto" w:fill="auto"/>
            <w:noWrap/>
          </w:tcPr>
          <w:p w14:paraId="207B75B1" w14:textId="2050106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Clin Endocrinol (</w:t>
            </w:r>
            <w:proofErr w:type="spellStart"/>
            <w:r w:rsidRPr="00C232B2">
              <w:rPr>
                <w:rFonts w:cs="Arial"/>
                <w:color w:val="000000"/>
                <w:sz w:val="18"/>
                <w:szCs w:val="18"/>
              </w:rPr>
              <w:t>Oxf</w:t>
            </w:r>
            <w:proofErr w:type="spellEnd"/>
            <w:r w:rsidRPr="00C232B2">
              <w:rPr>
                <w:rFonts w:cs="Arial"/>
                <w:color w:val="000000"/>
                <w:sz w:val="18"/>
                <w:szCs w:val="18"/>
              </w:rPr>
              <w:t>) 94 (3) 399-412 10.1111/cen.14393</w:t>
            </w:r>
          </w:p>
        </w:tc>
        <w:tc>
          <w:tcPr>
            <w:tcW w:w="376" w:type="pct"/>
          </w:tcPr>
          <w:p w14:paraId="3B5ED8F9" w14:textId="6AA20D15"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1B3B8482" w14:textId="77777777" w:rsidTr="002C491B">
        <w:tc>
          <w:tcPr>
            <w:tcW w:w="375" w:type="pct"/>
            <w:shd w:val="clear" w:color="auto" w:fill="auto"/>
            <w:noWrap/>
          </w:tcPr>
          <w:p w14:paraId="396BD00F" w14:textId="43D3341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8199B33" w14:textId="1882652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V. </w:t>
            </w:r>
            <w:proofErr w:type="spellStart"/>
            <w:r w:rsidRPr="00C232B2">
              <w:rPr>
                <w:rFonts w:cs="Arial"/>
                <w:color w:val="000000"/>
                <w:sz w:val="18"/>
                <w:szCs w:val="18"/>
              </w:rPr>
              <w:t>Kharade</w:t>
            </w:r>
            <w:proofErr w:type="spellEnd"/>
            <w:r w:rsidRPr="00C232B2">
              <w:rPr>
                <w:rFonts w:cs="Arial"/>
                <w:color w:val="000000"/>
                <w:sz w:val="18"/>
                <w:szCs w:val="18"/>
              </w:rPr>
              <w:t>, C. Nichols and J. S. Denton</w:t>
            </w:r>
          </w:p>
        </w:tc>
        <w:tc>
          <w:tcPr>
            <w:tcW w:w="215" w:type="pct"/>
            <w:shd w:val="clear" w:color="auto" w:fill="auto"/>
            <w:noWrap/>
          </w:tcPr>
          <w:p w14:paraId="0963E5DF" w14:textId="77F53DEA"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587656AE" w14:textId="16553FF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The shifting landscape of KATP channelopathies and the need for 'sharper' therapeutics</w:t>
            </w:r>
          </w:p>
        </w:tc>
        <w:tc>
          <w:tcPr>
            <w:tcW w:w="974" w:type="pct"/>
            <w:shd w:val="clear" w:color="auto" w:fill="auto"/>
            <w:noWrap/>
          </w:tcPr>
          <w:p w14:paraId="4EE833AB" w14:textId="3A91DB3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Future Med Chem 8 (7) 789-802 10.4155/fmc-2016-0005</w:t>
            </w:r>
          </w:p>
        </w:tc>
        <w:tc>
          <w:tcPr>
            <w:tcW w:w="376" w:type="pct"/>
          </w:tcPr>
          <w:p w14:paraId="3D12F486" w14:textId="26040B1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316ECB2" w14:textId="77777777" w:rsidTr="002C491B">
        <w:tc>
          <w:tcPr>
            <w:tcW w:w="375" w:type="pct"/>
            <w:shd w:val="clear" w:color="auto" w:fill="auto"/>
            <w:noWrap/>
          </w:tcPr>
          <w:p w14:paraId="5557422C" w14:textId="5D70046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0F926EC0" w14:textId="2D65BED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 De Franco, C. Saint-Martin, K. Brusgaard, A. E. Knight Johnson, L. Aguilar-Bryan, P. Bowman, J. B. Arnoux, A. R. Larsen, M. </w:t>
            </w:r>
            <w:proofErr w:type="spellStart"/>
            <w:r w:rsidRPr="00C232B2">
              <w:rPr>
                <w:rFonts w:cs="Arial"/>
                <w:color w:val="000000"/>
                <w:sz w:val="18"/>
                <w:szCs w:val="18"/>
              </w:rPr>
              <w:t>Sanyoura</w:t>
            </w:r>
            <w:proofErr w:type="spellEnd"/>
            <w:r w:rsidRPr="00C232B2">
              <w:rPr>
                <w:rFonts w:cs="Arial"/>
                <w:color w:val="000000"/>
                <w:sz w:val="18"/>
                <w:szCs w:val="18"/>
              </w:rPr>
              <w:t xml:space="preserve">, S. A. W. Greeley, R. Calzada-León, B. Harman, J. A. L. Houghton, E. Nishimura-Meguro, T. W. Laver, S. Ellard, D. Del Gaudio, H. T. Christesen, C. </w:t>
            </w:r>
            <w:proofErr w:type="spellStart"/>
            <w:r w:rsidRPr="00C232B2">
              <w:rPr>
                <w:rFonts w:cs="Arial"/>
                <w:color w:val="000000"/>
                <w:sz w:val="18"/>
                <w:szCs w:val="18"/>
              </w:rPr>
              <w:t>Bellanné</w:t>
            </w:r>
            <w:proofErr w:type="spellEnd"/>
            <w:r w:rsidRPr="00C232B2">
              <w:rPr>
                <w:rFonts w:cs="Arial"/>
                <w:color w:val="000000"/>
                <w:sz w:val="18"/>
                <w:szCs w:val="18"/>
              </w:rPr>
              <w:t>-Chantelot and S. E. Flanagan</w:t>
            </w:r>
          </w:p>
        </w:tc>
        <w:tc>
          <w:tcPr>
            <w:tcW w:w="215" w:type="pct"/>
            <w:shd w:val="clear" w:color="auto" w:fill="auto"/>
            <w:noWrap/>
          </w:tcPr>
          <w:p w14:paraId="7FAF6A47" w14:textId="5F84515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078D1E48" w14:textId="7230F8D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Update of variants identified in the pancreatic β-cell K(ATP) channel genes KCNJ11 and ABCC8 in individuals with congenital hyperinsulinism and diabetes</w:t>
            </w:r>
          </w:p>
        </w:tc>
        <w:tc>
          <w:tcPr>
            <w:tcW w:w="974" w:type="pct"/>
            <w:shd w:val="clear" w:color="auto" w:fill="auto"/>
            <w:noWrap/>
          </w:tcPr>
          <w:p w14:paraId="4BCF66A1" w14:textId="0893B5B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Hum </w:t>
            </w:r>
            <w:proofErr w:type="spellStart"/>
            <w:r w:rsidRPr="00C232B2">
              <w:rPr>
                <w:rFonts w:cs="Arial"/>
                <w:color w:val="000000"/>
                <w:sz w:val="18"/>
                <w:szCs w:val="18"/>
              </w:rPr>
              <w:t>Mutat</w:t>
            </w:r>
            <w:proofErr w:type="spellEnd"/>
            <w:r w:rsidRPr="00C232B2">
              <w:rPr>
                <w:rFonts w:cs="Arial"/>
                <w:color w:val="000000"/>
                <w:sz w:val="18"/>
                <w:szCs w:val="18"/>
              </w:rPr>
              <w:t xml:space="preserve"> 41 (5) 884-905 10.1002/humu.23995</w:t>
            </w:r>
          </w:p>
        </w:tc>
        <w:tc>
          <w:tcPr>
            <w:tcW w:w="376" w:type="pct"/>
          </w:tcPr>
          <w:p w14:paraId="6EA10A59" w14:textId="45C9DCF5"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FFF980A" w14:textId="77777777" w:rsidTr="002C491B">
        <w:tc>
          <w:tcPr>
            <w:tcW w:w="375" w:type="pct"/>
            <w:shd w:val="clear" w:color="auto" w:fill="auto"/>
            <w:noWrap/>
          </w:tcPr>
          <w:p w14:paraId="118345F4" w14:textId="3356BBE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41F5A95" w14:textId="21748F6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K. Perge and M. Nicolino</w:t>
            </w:r>
          </w:p>
        </w:tc>
        <w:tc>
          <w:tcPr>
            <w:tcW w:w="215" w:type="pct"/>
            <w:shd w:val="clear" w:color="auto" w:fill="auto"/>
            <w:noWrap/>
          </w:tcPr>
          <w:p w14:paraId="71E30820" w14:textId="5BC7AE4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2DBBB986" w14:textId="1675564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Variable phenotypes of individual and family monogenic cases with hyperinsulinism and diabetes: a systematic review</w:t>
            </w:r>
          </w:p>
        </w:tc>
        <w:tc>
          <w:tcPr>
            <w:tcW w:w="974" w:type="pct"/>
            <w:shd w:val="clear" w:color="auto" w:fill="auto"/>
            <w:noWrap/>
          </w:tcPr>
          <w:p w14:paraId="15C913F0" w14:textId="25AF9E3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Rev </w:t>
            </w:r>
            <w:proofErr w:type="spellStart"/>
            <w:r w:rsidRPr="00C232B2">
              <w:rPr>
                <w:rFonts w:cs="Arial"/>
                <w:color w:val="000000"/>
                <w:sz w:val="18"/>
                <w:szCs w:val="18"/>
              </w:rPr>
              <w:t>Endocr</w:t>
            </w:r>
            <w:proofErr w:type="spellEnd"/>
            <w:r w:rsidRPr="00C232B2">
              <w:rPr>
                <w:rFonts w:cs="Arial"/>
                <w:color w:val="000000"/>
                <w:sz w:val="18"/>
                <w:szCs w:val="18"/>
              </w:rPr>
              <w:t xml:space="preserve"> </w:t>
            </w:r>
            <w:proofErr w:type="spellStart"/>
            <w:r w:rsidRPr="00C232B2">
              <w:rPr>
                <w:rFonts w:cs="Arial"/>
                <w:color w:val="000000"/>
                <w:sz w:val="18"/>
                <w:szCs w:val="18"/>
              </w:rPr>
              <w:t>Metab</w:t>
            </w:r>
            <w:proofErr w:type="spellEnd"/>
            <w:r w:rsidRPr="00C232B2">
              <w:rPr>
                <w:rFonts w:cs="Arial"/>
                <w:color w:val="000000"/>
                <w:sz w:val="18"/>
                <w:szCs w:val="18"/>
              </w:rPr>
              <w:t xml:space="preserve"> </w:t>
            </w:r>
            <w:proofErr w:type="spellStart"/>
            <w:r w:rsidRPr="00C232B2">
              <w:rPr>
                <w:rFonts w:cs="Arial"/>
                <w:color w:val="000000"/>
                <w:sz w:val="18"/>
                <w:szCs w:val="18"/>
              </w:rPr>
              <w:t>Disord</w:t>
            </w:r>
            <w:proofErr w:type="spellEnd"/>
            <w:r w:rsidRPr="00C232B2">
              <w:rPr>
                <w:rFonts w:cs="Arial"/>
                <w:color w:val="000000"/>
                <w:sz w:val="18"/>
                <w:szCs w:val="18"/>
              </w:rPr>
              <w:t xml:space="preserve"> 23 (5) 1063-1078 10.1007/s11154-022-09749-2</w:t>
            </w:r>
          </w:p>
        </w:tc>
        <w:tc>
          <w:tcPr>
            <w:tcW w:w="376" w:type="pct"/>
          </w:tcPr>
          <w:p w14:paraId="5E0E91E3" w14:textId="4F0AD58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5D0E9A" w:rsidRPr="00C232B2" w14:paraId="3326598B" w14:textId="77777777" w:rsidTr="002C491B">
        <w:tc>
          <w:tcPr>
            <w:tcW w:w="375" w:type="pct"/>
            <w:shd w:val="clear" w:color="auto" w:fill="auto"/>
            <w:noWrap/>
          </w:tcPr>
          <w:p w14:paraId="48810AE7" w14:textId="3617327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198C25D3" w14:textId="32F7335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w:t>
            </w:r>
            <w:proofErr w:type="spellStart"/>
            <w:r w:rsidRPr="00C232B2">
              <w:rPr>
                <w:rFonts w:cs="Arial"/>
                <w:color w:val="000000"/>
                <w:sz w:val="18"/>
                <w:szCs w:val="18"/>
              </w:rPr>
              <w:t>Staník</w:t>
            </w:r>
            <w:proofErr w:type="spellEnd"/>
            <w:r w:rsidRPr="00C232B2">
              <w:rPr>
                <w:rFonts w:cs="Arial"/>
                <w:color w:val="000000"/>
                <w:sz w:val="18"/>
                <w:szCs w:val="18"/>
              </w:rPr>
              <w:t xml:space="preserve">, M. </w:t>
            </w:r>
            <w:proofErr w:type="spellStart"/>
            <w:r w:rsidRPr="00C232B2">
              <w:rPr>
                <w:rFonts w:cs="Arial"/>
                <w:color w:val="000000"/>
                <w:sz w:val="18"/>
                <w:szCs w:val="18"/>
              </w:rPr>
              <w:t>Škopková</w:t>
            </w:r>
            <w:proofErr w:type="spellEnd"/>
            <w:r w:rsidRPr="00C232B2">
              <w:rPr>
                <w:rFonts w:cs="Arial"/>
                <w:color w:val="000000"/>
                <w:sz w:val="18"/>
                <w:szCs w:val="18"/>
              </w:rPr>
              <w:t xml:space="preserve">, M. </w:t>
            </w:r>
            <w:proofErr w:type="spellStart"/>
            <w:r w:rsidRPr="00C232B2">
              <w:rPr>
                <w:rFonts w:cs="Arial"/>
                <w:color w:val="000000"/>
                <w:sz w:val="18"/>
                <w:szCs w:val="18"/>
              </w:rPr>
              <w:t>Rosoľanková</w:t>
            </w:r>
            <w:proofErr w:type="spellEnd"/>
            <w:r w:rsidRPr="00C232B2">
              <w:rPr>
                <w:rFonts w:cs="Arial"/>
                <w:color w:val="000000"/>
                <w:sz w:val="18"/>
                <w:szCs w:val="18"/>
              </w:rPr>
              <w:t xml:space="preserve">, I. Klimeš and D. </w:t>
            </w:r>
            <w:proofErr w:type="spellStart"/>
            <w:r w:rsidRPr="00C232B2">
              <w:rPr>
                <w:rFonts w:cs="Arial"/>
                <w:color w:val="000000"/>
                <w:sz w:val="18"/>
                <w:szCs w:val="18"/>
              </w:rPr>
              <w:t>Gašperíková</w:t>
            </w:r>
            <w:proofErr w:type="spellEnd"/>
          </w:p>
        </w:tc>
        <w:tc>
          <w:tcPr>
            <w:tcW w:w="215" w:type="pct"/>
            <w:shd w:val="clear" w:color="auto" w:fill="auto"/>
            <w:noWrap/>
          </w:tcPr>
          <w:p w14:paraId="3093C454" w14:textId="5078F747"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2FDF9898" w14:textId="4BB34FD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[Actual trends in diagnostics and treatment of congenital hyperinsulinism]</w:t>
            </w:r>
          </w:p>
        </w:tc>
        <w:tc>
          <w:tcPr>
            <w:tcW w:w="974" w:type="pct"/>
            <w:shd w:val="clear" w:color="auto" w:fill="auto"/>
            <w:noWrap/>
          </w:tcPr>
          <w:p w14:paraId="2FEDBD09" w14:textId="390B886F"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Vnitr</w:t>
            </w:r>
            <w:proofErr w:type="spellEnd"/>
            <w:r w:rsidRPr="00C232B2">
              <w:rPr>
                <w:rFonts w:cs="Arial"/>
                <w:color w:val="000000"/>
                <w:sz w:val="18"/>
                <w:szCs w:val="18"/>
              </w:rPr>
              <w:t xml:space="preserve"> Lek 62 (11 Suppl 4) S103-112 </w:t>
            </w:r>
          </w:p>
        </w:tc>
        <w:tc>
          <w:tcPr>
            <w:tcW w:w="376" w:type="pct"/>
          </w:tcPr>
          <w:p w14:paraId="4E79D67D" w14:textId="64EA6839"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GR</w:t>
            </w:r>
          </w:p>
        </w:tc>
      </w:tr>
      <w:tr w:rsidR="005D0E9A" w:rsidRPr="00C232B2" w14:paraId="4F31002A" w14:textId="77777777" w:rsidTr="002C491B">
        <w:tc>
          <w:tcPr>
            <w:tcW w:w="375" w:type="pct"/>
            <w:shd w:val="clear" w:color="auto" w:fill="auto"/>
            <w:noWrap/>
          </w:tcPr>
          <w:p w14:paraId="6146050F" w14:textId="0A7DD82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563CE8F0" w14:textId="18DB05A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E. Harding, D. L. Harris, J. E. Hegarty, J. M. </w:t>
            </w:r>
            <w:proofErr w:type="spellStart"/>
            <w:r w:rsidRPr="00C232B2">
              <w:rPr>
                <w:rFonts w:cs="Arial"/>
                <w:color w:val="000000"/>
                <w:sz w:val="18"/>
                <w:szCs w:val="18"/>
              </w:rPr>
              <w:t>Alsweiler</w:t>
            </w:r>
            <w:proofErr w:type="spellEnd"/>
            <w:r w:rsidRPr="00C232B2">
              <w:rPr>
                <w:rFonts w:cs="Arial"/>
                <w:color w:val="000000"/>
                <w:sz w:val="18"/>
                <w:szCs w:val="18"/>
              </w:rPr>
              <w:t xml:space="preserve"> and C. J. McKinlay</w:t>
            </w:r>
          </w:p>
        </w:tc>
        <w:tc>
          <w:tcPr>
            <w:tcW w:w="215" w:type="pct"/>
            <w:shd w:val="clear" w:color="auto" w:fill="auto"/>
            <w:noWrap/>
          </w:tcPr>
          <w:p w14:paraId="79C12CE1" w14:textId="25738559"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02E3B0F3" w14:textId="5BCF5FF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An emerging evidence base for the management of neonatal </w:t>
            </w:r>
            <w:proofErr w:type="spellStart"/>
            <w:r w:rsidRPr="00C232B2">
              <w:rPr>
                <w:rFonts w:cs="Arial"/>
                <w:color w:val="000000"/>
                <w:sz w:val="18"/>
                <w:szCs w:val="18"/>
              </w:rPr>
              <w:t>hypoglycaemia</w:t>
            </w:r>
            <w:proofErr w:type="spellEnd"/>
          </w:p>
        </w:tc>
        <w:tc>
          <w:tcPr>
            <w:tcW w:w="974" w:type="pct"/>
            <w:shd w:val="clear" w:color="auto" w:fill="auto"/>
            <w:noWrap/>
          </w:tcPr>
          <w:p w14:paraId="7407FB78" w14:textId="3DA1DFF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Early Hum Dev 104 (51-56 10.1016/j.earlhumdev.2016.12.009</w:t>
            </w:r>
          </w:p>
        </w:tc>
        <w:tc>
          <w:tcPr>
            <w:tcW w:w="376" w:type="pct"/>
          </w:tcPr>
          <w:p w14:paraId="71471657" w14:textId="033675A7"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GR</w:t>
            </w:r>
          </w:p>
        </w:tc>
      </w:tr>
      <w:tr w:rsidR="005D0E9A" w:rsidRPr="00C232B2" w14:paraId="7841602A" w14:textId="77777777" w:rsidTr="002C491B">
        <w:tc>
          <w:tcPr>
            <w:tcW w:w="375" w:type="pct"/>
            <w:shd w:val="clear" w:color="auto" w:fill="auto"/>
            <w:noWrap/>
          </w:tcPr>
          <w:p w14:paraId="25E02F24" w14:textId="061936D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247D306D" w14:textId="105A57A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A. Casertano, A. Rossi, S. </w:t>
            </w:r>
            <w:proofErr w:type="spellStart"/>
            <w:r w:rsidRPr="00C232B2">
              <w:rPr>
                <w:rFonts w:cs="Arial"/>
                <w:color w:val="000000"/>
                <w:sz w:val="18"/>
                <w:szCs w:val="18"/>
              </w:rPr>
              <w:t>Fecarotta</w:t>
            </w:r>
            <w:proofErr w:type="spellEnd"/>
            <w:r w:rsidRPr="00C232B2">
              <w:rPr>
                <w:rFonts w:cs="Arial"/>
                <w:color w:val="000000"/>
                <w:sz w:val="18"/>
                <w:szCs w:val="18"/>
              </w:rPr>
              <w:t xml:space="preserve">, F. M. Rosanio, C. </w:t>
            </w:r>
            <w:proofErr w:type="spellStart"/>
            <w:r w:rsidRPr="00C232B2">
              <w:rPr>
                <w:rFonts w:cs="Arial"/>
                <w:color w:val="000000"/>
                <w:sz w:val="18"/>
                <w:szCs w:val="18"/>
              </w:rPr>
              <w:t>Moracas</w:t>
            </w:r>
            <w:proofErr w:type="spellEnd"/>
            <w:r w:rsidRPr="00C232B2">
              <w:rPr>
                <w:rFonts w:cs="Arial"/>
                <w:color w:val="000000"/>
                <w:sz w:val="18"/>
                <w:szCs w:val="18"/>
              </w:rPr>
              <w:t xml:space="preserve">, F. Di Candia, G. Parenti, A. Franzese and E. </w:t>
            </w:r>
            <w:proofErr w:type="spellStart"/>
            <w:r w:rsidRPr="00C232B2">
              <w:rPr>
                <w:rFonts w:cs="Arial"/>
                <w:color w:val="000000"/>
                <w:sz w:val="18"/>
                <w:szCs w:val="18"/>
              </w:rPr>
              <w:t>Mozzillo</w:t>
            </w:r>
            <w:proofErr w:type="spellEnd"/>
          </w:p>
        </w:tc>
        <w:tc>
          <w:tcPr>
            <w:tcW w:w="215" w:type="pct"/>
            <w:shd w:val="clear" w:color="auto" w:fill="auto"/>
            <w:noWrap/>
          </w:tcPr>
          <w:p w14:paraId="71B78FD9" w14:textId="74E0C727"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2A167843" w14:textId="6E45132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An Overview of Hypoglycemia in Children Including a Comprehensive Practical Diagnostic Flowchart for Clinical Use</w:t>
            </w:r>
          </w:p>
        </w:tc>
        <w:tc>
          <w:tcPr>
            <w:tcW w:w="974" w:type="pct"/>
            <w:shd w:val="clear" w:color="auto" w:fill="auto"/>
            <w:noWrap/>
          </w:tcPr>
          <w:p w14:paraId="3B1062B4" w14:textId="6AFDE13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Front Endocrinol (Lausanne) 12 (684011 10.3389/fendo.2021.684011</w:t>
            </w:r>
          </w:p>
        </w:tc>
        <w:tc>
          <w:tcPr>
            <w:tcW w:w="376" w:type="pct"/>
          </w:tcPr>
          <w:p w14:paraId="7EA76E5A" w14:textId="72DD4607"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F</w:t>
            </w:r>
          </w:p>
        </w:tc>
      </w:tr>
      <w:tr w:rsidR="005D0E9A" w:rsidRPr="00C232B2" w14:paraId="3303083A" w14:textId="77777777" w:rsidTr="002C491B">
        <w:tc>
          <w:tcPr>
            <w:tcW w:w="375" w:type="pct"/>
            <w:shd w:val="clear" w:color="auto" w:fill="auto"/>
            <w:noWrap/>
          </w:tcPr>
          <w:p w14:paraId="7F1313A1" w14:textId="28B4FD0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lastRenderedPageBreak/>
              <w:t>SOTA 1-1</w:t>
            </w:r>
          </w:p>
        </w:tc>
        <w:tc>
          <w:tcPr>
            <w:tcW w:w="1556" w:type="pct"/>
            <w:shd w:val="clear" w:color="auto" w:fill="auto"/>
            <w:noWrap/>
          </w:tcPr>
          <w:p w14:paraId="19E508BE" w14:textId="425BC27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E. Rosenfeld and D. D. De León</w:t>
            </w:r>
          </w:p>
        </w:tc>
        <w:tc>
          <w:tcPr>
            <w:tcW w:w="215" w:type="pct"/>
            <w:shd w:val="clear" w:color="auto" w:fill="auto"/>
            <w:noWrap/>
          </w:tcPr>
          <w:p w14:paraId="028D213E" w14:textId="55414A84"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7B40EE2F" w14:textId="44D495A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Bridging the gaps: recent advances in diagnosis, care, and outcomes in congenital hyperinsulinism</w:t>
            </w:r>
          </w:p>
        </w:tc>
        <w:tc>
          <w:tcPr>
            <w:tcW w:w="974" w:type="pct"/>
            <w:shd w:val="clear" w:color="auto" w:fill="auto"/>
            <w:noWrap/>
          </w:tcPr>
          <w:p w14:paraId="04FE76CB" w14:textId="2A7CF5A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Curr </w:t>
            </w:r>
            <w:proofErr w:type="spellStart"/>
            <w:r w:rsidRPr="00C232B2">
              <w:rPr>
                <w:rFonts w:cs="Arial"/>
                <w:color w:val="000000"/>
                <w:sz w:val="18"/>
                <w:szCs w:val="18"/>
              </w:rPr>
              <w:t>Opin</w:t>
            </w:r>
            <w:proofErr w:type="spellEnd"/>
            <w:r w:rsidRPr="00C232B2">
              <w:rPr>
                <w:rFonts w:cs="Arial"/>
                <w:color w:val="000000"/>
                <w:sz w:val="18"/>
                <w:szCs w:val="18"/>
              </w:rPr>
              <w:t xml:space="preserve"> </w:t>
            </w:r>
            <w:proofErr w:type="spellStart"/>
            <w:r w:rsidRPr="00C232B2">
              <w:rPr>
                <w:rFonts w:cs="Arial"/>
                <w:color w:val="000000"/>
                <w:sz w:val="18"/>
                <w:szCs w:val="18"/>
              </w:rPr>
              <w:t>Pediatr</w:t>
            </w:r>
            <w:proofErr w:type="spellEnd"/>
            <w:r w:rsidRPr="00C232B2">
              <w:rPr>
                <w:rFonts w:cs="Arial"/>
                <w:color w:val="000000"/>
                <w:sz w:val="18"/>
                <w:szCs w:val="18"/>
              </w:rPr>
              <w:t xml:space="preserve"> 35 (4) 486-493 10.1097/mop.0000000000001243</w:t>
            </w:r>
          </w:p>
        </w:tc>
        <w:tc>
          <w:tcPr>
            <w:tcW w:w="376" w:type="pct"/>
          </w:tcPr>
          <w:p w14:paraId="311FFB93" w14:textId="247B47C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28A65DB9" w14:textId="77777777" w:rsidTr="002C491B">
        <w:tc>
          <w:tcPr>
            <w:tcW w:w="375" w:type="pct"/>
            <w:shd w:val="clear" w:color="auto" w:fill="auto"/>
            <w:noWrap/>
          </w:tcPr>
          <w:p w14:paraId="165F5A09" w14:textId="16E8583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30DD140" w14:textId="6A8DF6D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C. Worth, D. Yau, M. Salomon </w:t>
            </w:r>
            <w:proofErr w:type="spellStart"/>
            <w:r w:rsidRPr="00C232B2">
              <w:rPr>
                <w:rFonts w:cs="Arial"/>
                <w:color w:val="000000"/>
                <w:sz w:val="18"/>
                <w:szCs w:val="18"/>
              </w:rPr>
              <w:t>Estebanez</w:t>
            </w:r>
            <w:proofErr w:type="spellEnd"/>
            <w:r w:rsidRPr="00C232B2">
              <w:rPr>
                <w:rFonts w:cs="Arial"/>
                <w:color w:val="000000"/>
                <w:sz w:val="18"/>
                <w:szCs w:val="18"/>
              </w:rPr>
              <w:t>, E. O'Shea, K. Cosgrove, M. Dunne and I. Banerjee</w:t>
            </w:r>
          </w:p>
        </w:tc>
        <w:tc>
          <w:tcPr>
            <w:tcW w:w="215" w:type="pct"/>
            <w:shd w:val="clear" w:color="auto" w:fill="auto"/>
            <w:noWrap/>
          </w:tcPr>
          <w:p w14:paraId="2421771E" w14:textId="6342CE3F"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32E37ED5" w14:textId="14EF3FA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Complexities in the medical management of </w:t>
            </w:r>
            <w:proofErr w:type="spellStart"/>
            <w:r w:rsidRPr="00C232B2">
              <w:rPr>
                <w:rFonts w:cs="Arial"/>
                <w:color w:val="000000"/>
                <w:sz w:val="18"/>
                <w:szCs w:val="18"/>
              </w:rPr>
              <w:t>hypoglycaemia</w:t>
            </w:r>
            <w:proofErr w:type="spellEnd"/>
            <w:r w:rsidRPr="00C232B2">
              <w:rPr>
                <w:rFonts w:cs="Arial"/>
                <w:color w:val="000000"/>
                <w:sz w:val="18"/>
                <w:szCs w:val="18"/>
              </w:rPr>
              <w:t xml:space="preserve"> due to congenital hyperinsulinism</w:t>
            </w:r>
          </w:p>
        </w:tc>
        <w:tc>
          <w:tcPr>
            <w:tcW w:w="974" w:type="pct"/>
            <w:shd w:val="clear" w:color="auto" w:fill="auto"/>
            <w:noWrap/>
          </w:tcPr>
          <w:p w14:paraId="5C858F6A" w14:textId="396A7BD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Clin Endocrinol (</w:t>
            </w:r>
            <w:proofErr w:type="spellStart"/>
            <w:r w:rsidRPr="00C232B2">
              <w:rPr>
                <w:rFonts w:cs="Arial"/>
                <w:color w:val="000000"/>
                <w:sz w:val="18"/>
                <w:szCs w:val="18"/>
              </w:rPr>
              <w:t>Oxf</w:t>
            </w:r>
            <w:proofErr w:type="spellEnd"/>
            <w:r w:rsidRPr="00C232B2">
              <w:rPr>
                <w:rFonts w:cs="Arial"/>
                <w:color w:val="000000"/>
                <w:sz w:val="18"/>
                <w:szCs w:val="18"/>
              </w:rPr>
              <w:t>) 92 (5) 387-395 10.1111/cen.14152</w:t>
            </w:r>
          </w:p>
        </w:tc>
        <w:tc>
          <w:tcPr>
            <w:tcW w:w="376" w:type="pct"/>
          </w:tcPr>
          <w:p w14:paraId="0ADBADC7" w14:textId="287CBF0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5B7949A4" w14:textId="77777777" w:rsidTr="002C491B">
        <w:tc>
          <w:tcPr>
            <w:tcW w:w="375" w:type="pct"/>
            <w:shd w:val="clear" w:color="auto" w:fill="auto"/>
            <w:noWrap/>
          </w:tcPr>
          <w:p w14:paraId="11663F0D" w14:textId="451D65C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1A8D9C15" w14:textId="13D592F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S. Krawczyk, K. </w:t>
            </w:r>
            <w:proofErr w:type="spellStart"/>
            <w:r w:rsidRPr="00C232B2">
              <w:rPr>
                <w:rFonts w:cs="Arial"/>
                <w:color w:val="000000"/>
                <w:sz w:val="18"/>
                <w:szCs w:val="18"/>
              </w:rPr>
              <w:t>Urbanska</w:t>
            </w:r>
            <w:proofErr w:type="spellEnd"/>
            <w:r w:rsidRPr="00C232B2">
              <w:rPr>
                <w:rFonts w:cs="Arial"/>
                <w:color w:val="000000"/>
                <w:sz w:val="18"/>
                <w:szCs w:val="18"/>
              </w:rPr>
              <w:t>, N. Biel, M. J. Bielak, A. Tarkowska, R. Piekarski, A. I. Prokurat, M. Pacholska and I. Ben-Skowronek</w:t>
            </w:r>
          </w:p>
        </w:tc>
        <w:tc>
          <w:tcPr>
            <w:tcW w:w="215" w:type="pct"/>
            <w:shd w:val="clear" w:color="auto" w:fill="auto"/>
            <w:noWrap/>
          </w:tcPr>
          <w:p w14:paraId="45A99A9C" w14:textId="03744FF3"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169D295E" w14:textId="202BC99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Congenital </w:t>
            </w: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r w:rsidRPr="00C232B2">
              <w:rPr>
                <w:rFonts w:cs="Arial"/>
                <w:color w:val="000000"/>
                <w:sz w:val="18"/>
                <w:szCs w:val="18"/>
              </w:rPr>
              <w:t>-A Review and Case Presentation</w:t>
            </w:r>
          </w:p>
        </w:tc>
        <w:tc>
          <w:tcPr>
            <w:tcW w:w="974" w:type="pct"/>
            <w:shd w:val="clear" w:color="auto" w:fill="auto"/>
            <w:noWrap/>
          </w:tcPr>
          <w:p w14:paraId="2648B4B2" w14:textId="4AE05A3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J Clin Med 11 (20) 10.3390/jcm11206020</w:t>
            </w:r>
          </w:p>
        </w:tc>
        <w:tc>
          <w:tcPr>
            <w:tcW w:w="376" w:type="pct"/>
          </w:tcPr>
          <w:p w14:paraId="4E48D752" w14:textId="54B982C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78B64B4E" w14:textId="77777777" w:rsidTr="002C491B">
        <w:tc>
          <w:tcPr>
            <w:tcW w:w="375" w:type="pct"/>
            <w:shd w:val="clear" w:color="auto" w:fill="auto"/>
            <w:noWrap/>
          </w:tcPr>
          <w:p w14:paraId="570B0526" w14:textId="1BF13BE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5CD16436" w14:textId="109403E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K. Sims</w:t>
            </w:r>
          </w:p>
        </w:tc>
        <w:tc>
          <w:tcPr>
            <w:tcW w:w="215" w:type="pct"/>
            <w:shd w:val="clear" w:color="auto" w:fill="auto"/>
            <w:noWrap/>
          </w:tcPr>
          <w:p w14:paraId="67FE4A8D" w14:textId="19669FD8"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217EE262" w14:textId="110EDCA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w:t>
            </w:r>
          </w:p>
        </w:tc>
        <w:tc>
          <w:tcPr>
            <w:tcW w:w="974" w:type="pct"/>
            <w:shd w:val="clear" w:color="auto" w:fill="auto"/>
            <w:noWrap/>
          </w:tcPr>
          <w:p w14:paraId="1BBF974E" w14:textId="02342C45"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Neoreviews</w:t>
            </w:r>
            <w:proofErr w:type="spellEnd"/>
            <w:r w:rsidRPr="00C232B2">
              <w:rPr>
                <w:rFonts w:cs="Arial"/>
                <w:color w:val="000000"/>
                <w:sz w:val="18"/>
                <w:szCs w:val="18"/>
              </w:rPr>
              <w:t xml:space="preserve"> 22 (4) e230-e240 10.1542/neo.22-4-e230</w:t>
            </w:r>
          </w:p>
        </w:tc>
        <w:tc>
          <w:tcPr>
            <w:tcW w:w="376" w:type="pct"/>
          </w:tcPr>
          <w:p w14:paraId="201C4CAD" w14:textId="184637F2"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GR</w:t>
            </w:r>
          </w:p>
        </w:tc>
      </w:tr>
      <w:tr w:rsidR="005D0E9A" w:rsidRPr="00C232B2" w14:paraId="2DA4FC0E" w14:textId="77777777" w:rsidTr="002C491B">
        <w:tc>
          <w:tcPr>
            <w:tcW w:w="375" w:type="pct"/>
            <w:shd w:val="clear" w:color="auto" w:fill="auto"/>
            <w:noWrap/>
          </w:tcPr>
          <w:p w14:paraId="0473F3F7" w14:textId="2693039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F62EB52" w14:textId="70FEB93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M. S. </w:t>
            </w:r>
            <w:proofErr w:type="spellStart"/>
            <w:r w:rsidRPr="00C232B2">
              <w:rPr>
                <w:rFonts w:cs="Arial"/>
                <w:color w:val="000000"/>
                <w:sz w:val="18"/>
                <w:szCs w:val="18"/>
              </w:rPr>
              <w:t>Estebanez</w:t>
            </w:r>
            <w:proofErr w:type="spellEnd"/>
            <w:r w:rsidRPr="00C232B2">
              <w:rPr>
                <w:rFonts w:cs="Arial"/>
                <w:color w:val="000000"/>
                <w:sz w:val="18"/>
                <w:szCs w:val="18"/>
              </w:rPr>
              <w:t>, C. Worth and I. Banerjee</w:t>
            </w:r>
          </w:p>
        </w:tc>
        <w:tc>
          <w:tcPr>
            <w:tcW w:w="215" w:type="pct"/>
            <w:shd w:val="clear" w:color="auto" w:fill="auto"/>
            <w:noWrap/>
          </w:tcPr>
          <w:p w14:paraId="40EAA984" w14:textId="77144446"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05760932" w14:textId="5F8C34C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 - Notes for the General Pediatrician</w:t>
            </w:r>
          </w:p>
        </w:tc>
        <w:tc>
          <w:tcPr>
            <w:tcW w:w="974" w:type="pct"/>
            <w:shd w:val="clear" w:color="auto" w:fill="auto"/>
            <w:noWrap/>
          </w:tcPr>
          <w:p w14:paraId="1C4B6748" w14:textId="20D1A02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Indian </w:t>
            </w:r>
            <w:proofErr w:type="spellStart"/>
            <w:r w:rsidRPr="00C232B2">
              <w:rPr>
                <w:rFonts w:cs="Arial"/>
                <w:color w:val="000000"/>
                <w:sz w:val="18"/>
                <w:szCs w:val="18"/>
              </w:rPr>
              <w:t>Pediatr</w:t>
            </w:r>
            <w:proofErr w:type="spellEnd"/>
            <w:r w:rsidRPr="00C232B2">
              <w:rPr>
                <w:rFonts w:cs="Arial"/>
                <w:color w:val="000000"/>
                <w:sz w:val="18"/>
                <w:szCs w:val="18"/>
              </w:rPr>
              <w:t xml:space="preserve"> 61 (6) 578-584 </w:t>
            </w:r>
          </w:p>
        </w:tc>
        <w:tc>
          <w:tcPr>
            <w:tcW w:w="376" w:type="pct"/>
          </w:tcPr>
          <w:p w14:paraId="13C5FDC4" w14:textId="474B5D1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2E71FC60" w14:textId="77777777" w:rsidTr="002C491B">
        <w:tc>
          <w:tcPr>
            <w:tcW w:w="375" w:type="pct"/>
            <w:shd w:val="clear" w:color="auto" w:fill="auto"/>
            <w:noWrap/>
          </w:tcPr>
          <w:p w14:paraId="2D66733D" w14:textId="24FA5E5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E5FAFF2" w14:textId="3402562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E. Rosenfeld, A. Ganguly and D. D. De Leon</w:t>
            </w:r>
          </w:p>
        </w:tc>
        <w:tc>
          <w:tcPr>
            <w:tcW w:w="215" w:type="pct"/>
            <w:shd w:val="clear" w:color="auto" w:fill="auto"/>
            <w:noWrap/>
          </w:tcPr>
          <w:p w14:paraId="47EDA703" w14:textId="58B0A7A8"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032CFE9A" w14:textId="0C1CB16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 disorders: Genetic and clinical characteristics</w:t>
            </w:r>
          </w:p>
        </w:tc>
        <w:tc>
          <w:tcPr>
            <w:tcW w:w="974" w:type="pct"/>
            <w:shd w:val="clear" w:color="auto" w:fill="auto"/>
            <w:noWrap/>
          </w:tcPr>
          <w:p w14:paraId="70300B9F" w14:textId="43CF4A7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Am J Med Genet C Semin Med Genet 181 (4) 682-692 10.1002/ajmg.c.31737</w:t>
            </w:r>
          </w:p>
        </w:tc>
        <w:tc>
          <w:tcPr>
            <w:tcW w:w="376" w:type="pct"/>
          </w:tcPr>
          <w:p w14:paraId="7E3ABD02" w14:textId="313E35E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1B86A379" w14:textId="77777777" w:rsidTr="002C491B">
        <w:tc>
          <w:tcPr>
            <w:tcW w:w="375" w:type="pct"/>
            <w:shd w:val="clear" w:color="auto" w:fill="auto"/>
            <w:noWrap/>
          </w:tcPr>
          <w:p w14:paraId="65EBB215" w14:textId="02685CA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1E1BCD36" w14:textId="78B60BB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W. Y. Wang, Y. Sun, W. T. Zhao, T. Wu, L. Wang, T. M. Yuan and H. M. Yu</w:t>
            </w:r>
          </w:p>
        </w:tc>
        <w:tc>
          <w:tcPr>
            <w:tcW w:w="215" w:type="pct"/>
            <w:shd w:val="clear" w:color="auto" w:fill="auto"/>
            <w:noWrap/>
          </w:tcPr>
          <w:p w14:paraId="2B9C5494" w14:textId="7AED328B"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276581F1" w14:textId="78B8EA0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 in China: A Review of Chinese Literature Over the Past 15 Years</w:t>
            </w:r>
          </w:p>
        </w:tc>
        <w:tc>
          <w:tcPr>
            <w:tcW w:w="974" w:type="pct"/>
            <w:shd w:val="clear" w:color="auto" w:fill="auto"/>
            <w:noWrap/>
          </w:tcPr>
          <w:p w14:paraId="7C36BBA9" w14:textId="68F68E7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Clin Res </w:t>
            </w:r>
            <w:proofErr w:type="spellStart"/>
            <w:r w:rsidRPr="00C232B2">
              <w:rPr>
                <w:rFonts w:cs="Arial"/>
                <w:color w:val="000000"/>
                <w:sz w:val="18"/>
                <w:szCs w:val="18"/>
              </w:rPr>
              <w:t>Pediatr</w:t>
            </w:r>
            <w:proofErr w:type="spellEnd"/>
            <w:r w:rsidRPr="00C232B2">
              <w:rPr>
                <w:rFonts w:cs="Arial"/>
                <w:color w:val="000000"/>
                <w:sz w:val="18"/>
                <w:szCs w:val="18"/>
              </w:rPr>
              <w:t xml:space="preserve"> Endocrinol 9 (3) 194-201 10.4274/jcrpe.3934</w:t>
            </w:r>
          </w:p>
        </w:tc>
        <w:tc>
          <w:tcPr>
            <w:tcW w:w="376" w:type="pct"/>
          </w:tcPr>
          <w:p w14:paraId="5ACA3CAD" w14:textId="3AA6F23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58F5D49E" w14:textId="77777777" w:rsidTr="002C491B">
        <w:tc>
          <w:tcPr>
            <w:tcW w:w="375" w:type="pct"/>
            <w:shd w:val="clear" w:color="auto" w:fill="auto"/>
            <w:noWrap/>
          </w:tcPr>
          <w:p w14:paraId="173A1EA5" w14:textId="55C4648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2BB65092" w14:textId="6A51DEE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M. Martino, J. Sartorelli, V. </w:t>
            </w:r>
            <w:proofErr w:type="spellStart"/>
            <w:r w:rsidRPr="00C232B2">
              <w:rPr>
                <w:rFonts w:cs="Arial"/>
                <w:color w:val="000000"/>
                <w:sz w:val="18"/>
                <w:szCs w:val="18"/>
              </w:rPr>
              <w:t>Gragnaniello</w:t>
            </w:r>
            <w:proofErr w:type="spellEnd"/>
            <w:r w:rsidRPr="00C232B2">
              <w:rPr>
                <w:rFonts w:cs="Arial"/>
                <w:color w:val="000000"/>
                <w:sz w:val="18"/>
                <w:szCs w:val="18"/>
              </w:rPr>
              <w:t xml:space="preserve"> and A. </w:t>
            </w:r>
            <w:proofErr w:type="spellStart"/>
            <w:r w:rsidRPr="00C232B2">
              <w:rPr>
                <w:rFonts w:cs="Arial"/>
                <w:color w:val="000000"/>
                <w:sz w:val="18"/>
                <w:szCs w:val="18"/>
              </w:rPr>
              <w:t>Burlina</w:t>
            </w:r>
            <w:proofErr w:type="spellEnd"/>
          </w:p>
        </w:tc>
        <w:tc>
          <w:tcPr>
            <w:tcW w:w="215" w:type="pct"/>
            <w:shd w:val="clear" w:color="auto" w:fill="auto"/>
            <w:noWrap/>
          </w:tcPr>
          <w:p w14:paraId="0C3DC676" w14:textId="61E0CC15"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38F3530B" w14:textId="08023A1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 in clinical practice: From biochemical pathophysiology to new monitoring techniques</w:t>
            </w:r>
          </w:p>
        </w:tc>
        <w:tc>
          <w:tcPr>
            <w:tcW w:w="974" w:type="pct"/>
            <w:shd w:val="clear" w:color="auto" w:fill="auto"/>
            <w:noWrap/>
          </w:tcPr>
          <w:p w14:paraId="69C58CFC" w14:textId="587C475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Front </w:t>
            </w:r>
            <w:proofErr w:type="spellStart"/>
            <w:r w:rsidRPr="00C232B2">
              <w:rPr>
                <w:rFonts w:cs="Arial"/>
                <w:color w:val="000000"/>
                <w:sz w:val="18"/>
                <w:szCs w:val="18"/>
              </w:rPr>
              <w:t>Pediatr</w:t>
            </w:r>
            <w:proofErr w:type="spellEnd"/>
            <w:r w:rsidRPr="00C232B2">
              <w:rPr>
                <w:rFonts w:cs="Arial"/>
                <w:color w:val="000000"/>
                <w:sz w:val="18"/>
                <w:szCs w:val="18"/>
              </w:rPr>
              <w:t xml:space="preserve"> 10 (901338 10.3389/fped.2022.901338</w:t>
            </w:r>
          </w:p>
        </w:tc>
        <w:tc>
          <w:tcPr>
            <w:tcW w:w="376" w:type="pct"/>
          </w:tcPr>
          <w:p w14:paraId="5ABE7E08" w14:textId="31A778F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4D2E2B06" w14:textId="77777777" w:rsidTr="002C491B">
        <w:tc>
          <w:tcPr>
            <w:tcW w:w="375" w:type="pct"/>
            <w:shd w:val="clear" w:color="auto" w:fill="auto"/>
            <w:noWrap/>
          </w:tcPr>
          <w:p w14:paraId="69EA97D3" w14:textId="32CAE36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7CF5F1A" w14:textId="2C81A7E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 Banerjee, J. Raskin, J. B. Arnoux, D. D. De Leon, S. A. Weinzimer, M. Hammer, D. M. Kendall and P. S. Thornton</w:t>
            </w:r>
          </w:p>
        </w:tc>
        <w:tc>
          <w:tcPr>
            <w:tcW w:w="215" w:type="pct"/>
            <w:shd w:val="clear" w:color="auto" w:fill="auto"/>
            <w:noWrap/>
          </w:tcPr>
          <w:p w14:paraId="19806667" w14:textId="05121997"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6DE53DDB" w14:textId="226C67D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 in infancy and childhood: challenges, unmet needs and the perspective of patients and families</w:t>
            </w:r>
          </w:p>
        </w:tc>
        <w:tc>
          <w:tcPr>
            <w:tcW w:w="974" w:type="pct"/>
            <w:shd w:val="clear" w:color="auto" w:fill="auto"/>
            <w:noWrap/>
          </w:tcPr>
          <w:p w14:paraId="0E82DC7E" w14:textId="33D83623"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J Rare Dis 17 (1) 61 10.1186/s13023-022-02214-y</w:t>
            </w:r>
          </w:p>
        </w:tc>
        <w:tc>
          <w:tcPr>
            <w:tcW w:w="376" w:type="pct"/>
          </w:tcPr>
          <w:p w14:paraId="4D5190D5" w14:textId="00D8195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4E15C39F" w14:textId="77777777" w:rsidTr="002C491B">
        <w:tc>
          <w:tcPr>
            <w:tcW w:w="375" w:type="pct"/>
            <w:shd w:val="clear" w:color="auto" w:fill="auto"/>
            <w:noWrap/>
          </w:tcPr>
          <w:p w14:paraId="7F355161" w14:textId="08A1BBC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B7FEC07" w14:textId="3FAE6E3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P. S. Thornton, C. A. Stanley and D. D. De Leon</w:t>
            </w:r>
          </w:p>
        </w:tc>
        <w:tc>
          <w:tcPr>
            <w:tcW w:w="215" w:type="pct"/>
            <w:shd w:val="clear" w:color="auto" w:fill="auto"/>
            <w:noWrap/>
          </w:tcPr>
          <w:p w14:paraId="358E90B3" w14:textId="21C6ACB7"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3951F9CC" w14:textId="5DDCAA9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 An Historical Perspective</w:t>
            </w:r>
          </w:p>
        </w:tc>
        <w:tc>
          <w:tcPr>
            <w:tcW w:w="974" w:type="pct"/>
            <w:shd w:val="clear" w:color="auto" w:fill="auto"/>
            <w:noWrap/>
          </w:tcPr>
          <w:p w14:paraId="18E8C7A0" w14:textId="75885E7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Horm Res </w:t>
            </w:r>
            <w:proofErr w:type="spellStart"/>
            <w:r w:rsidRPr="00C232B2">
              <w:rPr>
                <w:rFonts w:cs="Arial"/>
                <w:color w:val="000000"/>
                <w:sz w:val="18"/>
                <w:szCs w:val="18"/>
              </w:rPr>
              <w:t>Paediatr</w:t>
            </w:r>
            <w:proofErr w:type="spellEnd"/>
            <w:r w:rsidRPr="00C232B2">
              <w:rPr>
                <w:rFonts w:cs="Arial"/>
                <w:color w:val="000000"/>
                <w:sz w:val="18"/>
                <w:szCs w:val="18"/>
              </w:rPr>
              <w:t xml:space="preserve"> 95 (6) 631-637 10.1159/000526442</w:t>
            </w:r>
          </w:p>
        </w:tc>
        <w:tc>
          <w:tcPr>
            <w:tcW w:w="376" w:type="pct"/>
          </w:tcPr>
          <w:p w14:paraId="353F07AA" w14:textId="7D50B2E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2F27E488" w14:textId="77777777" w:rsidTr="002C491B">
        <w:tc>
          <w:tcPr>
            <w:tcW w:w="375" w:type="pct"/>
            <w:shd w:val="clear" w:color="auto" w:fill="auto"/>
            <w:noWrap/>
          </w:tcPr>
          <w:p w14:paraId="33FE93D0" w14:textId="0B9C89E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8795F5D" w14:textId="0F63C6E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H. </w:t>
            </w:r>
            <w:proofErr w:type="spellStart"/>
            <w:r w:rsidRPr="00C232B2">
              <w:rPr>
                <w:rFonts w:cs="Arial"/>
                <w:color w:val="000000"/>
                <w:sz w:val="18"/>
                <w:szCs w:val="18"/>
              </w:rPr>
              <w:t>Demirbilek</w:t>
            </w:r>
            <w:proofErr w:type="spellEnd"/>
            <w:r w:rsidRPr="00C232B2">
              <w:rPr>
                <w:rFonts w:cs="Arial"/>
                <w:color w:val="000000"/>
                <w:sz w:val="18"/>
                <w:szCs w:val="18"/>
              </w:rPr>
              <w:t xml:space="preserve"> and K. Hussain</w:t>
            </w:r>
          </w:p>
        </w:tc>
        <w:tc>
          <w:tcPr>
            <w:tcW w:w="215" w:type="pct"/>
            <w:shd w:val="clear" w:color="auto" w:fill="auto"/>
            <w:noWrap/>
          </w:tcPr>
          <w:p w14:paraId="734C5397" w14:textId="01D341AD"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522FBBC5" w14:textId="208B399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 Diagnosis and Treatment Update</w:t>
            </w:r>
          </w:p>
        </w:tc>
        <w:tc>
          <w:tcPr>
            <w:tcW w:w="974" w:type="pct"/>
            <w:shd w:val="clear" w:color="auto" w:fill="auto"/>
            <w:noWrap/>
          </w:tcPr>
          <w:p w14:paraId="0C434E69" w14:textId="182CB14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Clin Res </w:t>
            </w:r>
            <w:proofErr w:type="spellStart"/>
            <w:r w:rsidRPr="00C232B2">
              <w:rPr>
                <w:rFonts w:cs="Arial"/>
                <w:color w:val="000000"/>
                <w:sz w:val="18"/>
                <w:szCs w:val="18"/>
              </w:rPr>
              <w:t>Pediatr</w:t>
            </w:r>
            <w:proofErr w:type="spellEnd"/>
            <w:r w:rsidRPr="00C232B2">
              <w:rPr>
                <w:rFonts w:cs="Arial"/>
                <w:color w:val="000000"/>
                <w:sz w:val="18"/>
                <w:szCs w:val="18"/>
              </w:rPr>
              <w:t xml:space="preserve"> Endocrinol 9 (Suppl 2) 69-87 10.4274/jcrpe.2017.S007</w:t>
            </w:r>
          </w:p>
        </w:tc>
        <w:tc>
          <w:tcPr>
            <w:tcW w:w="376" w:type="pct"/>
          </w:tcPr>
          <w:p w14:paraId="0D23BD75" w14:textId="1BEC771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7C99FDEF" w14:textId="77777777" w:rsidTr="002C491B">
        <w:tc>
          <w:tcPr>
            <w:tcW w:w="375" w:type="pct"/>
            <w:shd w:val="clear" w:color="auto" w:fill="auto"/>
            <w:noWrap/>
          </w:tcPr>
          <w:p w14:paraId="287703A2" w14:textId="059A628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8D3299A" w14:textId="0EC2146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D. Giri, K. Hawton and S. </w:t>
            </w:r>
            <w:proofErr w:type="spellStart"/>
            <w:r w:rsidRPr="00C232B2">
              <w:rPr>
                <w:rFonts w:cs="Arial"/>
                <w:color w:val="000000"/>
                <w:sz w:val="18"/>
                <w:szCs w:val="18"/>
              </w:rPr>
              <w:t>Senniappan</w:t>
            </w:r>
            <w:proofErr w:type="spellEnd"/>
          </w:p>
        </w:tc>
        <w:tc>
          <w:tcPr>
            <w:tcW w:w="215" w:type="pct"/>
            <w:shd w:val="clear" w:color="auto" w:fill="auto"/>
            <w:noWrap/>
          </w:tcPr>
          <w:p w14:paraId="57EFEB49" w14:textId="4694B071"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2A22308E" w14:textId="5141CBC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Congenital hyperinsulinism: recent updates on molecular mechanisms, diagnosis and management</w:t>
            </w:r>
          </w:p>
        </w:tc>
        <w:tc>
          <w:tcPr>
            <w:tcW w:w="974" w:type="pct"/>
            <w:shd w:val="clear" w:color="auto" w:fill="auto"/>
            <w:noWrap/>
          </w:tcPr>
          <w:p w14:paraId="7CAD73AD" w14:textId="643333E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w:t>
            </w:r>
            <w:proofErr w:type="spellStart"/>
            <w:r w:rsidRPr="00C232B2">
              <w:rPr>
                <w:rFonts w:cs="Arial"/>
                <w:color w:val="000000"/>
                <w:sz w:val="18"/>
                <w:szCs w:val="18"/>
              </w:rPr>
              <w:t>Pediatr</w:t>
            </w:r>
            <w:proofErr w:type="spellEnd"/>
            <w:r w:rsidRPr="00C232B2">
              <w:rPr>
                <w:rFonts w:cs="Arial"/>
                <w:color w:val="000000"/>
                <w:sz w:val="18"/>
                <w:szCs w:val="18"/>
              </w:rPr>
              <w:t xml:space="preserve"> Endocrinol </w:t>
            </w:r>
            <w:proofErr w:type="spellStart"/>
            <w:r w:rsidRPr="00C232B2">
              <w:rPr>
                <w:rFonts w:cs="Arial"/>
                <w:color w:val="000000"/>
                <w:sz w:val="18"/>
                <w:szCs w:val="18"/>
              </w:rPr>
              <w:t>Metab</w:t>
            </w:r>
            <w:proofErr w:type="spellEnd"/>
            <w:r w:rsidRPr="00C232B2">
              <w:rPr>
                <w:rFonts w:cs="Arial"/>
                <w:color w:val="000000"/>
                <w:sz w:val="18"/>
                <w:szCs w:val="18"/>
              </w:rPr>
              <w:t xml:space="preserve"> 35 (3) 279-296 10.1515/jpem-2021-0369</w:t>
            </w:r>
          </w:p>
        </w:tc>
        <w:tc>
          <w:tcPr>
            <w:tcW w:w="376" w:type="pct"/>
          </w:tcPr>
          <w:p w14:paraId="253BA79D" w14:textId="2E51A341"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GR</w:t>
            </w:r>
          </w:p>
        </w:tc>
      </w:tr>
      <w:tr w:rsidR="005D0E9A" w:rsidRPr="00C232B2" w14:paraId="1A688ECC" w14:textId="77777777" w:rsidTr="002C491B">
        <w:tc>
          <w:tcPr>
            <w:tcW w:w="375" w:type="pct"/>
            <w:shd w:val="clear" w:color="auto" w:fill="auto"/>
            <w:noWrap/>
          </w:tcPr>
          <w:p w14:paraId="3AAFBA1A" w14:textId="1B5B485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02835017" w14:textId="17F2EB2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A. P. De Cosio and P. Thornton</w:t>
            </w:r>
          </w:p>
        </w:tc>
        <w:tc>
          <w:tcPr>
            <w:tcW w:w="215" w:type="pct"/>
            <w:shd w:val="clear" w:color="auto" w:fill="auto"/>
            <w:noWrap/>
          </w:tcPr>
          <w:p w14:paraId="02A43144" w14:textId="5D33FDD3"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7002A5F0" w14:textId="2E9D6C8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Current and Emerging Agents for the Treatment of Hypoglycemia in Patients with Congenital Hyperinsulinism</w:t>
            </w:r>
          </w:p>
        </w:tc>
        <w:tc>
          <w:tcPr>
            <w:tcW w:w="974" w:type="pct"/>
            <w:shd w:val="clear" w:color="auto" w:fill="auto"/>
            <w:noWrap/>
          </w:tcPr>
          <w:p w14:paraId="30A4EDC8" w14:textId="68587D6F"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Paediatr</w:t>
            </w:r>
            <w:proofErr w:type="spellEnd"/>
            <w:r w:rsidRPr="00C232B2">
              <w:rPr>
                <w:rFonts w:cs="Arial"/>
                <w:color w:val="000000"/>
                <w:sz w:val="18"/>
                <w:szCs w:val="18"/>
              </w:rPr>
              <w:t xml:space="preserve"> Drugs 21 (3) 123-136 10.1007/s40272-019-00334-w</w:t>
            </w:r>
          </w:p>
        </w:tc>
        <w:tc>
          <w:tcPr>
            <w:tcW w:w="376" w:type="pct"/>
          </w:tcPr>
          <w:p w14:paraId="4242DEC2" w14:textId="35E915B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234A6DAB" w14:textId="77777777" w:rsidTr="002C491B">
        <w:tc>
          <w:tcPr>
            <w:tcW w:w="375" w:type="pct"/>
            <w:shd w:val="clear" w:color="auto" w:fill="auto"/>
            <w:noWrap/>
          </w:tcPr>
          <w:p w14:paraId="383AE52D" w14:textId="25D0ECB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676CA9C" w14:textId="5B16A0D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Z. </w:t>
            </w:r>
            <w:proofErr w:type="spellStart"/>
            <w:r w:rsidRPr="00C232B2">
              <w:rPr>
                <w:rFonts w:cs="Arial"/>
                <w:color w:val="000000"/>
                <w:sz w:val="18"/>
                <w:szCs w:val="18"/>
              </w:rPr>
              <w:t>Şıklar</w:t>
            </w:r>
            <w:proofErr w:type="spellEnd"/>
            <w:r w:rsidRPr="00C232B2">
              <w:rPr>
                <w:rFonts w:cs="Arial"/>
                <w:color w:val="000000"/>
                <w:sz w:val="18"/>
                <w:szCs w:val="18"/>
              </w:rPr>
              <w:t xml:space="preserve"> and M. Berberoğlu</w:t>
            </w:r>
          </w:p>
        </w:tc>
        <w:tc>
          <w:tcPr>
            <w:tcW w:w="215" w:type="pct"/>
            <w:shd w:val="clear" w:color="auto" w:fill="auto"/>
            <w:noWrap/>
          </w:tcPr>
          <w:p w14:paraId="5647A5A7" w14:textId="0E2643D0"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15AACF7D" w14:textId="6D0429E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Current Status of Childhood </w:t>
            </w:r>
            <w:proofErr w:type="spellStart"/>
            <w:r w:rsidRPr="00C232B2">
              <w:rPr>
                <w:rFonts w:cs="Arial"/>
                <w:color w:val="000000"/>
                <w:sz w:val="18"/>
                <w:szCs w:val="18"/>
              </w:rPr>
              <w:t>Hyperinsulinemic</w:t>
            </w:r>
            <w:proofErr w:type="spellEnd"/>
            <w:r w:rsidRPr="00C232B2">
              <w:rPr>
                <w:rFonts w:cs="Arial"/>
                <w:color w:val="000000"/>
                <w:sz w:val="18"/>
                <w:szCs w:val="18"/>
              </w:rPr>
              <w:t xml:space="preserve"> Hypoglycemia in Turkey</w:t>
            </w:r>
          </w:p>
        </w:tc>
        <w:tc>
          <w:tcPr>
            <w:tcW w:w="974" w:type="pct"/>
            <w:shd w:val="clear" w:color="auto" w:fill="auto"/>
            <w:noWrap/>
          </w:tcPr>
          <w:p w14:paraId="54E69D64" w14:textId="53C8444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Clin Res </w:t>
            </w:r>
            <w:proofErr w:type="spellStart"/>
            <w:r w:rsidRPr="00C232B2">
              <w:rPr>
                <w:rFonts w:cs="Arial"/>
                <w:color w:val="000000"/>
                <w:sz w:val="18"/>
                <w:szCs w:val="18"/>
              </w:rPr>
              <w:t>Pediatr</w:t>
            </w:r>
            <w:proofErr w:type="spellEnd"/>
            <w:r w:rsidRPr="00C232B2">
              <w:rPr>
                <w:rFonts w:cs="Arial"/>
                <w:color w:val="000000"/>
                <w:sz w:val="18"/>
                <w:szCs w:val="18"/>
              </w:rPr>
              <w:t xml:space="preserve"> Endocrinol 8 (4) 375-380 10.4274/jcrpe.2991</w:t>
            </w:r>
          </w:p>
        </w:tc>
        <w:tc>
          <w:tcPr>
            <w:tcW w:w="376" w:type="pct"/>
          </w:tcPr>
          <w:p w14:paraId="2E30DAE6" w14:textId="49F3FE8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1BFAF33C" w14:textId="77777777" w:rsidTr="002C491B">
        <w:tc>
          <w:tcPr>
            <w:tcW w:w="375" w:type="pct"/>
            <w:shd w:val="clear" w:color="auto" w:fill="auto"/>
            <w:noWrap/>
          </w:tcPr>
          <w:p w14:paraId="795DF0DD" w14:textId="44EF5A7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lastRenderedPageBreak/>
              <w:t>SOTA 1-1</w:t>
            </w:r>
          </w:p>
        </w:tc>
        <w:tc>
          <w:tcPr>
            <w:tcW w:w="1556" w:type="pct"/>
            <w:shd w:val="clear" w:color="auto" w:fill="auto"/>
            <w:noWrap/>
          </w:tcPr>
          <w:p w14:paraId="23EE53E2" w14:textId="2D6D58F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M. R. Timlin, A. B. Black, H. M. Delaney, R. I. Matos and C. S. Percival</w:t>
            </w:r>
          </w:p>
        </w:tc>
        <w:tc>
          <w:tcPr>
            <w:tcW w:w="215" w:type="pct"/>
            <w:shd w:val="clear" w:color="auto" w:fill="auto"/>
            <w:noWrap/>
          </w:tcPr>
          <w:p w14:paraId="0914D9D9" w14:textId="56FA2915"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7FF61E03" w14:textId="5606FD6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Development of Pulmonary Hypertension During Treatment with Diazoxide: A Case Series and Literature Review</w:t>
            </w:r>
          </w:p>
        </w:tc>
        <w:tc>
          <w:tcPr>
            <w:tcW w:w="974" w:type="pct"/>
            <w:shd w:val="clear" w:color="auto" w:fill="auto"/>
            <w:noWrap/>
          </w:tcPr>
          <w:p w14:paraId="1FEA6489" w14:textId="6534D633"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Pediatr</w:t>
            </w:r>
            <w:proofErr w:type="spellEnd"/>
            <w:r w:rsidRPr="00C232B2">
              <w:rPr>
                <w:rFonts w:cs="Arial"/>
                <w:color w:val="000000"/>
                <w:sz w:val="18"/>
                <w:szCs w:val="18"/>
              </w:rPr>
              <w:t xml:space="preserve"> </w:t>
            </w:r>
            <w:proofErr w:type="spellStart"/>
            <w:r w:rsidRPr="00C232B2">
              <w:rPr>
                <w:rFonts w:cs="Arial"/>
                <w:color w:val="000000"/>
                <w:sz w:val="18"/>
                <w:szCs w:val="18"/>
              </w:rPr>
              <w:t>Cardiol</w:t>
            </w:r>
            <w:proofErr w:type="spellEnd"/>
            <w:r w:rsidRPr="00C232B2">
              <w:rPr>
                <w:rFonts w:cs="Arial"/>
                <w:color w:val="000000"/>
                <w:sz w:val="18"/>
                <w:szCs w:val="18"/>
              </w:rPr>
              <w:t xml:space="preserve"> 38 (6) 1247-1250 10.1007/s00246-017-1652-3</w:t>
            </w:r>
          </w:p>
        </w:tc>
        <w:tc>
          <w:tcPr>
            <w:tcW w:w="376" w:type="pct"/>
          </w:tcPr>
          <w:p w14:paraId="7E1F9097" w14:textId="1C07D7BE"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CR</w:t>
            </w:r>
          </w:p>
        </w:tc>
      </w:tr>
      <w:tr w:rsidR="005D0E9A" w:rsidRPr="00C232B2" w14:paraId="05302B69" w14:textId="77777777" w:rsidTr="002C491B">
        <w:tc>
          <w:tcPr>
            <w:tcW w:w="375" w:type="pct"/>
            <w:shd w:val="clear" w:color="auto" w:fill="auto"/>
            <w:noWrap/>
          </w:tcPr>
          <w:p w14:paraId="0551FA60" w14:textId="370A44A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4FEE37B" w14:textId="1FF9C57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S. </w:t>
            </w:r>
            <w:proofErr w:type="spellStart"/>
            <w:r w:rsidRPr="00C232B2">
              <w:rPr>
                <w:rFonts w:cs="Arial"/>
                <w:color w:val="000000"/>
                <w:sz w:val="18"/>
                <w:szCs w:val="18"/>
              </w:rPr>
              <w:t>Galcheva</w:t>
            </w:r>
            <w:proofErr w:type="spellEnd"/>
            <w:r w:rsidRPr="00C232B2">
              <w:rPr>
                <w:rFonts w:cs="Arial"/>
                <w:color w:val="000000"/>
                <w:sz w:val="18"/>
                <w:szCs w:val="18"/>
              </w:rPr>
              <w:t>, S. Al-</w:t>
            </w:r>
            <w:proofErr w:type="spellStart"/>
            <w:r w:rsidRPr="00C232B2">
              <w:rPr>
                <w:rFonts w:cs="Arial"/>
                <w:color w:val="000000"/>
                <w:sz w:val="18"/>
                <w:szCs w:val="18"/>
              </w:rPr>
              <w:t>Khawaga</w:t>
            </w:r>
            <w:proofErr w:type="spellEnd"/>
            <w:r w:rsidRPr="00C232B2">
              <w:rPr>
                <w:rFonts w:cs="Arial"/>
                <w:color w:val="000000"/>
                <w:sz w:val="18"/>
                <w:szCs w:val="18"/>
              </w:rPr>
              <w:t xml:space="preserve"> and K. Hussain</w:t>
            </w:r>
          </w:p>
        </w:tc>
        <w:tc>
          <w:tcPr>
            <w:tcW w:w="215" w:type="pct"/>
            <w:shd w:val="clear" w:color="auto" w:fill="auto"/>
            <w:noWrap/>
          </w:tcPr>
          <w:p w14:paraId="3169BEC6" w14:textId="4C19428B"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40C88AA5" w14:textId="001A9FF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Diagnosis and management of </w:t>
            </w: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p>
        </w:tc>
        <w:tc>
          <w:tcPr>
            <w:tcW w:w="974" w:type="pct"/>
            <w:shd w:val="clear" w:color="auto" w:fill="auto"/>
            <w:noWrap/>
          </w:tcPr>
          <w:p w14:paraId="687BB82D" w14:textId="1876CB6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Best </w:t>
            </w:r>
            <w:proofErr w:type="spellStart"/>
            <w:r w:rsidRPr="00C232B2">
              <w:rPr>
                <w:rFonts w:cs="Arial"/>
                <w:color w:val="000000"/>
                <w:sz w:val="18"/>
                <w:szCs w:val="18"/>
              </w:rPr>
              <w:t>Pract</w:t>
            </w:r>
            <w:proofErr w:type="spellEnd"/>
            <w:r w:rsidRPr="00C232B2">
              <w:rPr>
                <w:rFonts w:cs="Arial"/>
                <w:color w:val="000000"/>
                <w:sz w:val="18"/>
                <w:szCs w:val="18"/>
              </w:rPr>
              <w:t xml:space="preserve"> Res Clin Endocrinol </w:t>
            </w:r>
            <w:proofErr w:type="spellStart"/>
            <w:r w:rsidRPr="00C232B2">
              <w:rPr>
                <w:rFonts w:cs="Arial"/>
                <w:color w:val="000000"/>
                <w:sz w:val="18"/>
                <w:szCs w:val="18"/>
              </w:rPr>
              <w:t>Metab</w:t>
            </w:r>
            <w:proofErr w:type="spellEnd"/>
            <w:r w:rsidRPr="00C232B2">
              <w:rPr>
                <w:rFonts w:cs="Arial"/>
                <w:color w:val="000000"/>
                <w:sz w:val="18"/>
                <w:szCs w:val="18"/>
              </w:rPr>
              <w:t xml:space="preserve"> 32 (4) 551-573 10.1016/j.beem.2018.05.014</w:t>
            </w:r>
          </w:p>
        </w:tc>
        <w:tc>
          <w:tcPr>
            <w:tcW w:w="376" w:type="pct"/>
          </w:tcPr>
          <w:p w14:paraId="6D558730" w14:textId="0958D5EB"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GR</w:t>
            </w:r>
          </w:p>
        </w:tc>
      </w:tr>
      <w:tr w:rsidR="005D0E9A" w:rsidRPr="00C232B2" w14:paraId="4A9B26B3" w14:textId="77777777" w:rsidTr="002C491B">
        <w:tc>
          <w:tcPr>
            <w:tcW w:w="375" w:type="pct"/>
            <w:shd w:val="clear" w:color="auto" w:fill="auto"/>
            <w:noWrap/>
          </w:tcPr>
          <w:p w14:paraId="23FE0F12" w14:textId="2065E2A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494FAA8" w14:textId="7FB4ACE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M. E. </w:t>
            </w:r>
            <w:proofErr w:type="spellStart"/>
            <w:r w:rsidRPr="00C232B2">
              <w:rPr>
                <w:rFonts w:cs="Arial"/>
                <w:color w:val="000000"/>
                <w:sz w:val="18"/>
                <w:szCs w:val="18"/>
              </w:rPr>
              <w:t>Vajravelu</w:t>
            </w:r>
            <w:proofErr w:type="spellEnd"/>
            <w:r w:rsidRPr="00C232B2">
              <w:rPr>
                <w:rFonts w:cs="Arial"/>
                <w:color w:val="000000"/>
                <w:sz w:val="18"/>
                <w:szCs w:val="18"/>
              </w:rPr>
              <w:t xml:space="preserve"> and D. D. De León</w:t>
            </w:r>
          </w:p>
        </w:tc>
        <w:tc>
          <w:tcPr>
            <w:tcW w:w="215" w:type="pct"/>
            <w:shd w:val="clear" w:color="auto" w:fill="auto"/>
            <w:noWrap/>
          </w:tcPr>
          <w:p w14:paraId="4260E60F" w14:textId="515B4CCD"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1A669DED" w14:textId="369E379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Genetic characteristics of patients with congenital hyperinsulinism</w:t>
            </w:r>
          </w:p>
        </w:tc>
        <w:tc>
          <w:tcPr>
            <w:tcW w:w="974" w:type="pct"/>
            <w:shd w:val="clear" w:color="auto" w:fill="auto"/>
            <w:noWrap/>
          </w:tcPr>
          <w:p w14:paraId="6DC543B8" w14:textId="6EC7F4B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Curr </w:t>
            </w:r>
            <w:proofErr w:type="spellStart"/>
            <w:r w:rsidRPr="00C232B2">
              <w:rPr>
                <w:rFonts w:cs="Arial"/>
                <w:color w:val="000000"/>
                <w:sz w:val="18"/>
                <w:szCs w:val="18"/>
              </w:rPr>
              <w:t>Opin</w:t>
            </w:r>
            <w:proofErr w:type="spellEnd"/>
            <w:r w:rsidRPr="00C232B2">
              <w:rPr>
                <w:rFonts w:cs="Arial"/>
                <w:color w:val="000000"/>
                <w:sz w:val="18"/>
                <w:szCs w:val="18"/>
              </w:rPr>
              <w:t xml:space="preserve"> </w:t>
            </w:r>
            <w:proofErr w:type="spellStart"/>
            <w:r w:rsidRPr="00C232B2">
              <w:rPr>
                <w:rFonts w:cs="Arial"/>
                <w:color w:val="000000"/>
                <w:sz w:val="18"/>
                <w:szCs w:val="18"/>
              </w:rPr>
              <w:t>Pediatr</w:t>
            </w:r>
            <w:proofErr w:type="spellEnd"/>
            <w:r w:rsidRPr="00C232B2">
              <w:rPr>
                <w:rFonts w:cs="Arial"/>
                <w:color w:val="000000"/>
                <w:sz w:val="18"/>
                <w:szCs w:val="18"/>
              </w:rPr>
              <w:t xml:space="preserve"> 30 (4) 568-575 10.1097/mop.0000000000000645</w:t>
            </w:r>
          </w:p>
        </w:tc>
        <w:tc>
          <w:tcPr>
            <w:tcW w:w="376" w:type="pct"/>
          </w:tcPr>
          <w:p w14:paraId="43C3D3A5" w14:textId="6D210EB8"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GR</w:t>
            </w:r>
          </w:p>
        </w:tc>
      </w:tr>
      <w:tr w:rsidR="005D0E9A" w:rsidRPr="00C232B2" w14:paraId="25AD1A50" w14:textId="77777777" w:rsidTr="002C491B">
        <w:tc>
          <w:tcPr>
            <w:tcW w:w="375" w:type="pct"/>
            <w:shd w:val="clear" w:color="auto" w:fill="auto"/>
            <w:noWrap/>
          </w:tcPr>
          <w:p w14:paraId="3D287EFD" w14:textId="0803442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559C8135" w14:textId="00597C6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A. R. Larsen, K. Brusgaard, H. T. Christesen and S. Detlefsen</w:t>
            </w:r>
          </w:p>
        </w:tc>
        <w:tc>
          <w:tcPr>
            <w:tcW w:w="215" w:type="pct"/>
            <w:shd w:val="clear" w:color="auto" w:fill="auto"/>
            <w:noWrap/>
          </w:tcPr>
          <w:p w14:paraId="7015AB2A" w14:textId="04057FA4"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0A544D18" w14:textId="61FE675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Genotype-histotype-phenotype correlations in </w:t>
            </w:r>
            <w:proofErr w:type="spellStart"/>
            <w:r w:rsidRPr="00C232B2">
              <w:rPr>
                <w:rFonts w:cs="Arial"/>
                <w:color w:val="000000"/>
                <w:sz w:val="18"/>
                <w:szCs w:val="18"/>
              </w:rPr>
              <w:t>hyperinsulinemic</w:t>
            </w:r>
            <w:proofErr w:type="spellEnd"/>
            <w:r w:rsidRPr="00C232B2">
              <w:rPr>
                <w:rFonts w:cs="Arial"/>
                <w:color w:val="000000"/>
                <w:sz w:val="18"/>
                <w:szCs w:val="18"/>
              </w:rPr>
              <w:t xml:space="preserve"> hypoglycemia</w:t>
            </w:r>
          </w:p>
        </w:tc>
        <w:tc>
          <w:tcPr>
            <w:tcW w:w="974" w:type="pct"/>
            <w:shd w:val="clear" w:color="auto" w:fill="auto"/>
            <w:noWrap/>
          </w:tcPr>
          <w:p w14:paraId="5F1E354F" w14:textId="77CFFFC8"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Histol</w:t>
            </w:r>
            <w:proofErr w:type="spellEnd"/>
            <w:r w:rsidRPr="00C232B2">
              <w:rPr>
                <w:rFonts w:cs="Arial"/>
                <w:color w:val="000000"/>
                <w:sz w:val="18"/>
                <w:szCs w:val="18"/>
              </w:rPr>
              <w:t xml:space="preserve"> </w:t>
            </w:r>
            <w:proofErr w:type="spellStart"/>
            <w:r w:rsidRPr="00C232B2">
              <w:rPr>
                <w:rFonts w:cs="Arial"/>
                <w:color w:val="000000"/>
                <w:sz w:val="18"/>
                <w:szCs w:val="18"/>
              </w:rPr>
              <w:t>Histopathol</w:t>
            </w:r>
            <w:proofErr w:type="spellEnd"/>
            <w:r w:rsidRPr="00C232B2">
              <w:rPr>
                <w:rFonts w:cs="Arial"/>
                <w:color w:val="000000"/>
                <w:sz w:val="18"/>
                <w:szCs w:val="18"/>
              </w:rPr>
              <w:t xml:space="preserve"> 39 (7) 817-844 10.14670/hh-18-709</w:t>
            </w:r>
          </w:p>
        </w:tc>
        <w:tc>
          <w:tcPr>
            <w:tcW w:w="376" w:type="pct"/>
          </w:tcPr>
          <w:p w14:paraId="24EFFC41" w14:textId="4A8FCD7B"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F</w:t>
            </w:r>
          </w:p>
        </w:tc>
      </w:tr>
      <w:tr w:rsidR="005D0E9A" w:rsidRPr="00C232B2" w14:paraId="4ACD0453" w14:textId="77777777" w:rsidTr="002C491B">
        <w:tc>
          <w:tcPr>
            <w:tcW w:w="375" w:type="pct"/>
            <w:shd w:val="clear" w:color="auto" w:fill="auto"/>
            <w:noWrap/>
          </w:tcPr>
          <w:p w14:paraId="7CD73A96" w14:textId="0194A10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7EF904A" w14:textId="3DF26FA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K. Kristensen, J. </w:t>
            </w:r>
            <w:proofErr w:type="spellStart"/>
            <w:r w:rsidRPr="00C232B2">
              <w:rPr>
                <w:rFonts w:cs="Arial"/>
                <w:color w:val="000000"/>
                <w:sz w:val="18"/>
                <w:szCs w:val="18"/>
              </w:rPr>
              <w:t>Quitmann</w:t>
            </w:r>
            <w:proofErr w:type="spellEnd"/>
            <w:r w:rsidRPr="00C232B2">
              <w:rPr>
                <w:rFonts w:cs="Arial"/>
                <w:color w:val="000000"/>
                <w:sz w:val="18"/>
                <w:szCs w:val="18"/>
              </w:rPr>
              <w:t xml:space="preserve"> and S. Witt</w:t>
            </w:r>
          </w:p>
        </w:tc>
        <w:tc>
          <w:tcPr>
            <w:tcW w:w="215" w:type="pct"/>
            <w:shd w:val="clear" w:color="auto" w:fill="auto"/>
            <w:noWrap/>
          </w:tcPr>
          <w:p w14:paraId="6C7F5433" w14:textId="18B2E311"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6BCE2940" w14:textId="21BDD05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Health-Related Quality of Life of Children and Adolescents </w:t>
            </w:r>
            <w:proofErr w:type="gramStart"/>
            <w:r w:rsidRPr="00C232B2">
              <w:rPr>
                <w:rFonts w:cs="Arial"/>
                <w:color w:val="000000"/>
                <w:sz w:val="18"/>
                <w:szCs w:val="18"/>
              </w:rPr>
              <w:t>With</w:t>
            </w:r>
            <w:proofErr w:type="gramEnd"/>
            <w:r w:rsidRPr="00C232B2">
              <w:rPr>
                <w:rFonts w:cs="Arial"/>
                <w:color w:val="000000"/>
                <w:sz w:val="18"/>
                <w:szCs w:val="18"/>
              </w:rPr>
              <w:t xml:space="preserve"> Congenital Hyperinsulinism - A Scoping Review</w:t>
            </w:r>
          </w:p>
        </w:tc>
        <w:tc>
          <w:tcPr>
            <w:tcW w:w="974" w:type="pct"/>
            <w:shd w:val="clear" w:color="auto" w:fill="auto"/>
            <w:noWrap/>
          </w:tcPr>
          <w:p w14:paraId="5F117ED9" w14:textId="09EEE9F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Front Endocrinol (Lausanne) 12 (784932 10.3389/fendo.2021.784932</w:t>
            </w:r>
          </w:p>
        </w:tc>
        <w:tc>
          <w:tcPr>
            <w:tcW w:w="376" w:type="pct"/>
          </w:tcPr>
          <w:p w14:paraId="3D3C3BC0" w14:textId="013FE11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13624E33" w14:textId="77777777" w:rsidTr="002C491B">
        <w:tc>
          <w:tcPr>
            <w:tcW w:w="375" w:type="pct"/>
            <w:shd w:val="clear" w:color="auto" w:fill="auto"/>
            <w:noWrap/>
          </w:tcPr>
          <w:p w14:paraId="362BBA3F" w14:textId="2D93217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694D169" w14:textId="0078BA6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Gϋemes</w:t>
            </w:r>
            <w:proofErr w:type="spellEnd"/>
            <w:r w:rsidRPr="00C232B2">
              <w:rPr>
                <w:rFonts w:cs="Arial"/>
                <w:color w:val="000000"/>
                <w:sz w:val="18"/>
                <w:szCs w:val="18"/>
              </w:rPr>
              <w:t xml:space="preserve">, S. A. Rahman, R. R. Kapoor, S. Flanagan, J. A. L. Houghton, S. Misra, N. Oliver, M. T. </w:t>
            </w:r>
            <w:proofErr w:type="spellStart"/>
            <w:r w:rsidRPr="00C232B2">
              <w:rPr>
                <w:rFonts w:cs="Arial"/>
                <w:color w:val="000000"/>
                <w:sz w:val="18"/>
                <w:szCs w:val="18"/>
              </w:rPr>
              <w:t>Dattani</w:t>
            </w:r>
            <w:proofErr w:type="spellEnd"/>
            <w:r w:rsidRPr="00C232B2">
              <w:rPr>
                <w:rFonts w:cs="Arial"/>
                <w:color w:val="000000"/>
                <w:sz w:val="18"/>
                <w:szCs w:val="18"/>
              </w:rPr>
              <w:t xml:space="preserve"> and P. Shah</w:t>
            </w:r>
          </w:p>
        </w:tc>
        <w:tc>
          <w:tcPr>
            <w:tcW w:w="215" w:type="pct"/>
            <w:shd w:val="clear" w:color="auto" w:fill="auto"/>
            <w:noWrap/>
          </w:tcPr>
          <w:p w14:paraId="563290C5" w14:textId="32942D9B"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6CE8B76C" w14:textId="79A65684"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Hyperinsulinemic</w:t>
            </w:r>
            <w:proofErr w:type="spellEnd"/>
            <w:r w:rsidRPr="00C232B2">
              <w:rPr>
                <w:rFonts w:cs="Arial"/>
                <w:color w:val="000000"/>
                <w:sz w:val="18"/>
                <w:szCs w:val="18"/>
              </w:rPr>
              <w:t xml:space="preserve"> hypoglycemia in children and adolescents: Recent advances in understanding of pathophysiology and management</w:t>
            </w:r>
          </w:p>
        </w:tc>
        <w:tc>
          <w:tcPr>
            <w:tcW w:w="974" w:type="pct"/>
            <w:shd w:val="clear" w:color="auto" w:fill="auto"/>
            <w:noWrap/>
          </w:tcPr>
          <w:p w14:paraId="36D18C9E" w14:textId="7D520F0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Rev </w:t>
            </w:r>
            <w:proofErr w:type="spellStart"/>
            <w:r w:rsidRPr="00C232B2">
              <w:rPr>
                <w:rFonts w:cs="Arial"/>
                <w:color w:val="000000"/>
                <w:sz w:val="18"/>
                <w:szCs w:val="18"/>
              </w:rPr>
              <w:t>Endocr</w:t>
            </w:r>
            <w:proofErr w:type="spellEnd"/>
            <w:r w:rsidRPr="00C232B2">
              <w:rPr>
                <w:rFonts w:cs="Arial"/>
                <w:color w:val="000000"/>
                <w:sz w:val="18"/>
                <w:szCs w:val="18"/>
              </w:rPr>
              <w:t xml:space="preserve"> </w:t>
            </w:r>
            <w:proofErr w:type="spellStart"/>
            <w:r w:rsidRPr="00C232B2">
              <w:rPr>
                <w:rFonts w:cs="Arial"/>
                <w:color w:val="000000"/>
                <w:sz w:val="18"/>
                <w:szCs w:val="18"/>
              </w:rPr>
              <w:t>Metab</w:t>
            </w:r>
            <w:proofErr w:type="spellEnd"/>
            <w:r w:rsidRPr="00C232B2">
              <w:rPr>
                <w:rFonts w:cs="Arial"/>
                <w:color w:val="000000"/>
                <w:sz w:val="18"/>
                <w:szCs w:val="18"/>
              </w:rPr>
              <w:t xml:space="preserve"> </w:t>
            </w:r>
            <w:proofErr w:type="spellStart"/>
            <w:r w:rsidRPr="00C232B2">
              <w:rPr>
                <w:rFonts w:cs="Arial"/>
                <w:color w:val="000000"/>
                <w:sz w:val="18"/>
                <w:szCs w:val="18"/>
              </w:rPr>
              <w:t>Disord</w:t>
            </w:r>
            <w:proofErr w:type="spellEnd"/>
            <w:r w:rsidRPr="00C232B2">
              <w:rPr>
                <w:rFonts w:cs="Arial"/>
                <w:color w:val="000000"/>
                <w:sz w:val="18"/>
                <w:szCs w:val="18"/>
              </w:rPr>
              <w:t xml:space="preserve"> 21 (4) 577-597 10.1007/s11154-020-09548-7</w:t>
            </w:r>
          </w:p>
        </w:tc>
        <w:tc>
          <w:tcPr>
            <w:tcW w:w="376" w:type="pct"/>
          </w:tcPr>
          <w:p w14:paraId="200C4FE9" w14:textId="41133300"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F</w:t>
            </w:r>
          </w:p>
        </w:tc>
      </w:tr>
      <w:tr w:rsidR="005D0E9A" w:rsidRPr="00C232B2" w14:paraId="62725E39" w14:textId="77777777" w:rsidTr="002C491B">
        <w:tc>
          <w:tcPr>
            <w:tcW w:w="375" w:type="pct"/>
            <w:shd w:val="clear" w:color="auto" w:fill="auto"/>
            <w:noWrap/>
          </w:tcPr>
          <w:p w14:paraId="3D5EC8FA" w14:textId="50179EE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850FF7A" w14:textId="35385E5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A. Al-Ameer, A. </w:t>
            </w:r>
            <w:proofErr w:type="spellStart"/>
            <w:r w:rsidRPr="00C232B2">
              <w:rPr>
                <w:rFonts w:cs="Arial"/>
                <w:color w:val="000000"/>
                <w:sz w:val="18"/>
                <w:szCs w:val="18"/>
              </w:rPr>
              <w:t>Alsomali</w:t>
            </w:r>
            <w:proofErr w:type="spellEnd"/>
            <w:r w:rsidRPr="00C232B2">
              <w:rPr>
                <w:rFonts w:cs="Arial"/>
                <w:color w:val="000000"/>
                <w:sz w:val="18"/>
                <w:szCs w:val="18"/>
              </w:rPr>
              <w:t xml:space="preserve"> and Z. Habib</w:t>
            </w:r>
          </w:p>
        </w:tc>
        <w:tc>
          <w:tcPr>
            <w:tcW w:w="215" w:type="pct"/>
            <w:shd w:val="clear" w:color="auto" w:fill="auto"/>
            <w:noWrap/>
          </w:tcPr>
          <w:p w14:paraId="5665D14C" w14:textId="4E87CF3A"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1B1B32B1" w14:textId="4B25B09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Incidence, predictors and outcomes of redo pancreatectomy in infants with congenital hyperinsulinism: a 16-year tertiary center experience</w:t>
            </w:r>
          </w:p>
        </w:tc>
        <w:tc>
          <w:tcPr>
            <w:tcW w:w="974" w:type="pct"/>
            <w:shd w:val="clear" w:color="auto" w:fill="auto"/>
            <w:noWrap/>
          </w:tcPr>
          <w:p w14:paraId="7D748138" w14:textId="7FF3BC55"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Pediatr</w:t>
            </w:r>
            <w:proofErr w:type="spellEnd"/>
            <w:r w:rsidRPr="00C232B2">
              <w:rPr>
                <w:rFonts w:cs="Arial"/>
                <w:color w:val="000000"/>
                <w:sz w:val="18"/>
                <w:szCs w:val="18"/>
              </w:rPr>
              <w:t xml:space="preserve"> Surg Int 39 (1) 183 10.1007/s00383-023-05470-6</w:t>
            </w:r>
          </w:p>
        </w:tc>
        <w:tc>
          <w:tcPr>
            <w:tcW w:w="376" w:type="pct"/>
          </w:tcPr>
          <w:p w14:paraId="798E4823" w14:textId="3004ACC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319ED0DC" w14:textId="77777777" w:rsidTr="002C491B">
        <w:tc>
          <w:tcPr>
            <w:tcW w:w="375" w:type="pct"/>
            <w:shd w:val="clear" w:color="auto" w:fill="auto"/>
            <w:noWrap/>
          </w:tcPr>
          <w:p w14:paraId="5895A61E" w14:textId="448D0D4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0012BEF2" w14:textId="7243352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D. D. De Leon, J. B. Arnoux, I. Banerjee, I. </w:t>
            </w:r>
            <w:proofErr w:type="spellStart"/>
            <w:r w:rsidRPr="00C232B2">
              <w:rPr>
                <w:rFonts w:cs="Arial"/>
                <w:color w:val="000000"/>
                <w:sz w:val="18"/>
                <w:szCs w:val="18"/>
              </w:rPr>
              <w:t>Bergada</w:t>
            </w:r>
            <w:proofErr w:type="spellEnd"/>
            <w:r w:rsidRPr="00C232B2">
              <w:rPr>
                <w:rFonts w:cs="Arial"/>
                <w:color w:val="000000"/>
                <w:sz w:val="18"/>
                <w:szCs w:val="18"/>
              </w:rPr>
              <w:t xml:space="preserve">, T. Bhatti, L. S. Conwell, J. Fu, S. E. Flanagan, D. Gillis, T. Meissner, K. </w:t>
            </w:r>
            <w:proofErr w:type="spellStart"/>
            <w:r w:rsidRPr="00C232B2">
              <w:rPr>
                <w:rFonts w:cs="Arial"/>
                <w:color w:val="000000"/>
                <w:sz w:val="18"/>
                <w:szCs w:val="18"/>
              </w:rPr>
              <w:t>Mohnike</w:t>
            </w:r>
            <w:proofErr w:type="spellEnd"/>
            <w:r w:rsidRPr="00C232B2">
              <w:rPr>
                <w:rFonts w:cs="Arial"/>
                <w:color w:val="000000"/>
                <w:sz w:val="18"/>
                <w:szCs w:val="18"/>
              </w:rPr>
              <w:t xml:space="preserve">, T. L. S. Pasquini, P. Shah, C. A. Stanley, A. Vella, T. </w:t>
            </w:r>
            <w:proofErr w:type="spellStart"/>
            <w:r w:rsidRPr="00C232B2">
              <w:rPr>
                <w:rFonts w:cs="Arial"/>
                <w:color w:val="000000"/>
                <w:sz w:val="18"/>
                <w:szCs w:val="18"/>
              </w:rPr>
              <w:t>Yorifuji</w:t>
            </w:r>
            <w:proofErr w:type="spellEnd"/>
            <w:r w:rsidRPr="00C232B2">
              <w:rPr>
                <w:rFonts w:cs="Arial"/>
                <w:color w:val="000000"/>
                <w:sz w:val="18"/>
                <w:szCs w:val="18"/>
              </w:rPr>
              <w:t xml:space="preserve"> and P. S. Thornton</w:t>
            </w:r>
          </w:p>
        </w:tc>
        <w:tc>
          <w:tcPr>
            <w:tcW w:w="215" w:type="pct"/>
            <w:shd w:val="clear" w:color="auto" w:fill="auto"/>
            <w:noWrap/>
          </w:tcPr>
          <w:p w14:paraId="6A33E88F" w14:textId="175A391D"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646D9AF4" w14:textId="7B4DC66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International Guidelines for the Diagnosis and Management of Hyperinsulinism</w:t>
            </w:r>
          </w:p>
        </w:tc>
        <w:tc>
          <w:tcPr>
            <w:tcW w:w="974" w:type="pct"/>
            <w:shd w:val="clear" w:color="auto" w:fill="auto"/>
            <w:noWrap/>
          </w:tcPr>
          <w:p w14:paraId="5BDE646C" w14:textId="71C1587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Horm Res </w:t>
            </w:r>
            <w:proofErr w:type="spellStart"/>
            <w:r w:rsidRPr="00C232B2">
              <w:rPr>
                <w:rFonts w:cs="Arial"/>
                <w:color w:val="000000"/>
                <w:sz w:val="18"/>
                <w:szCs w:val="18"/>
              </w:rPr>
              <w:t>Paediatr</w:t>
            </w:r>
            <w:proofErr w:type="spellEnd"/>
            <w:r w:rsidRPr="00C232B2">
              <w:rPr>
                <w:rFonts w:cs="Arial"/>
                <w:color w:val="000000"/>
                <w:sz w:val="18"/>
                <w:szCs w:val="18"/>
              </w:rPr>
              <w:t xml:space="preserve"> 97 (3) 279-298 10.1159/000531766</w:t>
            </w:r>
          </w:p>
        </w:tc>
        <w:tc>
          <w:tcPr>
            <w:tcW w:w="376" w:type="pct"/>
          </w:tcPr>
          <w:p w14:paraId="7DBF5EA5" w14:textId="3E649FB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1D3AEF49" w14:textId="77777777" w:rsidTr="002C491B">
        <w:tc>
          <w:tcPr>
            <w:tcW w:w="375" w:type="pct"/>
            <w:shd w:val="clear" w:color="auto" w:fill="auto"/>
            <w:noWrap/>
          </w:tcPr>
          <w:p w14:paraId="34BF5792" w14:textId="216B178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2B8F591A" w14:textId="2471A71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A. Welters, C. Lerch, S. Kummer, J. Marquard, B. </w:t>
            </w:r>
            <w:proofErr w:type="spellStart"/>
            <w:r w:rsidRPr="00C232B2">
              <w:rPr>
                <w:rFonts w:cs="Arial"/>
                <w:color w:val="000000"/>
                <w:sz w:val="18"/>
                <w:szCs w:val="18"/>
              </w:rPr>
              <w:t>Salgin</w:t>
            </w:r>
            <w:proofErr w:type="spellEnd"/>
            <w:r w:rsidRPr="00C232B2">
              <w:rPr>
                <w:rFonts w:cs="Arial"/>
                <w:color w:val="000000"/>
                <w:sz w:val="18"/>
                <w:szCs w:val="18"/>
              </w:rPr>
              <w:t xml:space="preserve">, E. </w:t>
            </w:r>
            <w:proofErr w:type="spellStart"/>
            <w:r w:rsidRPr="00C232B2">
              <w:rPr>
                <w:rFonts w:cs="Arial"/>
                <w:color w:val="000000"/>
                <w:sz w:val="18"/>
                <w:szCs w:val="18"/>
              </w:rPr>
              <w:t>Mayatepek</w:t>
            </w:r>
            <w:proofErr w:type="spellEnd"/>
            <w:r w:rsidRPr="00C232B2">
              <w:rPr>
                <w:rFonts w:cs="Arial"/>
                <w:color w:val="000000"/>
                <w:sz w:val="18"/>
                <w:szCs w:val="18"/>
              </w:rPr>
              <w:t xml:space="preserve"> and T. Meissner</w:t>
            </w:r>
          </w:p>
        </w:tc>
        <w:tc>
          <w:tcPr>
            <w:tcW w:w="215" w:type="pct"/>
            <w:shd w:val="clear" w:color="auto" w:fill="auto"/>
            <w:noWrap/>
          </w:tcPr>
          <w:p w14:paraId="355A04DA" w14:textId="37235D5E"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5978E0D5" w14:textId="62C1B45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Long-term medical treatment in congenital hyperinsulinism: a descriptive analysis in a large cohort of patients from different clinical centers</w:t>
            </w:r>
          </w:p>
        </w:tc>
        <w:tc>
          <w:tcPr>
            <w:tcW w:w="974" w:type="pct"/>
            <w:shd w:val="clear" w:color="auto" w:fill="auto"/>
            <w:noWrap/>
          </w:tcPr>
          <w:p w14:paraId="0D5629B8" w14:textId="3C305B9A"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Orphanet</w:t>
            </w:r>
            <w:proofErr w:type="spellEnd"/>
            <w:r w:rsidRPr="00C232B2">
              <w:rPr>
                <w:rFonts w:cs="Arial"/>
                <w:color w:val="000000"/>
                <w:sz w:val="18"/>
                <w:szCs w:val="18"/>
              </w:rPr>
              <w:t xml:space="preserve"> J Rare Dis 10 (150 10.1186/s13023-015-0367-x</w:t>
            </w:r>
          </w:p>
        </w:tc>
        <w:tc>
          <w:tcPr>
            <w:tcW w:w="376" w:type="pct"/>
          </w:tcPr>
          <w:p w14:paraId="3D8B1F42" w14:textId="35506D7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1D6158B2" w14:textId="77777777" w:rsidTr="002C491B">
        <w:tc>
          <w:tcPr>
            <w:tcW w:w="375" w:type="pct"/>
            <w:shd w:val="clear" w:color="auto" w:fill="auto"/>
            <w:noWrap/>
          </w:tcPr>
          <w:p w14:paraId="78FA81DB" w14:textId="2636EF4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D54B38F" w14:textId="248713F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P. C. Brar, R. Heksch, K. </w:t>
            </w:r>
            <w:proofErr w:type="spellStart"/>
            <w:r w:rsidRPr="00C232B2">
              <w:rPr>
                <w:rFonts w:cs="Arial"/>
                <w:color w:val="000000"/>
                <w:sz w:val="18"/>
                <w:szCs w:val="18"/>
              </w:rPr>
              <w:t>Cossen</w:t>
            </w:r>
            <w:proofErr w:type="spellEnd"/>
            <w:r w:rsidRPr="00C232B2">
              <w:rPr>
                <w:rFonts w:cs="Arial"/>
                <w:color w:val="000000"/>
                <w:sz w:val="18"/>
                <w:szCs w:val="18"/>
              </w:rPr>
              <w:t>, D. D. De Leon, M. K. Kamboj, S. D. Marks, B. A. Marshall, R. Miller, L. Page, T. Stanley, D. Mitchell and P. Thornton</w:t>
            </w:r>
          </w:p>
        </w:tc>
        <w:tc>
          <w:tcPr>
            <w:tcW w:w="215" w:type="pct"/>
            <w:shd w:val="clear" w:color="auto" w:fill="auto"/>
            <w:noWrap/>
          </w:tcPr>
          <w:p w14:paraId="7579384F" w14:textId="6D15F75E"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467213DA" w14:textId="7EBFCF0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Management and Appropriate Use of Diazoxide in Infants and Children with Hyperinsulinism</w:t>
            </w:r>
          </w:p>
        </w:tc>
        <w:tc>
          <w:tcPr>
            <w:tcW w:w="974" w:type="pct"/>
            <w:shd w:val="clear" w:color="auto" w:fill="auto"/>
            <w:noWrap/>
          </w:tcPr>
          <w:p w14:paraId="2170746E" w14:textId="1F761F6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Clin Endocrinol </w:t>
            </w:r>
            <w:proofErr w:type="spellStart"/>
            <w:r w:rsidRPr="00C232B2">
              <w:rPr>
                <w:rFonts w:cs="Arial"/>
                <w:color w:val="000000"/>
                <w:sz w:val="18"/>
                <w:szCs w:val="18"/>
              </w:rPr>
              <w:t>Metab</w:t>
            </w:r>
            <w:proofErr w:type="spellEnd"/>
            <w:r w:rsidRPr="00C232B2">
              <w:rPr>
                <w:rFonts w:cs="Arial"/>
                <w:color w:val="000000"/>
                <w:sz w:val="18"/>
                <w:szCs w:val="18"/>
              </w:rPr>
              <w:t xml:space="preserve"> 105 (12) 10.1210/</w:t>
            </w:r>
            <w:proofErr w:type="spellStart"/>
            <w:r w:rsidRPr="00C232B2">
              <w:rPr>
                <w:rFonts w:cs="Arial"/>
                <w:color w:val="000000"/>
                <w:sz w:val="18"/>
                <w:szCs w:val="18"/>
              </w:rPr>
              <w:t>clinem</w:t>
            </w:r>
            <w:proofErr w:type="spellEnd"/>
            <w:r w:rsidRPr="00C232B2">
              <w:rPr>
                <w:rFonts w:cs="Arial"/>
                <w:color w:val="000000"/>
                <w:sz w:val="18"/>
                <w:szCs w:val="18"/>
              </w:rPr>
              <w:t>/dgaa543</w:t>
            </w:r>
          </w:p>
        </w:tc>
        <w:tc>
          <w:tcPr>
            <w:tcW w:w="376" w:type="pct"/>
          </w:tcPr>
          <w:p w14:paraId="722F5874" w14:textId="6984239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1CDBB26B" w14:textId="77777777" w:rsidTr="002C491B">
        <w:tc>
          <w:tcPr>
            <w:tcW w:w="375" w:type="pct"/>
            <w:shd w:val="clear" w:color="auto" w:fill="auto"/>
            <w:noWrap/>
          </w:tcPr>
          <w:p w14:paraId="3A947690" w14:textId="119E8C0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C953A3E" w14:textId="0A6DCBF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K. Lord and D. D. De León</w:t>
            </w:r>
          </w:p>
        </w:tc>
        <w:tc>
          <w:tcPr>
            <w:tcW w:w="215" w:type="pct"/>
            <w:shd w:val="clear" w:color="auto" w:fill="auto"/>
            <w:noWrap/>
          </w:tcPr>
          <w:p w14:paraId="33E844C0" w14:textId="3135C4A1"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70A246B3" w14:textId="76C5136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Meeting Report: Updates in Diagnosis and Management of Hyperinsulinism and Neonatal Hypoglycemia: Highlights from the Fourth International Hyperinsulinism Symposium</w:t>
            </w:r>
          </w:p>
        </w:tc>
        <w:tc>
          <w:tcPr>
            <w:tcW w:w="974" w:type="pct"/>
            <w:shd w:val="clear" w:color="auto" w:fill="auto"/>
            <w:noWrap/>
          </w:tcPr>
          <w:p w14:paraId="1C7F2FC6" w14:textId="01872C9F"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Pediatr</w:t>
            </w:r>
            <w:proofErr w:type="spellEnd"/>
            <w:r w:rsidRPr="00C232B2">
              <w:rPr>
                <w:rFonts w:cs="Arial"/>
                <w:color w:val="000000"/>
                <w:sz w:val="18"/>
                <w:szCs w:val="18"/>
              </w:rPr>
              <w:t xml:space="preserve"> Endocrinol Rev 17 (3) 268-277 10.17458/per.vol17.2020.mr.ll.hyperinsulinismneonatalhypoglycemia</w:t>
            </w:r>
          </w:p>
        </w:tc>
        <w:tc>
          <w:tcPr>
            <w:tcW w:w="376" w:type="pct"/>
          </w:tcPr>
          <w:p w14:paraId="56588463" w14:textId="69168143"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NF</w:t>
            </w:r>
          </w:p>
        </w:tc>
      </w:tr>
      <w:tr w:rsidR="005D0E9A" w:rsidRPr="00C232B2" w14:paraId="1171E750" w14:textId="77777777" w:rsidTr="002C491B">
        <w:tc>
          <w:tcPr>
            <w:tcW w:w="375" w:type="pct"/>
            <w:shd w:val="clear" w:color="auto" w:fill="auto"/>
            <w:noWrap/>
          </w:tcPr>
          <w:p w14:paraId="33586E4A" w14:textId="39C7722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lastRenderedPageBreak/>
              <w:t>SOTA 1-1</w:t>
            </w:r>
          </w:p>
        </w:tc>
        <w:tc>
          <w:tcPr>
            <w:tcW w:w="1556" w:type="pct"/>
            <w:shd w:val="clear" w:color="auto" w:fill="auto"/>
            <w:noWrap/>
          </w:tcPr>
          <w:p w14:paraId="628BE84B" w14:textId="33732A5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M. Roeper, H. Hoermann, S. Kummer and T. Meissner</w:t>
            </w:r>
          </w:p>
        </w:tc>
        <w:tc>
          <w:tcPr>
            <w:tcW w:w="215" w:type="pct"/>
            <w:shd w:val="clear" w:color="auto" w:fill="auto"/>
            <w:noWrap/>
          </w:tcPr>
          <w:p w14:paraId="2C5B762A" w14:textId="642B5D29"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4BD0F8D5" w14:textId="6EA1D1C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Neonatal hypoglycemia: lack of evidence for a safe management</w:t>
            </w:r>
          </w:p>
        </w:tc>
        <w:tc>
          <w:tcPr>
            <w:tcW w:w="974" w:type="pct"/>
            <w:shd w:val="clear" w:color="auto" w:fill="auto"/>
            <w:noWrap/>
          </w:tcPr>
          <w:p w14:paraId="2AE6D979" w14:textId="50F977A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Front Endocrinol (Lausanne) 14 (1179102 10.3389/fendo.2023.1179102</w:t>
            </w:r>
          </w:p>
        </w:tc>
        <w:tc>
          <w:tcPr>
            <w:tcW w:w="376" w:type="pct"/>
          </w:tcPr>
          <w:p w14:paraId="7531C57B" w14:textId="06892774"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GR</w:t>
            </w:r>
          </w:p>
        </w:tc>
      </w:tr>
      <w:tr w:rsidR="005D0E9A" w:rsidRPr="00C232B2" w14:paraId="11C34947" w14:textId="77777777" w:rsidTr="002C491B">
        <w:tc>
          <w:tcPr>
            <w:tcW w:w="375" w:type="pct"/>
            <w:shd w:val="clear" w:color="auto" w:fill="auto"/>
            <w:noWrap/>
          </w:tcPr>
          <w:p w14:paraId="59C3A3A1" w14:textId="0D6F98D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16940D6" w14:textId="0D46FD7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 A. Stanley, P. S. Thornton and D. D. De Leon</w:t>
            </w:r>
          </w:p>
        </w:tc>
        <w:tc>
          <w:tcPr>
            <w:tcW w:w="215" w:type="pct"/>
            <w:shd w:val="clear" w:color="auto" w:fill="auto"/>
            <w:noWrap/>
          </w:tcPr>
          <w:p w14:paraId="7DE93A6A" w14:textId="7775BEA0"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7772EB31" w14:textId="7B1EF38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New approaches to screening and management of neonatal hypoglycemia based on improved understanding of the molecular mechanism of hypoglycemia</w:t>
            </w:r>
          </w:p>
        </w:tc>
        <w:tc>
          <w:tcPr>
            <w:tcW w:w="974" w:type="pct"/>
            <w:shd w:val="clear" w:color="auto" w:fill="auto"/>
            <w:noWrap/>
          </w:tcPr>
          <w:p w14:paraId="0EB5AC37" w14:textId="6D70DE4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Front </w:t>
            </w:r>
            <w:proofErr w:type="spellStart"/>
            <w:r w:rsidRPr="00C232B2">
              <w:rPr>
                <w:rFonts w:cs="Arial"/>
                <w:color w:val="000000"/>
                <w:sz w:val="18"/>
                <w:szCs w:val="18"/>
              </w:rPr>
              <w:t>Pediatr</w:t>
            </w:r>
            <w:proofErr w:type="spellEnd"/>
            <w:r w:rsidRPr="00C232B2">
              <w:rPr>
                <w:rFonts w:cs="Arial"/>
                <w:color w:val="000000"/>
                <w:sz w:val="18"/>
                <w:szCs w:val="18"/>
              </w:rPr>
              <w:t xml:space="preserve"> 11 (1071206 10.3389/fped.2023.1071206</w:t>
            </w:r>
          </w:p>
        </w:tc>
        <w:tc>
          <w:tcPr>
            <w:tcW w:w="376" w:type="pct"/>
          </w:tcPr>
          <w:p w14:paraId="6A9C85BB" w14:textId="28B3CAAF"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F</w:t>
            </w:r>
          </w:p>
        </w:tc>
      </w:tr>
      <w:tr w:rsidR="005D0E9A" w:rsidRPr="00C232B2" w14:paraId="6D1B72C6" w14:textId="77777777" w:rsidTr="002C491B">
        <w:tc>
          <w:tcPr>
            <w:tcW w:w="375" w:type="pct"/>
            <w:shd w:val="clear" w:color="auto" w:fill="auto"/>
            <w:noWrap/>
          </w:tcPr>
          <w:p w14:paraId="0BDEE351" w14:textId="1E0D179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00C34896" w14:textId="774F2A8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 P. Hawkes, D. D. De Leon and M. R. Rickels</w:t>
            </w:r>
          </w:p>
        </w:tc>
        <w:tc>
          <w:tcPr>
            <w:tcW w:w="215" w:type="pct"/>
            <w:shd w:val="clear" w:color="auto" w:fill="auto"/>
            <w:noWrap/>
          </w:tcPr>
          <w:p w14:paraId="5EC451C5" w14:textId="331ECCF1"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2C81E403" w14:textId="3FA8FC0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Novel Preparations of Glucagon for the Prevention and Treatment of Hypoglycemia</w:t>
            </w:r>
          </w:p>
        </w:tc>
        <w:tc>
          <w:tcPr>
            <w:tcW w:w="974" w:type="pct"/>
            <w:shd w:val="clear" w:color="auto" w:fill="auto"/>
            <w:noWrap/>
          </w:tcPr>
          <w:p w14:paraId="0E15062F" w14:textId="50D8DD5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Curr Diab Rep 19 (10) 97 10.1007/s11892-019-1216-4</w:t>
            </w:r>
          </w:p>
        </w:tc>
        <w:tc>
          <w:tcPr>
            <w:tcW w:w="376" w:type="pct"/>
          </w:tcPr>
          <w:p w14:paraId="579AEA4D" w14:textId="1D98AEB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7B98D625" w14:textId="77777777" w:rsidTr="002C491B">
        <w:tc>
          <w:tcPr>
            <w:tcW w:w="375" w:type="pct"/>
            <w:shd w:val="clear" w:color="auto" w:fill="auto"/>
            <w:noWrap/>
          </w:tcPr>
          <w:p w14:paraId="510EF7DC" w14:textId="2AB08C8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6479C59" w14:textId="520AFD4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P. S. Thornton</w:t>
            </w:r>
          </w:p>
        </w:tc>
        <w:tc>
          <w:tcPr>
            <w:tcW w:w="215" w:type="pct"/>
            <w:shd w:val="clear" w:color="auto" w:fill="auto"/>
            <w:noWrap/>
          </w:tcPr>
          <w:p w14:paraId="4445CB9D" w14:textId="0AA3E437"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44A1123D" w14:textId="4C76CDC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Recent updates in the management of infants and children with hyperinsulinism</w:t>
            </w:r>
          </w:p>
        </w:tc>
        <w:tc>
          <w:tcPr>
            <w:tcW w:w="974" w:type="pct"/>
            <w:shd w:val="clear" w:color="auto" w:fill="auto"/>
            <w:noWrap/>
          </w:tcPr>
          <w:p w14:paraId="72457D95" w14:textId="04C0FCD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Curr </w:t>
            </w:r>
            <w:proofErr w:type="spellStart"/>
            <w:r w:rsidRPr="00C232B2">
              <w:rPr>
                <w:rFonts w:cs="Arial"/>
                <w:color w:val="000000"/>
                <w:sz w:val="18"/>
                <w:szCs w:val="18"/>
              </w:rPr>
              <w:t>Opin</w:t>
            </w:r>
            <w:proofErr w:type="spellEnd"/>
            <w:r w:rsidRPr="00C232B2">
              <w:rPr>
                <w:rFonts w:cs="Arial"/>
                <w:color w:val="000000"/>
                <w:sz w:val="18"/>
                <w:szCs w:val="18"/>
              </w:rPr>
              <w:t xml:space="preserve"> </w:t>
            </w:r>
            <w:proofErr w:type="spellStart"/>
            <w:r w:rsidRPr="00C232B2">
              <w:rPr>
                <w:rFonts w:cs="Arial"/>
                <w:color w:val="000000"/>
                <w:sz w:val="18"/>
                <w:szCs w:val="18"/>
              </w:rPr>
              <w:t>Pediatr</w:t>
            </w:r>
            <w:proofErr w:type="spellEnd"/>
            <w:r w:rsidRPr="00C232B2">
              <w:rPr>
                <w:rFonts w:cs="Arial"/>
                <w:color w:val="000000"/>
                <w:sz w:val="18"/>
                <w:szCs w:val="18"/>
              </w:rPr>
              <w:t xml:space="preserve"> 33 (4) 424-429 10.1097/mop.0000000000001022</w:t>
            </w:r>
          </w:p>
        </w:tc>
        <w:tc>
          <w:tcPr>
            <w:tcW w:w="376" w:type="pct"/>
          </w:tcPr>
          <w:p w14:paraId="6EEFABA5" w14:textId="681265EC"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GR</w:t>
            </w:r>
          </w:p>
        </w:tc>
      </w:tr>
      <w:tr w:rsidR="005D0E9A" w:rsidRPr="00C232B2" w14:paraId="31046694" w14:textId="77777777" w:rsidTr="002C491B">
        <w:tc>
          <w:tcPr>
            <w:tcW w:w="375" w:type="pct"/>
            <w:shd w:val="clear" w:color="auto" w:fill="auto"/>
            <w:noWrap/>
          </w:tcPr>
          <w:p w14:paraId="315C375D" w14:textId="7AAFE09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9C4B03F" w14:textId="4848456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M. E. van </w:t>
            </w:r>
            <w:proofErr w:type="spellStart"/>
            <w:r w:rsidRPr="00C232B2">
              <w:rPr>
                <w:rFonts w:cs="Arial"/>
                <w:color w:val="000000"/>
                <w:sz w:val="18"/>
                <w:szCs w:val="18"/>
              </w:rPr>
              <w:t>Albada</w:t>
            </w:r>
            <w:proofErr w:type="spellEnd"/>
            <w:r w:rsidRPr="00C232B2">
              <w:rPr>
                <w:rFonts w:cs="Arial"/>
                <w:color w:val="000000"/>
                <w:sz w:val="18"/>
                <w:szCs w:val="18"/>
              </w:rPr>
              <w:t xml:space="preserve">, K. </w:t>
            </w:r>
            <w:proofErr w:type="spellStart"/>
            <w:r w:rsidRPr="00C232B2">
              <w:rPr>
                <w:rFonts w:cs="Arial"/>
                <w:color w:val="000000"/>
                <w:sz w:val="18"/>
                <w:szCs w:val="18"/>
              </w:rPr>
              <w:t>Mohnike</w:t>
            </w:r>
            <w:proofErr w:type="spellEnd"/>
            <w:r w:rsidRPr="00C232B2">
              <w:rPr>
                <w:rFonts w:cs="Arial"/>
                <w:color w:val="000000"/>
                <w:sz w:val="18"/>
                <w:szCs w:val="18"/>
              </w:rPr>
              <w:t>, M. J. Dunne, I. Banerjee and S. F. Betz</w:t>
            </w:r>
          </w:p>
        </w:tc>
        <w:tc>
          <w:tcPr>
            <w:tcW w:w="215" w:type="pct"/>
            <w:shd w:val="clear" w:color="auto" w:fill="auto"/>
            <w:noWrap/>
          </w:tcPr>
          <w:p w14:paraId="49AA22F9" w14:textId="179AF841"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1F0C8C3E" w14:textId="2F3290C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Somatostatin receptors in congenital hyperinsulinism: Biology to bedside</w:t>
            </w:r>
          </w:p>
        </w:tc>
        <w:tc>
          <w:tcPr>
            <w:tcW w:w="974" w:type="pct"/>
            <w:shd w:val="clear" w:color="auto" w:fill="auto"/>
            <w:noWrap/>
          </w:tcPr>
          <w:p w14:paraId="3F6CDB93" w14:textId="41EA1BB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Front Endocrinol (Lausanne) 13 (921357 10.3389/fendo.2022.921357</w:t>
            </w:r>
          </w:p>
        </w:tc>
        <w:tc>
          <w:tcPr>
            <w:tcW w:w="376" w:type="pct"/>
          </w:tcPr>
          <w:p w14:paraId="4E3060F5" w14:textId="192D26C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1A08DCDD" w14:textId="77777777" w:rsidTr="002C491B">
        <w:tc>
          <w:tcPr>
            <w:tcW w:w="375" w:type="pct"/>
            <w:shd w:val="clear" w:color="auto" w:fill="auto"/>
            <w:noWrap/>
          </w:tcPr>
          <w:p w14:paraId="10E011DD" w14:textId="4D35C5A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F19F371" w14:textId="22ED25F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M. G. Shaikh, A. K. Lucas-Herald, A. </w:t>
            </w:r>
            <w:proofErr w:type="spellStart"/>
            <w:r w:rsidRPr="00C232B2">
              <w:rPr>
                <w:rFonts w:cs="Arial"/>
                <w:color w:val="000000"/>
                <w:sz w:val="18"/>
                <w:szCs w:val="18"/>
              </w:rPr>
              <w:t>Dastamani</w:t>
            </w:r>
            <w:proofErr w:type="spellEnd"/>
            <w:r w:rsidRPr="00C232B2">
              <w:rPr>
                <w:rFonts w:cs="Arial"/>
                <w:color w:val="000000"/>
                <w:sz w:val="18"/>
                <w:szCs w:val="18"/>
              </w:rPr>
              <w:t xml:space="preserve">, M. Salomon </w:t>
            </w:r>
            <w:proofErr w:type="spellStart"/>
            <w:r w:rsidRPr="00C232B2">
              <w:rPr>
                <w:rFonts w:cs="Arial"/>
                <w:color w:val="000000"/>
                <w:sz w:val="18"/>
                <w:szCs w:val="18"/>
              </w:rPr>
              <w:t>Estebanez</w:t>
            </w:r>
            <w:proofErr w:type="spellEnd"/>
            <w:r w:rsidRPr="00C232B2">
              <w:rPr>
                <w:rFonts w:cs="Arial"/>
                <w:color w:val="000000"/>
                <w:sz w:val="18"/>
                <w:szCs w:val="18"/>
              </w:rPr>
              <w:t xml:space="preserve">, S. </w:t>
            </w:r>
            <w:proofErr w:type="spellStart"/>
            <w:r w:rsidRPr="00C232B2">
              <w:rPr>
                <w:rFonts w:cs="Arial"/>
                <w:color w:val="000000"/>
                <w:sz w:val="18"/>
                <w:szCs w:val="18"/>
              </w:rPr>
              <w:t>Senniappan</w:t>
            </w:r>
            <w:proofErr w:type="spellEnd"/>
            <w:r w:rsidRPr="00C232B2">
              <w:rPr>
                <w:rFonts w:cs="Arial"/>
                <w:color w:val="000000"/>
                <w:sz w:val="18"/>
                <w:szCs w:val="18"/>
              </w:rPr>
              <w:t xml:space="preserve">, N. Abid, S. Ahmad, S. Alexander, B. </w:t>
            </w:r>
            <w:proofErr w:type="spellStart"/>
            <w:r w:rsidRPr="00C232B2">
              <w:rPr>
                <w:rFonts w:cs="Arial"/>
                <w:color w:val="000000"/>
                <w:sz w:val="18"/>
                <w:szCs w:val="18"/>
              </w:rPr>
              <w:t>Avatapalle</w:t>
            </w:r>
            <w:proofErr w:type="spellEnd"/>
            <w:r w:rsidRPr="00C232B2">
              <w:rPr>
                <w:rFonts w:cs="Arial"/>
                <w:color w:val="000000"/>
                <w:sz w:val="18"/>
                <w:szCs w:val="18"/>
              </w:rPr>
              <w:t xml:space="preserve">, N. Awan, H. Blair, R. Boyle, A. </w:t>
            </w:r>
            <w:proofErr w:type="spellStart"/>
            <w:r w:rsidRPr="00C232B2">
              <w:rPr>
                <w:rFonts w:cs="Arial"/>
                <w:color w:val="000000"/>
                <w:sz w:val="18"/>
                <w:szCs w:val="18"/>
              </w:rPr>
              <w:t>Chesover</w:t>
            </w:r>
            <w:proofErr w:type="spellEnd"/>
            <w:r w:rsidRPr="00C232B2">
              <w:rPr>
                <w:rFonts w:cs="Arial"/>
                <w:color w:val="000000"/>
                <w:sz w:val="18"/>
                <w:szCs w:val="18"/>
              </w:rPr>
              <w:t xml:space="preserve">, B. Cochrane, R. Craigie, A. Cunjamalay, S. Dearman, P. De Coppi, K. Erlandson-Parry, S. E. Flanagan, C. Gilbert, N. Gilligan, C. Hall, J. Houghton, R. Kapoor, H. McDevitt, Z. Mohamed, K. Morgan, J. Nicholson, A. </w:t>
            </w:r>
            <w:proofErr w:type="spellStart"/>
            <w:r w:rsidRPr="00C232B2">
              <w:rPr>
                <w:rFonts w:cs="Arial"/>
                <w:color w:val="000000"/>
                <w:sz w:val="18"/>
                <w:szCs w:val="18"/>
              </w:rPr>
              <w:t>Nikiforovski</w:t>
            </w:r>
            <w:proofErr w:type="spellEnd"/>
            <w:r w:rsidRPr="00C232B2">
              <w:rPr>
                <w:rFonts w:cs="Arial"/>
                <w:color w:val="000000"/>
                <w:sz w:val="18"/>
                <w:szCs w:val="18"/>
              </w:rPr>
              <w:t>, E. O'Shea, P. Shah, K. Wilson, C. Worth, S. Worthington and I. Banerjee</w:t>
            </w:r>
          </w:p>
        </w:tc>
        <w:tc>
          <w:tcPr>
            <w:tcW w:w="215" w:type="pct"/>
            <w:shd w:val="clear" w:color="auto" w:fill="auto"/>
            <w:noWrap/>
          </w:tcPr>
          <w:p w14:paraId="219D440B" w14:textId="7ED5227A"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29481591" w14:textId="5198AEA9"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Standardised</w:t>
            </w:r>
            <w:proofErr w:type="spellEnd"/>
            <w:r w:rsidRPr="00C232B2">
              <w:rPr>
                <w:rFonts w:cs="Arial"/>
                <w:color w:val="000000"/>
                <w:sz w:val="18"/>
                <w:szCs w:val="18"/>
              </w:rPr>
              <w:t xml:space="preserve"> practices in the networked management of congenital hyperinsulinism: a UK national collaborative consensus</w:t>
            </w:r>
          </w:p>
        </w:tc>
        <w:tc>
          <w:tcPr>
            <w:tcW w:w="974" w:type="pct"/>
            <w:shd w:val="clear" w:color="auto" w:fill="auto"/>
            <w:noWrap/>
          </w:tcPr>
          <w:p w14:paraId="4D701EA9" w14:textId="69716B7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Front Endocrinol (Lausanne) 14 (1231043 10.3389/fendo.2023.1231043</w:t>
            </w:r>
          </w:p>
        </w:tc>
        <w:tc>
          <w:tcPr>
            <w:tcW w:w="376" w:type="pct"/>
          </w:tcPr>
          <w:p w14:paraId="61552211" w14:textId="7435AF5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3BC88955" w14:textId="77777777" w:rsidTr="002C491B">
        <w:tc>
          <w:tcPr>
            <w:tcW w:w="375" w:type="pct"/>
            <w:shd w:val="clear" w:color="auto" w:fill="auto"/>
            <w:noWrap/>
          </w:tcPr>
          <w:p w14:paraId="610DD955" w14:textId="3F34F83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6B5783EB" w14:textId="6E2442F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V. </w:t>
            </w:r>
            <w:proofErr w:type="spellStart"/>
            <w:r w:rsidRPr="00C232B2">
              <w:rPr>
                <w:rFonts w:cs="Arial"/>
                <w:color w:val="000000"/>
                <w:sz w:val="18"/>
                <w:szCs w:val="18"/>
              </w:rPr>
              <w:t>Lithovius</w:t>
            </w:r>
            <w:proofErr w:type="spellEnd"/>
            <w:r w:rsidRPr="00C232B2">
              <w:rPr>
                <w:rFonts w:cs="Arial"/>
                <w:color w:val="000000"/>
                <w:sz w:val="18"/>
                <w:szCs w:val="18"/>
              </w:rPr>
              <w:t xml:space="preserve"> and T. </w:t>
            </w:r>
            <w:proofErr w:type="spellStart"/>
            <w:r w:rsidRPr="00C232B2">
              <w:rPr>
                <w:rFonts w:cs="Arial"/>
                <w:color w:val="000000"/>
                <w:sz w:val="18"/>
                <w:szCs w:val="18"/>
              </w:rPr>
              <w:t>Otonkoski</w:t>
            </w:r>
            <w:proofErr w:type="spellEnd"/>
          </w:p>
        </w:tc>
        <w:tc>
          <w:tcPr>
            <w:tcW w:w="215" w:type="pct"/>
            <w:shd w:val="clear" w:color="auto" w:fill="auto"/>
            <w:noWrap/>
          </w:tcPr>
          <w:p w14:paraId="176CB9BF" w14:textId="00298215"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411E931A" w14:textId="5370016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Stem Cell Based Models in Congenital Hyperinsulinism - Perspective on Practicalities and Possibilities</w:t>
            </w:r>
          </w:p>
        </w:tc>
        <w:tc>
          <w:tcPr>
            <w:tcW w:w="974" w:type="pct"/>
            <w:shd w:val="clear" w:color="auto" w:fill="auto"/>
            <w:noWrap/>
          </w:tcPr>
          <w:p w14:paraId="4CFE278F" w14:textId="0AF3630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Front Endocrinol (Lausanne) 13 (837450 10.3389/fendo.2022.837450</w:t>
            </w:r>
          </w:p>
        </w:tc>
        <w:tc>
          <w:tcPr>
            <w:tcW w:w="376" w:type="pct"/>
          </w:tcPr>
          <w:p w14:paraId="4D406DFE" w14:textId="2E810DD2"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DS</w:t>
            </w:r>
          </w:p>
        </w:tc>
      </w:tr>
      <w:tr w:rsidR="005D0E9A" w:rsidRPr="00C232B2" w14:paraId="2EC00259" w14:textId="77777777" w:rsidTr="002C491B">
        <w:tc>
          <w:tcPr>
            <w:tcW w:w="375" w:type="pct"/>
            <w:shd w:val="clear" w:color="auto" w:fill="auto"/>
            <w:noWrap/>
          </w:tcPr>
          <w:p w14:paraId="1749567A" w14:textId="3629EC4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73873C91" w14:textId="0159AA7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M. Zenker, K. </w:t>
            </w:r>
            <w:proofErr w:type="spellStart"/>
            <w:r w:rsidRPr="00C232B2">
              <w:rPr>
                <w:rFonts w:cs="Arial"/>
                <w:color w:val="000000"/>
                <w:sz w:val="18"/>
                <w:szCs w:val="18"/>
              </w:rPr>
              <w:t>Mohnike</w:t>
            </w:r>
            <w:proofErr w:type="spellEnd"/>
            <w:r w:rsidRPr="00C232B2">
              <w:rPr>
                <w:rFonts w:cs="Arial"/>
                <w:color w:val="000000"/>
                <w:sz w:val="18"/>
                <w:szCs w:val="18"/>
              </w:rPr>
              <w:t xml:space="preserve"> and K. Palm</w:t>
            </w:r>
          </w:p>
        </w:tc>
        <w:tc>
          <w:tcPr>
            <w:tcW w:w="215" w:type="pct"/>
            <w:shd w:val="clear" w:color="auto" w:fill="auto"/>
            <w:noWrap/>
          </w:tcPr>
          <w:p w14:paraId="262B7400" w14:textId="67ECA4AA"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6C0DD813" w14:textId="7C75F20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Syndromic forms of congenital hyperinsulinism</w:t>
            </w:r>
          </w:p>
        </w:tc>
        <w:tc>
          <w:tcPr>
            <w:tcW w:w="974" w:type="pct"/>
            <w:shd w:val="clear" w:color="auto" w:fill="auto"/>
            <w:noWrap/>
          </w:tcPr>
          <w:p w14:paraId="6A2733F5" w14:textId="53D243B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Front Endocrinol (Lausanne) 14 (1013874 10.3389/fendo.2023.1013874</w:t>
            </w:r>
          </w:p>
        </w:tc>
        <w:tc>
          <w:tcPr>
            <w:tcW w:w="376" w:type="pct"/>
          </w:tcPr>
          <w:p w14:paraId="7D011CEF" w14:textId="2FA439F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58C78DD4" w14:textId="77777777" w:rsidTr="002C491B">
        <w:tc>
          <w:tcPr>
            <w:tcW w:w="375" w:type="pct"/>
            <w:shd w:val="clear" w:color="auto" w:fill="auto"/>
            <w:noWrap/>
          </w:tcPr>
          <w:p w14:paraId="1726DE2F" w14:textId="447DA42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49268059" w14:textId="230FDEC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D. Lapidus, D. D. De León, P. S. Thornton, D. Hood, J. Breit, J. Raskin and T. L. S. Pasquini</w:t>
            </w:r>
          </w:p>
        </w:tc>
        <w:tc>
          <w:tcPr>
            <w:tcW w:w="215" w:type="pct"/>
            <w:shd w:val="clear" w:color="auto" w:fill="auto"/>
            <w:noWrap/>
          </w:tcPr>
          <w:p w14:paraId="6516B6EA" w14:textId="32E2A4B4"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33740E05" w14:textId="3BD5658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The Birth Prevalence of Congenital Hyperinsulinism: A Narrative Review of the Epidemiology of a Rare Disease</w:t>
            </w:r>
          </w:p>
        </w:tc>
        <w:tc>
          <w:tcPr>
            <w:tcW w:w="974" w:type="pct"/>
            <w:shd w:val="clear" w:color="auto" w:fill="auto"/>
            <w:noWrap/>
          </w:tcPr>
          <w:p w14:paraId="064A9596" w14:textId="04A3F71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Horm Res </w:t>
            </w:r>
            <w:proofErr w:type="spellStart"/>
            <w:r w:rsidRPr="00C232B2">
              <w:rPr>
                <w:rFonts w:cs="Arial"/>
                <w:color w:val="000000"/>
                <w:sz w:val="18"/>
                <w:szCs w:val="18"/>
              </w:rPr>
              <w:t>Paediatr</w:t>
            </w:r>
            <w:proofErr w:type="spellEnd"/>
            <w:r w:rsidRPr="00C232B2">
              <w:rPr>
                <w:rFonts w:cs="Arial"/>
                <w:color w:val="000000"/>
                <w:sz w:val="18"/>
                <w:szCs w:val="18"/>
              </w:rPr>
              <w:t xml:space="preserve"> 1-8 10.1159/000539464</w:t>
            </w:r>
          </w:p>
        </w:tc>
        <w:tc>
          <w:tcPr>
            <w:tcW w:w="376" w:type="pct"/>
          </w:tcPr>
          <w:p w14:paraId="76593EB5" w14:textId="4A4F9E3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0764A46C" w14:textId="77777777" w:rsidTr="002C491B">
        <w:tc>
          <w:tcPr>
            <w:tcW w:w="375" w:type="pct"/>
            <w:shd w:val="clear" w:color="auto" w:fill="auto"/>
            <w:noWrap/>
          </w:tcPr>
          <w:p w14:paraId="7A98E364" w14:textId="214AA5B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56586A50" w14:textId="47C4231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K. </w:t>
            </w:r>
            <w:proofErr w:type="spellStart"/>
            <w:r w:rsidRPr="00C232B2">
              <w:rPr>
                <w:rFonts w:cs="Arial"/>
                <w:color w:val="000000"/>
                <w:sz w:val="18"/>
                <w:szCs w:val="18"/>
              </w:rPr>
              <w:t>Roženková</w:t>
            </w:r>
            <w:proofErr w:type="spellEnd"/>
            <w:r w:rsidRPr="00C232B2">
              <w:rPr>
                <w:rFonts w:cs="Arial"/>
                <w:color w:val="000000"/>
                <w:sz w:val="18"/>
                <w:szCs w:val="18"/>
              </w:rPr>
              <w:t xml:space="preserve">, M. </w:t>
            </w:r>
            <w:proofErr w:type="spellStart"/>
            <w:r w:rsidRPr="00C232B2">
              <w:rPr>
                <w:rFonts w:cs="Arial"/>
                <w:color w:val="000000"/>
                <w:sz w:val="18"/>
                <w:szCs w:val="18"/>
              </w:rPr>
              <w:t>Güemes</w:t>
            </w:r>
            <w:proofErr w:type="spellEnd"/>
            <w:r w:rsidRPr="00C232B2">
              <w:rPr>
                <w:rFonts w:cs="Arial"/>
                <w:color w:val="000000"/>
                <w:sz w:val="18"/>
                <w:szCs w:val="18"/>
              </w:rPr>
              <w:t>, P. Shah and K. Hussain</w:t>
            </w:r>
          </w:p>
        </w:tc>
        <w:tc>
          <w:tcPr>
            <w:tcW w:w="215" w:type="pct"/>
            <w:shd w:val="clear" w:color="auto" w:fill="auto"/>
            <w:noWrap/>
          </w:tcPr>
          <w:p w14:paraId="18F369FD" w14:textId="4A82F961"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4D35CA1A" w14:textId="1DA5D7C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The Diagnosis and Management of </w:t>
            </w: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p>
        </w:tc>
        <w:tc>
          <w:tcPr>
            <w:tcW w:w="974" w:type="pct"/>
            <w:shd w:val="clear" w:color="auto" w:fill="auto"/>
            <w:noWrap/>
          </w:tcPr>
          <w:p w14:paraId="23973451" w14:textId="7E53C97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Clin Res </w:t>
            </w:r>
            <w:proofErr w:type="spellStart"/>
            <w:r w:rsidRPr="00C232B2">
              <w:rPr>
                <w:rFonts w:cs="Arial"/>
                <w:color w:val="000000"/>
                <w:sz w:val="18"/>
                <w:szCs w:val="18"/>
              </w:rPr>
              <w:t>Pediatr</w:t>
            </w:r>
            <w:proofErr w:type="spellEnd"/>
            <w:r w:rsidRPr="00C232B2">
              <w:rPr>
                <w:rFonts w:cs="Arial"/>
                <w:color w:val="000000"/>
                <w:sz w:val="18"/>
                <w:szCs w:val="18"/>
              </w:rPr>
              <w:t xml:space="preserve"> Endocrinol 7 (2) 86-97 10.4274/jcrpe.1891</w:t>
            </w:r>
          </w:p>
        </w:tc>
        <w:tc>
          <w:tcPr>
            <w:tcW w:w="376" w:type="pct"/>
          </w:tcPr>
          <w:p w14:paraId="7ABEDE57" w14:textId="4DBE53F0"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GR</w:t>
            </w:r>
          </w:p>
        </w:tc>
      </w:tr>
      <w:tr w:rsidR="005D0E9A" w:rsidRPr="00C232B2" w14:paraId="7FB98E3A" w14:textId="77777777" w:rsidTr="002C491B">
        <w:tc>
          <w:tcPr>
            <w:tcW w:w="375" w:type="pct"/>
            <w:shd w:val="clear" w:color="auto" w:fill="auto"/>
            <w:noWrap/>
          </w:tcPr>
          <w:p w14:paraId="3B047D9B" w14:textId="6F64510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1-1</w:t>
            </w:r>
          </w:p>
        </w:tc>
        <w:tc>
          <w:tcPr>
            <w:tcW w:w="1556" w:type="pct"/>
            <w:shd w:val="clear" w:color="auto" w:fill="auto"/>
            <w:noWrap/>
          </w:tcPr>
          <w:p w14:paraId="365369E4" w14:textId="7684D34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M. Danowitz and D. D. De Leon</w:t>
            </w:r>
          </w:p>
        </w:tc>
        <w:tc>
          <w:tcPr>
            <w:tcW w:w="215" w:type="pct"/>
            <w:shd w:val="clear" w:color="auto" w:fill="auto"/>
            <w:noWrap/>
          </w:tcPr>
          <w:p w14:paraId="39122DB7" w14:textId="60A9457E"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09708FD0" w14:textId="58DBEDB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The Role of GLP-1 Signaling in Hypoglycemia due to Hyperinsulinism</w:t>
            </w:r>
          </w:p>
        </w:tc>
        <w:tc>
          <w:tcPr>
            <w:tcW w:w="974" w:type="pct"/>
            <w:shd w:val="clear" w:color="auto" w:fill="auto"/>
            <w:noWrap/>
          </w:tcPr>
          <w:p w14:paraId="3E49D93B" w14:textId="083BFB8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Front Endocrinol (Lausanne) 13 (863184 10.3389/fendo.2022.863184</w:t>
            </w:r>
          </w:p>
        </w:tc>
        <w:tc>
          <w:tcPr>
            <w:tcW w:w="376" w:type="pct"/>
          </w:tcPr>
          <w:p w14:paraId="321F8EE4" w14:textId="067859E3"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DS</w:t>
            </w:r>
          </w:p>
        </w:tc>
      </w:tr>
      <w:tr w:rsidR="005D0E9A" w:rsidRPr="00C232B2" w14:paraId="273A8134" w14:textId="77777777" w:rsidTr="002C491B">
        <w:tc>
          <w:tcPr>
            <w:tcW w:w="375" w:type="pct"/>
            <w:shd w:val="clear" w:color="auto" w:fill="auto"/>
            <w:noWrap/>
          </w:tcPr>
          <w:p w14:paraId="0C923944" w14:textId="002DF0D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lastRenderedPageBreak/>
              <w:t>SOTA 1-1</w:t>
            </w:r>
          </w:p>
        </w:tc>
        <w:tc>
          <w:tcPr>
            <w:tcW w:w="1556" w:type="pct"/>
            <w:shd w:val="clear" w:color="auto" w:fill="auto"/>
            <w:noWrap/>
          </w:tcPr>
          <w:p w14:paraId="60AB9249" w14:textId="7D7C5C4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 Banerjee, M. Salomon-</w:t>
            </w:r>
            <w:proofErr w:type="spellStart"/>
            <w:r w:rsidRPr="00C232B2">
              <w:rPr>
                <w:rFonts w:cs="Arial"/>
                <w:color w:val="000000"/>
                <w:sz w:val="18"/>
                <w:szCs w:val="18"/>
              </w:rPr>
              <w:t>Estebanez</w:t>
            </w:r>
            <w:proofErr w:type="spellEnd"/>
            <w:r w:rsidRPr="00C232B2">
              <w:rPr>
                <w:rFonts w:cs="Arial"/>
                <w:color w:val="000000"/>
                <w:sz w:val="18"/>
                <w:szCs w:val="18"/>
              </w:rPr>
              <w:t>, P. Shah, J. Nicholson, K. E. Cosgrove and M. J. Dunne</w:t>
            </w:r>
          </w:p>
        </w:tc>
        <w:tc>
          <w:tcPr>
            <w:tcW w:w="215" w:type="pct"/>
            <w:shd w:val="clear" w:color="auto" w:fill="auto"/>
            <w:noWrap/>
          </w:tcPr>
          <w:p w14:paraId="3117D748" w14:textId="26ED5EF9"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7AAABA0C" w14:textId="7B61417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Therapies and outcomes of congenital hyperinsulinism-induced </w:t>
            </w:r>
            <w:proofErr w:type="spellStart"/>
            <w:r w:rsidRPr="00C232B2">
              <w:rPr>
                <w:rFonts w:cs="Arial"/>
                <w:color w:val="000000"/>
                <w:sz w:val="18"/>
                <w:szCs w:val="18"/>
              </w:rPr>
              <w:t>hypoglycaemia</w:t>
            </w:r>
            <w:proofErr w:type="spellEnd"/>
          </w:p>
        </w:tc>
        <w:tc>
          <w:tcPr>
            <w:tcW w:w="974" w:type="pct"/>
            <w:shd w:val="clear" w:color="auto" w:fill="auto"/>
            <w:noWrap/>
          </w:tcPr>
          <w:p w14:paraId="02B056D9" w14:textId="5D191EE3"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Diabet</w:t>
            </w:r>
            <w:proofErr w:type="spellEnd"/>
            <w:r w:rsidRPr="00C232B2">
              <w:rPr>
                <w:rFonts w:cs="Arial"/>
                <w:color w:val="000000"/>
                <w:sz w:val="18"/>
                <w:szCs w:val="18"/>
              </w:rPr>
              <w:t xml:space="preserve"> Med 36 (1) 9-21 10.1111/dme.13823</w:t>
            </w:r>
          </w:p>
        </w:tc>
        <w:tc>
          <w:tcPr>
            <w:tcW w:w="376" w:type="pct"/>
          </w:tcPr>
          <w:p w14:paraId="4200794E" w14:textId="5F7E833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D4712B" w:rsidRPr="00C232B2" w14:paraId="634C81BB" w14:textId="77777777" w:rsidTr="002C491B">
        <w:tc>
          <w:tcPr>
            <w:tcW w:w="375" w:type="pct"/>
            <w:shd w:val="clear" w:color="auto" w:fill="auto"/>
            <w:noWrap/>
          </w:tcPr>
          <w:p w14:paraId="3B78AB06" w14:textId="0BAC59F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F45D488" w14:textId="6E04730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w:t>
            </w:r>
            <w:proofErr w:type="spellStart"/>
            <w:r w:rsidRPr="00C232B2">
              <w:rPr>
                <w:rFonts w:cs="Arial"/>
                <w:color w:val="000000"/>
                <w:sz w:val="18"/>
                <w:szCs w:val="18"/>
              </w:rPr>
              <w:t>Renuse</w:t>
            </w:r>
            <w:proofErr w:type="spellEnd"/>
            <w:r w:rsidRPr="00C232B2">
              <w:rPr>
                <w:rFonts w:cs="Arial"/>
                <w:color w:val="000000"/>
                <w:sz w:val="18"/>
                <w:szCs w:val="18"/>
              </w:rPr>
              <w:t>, L. M. Benson, P. M. Vanderboom, F. N. U. Ruchi, Y. R. Yadav, K. L. Johnson, B. C. Brown, J. A. Peterson, R. Basu, D. J. McCormick, A. Pandey and A. Basu</w:t>
            </w:r>
          </w:p>
        </w:tc>
        <w:tc>
          <w:tcPr>
            <w:tcW w:w="215" w:type="pct"/>
            <w:shd w:val="clear" w:color="auto" w:fill="auto"/>
            <w:noWrap/>
          </w:tcPr>
          <w:p w14:paraId="54F72698" w14:textId="3BBCED7E"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2890701C" w14:textId="59EFC5A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(13)C(15)N: glucagon-based novel isotope dilution mass spectrometry method for measurement of glucagon metabolism in humans</w:t>
            </w:r>
          </w:p>
        </w:tc>
        <w:tc>
          <w:tcPr>
            <w:tcW w:w="974" w:type="pct"/>
            <w:shd w:val="clear" w:color="auto" w:fill="auto"/>
            <w:noWrap/>
          </w:tcPr>
          <w:p w14:paraId="4829A24F" w14:textId="5E7D769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Clin Proteomics 19 (1) 16 10.1186/s12014-022-09344-2</w:t>
            </w:r>
          </w:p>
        </w:tc>
        <w:tc>
          <w:tcPr>
            <w:tcW w:w="376" w:type="pct"/>
          </w:tcPr>
          <w:p w14:paraId="00449D20" w14:textId="2AEDE66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4B800FC" w14:textId="77777777" w:rsidTr="002C491B">
        <w:tc>
          <w:tcPr>
            <w:tcW w:w="375" w:type="pct"/>
            <w:shd w:val="clear" w:color="auto" w:fill="auto"/>
            <w:noWrap/>
          </w:tcPr>
          <w:p w14:paraId="0919CA1D" w14:textId="0E3AAB0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D6B80F8" w14:textId="7BBF621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Strey</w:t>
            </w:r>
          </w:p>
        </w:tc>
        <w:tc>
          <w:tcPr>
            <w:tcW w:w="215" w:type="pct"/>
            <w:shd w:val="clear" w:color="auto" w:fill="auto"/>
            <w:noWrap/>
          </w:tcPr>
          <w:p w14:paraId="603F7A0A" w14:textId="7823CC12"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7E39CA90" w14:textId="1058D12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[Technological Innovations in Diabetes Therapy]</w:t>
            </w:r>
          </w:p>
        </w:tc>
        <w:tc>
          <w:tcPr>
            <w:tcW w:w="974" w:type="pct"/>
            <w:shd w:val="clear" w:color="auto" w:fill="auto"/>
            <w:noWrap/>
          </w:tcPr>
          <w:p w14:paraId="0A1CFCF6" w14:textId="3A5C1CA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Praxis (Bern 1994) 107 (19) 1031-1037 10.1024/1661-8157/a003058</w:t>
            </w:r>
          </w:p>
        </w:tc>
        <w:tc>
          <w:tcPr>
            <w:tcW w:w="376" w:type="pct"/>
          </w:tcPr>
          <w:p w14:paraId="15212C95" w14:textId="77E1ABB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380A9D0" w14:textId="77777777" w:rsidTr="002C491B">
        <w:tc>
          <w:tcPr>
            <w:tcW w:w="375" w:type="pct"/>
            <w:shd w:val="clear" w:color="auto" w:fill="auto"/>
            <w:noWrap/>
          </w:tcPr>
          <w:p w14:paraId="120A8783" w14:textId="7AC3426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8FD5667" w14:textId="2FD825B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Fujishiro</w:t>
            </w:r>
            <w:proofErr w:type="spellEnd"/>
            <w:r w:rsidRPr="00C232B2">
              <w:rPr>
                <w:rFonts w:cs="Arial"/>
                <w:color w:val="000000"/>
                <w:sz w:val="18"/>
                <w:szCs w:val="18"/>
              </w:rPr>
              <w:t xml:space="preserve">, Y. </w:t>
            </w:r>
            <w:proofErr w:type="spellStart"/>
            <w:r w:rsidRPr="00C232B2">
              <w:rPr>
                <w:rFonts w:cs="Arial"/>
                <w:color w:val="000000"/>
                <w:sz w:val="18"/>
                <w:szCs w:val="18"/>
              </w:rPr>
              <w:t>Izumida</w:t>
            </w:r>
            <w:proofErr w:type="spellEnd"/>
            <w:r w:rsidRPr="00C232B2">
              <w:rPr>
                <w:rFonts w:cs="Arial"/>
                <w:color w:val="000000"/>
                <w:sz w:val="18"/>
                <w:szCs w:val="18"/>
              </w:rPr>
              <w:t xml:space="preserve">, S. Takemiya, Y. </w:t>
            </w:r>
            <w:proofErr w:type="spellStart"/>
            <w:r w:rsidRPr="00C232B2">
              <w:rPr>
                <w:rFonts w:cs="Arial"/>
                <w:color w:val="000000"/>
                <w:sz w:val="18"/>
                <w:szCs w:val="18"/>
              </w:rPr>
              <w:t>Kuwano</w:t>
            </w:r>
            <w:proofErr w:type="spellEnd"/>
            <w:r w:rsidRPr="00C232B2">
              <w:rPr>
                <w:rFonts w:cs="Arial"/>
                <w:color w:val="000000"/>
                <w:sz w:val="18"/>
                <w:szCs w:val="18"/>
              </w:rPr>
              <w:t>, I. Takamoto, R. Suzuki, T. Yamauchi, K. Ueki and T. Kadowaki</w:t>
            </w:r>
          </w:p>
        </w:tc>
        <w:tc>
          <w:tcPr>
            <w:tcW w:w="215" w:type="pct"/>
            <w:shd w:val="clear" w:color="auto" w:fill="auto"/>
            <w:noWrap/>
          </w:tcPr>
          <w:p w14:paraId="69E86E87" w14:textId="122AC5E7"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14E52B54" w14:textId="0DF6F72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 case of insulin allergy successfully managed using </w:t>
            </w:r>
            <w:proofErr w:type="spellStart"/>
            <w:r w:rsidRPr="00C232B2">
              <w:rPr>
                <w:rFonts w:cs="Arial"/>
                <w:color w:val="000000"/>
                <w:sz w:val="18"/>
                <w:szCs w:val="18"/>
              </w:rPr>
              <w:t>multihexamer</w:t>
            </w:r>
            <w:proofErr w:type="spellEnd"/>
            <w:r w:rsidRPr="00C232B2">
              <w:rPr>
                <w:rFonts w:cs="Arial"/>
                <w:color w:val="000000"/>
                <w:sz w:val="18"/>
                <w:szCs w:val="18"/>
              </w:rPr>
              <w:t xml:space="preserve">-forming insulin </w:t>
            </w:r>
            <w:proofErr w:type="spellStart"/>
            <w:r w:rsidRPr="00C232B2">
              <w:rPr>
                <w:rFonts w:cs="Arial"/>
                <w:color w:val="000000"/>
                <w:sz w:val="18"/>
                <w:szCs w:val="18"/>
              </w:rPr>
              <w:t>degludec</w:t>
            </w:r>
            <w:proofErr w:type="spellEnd"/>
            <w:r w:rsidRPr="00C232B2">
              <w:rPr>
                <w:rFonts w:cs="Arial"/>
                <w:color w:val="000000"/>
                <w:sz w:val="18"/>
                <w:szCs w:val="18"/>
              </w:rPr>
              <w:t xml:space="preserve"> combined with liraglutide</w:t>
            </w:r>
          </w:p>
        </w:tc>
        <w:tc>
          <w:tcPr>
            <w:tcW w:w="974" w:type="pct"/>
            <w:shd w:val="clear" w:color="auto" w:fill="auto"/>
            <w:noWrap/>
          </w:tcPr>
          <w:p w14:paraId="36BBF9C7" w14:textId="56744A8A"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Diabet</w:t>
            </w:r>
            <w:proofErr w:type="spellEnd"/>
            <w:r w:rsidRPr="00C232B2">
              <w:rPr>
                <w:rFonts w:cs="Arial"/>
                <w:color w:val="000000"/>
                <w:sz w:val="18"/>
                <w:szCs w:val="18"/>
              </w:rPr>
              <w:t xml:space="preserve"> Med 33 (11) e26-e29 10.1111/dme.12998</w:t>
            </w:r>
          </w:p>
        </w:tc>
        <w:tc>
          <w:tcPr>
            <w:tcW w:w="376" w:type="pct"/>
          </w:tcPr>
          <w:p w14:paraId="646A0CF9" w14:textId="3164BDB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9F2D331" w14:textId="77777777" w:rsidTr="002C491B">
        <w:tc>
          <w:tcPr>
            <w:tcW w:w="375" w:type="pct"/>
            <w:shd w:val="clear" w:color="auto" w:fill="auto"/>
            <w:noWrap/>
          </w:tcPr>
          <w:p w14:paraId="09FF65FC" w14:textId="465C72E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25F82AB9" w14:textId="63B057B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Ünal, D. </w:t>
            </w:r>
            <w:proofErr w:type="spellStart"/>
            <w:r w:rsidRPr="00C232B2">
              <w:rPr>
                <w:rFonts w:cs="Arial"/>
                <w:color w:val="000000"/>
                <w:sz w:val="18"/>
                <w:szCs w:val="18"/>
              </w:rPr>
              <w:t>Gönülal</w:t>
            </w:r>
            <w:proofErr w:type="spellEnd"/>
            <w:r w:rsidRPr="00C232B2">
              <w:rPr>
                <w:rFonts w:cs="Arial"/>
                <w:color w:val="000000"/>
                <w:sz w:val="18"/>
                <w:szCs w:val="18"/>
              </w:rPr>
              <w:t xml:space="preserve">, A. </w:t>
            </w:r>
            <w:proofErr w:type="spellStart"/>
            <w:r w:rsidRPr="00C232B2">
              <w:rPr>
                <w:rFonts w:cs="Arial"/>
                <w:color w:val="000000"/>
                <w:sz w:val="18"/>
                <w:szCs w:val="18"/>
              </w:rPr>
              <w:t>Uçaktürk</w:t>
            </w:r>
            <w:proofErr w:type="spellEnd"/>
            <w:r w:rsidRPr="00C232B2">
              <w:rPr>
                <w:rFonts w:cs="Arial"/>
                <w:color w:val="000000"/>
                <w:sz w:val="18"/>
                <w:szCs w:val="18"/>
              </w:rPr>
              <w:t xml:space="preserve">, B. Siyah Bilgin, S. E. Flanagan, F. Gürbüz, M. Tayfun, S. </w:t>
            </w:r>
            <w:proofErr w:type="spellStart"/>
            <w:r w:rsidRPr="00C232B2">
              <w:rPr>
                <w:rFonts w:cs="Arial"/>
                <w:color w:val="000000"/>
                <w:sz w:val="18"/>
                <w:szCs w:val="18"/>
              </w:rPr>
              <w:t>Elmaoğulları</w:t>
            </w:r>
            <w:proofErr w:type="spellEnd"/>
            <w:r w:rsidRPr="00C232B2">
              <w:rPr>
                <w:rFonts w:cs="Arial"/>
                <w:color w:val="000000"/>
                <w:sz w:val="18"/>
                <w:szCs w:val="18"/>
              </w:rPr>
              <w:t xml:space="preserve">, A. </w:t>
            </w:r>
            <w:proofErr w:type="spellStart"/>
            <w:r w:rsidRPr="00C232B2">
              <w:rPr>
                <w:rFonts w:cs="Arial"/>
                <w:color w:val="000000"/>
                <w:sz w:val="18"/>
                <w:szCs w:val="18"/>
              </w:rPr>
              <w:t>Araslı</w:t>
            </w:r>
            <w:proofErr w:type="spellEnd"/>
            <w:r w:rsidRPr="00C232B2">
              <w:rPr>
                <w:rFonts w:cs="Arial"/>
                <w:color w:val="000000"/>
                <w:sz w:val="18"/>
                <w:szCs w:val="18"/>
              </w:rPr>
              <w:t>, F. Demirel, S. Ellard and K. Hussain</w:t>
            </w:r>
          </w:p>
        </w:tc>
        <w:tc>
          <w:tcPr>
            <w:tcW w:w="215" w:type="pct"/>
            <w:shd w:val="clear" w:color="auto" w:fill="auto"/>
            <w:noWrap/>
          </w:tcPr>
          <w:p w14:paraId="3C8BBB32" w14:textId="7F22CF5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57994BA6" w14:textId="757A1D9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 Novel Homozygous Mutation in the KCNJ11 Gene of a Neonate with Congenital Hyperinsulinism and Successful Management with Sirolimus</w:t>
            </w:r>
          </w:p>
        </w:tc>
        <w:tc>
          <w:tcPr>
            <w:tcW w:w="974" w:type="pct"/>
            <w:shd w:val="clear" w:color="auto" w:fill="auto"/>
            <w:noWrap/>
          </w:tcPr>
          <w:p w14:paraId="2EF7FB05" w14:textId="68CE1EF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Clin Res </w:t>
            </w:r>
            <w:proofErr w:type="spellStart"/>
            <w:r w:rsidRPr="00C232B2">
              <w:rPr>
                <w:rFonts w:cs="Arial"/>
                <w:color w:val="000000"/>
                <w:sz w:val="18"/>
                <w:szCs w:val="18"/>
              </w:rPr>
              <w:t>Pediatr</w:t>
            </w:r>
            <w:proofErr w:type="spellEnd"/>
            <w:r w:rsidRPr="00C232B2">
              <w:rPr>
                <w:rFonts w:cs="Arial"/>
                <w:color w:val="000000"/>
                <w:sz w:val="18"/>
                <w:szCs w:val="18"/>
              </w:rPr>
              <w:t xml:space="preserve"> Endocrinol 8 (4) 478-481 10.4274/jcrpe.2773</w:t>
            </w:r>
          </w:p>
        </w:tc>
        <w:tc>
          <w:tcPr>
            <w:tcW w:w="376" w:type="pct"/>
          </w:tcPr>
          <w:p w14:paraId="7A65AEE0" w14:textId="4C93933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CR</w:t>
            </w:r>
          </w:p>
        </w:tc>
      </w:tr>
      <w:tr w:rsidR="00D4712B" w:rsidRPr="00C232B2" w14:paraId="1D186BF0" w14:textId="77777777" w:rsidTr="002C491B">
        <w:tc>
          <w:tcPr>
            <w:tcW w:w="375" w:type="pct"/>
            <w:shd w:val="clear" w:color="auto" w:fill="auto"/>
            <w:noWrap/>
          </w:tcPr>
          <w:p w14:paraId="639CD68A" w14:textId="4686E65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2DF60E0" w14:textId="403F4DB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P. A. </w:t>
            </w:r>
            <w:proofErr w:type="spellStart"/>
            <w:r w:rsidRPr="00C232B2">
              <w:rPr>
                <w:rFonts w:cs="Arial"/>
                <w:color w:val="000000"/>
                <w:sz w:val="18"/>
                <w:szCs w:val="18"/>
              </w:rPr>
              <w:t>Bakhtiani</w:t>
            </w:r>
            <w:proofErr w:type="spellEnd"/>
            <w:r w:rsidRPr="00C232B2">
              <w:rPr>
                <w:rFonts w:cs="Arial"/>
                <w:color w:val="000000"/>
                <w:sz w:val="18"/>
                <w:szCs w:val="18"/>
              </w:rPr>
              <w:t>, N. Caputo, J. R. Castle, J. El Youssef, J. M. Carroll, L. L. David, C. T. Roberts, Jr. and W. K. Ward</w:t>
            </w:r>
          </w:p>
        </w:tc>
        <w:tc>
          <w:tcPr>
            <w:tcW w:w="215" w:type="pct"/>
            <w:shd w:val="clear" w:color="auto" w:fill="auto"/>
            <w:noWrap/>
          </w:tcPr>
          <w:p w14:paraId="1E9424B4" w14:textId="5794D1C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3450D120" w14:textId="03407B8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 novel, stable, aqueous glucagon formulation using ferulic acid as an excipient</w:t>
            </w:r>
          </w:p>
        </w:tc>
        <w:tc>
          <w:tcPr>
            <w:tcW w:w="974" w:type="pct"/>
            <w:shd w:val="clear" w:color="auto" w:fill="auto"/>
            <w:noWrap/>
          </w:tcPr>
          <w:p w14:paraId="1B739A42" w14:textId="5BD0121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Diabetes Sci Technol 9 (1) 17-23 10.1177/1932296814552476</w:t>
            </w:r>
          </w:p>
        </w:tc>
        <w:tc>
          <w:tcPr>
            <w:tcW w:w="376" w:type="pct"/>
          </w:tcPr>
          <w:p w14:paraId="3CF1A374" w14:textId="3EB474A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6FC432A0" w14:textId="77777777" w:rsidTr="002C491B">
        <w:tc>
          <w:tcPr>
            <w:tcW w:w="375" w:type="pct"/>
            <w:shd w:val="clear" w:color="auto" w:fill="auto"/>
            <w:noWrap/>
          </w:tcPr>
          <w:p w14:paraId="4CF1A503" w14:textId="58537FC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D544139" w14:textId="1659202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Z. Peng, W. S. Denney, B. J. Musser, R. Liu, K. Tsai, L. Fang, M. L. Reitman, M. D. Troyer, S. S. Engel, L. Xu, A. Stoch, J. A. Stone and K. G. Kowalski</w:t>
            </w:r>
          </w:p>
        </w:tc>
        <w:tc>
          <w:tcPr>
            <w:tcW w:w="215" w:type="pct"/>
            <w:shd w:val="clear" w:color="auto" w:fill="auto"/>
            <w:noWrap/>
          </w:tcPr>
          <w:p w14:paraId="54571F71" w14:textId="74342AF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2014</w:t>
            </w:r>
          </w:p>
        </w:tc>
        <w:tc>
          <w:tcPr>
            <w:tcW w:w="1504" w:type="pct"/>
            <w:shd w:val="clear" w:color="auto" w:fill="auto"/>
          </w:tcPr>
          <w:p w14:paraId="2D5E1615" w14:textId="106271E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 semi-mechanistic model for the effects of a novel glucagon receptor antagonist on glucagon and the interaction between glucose, glucagon, and insulin applied to adaptive phase II design</w:t>
            </w:r>
          </w:p>
        </w:tc>
        <w:tc>
          <w:tcPr>
            <w:tcW w:w="974" w:type="pct"/>
            <w:shd w:val="clear" w:color="auto" w:fill="auto"/>
            <w:noWrap/>
          </w:tcPr>
          <w:p w14:paraId="0D81E9EA" w14:textId="2BB74DF5"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Aaps</w:t>
            </w:r>
            <w:proofErr w:type="spellEnd"/>
            <w:r w:rsidRPr="00C232B2">
              <w:rPr>
                <w:rFonts w:cs="Arial"/>
                <w:color w:val="000000"/>
                <w:sz w:val="18"/>
                <w:szCs w:val="18"/>
              </w:rPr>
              <w:t xml:space="preserve"> j 16 (6) 1259-70 10.1208/s12248-014-9648-x</w:t>
            </w:r>
          </w:p>
        </w:tc>
        <w:tc>
          <w:tcPr>
            <w:tcW w:w="376" w:type="pct"/>
          </w:tcPr>
          <w:p w14:paraId="4BF77805" w14:textId="28BAE58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648D2318" w14:textId="77777777" w:rsidTr="002C491B">
        <w:tc>
          <w:tcPr>
            <w:tcW w:w="375" w:type="pct"/>
            <w:shd w:val="clear" w:color="auto" w:fill="auto"/>
            <w:noWrap/>
          </w:tcPr>
          <w:p w14:paraId="54D72A05" w14:textId="3236709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5D73F26F" w14:textId="6D8A40B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 </w:t>
            </w:r>
            <w:proofErr w:type="spellStart"/>
            <w:r w:rsidRPr="00C232B2">
              <w:rPr>
                <w:rFonts w:cs="Arial"/>
                <w:color w:val="000000"/>
                <w:sz w:val="18"/>
                <w:szCs w:val="18"/>
              </w:rPr>
              <w:t>Granhall</w:t>
            </w:r>
            <w:proofErr w:type="spellEnd"/>
            <w:r w:rsidRPr="00C232B2">
              <w:rPr>
                <w:rFonts w:cs="Arial"/>
                <w:color w:val="000000"/>
                <w:sz w:val="18"/>
                <w:szCs w:val="18"/>
              </w:rPr>
              <w:t xml:space="preserve">, T. A. Bækdal, A. </w:t>
            </w:r>
            <w:proofErr w:type="spellStart"/>
            <w:r w:rsidRPr="00C232B2">
              <w:rPr>
                <w:rFonts w:cs="Arial"/>
                <w:color w:val="000000"/>
                <w:sz w:val="18"/>
                <w:szCs w:val="18"/>
              </w:rPr>
              <w:t>Breitschaft</w:t>
            </w:r>
            <w:proofErr w:type="spellEnd"/>
            <w:r w:rsidRPr="00C232B2">
              <w:rPr>
                <w:rFonts w:cs="Arial"/>
                <w:color w:val="000000"/>
                <w:sz w:val="18"/>
                <w:szCs w:val="18"/>
              </w:rPr>
              <w:t>, F. L. Søndergaard, T. W. Anderson and M. Thomsen</w:t>
            </w:r>
          </w:p>
        </w:tc>
        <w:tc>
          <w:tcPr>
            <w:tcW w:w="215" w:type="pct"/>
            <w:shd w:val="clear" w:color="auto" w:fill="auto"/>
            <w:noWrap/>
          </w:tcPr>
          <w:p w14:paraId="44286663" w14:textId="6BE1DA5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5CECCA8A" w14:textId="5281187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Absence of QTc Prolongation with Sodium N-(8-[2-Hydroxybenzoyl] Amino) Caprylate (SNAC), an Absorption Enhancer Co-Formulated with the GLP-1 Analogue </w:t>
            </w:r>
            <w:proofErr w:type="spellStart"/>
            <w:r w:rsidRPr="00C232B2">
              <w:rPr>
                <w:rFonts w:cs="Arial"/>
                <w:color w:val="000000"/>
                <w:sz w:val="18"/>
                <w:szCs w:val="18"/>
              </w:rPr>
              <w:t>Semaglutide</w:t>
            </w:r>
            <w:proofErr w:type="spellEnd"/>
            <w:r w:rsidRPr="00C232B2">
              <w:rPr>
                <w:rFonts w:cs="Arial"/>
                <w:color w:val="000000"/>
                <w:sz w:val="18"/>
                <w:szCs w:val="18"/>
              </w:rPr>
              <w:t xml:space="preserve"> for Oral Administration</w:t>
            </w:r>
          </w:p>
        </w:tc>
        <w:tc>
          <w:tcPr>
            <w:tcW w:w="974" w:type="pct"/>
            <w:shd w:val="clear" w:color="auto" w:fill="auto"/>
            <w:noWrap/>
          </w:tcPr>
          <w:p w14:paraId="03230387" w14:textId="3D953CC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Ther 12 (9) 2599-2610 10.1007/s13300-021-01106-x</w:t>
            </w:r>
          </w:p>
        </w:tc>
        <w:tc>
          <w:tcPr>
            <w:tcW w:w="376" w:type="pct"/>
          </w:tcPr>
          <w:p w14:paraId="714AFB07" w14:textId="350C821C"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347F8F2" w14:textId="77777777" w:rsidTr="002C491B">
        <w:tc>
          <w:tcPr>
            <w:tcW w:w="375" w:type="pct"/>
            <w:shd w:val="clear" w:color="auto" w:fill="auto"/>
            <w:noWrap/>
          </w:tcPr>
          <w:p w14:paraId="158841B0" w14:textId="2148FE6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274CBAFB" w14:textId="0853742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 Goyal, A. Sattar, M. Johnson and P. </w:t>
            </w:r>
            <w:proofErr w:type="spellStart"/>
            <w:r w:rsidRPr="00C232B2">
              <w:rPr>
                <w:rFonts w:cs="Arial"/>
                <w:color w:val="000000"/>
                <w:sz w:val="18"/>
                <w:szCs w:val="18"/>
              </w:rPr>
              <w:t>Dandona</w:t>
            </w:r>
            <w:proofErr w:type="spellEnd"/>
          </w:p>
        </w:tc>
        <w:tc>
          <w:tcPr>
            <w:tcW w:w="215" w:type="pct"/>
            <w:shd w:val="clear" w:color="auto" w:fill="auto"/>
            <w:noWrap/>
          </w:tcPr>
          <w:p w14:paraId="45ADF1F2" w14:textId="049CD13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3D27A4AF" w14:textId="0F140AC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Adjunct therapies in treatment of type 1 diabetes</w:t>
            </w:r>
          </w:p>
        </w:tc>
        <w:tc>
          <w:tcPr>
            <w:tcW w:w="974" w:type="pct"/>
            <w:shd w:val="clear" w:color="auto" w:fill="auto"/>
            <w:noWrap/>
          </w:tcPr>
          <w:p w14:paraId="34E5AA43" w14:textId="0EEDF9D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Diabetes 12 (10) 742-753 10.1111/1753-0407.13078</w:t>
            </w:r>
          </w:p>
        </w:tc>
        <w:tc>
          <w:tcPr>
            <w:tcW w:w="376" w:type="pct"/>
          </w:tcPr>
          <w:p w14:paraId="69C19A43" w14:textId="5954187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99CC763" w14:textId="77777777" w:rsidTr="002C491B">
        <w:tc>
          <w:tcPr>
            <w:tcW w:w="375" w:type="pct"/>
            <w:shd w:val="clear" w:color="auto" w:fill="auto"/>
            <w:noWrap/>
          </w:tcPr>
          <w:p w14:paraId="3B263860" w14:textId="5A96718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44D9A42" w14:textId="588DA89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Ghose, M. Satariano, S. </w:t>
            </w:r>
            <w:proofErr w:type="spellStart"/>
            <w:r w:rsidRPr="00C232B2">
              <w:rPr>
                <w:rFonts w:cs="Arial"/>
                <w:color w:val="000000"/>
                <w:sz w:val="18"/>
                <w:szCs w:val="18"/>
              </w:rPr>
              <w:t>Korada</w:t>
            </w:r>
            <w:proofErr w:type="spellEnd"/>
            <w:r w:rsidRPr="00C232B2">
              <w:rPr>
                <w:rFonts w:cs="Arial"/>
                <w:color w:val="000000"/>
                <w:sz w:val="18"/>
                <w:szCs w:val="18"/>
              </w:rPr>
              <w:t>, T. Cahill, R. Shah and R. Raina</w:t>
            </w:r>
          </w:p>
        </w:tc>
        <w:tc>
          <w:tcPr>
            <w:tcW w:w="215" w:type="pct"/>
            <w:shd w:val="clear" w:color="auto" w:fill="auto"/>
            <w:noWrap/>
          </w:tcPr>
          <w:p w14:paraId="7023B894" w14:textId="4D88DE27"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256D0778" w14:textId="16BF545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Advancements in diabetic kidney disease management: integrating innovative therapies and targeted drug development</w:t>
            </w:r>
          </w:p>
        </w:tc>
        <w:tc>
          <w:tcPr>
            <w:tcW w:w="974" w:type="pct"/>
            <w:shd w:val="clear" w:color="auto" w:fill="auto"/>
            <w:noWrap/>
          </w:tcPr>
          <w:p w14:paraId="62C44A41" w14:textId="45133CBC" w:rsidR="00D4712B" w:rsidRPr="00C232B2" w:rsidRDefault="00D4712B" w:rsidP="00D4712B">
            <w:pPr>
              <w:spacing w:line="240" w:lineRule="auto"/>
              <w:jc w:val="left"/>
              <w:rPr>
                <w:rFonts w:cs="Arial"/>
                <w:color w:val="000000"/>
                <w:sz w:val="18"/>
                <w:szCs w:val="18"/>
              </w:rPr>
            </w:pPr>
            <w:proofErr w:type="gramStart"/>
            <w:r w:rsidRPr="00C232B2">
              <w:rPr>
                <w:rFonts w:cs="Arial"/>
                <w:color w:val="000000"/>
                <w:sz w:val="18"/>
                <w:szCs w:val="18"/>
              </w:rPr>
              <w:t>Am</w:t>
            </w:r>
            <w:proofErr w:type="gramEnd"/>
            <w:r w:rsidRPr="00C232B2">
              <w:rPr>
                <w:rFonts w:cs="Arial"/>
                <w:color w:val="000000"/>
                <w:sz w:val="18"/>
                <w:szCs w:val="18"/>
              </w:rPr>
              <w:t xml:space="preserve"> J </w:t>
            </w:r>
            <w:proofErr w:type="spellStart"/>
            <w:r w:rsidRPr="00C232B2">
              <w:rPr>
                <w:rFonts w:cs="Arial"/>
                <w:color w:val="000000"/>
                <w:sz w:val="18"/>
                <w:szCs w:val="18"/>
              </w:rPr>
              <w:t>Physiol</w:t>
            </w:r>
            <w:proofErr w:type="spellEnd"/>
            <w:r w:rsidRPr="00C232B2">
              <w:rPr>
                <w:rFonts w:cs="Arial"/>
                <w:color w:val="000000"/>
                <w:sz w:val="18"/>
                <w:szCs w:val="18"/>
              </w:rPr>
              <w:t xml:space="preserve"> Endocrinol </w:t>
            </w:r>
            <w:proofErr w:type="spellStart"/>
            <w:r w:rsidRPr="00C232B2">
              <w:rPr>
                <w:rFonts w:cs="Arial"/>
                <w:color w:val="000000"/>
                <w:sz w:val="18"/>
                <w:szCs w:val="18"/>
              </w:rPr>
              <w:t>Metab</w:t>
            </w:r>
            <w:proofErr w:type="spellEnd"/>
            <w:r w:rsidRPr="00C232B2">
              <w:rPr>
                <w:rFonts w:cs="Arial"/>
                <w:color w:val="000000"/>
                <w:sz w:val="18"/>
                <w:szCs w:val="18"/>
              </w:rPr>
              <w:t xml:space="preserve"> 326 (6) E791-e806 10.1152/ajpendo.00026.2024</w:t>
            </w:r>
          </w:p>
        </w:tc>
        <w:tc>
          <w:tcPr>
            <w:tcW w:w="376" w:type="pct"/>
          </w:tcPr>
          <w:p w14:paraId="1F617A47" w14:textId="0485F8F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437C344" w14:textId="77777777" w:rsidTr="002C491B">
        <w:tc>
          <w:tcPr>
            <w:tcW w:w="375" w:type="pct"/>
            <w:shd w:val="clear" w:color="auto" w:fill="auto"/>
            <w:noWrap/>
          </w:tcPr>
          <w:p w14:paraId="62FFA3C4" w14:textId="0E0DDBC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043A700C" w14:textId="44B629B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Li, L. Wan, J. Luo, M. Jiang and K. Wang</w:t>
            </w:r>
          </w:p>
        </w:tc>
        <w:tc>
          <w:tcPr>
            <w:tcW w:w="215" w:type="pct"/>
            <w:shd w:val="clear" w:color="auto" w:fill="auto"/>
            <w:noWrap/>
          </w:tcPr>
          <w:p w14:paraId="50E927AB" w14:textId="1B6ABD41"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1BA3A483" w14:textId="68EB187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Advances in Subcutaneous Delivery Systems of </w:t>
            </w:r>
            <w:proofErr w:type="spellStart"/>
            <w:r w:rsidRPr="00C232B2">
              <w:rPr>
                <w:rFonts w:cs="Arial"/>
                <w:color w:val="000000"/>
                <w:sz w:val="18"/>
                <w:szCs w:val="18"/>
              </w:rPr>
              <w:t>Biomacromolecular</w:t>
            </w:r>
            <w:proofErr w:type="spellEnd"/>
            <w:r w:rsidRPr="00C232B2">
              <w:rPr>
                <w:rFonts w:cs="Arial"/>
                <w:color w:val="000000"/>
                <w:sz w:val="18"/>
                <w:szCs w:val="18"/>
              </w:rPr>
              <w:t xml:space="preserve"> Agents for Diabetes Treatment</w:t>
            </w:r>
          </w:p>
        </w:tc>
        <w:tc>
          <w:tcPr>
            <w:tcW w:w="974" w:type="pct"/>
            <w:shd w:val="clear" w:color="auto" w:fill="auto"/>
            <w:noWrap/>
          </w:tcPr>
          <w:p w14:paraId="6FEB03D0" w14:textId="1E1578E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Int J Nanomedicine 16 (1261-1280 10.2147/ijn.S283416</w:t>
            </w:r>
          </w:p>
        </w:tc>
        <w:tc>
          <w:tcPr>
            <w:tcW w:w="376" w:type="pct"/>
          </w:tcPr>
          <w:p w14:paraId="25FE34AE" w14:textId="34EA07D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4430C9F" w14:textId="77777777" w:rsidTr="002C491B">
        <w:tc>
          <w:tcPr>
            <w:tcW w:w="375" w:type="pct"/>
            <w:shd w:val="clear" w:color="auto" w:fill="auto"/>
            <w:noWrap/>
          </w:tcPr>
          <w:p w14:paraId="0A4AC932" w14:textId="38CAEA5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72152D32" w14:textId="5B8CD19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 Zhu, K. Li, P. Herrero and P. Georgiou</w:t>
            </w:r>
          </w:p>
        </w:tc>
        <w:tc>
          <w:tcPr>
            <w:tcW w:w="215" w:type="pct"/>
            <w:shd w:val="clear" w:color="auto" w:fill="auto"/>
            <w:noWrap/>
          </w:tcPr>
          <w:p w14:paraId="3173D38C" w14:textId="44515A5B"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4387696A" w14:textId="0004405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Basal Glucose Control in Type 1 Diabetes Using Deep Reinforcement Learning: An </w:t>
            </w:r>
            <w:proofErr w:type="gramStart"/>
            <w:r w:rsidRPr="00C232B2">
              <w:rPr>
                <w:rFonts w:cs="Arial"/>
                <w:color w:val="000000"/>
                <w:sz w:val="18"/>
                <w:szCs w:val="18"/>
              </w:rPr>
              <w:t>In</w:t>
            </w:r>
            <w:proofErr w:type="gramEnd"/>
            <w:r w:rsidRPr="00C232B2">
              <w:rPr>
                <w:rFonts w:cs="Arial"/>
                <w:color w:val="000000"/>
                <w:sz w:val="18"/>
                <w:szCs w:val="18"/>
              </w:rPr>
              <w:t xml:space="preserve"> Silico Validation</w:t>
            </w:r>
          </w:p>
        </w:tc>
        <w:tc>
          <w:tcPr>
            <w:tcW w:w="974" w:type="pct"/>
            <w:shd w:val="clear" w:color="auto" w:fill="auto"/>
            <w:noWrap/>
          </w:tcPr>
          <w:p w14:paraId="3CE3F341" w14:textId="3E25C11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IEEE J Biomed Health Inform 25 (4) 1223-1232 10.1109/jbhi.2020.3014556</w:t>
            </w:r>
          </w:p>
        </w:tc>
        <w:tc>
          <w:tcPr>
            <w:tcW w:w="376" w:type="pct"/>
          </w:tcPr>
          <w:p w14:paraId="0FF7E619" w14:textId="10FE975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3F71AC2" w14:textId="77777777" w:rsidTr="002C491B">
        <w:tc>
          <w:tcPr>
            <w:tcW w:w="375" w:type="pct"/>
            <w:shd w:val="clear" w:color="auto" w:fill="auto"/>
            <w:noWrap/>
          </w:tcPr>
          <w:p w14:paraId="0B480ACE" w14:textId="496D8DF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2</w:t>
            </w:r>
          </w:p>
        </w:tc>
        <w:tc>
          <w:tcPr>
            <w:tcW w:w="1556" w:type="pct"/>
            <w:shd w:val="clear" w:color="auto" w:fill="auto"/>
            <w:noWrap/>
          </w:tcPr>
          <w:p w14:paraId="65D3288C" w14:textId="0AECE33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E. J. Rhee, M. K. Kim and W. Y. Lee</w:t>
            </w:r>
          </w:p>
        </w:tc>
        <w:tc>
          <w:tcPr>
            <w:tcW w:w="215" w:type="pct"/>
            <w:shd w:val="clear" w:color="auto" w:fill="auto"/>
            <w:noWrap/>
          </w:tcPr>
          <w:p w14:paraId="70C76709" w14:textId="3CD4EF8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2CC8BEDB" w14:textId="4FF5B2E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Best Achievements in Clinical Medicine in Diabetes and Dyslipidemia in 2020</w:t>
            </w:r>
          </w:p>
        </w:tc>
        <w:tc>
          <w:tcPr>
            <w:tcW w:w="974" w:type="pct"/>
            <w:shd w:val="clear" w:color="auto" w:fill="auto"/>
            <w:noWrap/>
          </w:tcPr>
          <w:p w14:paraId="2C4E9154" w14:textId="1FDD563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Endocrinol </w:t>
            </w:r>
            <w:proofErr w:type="spellStart"/>
            <w:r w:rsidRPr="00C232B2">
              <w:rPr>
                <w:rFonts w:cs="Arial"/>
                <w:color w:val="000000"/>
                <w:sz w:val="18"/>
                <w:szCs w:val="18"/>
              </w:rPr>
              <w:t>Metab</w:t>
            </w:r>
            <w:proofErr w:type="spellEnd"/>
            <w:r w:rsidRPr="00C232B2">
              <w:rPr>
                <w:rFonts w:cs="Arial"/>
                <w:color w:val="000000"/>
                <w:sz w:val="18"/>
                <w:szCs w:val="18"/>
              </w:rPr>
              <w:t xml:space="preserve"> (Seoul) 36 (1) 41-50 10.3803/EnM.2021.106</w:t>
            </w:r>
          </w:p>
        </w:tc>
        <w:tc>
          <w:tcPr>
            <w:tcW w:w="376" w:type="pct"/>
          </w:tcPr>
          <w:p w14:paraId="5D2A1F14" w14:textId="5659DDF6"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847A800" w14:textId="77777777" w:rsidTr="002C491B">
        <w:tc>
          <w:tcPr>
            <w:tcW w:w="375" w:type="pct"/>
            <w:shd w:val="clear" w:color="auto" w:fill="auto"/>
            <w:noWrap/>
          </w:tcPr>
          <w:p w14:paraId="29CA4BCF" w14:textId="094106A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50CB1B0A" w14:textId="1EA7D3A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Farr, B. Stankovic, S. Hoffman, H. </w:t>
            </w:r>
            <w:proofErr w:type="spellStart"/>
            <w:r w:rsidRPr="00C232B2">
              <w:rPr>
                <w:rFonts w:cs="Arial"/>
                <w:color w:val="000000"/>
                <w:sz w:val="18"/>
                <w:szCs w:val="18"/>
              </w:rPr>
              <w:t>Masoudpoor</w:t>
            </w:r>
            <w:proofErr w:type="spellEnd"/>
            <w:r w:rsidRPr="00C232B2">
              <w:rPr>
                <w:rFonts w:cs="Arial"/>
                <w:color w:val="000000"/>
                <w:sz w:val="18"/>
                <w:szCs w:val="18"/>
              </w:rPr>
              <w:t xml:space="preserve">, C. Baker, J. Taher, A. E. Dean, S. </w:t>
            </w:r>
            <w:proofErr w:type="spellStart"/>
            <w:r w:rsidRPr="00C232B2">
              <w:rPr>
                <w:rFonts w:cs="Arial"/>
                <w:color w:val="000000"/>
                <w:sz w:val="18"/>
                <w:szCs w:val="18"/>
              </w:rPr>
              <w:t>Anakk</w:t>
            </w:r>
            <w:proofErr w:type="spellEnd"/>
            <w:r w:rsidRPr="00C232B2">
              <w:rPr>
                <w:rFonts w:cs="Arial"/>
                <w:color w:val="000000"/>
                <w:sz w:val="18"/>
                <w:szCs w:val="18"/>
              </w:rPr>
              <w:t xml:space="preserve"> and K. Adeli</w:t>
            </w:r>
          </w:p>
        </w:tc>
        <w:tc>
          <w:tcPr>
            <w:tcW w:w="215" w:type="pct"/>
            <w:shd w:val="clear" w:color="auto" w:fill="auto"/>
            <w:noWrap/>
          </w:tcPr>
          <w:p w14:paraId="1AD93C7B" w14:textId="276FC25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1AF1F91A" w14:textId="057ED26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Bile acid treatment and FXR agonism lower postprandial lipemia in mice</w:t>
            </w:r>
          </w:p>
        </w:tc>
        <w:tc>
          <w:tcPr>
            <w:tcW w:w="974" w:type="pct"/>
            <w:shd w:val="clear" w:color="auto" w:fill="auto"/>
            <w:noWrap/>
          </w:tcPr>
          <w:p w14:paraId="4FEE19AF" w14:textId="6D59A01D" w:rsidR="00D4712B" w:rsidRPr="00C232B2" w:rsidRDefault="00D4712B" w:rsidP="00D4712B">
            <w:pPr>
              <w:spacing w:line="240" w:lineRule="auto"/>
              <w:jc w:val="left"/>
              <w:rPr>
                <w:rFonts w:cs="Arial"/>
                <w:color w:val="000000"/>
                <w:sz w:val="18"/>
                <w:szCs w:val="18"/>
              </w:rPr>
            </w:pPr>
            <w:proofErr w:type="gramStart"/>
            <w:r w:rsidRPr="00C232B2">
              <w:rPr>
                <w:rFonts w:cs="Arial"/>
                <w:color w:val="000000"/>
                <w:sz w:val="18"/>
                <w:szCs w:val="18"/>
              </w:rPr>
              <w:t>Am</w:t>
            </w:r>
            <w:proofErr w:type="gramEnd"/>
            <w:r w:rsidRPr="00C232B2">
              <w:rPr>
                <w:rFonts w:cs="Arial"/>
                <w:color w:val="000000"/>
                <w:sz w:val="18"/>
                <w:szCs w:val="18"/>
              </w:rPr>
              <w:t xml:space="preserve"> J </w:t>
            </w:r>
            <w:proofErr w:type="spellStart"/>
            <w:r w:rsidRPr="00C232B2">
              <w:rPr>
                <w:rFonts w:cs="Arial"/>
                <w:color w:val="000000"/>
                <w:sz w:val="18"/>
                <w:szCs w:val="18"/>
              </w:rPr>
              <w:t>Physiol</w:t>
            </w:r>
            <w:proofErr w:type="spellEnd"/>
            <w:r w:rsidRPr="00C232B2">
              <w:rPr>
                <w:rFonts w:cs="Arial"/>
                <w:color w:val="000000"/>
                <w:sz w:val="18"/>
                <w:szCs w:val="18"/>
              </w:rPr>
              <w:t xml:space="preserve"> </w:t>
            </w:r>
            <w:proofErr w:type="spellStart"/>
            <w:r w:rsidRPr="00C232B2">
              <w:rPr>
                <w:rFonts w:cs="Arial"/>
                <w:color w:val="000000"/>
                <w:sz w:val="18"/>
                <w:szCs w:val="18"/>
              </w:rPr>
              <w:t>Gastrointest</w:t>
            </w:r>
            <w:proofErr w:type="spellEnd"/>
            <w:r w:rsidRPr="00C232B2">
              <w:rPr>
                <w:rFonts w:cs="Arial"/>
                <w:color w:val="000000"/>
                <w:sz w:val="18"/>
                <w:szCs w:val="18"/>
              </w:rPr>
              <w:t xml:space="preserve"> Liver </w:t>
            </w:r>
            <w:proofErr w:type="spellStart"/>
            <w:r w:rsidRPr="00C232B2">
              <w:rPr>
                <w:rFonts w:cs="Arial"/>
                <w:color w:val="000000"/>
                <w:sz w:val="18"/>
                <w:szCs w:val="18"/>
              </w:rPr>
              <w:t>Physiol</w:t>
            </w:r>
            <w:proofErr w:type="spellEnd"/>
            <w:r w:rsidRPr="00C232B2">
              <w:rPr>
                <w:rFonts w:cs="Arial"/>
                <w:color w:val="000000"/>
                <w:sz w:val="18"/>
                <w:szCs w:val="18"/>
              </w:rPr>
              <w:t xml:space="preserve"> 318 (4) G682-g693 10.1152/ajpgi.00386.2018</w:t>
            </w:r>
          </w:p>
        </w:tc>
        <w:tc>
          <w:tcPr>
            <w:tcW w:w="376" w:type="pct"/>
          </w:tcPr>
          <w:p w14:paraId="7C5C3419" w14:textId="0F66D7F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66C04222" w14:textId="77777777" w:rsidTr="002C491B">
        <w:tc>
          <w:tcPr>
            <w:tcW w:w="375" w:type="pct"/>
            <w:shd w:val="clear" w:color="auto" w:fill="auto"/>
            <w:noWrap/>
          </w:tcPr>
          <w:p w14:paraId="70051131" w14:textId="2260605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0D71751F" w14:textId="665BA69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 </w:t>
            </w:r>
            <w:proofErr w:type="spellStart"/>
            <w:r w:rsidRPr="00C232B2">
              <w:rPr>
                <w:rFonts w:cs="Arial"/>
                <w:color w:val="000000"/>
                <w:sz w:val="18"/>
                <w:szCs w:val="18"/>
              </w:rPr>
              <w:t>Vallöf</w:t>
            </w:r>
            <w:proofErr w:type="spellEnd"/>
            <w:r w:rsidRPr="00C232B2">
              <w:rPr>
                <w:rFonts w:cs="Arial"/>
                <w:color w:val="000000"/>
                <w:sz w:val="18"/>
                <w:szCs w:val="18"/>
              </w:rPr>
              <w:t xml:space="preserve">, A. L. </w:t>
            </w:r>
            <w:proofErr w:type="spellStart"/>
            <w:r w:rsidRPr="00C232B2">
              <w:rPr>
                <w:rFonts w:cs="Arial"/>
                <w:color w:val="000000"/>
                <w:sz w:val="18"/>
                <w:szCs w:val="18"/>
              </w:rPr>
              <w:t>Kalafateli</w:t>
            </w:r>
            <w:proofErr w:type="spellEnd"/>
            <w:r w:rsidRPr="00C232B2">
              <w:rPr>
                <w:rFonts w:cs="Arial"/>
                <w:color w:val="000000"/>
                <w:sz w:val="18"/>
                <w:szCs w:val="18"/>
              </w:rPr>
              <w:t xml:space="preserve"> and E. </w:t>
            </w:r>
            <w:proofErr w:type="spellStart"/>
            <w:r w:rsidRPr="00C232B2">
              <w:rPr>
                <w:rFonts w:cs="Arial"/>
                <w:color w:val="000000"/>
                <w:sz w:val="18"/>
                <w:szCs w:val="18"/>
              </w:rPr>
              <w:t>Jerlhag</w:t>
            </w:r>
            <w:proofErr w:type="spellEnd"/>
          </w:p>
        </w:tc>
        <w:tc>
          <w:tcPr>
            <w:tcW w:w="215" w:type="pct"/>
            <w:shd w:val="clear" w:color="auto" w:fill="auto"/>
            <w:noWrap/>
          </w:tcPr>
          <w:p w14:paraId="54A6E487" w14:textId="6511E9C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2199E6B6" w14:textId="7B42871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Brain region specific glucagon-like peptide-1 receptors regulate alcohol-induced behaviors in rodents</w:t>
            </w:r>
          </w:p>
        </w:tc>
        <w:tc>
          <w:tcPr>
            <w:tcW w:w="974" w:type="pct"/>
            <w:shd w:val="clear" w:color="auto" w:fill="auto"/>
            <w:noWrap/>
          </w:tcPr>
          <w:p w14:paraId="28349B87" w14:textId="4244F9E9"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Psychoneuroendocrinology</w:t>
            </w:r>
            <w:proofErr w:type="spellEnd"/>
            <w:r w:rsidRPr="00C232B2">
              <w:rPr>
                <w:rFonts w:cs="Arial"/>
                <w:color w:val="000000"/>
                <w:sz w:val="18"/>
                <w:szCs w:val="18"/>
              </w:rPr>
              <w:t xml:space="preserve"> 103 (284-295 10.1016/j.psyneuen.2019.02.006</w:t>
            </w:r>
          </w:p>
        </w:tc>
        <w:tc>
          <w:tcPr>
            <w:tcW w:w="376" w:type="pct"/>
          </w:tcPr>
          <w:p w14:paraId="053F417E" w14:textId="37584CC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2A1E6801" w14:textId="77777777" w:rsidTr="002C491B">
        <w:tc>
          <w:tcPr>
            <w:tcW w:w="375" w:type="pct"/>
            <w:shd w:val="clear" w:color="auto" w:fill="auto"/>
            <w:noWrap/>
          </w:tcPr>
          <w:p w14:paraId="78B5F780" w14:textId="6B342BF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77E4F1F1" w14:textId="4B88B2F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Payab</w:t>
            </w:r>
            <w:proofErr w:type="spellEnd"/>
            <w:r w:rsidRPr="00C232B2">
              <w:rPr>
                <w:rFonts w:cs="Arial"/>
                <w:color w:val="000000"/>
                <w:sz w:val="18"/>
                <w:szCs w:val="18"/>
              </w:rPr>
              <w:t xml:space="preserve">, M. Abedi, N. Foroughi </w:t>
            </w:r>
            <w:proofErr w:type="spellStart"/>
            <w:r w:rsidRPr="00C232B2">
              <w:rPr>
                <w:rFonts w:cs="Arial"/>
                <w:color w:val="000000"/>
                <w:sz w:val="18"/>
                <w:szCs w:val="18"/>
              </w:rPr>
              <w:t>Heravani</w:t>
            </w:r>
            <w:proofErr w:type="spellEnd"/>
            <w:r w:rsidRPr="00C232B2">
              <w:rPr>
                <w:rFonts w:cs="Arial"/>
                <w:color w:val="000000"/>
                <w:sz w:val="18"/>
                <w:szCs w:val="18"/>
              </w:rPr>
              <w:t xml:space="preserve">, M. </w:t>
            </w:r>
            <w:proofErr w:type="spellStart"/>
            <w:r w:rsidRPr="00C232B2">
              <w:rPr>
                <w:rFonts w:cs="Arial"/>
                <w:color w:val="000000"/>
                <w:sz w:val="18"/>
                <w:szCs w:val="18"/>
              </w:rPr>
              <w:t>Hadavandkhani</w:t>
            </w:r>
            <w:proofErr w:type="spellEnd"/>
            <w:r w:rsidRPr="00C232B2">
              <w:rPr>
                <w:rFonts w:cs="Arial"/>
                <w:color w:val="000000"/>
                <w:sz w:val="18"/>
                <w:szCs w:val="18"/>
              </w:rPr>
              <w:t xml:space="preserve">, M. Arabi, A. </w:t>
            </w:r>
            <w:proofErr w:type="spellStart"/>
            <w:r w:rsidRPr="00C232B2">
              <w:rPr>
                <w:rFonts w:cs="Arial"/>
                <w:color w:val="000000"/>
                <w:sz w:val="18"/>
                <w:szCs w:val="18"/>
              </w:rPr>
              <w:t>Tayanloo</w:t>
            </w:r>
            <w:proofErr w:type="spellEnd"/>
            <w:r w:rsidRPr="00C232B2">
              <w:rPr>
                <w:rFonts w:cs="Arial"/>
                <w:color w:val="000000"/>
                <w:sz w:val="18"/>
                <w:szCs w:val="18"/>
              </w:rPr>
              <w:t>-Beik, M. Sheikh Hosseini, H. Gerami, F. Khatami, B. Larijani, M. Abdollahi and B. Arjmand</w:t>
            </w:r>
          </w:p>
        </w:tc>
        <w:tc>
          <w:tcPr>
            <w:tcW w:w="215" w:type="pct"/>
            <w:shd w:val="clear" w:color="auto" w:fill="auto"/>
            <w:noWrap/>
          </w:tcPr>
          <w:p w14:paraId="2522A1EA" w14:textId="5647C71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3CAA4F1F" w14:textId="1AAC964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Brown adipose tissue transplantation as a novel alternative to obesity treatment: a systematic review</w:t>
            </w:r>
          </w:p>
        </w:tc>
        <w:tc>
          <w:tcPr>
            <w:tcW w:w="974" w:type="pct"/>
            <w:shd w:val="clear" w:color="auto" w:fill="auto"/>
            <w:noWrap/>
          </w:tcPr>
          <w:p w14:paraId="6CAA2C2E" w14:textId="6A0D864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Int J </w:t>
            </w:r>
            <w:proofErr w:type="spellStart"/>
            <w:r w:rsidRPr="00C232B2">
              <w:rPr>
                <w:rFonts w:cs="Arial"/>
                <w:color w:val="000000"/>
                <w:sz w:val="18"/>
                <w:szCs w:val="18"/>
              </w:rPr>
              <w:t>Obes</w:t>
            </w:r>
            <w:proofErr w:type="spellEnd"/>
            <w:r w:rsidRPr="00C232B2">
              <w:rPr>
                <w:rFonts w:cs="Arial"/>
                <w:color w:val="000000"/>
                <w:sz w:val="18"/>
                <w:szCs w:val="18"/>
              </w:rPr>
              <w:t xml:space="preserve"> (Lond) 45 (1) 109-121 10.1038/s41366-020-0616-5</w:t>
            </w:r>
          </w:p>
        </w:tc>
        <w:tc>
          <w:tcPr>
            <w:tcW w:w="376" w:type="pct"/>
          </w:tcPr>
          <w:p w14:paraId="576DCB55" w14:textId="671F4AB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3BEF650" w14:textId="77777777" w:rsidTr="002C491B">
        <w:tc>
          <w:tcPr>
            <w:tcW w:w="375" w:type="pct"/>
            <w:shd w:val="clear" w:color="auto" w:fill="auto"/>
            <w:noWrap/>
          </w:tcPr>
          <w:p w14:paraId="6B88A5F5" w14:textId="23E5D20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74539FA9" w14:textId="42B7F84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W. W. Smith, M. Smith, D. Yang, P. P. Choi, A. Moghadam, T. Li and T. H. Moran</w:t>
            </w:r>
          </w:p>
        </w:tc>
        <w:tc>
          <w:tcPr>
            <w:tcW w:w="215" w:type="pct"/>
            <w:shd w:val="clear" w:color="auto" w:fill="auto"/>
            <w:noWrap/>
          </w:tcPr>
          <w:p w14:paraId="472119BE" w14:textId="26BD183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5BE577E5" w14:textId="3F57781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CCK Response Deficiency in Synphilin-1 Transgenic Mice</w:t>
            </w:r>
          </w:p>
        </w:tc>
        <w:tc>
          <w:tcPr>
            <w:tcW w:w="974" w:type="pct"/>
            <w:shd w:val="clear" w:color="auto" w:fill="auto"/>
            <w:noWrap/>
          </w:tcPr>
          <w:p w14:paraId="0D357F49" w14:textId="19A79A7F"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PLoS</w:t>
            </w:r>
            <w:proofErr w:type="spellEnd"/>
            <w:r w:rsidRPr="00C232B2">
              <w:rPr>
                <w:rFonts w:cs="Arial"/>
                <w:color w:val="000000"/>
                <w:sz w:val="18"/>
                <w:szCs w:val="18"/>
              </w:rPr>
              <w:t xml:space="preserve"> One 10 (11) e0142314 10.1371/journal.pone.0142314</w:t>
            </w:r>
          </w:p>
        </w:tc>
        <w:tc>
          <w:tcPr>
            <w:tcW w:w="376" w:type="pct"/>
          </w:tcPr>
          <w:p w14:paraId="5860C6FE" w14:textId="386D4F85"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1702E694" w14:textId="77777777" w:rsidTr="002C491B">
        <w:tc>
          <w:tcPr>
            <w:tcW w:w="375" w:type="pct"/>
            <w:shd w:val="clear" w:color="auto" w:fill="auto"/>
            <w:noWrap/>
          </w:tcPr>
          <w:p w14:paraId="1FFC0E17" w14:textId="4DDEC93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23B55695" w14:textId="76D9021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R. Castle, J. E. Youssef, D. Branigan, B. Newswanger, P. Strange, M. Cummins, L. Shi and S. </w:t>
            </w:r>
            <w:proofErr w:type="spellStart"/>
            <w:r w:rsidRPr="00C232B2">
              <w:rPr>
                <w:rFonts w:cs="Arial"/>
                <w:color w:val="000000"/>
                <w:sz w:val="18"/>
                <w:szCs w:val="18"/>
              </w:rPr>
              <w:t>Prestrelski</w:t>
            </w:r>
            <w:proofErr w:type="spellEnd"/>
          </w:p>
        </w:tc>
        <w:tc>
          <w:tcPr>
            <w:tcW w:w="215" w:type="pct"/>
            <w:shd w:val="clear" w:color="auto" w:fill="auto"/>
            <w:noWrap/>
          </w:tcPr>
          <w:p w14:paraId="7EC75DE1" w14:textId="7E32FDE7"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41697314" w14:textId="0543925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Comparative Pharmacokinetic/Pharmacodynamic Study of Liquid Stable Glucagon Versus Lyophilized Glucagon in Type 1 Diabetes Subjects</w:t>
            </w:r>
          </w:p>
        </w:tc>
        <w:tc>
          <w:tcPr>
            <w:tcW w:w="974" w:type="pct"/>
            <w:shd w:val="clear" w:color="auto" w:fill="auto"/>
            <w:noWrap/>
          </w:tcPr>
          <w:p w14:paraId="0570A74D" w14:textId="0C52AE9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Diabetes Sci Technol 10 (5) 1101-7 10.1177/1932296816653141</w:t>
            </w:r>
          </w:p>
        </w:tc>
        <w:tc>
          <w:tcPr>
            <w:tcW w:w="376" w:type="pct"/>
          </w:tcPr>
          <w:p w14:paraId="4DCEF111" w14:textId="61FD3A8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4E141CC" w14:textId="77777777" w:rsidTr="002C491B">
        <w:tc>
          <w:tcPr>
            <w:tcW w:w="375" w:type="pct"/>
            <w:shd w:val="clear" w:color="auto" w:fill="auto"/>
            <w:noWrap/>
          </w:tcPr>
          <w:p w14:paraId="65548797" w14:textId="5B0172A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76E2A529" w14:textId="61997F8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E. Kurnaz, Z. Aycan, N. Yıldırım and S. Çetinkaya</w:t>
            </w:r>
          </w:p>
        </w:tc>
        <w:tc>
          <w:tcPr>
            <w:tcW w:w="215" w:type="pct"/>
            <w:shd w:val="clear" w:color="auto" w:fill="auto"/>
            <w:noWrap/>
          </w:tcPr>
          <w:p w14:paraId="6FE71904" w14:textId="58BD998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0FB7A9DD" w14:textId="7CB8DC0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Conventional insulin pump therapy in two neonatal diabetes patients harboring the homozygous PTF1A enhancer mutation: Need for a novel approach for the management of neonatal diabetes</w:t>
            </w:r>
          </w:p>
        </w:tc>
        <w:tc>
          <w:tcPr>
            <w:tcW w:w="974" w:type="pct"/>
            <w:shd w:val="clear" w:color="auto" w:fill="auto"/>
            <w:noWrap/>
          </w:tcPr>
          <w:p w14:paraId="13FC3D0F" w14:textId="5ADE445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Turk J </w:t>
            </w:r>
            <w:proofErr w:type="spellStart"/>
            <w:r w:rsidRPr="00C232B2">
              <w:rPr>
                <w:rFonts w:cs="Arial"/>
                <w:color w:val="000000"/>
                <w:sz w:val="18"/>
                <w:szCs w:val="18"/>
              </w:rPr>
              <w:t>Pediatr</w:t>
            </w:r>
            <w:proofErr w:type="spellEnd"/>
            <w:r w:rsidRPr="00C232B2">
              <w:rPr>
                <w:rFonts w:cs="Arial"/>
                <w:color w:val="000000"/>
                <w:sz w:val="18"/>
                <w:szCs w:val="18"/>
              </w:rPr>
              <w:t xml:space="preserve"> 59 (4) 458-462 10.24953/turkjped.2017.04.013</w:t>
            </w:r>
          </w:p>
        </w:tc>
        <w:tc>
          <w:tcPr>
            <w:tcW w:w="376" w:type="pct"/>
          </w:tcPr>
          <w:p w14:paraId="4EBF1DA6" w14:textId="2DFCF19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C88F1D3" w14:textId="77777777" w:rsidTr="002C491B">
        <w:tc>
          <w:tcPr>
            <w:tcW w:w="375" w:type="pct"/>
            <w:shd w:val="clear" w:color="auto" w:fill="auto"/>
            <w:noWrap/>
          </w:tcPr>
          <w:p w14:paraId="20A5F671" w14:textId="1BF0E69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9EC23E5" w14:textId="03CA398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Alatrach</w:t>
            </w:r>
            <w:proofErr w:type="spellEnd"/>
            <w:r w:rsidRPr="00C232B2">
              <w:rPr>
                <w:rFonts w:cs="Arial"/>
                <w:color w:val="000000"/>
                <w:sz w:val="18"/>
                <w:szCs w:val="18"/>
              </w:rPr>
              <w:t xml:space="preserve">, C. </w:t>
            </w:r>
            <w:proofErr w:type="spellStart"/>
            <w:r w:rsidRPr="00C232B2">
              <w:rPr>
                <w:rFonts w:cs="Arial"/>
                <w:color w:val="000000"/>
                <w:sz w:val="18"/>
                <w:szCs w:val="18"/>
              </w:rPr>
              <w:t>Agyin</w:t>
            </w:r>
            <w:proofErr w:type="spellEnd"/>
            <w:r w:rsidRPr="00C232B2">
              <w:rPr>
                <w:rFonts w:cs="Arial"/>
                <w:color w:val="000000"/>
                <w:sz w:val="18"/>
                <w:szCs w:val="18"/>
              </w:rPr>
              <w:t xml:space="preserve">, C. Solis-Herrera, O. </w:t>
            </w:r>
            <w:proofErr w:type="spellStart"/>
            <w:r w:rsidRPr="00C232B2">
              <w:rPr>
                <w:rFonts w:cs="Arial"/>
                <w:color w:val="000000"/>
                <w:sz w:val="18"/>
                <w:szCs w:val="18"/>
              </w:rPr>
              <w:t>Lavryneko</w:t>
            </w:r>
            <w:proofErr w:type="spellEnd"/>
            <w:r w:rsidRPr="00C232B2">
              <w:rPr>
                <w:rFonts w:cs="Arial"/>
                <w:color w:val="000000"/>
                <w:sz w:val="18"/>
                <w:szCs w:val="18"/>
              </w:rPr>
              <w:t xml:space="preserve">, J. Adams, A. </w:t>
            </w:r>
            <w:proofErr w:type="spellStart"/>
            <w:r w:rsidRPr="00C232B2">
              <w:rPr>
                <w:rFonts w:cs="Arial"/>
                <w:color w:val="000000"/>
                <w:sz w:val="18"/>
                <w:szCs w:val="18"/>
              </w:rPr>
              <w:t>Gastaldelli</w:t>
            </w:r>
            <w:proofErr w:type="spellEnd"/>
            <w:r w:rsidRPr="00C232B2">
              <w:rPr>
                <w:rFonts w:cs="Arial"/>
                <w:color w:val="000000"/>
                <w:sz w:val="18"/>
                <w:szCs w:val="18"/>
              </w:rPr>
              <w:t>, C. Triplitt, R. A. DeFronzo and E. Cersosimo</w:t>
            </w:r>
          </w:p>
        </w:tc>
        <w:tc>
          <w:tcPr>
            <w:tcW w:w="215" w:type="pct"/>
            <w:shd w:val="clear" w:color="auto" w:fill="auto"/>
            <w:noWrap/>
          </w:tcPr>
          <w:p w14:paraId="1329CFAD" w14:textId="000D6BE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4610DE43" w14:textId="1DF216F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Dapagliflozin Impairs the Suppression of Endogenous Glucose Production in Type 2 Diabetes Following Oral Glucose</w:t>
            </w:r>
          </w:p>
        </w:tc>
        <w:tc>
          <w:tcPr>
            <w:tcW w:w="974" w:type="pct"/>
            <w:shd w:val="clear" w:color="auto" w:fill="auto"/>
            <w:noWrap/>
          </w:tcPr>
          <w:p w14:paraId="102B95F2" w14:textId="6B67366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Care 45 (6) 1372-1380 10.2337/dc21-1798</w:t>
            </w:r>
          </w:p>
        </w:tc>
        <w:tc>
          <w:tcPr>
            <w:tcW w:w="376" w:type="pct"/>
          </w:tcPr>
          <w:p w14:paraId="73242413" w14:textId="4E7CDD6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1DC0416" w14:textId="77777777" w:rsidTr="002C491B">
        <w:tc>
          <w:tcPr>
            <w:tcW w:w="375" w:type="pct"/>
            <w:shd w:val="clear" w:color="auto" w:fill="auto"/>
            <w:noWrap/>
          </w:tcPr>
          <w:p w14:paraId="3CB20E7C" w14:textId="719FEC6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5E274EE" w14:textId="1F3C3DF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N. </w:t>
            </w:r>
            <w:proofErr w:type="spellStart"/>
            <w:r w:rsidRPr="00C232B2">
              <w:rPr>
                <w:rFonts w:cs="Arial"/>
                <w:color w:val="000000"/>
                <w:sz w:val="18"/>
                <w:szCs w:val="18"/>
              </w:rPr>
              <w:t>Resalat</w:t>
            </w:r>
            <w:proofErr w:type="spellEnd"/>
            <w:r w:rsidRPr="00C232B2">
              <w:rPr>
                <w:rFonts w:cs="Arial"/>
                <w:color w:val="000000"/>
                <w:sz w:val="18"/>
                <w:szCs w:val="18"/>
              </w:rPr>
              <w:t>, J. El Youssef, R. Reddy and P. G. Jacobs</w:t>
            </w:r>
          </w:p>
        </w:tc>
        <w:tc>
          <w:tcPr>
            <w:tcW w:w="215" w:type="pct"/>
            <w:shd w:val="clear" w:color="auto" w:fill="auto"/>
            <w:noWrap/>
          </w:tcPr>
          <w:p w14:paraId="2BAC85AF" w14:textId="65215EBA"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14915F65" w14:textId="4C3C026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Design of a dual-hormone model predictive control for artificial pancreas with exercise model</w:t>
            </w:r>
          </w:p>
        </w:tc>
        <w:tc>
          <w:tcPr>
            <w:tcW w:w="974" w:type="pct"/>
            <w:shd w:val="clear" w:color="auto" w:fill="auto"/>
            <w:noWrap/>
          </w:tcPr>
          <w:p w14:paraId="280570D9" w14:textId="3534F46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Annu Int Conf IEEE Eng Med Biol Soc 2016 (2270-2273 10.1109/embc.2016.7591182</w:t>
            </w:r>
          </w:p>
        </w:tc>
        <w:tc>
          <w:tcPr>
            <w:tcW w:w="376" w:type="pct"/>
          </w:tcPr>
          <w:p w14:paraId="73C6EF6C" w14:textId="4284653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6C2D6D00" w14:textId="77777777" w:rsidTr="002C491B">
        <w:tc>
          <w:tcPr>
            <w:tcW w:w="375" w:type="pct"/>
            <w:shd w:val="clear" w:color="auto" w:fill="auto"/>
            <w:noWrap/>
          </w:tcPr>
          <w:p w14:paraId="60959196" w14:textId="4B91A64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4FF2046" w14:textId="2DA3EF5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C. Dias, S. Kamath and S. Vidyasagar</w:t>
            </w:r>
          </w:p>
        </w:tc>
        <w:tc>
          <w:tcPr>
            <w:tcW w:w="215" w:type="pct"/>
            <w:shd w:val="clear" w:color="auto" w:fill="auto"/>
            <w:noWrap/>
          </w:tcPr>
          <w:p w14:paraId="2A861624" w14:textId="0521D3B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750C2E74" w14:textId="7DC4F28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Design of dual hormone blood glucose therapy and comparison with single hormone using MPC algorithm</w:t>
            </w:r>
          </w:p>
        </w:tc>
        <w:tc>
          <w:tcPr>
            <w:tcW w:w="974" w:type="pct"/>
            <w:shd w:val="clear" w:color="auto" w:fill="auto"/>
            <w:noWrap/>
          </w:tcPr>
          <w:p w14:paraId="6F5F0E00" w14:textId="0798B1A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IET Syst Biol 14 (5) 241-251 10.1049/iet-syb.2020.0053</w:t>
            </w:r>
          </w:p>
        </w:tc>
        <w:tc>
          <w:tcPr>
            <w:tcW w:w="376" w:type="pct"/>
          </w:tcPr>
          <w:p w14:paraId="2CA90B90" w14:textId="2F644375"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AB9D0C1" w14:textId="77777777" w:rsidTr="002C491B">
        <w:tc>
          <w:tcPr>
            <w:tcW w:w="375" w:type="pct"/>
            <w:shd w:val="clear" w:color="auto" w:fill="auto"/>
            <w:noWrap/>
          </w:tcPr>
          <w:p w14:paraId="25BB831A" w14:textId="07E35B1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25A137B7" w14:textId="382B110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Z. </w:t>
            </w:r>
            <w:proofErr w:type="spellStart"/>
            <w:r w:rsidRPr="00C232B2">
              <w:rPr>
                <w:rFonts w:cs="Arial"/>
                <w:color w:val="000000"/>
                <w:sz w:val="18"/>
                <w:szCs w:val="18"/>
              </w:rPr>
              <w:t>Alimajstorovic</w:t>
            </w:r>
            <w:proofErr w:type="spellEnd"/>
            <w:r w:rsidRPr="00C232B2">
              <w:rPr>
                <w:rFonts w:cs="Arial"/>
                <w:color w:val="000000"/>
                <w:sz w:val="18"/>
                <w:szCs w:val="18"/>
              </w:rPr>
              <w:t xml:space="preserve">, J. L. Mitchell, A. </w:t>
            </w:r>
            <w:proofErr w:type="spellStart"/>
            <w:r w:rsidRPr="00C232B2">
              <w:rPr>
                <w:rFonts w:cs="Arial"/>
                <w:color w:val="000000"/>
                <w:sz w:val="18"/>
                <w:szCs w:val="18"/>
              </w:rPr>
              <w:t>Yiangou</w:t>
            </w:r>
            <w:proofErr w:type="spellEnd"/>
            <w:r w:rsidRPr="00C232B2">
              <w:rPr>
                <w:rFonts w:cs="Arial"/>
                <w:color w:val="000000"/>
                <w:sz w:val="18"/>
                <w:szCs w:val="18"/>
              </w:rPr>
              <w:t xml:space="preserve">, T. Hancox, A. D. Southam, O. Grech, R. </w:t>
            </w:r>
            <w:proofErr w:type="spellStart"/>
            <w:r w:rsidRPr="00C232B2">
              <w:rPr>
                <w:rFonts w:cs="Arial"/>
                <w:color w:val="000000"/>
                <w:sz w:val="18"/>
                <w:szCs w:val="18"/>
              </w:rPr>
              <w:t>Ottridge</w:t>
            </w:r>
            <w:proofErr w:type="spellEnd"/>
            <w:r w:rsidRPr="00C232B2">
              <w:rPr>
                <w:rFonts w:cs="Arial"/>
                <w:color w:val="000000"/>
                <w:sz w:val="18"/>
                <w:szCs w:val="18"/>
              </w:rPr>
              <w:t xml:space="preserve">, C. L. Winder, A. A. </w:t>
            </w:r>
            <w:proofErr w:type="spellStart"/>
            <w:r w:rsidRPr="00C232B2">
              <w:rPr>
                <w:rFonts w:cs="Arial"/>
                <w:color w:val="000000"/>
                <w:sz w:val="18"/>
                <w:szCs w:val="18"/>
              </w:rPr>
              <w:t>Tahrani</w:t>
            </w:r>
            <w:proofErr w:type="spellEnd"/>
            <w:r w:rsidRPr="00C232B2">
              <w:rPr>
                <w:rFonts w:cs="Arial"/>
                <w:color w:val="000000"/>
                <w:sz w:val="18"/>
                <w:szCs w:val="18"/>
              </w:rPr>
              <w:t>, T. M. Tan, S. P. Mollan, W. B. Dunn and A. J. Sinclair</w:t>
            </w:r>
          </w:p>
        </w:tc>
        <w:tc>
          <w:tcPr>
            <w:tcW w:w="215" w:type="pct"/>
            <w:shd w:val="clear" w:color="auto" w:fill="auto"/>
            <w:noWrap/>
          </w:tcPr>
          <w:p w14:paraId="34E334F5" w14:textId="6739C4F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0B736DCE" w14:textId="2E45F5C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Determining the role of novel metabolic pathways in driving intracranial pressure reduction after weight loss</w:t>
            </w:r>
          </w:p>
        </w:tc>
        <w:tc>
          <w:tcPr>
            <w:tcW w:w="974" w:type="pct"/>
            <w:shd w:val="clear" w:color="auto" w:fill="auto"/>
            <w:noWrap/>
          </w:tcPr>
          <w:p w14:paraId="6648204C" w14:textId="4CF26FB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Brain Commun 5 (5) fcad272 10.1093/</w:t>
            </w:r>
            <w:proofErr w:type="spellStart"/>
            <w:r w:rsidRPr="00C232B2">
              <w:rPr>
                <w:rFonts w:cs="Arial"/>
                <w:color w:val="000000"/>
                <w:sz w:val="18"/>
                <w:szCs w:val="18"/>
              </w:rPr>
              <w:t>braincomms</w:t>
            </w:r>
            <w:proofErr w:type="spellEnd"/>
            <w:r w:rsidRPr="00C232B2">
              <w:rPr>
                <w:rFonts w:cs="Arial"/>
                <w:color w:val="000000"/>
                <w:sz w:val="18"/>
                <w:szCs w:val="18"/>
              </w:rPr>
              <w:t>/fcad272</w:t>
            </w:r>
          </w:p>
        </w:tc>
        <w:tc>
          <w:tcPr>
            <w:tcW w:w="376" w:type="pct"/>
          </w:tcPr>
          <w:p w14:paraId="780BE0BE" w14:textId="2F07A05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F74F48C" w14:textId="77777777" w:rsidTr="002C491B">
        <w:tc>
          <w:tcPr>
            <w:tcW w:w="375" w:type="pct"/>
            <w:shd w:val="clear" w:color="auto" w:fill="auto"/>
            <w:noWrap/>
          </w:tcPr>
          <w:p w14:paraId="458A8681" w14:textId="0BB3AD1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2</w:t>
            </w:r>
          </w:p>
        </w:tc>
        <w:tc>
          <w:tcPr>
            <w:tcW w:w="1556" w:type="pct"/>
            <w:shd w:val="clear" w:color="auto" w:fill="auto"/>
            <w:noWrap/>
          </w:tcPr>
          <w:p w14:paraId="6E56EF95" w14:textId="0703683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B. Newswanger, S. Ammons, N. Phadnis, W. K. Ward, J. Castle, R. W. Campbell and S. J. </w:t>
            </w:r>
            <w:proofErr w:type="spellStart"/>
            <w:r w:rsidRPr="00C232B2">
              <w:rPr>
                <w:rFonts w:cs="Arial"/>
                <w:color w:val="000000"/>
                <w:sz w:val="18"/>
                <w:szCs w:val="18"/>
              </w:rPr>
              <w:t>Prestrelski</w:t>
            </w:r>
            <w:proofErr w:type="spellEnd"/>
          </w:p>
        </w:tc>
        <w:tc>
          <w:tcPr>
            <w:tcW w:w="215" w:type="pct"/>
            <w:shd w:val="clear" w:color="auto" w:fill="auto"/>
            <w:noWrap/>
          </w:tcPr>
          <w:p w14:paraId="1832167A" w14:textId="28C246F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5494F6CC" w14:textId="402A7AE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Development of a highly stable, nonaqueous glucagon formulation for delivery via infusion pump systems</w:t>
            </w:r>
          </w:p>
        </w:tc>
        <w:tc>
          <w:tcPr>
            <w:tcW w:w="974" w:type="pct"/>
            <w:shd w:val="clear" w:color="auto" w:fill="auto"/>
            <w:noWrap/>
          </w:tcPr>
          <w:p w14:paraId="71CCDDF4" w14:textId="38B8E63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Diabetes Sci Technol 9 (1) 24-33 10.1177/1932296814565131</w:t>
            </w:r>
          </w:p>
        </w:tc>
        <w:tc>
          <w:tcPr>
            <w:tcW w:w="376" w:type="pct"/>
          </w:tcPr>
          <w:p w14:paraId="5B6BBE6B" w14:textId="758AC7C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47042830" w14:textId="77777777" w:rsidTr="002C491B">
        <w:tc>
          <w:tcPr>
            <w:tcW w:w="375" w:type="pct"/>
            <w:shd w:val="clear" w:color="auto" w:fill="auto"/>
            <w:noWrap/>
          </w:tcPr>
          <w:p w14:paraId="54D68B5B" w14:textId="286411E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5ACFC7F" w14:textId="220FFA4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Z. Bloomgarden</w:t>
            </w:r>
          </w:p>
        </w:tc>
        <w:tc>
          <w:tcPr>
            <w:tcW w:w="215" w:type="pct"/>
            <w:shd w:val="clear" w:color="auto" w:fill="auto"/>
            <w:noWrap/>
          </w:tcPr>
          <w:p w14:paraId="185F7732" w14:textId="5A00449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216C7196" w14:textId="5754187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and branched-chain amino acids: What is the link?</w:t>
            </w:r>
          </w:p>
        </w:tc>
        <w:tc>
          <w:tcPr>
            <w:tcW w:w="974" w:type="pct"/>
            <w:shd w:val="clear" w:color="auto" w:fill="auto"/>
            <w:noWrap/>
          </w:tcPr>
          <w:p w14:paraId="584E58B7" w14:textId="503A7AB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Diabetes 10 (5) 350-352 10.1111/1753-0407.12645</w:t>
            </w:r>
          </w:p>
        </w:tc>
        <w:tc>
          <w:tcPr>
            <w:tcW w:w="376" w:type="pct"/>
          </w:tcPr>
          <w:p w14:paraId="50AE3A6C" w14:textId="39961B1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5DB5861" w14:textId="77777777" w:rsidTr="002C491B">
        <w:tc>
          <w:tcPr>
            <w:tcW w:w="375" w:type="pct"/>
            <w:shd w:val="clear" w:color="auto" w:fill="auto"/>
            <w:noWrap/>
          </w:tcPr>
          <w:p w14:paraId="058682F2" w14:textId="6E83C71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45A38A9" w14:textId="507A28D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H. </w:t>
            </w:r>
            <w:proofErr w:type="spellStart"/>
            <w:r w:rsidRPr="00C232B2">
              <w:rPr>
                <w:rFonts w:cs="Arial"/>
                <w:color w:val="000000"/>
                <w:sz w:val="18"/>
                <w:szCs w:val="18"/>
              </w:rPr>
              <w:t>Honka</w:t>
            </w:r>
            <w:proofErr w:type="spellEnd"/>
            <w:r w:rsidRPr="00C232B2">
              <w:rPr>
                <w:rFonts w:cs="Arial"/>
                <w:color w:val="000000"/>
                <w:sz w:val="18"/>
                <w:szCs w:val="18"/>
              </w:rPr>
              <w:t xml:space="preserve">, A. </w:t>
            </w:r>
            <w:proofErr w:type="spellStart"/>
            <w:r w:rsidRPr="00C232B2">
              <w:rPr>
                <w:rFonts w:cs="Arial"/>
                <w:color w:val="000000"/>
                <w:sz w:val="18"/>
                <w:szCs w:val="18"/>
              </w:rPr>
              <w:t>Gastaldelli</w:t>
            </w:r>
            <w:proofErr w:type="spellEnd"/>
            <w:r w:rsidRPr="00C232B2">
              <w:rPr>
                <w:rFonts w:cs="Arial"/>
                <w:color w:val="000000"/>
                <w:sz w:val="18"/>
                <w:szCs w:val="18"/>
              </w:rPr>
              <w:t>, S. Pezzica, R. Peterson, R. DeFronzo and M. Salehi</w:t>
            </w:r>
          </w:p>
        </w:tc>
        <w:tc>
          <w:tcPr>
            <w:tcW w:w="215" w:type="pct"/>
            <w:shd w:val="clear" w:color="auto" w:fill="auto"/>
            <w:noWrap/>
          </w:tcPr>
          <w:p w14:paraId="643C6E74" w14:textId="797E2F8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7D6647C8" w14:textId="78F1287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Differential effect of endogenous glucagon-like peptide-1 on prandial glucose counterregulatory response to </w:t>
            </w:r>
            <w:proofErr w:type="spellStart"/>
            <w:r w:rsidRPr="00C232B2">
              <w:rPr>
                <w:rFonts w:cs="Arial"/>
                <w:color w:val="000000"/>
                <w:sz w:val="18"/>
                <w:szCs w:val="18"/>
              </w:rPr>
              <w:t>hypoglycaemia</w:t>
            </w:r>
            <w:proofErr w:type="spellEnd"/>
            <w:r w:rsidRPr="00C232B2">
              <w:rPr>
                <w:rFonts w:cs="Arial"/>
                <w:color w:val="000000"/>
                <w:sz w:val="18"/>
                <w:szCs w:val="18"/>
              </w:rPr>
              <w:t xml:space="preserve"> in humans with and without bariatric surgery</w:t>
            </w:r>
          </w:p>
        </w:tc>
        <w:tc>
          <w:tcPr>
            <w:tcW w:w="974" w:type="pct"/>
            <w:shd w:val="clear" w:color="auto" w:fill="auto"/>
            <w:noWrap/>
          </w:tcPr>
          <w:p w14:paraId="57DCB638" w14:textId="56A9B3C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Diabetes </w:t>
            </w:r>
            <w:proofErr w:type="spellStart"/>
            <w:r w:rsidRPr="00C232B2">
              <w:rPr>
                <w:rFonts w:cs="Arial"/>
                <w:color w:val="000000"/>
                <w:sz w:val="18"/>
                <w:szCs w:val="18"/>
              </w:rPr>
              <w:t>Obes</w:t>
            </w:r>
            <w:proofErr w:type="spellEnd"/>
            <w:r w:rsidRPr="00C232B2">
              <w:rPr>
                <w:rFonts w:cs="Arial"/>
                <w:color w:val="000000"/>
                <w:sz w:val="18"/>
                <w:szCs w:val="18"/>
              </w:rPr>
              <w:t xml:space="preserve"> </w:t>
            </w:r>
            <w:proofErr w:type="spellStart"/>
            <w:r w:rsidRPr="00C232B2">
              <w:rPr>
                <w:rFonts w:cs="Arial"/>
                <w:color w:val="000000"/>
                <w:sz w:val="18"/>
                <w:szCs w:val="18"/>
              </w:rPr>
              <w:t>Metab</w:t>
            </w:r>
            <w:proofErr w:type="spellEnd"/>
            <w:r w:rsidRPr="00C232B2">
              <w:rPr>
                <w:rFonts w:cs="Arial"/>
                <w:color w:val="000000"/>
                <w:sz w:val="18"/>
                <w:szCs w:val="18"/>
              </w:rPr>
              <w:t xml:space="preserve"> 26 (6) 2476-2486 10.1111/dom.15570</w:t>
            </w:r>
          </w:p>
        </w:tc>
        <w:tc>
          <w:tcPr>
            <w:tcW w:w="376" w:type="pct"/>
          </w:tcPr>
          <w:p w14:paraId="49477835" w14:textId="28CA917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EC4FE52" w14:textId="77777777" w:rsidTr="002C491B">
        <w:tc>
          <w:tcPr>
            <w:tcW w:w="375" w:type="pct"/>
            <w:shd w:val="clear" w:color="auto" w:fill="auto"/>
            <w:noWrap/>
          </w:tcPr>
          <w:p w14:paraId="5ADA53E2" w14:textId="476361D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04D0EC5B" w14:textId="4AAE436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Klotsman</w:t>
            </w:r>
            <w:proofErr w:type="spellEnd"/>
            <w:r w:rsidRPr="00C232B2">
              <w:rPr>
                <w:rFonts w:cs="Arial"/>
                <w:color w:val="000000"/>
                <w:sz w:val="18"/>
                <w:szCs w:val="18"/>
              </w:rPr>
              <w:t xml:space="preserve">, W. H. Anderson and C. </w:t>
            </w:r>
            <w:proofErr w:type="spellStart"/>
            <w:r w:rsidRPr="00C232B2">
              <w:rPr>
                <w:rFonts w:cs="Arial"/>
                <w:color w:val="000000"/>
                <w:sz w:val="18"/>
                <w:szCs w:val="18"/>
              </w:rPr>
              <w:t>Gilor</w:t>
            </w:r>
            <w:proofErr w:type="spellEnd"/>
          </w:p>
        </w:tc>
        <w:tc>
          <w:tcPr>
            <w:tcW w:w="215" w:type="pct"/>
            <w:shd w:val="clear" w:color="auto" w:fill="auto"/>
            <w:noWrap/>
          </w:tcPr>
          <w:p w14:paraId="5E081E12" w14:textId="1A5DE599"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78768F86" w14:textId="1F3DE41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Drug release profile of a novel exenatide long-term drug delivery system (OKV-119) administered to cats</w:t>
            </w:r>
          </w:p>
        </w:tc>
        <w:tc>
          <w:tcPr>
            <w:tcW w:w="974" w:type="pct"/>
            <w:shd w:val="clear" w:color="auto" w:fill="auto"/>
            <w:noWrap/>
          </w:tcPr>
          <w:p w14:paraId="776CF299" w14:textId="24651BF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BMC Vet Res 20 (1) 211 10.1186/s12917-024-04051-6</w:t>
            </w:r>
          </w:p>
        </w:tc>
        <w:tc>
          <w:tcPr>
            <w:tcW w:w="376" w:type="pct"/>
          </w:tcPr>
          <w:p w14:paraId="29A3DF94" w14:textId="7954425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571B83C5" w14:textId="77777777" w:rsidTr="002C491B">
        <w:tc>
          <w:tcPr>
            <w:tcW w:w="375" w:type="pct"/>
            <w:shd w:val="clear" w:color="auto" w:fill="auto"/>
            <w:noWrap/>
          </w:tcPr>
          <w:p w14:paraId="365D4331" w14:textId="55EE3D4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2E77981" w14:textId="2FB28EC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Jancev</w:t>
            </w:r>
            <w:proofErr w:type="spellEnd"/>
            <w:r w:rsidRPr="00C232B2">
              <w:rPr>
                <w:rFonts w:cs="Arial"/>
                <w:color w:val="000000"/>
                <w:sz w:val="18"/>
                <w:szCs w:val="18"/>
              </w:rPr>
              <w:t xml:space="preserve">, F. J. Snoek, G. W. J. </w:t>
            </w:r>
            <w:proofErr w:type="spellStart"/>
            <w:r w:rsidRPr="00C232B2">
              <w:rPr>
                <w:rFonts w:cs="Arial"/>
                <w:color w:val="000000"/>
                <w:sz w:val="18"/>
                <w:szCs w:val="18"/>
              </w:rPr>
              <w:t>Frederix</w:t>
            </w:r>
            <w:proofErr w:type="spellEnd"/>
            <w:r w:rsidRPr="00C232B2">
              <w:rPr>
                <w:rFonts w:cs="Arial"/>
                <w:color w:val="000000"/>
                <w:sz w:val="18"/>
                <w:szCs w:val="18"/>
              </w:rPr>
              <w:t xml:space="preserve">, H. </w:t>
            </w:r>
            <w:proofErr w:type="spellStart"/>
            <w:r w:rsidRPr="00C232B2">
              <w:rPr>
                <w:rFonts w:cs="Arial"/>
                <w:color w:val="000000"/>
                <w:sz w:val="18"/>
                <w:szCs w:val="18"/>
              </w:rPr>
              <w:t>Knottnerus</w:t>
            </w:r>
            <w:proofErr w:type="spellEnd"/>
            <w:r w:rsidRPr="00C232B2">
              <w:rPr>
                <w:rFonts w:cs="Arial"/>
                <w:color w:val="000000"/>
                <w:sz w:val="18"/>
                <w:szCs w:val="18"/>
              </w:rPr>
              <w:t xml:space="preserve">, H. Blauw, M. Witkop, K. G. M. Moons, A. C. van Bon, J. H. DeVries, E. H. </w:t>
            </w:r>
            <w:proofErr w:type="spellStart"/>
            <w:r w:rsidRPr="00C232B2">
              <w:rPr>
                <w:rFonts w:cs="Arial"/>
                <w:color w:val="000000"/>
                <w:sz w:val="18"/>
                <w:szCs w:val="18"/>
              </w:rPr>
              <w:t>Serné</w:t>
            </w:r>
            <w:proofErr w:type="spellEnd"/>
            <w:r w:rsidRPr="00C232B2">
              <w:rPr>
                <w:rFonts w:cs="Arial"/>
                <w:color w:val="000000"/>
                <w:sz w:val="18"/>
                <w:szCs w:val="18"/>
              </w:rPr>
              <w:t xml:space="preserve">, T. T. van </w:t>
            </w:r>
            <w:proofErr w:type="spellStart"/>
            <w:r w:rsidRPr="00C232B2">
              <w:rPr>
                <w:rFonts w:cs="Arial"/>
                <w:color w:val="000000"/>
                <w:sz w:val="18"/>
                <w:szCs w:val="18"/>
              </w:rPr>
              <w:t>Sloten</w:t>
            </w:r>
            <w:proofErr w:type="spellEnd"/>
            <w:r w:rsidRPr="00C232B2">
              <w:rPr>
                <w:rFonts w:cs="Arial"/>
                <w:color w:val="000000"/>
                <w:sz w:val="18"/>
                <w:szCs w:val="18"/>
              </w:rPr>
              <w:t xml:space="preserve"> and H. W. de Valk</w:t>
            </w:r>
          </w:p>
        </w:tc>
        <w:tc>
          <w:tcPr>
            <w:tcW w:w="215" w:type="pct"/>
            <w:shd w:val="clear" w:color="auto" w:fill="auto"/>
            <w:noWrap/>
          </w:tcPr>
          <w:p w14:paraId="752D275F" w14:textId="701B95D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604C5BB9" w14:textId="6D516D5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Dual hormone fully closed loop in type 1 diabetes: a </w:t>
            </w:r>
            <w:proofErr w:type="spellStart"/>
            <w:r w:rsidRPr="00C232B2">
              <w:rPr>
                <w:rFonts w:cs="Arial"/>
                <w:color w:val="000000"/>
                <w:sz w:val="18"/>
                <w:szCs w:val="18"/>
              </w:rPr>
              <w:t>randomised</w:t>
            </w:r>
            <w:proofErr w:type="spellEnd"/>
            <w:r w:rsidRPr="00C232B2">
              <w:rPr>
                <w:rFonts w:cs="Arial"/>
                <w:color w:val="000000"/>
                <w:sz w:val="18"/>
                <w:szCs w:val="18"/>
              </w:rPr>
              <w:t xml:space="preserve"> trial in the Netherlands - study protocol</w:t>
            </w:r>
          </w:p>
        </w:tc>
        <w:tc>
          <w:tcPr>
            <w:tcW w:w="974" w:type="pct"/>
            <w:shd w:val="clear" w:color="auto" w:fill="auto"/>
            <w:noWrap/>
          </w:tcPr>
          <w:p w14:paraId="6C67BDEB" w14:textId="67DCA10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BMJ Open 13 (8) e074984 10.1136/bmjopen-2023-074984</w:t>
            </w:r>
          </w:p>
        </w:tc>
        <w:tc>
          <w:tcPr>
            <w:tcW w:w="376" w:type="pct"/>
          </w:tcPr>
          <w:p w14:paraId="62EDC7EC" w14:textId="3D322DA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 xml:space="preserve">Excluded: </w:t>
            </w:r>
            <w:r w:rsidR="00D4712B" w:rsidRPr="00C232B2">
              <w:rPr>
                <w:rFonts w:cs="Arial"/>
                <w:color w:val="000000"/>
                <w:sz w:val="18"/>
                <w:szCs w:val="18"/>
              </w:rPr>
              <w:t>P</w:t>
            </w:r>
          </w:p>
        </w:tc>
      </w:tr>
      <w:tr w:rsidR="00D4712B" w:rsidRPr="00C232B2" w14:paraId="01F80F3D" w14:textId="77777777" w:rsidTr="002C491B">
        <w:tc>
          <w:tcPr>
            <w:tcW w:w="375" w:type="pct"/>
            <w:shd w:val="clear" w:color="auto" w:fill="auto"/>
            <w:noWrap/>
          </w:tcPr>
          <w:p w14:paraId="559B1101" w14:textId="1619B40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8E8378B" w14:textId="731D26E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Infante, D. A. </w:t>
            </w:r>
            <w:proofErr w:type="spellStart"/>
            <w:r w:rsidRPr="00C232B2">
              <w:rPr>
                <w:rFonts w:cs="Arial"/>
                <w:color w:val="000000"/>
                <w:sz w:val="18"/>
                <w:szCs w:val="18"/>
              </w:rPr>
              <w:t>Baidal</w:t>
            </w:r>
            <w:proofErr w:type="spellEnd"/>
            <w:r w:rsidRPr="00C232B2">
              <w:rPr>
                <w:rFonts w:cs="Arial"/>
                <w:color w:val="000000"/>
                <w:sz w:val="18"/>
                <w:szCs w:val="18"/>
              </w:rPr>
              <w:t xml:space="preserve">, M. R. Rickels, A. Fabbri, J. S. Skyler, R. Alejandro and C. </w:t>
            </w:r>
            <w:proofErr w:type="spellStart"/>
            <w:r w:rsidRPr="00C232B2">
              <w:rPr>
                <w:rFonts w:cs="Arial"/>
                <w:color w:val="000000"/>
                <w:sz w:val="18"/>
                <w:szCs w:val="18"/>
              </w:rPr>
              <w:t>Ricordi</w:t>
            </w:r>
            <w:proofErr w:type="spellEnd"/>
          </w:p>
        </w:tc>
        <w:tc>
          <w:tcPr>
            <w:tcW w:w="215" w:type="pct"/>
            <w:shd w:val="clear" w:color="auto" w:fill="auto"/>
            <w:noWrap/>
          </w:tcPr>
          <w:p w14:paraId="3FA7A3B7" w14:textId="406A06AB"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1D40839E" w14:textId="3E8EA21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Dual-hormone artificial pancreas for management of type 1 diabetes: Recent progress and future directions</w:t>
            </w:r>
          </w:p>
        </w:tc>
        <w:tc>
          <w:tcPr>
            <w:tcW w:w="974" w:type="pct"/>
            <w:shd w:val="clear" w:color="auto" w:fill="auto"/>
            <w:noWrap/>
          </w:tcPr>
          <w:p w14:paraId="4F05F999" w14:textId="00EE2421"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Artif</w:t>
            </w:r>
            <w:proofErr w:type="spellEnd"/>
            <w:r w:rsidRPr="00C232B2">
              <w:rPr>
                <w:rFonts w:cs="Arial"/>
                <w:color w:val="000000"/>
                <w:sz w:val="18"/>
                <w:szCs w:val="18"/>
              </w:rPr>
              <w:t xml:space="preserve"> Organs 45 (9) 968-986 10.1111/aor.14023</w:t>
            </w:r>
          </w:p>
        </w:tc>
        <w:tc>
          <w:tcPr>
            <w:tcW w:w="376" w:type="pct"/>
          </w:tcPr>
          <w:p w14:paraId="33453B13" w14:textId="6BC5E06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9770257" w14:textId="77777777" w:rsidTr="002C491B">
        <w:tc>
          <w:tcPr>
            <w:tcW w:w="375" w:type="pct"/>
            <w:shd w:val="clear" w:color="auto" w:fill="auto"/>
            <w:noWrap/>
          </w:tcPr>
          <w:p w14:paraId="246D47A4" w14:textId="4AECC78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0F622611" w14:textId="78B0439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L. M. Wilson, P. G. Jacobs, K. L. Ramsey, N. </w:t>
            </w:r>
            <w:proofErr w:type="spellStart"/>
            <w:r w:rsidRPr="00C232B2">
              <w:rPr>
                <w:rFonts w:cs="Arial"/>
                <w:color w:val="000000"/>
                <w:sz w:val="18"/>
                <w:szCs w:val="18"/>
              </w:rPr>
              <w:t>Resalat</w:t>
            </w:r>
            <w:proofErr w:type="spellEnd"/>
            <w:r w:rsidRPr="00C232B2">
              <w:rPr>
                <w:rFonts w:cs="Arial"/>
                <w:color w:val="000000"/>
                <w:sz w:val="18"/>
                <w:szCs w:val="18"/>
              </w:rPr>
              <w:t xml:space="preserve">, R. Reddy, D. Branigan, J. Leitschuh, V. Gabo, F. Guillot, B. Senf, J. El Youssef, I. I. K. </w:t>
            </w:r>
            <w:proofErr w:type="spellStart"/>
            <w:r w:rsidRPr="00C232B2">
              <w:rPr>
                <w:rFonts w:cs="Arial"/>
                <w:color w:val="000000"/>
                <w:sz w:val="18"/>
                <w:szCs w:val="18"/>
              </w:rPr>
              <w:t>Steineck</w:t>
            </w:r>
            <w:proofErr w:type="spellEnd"/>
            <w:r w:rsidRPr="00C232B2">
              <w:rPr>
                <w:rFonts w:cs="Arial"/>
                <w:color w:val="000000"/>
                <w:sz w:val="18"/>
                <w:szCs w:val="18"/>
              </w:rPr>
              <w:t>, N. S. Tyler and J. R. Castle</w:t>
            </w:r>
          </w:p>
        </w:tc>
        <w:tc>
          <w:tcPr>
            <w:tcW w:w="215" w:type="pct"/>
            <w:shd w:val="clear" w:color="auto" w:fill="auto"/>
            <w:noWrap/>
          </w:tcPr>
          <w:p w14:paraId="435B093B" w14:textId="1D1DD53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167DF8F9" w14:textId="1C89856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Dual-Hormone Closed-Loop System Using a Liquid Stable Glucagon Formulation Versus Insulin-Only Closed-Loop System Compared </w:t>
            </w:r>
            <w:proofErr w:type="gramStart"/>
            <w:r w:rsidRPr="00C232B2">
              <w:rPr>
                <w:rFonts w:cs="Arial"/>
                <w:color w:val="000000"/>
                <w:sz w:val="18"/>
                <w:szCs w:val="18"/>
              </w:rPr>
              <w:t>With</w:t>
            </w:r>
            <w:proofErr w:type="gramEnd"/>
            <w:r w:rsidRPr="00C232B2">
              <w:rPr>
                <w:rFonts w:cs="Arial"/>
                <w:color w:val="000000"/>
                <w:sz w:val="18"/>
                <w:szCs w:val="18"/>
              </w:rPr>
              <w:t xml:space="preserve"> a Predictive Low Glucose Suspend System: An Open-Label, Outpatient, Single-Center, Crossover, Randomized Controlled Trial</w:t>
            </w:r>
          </w:p>
        </w:tc>
        <w:tc>
          <w:tcPr>
            <w:tcW w:w="974" w:type="pct"/>
            <w:shd w:val="clear" w:color="auto" w:fill="auto"/>
            <w:noWrap/>
          </w:tcPr>
          <w:p w14:paraId="79C52871" w14:textId="62CFCC3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Care 43 (11) 2721-2729 10.2337/dc19-2267</w:t>
            </w:r>
          </w:p>
        </w:tc>
        <w:tc>
          <w:tcPr>
            <w:tcW w:w="376" w:type="pct"/>
          </w:tcPr>
          <w:p w14:paraId="1BAD7BE7" w14:textId="6C770CE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F8850D7" w14:textId="77777777" w:rsidTr="002C491B">
        <w:tc>
          <w:tcPr>
            <w:tcW w:w="375" w:type="pct"/>
            <w:shd w:val="clear" w:color="auto" w:fill="auto"/>
            <w:noWrap/>
          </w:tcPr>
          <w:p w14:paraId="15A1B101" w14:textId="58DAF16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77102E54" w14:textId="626B49C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 J. Krentz, L. Morrow, M. Petersson, E. </w:t>
            </w:r>
            <w:proofErr w:type="spellStart"/>
            <w:r w:rsidRPr="00C232B2">
              <w:rPr>
                <w:rFonts w:cs="Arial"/>
                <w:color w:val="000000"/>
                <w:sz w:val="18"/>
                <w:szCs w:val="18"/>
              </w:rPr>
              <w:t>Norjavaara</w:t>
            </w:r>
            <w:proofErr w:type="spellEnd"/>
            <w:r w:rsidRPr="00C232B2">
              <w:rPr>
                <w:rFonts w:cs="Arial"/>
                <w:color w:val="000000"/>
                <w:sz w:val="18"/>
                <w:szCs w:val="18"/>
              </w:rPr>
              <w:t xml:space="preserve"> and M. </w:t>
            </w:r>
            <w:proofErr w:type="spellStart"/>
            <w:r w:rsidRPr="00C232B2">
              <w:rPr>
                <w:rFonts w:cs="Arial"/>
                <w:color w:val="000000"/>
                <w:sz w:val="18"/>
                <w:szCs w:val="18"/>
              </w:rPr>
              <w:t>Hompesch</w:t>
            </w:r>
            <w:proofErr w:type="spellEnd"/>
          </w:p>
        </w:tc>
        <w:tc>
          <w:tcPr>
            <w:tcW w:w="215" w:type="pct"/>
            <w:shd w:val="clear" w:color="auto" w:fill="auto"/>
            <w:noWrap/>
          </w:tcPr>
          <w:p w14:paraId="42CE4AD8" w14:textId="48F9C622"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2014</w:t>
            </w:r>
          </w:p>
        </w:tc>
        <w:tc>
          <w:tcPr>
            <w:tcW w:w="1504" w:type="pct"/>
            <w:shd w:val="clear" w:color="auto" w:fill="auto"/>
          </w:tcPr>
          <w:p w14:paraId="7F1A23E5" w14:textId="3132EFB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Effect of exogenously administered glucagon versus spontaneous endogenous counter-regulation on </w:t>
            </w:r>
            <w:proofErr w:type="spellStart"/>
            <w:r w:rsidRPr="00C232B2">
              <w:rPr>
                <w:rFonts w:cs="Arial"/>
                <w:color w:val="000000"/>
                <w:sz w:val="18"/>
                <w:szCs w:val="18"/>
              </w:rPr>
              <w:t>glycaemic</w:t>
            </w:r>
            <w:proofErr w:type="spellEnd"/>
            <w:r w:rsidRPr="00C232B2">
              <w:rPr>
                <w:rFonts w:cs="Arial"/>
                <w:color w:val="000000"/>
                <w:sz w:val="18"/>
                <w:szCs w:val="18"/>
              </w:rPr>
              <w:t xml:space="preserve"> recovery from insulin-induced </w:t>
            </w:r>
            <w:proofErr w:type="spellStart"/>
            <w:r w:rsidRPr="00C232B2">
              <w:rPr>
                <w:rFonts w:cs="Arial"/>
                <w:color w:val="000000"/>
                <w:sz w:val="18"/>
                <w:szCs w:val="18"/>
              </w:rPr>
              <w:t>hypoglycaemia</w:t>
            </w:r>
            <w:proofErr w:type="spellEnd"/>
            <w:r w:rsidRPr="00C232B2">
              <w:rPr>
                <w:rFonts w:cs="Arial"/>
                <w:color w:val="000000"/>
                <w:sz w:val="18"/>
                <w:szCs w:val="18"/>
              </w:rPr>
              <w:t xml:space="preserve"> in patients with type 2 diabetes treated with a novel glucokinase activator, AZD1656, and metformin</w:t>
            </w:r>
          </w:p>
        </w:tc>
        <w:tc>
          <w:tcPr>
            <w:tcW w:w="974" w:type="pct"/>
            <w:shd w:val="clear" w:color="auto" w:fill="auto"/>
            <w:noWrap/>
          </w:tcPr>
          <w:p w14:paraId="28E009D2" w14:textId="0A228EB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Diabetes </w:t>
            </w:r>
            <w:proofErr w:type="spellStart"/>
            <w:r w:rsidRPr="00C232B2">
              <w:rPr>
                <w:rFonts w:cs="Arial"/>
                <w:color w:val="000000"/>
                <w:sz w:val="18"/>
                <w:szCs w:val="18"/>
              </w:rPr>
              <w:t>Obes</w:t>
            </w:r>
            <w:proofErr w:type="spellEnd"/>
            <w:r w:rsidRPr="00C232B2">
              <w:rPr>
                <w:rFonts w:cs="Arial"/>
                <w:color w:val="000000"/>
                <w:sz w:val="18"/>
                <w:szCs w:val="18"/>
              </w:rPr>
              <w:t xml:space="preserve"> </w:t>
            </w:r>
            <w:proofErr w:type="spellStart"/>
            <w:r w:rsidRPr="00C232B2">
              <w:rPr>
                <w:rFonts w:cs="Arial"/>
                <w:color w:val="000000"/>
                <w:sz w:val="18"/>
                <w:szCs w:val="18"/>
              </w:rPr>
              <w:t>Metab</w:t>
            </w:r>
            <w:proofErr w:type="spellEnd"/>
            <w:r w:rsidRPr="00C232B2">
              <w:rPr>
                <w:rFonts w:cs="Arial"/>
                <w:color w:val="000000"/>
                <w:sz w:val="18"/>
                <w:szCs w:val="18"/>
              </w:rPr>
              <w:t xml:space="preserve"> 16 (11) 1096-101 10.1111/dom.12323</w:t>
            </w:r>
          </w:p>
        </w:tc>
        <w:tc>
          <w:tcPr>
            <w:tcW w:w="376" w:type="pct"/>
          </w:tcPr>
          <w:p w14:paraId="35E57A0F" w14:textId="3786CC5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9572AD6" w14:textId="77777777" w:rsidTr="002C491B">
        <w:tc>
          <w:tcPr>
            <w:tcW w:w="375" w:type="pct"/>
            <w:shd w:val="clear" w:color="auto" w:fill="auto"/>
            <w:noWrap/>
          </w:tcPr>
          <w:p w14:paraId="6B921534" w14:textId="6AC95FB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5E446892" w14:textId="4A69BE8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 Herzig, D. Studer, C. T. </w:t>
            </w:r>
            <w:proofErr w:type="spellStart"/>
            <w:r w:rsidRPr="00C232B2">
              <w:rPr>
                <w:rFonts w:cs="Arial"/>
                <w:color w:val="000000"/>
                <w:sz w:val="18"/>
                <w:szCs w:val="18"/>
              </w:rPr>
              <w:t>Nakas</w:t>
            </w:r>
            <w:proofErr w:type="spellEnd"/>
            <w:r w:rsidRPr="00C232B2">
              <w:rPr>
                <w:rFonts w:cs="Arial"/>
                <w:color w:val="000000"/>
                <w:sz w:val="18"/>
                <w:szCs w:val="18"/>
              </w:rPr>
              <w:t>, C. Kuenzli, T. P. Stauffer, R. Hovorka and L. Bally</w:t>
            </w:r>
          </w:p>
        </w:tc>
        <w:tc>
          <w:tcPr>
            <w:tcW w:w="215" w:type="pct"/>
            <w:shd w:val="clear" w:color="auto" w:fill="auto"/>
            <w:noWrap/>
          </w:tcPr>
          <w:p w14:paraId="016C8C79" w14:textId="55BF332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3C55B2DB" w14:textId="231A77E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Effect of fully automated closed-loop insulin delivery using faster </w:t>
            </w:r>
            <w:proofErr w:type="spellStart"/>
            <w:r w:rsidRPr="00C232B2">
              <w:rPr>
                <w:rFonts w:cs="Arial"/>
                <w:color w:val="000000"/>
                <w:sz w:val="18"/>
                <w:szCs w:val="18"/>
              </w:rPr>
              <w:t>aspart</w:t>
            </w:r>
            <w:proofErr w:type="spellEnd"/>
            <w:r w:rsidRPr="00C232B2">
              <w:rPr>
                <w:rFonts w:cs="Arial"/>
                <w:color w:val="000000"/>
                <w:sz w:val="18"/>
                <w:szCs w:val="18"/>
              </w:rPr>
              <w:t xml:space="preserve"> versus standard </w:t>
            </w:r>
            <w:proofErr w:type="spellStart"/>
            <w:r w:rsidRPr="00C232B2">
              <w:rPr>
                <w:rFonts w:cs="Arial"/>
                <w:color w:val="000000"/>
                <w:sz w:val="18"/>
                <w:szCs w:val="18"/>
              </w:rPr>
              <w:t>aspart</w:t>
            </w:r>
            <w:proofErr w:type="spellEnd"/>
            <w:r w:rsidRPr="00C232B2">
              <w:rPr>
                <w:rFonts w:cs="Arial"/>
                <w:color w:val="000000"/>
                <w:sz w:val="18"/>
                <w:szCs w:val="18"/>
              </w:rPr>
              <w:t xml:space="preserve"> on </w:t>
            </w:r>
            <w:proofErr w:type="spellStart"/>
            <w:r w:rsidRPr="00C232B2">
              <w:rPr>
                <w:rFonts w:cs="Arial"/>
                <w:color w:val="000000"/>
                <w:sz w:val="18"/>
                <w:szCs w:val="18"/>
              </w:rPr>
              <w:t>gluco</w:t>
            </w:r>
            <w:proofErr w:type="spellEnd"/>
            <w:r w:rsidRPr="00C232B2">
              <w:rPr>
                <w:rFonts w:cs="Arial"/>
                <w:color w:val="000000"/>
                <w:sz w:val="18"/>
                <w:szCs w:val="18"/>
              </w:rPr>
              <w:t>-regulatory hormones in type 2 diabetes</w:t>
            </w:r>
          </w:p>
        </w:tc>
        <w:tc>
          <w:tcPr>
            <w:tcW w:w="974" w:type="pct"/>
            <w:shd w:val="clear" w:color="auto" w:fill="auto"/>
            <w:noWrap/>
          </w:tcPr>
          <w:p w14:paraId="3EBB5E8A" w14:textId="497586E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Diabetes </w:t>
            </w:r>
            <w:proofErr w:type="spellStart"/>
            <w:r w:rsidRPr="00C232B2">
              <w:rPr>
                <w:rFonts w:cs="Arial"/>
                <w:color w:val="000000"/>
                <w:sz w:val="18"/>
                <w:szCs w:val="18"/>
              </w:rPr>
              <w:t>Obes</w:t>
            </w:r>
            <w:proofErr w:type="spellEnd"/>
            <w:r w:rsidRPr="00C232B2">
              <w:rPr>
                <w:rFonts w:cs="Arial"/>
                <w:color w:val="000000"/>
                <w:sz w:val="18"/>
                <w:szCs w:val="18"/>
              </w:rPr>
              <w:t xml:space="preserve"> </w:t>
            </w:r>
            <w:proofErr w:type="spellStart"/>
            <w:r w:rsidRPr="00C232B2">
              <w:rPr>
                <w:rFonts w:cs="Arial"/>
                <w:color w:val="000000"/>
                <w:sz w:val="18"/>
                <w:szCs w:val="18"/>
              </w:rPr>
              <w:t>Metab</w:t>
            </w:r>
            <w:proofErr w:type="spellEnd"/>
            <w:r w:rsidRPr="00C232B2">
              <w:rPr>
                <w:rFonts w:cs="Arial"/>
                <w:color w:val="000000"/>
                <w:sz w:val="18"/>
                <w:szCs w:val="18"/>
              </w:rPr>
              <w:t xml:space="preserve"> 23 (1) 228-233 10.1111/dom.14185</w:t>
            </w:r>
          </w:p>
        </w:tc>
        <w:tc>
          <w:tcPr>
            <w:tcW w:w="376" w:type="pct"/>
          </w:tcPr>
          <w:p w14:paraId="3526B76A" w14:textId="45B3D166"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E72608D" w14:textId="77777777" w:rsidTr="002C491B">
        <w:tc>
          <w:tcPr>
            <w:tcW w:w="375" w:type="pct"/>
            <w:shd w:val="clear" w:color="auto" w:fill="auto"/>
            <w:noWrap/>
          </w:tcPr>
          <w:p w14:paraId="1013189B" w14:textId="3CC4D3B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7A3A303" w14:textId="65FAC2C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N. C. Bergmann, A. Lund, L. S. Gasbjerg, E. C. E. </w:t>
            </w:r>
            <w:proofErr w:type="spellStart"/>
            <w:r w:rsidRPr="00C232B2">
              <w:rPr>
                <w:rFonts w:cs="Arial"/>
                <w:color w:val="000000"/>
                <w:sz w:val="18"/>
                <w:szCs w:val="18"/>
              </w:rPr>
              <w:t>Meessen</w:t>
            </w:r>
            <w:proofErr w:type="spellEnd"/>
            <w:r w:rsidRPr="00C232B2">
              <w:rPr>
                <w:rFonts w:cs="Arial"/>
                <w:color w:val="000000"/>
                <w:sz w:val="18"/>
                <w:szCs w:val="18"/>
              </w:rPr>
              <w:t>, M. M. Andersen, S. Bergmann, B. Hartmann, J. J. Holst, L. Jessen, M. B. Christensen, T. Vilsbøll and F. K. Knop</w:t>
            </w:r>
          </w:p>
        </w:tc>
        <w:tc>
          <w:tcPr>
            <w:tcW w:w="215" w:type="pct"/>
            <w:shd w:val="clear" w:color="auto" w:fill="auto"/>
            <w:noWrap/>
          </w:tcPr>
          <w:p w14:paraId="6BB18679" w14:textId="600E7DEB"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1480CEBD" w14:textId="27017A5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Effects of combined GIP and GLP-1 infusion on energy intake, appetite and energy expenditure in overweight/obese individuals: a </w:t>
            </w:r>
            <w:proofErr w:type="spellStart"/>
            <w:r w:rsidRPr="00C232B2">
              <w:rPr>
                <w:rFonts w:cs="Arial"/>
                <w:color w:val="000000"/>
                <w:sz w:val="18"/>
                <w:szCs w:val="18"/>
              </w:rPr>
              <w:t>randomised</w:t>
            </w:r>
            <w:proofErr w:type="spellEnd"/>
            <w:r w:rsidRPr="00C232B2">
              <w:rPr>
                <w:rFonts w:cs="Arial"/>
                <w:color w:val="000000"/>
                <w:sz w:val="18"/>
                <w:szCs w:val="18"/>
              </w:rPr>
              <w:t>, crossover study</w:t>
            </w:r>
          </w:p>
        </w:tc>
        <w:tc>
          <w:tcPr>
            <w:tcW w:w="974" w:type="pct"/>
            <w:shd w:val="clear" w:color="auto" w:fill="auto"/>
            <w:noWrap/>
          </w:tcPr>
          <w:p w14:paraId="2C87E906" w14:textId="7EBFFB07"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Diabetologia</w:t>
            </w:r>
            <w:proofErr w:type="spellEnd"/>
            <w:r w:rsidRPr="00C232B2">
              <w:rPr>
                <w:rFonts w:cs="Arial"/>
                <w:color w:val="000000"/>
                <w:sz w:val="18"/>
                <w:szCs w:val="18"/>
              </w:rPr>
              <w:t xml:space="preserve"> 62 (4) 665-675 10.1007/s00125-018-4810-0</w:t>
            </w:r>
          </w:p>
        </w:tc>
        <w:tc>
          <w:tcPr>
            <w:tcW w:w="376" w:type="pct"/>
          </w:tcPr>
          <w:p w14:paraId="75036624" w14:textId="0E035DF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63F75C8" w14:textId="77777777" w:rsidTr="002C491B">
        <w:tc>
          <w:tcPr>
            <w:tcW w:w="375" w:type="pct"/>
            <w:shd w:val="clear" w:color="auto" w:fill="auto"/>
            <w:noWrap/>
          </w:tcPr>
          <w:p w14:paraId="24EEC33D" w14:textId="260E330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76C4AF9B" w14:textId="09C96F2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Rosenstock, J. B. Buse, R. Azeem, P. Prabhakar, L. Kjems, H. Huang and M. A. Baron</w:t>
            </w:r>
          </w:p>
        </w:tc>
        <w:tc>
          <w:tcPr>
            <w:tcW w:w="215" w:type="pct"/>
            <w:shd w:val="clear" w:color="auto" w:fill="auto"/>
            <w:noWrap/>
          </w:tcPr>
          <w:p w14:paraId="7291D334" w14:textId="0FB95D65"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5F606282" w14:textId="5540B0B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Efficacy and Safety of ITCA 650, a Novel Drug-Device GLP-1 Receptor Agonist, in Type 2 </w:t>
            </w:r>
            <w:r w:rsidRPr="00C232B2">
              <w:rPr>
                <w:rFonts w:cs="Arial"/>
                <w:color w:val="000000"/>
                <w:sz w:val="18"/>
                <w:szCs w:val="18"/>
              </w:rPr>
              <w:lastRenderedPageBreak/>
              <w:t xml:space="preserve">Diabetes Uncontrolled </w:t>
            </w:r>
            <w:proofErr w:type="gramStart"/>
            <w:r w:rsidRPr="00C232B2">
              <w:rPr>
                <w:rFonts w:cs="Arial"/>
                <w:color w:val="000000"/>
                <w:sz w:val="18"/>
                <w:szCs w:val="18"/>
              </w:rPr>
              <w:t>With</w:t>
            </w:r>
            <w:proofErr w:type="gramEnd"/>
            <w:r w:rsidRPr="00C232B2">
              <w:rPr>
                <w:rFonts w:cs="Arial"/>
                <w:color w:val="000000"/>
                <w:sz w:val="18"/>
                <w:szCs w:val="18"/>
              </w:rPr>
              <w:t xml:space="preserve"> Oral </w:t>
            </w:r>
            <w:proofErr w:type="spellStart"/>
            <w:r w:rsidRPr="00C232B2">
              <w:rPr>
                <w:rFonts w:cs="Arial"/>
                <w:color w:val="000000"/>
                <w:sz w:val="18"/>
                <w:szCs w:val="18"/>
              </w:rPr>
              <w:t>Antidiabetes</w:t>
            </w:r>
            <w:proofErr w:type="spellEnd"/>
            <w:r w:rsidRPr="00C232B2">
              <w:rPr>
                <w:rFonts w:cs="Arial"/>
                <w:color w:val="000000"/>
                <w:sz w:val="18"/>
                <w:szCs w:val="18"/>
              </w:rPr>
              <w:t xml:space="preserve"> Drugs: The FREEDOM-1 Trial</w:t>
            </w:r>
          </w:p>
        </w:tc>
        <w:tc>
          <w:tcPr>
            <w:tcW w:w="974" w:type="pct"/>
            <w:shd w:val="clear" w:color="auto" w:fill="auto"/>
            <w:noWrap/>
          </w:tcPr>
          <w:p w14:paraId="0FAFEF5E" w14:textId="2DC7A80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Diabetes Care 41 (2) 333-340 10.2337/dc17-1306</w:t>
            </w:r>
          </w:p>
        </w:tc>
        <w:tc>
          <w:tcPr>
            <w:tcW w:w="376" w:type="pct"/>
          </w:tcPr>
          <w:p w14:paraId="6B7EB054" w14:textId="1AC66896"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1FE3450" w14:textId="77777777" w:rsidTr="002C491B">
        <w:tc>
          <w:tcPr>
            <w:tcW w:w="375" w:type="pct"/>
            <w:shd w:val="clear" w:color="auto" w:fill="auto"/>
            <w:noWrap/>
          </w:tcPr>
          <w:p w14:paraId="7B966FD1" w14:textId="5F860F0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554C8FFF" w14:textId="34FC3EE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 Lund, J. I. Bagger, N. J. Wewer Albrechtsen, M. Christensen, M. Grøndahl, B. Hartmann, E. R. Mathiesen, C. P. Hansen, J. H. Storkholm, G. van Hall, J. F. Rehfeld, D. Hornburg, F. Meissner, M. Mann, S. Larsen, J. J. Holst, T. Vilsbøll and F. K. Knop</w:t>
            </w:r>
          </w:p>
        </w:tc>
        <w:tc>
          <w:tcPr>
            <w:tcW w:w="215" w:type="pct"/>
            <w:shd w:val="clear" w:color="auto" w:fill="auto"/>
            <w:noWrap/>
          </w:tcPr>
          <w:p w14:paraId="753D1934" w14:textId="4C056A2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43FCCB7D" w14:textId="06C60BE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Evidence of </w:t>
            </w:r>
            <w:proofErr w:type="spellStart"/>
            <w:r w:rsidRPr="00C232B2">
              <w:rPr>
                <w:rFonts w:cs="Arial"/>
                <w:color w:val="000000"/>
                <w:sz w:val="18"/>
                <w:szCs w:val="18"/>
              </w:rPr>
              <w:t>Extrapancreatic</w:t>
            </w:r>
            <w:proofErr w:type="spellEnd"/>
            <w:r w:rsidRPr="00C232B2">
              <w:rPr>
                <w:rFonts w:cs="Arial"/>
                <w:color w:val="000000"/>
                <w:sz w:val="18"/>
                <w:szCs w:val="18"/>
              </w:rPr>
              <w:t xml:space="preserve"> Glucagon Secretion in Man</w:t>
            </w:r>
          </w:p>
        </w:tc>
        <w:tc>
          <w:tcPr>
            <w:tcW w:w="974" w:type="pct"/>
            <w:shd w:val="clear" w:color="auto" w:fill="auto"/>
            <w:noWrap/>
          </w:tcPr>
          <w:p w14:paraId="54174DF4" w14:textId="76C4279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65 (3) 585-97 10.2337/db15-1541</w:t>
            </w:r>
          </w:p>
        </w:tc>
        <w:tc>
          <w:tcPr>
            <w:tcW w:w="376" w:type="pct"/>
          </w:tcPr>
          <w:p w14:paraId="1D1677CA" w14:textId="4BF431B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50BA66C" w14:textId="77777777" w:rsidTr="002C491B">
        <w:tc>
          <w:tcPr>
            <w:tcW w:w="375" w:type="pct"/>
            <w:shd w:val="clear" w:color="auto" w:fill="auto"/>
            <w:noWrap/>
          </w:tcPr>
          <w:p w14:paraId="10298FD2" w14:textId="5E2F90F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257F2BF5" w14:textId="61D8334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w:t>
            </w:r>
            <w:proofErr w:type="spellStart"/>
            <w:r w:rsidRPr="00C232B2">
              <w:rPr>
                <w:rFonts w:cs="Arial"/>
                <w:color w:val="000000"/>
                <w:sz w:val="18"/>
                <w:szCs w:val="18"/>
              </w:rPr>
              <w:t>Juhng</w:t>
            </w:r>
            <w:proofErr w:type="spellEnd"/>
            <w:r w:rsidRPr="00C232B2">
              <w:rPr>
                <w:rFonts w:cs="Arial"/>
                <w:color w:val="000000"/>
                <w:sz w:val="18"/>
                <w:szCs w:val="18"/>
              </w:rPr>
              <w:t>, J. Song, J. You, J. Park, H. Yang, M. Jang, G. Kang, J. Shin, H. W. Ko and H. Jung</w:t>
            </w:r>
          </w:p>
        </w:tc>
        <w:tc>
          <w:tcPr>
            <w:tcW w:w="215" w:type="pct"/>
            <w:shd w:val="clear" w:color="auto" w:fill="auto"/>
            <w:noWrap/>
          </w:tcPr>
          <w:p w14:paraId="1AC6171F" w14:textId="3E353BA9"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3C71ADD2" w14:textId="1B3E93B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Fabrication of liraglutide-encapsulated triple layer hyaluronic acid microneedles (TLMs) for the treatment of obesity</w:t>
            </w:r>
          </w:p>
        </w:tc>
        <w:tc>
          <w:tcPr>
            <w:tcW w:w="974" w:type="pct"/>
            <w:shd w:val="clear" w:color="auto" w:fill="auto"/>
            <w:noWrap/>
          </w:tcPr>
          <w:p w14:paraId="7026158C" w14:textId="4AB4CA3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Lab Chip 23 (10) 2378-2388 10.1039/d2lc01084d</w:t>
            </w:r>
          </w:p>
        </w:tc>
        <w:tc>
          <w:tcPr>
            <w:tcW w:w="376" w:type="pct"/>
          </w:tcPr>
          <w:p w14:paraId="001587E9" w14:textId="57461CF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2F3E7FC" w14:textId="77777777" w:rsidTr="002C491B">
        <w:tc>
          <w:tcPr>
            <w:tcW w:w="375" w:type="pct"/>
            <w:shd w:val="clear" w:color="auto" w:fill="auto"/>
            <w:noWrap/>
          </w:tcPr>
          <w:p w14:paraId="3AFC6097" w14:textId="14BE5C7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7F1262C9" w14:textId="65ED71A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N. S. Hernandez, K. Y. Ige, E. G. </w:t>
            </w:r>
            <w:proofErr w:type="spellStart"/>
            <w:r w:rsidRPr="00C232B2">
              <w:rPr>
                <w:rFonts w:cs="Arial"/>
                <w:color w:val="000000"/>
                <w:sz w:val="18"/>
                <w:szCs w:val="18"/>
              </w:rPr>
              <w:t>Mietlicki</w:t>
            </w:r>
            <w:proofErr w:type="spellEnd"/>
            <w:r w:rsidRPr="00C232B2">
              <w:rPr>
                <w:rFonts w:cs="Arial"/>
                <w:color w:val="000000"/>
                <w:sz w:val="18"/>
                <w:szCs w:val="18"/>
              </w:rPr>
              <w:t>-Baase, G. C. Molina-Castro, C. A. Turner, M. R. Hayes and H. D. Schmidt</w:t>
            </w:r>
          </w:p>
        </w:tc>
        <w:tc>
          <w:tcPr>
            <w:tcW w:w="215" w:type="pct"/>
            <w:shd w:val="clear" w:color="auto" w:fill="auto"/>
            <w:noWrap/>
          </w:tcPr>
          <w:p w14:paraId="7F64A25D" w14:textId="612E179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52B5D8F9" w14:textId="404CDD3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Glucagon-like peptide-1 receptor activation in the ventral tegmental area attenuates cocaine seeking in rats</w:t>
            </w:r>
          </w:p>
        </w:tc>
        <w:tc>
          <w:tcPr>
            <w:tcW w:w="974" w:type="pct"/>
            <w:shd w:val="clear" w:color="auto" w:fill="auto"/>
            <w:noWrap/>
          </w:tcPr>
          <w:p w14:paraId="2551A6CB" w14:textId="5FCF787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Neuropsychopharmacology 43 (10) 2000-2008 10.1038/s41386-018-0010-3</w:t>
            </w:r>
          </w:p>
        </w:tc>
        <w:tc>
          <w:tcPr>
            <w:tcW w:w="376" w:type="pct"/>
          </w:tcPr>
          <w:p w14:paraId="48788785" w14:textId="1CAA12B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484D4B9C" w14:textId="77777777" w:rsidTr="002C491B">
        <w:tc>
          <w:tcPr>
            <w:tcW w:w="375" w:type="pct"/>
            <w:shd w:val="clear" w:color="auto" w:fill="auto"/>
            <w:noWrap/>
          </w:tcPr>
          <w:p w14:paraId="7217933F" w14:textId="354E811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0D78DCE3" w14:textId="1FBB513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H. D. Schmidt, E. G. </w:t>
            </w:r>
            <w:proofErr w:type="spellStart"/>
            <w:r w:rsidRPr="00C232B2">
              <w:rPr>
                <w:rFonts w:cs="Arial"/>
                <w:color w:val="000000"/>
                <w:sz w:val="18"/>
                <w:szCs w:val="18"/>
              </w:rPr>
              <w:t>Mietlicki</w:t>
            </w:r>
            <w:proofErr w:type="spellEnd"/>
            <w:r w:rsidRPr="00C232B2">
              <w:rPr>
                <w:rFonts w:cs="Arial"/>
                <w:color w:val="000000"/>
                <w:sz w:val="18"/>
                <w:szCs w:val="18"/>
              </w:rPr>
              <w:t>-Baase, K. Y. Ige, J. J. Maurer, D. J. Reiner, D. J. Zimmer, D. S. Van Nest, L. A. Guercio, M. E. Wimmer, D. R. Olivos, B. C. De Jonghe and M. R. Hayes</w:t>
            </w:r>
          </w:p>
        </w:tc>
        <w:tc>
          <w:tcPr>
            <w:tcW w:w="215" w:type="pct"/>
            <w:shd w:val="clear" w:color="auto" w:fill="auto"/>
            <w:noWrap/>
          </w:tcPr>
          <w:p w14:paraId="70BEB3D3" w14:textId="70272FC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5F058ACE" w14:textId="2A60B0B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Glucagon-Like Peptide-1 Receptor Activation in the Ventral Tegmental Area Decreases the Reinforcing Efficacy of Cocaine</w:t>
            </w:r>
          </w:p>
        </w:tc>
        <w:tc>
          <w:tcPr>
            <w:tcW w:w="974" w:type="pct"/>
            <w:shd w:val="clear" w:color="auto" w:fill="auto"/>
            <w:noWrap/>
          </w:tcPr>
          <w:p w14:paraId="72AAE310" w14:textId="5A6965E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Neuropsychopharmacology 41 (7) 1917-28 10.1038/npp.2015.362</w:t>
            </w:r>
          </w:p>
        </w:tc>
        <w:tc>
          <w:tcPr>
            <w:tcW w:w="376" w:type="pct"/>
          </w:tcPr>
          <w:p w14:paraId="20D5E20A" w14:textId="180F946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4FD9A251" w14:textId="77777777" w:rsidTr="002C491B">
        <w:tc>
          <w:tcPr>
            <w:tcW w:w="375" w:type="pct"/>
            <w:shd w:val="clear" w:color="auto" w:fill="auto"/>
            <w:noWrap/>
          </w:tcPr>
          <w:p w14:paraId="585A7F6E" w14:textId="18782D6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22D77E0C" w14:textId="5573CA3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H. Lee, S. Vogrin, B. </w:t>
            </w:r>
            <w:proofErr w:type="spellStart"/>
            <w:r w:rsidRPr="00C232B2">
              <w:rPr>
                <w:rFonts w:cs="Arial"/>
                <w:color w:val="000000"/>
                <w:sz w:val="18"/>
                <w:szCs w:val="18"/>
              </w:rPr>
              <w:t>Paldus</w:t>
            </w:r>
            <w:proofErr w:type="spellEnd"/>
            <w:r w:rsidRPr="00C232B2">
              <w:rPr>
                <w:rFonts w:cs="Arial"/>
                <w:color w:val="000000"/>
                <w:sz w:val="18"/>
                <w:szCs w:val="18"/>
              </w:rPr>
              <w:t xml:space="preserve">, D. Jayawardene, H. M. Jones, S. A. McAuley, V. </w:t>
            </w:r>
            <w:proofErr w:type="spellStart"/>
            <w:r w:rsidRPr="00C232B2">
              <w:rPr>
                <w:rFonts w:cs="Arial"/>
                <w:color w:val="000000"/>
                <w:sz w:val="18"/>
                <w:szCs w:val="18"/>
              </w:rPr>
              <w:t>Obeyesekere</w:t>
            </w:r>
            <w:proofErr w:type="spellEnd"/>
            <w:r w:rsidRPr="00C232B2">
              <w:rPr>
                <w:rFonts w:cs="Arial"/>
                <w:color w:val="000000"/>
                <w:sz w:val="18"/>
                <w:szCs w:val="18"/>
              </w:rPr>
              <w:t xml:space="preserve">, J. Gooley, A. La </w:t>
            </w:r>
            <w:proofErr w:type="spellStart"/>
            <w:r w:rsidRPr="00C232B2">
              <w:rPr>
                <w:rFonts w:cs="Arial"/>
                <w:color w:val="000000"/>
                <w:sz w:val="18"/>
                <w:szCs w:val="18"/>
              </w:rPr>
              <w:t>Gerche</w:t>
            </w:r>
            <w:proofErr w:type="spellEnd"/>
            <w:r w:rsidRPr="00C232B2">
              <w:rPr>
                <w:rFonts w:cs="Arial"/>
                <w:color w:val="000000"/>
                <w:sz w:val="18"/>
                <w:szCs w:val="18"/>
              </w:rPr>
              <w:t>, R. J. MacIsaac, V. Sundararajan, A. J. Jenkins, G. M. Ward and D. N. O'Neal</w:t>
            </w:r>
          </w:p>
        </w:tc>
        <w:tc>
          <w:tcPr>
            <w:tcW w:w="215" w:type="pct"/>
            <w:shd w:val="clear" w:color="auto" w:fill="auto"/>
            <w:noWrap/>
          </w:tcPr>
          <w:p w14:paraId="400B5918" w14:textId="5621D0C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0E65B32E" w14:textId="6A5488D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Glucose and Counterregulatory Responses to Exercise in Adults </w:t>
            </w:r>
            <w:proofErr w:type="gramStart"/>
            <w:r w:rsidRPr="00C232B2">
              <w:rPr>
                <w:rFonts w:cs="Arial"/>
                <w:color w:val="000000"/>
                <w:sz w:val="18"/>
                <w:szCs w:val="18"/>
              </w:rPr>
              <w:t>With</w:t>
            </w:r>
            <w:proofErr w:type="gramEnd"/>
            <w:r w:rsidRPr="00C232B2">
              <w:rPr>
                <w:rFonts w:cs="Arial"/>
                <w:color w:val="000000"/>
                <w:sz w:val="18"/>
                <w:szCs w:val="18"/>
              </w:rPr>
              <w:t xml:space="preserve"> Type 1 Diabetes and Impaired Awareness of Hypoglycemia Using Closed-Loop Insulin Delivery: A Randomized Crossover Study</w:t>
            </w:r>
          </w:p>
        </w:tc>
        <w:tc>
          <w:tcPr>
            <w:tcW w:w="974" w:type="pct"/>
            <w:shd w:val="clear" w:color="auto" w:fill="auto"/>
            <w:noWrap/>
          </w:tcPr>
          <w:p w14:paraId="6E97ADCC" w14:textId="481177D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Care 43 (2) 480-483 10.2337/dc19-1433</w:t>
            </w:r>
          </w:p>
        </w:tc>
        <w:tc>
          <w:tcPr>
            <w:tcW w:w="376" w:type="pct"/>
          </w:tcPr>
          <w:p w14:paraId="4BF34CE4" w14:textId="1027B35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1D8D41C" w14:textId="77777777" w:rsidTr="002C491B">
        <w:tc>
          <w:tcPr>
            <w:tcW w:w="375" w:type="pct"/>
            <w:shd w:val="clear" w:color="auto" w:fill="auto"/>
            <w:noWrap/>
          </w:tcPr>
          <w:p w14:paraId="6B34CEF2" w14:textId="612E681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3F40BBA" w14:textId="4C5CFC8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J. Bailey</w:t>
            </w:r>
          </w:p>
        </w:tc>
        <w:tc>
          <w:tcPr>
            <w:tcW w:w="215" w:type="pct"/>
            <w:shd w:val="clear" w:color="auto" w:fill="auto"/>
            <w:noWrap/>
          </w:tcPr>
          <w:p w14:paraId="2472DB7A" w14:textId="265162C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655AA94A" w14:textId="1B48011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Glucose-lowering therapies in type 2 diabetes: Opportunities and challenges for peptides</w:t>
            </w:r>
          </w:p>
        </w:tc>
        <w:tc>
          <w:tcPr>
            <w:tcW w:w="974" w:type="pct"/>
            <w:shd w:val="clear" w:color="auto" w:fill="auto"/>
            <w:noWrap/>
          </w:tcPr>
          <w:p w14:paraId="621D7125" w14:textId="345E355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Peptides 100 (9-17 10.1016/j.peptides.2017.11.012</w:t>
            </w:r>
          </w:p>
        </w:tc>
        <w:tc>
          <w:tcPr>
            <w:tcW w:w="376" w:type="pct"/>
          </w:tcPr>
          <w:p w14:paraId="1E8A7C8C" w14:textId="303A2259"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E8EDEE6" w14:textId="77777777" w:rsidTr="002C491B">
        <w:tc>
          <w:tcPr>
            <w:tcW w:w="375" w:type="pct"/>
            <w:shd w:val="clear" w:color="auto" w:fill="auto"/>
            <w:noWrap/>
          </w:tcPr>
          <w:p w14:paraId="364E1A6D" w14:textId="1D31BCC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D58A2C8" w14:textId="1823D42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J. Lim and S. D. </w:t>
            </w:r>
            <w:proofErr w:type="spellStart"/>
            <w:r w:rsidRPr="00C232B2">
              <w:rPr>
                <w:rFonts w:cs="Arial"/>
                <w:color w:val="000000"/>
                <w:sz w:val="18"/>
                <w:szCs w:val="18"/>
              </w:rPr>
              <w:t>Poppitt</w:t>
            </w:r>
            <w:proofErr w:type="spellEnd"/>
          </w:p>
        </w:tc>
        <w:tc>
          <w:tcPr>
            <w:tcW w:w="215" w:type="pct"/>
            <w:shd w:val="clear" w:color="auto" w:fill="auto"/>
            <w:noWrap/>
          </w:tcPr>
          <w:p w14:paraId="7C69D507" w14:textId="318F401A"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031E6FD9" w14:textId="5F9AEE0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How Satiating Are the 'Satiety' Peptides: A Problem of Pharmacology versus Physiology in the Development of Novel Foods for Regulation of Food Intake</w:t>
            </w:r>
          </w:p>
        </w:tc>
        <w:tc>
          <w:tcPr>
            <w:tcW w:w="974" w:type="pct"/>
            <w:shd w:val="clear" w:color="auto" w:fill="auto"/>
            <w:noWrap/>
          </w:tcPr>
          <w:p w14:paraId="41B58683" w14:textId="55AB42E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Nutrients 11 (7) 10.3390/nu11071517</w:t>
            </w:r>
          </w:p>
        </w:tc>
        <w:tc>
          <w:tcPr>
            <w:tcW w:w="376" w:type="pct"/>
          </w:tcPr>
          <w:p w14:paraId="6BF62FA6" w14:textId="7AA6EBFC"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9F88338" w14:textId="77777777" w:rsidTr="002C491B">
        <w:tc>
          <w:tcPr>
            <w:tcW w:w="375" w:type="pct"/>
            <w:shd w:val="clear" w:color="auto" w:fill="auto"/>
            <w:noWrap/>
          </w:tcPr>
          <w:p w14:paraId="2A0A1777" w14:textId="2633BF5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032F803" w14:textId="2A40316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 </w:t>
            </w:r>
            <w:proofErr w:type="spellStart"/>
            <w:r w:rsidRPr="00C232B2">
              <w:rPr>
                <w:rFonts w:cs="Arial"/>
                <w:color w:val="000000"/>
                <w:sz w:val="18"/>
                <w:szCs w:val="18"/>
              </w:rPr>
              <w:t>Kostopoulou</w:t>
            </w:r>
            <w:proofErr w:type="spellEnd"/>
            <w:r w:rsidRPr="00C232B2">
              <w:rPr>
                <w:rFonts w:cs="Arial"/>
                <w:color w:val="000000"/>
                <w:sz w:val="18"/>
                <w:szCs w:val="18"/>
              </w:rPr>
              <w:t xml:space="preserve"> and P. Shah</w:t>
            </w:r>
          </w:p>
        </w:tc>
        <w:tc>
          <w:tcPr>
            <w:tcW w:w="215" w:type="pct"/>
            <w:shd w:val="clear" w:color="auto" w:fill="auto"/>
            <w:noWrap/>
          </w:tcPr>
          <w:p w14:paraId="1E616561" w14:textId="7BB3996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197B0F5C" w14:textId="3411CB1B"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r w:rsidRPr="00C232B2">
              <w:rPr>
                <w:rFonts w:cs="Arial"/>
                <w:color w:val="000000"/>
                <w:sz w:val="18"/>
                <w:szCs w:val="18"/>
              </w:rPr>
              <w:t>-an overview of a complex clinical condition</w:t>
            </w:r>
          </w:p>
        </w:tc>
        <w:tc>
          <w:tcPr>
            <w:tcW w:w="974" w:type="pct"/>
            <w:shd w:val="clear" w:color="auto" w:fill="auto"/>
            <w:noWrap/>
          </w:tcPr>
          <w:p w14:paraId="2108FD16" w14:textId="29A9A2DA"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Eur</w:t>
            </w:r>
            <w:proofErr w:type="spellEnd"/>
            <w:r w:rsidRPr="00C232B2">
              <w:rPr>
                <w:rFonts w:cs="Arial"/>
                <w:color w:val="000000"/>
                <w:sz w:val="18"/>
                <w:szCs w:val="18"/>
              </w:rPr>
              <w:t xml:space="preserve"> J </w:t>
            </w:r>
            <w:proofErr w:type="spellStart"/>
            <w:r w:rsidRPr="00C232B2">
              <w:rPr>
                <w:rFonts w:cs="Arial"/>
                <w:color w:val="000000"/>
                <w:sz w:val="18"/>
                <w:szCs w:val="18"/>
              </w:rPr>
              <w:t>Pediatr</w:t>
            </w:r>
            <w:proofErr w:type="spellEnd"/>
            <w:r w:rsidRPr="00C232B2">
              <w:rPr>
                <w:rFonts w:cs="Arial"/>
                <w:color w:val="000000"/>
                <w:sz w:val="18"/>
                <w:szCs w:val="18"/>
              </w:rPr>
              <w:t xml:space="preserve"> 178 (8) 1151-1160 10.1007/s00431-019-03414-8</w:t>
            </w:r>
          </w:p>
        </w:tc>
        <w:tc>
          <w:tcPr>
            <w:tcW w:w="376" w:type="pct"/>
          </w:tcPr>
          <w:p w14:paraId="70E20576" w14:textId="1D61B6C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317F5BCF" w14:textId="77777777" w:rsidTr="002C491B">
        <w:tc>
          <w:tcPr>
            <w:tcW w:w="375" w:type="pct"/>
            <w:shd w:val="clear" w:color="auto" w:fill="auto"/>
            <w:noWrap/>
          </w:tcPr>
          <w:p w14:paraId="3DCEBEDB" w14:textId="6BD9491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F7CA449" w14:textId="09D573D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 A. Hagemann, C. Zhang, H. H. Hansen, T. Jorsal, K. T. G. Rigbolt, M. R. Madsen, N. C. Bergmann, S. M. N. </w:t>
            </w:r>
            <w:proofErr w:type="spellStart"/>
            <w:r w:rsidRPr="00C232B2">
              <w:rPr>
                <w:rFonts w:cs="Arial"/>
                <w:color w:val="000000"/>
                <w:sz w:val="18"/>
                <w:szCs w:val="18"/>
              </w:rPr>
              <w:t>Heimbürger</w:t>
            </w:r>
            <w:proofErr w:type="spellEnd"/>
            <w:r w:rsidRPr="00C232B2">
              <w:rPr>
                <w:rFonts w:cs="Arial"/>
                <w:color w:val="000000"/>
                <w:sz w:val="18"/>
                <w:szCs w:val="18"/>
              </w:rPr>
              <w:t xml:space="preserve">, M. </w:t>
            </w:r>
            <w:proofErr w:type="spellStart"/>
            <w:r w:rsidRPr="00C232B2">
              <w:rPr>
                <w:rFonts w:cs="Arial"/>
                <w:color w:val="000000"/>
                <w:sz w:val="18"/>
                <w:szCs w:val="18"/>
              </w:rPr>
              <w:t>Falkenhahn</w:t>
            </w:r>
            <w:proofErr w:type="spellEnd"/>
            <w:r w:rsidRPr="00C232B2">
              <w:rPr>
                <w:rFonts w:cs="Arial"/>
                <w:color w:val="000000"/>
                <w:sz w:val="18"/>
                <w:szCs w:val="18"/>
              </w:rPr>
              <w:t xml:space="preserve">, S. Theis, K. </w:t>
            </w:r>
            <w:proofErr w:type="spellStart"/>
            <w:r w:rsidRPr="00C232B2">
              <w:rPr>
                <w:rFonts w:cs="Arial"/>
                <w:color w:val="000000"/>
                <w:sz w:val="18"/>
                <w:szCs w:val="18"/>
              </w:rPr>
              <w:t>Breitschopf</w:t>
            </w:r>
            <w:proofErr w:type="spellEnd"/>
            <w:r w:rsidRPr="00C232B2">
              <w:rPr>
                <w:rFonts w:cs="Arial"/>
                <w:color w:val="000000"/>
                <w:sz w:val="18"/>
                <w:szCs w:val="18"/>
              </w:rPr>
              <w:t>, S. Holm, M. A. Hedegaard, M. B. Christensen, T. Vilsbøll, B. Holst, N. Vrang, J. Jelsing and F. K. Knop</w:t>
            </w:r>
          </w:p>
        </w:tc>
        <w:tc>
          <w:tcPr>
            <w:tcW w:w="215" w:type="pct"/>
            <w:shd w:val="clear" w:color="auto" w:fill="auto"/>
            <w:noWrap/>
          </w:tcPr>
          <w:p w14:paraId="2BB75E5C" w14:textId="5CC99E0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34ABC118" w14:textId="3DC1333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Identification and Metabolic Profiling of a Novel Human Gut-derived LEAP2 Fragment</w:t>
            </w:r>
          </w:p>
        </w:tc>
        <w:tc>
          <w:tcPr>
            <w:tcW w:w="974" w:type="pct"/>
            <w:shd w:val="clear" w:color="auto" w:fill="auto"/>
            <w:noWrap/>
          </w:tcPr>
          <w:p w14:paraId="3C1B8F1C" w14:textId="37D76ED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Clin Endocrinol </w:t>
            </w:r>
            <w:proofErr w:type="spellStart"/>
            <w:r w:rsidRPr="00C232B2">
              <w:rPr>
                <w:rFonts w:cs="Arial"/>
                <w:color w:val="000000"/>
                <w:sz w:val="18"/>
                <w:szCs w:val="18"/>
              </w:rPr>
              <w:t>Metab</w:t>
            </w:r>
            <w:proofErr w:type="spellEnd"/>
            <w:r w:rsidRPr="00C232B2">
              <w:rPr>
                <w:rFonts w:cs="Arial"/>
                <w:color w:val="000000"/>
                <w:sz w:val="18"/>
                <w:szCs w:val="18"/>
              </w:rPr>
              <w:t xml:space="preserve"> 106 (2) e966-e981 10.1210/</w:t>
            </w:r>
            <w:proofErr w:type="spellStart"/>
            <w:r w:rsidRPr="00C232B2">
              <w:rPr>
                <w:rFonts w:cs="Arial"/>
                <w:color w:val="000000"/>
                <w:sz w:val="18"/>
                <w:szCs w:val="18"/>
              </w:rPr>
              <w:t>clinem</w:t>
            </w:r>
            <w:proofErr w:type="spellEnd"/>
            <w:r w:rsidRPr="00C232B2">
              <w:rPr>
                <w:rFonts w:cs="Arial"/>
                <w:color w:val="000000"/>
                <w:sz w:val="18"/>
                <w:szCs w:val="18"/>
              </w:rPr>
              <w:t>/dgaa803</w:t>
            </w:r>
          </w:p>
        </w:tc>
        <w:tc>
          <w:tcPr>
            <w:tcW w:w="376" w:type="pct"/>
          </w:tcPr>
          <w:p w14:paraId="084DF367" w14:textId="6233FBD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1AF6204" w14:textId="77777777" w:rsidTr="002C491B">
        <w:tc>
          <w:tcPr>
            <w:tcW w:w="375" w:type="pct"/>
            <w:shd w:val="clear" w:color="auto" w:fill="auto"/>
            <w:noWrap/>
          </w:tcPr>
          <w:p w14:paraId="7DF1E02C" w14:textId="5EC348F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331FF3B" w14:textId="04D28A3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M. Turnes, T. B. Bassani, L. C. Souza and M. Vital</w:t>
            </w:r>
          </w:p>
        </w:tc>
        <w:tc>
          <w:tcPr>
            <w:tcW w:w="215" w:type="pct"/>
            <w:shd w:val="clear" w:color="auto" w:fill="auto"/>
            <w:noWrap/>
          </w:tcPr>
          <w:p w14:paraId="70194F06" w14:textId="1C0E1895"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15F99C28" w14:textId="63D1DE7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Ineffectiveness of </w:t>
            </w:r>
            <w:proofErr w:type="spellStart"/>
            <w:r w:rsidRPr="00C232B2">
              <w:rPr>
                <w:rFonts w:cs="Arial"/>
                <w:color w:val="000000"/>
                <w:sz w:val="18"/>
                <w:szCs w:val="18"/>
              </w:rPr>
              <w:t>saxagliptin</w:t>
            </w:r>
            <w:proofErr w:type="spellEnd"/>
            <w:r w:rsidRPr="00C232B2">
              <w:rPr>
                <w:rFonts w:cs="Arial"/>
                <w:color w:val="000000"/>
                <w:sz w:val="18"/>
                <w:szCs w:val="18"/>
              </w:rPr>
              <w:t xml:space="preserve"> as a neuroprotective drug in 6-OHDA-lesioned rats</w:t>
            </w:r>
          </w:p>
        </w:tc>
        <w:tc>
          <w:tcPr>
            <w:tcW w:w="974" w:type="pct"/>
            <w:shd w:val="clear" w:color="auto" w:fill="auto"/>
            <w:noWrap/>
          </w:tcPr>
          <w:p w14:paraId="23E8717E" w14:textId="0550B9B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Pharm </w:t>
            </w:r>
            <w:proofErr w:type="spellStart"/>
            <w:r w:rsidRPr="00C232B2">
              <w:rPr>
                <w:rFonts w:cs="Arial"/>
                <w:color w:val="000000"/>
                <w:sz w:val="18"/>
                <w:szCs w:val="18"/>
              </w:rPr>
              <w:t>Pharmacol</w:t>
            </w:r>
            <w:proofErr w:type="spellEnd"/>
            <w:r w:rsidRPr="00C232B2">
              <w:rPr>
                <w:rFonts w:cs="Arial"/>
                <w:color w:val="000000"/>
                <w:sz w:val="18"/>
                <w:szCs w:val="18"/>
              </w:rPr>
              <w:t xml:space="preserve"> 70 (8) 1059-1068 10.1111/jphp.12936</w:t>
            </w:r>
          </w:p>
        </w:tc>
        <w:tc>
          <w:tcPr>
            <w:tcW w:w="376" w:type="pct"/>
          </w:tcPr>
          <w:p w14:paraId="2756A2C7" w14:textId="739EFD9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10733E32" w14:textId="77777777" w:rsidTr="002C491B">
        <w:tc>
          <w:tcPr>
            <w:tcW w:w="375" w:type="pct"/>
            <w:shd w:val="clear" w:color="auto" w:fill="auto"/>
            <w:noWrap/>
          </w:tcPr>
          <w:p w14:paraId="0050165D" w14:textId="04F0D78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2</w:t>
            </w:r>
          </w:p>
        </w:tc>
        <w:tc>
          <w:tcPr>
            <w:tcW w:w="1556" w:type="pct"/>
            <w:shd w:val="clear" w:color="auto" w:fill="auto"/>
            <w:noWrap/>
          </w:tcPr>
          <w:p w14:paraId="1B769846" w14:textId="2689252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M. Gregory, G. Kraft, M. F. Scott, D. W. Neal, B. Farmer, M. S. Smith, J. R. Hastings, E</w:t>
            </w:r>
            <w:proofErr w:type="gramStart"/>
            <w:r w:rsidRPr="00C232B2">
              <w:rPr>
                <w:rFonts w:cs="Arial"/>
                <w:color w:val="000000"/>
                <w:sz w:val="18"/>
                <w:szCs w:val="18"/>
              </w:rPr>
              <w:t>. J</w:t>
            </w:r>
            <w:proofErr w:type="gramEnd"/>
            <w:r w:rsidRPr="00C232B2">
              <w:rPr>
                <w:rFonts w:cs="Arial"/>
                <w:color w:val="000000"/>
                <w:sz w:val="18"/>
                <w:szCs w:val="18"/>
              </w:rPr>
              <w:t>. Allen, E. P. Donahue, N. Rivera, J. J. Winnick, D. S. Edgerton, E. Nishimura, C. Fledelius, C. L. Brand and A. D. Cherrington</w:t>
            </w:r>
          </w:p>
        </w:tc>
        <w:tc>
          <w:tcPr>
            <w:tcW w:w="215" w:type="pct"/>
            <w:shd w:val="clear" w:color="auto" w:fill="auto"/>
            <w:noWrap/>
          </w:tcPr>
          <w:p w14:paraId="2FBC6889" w14:textId="7663B54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6A030CFC" w14:textId="6A2DD8F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Insulin Delivery </w:t>
            </w:r>
            <w:proofErr w:type="gramStart"/>
            <w:r w:rsidRPr="00C232B2">
              <w:rPr>
                <w:rFonts w:cs="Arial"/>
                <w:color w:val="000000"/>
                <w:sz w:val="18"/>
                <w:szCs w:val="18"/>
              </w:rPr>
              <w:t>Into</w:t>
            </w:r>
            <w:proofErr w:type="gramEnd"/>
            <w:r w:rsidRPr="00C232B2">
              <w:rPr>
                <w:rFonts w:cs="Arial"/>
                <w:color w:val="000000"/>
                <w:sz w:val="18"/>
                <w:szCs w:val="18"/>
              </w:rPr>
              <w:t xml:space="preserve"> the Peripheral Circulation: A Key Contributor to Hypoglycemia in Type 1 Diabetes</w:t>
            </w:r>
          </w:p>
        </w:tc>
        <w:tc>
          <w:tcPr>
            <w:tcW w:w="974" w:type="pct"/>
            <w:shd w:val="clear" w:color="auto" w:fill="auto"/>
            <w:noWrap/>
          </w:tcPr>
          <w:p w14:paraId="121608C0" w14:textId="7BE8EE2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64 (10) 3439-51 10.2337/db15-0071</w:t>
            </w:r>
          </w:p>
        </w:tc>
        <w:tc>
          <w:tcPr>
            <w:tcW w:w="376" w:type="pct"/>
          </w:tcPr>
          <w:p w14:paraId="725A621F" w14:textId="6F9C22E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8991FCA" w14:textId="77777777" w:rsidTr="002C491B">
        <w:tc>
          <w:tcPr>
            <w:tcW w:w="375" w:type="pct"/>
            <w:shd w:val="clear" w:color="auto" w:fill="auto"/>
            <w:noWrap/>
          </w:tcPr>
          <w:p w14:paraId="3025AC41" w14:textId="3205C62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04DF3E9" w14:textId="2290B58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Y. Wang, X. Zhang, T. Liu, M. Zhong, H. Wan, S. Liu, G. Zhang, G. S. Kassab and S. Hu</w:t>
            </w:r>
          </w:p>
        </w:tc>
        <w:tc>
          <w:tcPr>
            <w:tcW w:w="215" w:type="pct"/>
            <w:shd w:val="clear" w:color="auto" w:fill="auto"/>
            <w:noWrap/>
          </w:tcPr>
          <w:p w14:paraId="3992F142" w14:textId="24915F61"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553E52FB" w14:textId="7804C37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Jejunum-ileum circuit procedure improves glucose metabolism in diabetic rats independent of weight loss</w:t>
            </w:r>
          </w:p>
        </w:tc>
        <w:tc>
          <w:tcPr>
            <w:tcW w:w="974" w:type="pct"/>
            <w:shd w:val="clear" w:color="auto" w:fill="auto"/>
            <w:noWrap/>
          </w:tcPr>
          <w:p w14:paraId="53025780" w14:textId="69CB5AA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Obesity (Silver Spring) 24 (2) 342-51 10.1002/oby.21339</w:t>
            </w:r>
          </w:p>
        </w:tc>
        <w:tc>
          <w:tcPr>
            <w:tcW w:w="376" w:type="pct"/>
          </w:tcPr>
          <w:p w14:paraId="1BE3AE0E" w14:textId="2C6A547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5B56EE61" w14:textId="77777777" w:rsidTr="002C491B">
        <w:tc>
          <w:tcPr>
            <w:tcW w:w="375" w:type="pct"/>
            <w:shd w:val="clear" w:color="auto" w:fill="auto"/>
            <w:noWrap/>
          </w:tcPr>
          <w:p w14:paraId="75652D8B" w14:textId="3962DD1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591314C" w14:textId="20C89C5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 Lopez-Zazueta, O. </w:t>
            </w:r>
            <w:proofErr w:type="spellStart"/>
            <w:r w:rsidRPr="00C232B2">
              <w:rPr>
                <w:rFonts w:cs="Arial"/>
                <w:color w:val="000000"/>
                <w:sz w:val="18"/>
                <w:szCs w:val="18"/>
              </w:rPr>
              <w:t>Stavdahl</w:t>
            </w:r>
            <w:proofErr w:type="spellEnd"/>
            <w:r w:rsidRPr="00C232B2">
              <w:rPr>
                <w:rFonts w:cs="Arial"/>
                <w:color w:val="000000"/>
                <w:sz w:val="18"/>
                <w:szCs w:val="18"/>
              </w:rPr>
              <w:t xml:space="preserve"> and A. L. Fougner</w:t>
            </w:r>
          </w:p>
        </w:tc>
        <w:tc>
          <w:tcPr>
            <w:tcW w:w="215" w:type="pct"/>
            <w:shd w:val="clear" w:color="auto" w:fill="auto"/>
            <w:noWrap/>
          </w:tcPr>
          <w:p w14:paraId="6E1CF790" w14:textId="4B21848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6852500A" w14:textId="5FE6E6B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Low-Order Nonlinear Animal Model of Glucose Dynamics for a </w:t>
            </w:r>
            <w:proofErr w:type="spellStart"/>
            <w:r w:rsidRPr="00C232B2">
              <w:rPr>
                <w:rFonts w:cs="Arial"/>
                <w:color w:val="000000"/>
                <w:sz w:val="18"/>
                <w:szCs w:val="18"/>
              </w:rPr>
              <w:t>Bihormonal</w:t>
            </w:r>
            <w:proofErr w:type="spellEnd"/>
            <w:r w:rsidRPr="00C232B2">
              <w:rPr>
                <w:rFonts w:cs="Arial"/>
                <w:color w:val="000000"/>
                <w:sz w:val="18"/>
                <w:szCs w:val="18"/>
              </w:rPr>
              <w:t xml:space="preserve"> Intraperitoneal Artificial Pancreas</w:t>
            </w:r>
          </w:p>
        </w:tc>
        <w:tc>
          <w:tcPr>
            <w:tcW w:w="974" w:type="pct"/>
            <w:shd w:val="clear" w:color="auto" w:fill="auto"/>
            <w:noWrap/>
          </w:tcPr>
          <w:p w14:paraId="38D56BDF" w14:textId="382EF8D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IEEE Trans Biomed Eng 69 (3) 1273-1280 10.1109/tbme.2021.3125839</w:t>
            </w:r>
          </w:p>
        </w:tc>
        <w:tc>
          <w:tcPr>
            <w:tcW w:w="376" w:type="pct"/>
          </w:tcPr>
          <w:p w14:paraId="6E98147D" w14:textId="6285A7D9"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32C04C54" w14:textId="77777777" w:rsidTr="002C491B">
        <w:tc>
          <w:tcPr>
            <w:tcW w:w="375" w:type="pct"/>
            <w:shd w:val="clear" w:color="auto" w:fill="auto"/>
            <w:noWrap/>
          </w:tcPr>
          <w:p w14:paraId="3103D987" w14:textId="7D0D269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7BBCE528" w14:textId="7C8DA06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 Iwasaki, T. Hamada, I. Chisaki, T. Andou, N. Sano, A. Furuta and N. Amano</w:t>
            </w:r>
          </w:p>
        </w:tc>
        <w:tc>
          <w:tcPr>
            <w:tcW w:w="215" w:type="pct"/>
            <w:shd w:val="clear" w:color="auto" w:fill="auto"/>
            <w:noWrap/>
          </w:tcPr>
          <w:p w14:paraId="18B03CEC" w14:textId="604F88E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3C1DFA48" w14:textId="6642E42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Mechanism-Based Pharmacokinetic/Pharmacodynamic Modeling of the Glucagon-Like Peptide-1 Receptor Agonist Exenatide to Characterize Its </w:t>
            </w:r>
            <w:proofErr w:type="spellStart"/>
            <w:r w:rsidRPr="00C232B2">
              <w:rPr>
                <w:rFonts w:cs="Arial"/>
                <w:color w:val="000000"/>
                <w:sz w:val="18"/>
                <w:szCs w:val="18"/>
              </w:rPr>
              <w:t>Antiobesity</w:t>
            </w:r>
            <w:proofErr w:type="spellEnd"/>
            <w:r w:rsidRPr="00C232B2">
              <w:rPr>
                <w:rFonts w:cs="Arial"/>
                <w:color w:val="000000"/>
                <w:sz w:val="18"/>
                <w:szCs w:val="18"/>
              </w:rPr>
              <w:t xml:space="preserve"> Effects in Diet-Induced Obese Mice</w:t>
            </w:r>
          </w:p>
        </w:tc>
        <w:tc>
          <w:tcPr>
            <w:tcW w:w="974" w:type="pct"/>
            <w:shd w:val="clear" w:color="auto" w:fill="auto"/>
            <w:noWrap/>
          </w:tcPr>
          <w:p w14:paraId="6517801C" w14:textId="2F37596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w:t>
            </w:r>
            <w:proofErr w:type="spellStart"/>
            <w:r w:rsidRPr="00C232B2">
              <w:rPr>
                <w:rFonts w:cs="Arial"/>
                <w:color w:val="000000"/>
                <w:sz w:val="18"/>
                <w:szCs w:val="18"/>
              </w:rPr>
              <w:t>Pharmacol</w:t>
            </w:r>
            <w:proofErr w:type="spellEnd"/>
            <w:r w:rsidRPr="00C232B2">
              <w:rPr>
                <w:rFonts w:cs="Arial"/>
                <w:color w:val="000000"/>
                <w:sz w:val="18"/>
                <w:szCs w:val="18"/>
              </w:rPr>
              <w:t xml:space="preserve"> Exp Ther 362 (3) 441-449 10.1124/jpet.117.242651</w:t>
            </w:r>
          </w:p>
        </w:tc>
        <w:tc>
          <w:tcPr>
            <w:tcW w:w="376" w:type="pct"/>
          </w:tcPr>
          <w:p w14:paraId="519A97D9" w14:textId="59911D78"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39C02E5E" w14:textId="77777777" w:rsidTr="002C491B">
        <w:tc>
          <w:tcPr>
            <w:tcW w:w="375" w:type="pct"/>
            <w:shd w:val="clear" w:color="auto" w:fill="auto"/>
            <w:noWrap/>
          </w:tcPr>
          <w:p w14:paraId="163D0CF5" w14:textId="796E795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F26CFB2" w14:textId="1E32218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Song, L. Wang, L. Wang, X. Guo, Q. He, C. Cui, H. Hu, N. Zang, M. Yang, F. Yan, K. Liang, C. Wang, F. Liu, Y. Sun, Z. Sun, H. Lai, X. Hou and L. Chen</w:t>
            </w:r>
          </w:p>
        </w:tc>
        <w:tc>
          <w:tcPr>
            <w:tcW w:w="215" w:type="pct"/>
            <w:shd w:val="clear" w:color="auto" w:fill="auto"/>
            <w:noWrap/>
          </w:tcPr>
          <w:p w14:paraId="4EFABE73" w14:textId="043C012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04691301" w14:textId="0D04B38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Mesenchymal stromal cells ameliorate mitochondrial dysfunction in α cells and hyperglucagonemia in type 2 diabetes via SIRT1/FoxO3a signaling</w:t>
            </w:r>
          </w:p>
        </w:tc>
        <w:tc>
          <w:tcPr>
            <w:tcW w:w="974" w:type="pct"/>
            <w:shd w:val="clear" w:color="auto" w:fill="auto"/>
            <w:noWrap/>
          </w:tcPr>
          <w:p w14:paraId="4E0ABCF1" w14:textId="0867CF4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Stem Cells </w:t>
            </w:r>
            <w:proofErr w:type="spellStart"/>
            <w:r w:rsidRPr="00C232B2">
              <w:rPr>
                <w:rFonts w:cs="Arial"/>
                <w:color w:val="000000"/>
                <w:sz w:val="18"/>
                <w:szCs w:val="18"/>
              </w:rPr>
              <w:t>Transl</w:t>
            </w:r>
            <w:proofErr w:type="spellEnd"/>
            <w:r w:rsidRPr="00C232B2">
              <w:rPr>
                <w:rFonts w:cs="Arial"/>
                <w:color w:val="000000"/>
                <w:sz w:val="18"/>
                <w:szCs w:val="18"/>
              </w:rPr>
              <w:t xml:space="preserve"> Med 13 (8) 776-790 10.1093/</w:t>
            </w:r>
            <w:proofErr w:type="spellStart"/>
            <w:r w:rsidRPr="00C232B2">
              <w:rPr>
                <w:rFonts w:cs="Arial"/>
                <w:color w:val="000000"/>
                <w:sz w:val="18"/>
                <w:szCs w:val="18"/>
              </w:rPr>
              <w:t>stcltm</w:t>
            </w:r>
            <w:proofErr w:type="spellEnd"/>
            <w:r w:rsidRPr="00C232B2">
              <w:rPr>
                <w:rFonts w:cs="Arial"/>
                <w:color w:val="000000"/>
                <w:sz w:val="18"/>
                <w:szCs w:val="18"/>
              </w:rPr>
              <w:t>/szae038</w:t>
            </w:r>
          </w:p>
        </w:tc>
        <w:tc>
          <w:tcPr>
            <w:tcW w:w="376" w:type="pct"/>
          </w:tcPr>
          <w:p w14:paraId="0CFF5081" w14:textId="25218DA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4FCB71D5" w14:textId="77777777" w:rsidTr="002C491B">
        <w:tc>
          <w:tcPr>
            <w:tcW w:w="375" w:type="pct"/>
            <w:shd w:val="clear" w:color="auto" w:fill="auto"/>
            <w:noWrap/>
          </w:tcPr>
          <w:p w14:paraId="1CBFAD42" w14:textId="1188C2F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0066800B" w14:textId="46AB8F1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R. Rickels, S. N. DuBose, E. Toschi, R. W. Beck, A. S. Verdejo, H. Wolpert, M. J. Cummins, B. Newswanger and M. C. Riddell</w:t>
            </w:r>
          </w:p>
        </w:tc>
        <w:tc>
          <w:tcPr>
            <w:tcW w:w="215" w:type="pct"/>
            <w:shd w:val="clear" w:color="auto" w:fill="auto"/>
            <w:noWrap/>
          </w:tcPr>
          <w:p w14:paraId="774AC8E9" w14:textId="3E9C27CA"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0B0A8537" w14:textId="07AF351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Mini-Dose Glucagon as a Novel Approach to Prevent Exercise-Induced Hypoglycemia in Type 1 Diabetes</w:t>
            </w:r>
          </w:p>
        </w:tc>
        <w:tc>
          <w:tcPr>
            <w:tcW w:w="974" w:type="pct"/>
            <w:shd w:val="clear" w:color="auto" w:fill="auto"/>
            <w:noWrap/>
          </w:tcPr>
          <w:p w14:paraId="2DA54681" w14:textId="6794A2D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Care 41 (9) 1909-1916 10.2337/dc18-0051</w:t>
            </w:r>
          </w:p>
        </w:tc>
        <w:tc>
          <w:tcPr>
            <w:tcW w:w="376" w:type="pct"/>
          </w:tcPr>
          <w:p w14:paraId="388E8D31" w14:textId="39D71FA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769617A" w14:textId="77777777" w:rsidTr="002C491B">
        <w:tc>
          <w:tcPr>
            <w:tcW w:w="375" w:type="pct"/>
            <w:shd w:val="clear" w:color="auto" w:fill="auto"/>
            <w:noWrap/>
          </w:tcPr>
          <w:p w14:paraId="4ADADAD6" w14:textId="4C38437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90A1125" w14:textId="2580DD8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 Piro, I. A. M. </w:t>
            </w:r>
            <w:proofErr w:type="spellStart"/>
            <w:r w:rsidRPr="00C232B2">
              <w:rPr>
                <w:rFonts w:cs="Arial"/>
                <w:color w:val="000000"/>
                <w:sz w:val="18"/>
                <w:szCs w:val="18"/>
              </w:rPr>
              <w:t>Schierz</w:t>
            </w:r>
            <w:proofErr w:type="spellEnd"/>
            <w:r w:rsidRPr="00C232B2">
              <w:rPr>
                <w:rFonts w:cs="Arial"/>
                <w:color w:val="000000"/>
                <w:sz w:val="18"/>
                <w:szCs w:val="18"/>
              </w:rPr>
              <w:t xml:space="preserve">, V. Antona, M. P. Pappalardo, M. </w:t>
            </w:r>
            <w:proofErr w:type="spellStart"/>
            <w:r w:rsidRPr="00C232B2">
              <w:rPr>
                <w:rFonts w:cs="Arial"/>
                <w:color w:val="000000"/>
                <w:sz w:val="18"/>
                <w:szCs w:val="18"/>
              </w:rPr>
              <w:t>Giuffrè</w:t>
            </w:r>
            <w:proofErr w:type="spellEnd"/>
            <w:r w:rsidRPr="00C232B2">
              <w:rPr>
                <w:rFonts w:cs="Arial"/>
                <w:color w:val="000000"/>
                <w:sz w:val="18"/>
                <w:szCs w:val="18"/>
              </w:rPr>
              <w:t>, G. Serra and G. Corsello</w:t>
            </w:r>
          </w:p>
        </w:tc>
        <w:tc>
          <w:tcPr>
            <w:tcW w:w="215" w:type="pct"/>
            <w:shd w:val="clear" w:color="auto" w:fill="auto"/>
            <w:noWrap/>
          </w:tcPr>
          <w:p w14:paraId="22408445" w14:textId="5BBF982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201F1E04" w14:textId="603DD42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Neonatal </w:t>
            </w:r>
            <w:proofErr w:type="spellStart"/>
            <w:r w:rsidRPr="00C232B2">
              <w:rPr>
                <w:rFonts w:cs="Arial"/>
                <w:color w:val="000000"/>
                <w:sz w:val="18"/>
                <w:szCs w:val="18"/>
              </w:rPr>
              <w:t>hyperinsulinemic</w:t>
            </w:r>
            <w:proofErr w:type="spellEnd"/>
            <w:r w:rsidRPr="00C232B2">
              <w:rPr>
                <w:rFonts w:cs="Arial"/>
                <w:color w:val="000000"/>
                <w:sz w:val="18"/>
                <w:szCs w:val="18"/>
              </w:rPr>
              <w:t xml:space="preserve"> hypoglycemia: case report of kabuki syndrome due to a novel KMT2D splicing-site mutation</w:t>
            </w:r>
          </w:p>
        </w:tc>
        <w:tc>
          <w:tcPr>
            <w:tcW w:w="974" w:type="pct"/>
            <w:shd w:val="clear" w:color="auto" w:fill="auto"/>
            <w:noWrap/>
          </w:tcPr>
          <w:p w14:paraId="64CF35D9" w14:textId="3F00EC4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Ital J </w:t>
            </w:r>
            <w:proofErr w:type="spellStart"/>
            <w:r w:rsidRPr="00C232B2">
              <w:rPr>
                <w:rFonts w:cs="Arial"/>
                <w:color w:val="000000"/>
                <w:sz w:val="18"/>
                <w:szCs w:val="18"/>
              </w:rPr>
              <w:t>Pediatr</w:t>
            </w:r>
            <w:proofErr w:type="spellEnd"/>
            <w:r w:rsidRPr="00C232B2">
              <w:rPr>
                <w:rFonts w:cs="Arial"/>
                <w:color w:val="000000"/>
                <w:sz w:val="18"/>
                <w:szCs w:val="18"/>
              </w:rPr>
              <w:t xml:space="preserve"> 46 (1) 136 10.1186/s13052-020-00902-8</w:t>
            </w:r>
          </w:p>
        </w:tc>
        <w:tc>
          <w:tcPr>
            <w:tcW w:w="376" w:type="pct"/>
          </w:tcPr>
          <w:p w14:paraId="7C51C116" w14:textId="024F767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CR</w:t>
            </w:r>
          </w:p>
        </w:tc>
      </w:tr>
      <w:tr w:rsidR="00D4712B" w:rsidRPr="00C232B2" w14:paraId="36506386" w14:textId="77777777" w:rsidTr="002C491B">
        <w:tc>
          <w:tcPr>
            <w:tcW w:w="375" w:type="pct"/>
            <w:shd w:val="clear" w:color="auto" w:fill="auto"/>
            <w:noWrap/>
          </w:tcPr>
          <w:p w14:paraId="50CD6228" w14:textId="21745EC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723B7464" w14:textId="0864674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N. Ramesh, S. Mortazavi and S. </w:t>
            </w:r>
            <w:proofErr w:type="spellStart"/>
            <w:r w:rsidRPr="00C232B2">
              <w:rPr>
                <w:rFonts w:cs="Arial"/>
                <w:color w:val="000000"/>
                <w:sz w:val="18"/>
                <w:szCs w:val="18"/>
              </w:rPr>
              <w:t>Unniappan</w:t>
            </w:r>
            <w:proofErr w:type="spellEnd"/>
          </w:p>
        </w:tc>
        <w:tc>
          <w:tcPr>
            <w:tcW w:w="215" w:type="pct"/>
            <w:shd w:val="clear" w:color="auto" w:fill="auto"/>
            <w:noWrap/>
          </w:tcPr>
          <w:p w14:paraId="6DED14B0" w14:textId="0EDB2C72"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3B3FA796" w14:textId="0944CB7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Nesfatin-1 stimulates cholecystokinin and suppresses peptide YY expression and secretion in mice</w:t>
            </w:r>
          </w:p>
        </w:tc>
        <w:tc>
          <w:tcPr>
            <w:tcW w:w="974" w:type="pct"/>
            <w:shd w:val="clear" w:color="auto" w:fill="auto"/>
            <w:noWrap/>
          </w:tcPr>
          <w:p w14:paraId="140D04E1" w14:textId="2F3F251F"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Biochem</w:t>
            </w:r>
            <w:proofErr w:type="spellEnd"/>
            <w:r w:rsidRPr="00C232B2">
              <w:rPr>
                <w:rFonts w:cs="Arial"/>
                <w:color w:val="000000"/>
                <w:sz w:val="18"/>
                <w:szCs w:val="18"/>
              </w:rPr>
              <w:t xml:space="preserve"> </w:t>
            </w:r>
            <w:proofErr w:type="spellStart"/>
            <w:r w:rsidRPr="00C232B2">
              <w:rPr>
                <w:rFonts w:cs="Arial"/>
                <w:color w:val="000000"/>
                <w:sz w:val="18"/>
                <w:szCs w:val="18"/>
              </w:rPr>
              <w:t>Biophys</w:t>
            </w:r>
            <w:proofErr w:type="spellEnd"/>
            <w:r w:rsidRPr="00C232B2">
              <w:rPr>
                <w:rFonts w:cs="Arial"/>
                <w:color w:val="000000"/>
                <w:sz w:val="18"/>
                <w:szCs w:val="18"/>
              </w:rPr>
              <w:t xml:space="preserve"> Res Commun 472 (1) 201-8 10.1016/j.bbrc.2016.02.095</w:t>
            </w:r>
          </w:p>
        </w:tc>
        <w:tc>
          <w:tcPr>
            <w:tcW w:w="376" w:type="pct"/>
          </w:tcPr>
          <w:p w14:paraId="5280E7FB" w14:textId="2066415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7301946F" w14:textId="77777777" w:rsidTr="002C491B">
        <w:tc>
          <w:tcPr>
            <w:tcW w:w="375" w:type="pct"/>
            <w:shd w:val="clear" w:color="auto" w:fill="auto"/>
            <w:noWrap/>
          </w:tcPr>
          <w:p w14:paraId="4506CF44" w14:textId="247FDE4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14A3766" w14:textId="587EC5E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Y. Xu, M. Van </w:t>
            </w:r>
            <w:proofErr w:type="spellStart"/>
            <w:r w:rsidRPr="00C232B2">
              <w:rPr>
                <w:rFonts w:cs="Arial"/>
                <w:color w:val="000000"/>
                <w:sz w:val="18"/>
                <w:szCs w:val="18"/>
              </w:rPr>
              <w:t>Hul</w:t>
            </w:r>
            <w:proofErr w:type="spellEnd"/>
            <w:r w:rsidRPr="00C232B2">
              <w:rPr>
                <w:rFonts w:cs="Arial"/>
                <w:color w:val="000000"/>
                <w:sz w:val="18"/>
                <w:szCs w:val="18"/>
              </w:rPr>
              <w:t xml:space="preserve">, F. Suriano, V. </w:t>
            </w:r>
            <w:proofErr w:type="spellStart"/>
            <w:r w:rsidRPr="00C232B2">
              <w:rPr>
                <w:rFonts w:cs="Arial"/>
                <w:color w:val="000000"/>
                <w:sz w:val="18"/>
                <w:szCs w:val="18"/>
              </w:rPr>
              <w:t>Préat</w:t>
            </w:r>
            <w:proofErr w:type="spellEnd"/>
            <w:r w:rsidRPr="00C232B2">
              <w:rPr>
                <w:rFonts w:cs="Arial"/>
                <w:color w:val="000000"/>
                <w:sz w:val="18"/>
                <w:szCs w:val="18"/>
              </w:rPr>
              <w:t xml:space="preserve">, P. D. Cani and A. </w:t>
            </w:r>
            <w:proofErr w:type="spellStart"/>
            <w:r w:rsidRPr="00C232B2">
              <w:rPr>
                <w:rFonts w:cs="Arial"/>
                <w:color w:val="000000"/>
                <w:sz w:val="18"/>
                <w:szCs w:val="18"/>
              </w:rPr>
              <w:t>Beloqui</w:t>
            </w:r>
            <w:proofErr w:type="spellEnd"/>
          </w:p>
        </w:tc>
        <w:tc>
          <w:tcPr>
            <w:tcW w:w="215" w:type="pct"/>
            <w:shd w:val="clear" w:color="auto" w:fill="auto"/>
            <w:noWrap/>
          </w:tcPr>
          <w:p w14:paraId="073C19C7" w14:textId="127AD15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27B592FA" w14:textId="0CBCABD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Novel strategy for oral peptide delivery in incretin-based diabetes treatment</w:t>
            </w:r>
          </w:p>
        </w:tc>
        <w:tc>
          <w:tcPr>
            <w:tcW w:w="974" w:type="pct"/>
            <w:shd w:val="clear" w:color="auto" w:fill="auto"/>
            <w:noWrap/>
          </w:tcPr>
          <w:p w14:paraId="7BD456AF" w14:textId="3D19901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Gut 69 (5) 911-919 10.1136/gutjnl-2019-319146</w:t>
            </w:r>
          </w:p>
        </w:tc>
        <w:tc>
          <w:tcPr>
            <w:tcW w:w="376" w:type="pct"/>
          </w:tcPr>
          <w:p w14:paraId="1C0E7DEC" w14:textId="4F384AA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FED8513" w14:textId="77777777" w:rsidTr="002C491B">
        <w:tc>
          <w:tcPr>
            <w:tcW w:w="375" w:type="pct"/>
            <w:shd w:val="clear" w:color="auto" w:fill="auto"/>
            <w:noWrap/>
          </w:tcPr>
          <w:p w14:paraId="1EA84E07" w14:textId="18BA215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9C62501" w14:textId="379DF60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 J. O'Keefe</w:t>
            </w:r>
          </w:p>
        </w:tc>
        <w:tc>
          <w:tcPr>
            <w:tcW w:w="215" w:type="pct"/>
            <w:shd w:val="clear" w:color="auto" w:fill="auto"/>
            <w:noWrap/>
          </w:tcPr>
          <w:p w14:paraId="018675A1" w14:textId="41F421D7"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1E5B41EF" w14:textId="4DC310E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Nutritional Issues in the Short Bowel Syndrome - Total Parenteral Nutrition, Enteral Nutrition and the Role of Transplantation</w:t>
            </w:r>
          </w:p>
        </w:tc>
        <w:tc>
          <w:tcPr>
            <w:tcW w:w="974" w:type="pct"/>
            <w:shd w:val="clear" w:color="auto" w:fill="auto"/>
            <w:noWrap/>
          </w:tcPr>
          <w:p w14:paraId="2DFD3A41" w14:textId="4F6BE83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Nestle </w:t>
            </w:r>
            <w:proofErr w:type="spellStart"/>
            <w:r w:rsidRPr="00C232B2">
              <w:rPr>
                <w:rFonts w:cs="Arial"/>
                <w:color w:val="000000"/>
                <w:sz w:val="18"/>
                <w:szCs w:val="18"/>
              </w:rPr>
              <w:t>Nutr</w:t>
            </w:r>
            <w:proofErr w:type="spellEnd"/>
            <w:r w:rsidRPr="00C232B2">
              <w:rPr>
                <w:rFonts w:cs="Arial"/>
                <w:color w:val="000000"/>
                <w:sz w:val="18"/>
                <w:szCs w:val="18"/>
              </w:rPr>
              <w:t xml:space="preserve"> Inst Workshop Ser 82 (75-90 10.1159/000382005</w:t>
            </w:r>
          </w:p>
        </w:tc>
        <w:tc>
          <w:tcPr>
            <w:tcW w:w="376" w:type="pct"/>
          </w:tcPr>
          <w:p w14:paraId="66B09914" w14:textId="2113564C"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53F8AD9" w14:textId="77777777" w:rsidTr="002C491B">
        <w:tc>
          <w:tcPr>
            <w:tcW w:w="375" w:type="pct"/>
            <w:shd w:val="clear" w:color="auto" w:fill="auto"/>
            <w:noWrap/>
          </w:tcPr>
          <w:p w14:paraId="7616DBCD" w14:textId="79B8B40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5FB46A0" w14:textId="3DDFBB9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A. Agersnap, K. Sonne, K. M. Knudsen, C. B. Knudsen and M. Berner-Hansen</w:t>
            </w:r>
          </w:p>
        </w:tc>
        <w:tc>
          <w:tcPr>
            <w:tcW w:w="215" w:type="pct"/>
            <w:shd w:val="clear" w:color="auto" w:fill="auto"/>
            <w:noWrap/>
          </w:tcPr>
          <w:p w14:paraId="73D14B67" w14:textId="4B2CC00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3F46A21C" w14:textId="0ECF0E5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Pharmacokinetics of </w:t>
            </w:r>
            <w:proofErr w:type="spellStart"/>
            <w:r w:rsidRPr="00C232B2">
              <w:rPr>
                <w:rFonts w:cs="Arial"/>
                <w:color w:val="000000"/>
                <w:sz w:val="18"/>
                <w:szCs w:val="18"/>
              </w:rPr>
              <w:t>Glepaglutide</w:t>
            </w:r>
            <w:proofErr w:type="spellEnd"/>
            <w:r w:rsidRPr="00C232B2">
              <w:rPr>
                <w:rFonts w:cs="Arial"/>
                <w:color w:val="000000"/>
                <w:sz w:val="18"/>
                <w:szCs w:val="18"/>
              </w:rPr>
              <w:t>, A Long-Acting Glucagon-Like Peptide-2 Analogue: A Study in Healthy Subjects</w:t>
            </w:r>
          </w:p>
        </w:tc>
        <w:tc>
          <w:tcPr>
            <w:tcW w:w="974" w:type="pct"/>
            <w:shd w:val="clear" w:color="auto" w:fill="auto"/>
            <w:noWrap/>
          </w:tcPr>
          <w:p w14:paraId="13C5D109" w14:textId="386675A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Clin Drug </w:t>
            </w:r>
            <w:proofErr w:type="spellStart"/>
            <w:r w:rsidRPr="00C232B2">
              <w:rPr>
                <w:rFonts w:cs="Arial"/>
                <w:color w:val="000000"/>
                <w:sz w:val="18"/>
                <w:szCs w:val="18"/>
              </w:rPr>
              <w:t>Investig</w:t>
            </w:r>
            <w:proofErr w:type="spellEnd"/>
            <w:r w:rsidRPr="00C232B2">
              <w:rPr>
                <w:rFonts w:cs="Arial"/>
                <w:color w:val="000000"/>
                <w:sz w:val="18"/>
                <w:szCs w:val="18"/>
              </w:rPr>
              <w:t xml:space="preserve"> 42 (12) 1093-1100 10.1007/s40261-022-01210-1</w:t>
            </w:r>
          </w:p>
        </w:tc>
        <w:tc>
          <w:tcPr>
            <w:tcW w:w="376" w:type="pct"/>
          </w:tcPr>
          <w:p w14:paraId="26F0F6FA" w14:textId="7305EF3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3EB9E65" w14:textId="77777777" w:rsidTr="002C491B">
        <w:tc>
          <w:tcPr>
            <w:tcW w:w="375" w:type="pct"/>
            <w:shd w:val="clear" w:color="auto" w:fill="auto"/>
            <w:noWrap/>
          </w:tcPr>
          <w:p w14:paraId="71BE58E2" w14:textId="4DBD45A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2E64BCD4" w14:textId="7126601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 S. Khan, J. M. Gibson, G. L. Carlson, O. </w:t>
            </w:r>
            <w:proofErr w:type="spellStart"/>
            <w:r w:rsidRPr="00C232B2">
              <w:rPr>
                <w:rFonts w:cs="Arial"/>
                <w:color w:val="000000"/>
                <w:sz w:val="18"/>
                <w:szCs w:val="18"/>
              </w:rPr>
              <w:t>Rooyackers</w:t>
            </w:r>
            <w:proofErr w:type="spellEnd"/>
            <w:r w:rsidRPr="00C232B2">
              <w:rPr>
                <w:rFonts w:cs="Arial"/>
                <w:color w:val="000000"/>
                <w:sz w:val="18"/>
                <w:szCs w:val="18"/>
              </w:rPr>
              <w:t>, J. P. New and M. Soop</w:t>
            </w:r>
          </w:p>
        </w:tc>
        <w:tc>
          <w:tcPr>
            <w:tcW w:w="215" w:type="pct"/>
            <w:shd w:val="clear" w:color="auto" w:fill="auto"/>
            <w:noWrap/>
          </w:tcPr>
          <w:p w14:paraId="69ACEC0D" w14:textId="68419B0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29E8A32A" w14:textId="37E4ACB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Protein kinetics in human </w:t>
            </w:r>
            <w:proofErr w:type="spellStart"/>
            <w:r w:rsidRPr="00C232B2">
              <w:rPr>
                <w:rFonts w:cs="Arial"/>
                <w:color w:val="000000"/>
                <w:sz w:val="18"/>
                <w:szCs w:val="18"/>
              </w:rPr>
              <w:t>endotoxaemia</w:t>
            </w:r>
            <w:proofErr w:type="spellEnd"/>
            <w:r w:rsidRPr="00C232B2">
              <w:rPr>
                <w:rFonts w:cs="Arial"/>
                <w:color w:val="000000"/>
                <w:sz w:val="18"/>
                <w:szCs w:val="18"/>
              </w:rPr>
              <w:t xml:space="preserve"> and their temporal relation to metabolic, endocrine and proinflammatory cytokine responses</w:t>
            </w:r>
          </w:p>
        </w:tc>
        <w:tc>
          <w:tcPr>
            <w:tcW w:w="974" w:type="pct"/>
            <w:shd w:val="clear" w:color="auto" w:fill="auto"/>
            <w:noWrap/>
          </w:tcPr>
          <w:p w14:paraId="5CC84012" w14:textId="5AC2AE2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Br J Surg 102 (7) 767-75 10.1002/bjs.9817</w:t>
            </w:r>
          </w:p>
        </w:tc>
        <w:tc>
          <w:tcPr>
            <w:tcW w:w="376" w:type="pct"/>
          </w:tcPr>
          <w:p w14:paraId="094EED20" w14:textId="019DEF65"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EFC2252" w14:textId="77777777" w:rsidTr="002C491B">
        <w:tc>
          <w:tcPr>
            <w:tcW w:w="375" w:type="pct"/>
            <w:shd w:val="clear" w:color="auto" w:fill="auto"/>
            <w:noWrap/>
          </w:tcPr>
          <w:p w14:paraId="71286440" w14:textId="79A0583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2</w:t>
            </w:r>
          </w:p>
        </w:tc>
        <w:tc>
          <w:tcPr>
            <w:tcW w:w="1556" w:type="pct"/>
            <w:shd w:val="clear" w:color="auto" w:fill="auto"/>
            <w:noWrap/>
          </w:tcPr>
          <w:p w14:paraId="359AEA1B" w14:textId="176664A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 L. </w:t>
            </w:r>
            <w:proofErr w:type="spellStart"/>
            <w:r w:rsidRPr="00C232B2">
              <w:rPr>
                <w:rFonts w:cs="Arial"/>
                <w:color w:val="000000"/>
                <w:sz w:val="18"/>
                <w:szCs w:val="18"/>
              </w:rPr>
              <w:t>Liarakos</w:t>
            </w:r>
            <w:proofErr w:type="spellEnd"/>
            <w:r w:rsidRPr="00C232B2">
              <w:rPr>
                <w:rFonts w:cs="Arial"/>
                <w:color w:val="000000"/>
                <w:sz w:val="18"/>
                <w:szCs w:val="18"/>
              </w:rPr>
              <w:t xml:space="preserve">, P. Tran, M. Keegan, T. Robbins, N. Chaudhuri, N. Murthy, H. </w:t>
            </w:r>
            <w:proofErr w:type="spellStart"/>
            <w:r w:rsidRPr="00C232B2">
              <w:rPr>
                <w:rFonts w:cs="Arial"/>
                <w:color w:val="000000"/>
                <w:sz w:val="18"/>
                <w:szCs w:val="18"/>
              </w:rPr>
              <w:t>Randeva</w:t>
            </w:r>
            <w:proofErr w:type="spellEnd"/>
            <w:r w:rsidRPr="00C232B2">
              <w:rPr>
                <w:rFonts w:cs="Arial"/>
                <w:color w:val="000000"/>
                <w:sz w:val="18"/>
                <w:szCs w:val="18"/>
              </w:rPr>
              <w:t xml:space="preserve"> and N. N. Gholap</w:t>
            </w:r>
          </w:p>
        </w:tc>
        <w:tc>
          <w:tcPr>
            <w:tcW w:w="215" w:type="pct"/>
            <w:shd w:val="clear" w:color="auto" w:fill="auto"/>
            <w:noWrap/>
          </w:tcPr>
          <w:p w14:paraId="1313D538" w14:textId="4E30D0A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7AE77CCA" w14:textId="41C1A36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Real-world evaluation of glucose-lowering therapies and the use of weight-adjusted variable rate intravenous insulin infusion in the management of </w:t>
            </w:r>
            <w:proofErr w:type="spellStart"/>
            <w:r w:rsidRPr="00C232B2">
              <w:rPr>
                <w:rFonts w:cs="Arial"/>
                <w:color w:val="000000"/>
                <w:sz w:val="18"/>
                <w:szCs w:val="18"/>
              </w:rPr>
              <w:t>hyperglycaemia</w:t>
            </w:r>
            <w:proofErr w:type="spellEnd"/>
            <w:r w:rsidRPr="00C232B2">
              <w:rPr>
                <w:rFonts w:cs="Arial"/>
                <w:color w:val="000000"/>
                <w:sz w:val="18"/>
                <w:szCs w:val="18"/>
              </w:rPr>
              <w:t xml:space="preserve"> in patients with acute coronary syndrome (REGULATE-ACS)</w:t>
            </w:r>
          </w:p>
        </w:tc>
        <w:tc>
          <w:tcPr>
            <w:tcW w:w="974" w:type="pct"/>
            <w:shd w:val="clear" w:color="auto" w:fill="auto"/>
            <w:noWrap/>
          </w:tcPr>
          <w:p w14:paraId="1DAB3B1C" w14:textId="3CA5C51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Int J </w:t>
            </w:r>
            <w:proofErr w:type="spellStart"/>
            <w:r w:rsidRPr="00C232B2">
              <w:rPr>
                <w:rFonts w:cs="Arial"/>
                <w:color w:val="000000"/>
                <w:sz w:val="18"/>
                <w:szCs w:val="18"/>
              </w:rPr>
              <w:t>Cardiol</w:t>
            </w:r>
            <w:proofErr w:type="spellEnd"/>
            <w:r w:rsidRPr="00C232B2">
              <w:rPr>
                <w:rFonts w:cs="Arial"/>
                <w:color w:val="000000"/>
                <w:sz w:val="18"/>
                <w:szCs w:val="18"/>
              </w:rPr>
              <w:t xml:space="preserve"> 370 (26-34 10.1016/j.ijcard.2022.10.158</w:t>
            </w:r>
          </w:p>
        </w:tc>
        <w:tc>
          <w:tcPr>
            <w:tcW w:w="376" w:type="pct"/>
          </w:tcPr>
          <w:p w14:paraId="4D076009" w14:textId="4581872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DF18219" w14:textId="77777777" w:rsidTr="002C491B">
        <w:tc>
          <w:tcPr>
            <w:tcW w:w="375" w:type="pct"/>
            <w:shd w:val="clear" w:color="auto" w:fill="auto"/>
            <w:noWrap/>
          </w:tcPr>
          <w:p w14:paraId="19BD7098" w14:textId="3E86B8B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39531AA" w14:textId="5168B7D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 E. Thiessen, J. Gunst and G. Van den Berghe</w:t>
            </w:r>
          </w:p>
        </w:tc>
        <w:tc>
          <w:tcPr>
            <w:tcW w:w="215" w:type="pct"/>
            <w:shd w:val="clear" w:color="auto" w:fill="auto"/>
            <w:noWrap/>
          </w:tcPr>
          <w:p w14:paraId="5D9F144F" w14:textId="3960B261"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3ADAF477" w14:textId="4DA80AD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Role of glucagon in protein catabolism</w:t>
            </w:r>
          </w:p>
        </w:tc>
        <w:tc>
          <w:tcPr>
            <w:tcW w:w="974" w:type="pct"/>
            <w:shd w:val="clear" w:color="auto" w:fill="auto"/>
            <w:noWrap/>
          </w:tcPr>
          <w:p w14:paraId="7CE143EE" w14:textId="42B44DD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Curr </w:t>
            </w:r>
            <w:proofErr w:type="spellStart"/>
            <w:r w:rsidRPr="00C232B2">
              <w:rPr>
                <w:rFonts w:cs="Arial"/>
                <w:color w:val="000000"/>
                <w:sz w:val="18"/>
                <w:szCs w:val="18"/>
              </w:rPr>
              <w:t>Opin</w:t>
            </w:r>
            <w:proofErr w:type="spellEnd"/>
            <w:r w:rsidRPr="00C232B2">
              <w:rPr>
                <w:rFonts w:cs="Arial"/>
                <w:color w:val="000000"/>
                <w:sz w:val="18"/>
                <w:szCs w:val="18"/>
              </w:rPr>
              <w:t xml:space="preserve"> Crit Care 24 (4) 228-234 10.1097/mcc.0000000000000509</w:t>
            </w:r>
          </w:p>
        </w:tc>
        <w:tc>
          <w:tcPr>
            <w:tcW w:w="376" w:type="pct"/>
          </w:tcPr>
          <w:p w14:paraId="68F80555" w14:textId="02FC2F6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74D3C70" w14:textId="77777777" w:rsidTr="002C491B">
        <w:tc>
          <w:tcPr>
            <w:tcW w:w="375" w:type="pct"/>
            <w:shd w:val="clear" w:color="auto" w:fill="auto"/>
            <w:noWrap/>
          </w:tcPr>
          <w:p w14:paraId="0518A1FF" w14:textId="1A1A2CD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D0B6DDC" w14:textId="7937B6E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E. S. Scott, G. R. Fulcher and R. J. Clifton-Bligh</w:t>
            </w:r>
          </w:p>
        </w:tc>
        <w:tc>
          <w:tcPr>
            <w:tcW w:w="215" w:type="pct"/>
            <w:shd w:val="clear" w:color="auto" w:fill="auto"/>
            <w:noWrap/>
          </w:tcPr>
          <w:p w14:paraId="5A824991" w14:textId="6970CAF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534D25CD" w14:textId="2726E96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Sensor-augmented CSII therapy with predictive low-glucose suspend following total pancreatectomy</w:t>
            </w:r>
          </w:p>
        </w:tc>
        <w:tc>
          <w:tcPr>
            <w:tcW w:w="974" w:type="pct"/>
            <w:shd w:val="clear" w:color="auto" w:fill="auto"/>
            <w:noWrap/>
          </w:tcPr>
          <w:p w14:paraId="51B0196A" w14:textId="1AD4EA7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Endocrinol Diabetes </w:t>
            </w:r>
            <w:proofErr w:type="spellStart"/>
            <w:r w:rsidRPr="00C232B2">
              <w:rPr>
                <w:rFonts w:cs="Arial"/>
                <w:color w:val="000000"/>
                <w:sz w:val="18"/>
                <w:szCs w:val="18"/>
              </w:rPr>
              <w:t>Metab</w:t>
            </w:r>
            <w:proofErr w:type="spellEnd"/>
            <w:r w:rsidRPr="00C232B2">
              <w:rPr>
                <w:rFonts w:cs="Arial"/>
                <w:color w:val="000000"/>
                <w:sz w:val="18"/>
                <w:szCs w:val="18"/>
              </w:rPr>
              <w:t xml:space="preserve"> Case Rep 2017 (10.1530/edm-17-0093</w:t>
            </w:r>
          </w:p>
        </w:tc>
        <w:tc>
          <w:tcPr>
            <w:tcW w:w="376" w:type="pct"/>
          </w:tcPr>
          <w:p w14:paraId="6BCBDF95" w14:textId="17F66228"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5C2F2DB" w14:textId="77777777" w:rsidTr="002C491B">
        <w:tc>
          <w:tcPr>
            <w:tcW w:w="375" w:type="pct"/>
            <w:shd w:val="clear" w:color="auto" w:fill="auto"/>
            <w:noWrap/>
          </w:tcPr>
          <w:p w14:paraId="391437FB" w14:textId="7532923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57B460DD" w14:textId="3021404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M. Helsted, L. S. Gasbjerg, T. Vilsbøll, C. K. Nielsen, J. L. Forman, M. B. Christensen and F. K. Knop</w:t>
            </w:r>
          </w:p>
        </w:tc>
        <w:tc>
          <w:tcPr>
            <w:tcW w:w="215" w:type="pct"/>
            <w:shd w:val="clear" w:color="auto" w:fill="auto"/>
            <w:noWrap/>
          </w:tcPr>
          <w:p w14:paraId="3DF4DF78" w14:textId="06AB78B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762DC89F" w14:textId="7B42388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Separate and combined effects of long-term GIP and GLP-1 receptor activation in patients with type 2 diabetes: a structured summary of a study protocol for a double-blind, </w:t>
            </w:r>
            <w:proofErr w:type="spellStart"/>
            <w:r w:rsidRPr="00C232B2">
              <w:rPr>
                <w:rFonts w:cs="Arial"/>
                <w:color w:val="000000"/>
                <w:sz w:val="18"/>
                <w:szCs w:val="18"/>
              </w:rPr>
              <w:t>randomised</w:t>
            </w:r>
            <w:proofErr w:type="spellEnd"/>
            <w:r w:rsidRPr="00C232B2">
              <w:rPr>
                <w:rFonts w:cs="Arial"/>
                <w:color w:val="000000"/>
                <w:sz w:val="18"/>
                <w:szCs w:val="18"/>
              </w:rPr>
              <w:t>, placebo-controlled clinical trial</w:t>
            </w:r>
          </w:p>
        </w:tc>
        <w:tc>
          <w:tcPr>
            <w:tcW w:w="974" w:type="pct"/>
            <w:shd w:val="clear" w:color="auto" w:fill="auto"/>
            <w:noWrap/>
          </w:tcPr>
          <w:p w14:paraId="55766748" w14:textId="367E7FA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BMJ Open 13 (2) e065736 10.1136/bmjopen-2022-065736</w:t>
            </w:r>
          </w:p>
        </w:tc>
        <w:tc>
          <w:tcPr>
            <w:tcW w:w="376" w:type="pct"/>
          </w:tcPr>
          <w:p w14:paraId="3A65282C" w14:textId="0CCB91F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A61CAA5" w14:textId="77777777" w:rsidTr="002C491B">
        <w:tc>
          <w:tcPr>
            <w:tcW w:w="375" w:type="pct"/>
            <w:shd w:val="clear" w:color="auto" w:fill="auto"/>
            <w:noWrap/>
          </w:tcPr>
          <w:p w14:paraId="32EB915A" w14:textId="2DF4454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23402B7" w14:textId="0F13325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L. S. Gasbjerg, M. M. Helsted, B. Hartmann, M. H. Jensen, M. B. N. Gabe, A. H. Sparre-Ulrich, S. Veedfald, S. Stensen, A. R. Lanng, N. C. Bergmann, M. B. Christensen, T. Vilsbøll, J. J. Holst, M. M. Rosenkilde and F. K. Knop</w:t>
            </w:r>
          </w:p>
        </w:tc>
        <w:tc>
          <w:tcPr>
            <w:tcW w:w="215" w:type="pct"/>
            <w:shd w:val="clear" w:color="auto" w:fill="auto"/>
            <w:noWrap/>
          </w:tcPr>
          <w:p w14:paraId="7058D1DD" w14:textId="6E7F73F2"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1A77EBA5" w14:textId="2A8FEF2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Separate and Combined Glucometabolic Effects of Endogenous Glucose-Dependent Insulinotropic Polypeptide and Glucagon-like Peptide 1 in Healthy Individuals</w:t>
            </w:r>
          </w:p>
        </w:tc>
        <w:tc>
          <w:tcPr>
            <w:tcW w:w="974" w:type="pct"/>
            <w:shd w:val="clear" w:color="auto" w:fill="auto"/>
            <w:noWrap/>
          </w:tcPr>
          <w:p w14:paraId="0597E333" w14:textId="6ED71FF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68 (5) 906-917 10.2337/db18-1123</w:t>
            </w:r>
          </w:p>
        </w:tc>
        <w:tc>
          <w:tcPr>
            <w:tcW w:w="376" w:type="pct"/>
          </w:tcPr>
          <w:p w14:paraId="2EF3CF3B" w14:textId="1036A4D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565A505" w14:textId="77777777" w:rsidTr="002C491B">
        <w:tc>
          <w:tcPr>
            <w:tcW w:w="375" w:type="pct"/>
            <w:shd w:val="clear" w:color="auto" w:fill="auto"/>
            <w:noWrap/>
          </w:tcPr>
          <w:p w14:paraId="74A80F54" w14:textId="4DF1E3F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E60FF3A" w14:textId="53C2DB7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Chen, H. Zheng, J. Xu, X. Shi, F. Li and X. Wang</w:t>
            </w:r>
          </w:p>
        </w:tc>
        <w:tc>
          <w:tcPr>
            <w:tcW w:w="215" w:type="pct"/>
            <w:shd w:val="clear" w:color="auto" w:fill="auto"/>
            <w:noWrap/>
          </w:tcPr>
          <w:p w14:paraId="1A2C3BB3" w14:textId="756B07B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2DFAFD99" w14:textId="26134E3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Sustained-release study on Exenatide loaded into mesoporous silica nanoparticles: in vitro characterization and in vivo evaluation</w:t>
            </w:r>
          </w:p>
        </w:tc>
        <w:tc>
          <w:tcPr>
            <w:tcW w:w="974" w:type="pct"/>
            <w:shd w:val="clear" w:color="auto" w:fill="auto"/>
            <w:noWrap/>
          </w:tcPr>
          <w:p w14:paraId="10DF9992" w14:textId="4DABAAD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Daru 25 (1) 20 10.1186/s40199-017-0186-9</w:t>
            </w:r>
          </w:p>
        </w:tc>
        <w:tc>
          <w:tcPr>
            <w:tcW w:w="376" w:type="pct"/>
          </w:tcPr>
          <w:p w14:paraId="6D133859" w14:textId="16D68AA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021EAB27" w14:textId="77777777" w:rsidTr="002C491B">
        <w:tc>
          <w:tcPr>
            <w:tcW w:w="375" w:type="pct"/>
            <w:shd w:val="clear" w:color="auto" w:fill="auto"/>
            <w:noWrap/>
          </w:tcPr>
          <w:p w14:paraId="77787FDD" w14:textId="4DC6737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4CE3353" w14:textId="5148894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 W. Lim, C. L. Levesque, D. F. Vine, M. Muto, J. R. Koepke, P. N. Nation, P. R. </w:t>
            </w:r>
            <w:proofErr w:type="spellStart"/>
            <w:r w:rsidRPr="00C232B2">
              <w:rPr>
                <w:rFonts w:cs="Arial"/>
                <w:color w:val="000000"/>
                <w:sz w:val="18"/>
                <w:szCs w:val="18"/>
              </w:rPr>
              <w:t>Wizzard</w:t>
            </w:r>
            <w:proofErr w:type="spellEnd"/>
            <w:r w:rsidRPr="00C232B2">
              <w:rPr>
                <w:rFonts w:cs="Arial"/>
                <w:color w:val="000000"/>
                <w:sz w:val="18"/>
                <w:szCs w:val="18"/>
              </w:rPr>
              <w:t>, J. Li, D. L. Bigam, P. L. Brubaker, J. M. Turner and P. W. Wales</w:t>
            </w:r>
          </w:p>
        </w:tc>
        <w:tc>
          <w:tcPr>
            <w:tcW w:w="215" w:type="pct"/>
            <w:shd w:val="clear" w:color="auto" w:fill="auto"/>
            <w:noWrap/>
          </w:tcPr>
          <w:p w14:paraId="5593E2AC" w14:textId="66C6411A"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256BD36D" w14:textId="5EBC6F0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Synergy of glucagon-like peptide-2 and epidermal growth factor coadministration on intestinal adaptation in neonatal piglets with short bowel syndrome</w:t>
            </w:r>
          </w:p>
        </w:tc>
        <w:tc>
          <w:tcPr>
            <w:tcW w:w="974" w:type="pct"/>
            <w:shd w:val="clear" w:color="auto" w:fill="auto"/>
            <w:noWrap/>
          </w:tcPr>
          <w:p w14:paraId="349AC880" w14:textId="7DFBCDDB" w:rsidR="00D4712B" w:rsidRPr="00C232B2" w:rsidRDefault="00D4712B" w:rsidP="00D4712B">
            <w:pPr>
              <w:spacing w:line="240" w:lineRule="auto"/>
              <w:jc w:val="left"/>
              <w:rPr>
                <w:rFonts w:cs="Arial"/>
                <w:color w:val="000000"/>
                <w:sz w:val="18"/>
                <w:szCs w:val="18"/>
              </w:rPr>
            </w:pPr>
            <w:proofErr w:type="gramStart"/>
            <w:r w:rsidRPr="00C232B2">
              <w:rPr>
                <w:rFonts w:cs="Arial"/>
                <w:color w:val="000000"/>
                <w:sz w:val="18"/>
                <w:szCs w:val="18"/>
              </w:rPr>
              <w:t>Am</w:t>
            </w:r>
            <w:proofErr w:type="gramEnd"/>
            <w:r w:rsidRPr="00C232B2">
              <w:rPr>
                <w:rFonts w:cs="Arial"/>
                <w:color w:val="000000"/>
                <w:sz w:val="18"/>
                <w:szCs w:val="18"/>
              </w:rPr>
              <w:t xml:space="preserve"> J </w:t>
            </w:r>
            <w:proofErr w:type="spellStart"/>
            <w:r w:rsidRPr="00C232B2">
              <w:rPr>
                <w:rFonts w:cs="Arial"/>
                <w:color w:val="000000"/>
                <w:sz w:val="18"/>
                <w:szCs w:val="18"/>
              </w:rPr>
              <w:t>Physiol</w:t>
            </w:r>
            <w:proofErr w:type="spellEnd"/>
            <w:r w:rsidRPr="00C232B2">
              <w:rPr>
                <w:rFonts w:cs="Arial"/>
                <w:color w:val="000000"/>
                <w:sz w:val="18"/>
                <w:szCs w:val="18"/>
              </w:rPr>
              <w:t xml:space="preserve"> </w:t>
            </w:r>
            <w:proofErr w:type="spellStart"/>
            <w:r w:rsidRPr="00C232B2">
              <w:rPr>
                <w:rFonts w:cs="Arial"/>
                <w:color w:val="000000"/>
                <w:sz w:val="18"/>
                <w:szCs w:val="18"/>
              </w:rPr>
              <w:t>Gastrointest</w:t>
            </w:r>
            <w:proofErr w:type="spellEnd"/>
            <w:r w:rsidRPr="00C232B2">
              <w:rPr>
                <w:rFonts w:cs="Arial"/>
                <w:color w:val="000000"/>
                <w:sz w:val="18"/>
                <w:szCs w:val="18"/>
              </w:rPr>
              <w:t xml:space="preserve"> Liver </w:t>
            </w:r>
            <w:proofErr w:type="spellStart"/>
            <w:r w:rsidRPr="00C232B2">
              <w:rPr>
                <w:rFonts w:cs="Arial"/>
                <w:color w:val="000000"/>
                <w:sz w:val="18"/>
                <w:szCs w:val="18"/>
              </w:rPr>
              <w:t>Physiol</w:t>
            </w:r>
            <w:proofErr w:type="spellEnd"/>
            <w:r w:rsidRPr="00C232B2">
              <w:rPr>
                <w:rFonts w:cs="Arial"/>
                <w:color w:val="000000"/>
                <w:sz w:val="18"/>
                <w:szCs w:val="18"/>
              </w:rPr>
              <w:t xml:space="preserve"> 312 (4) G390-g404 10.1152/ajpgi.00281.2016</w:t>
            </w:r>
          </w:p>
        </w:tc>
        <w:tc>
          <w:tcPr>
            <w:tcW w:w="376" w:type="pct"/>
          </w:tcPr>
          <w:p w14:paraId="310AB06A" w14:textId="0190DE2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2D0B3F38" w14:textId="77777777" w:rsidTr="002C491B">
        <w:tc>
          <w:tcPr>
            <w:tcW w:w="375" w:type="pct"/>
            <w:shd w:val="clear" w:color="auto" w:fill="auto"/>
            <w:noWrap/>
          </w:tcPr>
          <w:p w14:paraId="6D98A612" w14:textId="40154FD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427F582" w14:textId="0CA563C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K. </w:t>
            </w:r>
            <w:proofErr w:type="spellStart"/>
            <w:r w:rsidRPr="00C232B2">
              <w:rPr>
                <w:rFonts w:cs="Arial"/>
                <w:color w:val="000000"/>
                <w:sz w:val="18"/>
                <w:szCs w:val="18"/>
              </w:rPr>
              <w:t>Åm</w:t>
            </w:r>
            <w:proofErr w:type="spellEnd"/>
            <w:r w:rsidRPr="00C232B2">
              <w:rPr>
                <w:rFonts w:cs="Arial"/>
                <w:color w:val="000000"/>
                <w:sz w:val="18"/>
                <w:szCs w:val="18"/>
              </w:rPr>
              <w:t>, I. A. Teigen, M. Riaz, A. L. Fougner, S. C. Christiansen and S. M. Carlsen</w:t>
            </w:r>
          </w:p>
        </w:tc>
        <w:tc>
          <w:tcPr>
            <w:tcW w:w="215" w:type="pct"/>
            <w:shd w:val="clear" w:color="auto" w:fill="auto"/>
            <w:noWrap/>
          </w:tcPr>
          <w:p w14:paraId="5C023519" w14:textId="3FF2376A"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5BBBD4C0" w14:textId="4A44C11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The artificial pancreas: two alternative approaches to achieve a fully closed-loop system with optimal glucose control</w:t>
            </w:r>
          </w:p>
        </w:tc>
        <w:tc>
          <w:tcPr>
            <w:tcW w:w="974" w:type="pct"/>
            <w:shd w:val="clear" w:color="auto" w:fill="auto"/>
            <w:noWrap/>
          </w:tcPr>
          <w:p w14:paraId="4FDDAD54" w14:textId="4AB0523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Endocrinol Invest 47 (3) 513-521 10.1007/s40618-023-02193-2</w:t>
            </w:r>
          </w:p>
        </w:tc>
        <w:tc>
          <w:tcPr>
            <w:tcW w:w="376" w:type="pct"/>
          </w:tcPr>
          <w:p w14:paraId="064F58B8" w14:textId="7A69A7A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3D3B335" w14:textId="77777777" w:rsidTr="002C491B">
        <w:tc>
          <w:tcPr>
            <w:tcW w:w="375" w:type="pct"/>
            <w:shd w:val="clear" w:color="auto" w:fill="auto"/>
            <w:noWrap/>
          </w:tcPr>
          <w:p w14:paraId="23851FE9" w14:textId="694DFC8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525FBF2" w14:textId="6FDE12B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F. G. Grøndahl, J. I. Bagger, M. P. </w:t>
            </w:r>
            <w:proofErr w:type="spellStart"/>
            <w:r w:rsidRPr="00C232B2">
              <w:rPr>
                <w:rFonts w:cs="Arial"/>
                <w:color w:val="000000"/>
                <w:sz w:val="18"/>
                <w:szCs w:val="18"/>
              </w:rPr>
              <w:t>Suppli</w:t>
            </w:r>
            <w:proofErr w:type="spellEnd"/>
            <w:r w:rsidRPr="00C232B2">
              <w:rPr>
                <w:rFonts w:cs="Arial"/>
                <w:color w:val="000000"/>
                <w:sz w:val="18"/>
                <w:szCs w:val="18"/>
              </w:rPr>
              <w:t>, G. Van Hall, N. J. W. Albrechtsen, J. J. Holst, T. Vilsbøll, M. B. Christensen, A. B. Lund and F. K. Knop</w:t>
            </w:r>
          </w:p>
        </w:tc>
        <w:tc>
          <w:tcPr>
            <w:tcW w:w="215" w:type="pct"/>
            <w:shd w:val="clear" w:color="auto" w:fill="auto"/>
            <w:noWrap/>
          </w:tcPr>
          <w:p w14:paraId="5D3F45A2" w14:textId="35802B5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5F5F4612" w14:textId="110B085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The effect of exogenous glucagon on circulating amino acids in individuals with and without type 2 diabetes and obesity</w:t>
            </w:r>
          </w:p>
        </w:tc>
        <w:tc>
          <w:tcPr>
            <w:tcW w:w="974" w:type="pct"/>
            <w:shd w:val="clear" w:color="auto" w:fill="auto"/>
            <w:noWrap/>
          </w:tcPr>
          <w:p w14:paraId="651001CB" w14:textId="6F4AB3E2"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Endocr</w:t>
            </w:r>
            <w:proofErr w:type="spellEnd"/>
            <w:r w:rsidRPr="00C232B2">
              <w:rPr>
                <w:rFonts w:cs="Arial"/>
                <w:color w:val="000000"/>
                <w:sz w:val="18"/>
                <w:szCs w:val="18"/>
              </w:rPr>
              <w:t xml:space="preserve"> Connect 13 (3) 10.1530/ec-23-0516</w:t>
            </w:r>
          </w:p>
        </w:tc>
        <w:tc>
          <w:tcPr>
            <w:tcW w:w="376" w:type="pct"/>
          </w:tcPr>
          <w:p w14:paraId="3221C01C" w14:textId="43523FD9"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F51A37E" w14:textId="77777777" w:rsidTr="002C491B">
        <w:tc>
          <w:tcPr>
            <w:tcW w:w="375" w:type="pct"/>
            <w:shd w:val="clear" w:color="auto" w:fill="auto"/>
            <w:noWrap/>
          </w:tcPr>
          <w:p w14:paraId="7B8EEB91" w14:textId="1FE3E89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34F0086C" w14:textId="055F2D6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M. Reinhart and T. K. Graves</w:t>
            </w:r>
          </w:p>
        </w:tc>
        <w:tc>
          <w:tcPr>
            <w:tcW w:w="215" w:type="pct"/>
            <w:shd w:val="clear" w:color="auto" w:fill="auto"/>
            <w:noWrap/>
          </w:tcPr>
          <w:p w14:paraId="777FDCB1" w14:textId="2F5D402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7F425ABF" w14:textId="2773D8F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The Future of Diabetes Therapies: New Insulins and Insulin Delivery Systems, Glucagon-Like Peptide 1 Analogs, Sodium-Glucose Cotransporter Type 2 Inhibitors, and Beta Cell Replacement Therapy</w:t>
            </w:r>
          </w:p>
        </w:tc>
        <w:tc>
          <w:tcPr>
            <w:tcW w:w="974" w:type="pct"/>
            <w:shd w:val="clear" w:color="auto" w:fill="auto"/>
            <w:noWrap/>
          </w:tcPr>
          <w:p w14:paraId="2FA059AF" w14:textId="225639D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Vet Clin North Am Small Anim </w:t>
            </w:r>
            <w:proofErr w:type="spellStart"/>
            <w:r w:rsidRPr="00C232B2">
              <w:rPr>
                <w:rFonts w:cs="Arial"/>
                <w:color w:val="000000"/>
                <w:sz w:val="18"/>
                <w:szCs w:val="18"/>
              </w:rPr>
              <w:t>Pract</w:t>
            </w:r>
            <w:proofErr w:type="spellEnd"/>
            <w:r w:rsidRPr="00C232B2">
              <w:rPr>
                <w:rFonts w:cs="Arial"/>
                <w:color w:val="000000"/>
                <w:sz w:val="18"/>
                <w:szCs w:val="18"/>
              </w:rPr>
              <w:t xml:space="preserve"> 53 (3) 675-690 10.1016/j.cvsm.2023.01.003</w:t>
            </w:r>
          </w:p>
        </w:tc>
        <w:tc>
          <w:tcPr>
            <w:tcW w:w="376" w:type="pct"/>
          </w:tcPr>
          <w:p w14:paraId="359D51A3" w14:textId="4E16395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16EDEB9" w14:textId="77777777" w:rsidTr="002C491B">
        <w:tc>
          <w:tcPr>
            <w:tcW w:w="375" w:type="pct"/>
            <w:shd w:val="clear" w:color="auto" w:fill="auto"/>
            <w:noWrap/>
          </w:tcPr>
          <w:p w14:paraId="1DA661F7" w14:textId="2A1E5EF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2</w:t>
            </w:r>
          </w:p>
        </w:tc>
        <w:tc>
          <w:tcPr>
            <w:tcW w:w="1556" w:type="pct"/>
            <w:shd w:val="clear" w:color="auto" w:fill="auto"/>
            <w:noWrap/>
          </w:tcPr>
          <w:p w14:paraId="1308F2C9" w14:textId="6A2D0E2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 Min and S. C. Bain</w:t>
            </w:r>
          </w:p>
        </w:tc>
        <w:tc>
          <w:tcPr>
            <w:tcW w:w="215" w:type="pct"/>
            <w:shd w:val="clear" w:color="auto" w:fill="auto"/>
            <w:noWrap/>
          </w:tcPr>
          <w:p w14:paraId="5956C962" w14:textId="5D85D14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71788F90" w14:textId="71B97C9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The Role of </w:t>
            </w:r>
            <w:proofErr w:type="spellStart"/>
            <w:r w:rsidRPr="00C232B2">
              <w:rPr>
                <w:rFonts w:cs="Arial"/>
                <w:color w:val="000000"/>
                <w:sz w:val="18"/>
                <w:szCs w:val="18"/>
              </w:rPr>
              <w:t>Tirzepatide</w:t>
            </w:r>
            <w:proofErr w:type="spellEnd"/>
            <w:r w:rsidRPr="00C232B2">
              <w:rPr>
                <w:rFonts w:cs="Arial"/>
                <w:color w:val="000000"/>
                <w:sz w:val="18"/>
                <w:szCs w:val="18"/>
              </w:rPr>
              <w:t>, Dual GIP and GLP-1 Receptor Agonist, in the Management of Type 2 Diabetes: The SURPASS Clinical Trials</w:t>
            </w:r>
          </w:p>
        </w:tc>
        <w:tc>
          <w:tcPr>
            <w:tcW w:w="974" w:type="pct"/>
            <w:shd w:val="clear" w:color="auto" w:fill="auto"/>
            <w:noWrap/>
          </w:tcPr>
          <w:p w14:paraId="392874C9" w14:textId="73ED556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Diabetes Ther 12 (1) 143-157 10.1007/s13300-020-00981-0</w:t>
            </w:r>
          </w:p>
        </w:tc>
        <w:tc>
          <w:tcPr>
            <w:tcW w:w="376" w:type="pct"/>
          </w:tcPr>
          <w:p w14:paraId="60150508" w14:textId="1A603F8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AF87186" w14:textId="77777777" w:rsidTr="002C491B">
        <w:tc>
          <w:tcPr>
            <w:tcW w:w="375" w:type="pct"/>
            <w:shd w:val="clear" w:color="auto" w:fill="auto"/>
            <w:noWrap/>
          </w:tcPr>
          <w:p w14:paraId="51127285" w14:textId="3F996C8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BC048C9" w14:textId="7BE5117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 A. Shah, H. Mahmud, T. Gallego-Martin, M. J. Jurczak, C. P. O'Donnell and B. J. McVerry</w:t>
            </w:r>
          </w:p>
        </w:tc>
        <w:tc>
          <w:tcPr>
            <w:tcW w:w="215" w:type="pct"/>
            <w:shd w:val="clear" w:color="auto" w:fill="auto"/>
            <w:noWrap/>
          </w:tcPr>
          <w:p w14:paraId="2AB51326" w14:textId="1DDCED2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7FAC6142" w14:textId="3F83F8D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Therapeutic Effects of Endogenous Incretin Hormones and Exogenous Incretin-Based Medications in Sepsis</w:t>
            </w:r>
          </w:p>
        </w:tc>
        <w:tc>
          <w:tcPr>
            <w:tcW w:w="974" w:type="pct"/>
            <w:shd w:val="clear" w:color="auto" w:fill="auto"/>
            <w:noWrap/>
          </w:tcPr>
          <w:p w14:paraId="131C139F" w14:textId="44ED547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Clin Endocrinol </w:t>
            </w:r>
            <w:proofErr w:type="spellStart"/>
            <w:r w:rsidRPr="00C232B2">
              <w:rPr>
                <w:rFonts w:cs="Arial"/>
                <w:color w:val="000000"/>
                <w:sz w:val="18"/>
                <w:szCs w:val="18"/>
              </w:rPr>
              <w:t>Metab</w:t>
            </w:r>
            <w:proofErr w:type="spellEnd"/>
            <w:r w:rsidRPr="00C232B2">
              <w:rPr>
                <w:rFonts w:cs="Arial"/>
                <w:color w:val="000000"/>
                <w:sz w:val="18"/>
                <w:szCs w:val="18"/>
              </w:rPr>
              <w:t xml:space="preserve"> 104 (11) 5274-5284 10.1210/jc.2019-00296</w:t>
            </w:r>
          </w:p>
        </w:tc>
        <w:tc>
          <w:tcPr>
            <w:tcW w:w="376" w:type="pct"/>
          </w:tcPr>
          <w:p w14:paraId="37296AF1" w14:textId="4BE5422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881A5AB" w14:textId="77777777" w:rsidTr="002C491B">
        <w:tc>
          <w:tcPr>
            <w:tcW w:w="375" w:type="pct"/>
            <w:shd w:val="clear" w:color="auto" w:fill="auto"/>
            <w:noWrap/>
          </w:tcPr>
          <w:p w14:paraId="01A68245" w14:textId="11B8B36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BE043F1" w14:textId="75C68BA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Vettoretti</w:t>
            </w:r>
            <w:proofErr w:type="spellEnd"/>
            <w:r w:rsidRPr="00C232B2">
              <w:rPr>
                <w:rFonts w:cs="Arial"/>
                <w:color w:val="000000"/>
                <w:sz w:val="18"/>
                <w:szCs w:val="18"/>
              </w:rPr>
              <w:t xml:space="preserve">, A. </w:t>
            </w:r>
            <w:proofErr w:type="spellStart"/>
            <w:r w:rsidRPr="00C232B2">
              <w:rPr>
                <w:rFonts w:cs="Arial"/>
                <w:color w:val="000000"/>
                <w:sz w:val="18"/>
                <w:szCs w:val="18"/>
              </w:rPr>
              <w:t>Facchinetti</w:t>
            </w:r>
            <w:proofErr w:type="spellEnd"/>
            <w:r w:rsidRPr="00C232B2">
              <w:rPr>
                <w:rFonts w:cs="Arial"/>
                <w:color w:val="000000"/>
                <w:sz w:val="18"/>
                <w:szCs w:val="18"/>
              </w:rPr>
              <w:t>, G. Sparacino and C. Cobelli</w:t>
            </w:r>
          </w:p>
        </w:tc>
        <w:tc>
          <w:tcPr>
            <w:tcW w:w="215" w:type="pct"/>
            <w:shd w:val="clear" w:color="auto" w:fill="auto"/>
            <w:noWrap/>
          </w:tcPr>
          <w:p w14:paraId="159B5B35" w14:textId="5CE8190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0406B96E" w14:textId="4F13E9B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Type-1 Diabetes Patient Decision Simulator for In Silico Testing Safety and Effectiveness of Insulin Treatments</w:t>
            </w:r>
          </w:p>
        </w:tc>
        <w:tc>
          <w:tcPr>
            <w:tcW w:w="974" w:type="pct"/>
            <w:shd w:val="clear" w:color="auto" w:fill="auto"/>
            <w:noWrap/>
          </w:tcPr>
          <w:p w14:paraId="110454C8" w14:textId="49FB089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IEEE Trans Biomed Eng 65 (6) 1281-1290 10.1109/tbme.2017.2746340</w:t>
            </w:r>
          </w:p>
        </w:tc>
        <w:tc>
          <w:tcPr>
            <w:tcW w:w="376" w:type="pct"/>
          </w:tcPr>
          <w:p w14:paraId="6E352963" w14:textId="6F764FF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DS</w:t>
            </w:r>
          </w:p>
        </w:tc>
      </w:tr>
      <w:tr w:rsidR="00D4712B" w:rsidRPr="00C232B2" w14:paraId="36BC9901" w14:textId="77777777" w:rsidTr="002C491B">
        <w:tc>
          <w:tcPr>
            <w:tcW w:w="375" w:type="pct"/>
            <w:shd w:val="clear" w:color="auto" w:fill="auto"/>
            <w:noWrap/>
          </w:tcPr>
          <w:p w14:paraId="68A21475" w14:textId="0318900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2CF7CAC2" w14:textId="6059982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Y. Yao, L. Q. Li, J. X. Ma, P. Xue and Y. K. Li</w:t>
            </w:r>
          </w:p>
        </w:tc>
        <w:tc>
          <w:tcPr>
            <w:tcW w:w="215" w:type="pct"/>
            <w:shd w:val="clear" w:color="auto" w:fill="auto"/>
            <w:noWrap/>
          </w:tcPr>
          <w:p w14:paraId="392A50CA" w14:textId="682E3069"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276A26D5" w14:textId="4F0417B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Use of flash glucose-sensing technology in patients with type 2 diabetes treated with liraglutide combined with CSII: a pilot study</w:t>
            </w:r>
          </w:p>
        </w:tc>
        <w:tc>
          <w:tcPr>
            <w:tcW w:w="974" w:type="pct"/>
            <w:shd w:val="clear" w:color="auto" w:fill="auto"/>
            <w:noWrap/>
          </w:tcPr>
          <w:p w14:paraId="2E607DDD" w14:textId="6B0FA79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Braz J Med Biol Res 53 (1) e8652 10.1590/1414-431x20198652</w:t>
            </w:r>
          </w:p>
        </w:tc>
        <w:tc>
          <w:tcPr>
            <w:tcW w:w="376" w:type="pct"/>
          </w:tcPr>
          <w:p w14:paraId="46C961E0" w14:textId="23EEBED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5D0E9A" w:rsidRPr="00C232B2" w14:paraId="7E8A74E4" w14:textId="77777777" w:rsidTr="002C491B">
        <w:tc>
          <w:tcPr>
            <w:tcW w:w="375" w:type="pct"/>
            <w:shd w:val="clear" w:color="auto" w:fill="auto"/>
            <w:noWrap/>
          </w:tcPr>
          <w:p w14:paraId="1E876EC1" w14:textId="323087B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CB0AF24" w14:textId="0AD3861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P. S. Thornton, D. D. De Leon, S. </w:t>
            </w:r>
            <w:proofErr w:type="spellStart"/>
            <w:r w:rsidRPr="00C232B2">
              <w:rPr>
                <w:rFonts w:cs="Arial"/>
                <w:color w:val="000000"/>
                <w:sz w:val="18"/>
                <w:szCs w:val="18"/>
              </w:rPr>
              <w:t>Empting</w:t>
            </w:r>
            <w:proofErr w:type="spellEnd"/>
            <w:r w:rsidRPr="00C232B2">
              <w:rPr>
                <w:rFonts w:cs="Arial"/>
                <w:color w:val="000000"/>
                <w:sz w:val="18"/>
                <w:szCs w:val="18"/>
              </w:rPr>
              <w:t xml:space="preserve">, D. </w:t>
            </w:r>
            <w:proofErr w:type="spellStart"/>
            <w:r w:rsidRPr="00C232B2">
              <w:rPr>
                <w:rFonts w:cs="Arial"/>
                <w:color w:val="000000"/>
                <w:sz w:val="18"/>
                <w:szCs w:val="18"/>
              </w:rPr>
              <w:t>Zangen</w:t>
            </w:r>
            <w:proofErr w:type="spellEnd"/>
            <w:r w:rsidRPr="00C232B2">
              <w:rPr>
                <w:rFonts w:cs="Arial"/>
                <w:color w:val="000000"/>
                <w:sz w:val="18"/>
                <w:szCs w:val="18"/>
              </w:rPr>
              <w:t>, D. M. Kendall, S. Birch, E. Bøge, J. Ivkovic and I. Banerjee</w:t>
            </w:r>
          </w:p>
        </w:tc>
        <w:tc>
          <w:tcPr>
            <w:tcW w:w="215" w:type="pct"/>
            <w:shd w:val="clear" w:color="auto" w:fill="auto"/>
            <w:noWrap/>
          </w:tcPr>
          <w:p w14:paraId="313BC76E" w14:textId="6FCB2D6A"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5D5E8826" w14:textId="609A234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Dasiglucagon for the Treatment of Congenital Hyperinsulinism: A Randomized Phase 3 Trial in Infants and Children</w:t>
            </w:r>
          </w:p>
        </w:tc>
        <w:tc>
          <w:tcPr>
            <w:tcW w:w="974" w:type="pct"/>
            <w:shd w:val="clear" w:color="auto" w:fill="auto"/>
            <w:noWrap/>
          </w:tcPr>
          <w:p w14:paraId="0E99F4B2" w14:textId="1448710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Clin Endocrinol </w:t>
            </w:r>
            <w:proofErr w:type="spellStart"/>
            <w:r w:rsidRPr="00C232B2">
              <w:rPr>
                <w:rFonts w:cs="Arial"/>
                <w:color w:val="000000"/>
                <w:sz w:val="18"/>
                <w:szCs w:val="18"/>
              </w:rPr>
              <w:t>Metab</w:t>
            </w:r>
            <w:proofErr w:type="spellEnd"/>
            <w:r w:rsidRPr="00C232B2">
              <w:rPr>
                <w:rFonts w:cs="Arial"/>
                <w:color w:val="000000"/>
                <w:sz w:val="18"/>
                <w:szCs w:val="18"/>
              </w:rPr>
              <w:t xml:space="preserve"> 109 (4) 1071-1079 10.1210/</w:t>
            </w:r>
            <w:proofErr w:type="spellStart"/>
            <w:r w:rsidRPr="00C232B2">
              <w:rPr>
                <w:rFonts w:cs="Arial"/>
                <w:color w:val="000000"/>
                <w:sz w:val="18"/>
                <w:szCs w:val="18"/>
              </w:rPr>
              <w:t>clinem</w:t>
            </w:r>
            <w:proofErr w:type="spellEnd"/>
            <w:r w:rsidRPr="00C232B2">
              <w:rPr>
                <w:rFonts w:cs="Arial"/>
                <w:color w:val="000000"/>
                <w:sz w:val="18"/>
                <w:szCs w:val="18"/>
              </w:rPr>
              <w:t>/dgad648</w:t>
            </w:r>
          </w:p>
        </w:tc>
        <w:tc>
          <w:tcPr>
            <w:tcW w:w="376" w:type="pct"/>
          </w:tcPr>
          <w:p w14:paraId="434D10CE" w14:textId="204F1C73"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DP</w:t>
            </w:r>
          </w:p>
        </w:tc>
      </w:tr>
      <w:tr w:rsidR="005D0E9A" w:rsidRPr="00C232B2" w14:paraId="3AE0689B" w14:textId="77777777" w:rsidTr="002C491B">
        <w:tc>
          <w:tcPr>
            <w:tcW w:w="375" w:type="pct"/>
            <w:shd w:val="clear" w:color="auto" w:fill="auto"/>
            <w:noWrap/>
          </w:tcPr>
          <w:p w14:paraId="6068A4C2" w14:textId="31F0DDF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298581AA" w14:textId="007F563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N. Taleb, A. Haidar, V. Messier, V. Gingras, L. Legault and R. Rabasa-</w:t>
            </w:r>
            <w:proofErr w:type="spellStart"/>
            <w:r w:rsidRPr="00C232B2">
              <w:rPr>
                <w:rFonts w:cs="Arial"/>
                <w:color w:val="000000"/>
                <w:sz w:val="18"/>
                <w:szCs w:val="18"/>
              </w:rPr>
              <w:t>Lhoret</w:t>
            </w:r>
            <w:proofErr w:type="spellEnd"/>
          </w:p>
        </w:tc>
        <w:tc>
          <w:tcPr>
            <w:tcW w:w="215" w:type="pct"/>
            <w:shd w:val="clear" w:color="auto" w:fill="auto"/>
            <w:noWrap/>
          </w:tcPr>
          <w:p w14:paraId="01CC32C6" w14:textId="301A885E"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11C48B82" w14:textId="04EE4D9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Glucagon in artificial pancreas systems: Potential benefits and safety profile of future chronic use</w:t>
            </w:r>
          </w:p>
        </w:tc>
        <w:tc>
          <w:tcPr>
            <w:tcW w:w="974" w:type="pct"/>
            <w:shd w:val="clear" w:color="auto" w:fill="auto"/>
            <w:noWrap/>
          </w:tcPr>
          <w:p w14:paraId="3C28A8D6" w14:textId="4522D40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Diabetes </w:t>
            </w:r>
            <w:proofErr w:type="spellStart"/>
            <w:r w:rsidRPr="00C232B2">
              <w:rPr>
                <w:rFonts w:cs="Arial"/>
                <w:color w:val="000000"/>
                <w:sz w:val="18"/>
                <w:szCs w:val="18"/>
              </w:rPr>
              <w:t>Obes</w:t>
            </w:r>
            <w:proofErr w:type="spellEnd"/>
            <w:r w:rsidRPr="00C232B2">
              <w:rPr>
                <w:rFonts w:cs="Arial"/>
                <w:color w:val="000000"/>
                <w:sz w:val="18"/>
                <w:szCs w:val="18"/>
              </w:rPr>
              <w:t xml:space="preserve"> </w:t>
            </w:r>
            <w:proofErr w:type="spellStart"/>
            <w:r w:rsidRPr="00C232B2">
              <w:rPr>
                <w:rFonts w:cs="Arial"/>
                <w:color w:val="000000"/>
                <w:sz w:val="18"/>
                <w:szCs w:val="18"/>
              </w:rPr>
              <w:t>Metab</w:t>
            </w:r>
            <w:proofErr w:type="spellEnd"/>
            <w:r w:rsidRPr="00C232B2">
              <w:rPr>
                <w:rFonts w:cs="Arial"/>
                <w:color w:val="000000"/>
                <w:sz w:val="18"/>
                <w:szCs w:val="18"/>
              </w:rPr>
              <w:t xml:space="preserve"> 19 (1) 13-23 10.1111/dom.12789</w:t>
            </w:r>
          </w:p>
        </w:tc>
        <w:tc>
          <w:tcPr>
            <w:tcW w:w="376" w:type="pct"/>
          </w:tcPr>
          <w:p w14:paraId="7EE1E378" w14:textId="642E28D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2918DE23" w14:textId="77777777" w:rsidTr="002C491B">
        <w:tc>
          <w:tcPr>
            <w:tcW w:w="375" w:type="pct"/>
            <w:shd w:val="clear" w:color="auto" w:fill="auto"/>
            <w:noWrap/>
          </w:tcPr>
          <w:p w14:paraId="1215DAE2" w14:textId="59E28D8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6B7ABABC" w14:textId="635CA625"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U. </w:t>
            </w:r>
            <w:proofErr w:type="spellStart"/>
            <w:r w:rsidRPr="00C232B2">
              <w:rPr>
                <w:rFonts w:cs="Arial"/>
                <w:color w:val="000000"/>
                <w:sz w:val="18"/>
                <w:szCs w:val="18"/>
              </w:rPr>
              <w:t>Hövelmann</w:t>
            </w:r>
            <w:proofErr w:type="spellEnd"/>
            <w:r w:rsidRPr="00C232B2">
              <w:rPr>
                <w:rFonts w:cs="Arial"/>
                <w:color w:val="000000"/>
                <w:sz w:val="18"/>
                <w:szCs w:val="18"/>
              </w:rPr>
              <w:t>, M. B. Olsen, U. Mouritzen, D. Lamers, B. Kronshage and T. Heise</w:t>
            </w:r>
          </w:p>
        </w:tc>
        <w:tc>
          <w:tcPr>
            <w:tcW w:w="215" w:type="pct"/>
            <w:shd w:val="clear" w:color="auto" w:fill="auto"/>
            <w:noWrap/>
          </w:tcPr>
          <w:p w14:paraId="5E5AA5B2" w14:textId="745ED06D"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569390FA" w14:textId="746ED08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Low doses of dasiglucagon consistently increase plasma glucose levels from </w:t>
            </w:r>
            <w:proofErr w:type="spellStart"/>
            <w:r w:rsidRPr="00C232B2">
              <w:rPr>
                <w:rFonts w:cs="Arial"/>
                <w:color w:val="000000"/>
                <w:sz w:val="18"/>
                <w:szCs w:val="18"/>
              </w:rPr>
              <w:t>hypoglycaemia</w:t>
            </w:r>
            <w:proofErr w:type="spellEnd"/>
            <w:r w:rsidRPr="00C232B2">
              <w:rPr>
                <w:rFonts w:cs="Arial"/>
                <w:color w:val="000000"/>
                <w:sz w:val="18"/>
                <w:szCs w:val="18"/>
              </w:rPr>
              <w:t xml:space="preserve"> and </w:t>
            </w:r>
            <w:proofErr w:type="spellStart"/>
            <w:r w:rsidRPr="00C232B2">
              <w:rPr>
                <w:rFonts w:cs="Arial"/>
                <w:color w:val="000000"/>
                <w:sz w:val="18"/>
                <w:szCs w:val="18"/>
              </w:rPr>
              <w:t>euglycaemia</w:t>
            </w:r>
            <w:proofErr w:type="spellEnd"/>
            <w:r w:rsidRPr="00C232B2">
              <w:rPr>
                <w:rFonts w:cs="Arial"/>
                <w:color w:val="000000"/>
                <w:sz w:val="18"/>
                <w:szCs w:val="18"/>
              </w:rPr>
              <w:t xml:space="preserve"> in people with type 1 diabetes mellitus</w:t>
            </w:r>
          </w:p>
        </w:tc>
        <w:tc>
          <w:tcPr>
            <w:tcW w:w="974" w:type="pct"/>
            <w:shd w:val="clear" w:color="auto" w:fill="auto"/>
            <w:noWrap/>
          </w:tcPr>
          <w:p w14:paraId="762DB590" w14:textId="5A425FF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Diabetes </w:t>
            </w:r>
            <w:proofErr w:type="spellStart"/>
            <w:r w:rsidRPr="00C232B2">
              <w:rPr>
                <w:rFonts w:cs="Arial"/>
                <w:color w:val="000000"/>
                <w:sz w:val="18"/>
                <w:szCs w:val="18"/>
              </w:rPr>
              <w:t>Obes</w:t>
            </w:r>
            <w:proofErr w:type="spellEnd"/>
            <w:r w:rsidRPr="00C232B2">
              <w:rPr>
                <w:rFonts w:cs="Arial"/>
                <w:color w:val="000000"/>
                <w:sz w:val="18"/>
                <w:szCs w:val="18"/>
              </w:rPr>
              <w:t xml:space="preserve"> </w:t>
            </w:r>
            <w:proofErr w:type="spellStart"/>
            <w:r w:rsidRPr="00C232B2">
              <w:rPr>
                <w:rFonts w:cs="Arial"/>
                <w:color w:val="000000"/>
                <w:sz w:val="18"/>
                <w:szCs w:val="18"/>
              </w:rPr>
              <w:t>Metab</w:t>
            </w:r>
            <w:proofErr w:type="spellEnd"/>
            <w:r w:rsidRPr="00C232B2">
              <w:rPr>
                <w:rFonts w:cs="Arial"/>
                <w:color w:val="000000"/>
                <w:sz w:val="18"/>
                <w:szCs w:val="18"/>
              </w:rPr>
              <w:t xml:space="preserve"> 21 (3) 601-610 10.1111/dom.13562</w:t>
            </w:r>
          </w:p>
        </w:tc>
        <w:tc>
          <w:tcPr>
            <w:tcW w:w="376" w:type="pct"/>
          </w:tcPr>
          <w:p w14:paraId="529B40FC" w14:textId="3F67BAD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5D0E9A" w:rsidRPr="00C232B2" w14:paraId="2BFF8F56" w14:textId="77777777" w:rsidTr="002C491B">
        <w:tc>
          <w:tcPr>
            <w:tcW w:w="375" w:type="pct"/>
            <w:shd w:val="clear" w:color="auto" w:fill="auto"/>
            <w:noWrap/>
          </w:tcPr>
          <w:p w14:paraId="2605DE14" w14:textId="097730C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4A257AD5" w14:textId="3C97335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L. E. Castellanos, C. A. </w:t>
            </w:r>
            <w:proofErr w:type="spellStart"/>
            <w:r w:rsidRPr="00C232B2">
              <w:rPr>
                <w:rFonts w:cs="Arial"/>
                <w:color w:val="000000"/>
                <w:sz w:val="18"/>
                <w:szCs w:val="18"/>
              </w:rPr>
              <w:t>Balliro</w:t>
            </w:r>
            <w:proofErr w:type="spellEnd"/>
            <w:r w:rsidRPr="00C232B2">
              <w:rPr>
                <w:rFonts w:cs="Arial"/>
                <w:color w:val="000000"/>
                <w:sz w:val="18"/>
                <w:szCs w:val="18"/>
              </w:rPr>
              <w:t xml:space="preserve">, J. S. Sherwood, R. Jafri, M. A. Hillard, E. Greaux, R. </w:t>
            </w:r>
            <w:proofErr w:type="spellStart"/>
            <w:r w:rsidRPr="00C232B2">
              <w:rPr>
                <w:rFonts w:cs="Arial"/>
                <w:color w:val="000000"/>
                <w:sz w:val="18"/>
                <w:szCs w:val="18"/>
              </w:rPr>
              <w:t>Selagamsetty</w:t>
            </w:r>
            <w:proofErr w:type="spellEnd"/>
            <w:r w:rsidRPr="00C232B2">
              <w:rPr>
                <w:rFonts w:cs="Arial"/>
                <w:color w:val="000000"/>
                <w:sz w:val="18"/>
                <w:szCs w:val="18"/>
              </w:rPr>
              <w:t>, H. Zheng, F. H. El-Khatib, E. R. Damiano and S. J. Russell</w:t>
            </w:r>
          </w:p>
        </w:tc>
        <w:tc>
          <w:tcPr>
            <w:tcW w:w="215" w:type="pct"/>
            <w:shd w:val="clear" w:color="auto" w:fill="auto"/>
            <w:noWrap/>
          </w:tcPr>
          <w:p w14:paraId="1AE627DB" w14:textId="0F9A2DF0"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0A93B44F" w14:textId="28E0F7A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Performance of the Insulin-Only </w:t>
            </w:r>
            <w:proofErr w:type="spellStart"/>
            <w:r w:rsidRPr="00C232B2">
              <w:rPr>
                <w:rFonts w:cs="Arial"/>
                <w:color w:val="000000"/>
                <w:sz w:val="18"/>
                <w:szCs w:val="18"/>
              </w:rPr>
              <w:t>iLet</w:t>
            </w:r>
            <w:proofErr w:type="spellEnd"/>
            <w:r w:rsidRPr="00C232B2">
              <w:rPr>
                <w:rFonts w:cs="Arial"/>
                <w:color w:val="000000"/>
                <w:sz w:val="18"/>
                <w:szCs w:val="18"/>
              </w:rPr>
              <w:t xml:space="preserve"> Bionic Pancreas and the </w:t>
            </w:r>
            <w:proofErr w:type="spellStart"/>
            <w:r w:rsidRPr="00C232B2">
              <w:rPr>
                <w:rFonts w:cs="Arial"/>
                <w:color w:val="000000"/>
                <w:sz w:val="18"/>
                <w:szCs w:val="18"/>
              </w:rPr>
              <w:t>Bihormonal</w:t>
            </w:r>
            <w:proofErr w:type="spellEnd"/>
            <w:r w:rsidRPr="00C232B2">
              <w:rPr>
                <w:rFonts w:cs="Arial"/>
                <w:color w:val="000000"/>
                <w:sz w:val="18"/>
                <w:szCs w:val="18"/>
              </w:rPr>
              <w:t xml:space="preserve"> </w:t>
            </w:r>
            <w:proofErr w:type="spellStart"/>
            <w:r w:rsidRPr="00C232B2">
              <w:rPr>
                <w:rFonts w:cs="Arial"/>
                <w:color w:val="000000"/>
                <w:sz w:val="18"/>
                <w:szCs w:val="18"/>
              </w:rPr>
              <w:t>iLet</w:t>
            </w:r>
            <w:proofErr w:type="spellEnd"/>
            <w:r w:rsidRPr="00C232B2">
              <w:rPr>
                <w:rFonts w:cs="Arial"/>
                <w:color w:val="000000"/>
                <w:sz w:val="18"/>
                <w:szCs w:val="18"/>
              </w:rPr>
              <w:t xml:space="preserve"> Using Dasiglucagon in Adults </w:t>
            </w:r>
            <w:proofErr w:type="gramStart"/>
            <w:r w:rsidRPr="00C232B2">
              <w:rPr>
                <w:rFonts w:cs="Arial"/>
                <w:color w:val="000000"/>
                <w:sz w:val="18"/>
                <w:szCs w:val="18"/>
              </w:rPr>
              <w:t>With</w:t>
            </w:r>
            <w:proofErr w:type="gramEnd"/>
            <w:r w:rsidRPr="00C232B2">
              <w:rPr>
                <w:rFonts w:cs="Arial"/>
                <w:color w:val="000000"/>
                <w:sz w:val="18"/>
                <w:szCs w:val="18"/>
              </w:rPr>
              <w:t xml:space="preserve"> Type 1 Diabetes in a Home-Use Setting</w:t>
            </w:r>
          </w:p>
        </w:tc>
        <w:tc>
          <w:tcPr>
            <w:tcW w:w="974" w:type="pct"/>
            <w:shd w:val="clear" w:color="auto" w:fill="auto"/>
            <w:noWrap/>
          </w:tcPr>
          <w:p w14:paraId="5F78F391" w14:textId="598A771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Diabetes Care 44 (6) e118-e120 10.2337/dc20-1086</w:t>
            </w:r>
          </w:p>
        </w:tc>
        <w:tc>
          <w:tcPr>
            <w:tcW w:w="376" w:type="pct"/>
          </w:tcPr>
          <w:p w14:paraId="3E24FCB5" w14:textId="157AA1C3"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DP</w:t>
            </w:r>
          </w:p>
        </w:tc>
      </w:tr>
      <w:tr w:rsidR="005D0E9A" w:rsidRPr="00C232B2" w14:paraId="324170F4" w14:textId="77777777" w:rsidTr="002C491B">
        <w:tc>
          <w:tcPr>
            <w:tcW w:w="375" w:type="pct"/>
            <w:shd w:val="clear" w:color="auto" w:fill="auto"/>
            <w:noWrap/>
          </w:tcPr>
          <w:p w14:paraId="6BDCF874" w14:textId="5ADAFD7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2</w:t>
            </w:r>
          </w:p>
        </w:tc>
        <w:tc>
          <w:tcPr>
            <w:tcW w:w="1556" w:type="pct"/>
            <w:shd w:val="clear" w:color="auto" w:fill="auto"/>
            <w:noWrap/>
          </w:tcPr>
          <w:p w14:paraId="17345B07" w14:textId="1E3B177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U. </w:t>
            </w:r>
            <w:proofErr w:type="spellStart"/>
            <w:r w:rsidRPr="00C232B2">
              <w:rPr>
                <w:rFonts w:cs="Arial"/>
                <w:color w:val="000000"/>
                <w:sz w:val="18"/>
                <w:szCs w:val="18"/>
              </w:rPr>
              <w:t>Hövelmann</w:t>
            </w:r>
            <w:proofErr w:type="spellEnd"/>
            <w:r w:rsidRPr="00C232B2">
              <w:rPr>
                <w:rFonts w:cs="Arial"/>
                <w:color w:val="000000"/>
                <w:sz w:val="18"/>
                <w:szCs w:val="18"/>
              </w:rPr>
              <w:t>, B. V. Bysted, U. Mouritzen, F. Macchi, D. Lamers, B. Kronshage, D. V. Møller and T. Heise</w:t>
            </w:r>
          </w:p>
        </w:tc>
        <w:tc>
          <w:tcPr>
            <w:tcW w:w="215" w:type="pct"/>
            <w:shd w:val="clear" w:color="auto" w:fill="auto"/>
            <w:noWrap/>
          </w:tcPr>
          <w:p w14:paraId="4E94C9C6" w14:textId="5BFF605B"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3D0D8D8B" w14:textId="6F206B2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Pharmacokinetic and Pharmacodynamic Characteristics of Dasiglucagon, a Novel Soluble and Stable Glucagon Analog</w:t>
            </w:r>
          </w:p>
        </w:tc>
        <w:tc>
          <w:tcPr>
            <w:tcW w:w="974" w:type="pct"/>
            <w:shd w:val="clear" w:color="auto" w:fill="auto"/>
            <w:noWrap/>
          </w:tcPr>
          <w:p w14:paraId="4BFBD474" w14:textId="49BADCA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Diabetes Care 41 (3) 531-537 10.2337/dc17-1402</w:t>
            </w:r>
          </w:p>
        </w:tc>
        <w:tc>
          <w:tcPr>
            <w:tcW w:w="376" w:type="pct"/>
          </w:tcPr>
          <w:p w14:paraId="17124082" w14:textId="20AFE2B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Included</w:t>
            </w:r>
          </w:p>
        </w:tc>
      </w:tr>
      <w:tr w:rsidR="00D4712B" w:rsidRPr="00C232B2" w14:paraId="3E0850FD" w14:textId="77777777" w:rsidTr="002C491B">
        <w:tc>
          <w:tcPr>
            <w:tcW w:w="375" w:type="pct"/>
            <w:shd w:val="clear" w:color="auto" w:fill="auto"/>
            <w:noWrap/>
          </w:tcPr>
          <w:p w14:paraId="48B3B77D" w14:textId="64E242D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3193186B" w14:textId="572A548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 Al Shaer, O. Al </w:t>
            </w:r>
            <w:proofErr w:type="spellStart"/>
            <w:r w:rsidRPr="00C232B2">
              <w:rPr>
                <w:rFonts w:cs="Arial"/>
                <w:color w:val="000000"/>
                <w:sz w:val="18"/>
                <w:szCs w:val="18"/>
              </w:rPr>
              <w:t>Musaimi</w:t>
            </w:r>
            <w:proofErr w:type="spellEnd"/>
            <w:r w:rsidRPr="00C232B2">
              <w:rPr>
                <w:rFonts w:cs="Arial"/>
                <w:color w:val="000000"/>
                <w:sz w:val="18"/>
                <w:szCs w:val="18"/>
              </w:rPr>
              <w:t xml:space="preserve">, F. </w:t>
            </w:r>
            <w:proofErr w:type="spellStart"/>
            <w:r w:rsidRPr="00C232B2">
              <w:rPr>
                <w:rFonts w:cs="Arial"/>
                <w:color w:val="000000"/>
                <w:sz w:val="18"/>
                <w:szCs w:val="18"/>
              </w:rPr>
              <w:t>Albericio</w:t>
            </w:r>
            <w:proofErr w:type="spellEnd"/>
            <w:r w:rsidRPr="00C232B2">
              <w:rPr>
                <w:rFonts w:cs="Arial"/>
                <w:color w:val="000000"/>
                <w:sz w:val="18"/>
                <w:szCs w:val="18"/>
              </w:rPr>
              <w:t xml:space="preserve"> and B. G. de la Torre</w:t>
            </w:r>
          </w:p>
        </w:tc>
        <w:tc>
          <w:tcPr>
            <w:tcW w:w="215" w:type="pct"/>
            <w:shd w:val="clear" w:color="auto" w:fill="auto"/>
            <w:noWrap/>
          </w:tcPr>
          <w:p w14:paraId="731C8AD3" w14:textId="0DF9512E"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2906A535" w14:textId="30AC038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2021 FDA TIDES (Peptides and Oligonucleotides) Harvest</w:t>
            </w:r>
          </w:p>
        </w:tc>
        <w:tc>
          <w:tcPr>
            <w:tcW w:w="974" w:type="pct"/>
            <w:shd w:val="clear" w:color="auto" w:fill="auto"/>
            <w:noWrap/>
          </w:tcPr>
          <w:p w14:paraId="7EFCB319" w14:textId="521096F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Pharmaceuticals (Basel) 15 (2) 10.3390/ph15020222</w:t>
            </w:r>
          </w:p>
        </w:tc>
        <w:tc>
          <w:tcPr>
            <w:tcW w:w="376" w:type="pct"/>
          </w:tcPr>
          <w:p w14:paraId="3F6FC5E9" w14:textId="794D901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911FFE9" w14:textId="77777777" w:rsidTr="002C491B">
        <w:tc>
          <w:tcPr>
            <w:tcW w:w="375" w:type="pct"/>
            <w:shd w:val="clear" w:color="auto" w:fill="auto"/>
            <w:noWrap/>
          </w:tcPr>
          <w:p w14:paraId="440C83E0" w14:textId="6B97F11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2F2C07D6" w14:textId="3F0858C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 Lam</w:t>
            </w:r>
          </w:p>
        </w:tc>
        <w:tc>
          <w:tcPr>
            <w:tcW w:w="215" w:type="pct"/>
            <w:shd w:val="clear" w:color="auto" w:fill="auto"/>
            <w:noWrap/>
          </w:tcPr>
          <w:p w14:paraId="47355FF4" w14:textId="3E42429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65AEEADB" w14:textId="0F00E66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American Diabetes Association - 77th Scientific Sessions (June 9-13, 2017 - San Diego, California, USA)</w:t>
            </w:r>
          </w:p>
        </w:tc>
        <w:tc>
          <w:tcPr>
            <w:tcW w:w="974" w:type="pct"/>
            <w:shd w:val="clear" w:color="auto" w:fill="auto"/>
            <w:noWrap/>
          </w:tcPr>
          <w:p w14:paraId="0274BDE3" w14:textId="3093F7E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Drugs Today (</w:t>
            </w:r>
            <w:proofErr w:type="spellStart"/>
            <w:r w:rsidRPr="00C232B2">
              <w:rPr>
                <w:rFonts w:cs="Arial"/>
                <w:color w:val="000000"/>
                <w:sz w:val="18"/>
                <w:szCs w:val="18"/>
              </w:rPr>
              <w:t>Barc</w:t>
            </w:r>
            <w:proofErr w:type="spellEnd"/>
            <w:r w:rsidRPr="00C232B2">
              <w:rPr>
                <w:rFonts w:cs="Arial"/>
                <w:color w:val="000000"/>
                <w:sz w:val="18"/>
                <w:szCs w:val="18"/>
              </w:rPr>
              <w:t>) 53 (7) 405-413 10.1358/dot.2017.53.7.2669148</w:t>
            </w:r>
          </w:p>
        </w:tc>
        <w:tc>
          <w:tcPr>
            <w:tcW w:w="376" w:type="pct"/>
          </w:tcPr>
          <w:p w14:paraId="53A55746" w14:textId="3864A368"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B397CEC" w14:textId="77777777" w:rsidTr="002C491B">
        <w:tc>
          <w:tcPr>
            <w:tcW w:w="375" w:type="pct"/>
            <w:shd w:val="clear" w:color="auto" w:fill="auto"/>
            <w:noWrap/>
          </w:tcPr>
          <w:p w14:paraId="74E24A5B" w14:textId="53FEA20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284B6A10" w14:textId="6A9A984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 H. Ali, H. M. Al-</w:t>
            </w:r>
            <w:proofErr w:type="spellStart"/>
            <w:r w:rsidRPr="00C232B2">
              <w:rPr>
                <w:rFonts w:cs="Arial"/>
                <w:color w:val="000000"/>
                <w:sz w:val="18"/>
                <w:szCs w:val="18"/>
              </w:rPr>
              <w:t>Kuraishy</w:t>
            </w:r>
            <w:proofErr w:type="spellEnd"/>
            <w:r w:rsidRPr="00C232B2">
              <w:rPr>
                <w:rFonts w:cs="Arial"/>
                <w:color w:val="000000"/>
                <w:sz w:val="18"/>
                <w:szCs w:val="18"/>
              </w:rPr>
              <w:t xml:space="preserve">, A. I. Al-Gareeb, N. R. Hadi, A. A. </w:t>
            </w:r>
            <w:proofErr w:type="spellStart"/>
            <w:r w:rsidRPr="00C232B2">
              <w:rPr>
                <w:rFonts w:cs="Arial"/>
                <w:color w:val="000000"/>
                <w:sz w:val="18"/>
                <w:szCs w:val="18"/>
              </w:rPr>
              <w:t>Assiri</w:t>
            </w:r>
            <w:proofErr w:type="spellEnd"/>
            <w:r w:rsidRPr="00C232B2">
              <w:rPr>
                <w:rFonts w:cs="Arial"/>
                <w:color w:val="000000"/>
                <w:sz w:val="18"/>
                <w:szCs w:val="18"/>
              </w:rPr>
              <w:t xml:space="preserve">, M. </w:t>
            </w:r>
            <w:proofErr w:type="spellStart"/>
            <w:r w:rsidRPr="00C232B2">
              <w:rPr>
                <w:rFonts w:cs="Arial"/>
                <w:color w:val="000000"/>
                <w:sz w:val="18"/>
                <w:szCs w:val="18"/>
              </w:rPr>
              <w:t>Alrouji</w:t>
            </w:r>
            <w:proofErr w:type="spellEnd"/>
            <w:r w:rsidRPr="00C232B2">
              <w:rPr>
                <w:rFonts w:cs="Arial"/>
                <w:color w:val="000000"/>
                <w:sz w:val="18"/>
                <w:szCs w:val="18"/>
              </w:rPr>
              <w:t xml:space="preserve">, N. N. Welson, A. Alexiou, M. Papadakis and G. E. </w:t>
            </w:r>
            <w:proofErr w:type="spellStart"/>
            <w:r w:rsidRPr="00C232B2">
              <w:rPr>
                <w:rFonts w:cs="Arial"/>
                <w:color w:val="000000"/>
                <w:sz w:val="18"/>
                <w:szCs w:val="18"/>
              </w:rPr>
              <w:t>Batiha</w:t>
            </w:r>
            <w:proofErr w:type="spellEnd"/>
          </w:p>
        </w:tc>
        <w:tc>
          <w:tcPr>
            <w:tcW w:w="215" w:type="pct"/>
            <w:shd w:val="clear" w:color="auto" w:fill="auto"/>
            <w:noWrap/>
          </w:tcPr>
          <w:p w14:paraId="7030BBF4" w14:textId="47D1667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18A77F2C" w14:textId="4754A85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Hypoglycemia and Alzheimer Disease Risk: The Possible Role of Dasiglucagon</w:t>
            </w:r>
          </w:p>
        </w:tc>
        <w:tc>
          <w:tcPr>
            <w:tcW w:w="974" w:type="pct"/>
            <w:shd w:val="clear" w:color="auto" w:fill="auto"/>
            <w:noWrap/>
          </w:tcPr>
          <w:p w14:paraId="6CC67474" w14:textId="15C9F10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Cell Mol </w:t>
            </w:r>
            <w:proofErr w:type="spellStart"/>
            <w:r w:rsidRPr="00C232B2">
              <w:rPr>
                <w:rFonts w:cs="Arial"/>
                <w:color w:val="000000"/>
                <w:sz w:val="18"/>
                <w:szCs w:val="18"/>
              </w:rPr>
              <w:t>Neurobiol</w:t>
            </w:r>
            <w:proofErr w:type="spellEnd"/>
            <w:r w:rsidRPr="00C232B2">
              <w:rPr>
                <w:rFonts w:cs="Arial"/>
                <w:color w:val="000000"/>
                <w:sz w:val="18"/>
                <w:szCs w:val="18"/>
              </w:rPr>
              <w:t xml:space="preserve"> 44 (1) 55 10.1007/s10571-024-01489-y</w:t>
            </w:r>
          </w:p>
        </w:tc>
        <w:tc>
          <w:tcPr>
            <w:tcW w:w="376" w:type="pct"/>
          </w:tcPr>
          <w:p w14:paraId="146E6C32" w14:textId="5A2BF78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AEE2173" w14:textId="77777777" w:rsidTr="002C491B">
        <w:tc>
          <w:tcPr>
            <w:tcW w:w="375" w:type="pct"/>
            <w:shd w:val="clear" w:color="auto" w:fill="auto"/>
            <w:noWrap/>
          </w:tcPr>
          <w:p w14:paraId="6C5EADBC" w14:textId="0ACE34C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073BF41F" w14:textId="23CBDF4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Roeper, H. Hoermann, S. Kummer and T. Meissner</w:t>
            </w:r>
          </w:p>
        </w:tc>
        <w:tc>
          <w:tcPr>
            <w:tcW w:w="215" w:type="pct"/>
            <w:shd w:val="clear" w:color="auto" w:fill="auto"/>
            <w:noWrap/>
          </w:tcPr>
          <w:p w14:paraId="2210EF41" w14:textId="5F40B17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7EB7479B" w14:textId="4FE49E1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Neonatal hypoglycemia: lack of evidence for a safe management</w:t>
            </w:r>
          </w:p>
        </w:tc>
        <w:tc>
          <w:tcPr>
            <w:tcW w:w="974" w:type="pct"/>
            <w:shd w:val="clear" w:color="auto" w:fill="auto"/>
            <w:noWrap/>
          </w:tcPr>
          <w:p w14:paraId="584311F3" w14:textId="1092726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Front Endocrinol (Lausanne) 14 (1179102 10.3389/fendo.2023.1179102</w:t>
            </w:r>
          </w:p>
        </w:tc>
        <w:tc>
          <w:tcPr>
            <w:tcW w:w="376" w:type="pct"/>
          </w:tcPr>
          <w:p w14:paraId="20146EDF" w14:textId="3B9D2AC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7C9CB9C8" w14:textId="77777777" w:rsidTr="002C491B">
        <w:tc>
          <w:tcPr>
            <w:tcW w:w="375" w:type="pct"/>
            <w:shd w:val="clear" w:color="auto" w:fill="auto"/>
            <w:noWrap/>
          </w:tcPr>
          <w:p w14:paraId="0256F53C" w14:textId="3D9959A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3</w:t>
            </w:r>
          </w:p>
        </w:tc>
        <w:tc>
          <w:tcPr>
            <w:tcW w:w="1556" w:type="pct"/>
            <w:shd w:val="clear" w:color="auto" w:fill="auto"/>
            <w:noWrap/>
          </w:tcPr>
          <w:p w14:paraId="5D0A9F64" w14:textId="3F125EA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P. Hawkes, D. D. De Leon and M. R. Rickels</w:t>
            </w:r>
          </w:p>
        </w:tc>
        <w:tc>
          <w:tcPr>
            <w:tcW w:w="215" w:type="pct"/>
            <w:shd w:val="clear" w:color="auto" w:fill="auto"/>
            <w:noWrap/>
          </w:tcPr>
          <w:p w14:paraId="7B9199B1" w14:textId="3EC6CCFE"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1BC20E65" w14:textId="6BB3045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Novel Preparations of Glucagon for the Prevention and Treatment of Hypoglycemia</w:t>
            </w:r>
          </w:p>
        </w:tc>
        <w:tc>
          <w:tcPr>
            <w:tcW w:w="974" w:type="pct"/>
            <w:shd w:val="clear" w:color="auto" w:fill="auto"/>
            <w:noWrap/>
          </w:tcPr>
          <w:p w14:paraId="7EAEEC2A" w14:textId="4DB95B4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Curr Diab Rep 19 (10) 97 10.1007/s11892-019-1216-4</w:t>
            </w:r>
          </w:p>
        </w:tc>
        <w:tc>
          <w:tcPr>
            <w:tcW w:w="376" w:type="pct"/>
          </w:tcPr>
          <w:p w14:paraId="17A6FF4C" w14:textId="68603C64"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B752FF" w:rsidRPr="00C232B2" w14:paraId="70E619A6" w14:textId="77777777" w:rsidTr="002C491B">
        <w:tc>
          <w:tcPr>
            <w:tcW w:w="375" w:type="pct"/>
            <w:shd w:val="clear" w:color="auto" w:fill="auto"/>
            <w:noWrap/>
          </w:tcPr>
          <w:p w14:paraId="6A449CF3" w14:textId="4536E7A1"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654602B2" w14:textId="6660F762"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S. </w:t>
            </w:r>
            <w:proofErr w:type="spellStart"/>
            <w:r w:rsidRPr="00C232B2">
              <w:rPr>
                <w:rFonts w:cs="Arial"/>
                <w:color w:val="000000"/>
                <w:sz w:val="18"/>
                <w:szCs w:val="18"/>
              </w:rPr>
              <w:t>Dholariya</w:t>
            </w:r>
            <w:proofErr w:type="spellEnd"/>
            <w:r w:rsidRPr="00C232B2">
              <w:rPr>
                <w:rFonts w:cs="Arial"/>
                <w:color w:val="000000"/>
                <w:sz w:val="18"/>
                <w:szCs w:val="18"/>
              </w:rPr>
              <w:t xml:space="preserve">, D. </w:t>
            </w:r>
            <w:proofErr w:type="spellStart"/>
            <w:r w:rsidRPr="00C232B2">
              <w:rPr>
                <w:rFonts w:cs="Arial"/>
                <w:color w:val="000000"/>
                <w:sz w:val="18"/>
                <w:szCs w:val="18"/>
              </w:rPr>
              <w:t>Parchwani</w:t>
            </w:r>
            <w:proofErr w:type="spellEnd"/>
            <w:r w:rsidRPr="00C232B2">
              <w:rPr>
                <w:rFonts w:cs="Arial"/>
                <w:color w:val="000000"/>
                <w:sz w:val="18"/>
                <w:szCs w:val="18"/>
              </w:rPr>
              <w:t>, S. Dutta and R. Singh</w:t>
            </w:r>
          </w:p>
        </w:tc>
        <w:tc>
          <w:tcPr>
            <w:tcW w:w="215" w:type="pct"/>
            <w:shd w:val="clear" w:color="auto" w:fill="auto"/>
            <w:noWrap/>
          </w:tcPr>
          <w:p w14:paraId="49E2607F" w14:textId="30FF5A05"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0C9CCF51" w14:textId="4F2D4F7A"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Clinical efficacy and safety of dasiglucagon in severe hypoglycemia associated with patients of type 1 diabetes mellitus: a systematic review and meta-analysis</w:t>
            </w:r>
          </w:p>
        </w:tc>
        <w:tc>
          <w:tcPr>
            <w:tcW w:w="974" w:type="pct"/>
            <w:shd w:val="clear" w:color="auto" w:fill="auto"/>
            <w:noWrap/>
          </w:tcPr>
          <w:p w14:paraId="76CA0E78" w14:textId="184ED71C"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Expert Rev Clin </w:t>
            </w:r>
            <w:proofErr w:type="spellStart"/>
            <w:r w:rsidRPr="00C232B2">
              <w:rPr>
                <w:rFonts w:cs="Arial"/>
                <w:color w:val="000000"/>
                <w:sz w:val="18"/>
                <w:szCs w:val="18"/>
              </w:rPr>
              <w:t>Pharmacol</w:t>
            </w:r>
            <w:proofErr w:type="spellEnd"/>
            <w:r w:rsidRPr="00C232B2">
              <w:rPr>
                <w:rFonts w:cs="Arial"/>
                <w:color w:val="000000"/>
                <w:sz w:val="18"/>
                <w:szCs w:val="18"/>
              </w:rPr>
              <w:t xml:space="preserve"> 16 (1) 61-71 10.1080/17512433.2023.2138343</w:t>
            </w:r>
          </w:p>
        </w:tc>
        <w:tc>
          <w:tcPr>
            <w:tcW w:w="376" w:type="pct"/>
          </w:tcPr>
          <w:p w14:paraId="409A0CB4" w14:textId="14FACEC8"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Included</w:t>
            </w:r>
          </w:p>
        </w:tc>
      </w:tr>
      <w:tr w:rsidR="00B752FF" w:rsidRPr="00C232B2" w14:paraId="55A5ED03" w14:textId="77777777" w:rsidTr="002C491B">
        <w:tc>
          <w:tcPr>
            <w:tcW w:w="375" w:type="pct"/>
            <w:shd w:val="clear" w:color="auto" w:fill="auto"/>
            <w:noWrap/>
          </w:tcPr>
          <w:p w14:paraId="03B2E4BB" w14:textId="239F1435"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00FD7C2E" w14:textId="28D6F039"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1791A490" w14:textId="58CA92AC"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2006</w:t>
            </w:r>
          </w:p>
        </w:tc>
        <w:tc>
          <w:tcPr>
            <w:tcW w:w="1504" w:type="pct"/>
            <w:shd w:val="clear" w:color="auto" w:fill="auto"/>
          </w:tcPr>
          <w:p w14:paraId="4962F677" w14:textId="6E69B3C3"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Dasiglucagon</w:t>
            </w:r>
          </w:p>
        </w:tc>
        <w:tc>
          <w:tcPr>
            <w:tcW w:w="974" w:type="pct"/>
            <w:shd w:val="clear" w:color="auto" w:fill="auto"/>
            <w:noWrap/>
          </w:tcPr>
          <w:p w14:paraId="74960383" w14:textId="68223387"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National Institute of Child Health and Human Development </w:t>
            </w:r>
          </w:p>
        </w:tc>
        <w:tc>
          <w:tcPr>
            <w:tcW w:w="376" w:type="pct"/>
          </w:tcPr>
          <w:p w14:paraId="3A11BDAA" w14:textId="588F4C22" w:rsidR="00B752FF" w:rsidRPr="00C232B2" w:rsidRDefault="00047D65" w:rsidP="00B752FF">
            <w:pPr>
              <w:spacing w:line="240" w:lineRule="auto"/>
              <w:jc w:val="left"/>
              <w:rPr>
                <w:rFonts w:cs="Arial"/>
                <w:color w:val="000000"/>
                <w:sz w:val="18"/>
                <w:szCs w:val="18"/>
              </w:rPr>
            </w:pPr>
            <w:r w:rsidRPr="00C232B2">
              <w:rPr>
                <w:rFonts w:cs="Arial"/>
                <w:color w:val="000000"/>
                <w:sz w:val="18"/>
                <w:szCs w:val="18"/>
              </w:rPr>
              <w:t>Excluded: NR</w:t>
            </w:r>
          </w:p>
        </w:tc>
      </w:tr>
      <w:tr w:rsidR="00B752FF" w:rsidRPr="00C232B2" w14:paraId="1BD777BD" w14:textId="77777777" w:rsidTr="002C491B">
        <w:tc>
          <w:tcPr>
            <w:tcW w:w="375" w:type="pct"/>
            <w:shd w:val="clear" w:color="auto" w:fill="auto"/>
            <w:noWrap/>
          </w:tcPr>
          <w:p w14:paraId="369D6C35" w14:textId="031FAD45"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504D01C6" w14:textId="7146E0C4"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3549DE93" w14:textId="4729C1F5"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6DEC787A" w14:textId="28029D10"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Dasiglucagon (</w:t>
            </w:r>
            <w:proofErr w:type="spellStart"/>
            <w:r w:rsidRPr="00C232B2">
              <w:rPr>
                <w:rFonts w:cs="Arial"/>
                <w:color w:val="000000"/>
                <w:sz w:val="18"/>
                <w:szCs w:val="18"/>
              </w:rPr>
              <w:t>Zegalogue</w:t>
            </w:r>
            <w:proofErr w:type="spellEnd"/>
            <w:r w:rsidRPr="00C232B2">
              <w:rPr>
                <w:rFonts w:cs="Arial"/>
                <w:color w:val="000000"/>
                <w:sz w:val="18"/>
                <w:szCs w:val="18"/>
              </w:rPr>
              <w:t>) for severe hypoglycemia</w:t>
            </w:r>
          </w:p>
        </w:tc>
        <w:tc>
          <w:tcPr>
            <w:tcW w:w="974" w:type="pct"/>
            <w:shd w:val="clear" w:color="auto" w:fill="auto"/>
            <w:noWrap/>
          </w:tcPr>
          <w:p w14:paraId="23D6E0AD" w14:textId="0750261D"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Med Lett Drugs Ther 63 (1631) 132-134 </w:t>
            </w:r>
          </w:p>
        </w:tc>
        <w:tc>
          <w:tcPr>
            <w:tcW w:w="376" w:type="pct"/>
          </w:tcPr>
          <w:p w14:paraId="0576062C" w14:textId="3862F53D" w:rsidR="00B752FF" w:rsidRPr="00C232B2" w:rsidRDefault="00047D65" w:rsidP="00B752FF">
            <w:pPr>
              <w:spacing w:line="240" w:lineRule="auto"/>
              <w:jc w:val="left"/>
              <w:rPr>
                <w:rFonts w:cs="Arial"/>
                <w:color w:val="000000"/>
                <w:sz w:val="18"/>
                <w:szCs w:val="18"/>
              </w:rPr>
            </w:pPr>
            <w:r w:rsidRPr="00C232B2">
              <w:rPr>
                <w:rFonts w:cs="Arial"/>
                <w:color w:val="000000"/>
                <w:sz w:val="18"/>
                <w:szCs w:val="18"/>
              </w:rPr>
              <w:t>Excluded: GR</w:t>
            </w:r>
          </w:p>
        </w:tc>
      </w:tr>
      <w:tr w:rsidR="00B752FF" w:rsidRPr="00C232B2" w14:paraId="0DFFC951" w14:textId="77777777" w:rsidTr="002C491B">
        <w:tc>
          <w:tcPr>
            <w:tcW w:w="375" w:type="pct"/>
            <w:shd w:val="clear" w:color="auto" w:fill="auto"/>
            <w:noWrap/>
          </w:tcPr>
          <w:p w14:paraId="09BE0DB6" w14:textId="28D2DBF6"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5B20A481" w14:textId="3C4D3366"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 Maji, R. R. Mohanty and R. Maiti</w:t>
            </w:r>
          </w:p>
        </w:tc>
        <w:tc>
          <w:tcPr>
            <w:tcW w:w="215" w:type="pct"/>
            <w:shd w:val="clear" w:color="auto" w:fill="auto"/>
            <w:noWrap/>
          </w:tcPr>
          <w:p w14:paraId="0E53DB35" w14:textId="78B9B162"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420D3AC6" w14:textId="06D6FAEF"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Dasiglucagon for the Treatment of Insulin-induced Hypoglycemia in Patients with Type 1 Diabetes Mellitus: A Meta-analysis</w:t>
            </w:r>
          </w:p>
        </w:tc>
        <w:tc>
          <w:tcPr>
            <w:tcW w:w="974" w:type="pct"/>
            <w:shd w:val="clear" w:color="auto" w:fill="auto"/>
            <w:noWrap/>
          </w:tcPr>
          <w:p w14:paraId="10949274" w14:textId="00655FE5"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Balkan Med J 40 (6) 400-408 10.4274/balkanmedj.galenos.2023.2023-7-84</w:t>
            </w:r>
          </w:p>
        </w:tc>
        <w:tc>
          <w:tcPr>
            <w:tcW w:w="376" w:type="pct"/>
          </w:tcPr>
          <w:p w14:paraId="2EC31B6C" w14:textId="5893E87B"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Included</w:t>
            </w:r>
          </w:p>
        </w:tc>
      </w:tr>
      <w:tr w:rsidR="00B752FF" w:rsidRPr="00C232B2" w14:paraId="53C97708" w14:textId="77777777" w:rsidTr="002C491B">
        <w:tc>
          <w:tcPr>
            <w:tcW w:w="375" w:type="pct"/>
            <w:shd w:val="clear" w:color="auto" w:fill="auto"/>
            <w:noWrap/>
          </w:tcPr>
          <w:p w14:paraId="6C95451D" w14:textId="4C1C8917"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35895FB3" w14:textId="7DC41A55"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A. L. Goodhart</w:t>
            </w:r>
          </w:p>
        </w:tc>
        <w:tc>
          <w:tcPr>
            <w:tcW w:w="215" w:type="pct"/>
            <w:shd w:val="clear" w:color="auto" w:fill="auto"/>
            <w:noWrap/>
          </w:tcPr>
          <w:p w14:paraId="72291ABC" w14:textId="67333B71"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2DF38DCB" w14:textId="337C54F7"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Dasiglucagon: A Novel Ready-to-Use Treatment for Severe Hypoglycemia</w:t>
            </w:r>
          </w:p>
        </w:tc>
        <w:tc>
          <w:tcPr>
            <w:tcW w:w="974" w:type="pct"/>
            <w:shd w:val="clear" w:color="auto" w:fill="auto"/>
            <w:noWrap/>
          </w:tcPr>
          <w:p w14:paraId="73936302" w14:textId="43D44552"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Ann </w:t>
            </w:r>
            <w:proofErr w:type="spellStart"/>
            <w:r w:rsidRPr="00C232B2">
              <w:rPr>
                <w:rFonts w:cs="Arial"/>
                <w:color w:val="000000"/>
                <w:sz w:val="18"/>
                <w:szCs w:val="18"/>
              </w:rPr>
              <w:t>Pharmacother</w:t>
            </w:r>
            <w:proofErr w:type="spellEnd"/>
            <w:r w:rsidRPr="00C232B2">
              <w:rPr>
                <w:rFonts w:cs="Arial"/>
                <w:color w:val="000000"/>
                <w:sz w:val="18"/>
                <w:szCs w:val="18"/>
              </w:rPr>
              <w:t xml:space="preserve"> 57 (3) 300-305 10.1177/10600280221108425</w:t>
            </w:r>
          </w:p>
        </w:tc>
        <w:tc>
          <w:tcPr>
            <w:tcW w:w="376" w:type="pct"/>
          </w:tcPr>
          <w:p w14:paraId="784A41C1" w14:textId="3D4A923F"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Included</w:t>
            </w:r>
          </w:p>
        </w:tc>
      </w:tr>
      <w:tr w:rsidR="00B752FF" w:rsidRPr="00C232B2" w14:paraId="01CF4CD7" w14:textId="77777777" w:rsidTr="002C491B">
        <w:tc>
          <w:tcPr>
            <w:tcW w:w="375" w:type="pct"/>
            <w:shd w:val="clear" w:color="auto" w:fill="auto"/>
            <w:noWrap/>
          </w:tcPr>
          <w:p w14:paraId="556814AB" w14:textId="41744078"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14EDC874" w14:textId="23DA01BB"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B. Xu, G. Tang and Z. Chen</w:t>
            </w:r>
          </w:p>
        </w:tc>
        <w:tc>
          <w:tcPr>
            <w:tcW w:w="215" w:type="pct"/>
            <w:shd w:val="clear" w:color="auto" w:fill="auto"/>
            <w:noWrap/>
          </w:tcPr>
          <w:p w14:paraId="012FC5F0" w14:textId="7D811701"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20C939B8" w14:textId="5C5C8AC8"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Dasiglucagon: an effective medicine for severe hypoglycemia</w:t>
            </w:r>
          </w:p>
        </w:tc>
        <w:tc>
          <w:tcPr>
            <w:tcW w:w="974" w:type="pct"/>
            <w:shd w:val="clear" w:color="auto" w:fill="auto"/>
            <w:noWrap/>
          </w:tcPr>
          <w:p w14:paraId="62B7FDCB" w14:textId="6544F997" w:rsidR="00B752FF" w:rsidRPr="00C232B2" w:rsidRDefault="00B752FF" w:rsidP="00B752FF">
            <w:pPr>
              <w:spacing w:line="240" w:lineRule="auto"/>
              <w:jc w:val="left"/>
              <w:rPr>
                <w:rFonts w:cs="Arial"/>
                <w:color w:val="000000"/>
                <w:sz w:val="18"/>
                <w:szCs w:val="18"/>
              </w:rPr>
            </w:pPr>
            <w:proofErr w:type="spellStart"/>
            <w:r w:rsidRPr="00C232B2">
              <w:rPr>
                <w:rFonts w:cs="Arial"/>
                <w:color w:val="000000"/>
                <w:sz w:val="18"/>
                <w:szCs w:val="18"/>
              </w:rPr>
              <w:t>Eur</w:t>
            </w:r>
            <w:proofErr w:type="spellEnd"/>
            <w:r w:rsidRPr="00C232B2">
              <w:rPr>
                <w:rFonts w:cs="Arial"/>
                <w:color w:val="000000"/>
                <w:sz w:val="18"/>
                <w:szCs w:val="18"/>
              </w:rPr>
              <w:t xml:space="preserve"> J Clin </w:t>
            </w:r>
            <w:proofErr w:type="spellStart"/>
            <w:r w:rsidRPr="00C232B2">
              <w:rPr>
                <w:rFonts w:cs="Arial"/>
                <w:color w:val="000000"/>
                <w:sz w:val="18"/>
                <w:szCs w:val="18"/>
              </w:rPr>
              <w:t>Pharmacol</w:t>
            </w:r>
            <w:proofErr w:type="spellEnd"/>
            <w:r w:rsidRPr="00C232B2">
              <w:rPr>
                <w:rFonts w:cs="Arial"/>
                <w:color w:val="000000"/>
                <w:sz w:val="18"/>
                <w:szCs w:val="18"/>
              </w:rPr>
              <w:t xml:space="preserve"> 77 (12) 1783-1790 10.1007/s00228-021-03183-0</w:t>
            </w:r>
          </w:p>
        </w:tc>
        <w:tc>
          <w:tcPr>
            <w:tcW w:w="376" w:type="pct"/>
          </w:tcPr>
          <w:p w14:paraId="479031B2" w14:textId="5FC298C0" w:rsidR="00B752FF" w:rsidRPr="00C232B2" w:rsidRDefault="00047D65" w:rsidP="00B752FF">
            <w:pPr>
              <w:spacing w:line="240" w:lineRule="auto"/>
              <w:jc w:val="left"/>
              <w:rPr>
                <w:rFonts w:cs="Arial"/>
                <w:color w:val="000000"/>
                <w:sz w:val="18"/>
                <w:szCs w:val="18"/>
              </w:rPr>
            </w:pPr>
            <w:r w:rsidRPr="00C232B2">
              <w:rPr>
                <w:rFonts w:cs="Arial"/>
                <w:color w:val="000000"/>
                <w:sz w:val="18"/>
                <w:szCs w:val="18"/>
              </w:rPr>
              <w:t>Excluded: DP</w:t>
            </w:r>
          </w:p>
        </w:tc>
      </w:tr>
      <w:tr w:rsidR="00B752FF" w:rsidRPr="00C232B2" w14:paraId="18839179" w14:textId="77777777" w:rsidTr="002C491B">
        <w:tc>
          <w:tcPr>
            <w:tcW w:w="375" w:type="pct"/>
            <w:shd w:val="clear" w:color="auto" w:fill="auto"/>
            <w:noWrap/>
          </w:tcPr>
          <w:p w14:paraId="550F3E34" w14:textId="2227F504"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44D23B10" w14:textId="71EF6827"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H. A. Blair</w:t>
            </w:r>
          </w:p>
        </w:tc>
        <w:tc>
          <w:tcPr>
            <w:tcW w:w="215" w:type="pct"/>
            <w:shd w:val="clear" w:color="auto" w:fill="auto"/>
            <w:noWrap/>
          </w:tcPr>
          <w:p w14:paraId="5030BD69" w14:textId="087B87DF"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78DF54DC" w14:textId="0618387A"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Dasiglucagon: First Approval</w:t>
            </w:r>
          </w:p>
        </w:tc>
        <w:tc>
          <w:tcPr>
            <w:tcW w:w="974" w:type="pct"/>
            <w:shd w:val="clear" w:color="auto" w:fill="auto"/>
            <w:noWrap/>
          </w:tcPr>
          <w:p w14:paraId="2AC77575" w14:textId="6A3B5837"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Drugs 81 (9) 1115-1120 10.1007/s40265-021-01531-z</w:t>
            </w:r>
          </w:p>
        </w:tc>
        <w:tc>
          <w:tcPr>
            <w:tcW w:w="376" w:type="pct"/>
          </w:tcPr>
          <w:p w14:paraId="40F1D4F5" w14:textId="52FE6F71" w:rsidR="00B752FF" w:rsidRPr="00C232B2" w:rsidRDefault="00047D65" w:rsidP="00B752FF">
            <w:pPr>
              <w:spacing w:line="240" w:lineRule="auto"/>
              <w:jc w:val="left"/>
              <w:rPr>
                <w:rFonts w:cs="Arial"/>
                <w:color w:val="000000"/>
                <w:sz w:val="18"/>
                <w:szCs w:val="18"/>
              </w:rPr>
            </w:pPr>
            <w:r w:rsidRPr="00C232B2">
              <w:rPr>
                <w:rFonts w:cs="Arial"/>
                <w:color w:val="000000"/>
                <w:sz w:val="18"/>
                <w:szCs w:val="18"/>
              </w:rPr>
              <w:t>Excluded: GR</w:t>
            </w:r>
          </w:p>
        </w:tc>
      </w:tr>
      <w:tr w:rsidR="00B752FF" w:rsidRPr="00C232B2" w14:paraId="49E8A596" w14:textId="77777777" w:rsidTr="002C491B">
        <w:tc>
          <w:tcPr>
            <w:tcW w:w="375" w:type="pct"/>
            <w:shd w:val="clear" w:color="auto" w:fill="auto"/>
            <w:noWrap/>
          </w:tcPr>
          <w:p w14:paraId="0A7099F7" w14:textId="01B42328"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1CCF4564" w14:textId="76B55B98"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 Li, Y. Hu, X. Tan, D. Wang, J. Hu, P. Zou and L. Wang</w:t>
            </w:r>
          </w:p>
        </w:tc>
        <w:tc>
          <w:tcPr>
            <w:tcW w:w="215" w:type="pct"/>
            <w:shd w:val="clear" w:color="auto" w:fill="auto"/>
            <w:noWrap/>
          </w:tcPr>
          <w:p w14:paraId="56A5CAB1" w14:textId="2687BA8D"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315DDF70" w14:textId="400C8605"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Evaluating dasiglucagon as a treatment option for hypoglycemia in diabetes</w:t>
            </w:r>
          </w:p>
        </w:tc>
        <w:tc>
          <w:tcPr>
            <w:tcW w:w="974" w:type="pct"/>
            <w:shd w:val="clear" w:color="auto" w:fill="auto"/>
            <w:noWrap/>
          </w:tcPr>
          <w:p w14:paraId="79519E2E" w14:textId="3B7E3CA4"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Expert </w:t>
            </w:r>
            <w:proofErr w:type="spellStart"/>
            <w:r w:rsidRPr="00C232B2">
              <w:rPr>
                <w:rFonts w:cs="Arial"/>
                <w:color w:val="000000"/>
                <w:sz w:val="18"/>
                <w:szCs w:val="18"/>
              </w:rPr>
              <w:t>Opin</w:t>
            </w:r>
            <w:proofErr w:type="spellEnd"/>
            <w:r w:rsidRPr="00C232B2">
              <w:rPr>
                <w:rFonts w:cs="Arial"/>
                <w:color w:val="000000"/>
                <w:sz w:val="18"/>
                <w:szCs w:val="18"/>
              </w:rPr>
              <w:t xml:space="preserve"> </w:t>
            </w:r>
            <w:proofErr w:type="spellStart"/>
            <w:r w:rsidRPr="00C232B2">
              <w:rPr>
                <w:rFonts w:cs="Arial"/>
                <w:color w:val="000000"/>
                <w:sz w:val="18"/>
                <w:szCs w:val="18"/>
              </w:rPr>
              <w:t>Pharmacother</w:t>
            </w:r>
            <w:proofErr w:type="spellEnd"/>
            <w:r w:rsidRPr="00C232B2">
              <w:rPr>
                <w:rFonts w:cs="Arial"/>
                <w:color w:val="000000"/>
                <w:sz w:val="18"/>
                <w:szCs w:val="18"/>
              </w:rPr>
              <w:t xml:space="preserve"> 21 (11) 1311-1318 10.1080/14656566.2020.1747432</w:t>
            </w:r>
          </w:p>
        </w:tc>
        <w:tc>
          <w:tcPr>
            <w:tcW w:w="376" w:type="pct"/>
          </w:tcPr>
          <w:p w14:paraId="4B2E4A63" w14:textId="34B35CA1" w:rsidR="00B752FF" w:rsidRPr="00C232B2" w:rsidRDefault="00047D65" w:rsidP="00B752FF">
            <w:pPr>
              <w:spacing w:line="240" w:lineRule="auto"/>
              <w:jc w:val="left"/>
              <w:rPr>
                <w:rFonts w:cs="Arial"/>
                <w:color w:val="000000"/>
                <w:sz w:val="18"/>
                <w:szCs w:val="18"/>
              </w:rPr>
            </w:pPr>
            <w:r w:rsidRPr="00C232B2">
              <w:rPr>
                <w:rFonts w:cs="Arial"/>
                <w:color w:val="000000"/>
                <w:sz w:val="18"/>
                <w:szCs w:val="18"/>
              </w:rPr>
              <w:t>Excluded: GR</w:t>
            </w:r>
          </w:p>
        </w:tc>
      </w:tr>
      <w:tr w:rsidR="00B752FF" w:rsidRPr="00C232B2" w14:paraId="02CDE060" w14:textId="77777777" w:rsidTr="002C491B">
        <w:tc>
          <w:tcPr>
            <w:tcW w:w="375" w:type="pct"/>
            <w:shd w:val="clear" w:color="auto" w:fill="auto"/>
            <w:noWrap/>
          </w:tcPr>
          <w:p w14:paraId="7D253B5D" w14:textId="74E93CB6"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186350C1" w14:textId="32CB09DB"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C. Schaumleffel</w:t>
            </w:r>
          </w:p>
        </w:tc>
        <w:tc>
          <w:tcPr>
            <w:tcW w:w="215" w:type="pct"/>
            <w:shd w:val="clear" w:color="auto" w:fill="auto"/>
            <w:noWrap/>
          </w:tcPr>
          <w:p w14:paraId="351DBA3B" w14:textId="3245D43A"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507E332A" w14:textId="3BEB7B5B"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Evaluating Ease of Use and Patient Safety of Dasiglucagon Hypo Pal Autoinjector for the Management of Hypoglycemia</w:t>
            </w:r>
          </w:p>
        </w:tc>
        <w:tc>
          <w:tcPr>
            <w:tcW w:w="974" w:type="pct"/>
            <w:shd w:val="clear" w:color="auto" w:fill="auto"/>
            <w:noWrap/>
          </w:tcPr>
          <w:p w14:paraId="147DA1E9" w14:textId="53E81412"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Patient Prefer Adherence 17 (2141-2144 10.2147/ppa.S325865</w:t>
            </w:r>
          </w:p>
        </w:tc>
        <w:tc>
          <w:tcPr>
            <w:tcW w:w="376" w:type="pct"/>
          </w:tcPr>
          <w:p w14:paraId="32B91E58" w14:textId="268D8F96"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Included</w:t>
            </w:r>
          </w:p>
        </w:tc>
      </w:tr>
      <w:tr w:rsidR="00B752FF" w:rsidRPr="00C232B2" w14:paraId="3C9ADA82" w14:textId="77777777" w:rsidTr="002C491B">
        <w:tc>
          <w:tcPr>
            <w:tcW w:w="375" w:type="pct"/>
            <w:shd w:val="clear" w:color="auto" w:fill="auto"/>
            <w:noWrap/>
          </w:tcPr>
          <w:p w14:paraId="2F258483" w14:textId="0956D15B"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4D5973ED" w14:textId="62AA493A"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H. </w:t>
            </w:r>
            <w:proofErr w:type="spellStart"/>
            <w:r w:rsidRPr="00C232B2">
              <w:rPr>
                <w:rFonts w:cs="Arial"/>
                <w:color w:val="000000"/>
                <w:sz w:val="18"/>
                <w:szCs w:val="18"/>
              </w:rPr>
              <w:t>Demirbilek</w:t>
            </w:r>
            <w:proofErr w:type="spellEnd"/>
            <w:r w:rsidRPr="00C232B2">
              <w:rPr>
                <w:rFonts w:cs="Arial"/>
                <w:color w:val="000000"/>
                <w:sz w:val="18"/>
                <w:szCs w:val="18"/>
              </w:rPr>
              <w:t xml:space="preserve">, D. </w:t>
            </w:r>
            <w:proofErr w:type="spellStart"/>
            <w:r w:rsidRPr="00C232B2">
              <w:rPr>
                <w:rFonts w:cs="Arial"/>
                <w:color w:val="000000"/>
                <w:sz w:val="18"/>
                <w:szCs w:val="18"/>
              </w:rPr>
              <w:t>Vuralli</w:t>
            </w:r>
            <w:proofErr w:type="spellEnd"/>
            <w:r w:rsidRPr="00C232B2">
              <w:rPr>
                <w:rFonts w:cs="Arial"/>
                <w:color w:val="000000"/>
                <w:sz w:val="18"/>
                <w:szCs w:val="18"/>
              </w:rPr>
              <w:t>, B. Haris and K. Hussain</w:t>
            </w:r>
          </w:p>
        </w:tc>
        <w:tc>
          <w:tcPr>
            <w:tcW w:w="215" w:type="pct"/>
            <w:shd w:val="clear" w:color="auto" w:fill="auto"/>
            <w:noWrap/>
          </w:tcPr>
          <w:p w14:paraId="7BC12FDF" w14:textId="39C8269D"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3D5689FA" w14:textId="4E7E2821"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Managing Severe </w:t>
            </w:r>
            <w:proofErr w:type="spellStart"/>
            <w:r w:rsidRPr="00C232B2">
              <w:rPr>
                <w:rFonts w:cs="Arial"/>
                <w:color w:val="000000"/>
                <w:sz w:val="18"/>
                <w:szCs w:val="18"/>
              </w:rPr>
              <w:t>Hypoglycaemia</w:t>
            </w:r>
            <w:proofErr w:type="spellEnd"/>
            <w:r w:rsidRPr="00C232B2">
              <w:rPr>
                <w:rFonts w:cs="Arial"/>
                <w:color w:val="000000"/>
                <w:sz w:val="18"/>
                <w:szCs w:val="18"/>
              </w:rPr>
              <w:t xml:space="preserve"> in Patients with Diabetes: Current Challenges and Emerging Therapies</w:t>
            </w:r>
          </w:p>
        </w:tc>
        <w:tc>
          <w:tcPr>
            <w:tcW w:w="974" w:type="pct"/>
            <w:shd w:val="clear" w:color="auto" w:fill="auto"/>
            <w:noWrap/>
          </w:tcPr>
          <w:p w14:paraId="3BF82159" w14:textId="58D664AF"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Diabetes </w:t>
            </w:r>
            <w:proofErr w:type="spellStart"/>
            <w:r w:rsidRPr="00C232B2">
              <w:rPr>
                <w:rFonts w:cs="Arial"/>
                <w:color w:val="000000"/>
                <w:sz w:val="18"/>
                <w:szCs w:val="18"/>
              </w:rPr>
              <w:t>Metab</w:t>
            </w:r>
            <w:proofErr w:type="spellEnd"/>
            <w:r w:rsidRPr="00C232B2">
              <w:rPr>
                <w:rFonts w:cs="Arial"/>
                <w:color w:val="000000"/>
                <w:sz w:val="18"/>
                <w:szCs w:val="18"/>
              </w:rPr>
              <w:t xml:space="preserve"> Syndr </w:t>
            </w:r>
            <w:proofErr w:type="spellStart"/>
            <w:r w:rsidRPr="00C232B2">
              <w:rPr>
                <w:rFonts w:cs="Arial"/>
                <w:color w:val="000000"/>
                <w:sz w:val="18"/>
                <w:szCs w:val="18"/>
              </w:rPr>
              <w:t>Obes</w:t>
            </w:r>
            <w:proofErr w:type="spellEnd"/>
            <w:r w:rsidRPr="00C232B2">
              <w:rPr>
                <w:rFonts w:cs="Arial"/>
                <w:color w:val="000000"/>
                <w:sz w:val="18"/>
                <w:szCs w:val="18"/>
              </w:rPr>
              <w:t xml:space="preserve"> 16 (259-273 10.2147/dmso.S313837</w:t>
            </w:r>
          </w:p>
        </w:tc>
        <w:tc>
          <w:tcPr>
            <w:tcW w:w="376" w:type="pct"/>
          </w:tcPr>
          <w:p w14:paraId="392431E4" w14:textId="1FCA2C0F"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Included</w:t>
            </w:r>
          </w:p>
        </w:tc>
      </w:tr>
      <w:tr w:rsidR="00B752FF" w:rsidRPr="00C232B2" w14:paraId="6B10DA6F" w14:textId="77777777" w:rsidTr="002C491B">
        <w:tc>
          <w:tcPr>
            <w:tcW w:w="375" w:type="pct"/>
            <w:shd w:val="clear" w:color="auto" w:fill="auto"/>
            <w:noWrap/>
          </w:tcPr>
          <w:p w14:paraId="1BBD8F89" w14:textId="33E18097"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52383A3C" w14:textId="6D0EF3B9"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L. La Sala and A. E. </w:t>
            </w:r>
            <w:proofErr w:type="spellStart"/>
            <w:r w:rsidRPr="00C232B2">
              <w:rPr>
                <w:rFonts w:cs="Arial"/>
                <w:color w:val="000000"/>
                <w:sz w:val="18"/>
                <w:szCs w:val="18"/>
              </w:rPr>
              <w:t>Pontiroli</w:t>
            </w:r>
            <w:proofErr w:type="spellEnd"/>
          </w:p>
        </w:tc>
        <w:tc>
          <w:tcPr>
            <w:tcW w:w="215" w:type="pct"/>
            <w:shd w:val="clear" w:color="auto" w:fill="auto"/>
            <w:noWrap/>
          </w:tcPr>
          <w:p w14:paraId="521EE3DE" w14:textId="71A8FC5C"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06188DD9" w14:textId="7AE654DF"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New Fast Acting Glucagon for Recovery from Hypoglycemia, a Life-Threatening Situation: Nasal Powder and Injected Stable Solutions</w:t>
            </w:r>
          </w:p>
        </w:tc>
        <w:tc>
          <w:tcPr>
            <w:tcW w:w="974" w:type="pct"/>
            <w:shd w:val="clear" w:color="auto" w:fill="auto"/>
            <w:noWrap/>
          </w:tcPr>
          <w:p w14:paraId="77067B45" w14:textId="7152EE2A"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Int J Mol Sci 22 (19) 10.3390/ijms221910643</w:t>
            </w:r>
          </w:p>
        </w:tc>
        <w:tc>
          <w:tcPr>
            <w:tcW w:w="376" w:type="pct"/>
          </w:tcPr>
          <w:p w14:paraId="4EB4042C" w14:textId="2A0908A1"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Included</w:t>
            </w:r>
          </w:p>
        </w:tc>
      </w:tr>
      <w:tr w:rsidR="00B752FF" w:rsidRPr="00C232B2" w14:paraId="776BA754" w14:textId="77777777" w:rsidTr="002C491B">
        <w:tc>
          <w:tcPr>
            <w:tcW w:w="375" w:type="pct"/>
            <w:shd w:val="clear" w:color="auto" w:fill="auto"/>
            <w:noWrap/>
          </w:tcPr>
          <w:p w14:paraId="0098B4FC" w14:textId="1587A48A"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3</w:t>
            </w:r>
          </w:p>
        </w:tc>
        <w:tc>
          <w:tcPr>
            <w:tcW w:w="1556" w:type="pct"/>
            <w:shd w:val="clear" w:color="auto" w:fill="auto"/>
            <w:noWrap/>
          </w:tcPr>
          <w:p w14:paraId="7D63E74F" w14:textId="0FC00F89"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 xml:space="preserve">M. Giménez, K. </w:t>
            </w:r>
            <w:proofErr w:type="spellStart"/>
            <w:r w:rsidRPr="00C232B2">
              <w:rPr>
                <w:rFonts w:cs="Arial"/>
                <w:color w:val="000000"/>
                <w:sz w:val="18"/>
                <w:szCs w:val="18"/>
              </w:rPr>
              <w:t>Khunti</w:t>
            </w:r>
            <w:proofErr w:type="spellEnd"/>
            <w:r w:rsidRPr="00C232B2">
              <w:rPr>
                <w:rFonts w:cs="Arial"/>
                <w:color w:val="000000"/>
                <w:sz w:val="18"/>
                <w:szCs w:val="18"/>
              </w:rPr>
              <w:t xml:space="preserve">, M. Matsuhisa, S. </w:t>
            </w:r>
            <w:proofErr w:type="spellStart"/>
            <w:r w:rsidRPr="00C232B2">
              <w:rPr>
                <w:rFonts w:cs="Arial"/>
                <w:color w:val="000000"/>
                <w:sz w:val="18"/>
                <w:szCs w:val="18"/>
              </w:rPr>
              <w:t>Chenji</w:t>
            </w:r>
            <w:proofErr w:type="spellEnd"/>
            <w:r w:rsidRPr="00C232B2">
              <w:rPr>
                <w:rFonts w:cs="Arial"/>
                <w:color w:val="000000"/>
                <w:sz w:val="18"/>
                <w:szCs w:val="18"/>
              </w:rPr>
              <w:t>, K. Syring and Y. Yan</w:t>
            </w:r>
          </w:p>
        </w:tc>
        <w:tc>
          <w:tcPr>
            <w:tcW w:w="215" w:type="pct"/>
            <w:shd w:val="clear" w:color="auto" w:fill="auto"/>
            <w:noWrap/>
          </w:tcPr>
          <w:p w14:paraId="7CADB1A4" w14:textId="5620C699"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2E84D432" w14:textId="426FAE87"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Systematic Literature Review and Indirect Treatment Comparison of Three Ready-to-Use Glucagon Treatments for Severe Hypoglycemia</w:t>
            </w:r>
          </w:p>
        </w:tc>
        <w:tc>
          <w:tcPr>
            <w:tcW w:w="974" w:type="pct"/>
            <w:shd w:val="clear" w:color="auto" w:fill="auto"/>
            <w:noWrap/>
          </w:tcPr>
          <w:p w14:paraId="38CD4021" w14:textId="51874DCE"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Diabetes Ther 14 (11) 1757-1769 10.1007/s13300-023-01466-6</w:t>
            </w:r>
          </w:p>
        </w:tc>
        <w:tc>
          <w:tcPr>
            <w:tcW w:w="376" w:type="pct"/>
          </w:tcPr>
          <w:p w14:paraId="35221425" w14:textId="379CBF69"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Included</w:t>
            </w:r>
          </w:p>
        </w:tc>
      </w:tr>
      <w:tr w:rsidR="00B752FF" w:rsidRPr="00C232B2" w14:paraId="17619992" w14:textId="77777777" w:rsidTr="002C491B">
        <w:tc>
          <w:tcPr>
            <w:tcW w:w="375" w:type="pct"/>
            <w:shd w:val="clear" w:color="auto" w:fill="auto"/>
            <w:noWrap/>
          </w:tcPr>
          <w:p w14:paraId="39153BBB" w14:textId="34FBD6EC"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7EA14614" w14:textId="3C70F68C"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L. M. Wilson and J. R. Castle</w:t>
            </w:r>
          </w:p>
        </w:tc>
        <w:tc>
          <w:tcPr>
            <w:tcW w:w="215" w:type="pct"/>
            <w:shd w:val="clear" w:color="auto" w:fill="auto"/>
            <w:noWrap/>
          </w:tcPr>
          <w:p w14:paraId="0C0A629B" w14:textId="54AF3864" w:rsidR="00B752FF" w:rsidRPr="00C232B2" w:rsidRDefault="00B752FF" w:rsidP="00B752FF">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0575992C" w14:textId="611344DE"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Stable Liquid Glucagon: Beyond Emergency Hypoglycemia Rescue</w:t>
            </w:r>
          </w:p>
        </w:tc>
        <w:tc>
          <w:tcPr>
            <w:tcW w:w="974" w:type="pct"/>
            <w:shd w:val="clear" w:color="auto" w:fill="auto"/>
            <w:noWrap/>
          </w:tcPr>
          <w:p w14:paraId="0B81DDB1" w14:textId="3B45F21C"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J Diabetes Sci Technol 12 (4) 847-853 10.1177/1932296818757795</w:t>
            </w:r>
          </w:p>
        </w:tc>
        <w:tc>
          <w:tcPr>
            <w:tcW w:w="376" w:type="pct"/>
          </w:tcPr>
          <w:p w14:paraId="10228554" w14:textId="0565E083" w:rsidR="00B752FF" w:rsidRPr="00C232B2" w:rsidRDefault="00B752FF" w:rsidP="00B752FF">
            <w:pPr>
              <w:spacing w:line="240" w:lineRule="auto"/>
              <w:jc w:val="left"/>
              <w:rPr>
                <w:rFonts w:cs="Arial"/>
                <w:color w:val="000000"/>
                <w:sz w:val="18"/>
                <w:szCs w:val="18"/>
              </w:rPr>
            </w:pPr>
            <w:r w:rsidRPr="00C232B2">
              <w:rPr>
                <w:rFonts w:cs="Arial"/>
                <w:color w:val="000000"/>
                <w:sz w:val="18"/>
                <w:szCs w:val="18"/>
              </w:rPr>
              <w:t>Included</w:t>
            </w:r>
          </w:p>
        </w:tc>
      </w:tr>
      <w:tr w:rsidR="00D4712B" w:rsidRPr="00C232B2" w14:paraId="5E82F693" w14:textId="77777777" w:rsidTr="002C491B">
        <w:tc>
          <w:tcPr>
            <w:tcW w:w="375" w:type="pct"/>
            <w:shd w:val="clear" w:color="auto" w:fill="auto"/>
            <w:noWrap/>
          </w:tcPr>
          <w:p w14:paraId="17B27704" w14:textId="7E15694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4-1</w:t>
            </w:r>
          </w:p>
        </w:tc>
        <w:tc>
          <w:tcPr>
            <w:tcW w:w="1556" w:type="pct"/>
            <w:shd w:val="clear" w:color="auto" w:fill="auto"/>
            <w:noWrap/>
          </w:tcPr>
          <w:p w14:paraId="348C9AF6" w14:textId="16741FF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 Siegmund</w:t>
            </w:r>
          </w:p>
        </w:tc>
        <w:tc>
          <w:tcPr>
            <w:tcW w:w="215" w:type="pct"/>
            <w:shd w:val="clear" w:color="auto" w:fill="auto"/>
            <w:noWrap/>
          </w:tcPr>
          <w:p w14:paraId="1121A64A" w14:textId="7FFAD42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52F50CF8" w14:textId="54A9569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[Modern </w:t>
            </w:r>
            <w:proofErr w:type="spellStart"/>
            <w:r w:rsidRPr="00C232B2">
              <w:rPr>
                <w:rFonts w:cs="Arial"/>
                <w:color w:val="000000"/>
                <w:sz w:val="18"/>
                <w:szCs w:val="18"/>
              </w:rPr>
              <w:t>antihyperglycaemic</w:t>
            </w:r>
            <w:proofErr w:type="spellEnd"/>
            <w:r w:rsidRPr="00C232B2">
              <w:rPr>
                <w:rFonts w:cs="Arial"/>
                <w:color w:val="000000"/>
                <w:sz w:val="18"/>
                <w:szCs w:val="18"/>
              </w:rPr>
              <w:t xml:space="preserve"> agents--what is the patient benefit?]</w:t>
            </w:r>
          </w:p>
        </w:tc>
        <w:tc>
          <w:tcPr>
            <w:tcW w:w="974" w:type="pct"/>
            <w:shd w:val="clear" w:color="auto" w:fill="auto"/>
            <w:noWrap/>
          </w:tcPr>
          <w:p w14:paraId="1DFF66C1" w14:textId="7F6D012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MMW </w:t>
            </w:r>
            <w:proofErr w:type="spellStart"/>
            <w:r w:rsidRPr="00C232B2">
              <w:rPr>
                <w:rFonts w:cs="Arial"/>
                <w:color w:val="000000"/>
                <w:sz w:val="18"/>
                <w:szCs w:val="18"/>
              </w:rPr>
              <w:t>Fortschr</w:t>
            </w:r>
            <w:proofErr w:type="spellEnd"/>
            <w:r w:rsidRPr="00C232B2">
              <w:rPr>
                <w:rFonts w:cs="Arial"/>
                <w:color w:val="000000"/>
                <w:sz w:val="18"/>
                <w:szCs w:val="18"/>
              </w:rPr>
              <w:t xml:space="preserve"> Med 158 (7) 45-8 10.1007/s15006-016-8061-z</w:t>
            </w:r>
          </w:p>
        </w:tc>
        <w:tc>
          <w:tcPr>
            <w:tcW w:w="376" w:type="pct"/>
          </w:tcPr>
          <w:p w14:paraId="6A15B9BA" w14:textId="6249EE5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7D6CC3A2" w14:textId="77777777" w:rsidTr="002C491B">
        <w:tc>
          <w:tcPr>
            <w:tcW w:w="375" w:type="pct"/>
            <w:shd w:val="clear" w:color="auto" w:fill="auto"/>
            <w:noWrap/>
          </w:tcPr>
          <w:p w14:paraId="613A55B8" w14:textId="13D31F6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15F75867" w14:textId="25675B7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Puig-Domingo and S. Pellitero</w:t>
            </w:r>
          </w:p>
        </w:tc>
        <w:tc>
          <w:tcPr>
            <w:tcW w:w="215" w:type="pct"/>
            <w:shd w:val="clear" w:color="auto" w:fill="auto"/>
            <w:noWrap/>
          </w:tcPr>
          <w:p w14:paraId="4D0711C1" w14:textId="092C1FC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2340E4A5" w14:textId="7CCABB7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[New therapies for type 2 diabetes mellitus]</w:t>
            </w:r>
          </w:p>
        </w:tc>
        <w:tc>
          <w:tcPr>
            <w:tcW w:w="974" w:type="pct"/>
            <w:shd w:val="clear" w:color="auto" w:fill="auto"/>
            <w:noWrap/>
          </w:tcPr>
          <w:p w14:paraId="0B904504" w14:textId="0887100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Med Clin (</w:t>
            </w:r>
            <w:proofErr w:type="spellStart"/>
            <w:r w:rsidRPr="00C232B2">
              <w:rPr>
                <w:rFonts w:cs="Arial"/>
                <w:color w:val="000000"/>
                <w:sz w:val="18"/>
                <w:szCs w:val="18"/>
              </w:rPr>
              <w:t>Barc</w:t>
            </w:r>
            <w:proofErr w:type="spellEnd"/>
            <w:r w:rsidRPr="00C232B2">
              <w:rPr>
                <w:rFonts w:cs="Arial"/>
                <w:color w:val="000000"/>
                <w:sz w:val="18"/>
                <w:szCs w:val="18"/>
              </w:rPr>
              <w:t>) 144 (12) 560-5 10.1016/j.medcli.2014.03.018</w:t>
            </w:r>
          </w:p>
        </w:tc>
        <w:tc>
          <w:tcPr>
            <w:tcW w:w="376" w:type="pct"/>
          </w:tcPr>
          <w:p w14:paraId="38B47156" w14:textId="238B0F4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67524BD" w14:textId="77777777" w:rsidTr="002C491B">
        <w:tc>
          <w:tcPr>
            <w:tcW w:w="375" w:type="pct"/>
            <w:shd w:val="clear" w:color="auto" w:fill="auto"/>
            <w:noWrap/>
          </w:tcPr>
          <w:p w14:paraId="509A246C" w14:textId="407F058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447425C4" w14:textId="640316B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G. M. Ward, J. M. Walters, J. L. Gooley and R. C. Boston</w:t>
            </w:r>
          </w:p>
        </w:tc>
        <w:tc>
          <w:tcPr>
            <w:tcW w:w="215" w:type="pct"/>
            <w:shd w:val="clear" w:color="auto" w:fill="auto"/>
            <w:noWrap/>
          </w:tcPr>
          <w:p w14:paraId="36D9A493" w14:textId="658AE65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568B631C" w14:textId="1CB431A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Adapting Protocols or Models for Use in Insulin-Requiring Diabetes and Islet Transplant Recipients</w:t>
            </w:r>
          </w:p>
        </w:tc>
        <w:tc>
          <w:tcPr>
            <w:tcW w:w="974" w:type="pct"/>
            <w:shd w:val="clear" w:color="auto" w:fill="auto"/>
            <w:noWrap/>
          </w:tcPr>
          <w:p w14:paraId="3C65FC7E" w14:textId="47E1085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Front Endocrinol (Lausanne) 12 (611512 10.3389/fendo.2021.611512</w:t>
            </w:r>
          </w:p>
        </w:tc>
        <w:tc>
          <w:tcPr>
            <w:tcW w:w="376" w:type="pct"/>
          </w:tcPr>
          <w:p w14:paraId="2F944704" w14:textId="5DF473E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C6617C8" w14:textId="77777777" w:rsidTr="002C491B">
        <w:tc>
          <w:tcPr>
            <w:tcW w:w="375" w:type="pct"/>
            <w:shd w:val="clear" w:color="auto" w:fill="auto"/>
            <w:noWrap/>
          </w:tcPr>
          <w:p w14:paraId="370F6105" w14:textId="1F0AC2E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6409C80B" w14:textId="7AE51AE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 </w:t>
            </w:r>
            <w:proofErr w:type="spellStart"/>
            <w:r w:rsidRPr="00C232B2">
              <w:rPr>
                <w:rFonts w:cs="Arial"/>
                <w:color w:val="000000"/>
                <w:sz w:val="18"/>
                <w:szCs w:val="18"/>
              </w:rPr>
              <w:t>Mikłosz</w:t>
            </w:r>
            <w:proofErr w:type="spellEnd"/>
            <w:r w:rsidRPr="00C232B2">
              <w:rPr>
                <w:rFonts w:cs="Arial"/>
                <w:color w:val="000000"/>
                <w:sz w:val="18"/>
                <w:szCs w:val="18"/>
              </w:rPr>
              <w:t xml:space="preserve"> and A. </w:t>
            </w:r>
            <w:proofErr w:type="spellStart"/>
            <w:r w:rsidRPr="00C232B2">
              <w:rPr>
                <w:rFonts w:cs="Arial"/>
                <w:color w:val="000000"/>
                <w:sz w:val="18"/>
                <w:szCs w:val="18"/>
              </w:rPr>
              <w:t>Chabowski</w:t>
            </w:r>
            <w:proofErr w:type="spellEnd"/>
          </w:p>
        </w:tc>
        <w:tc>
          <w:tcPr>
            <w:tcW w:w="215" w:type="pct"/>
            <w:shd w:val="clear" w:color="auto" w:fill="auto"/>
            <w:noWrap/>
          </w:tcPr>
          <w:p w14:paraId="664C35EB" w14:textId="4246B03E"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14BD761B" w14:textId="2CE4129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Adipose-derived Mesenchymal Stem Cells Therapy as a new Treatment Option for Diabetes Mellitus</w:t>
            </w:r>
          </w:p>
        </w:tc>
        <w:tc>
          <w:tcPr>
            <w:tcW w:w="974" w:type="pct"/>
            <w:shd w:val="clear" w:color="auto" w:fill="auto"/>
            <w:noWrap/>
          </w:tcPr>
          <w:p w14:paraId="43689558" w14:textId="44A9089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J Clin Endocrinol </w:t>
            </w:r>
            <w:proofErr w:type="spellStart"/>
            <w:r w:rsidRPr="00C232B2">
              <w:rPr>
                <w:rFonts w:cs="Arial"/>
                <w:color w:val="000000"/>
                <w:sz w:val="18"/>
                <w:szCs w:val="18"/>
              </w:rPr>
              <w:t>Metab</w:t>
            </w:r>
            <w:proofErr w:type="spellEnd"/>
            <w:r w:rsidRPr="00C232B2">
              <w:rPr>
                <w:rFonts w:cs="Arial"/>
                <w:color w:val="000000"/>
                <w:sz w:val="18"/>
                <w:szCs w:val="18"/>
              </w:rPr>
              <w:t xml:space="preserve"> 108 (8) 1889-1897 10.1210/</w:t>
            </w:r>
            <w:proofErr w:type="spellStart"/>
            <w:r w:rsidRPr="00C232B2">
              <w:rPr>
                <w:rFonts w:cs="Arial"/>
                <w:color w:val="000000"/>
                <w:sz w:val="18"/>
                <w:szCs w:val="18"/>
              </w:rPr>
              <w:t>clinem</w:t>
            </w:r>
            <w:proofErr w:type="spellEnd"/>
            <w:r w:rsidRPr="00C232B2">
              <w:rPr>
                <w:rFonts w:cs="Arial"/>
                <w:color w:val="000000"/>
                <w:sz w:val="18"/>
                <w:szCs w:val="18"/>
              </w:rPr>
              <w:t>/dgad142</w:t>
            </w:r>
          </w:p>
        </w:tc>
        <w:tc>
          <w:tcPr>
            <w:tcW w:w="376" w:type="pct"/>
          </w:tcPr>
          <w:p w14:paraId="1E3618E7" w14:textId="12D03FA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676CF00" w14:textId="77777777" w:rsidTr="002C491B">
        <w:tc>
          <w:tcPr>
            <w:tcW w:w="375" w:type="pct"/>
            <w:shd w:val="clear" w:color="auto" w:fill="auto"/>
            <w:noWrap/>
          </w:tcPr>
          <w:p w14:paraId="13AB2089" w14:textId="23BA458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270BE92F" w14:textId="3C09C48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 Lazard, P. Vardi and K. Bloch</w:t>
            </w:r>
          </w:p>
        </w:tc>
        <w:tc>
          <w:tcPr>
            <w:tcW w:w="215" w:type="pct"/>
            <w:shd w:val="clear" w:color="auto" w:fill="auto"/>
            <w:noWrap/>
          </w:tcPr>
          <w:p w14:paraId="0EFD7982" w14:textId="5DC628C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2D2B2401" w14:textId="1616D55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Anti-diabetic and neuroprotective effects of pancreatic islet transplantation into the central nervous system</w:t>
            </w:r>
          </w:p>
        </w:tc>
        <w:tc>
          <w:tcPr>
            <w:tcW w:w="974" w:type="pct"/>
            <w:shd w:val="clear" w:color="auto" w:fill="auto"/>
            <w:noWrap/>
          </w:tcPr>
          <w:p w14:paraId="6B11018B" w14:textId="050391A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Diabetes </w:t>
            </w:r>
            <w:proofErr w:type="spellStart"/>
            <w:r w:rsidRPr="00C232B2">
              <w:rPr>
                <w:rFonts w:cs="Arial"/>
                <w:color w:val="000000"/>
                <w:sz w:val="18"/>
                <w:szCs w:val="18"/>
              </w:rPr>
              <w:t>Metab</w:t>
            </w:r>
            <w:proofErr w:type="spellEnd"/>
            <w:r w:rsidRPr="00C232B2">
              <w:rPr>
                <w:rFonts w:cs="Arial"/>
                <w:color w:val="000000"/>
                <w:sz w:val="18"/>
                <w:szCs w:val="18"/>
              </w:rPr>
              <w:t xml:space="preserve"> Res Rev 32 (1) 11-20 10.1002/dmrr.2644</w:t>
            </w:r>
          </w:p>
        </w:tc>
        <w:tc>
          <w:tcPr>
            <w:tcW w:w="376" w:type="pct"/>
          </w:tcPr>
          <w:p w14:paraId="067520C5" w14:textId="3A8C65D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CF5DC9D" w14:textId="77777777" w:rsidTr="002C491B">
        <w:tc>
          <w:tcPr>
            <w:tcW w:w="375" w:type="pct"/>
            <w:shd w:val="clear" w:color="auto" w:fill="auto"/>
            <w:noWrap/>
          </w:tcPr>
          <w:p w14:paraId="26F01E00" w14:textId="74F655E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64BBA829" w14:textId="29497FC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 J. </w:t>
            </w:r>
            <w:proofErr w:type="spellStart"/>
            <w:r w:rsidRPr="00C232B2">
              <w:rPr>
                <w:rFonts w:cs="Arial"/>
                <w:color w:val="000000"/>
                <w:sz w:val="18"/>
                <w:szCs w:val="18"/>
              </w:rPr>
              <w:t>Stenvers</w:t>
            </w:r>
            <w:proofErr w:type="spellEnd"/>
            <w:r w:rsidRPr="00C232B2">
              <w:rPr>
                <w:rFonts w:cs="Arial"/>
                <w:color w:val="000000"/>
                <w:sz w:val="18"/>
                <w:szCs w:val="18"/>
              </w:rPr>
              <w:t xml:space="preserve">, F. Scheer, P. </w:t>
            </w:r>
            <w:proofErr w:type="spellStart"/>
            <w:r w:rsidRPr="00C232B2">
              <w:rPr>
                <w:rFonts w:cs="Arial"/>
                <w:color w:val="000000"/>
                <w:sz w:val="18"/>
                <w:szCs w:val="18"/>
              </w:rPr>
              <w:t>Schrauwen</w:t>
            </w:r>
            <w:proofErr w:type="spellEnd"/>
            <w:r w:rsidRPr="00C232B2">
              <w:rPr>
                <w:rFonts w:cs="Arial"/>
                <w:color w:val="000000"/>
                <w:sz w:val="18"/>
                <w:szCs w:val="18"/>
              </w:rPr>
              <w:t>, S. E. la Fleur and A. Kalsbeek</w:t>
            </w:r>
          </w:p>
        </w:tc>
        <w:tc>
          <w:tcPr>
            <w:tcW w:w="215" w:type="pct"/>
            <w:shd w:val="clear" w:color="auto" w:fill="auto"/>
            <w:noWrap/>
          </w:tcPr>
          <w:p w14:paraId="0E2F15A6" w14:textId="03B752C1"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3F5E323C" w14:textId="2AEE73B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Circadian clocks and insulin resistance</w:t>
            </w:r>
          </w:p>
        </w:tc>
        <w:tc>
          <w:tcPr>
            <w:tcW w:w="974" w:type="pct"/>
            <w:shd w:val="clear" w:color="auto" w:fill="auto"/>
            <w:noWrap/>
          </w:tcPr>
          <w:p w14:paraId="1BB9F2BA" w14:textId="18D9A61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Nat Rev Endocrinol 15 (2) 75-89 10.1038/s41574-018-0122-1</w:t>
            </w:r>
          </w:p>
        </w:tc>
        <w:tc>
          <w:tcPr>
            <w:tcW w:w="376" w:type="pct"/>
          </w:tcPr>
          <w:p w14:paraId="47A1959F" w14:textId="7DC6B206"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04EF6A8" w14:textId="77777777" w:rsidTr="002C491B">
        <w:tc>
          <w:tcPr>
            <w:tcW w:w="375" w:type="pct"/>
            <w:shd w:val="clear" w:color="auto" w:fill="auto"/>
            <w:noWrap/>
          </w:tcPr>
          <w:p w14:paraId="1F1D4370" w14:textId="70C4C6A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40B0CF58" w14:textId="48068EE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Ganesh and V. K. </w:t>
            </w:r>
            <w:proofErr w:type="spellStart"/>
            <w:r w:rsidRPr="00C232B2">
              <w:rPr>
                <w:rFonts w:cs="Arial"/>
                <w:color w:val="000000"/>
                <w:sz w:val="18"/>
                <w:szCs w:val="18"/>
              </w:rPr>
              <w:t>Rustgi</w:t>
            </w:r>
            <w:proofErr w:type="spellEnd"/>
          </w:p>
        </w:tc>
        <w:tc>
          <w:tcPr>
            <w:tcW w:w="215" w:type="pct"/>
            <w:shd w:val="clear" w:color="auto" w:fill="auto"/>
            <w:noWrap/>
          </w:tcPr>
          <w:p w14:paraId="5A0F2A86" w14:textId="3EA5D6D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12DF426E" w14:textId="7B30C20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Current Pharmacologic Therapy for Nonalcoholic Fatty Liver Disease</w:t>
            </w:r>
          </w:p>
        </w:tc>
        <w:tc>
          <w:tcPr>
            <w:tcW w:w="974" w:type="pct"/>
            <w:shd w:val="clear" w:color="auto" w:fill="auto"/>
            <w:noWrap/>
          </w:tcPr>
          <w:p w14:paraId="1A043115" w14:textId="1890C6B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Clin Liver Dis 20 (2) 351-64 10.1016/j.cld.2015.10.009</w:t>
            </w:r>
          </w:p>
        </w:tc>
        <w:tc>
          <w:tcPr>
            <w:tcW w:w="376" w:type="pct"/>
          </w:tcPr>
          <w:p w14:paraId="2DDBB22B" w14:textId="4083E83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E6AF2BF" w14:textId="77777777" w:rsidTr="002C491B">
        <w:tc>
          <w:tcPr>
            <w:tcW w:w="375" w:type="pct"/>
            <w:shd w:val="clear" w:color="auto" w:fill="auto"/>
            <w:noWrap/>
          </w:tcPr>
          <w:p w14:paraId="50597F78" w14:textId="0524F0B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147C02C7" w14:textId="75327A5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S. </w:t>
            </w:r>
            <w:proofErr w:type="spellStart"/>
            <w:r w:rsidRPr="00C232B2">
              <w:rPr>
                <w:rFonts w:cs="Arial"/>
                <w:color w:val="000000"/>
                <w:sz w:val="18"/>
                <w:szCs w:val="18"/>
              </w:rPr>
              <w:t>Galcheva</w:t>
            </w:r>
            <w:proofErr w:type="spellEnd"/>
            <w:r w:rsidRPr="00C232B2">
              <w:rPr>
                <w:rFonts w:cs="Arial"/>
                <w:color w:val="000000"/>
                <w:sz w:val="18"/>
                <w:szCs w:val="18"/>
              </w:rPr>
              <w:t>, S. Al-</w:t>
            </w:r>
            <w:proofErr w:type="spellStart"/>
            <w:r w:rsidRPr="00C232B2">
              <w:rPr>
                <w:rFonts w:cs="Arial"/>
                <w:color w:val="000000"/>
                <w:sz w:val="18"/>
                <w:szCs w:val="18"/>
              </w:rPr>
              <w:t>Khawaga</w:t>
            </w:r>
            <w:proofErr w:type="spellEnd"/>
            <w:r w:rsidRPr="00C232B2">
              <w:rPr>
                <w:rFonts w:cs="Arial"/>
                <w:color w:val="000000"/>
                <w:sz w:val="18"/>
                <w:szCs w:val="18"/>
              </w:rPr>
              <w:t xml:space="preserve"> and K. Hussain</w:t>
            </w:r>
          </w:p>
        </w:tc>
        <w:tc>
          <w:tcPr>
            <w:tcW w:w="215" w:type="pct"/>
            <w:shd w:val="clear" w:color="auto" w:fill="auto"/>
            <w:noWrap/>
          </w:tcPr>
          <w:p w14:paraId="74833A25" w14:textId="2C8C0C63"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695AA3EF" w14:textId="13C3EF0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Diagnosis and management of </w:t>
            </w: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p>
        </w:tc>
        <w:tc>
          <w:tcPr>
            <w:tcW w:w="974" w:type="pct"/>
            <w:shd w:val="clear" w:color="auto" w:fill="auto"/>
            <w:noWrap/>
          </w:tcPr>
          <w:p w14:paraId="555009D3" w14:textId="5EB5E12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Best </w:t>
            </w:r>
            <w:proofErr w:type="spellStart"/>
            <w:r w:rsidRPr="00C232B2">
              <w:rPr>
                <w:rFonts w:cs="Arial"/>
                <w:color w:val="000000"/>
                <w:sz w:val="18"/>
                <w:szCs w:val="18"/>
              </w:rPr>
              <w:t>Pract</w:t>
            </w:r>
            <w:proofErr w:type="spellEnd"/>
            <w:r w:rsidRPr="00C232B2">
              <w:rPr>
                <w:rFonts w:cs="Arial"/>
                <w:color w:val="000000"/>
                <w:sz w:val="18"/>
                <w:szCs w:val="18"/>
              </w:rPr>
              <w:t xml:space="preserve"> Res Clin Endocrinol </w:t>
            </w:r>
            <w:proofErr w:type="spellStart"/>
            <w:r w:rsidRPr="00C232B2">
              <w:rPr>
                <w:rFonts w:cs="Arial"/>
                <w:color w:val="000000"/>
                <w:sz w:val="18"/>
                <w:szCs w:val="18"/>
              </w:rPr>
              <w:t>Metab</w:t>
            </w:r>
            <w:proofErr w:type="spellEnd"/>
            <w:r w:rsidRPr="00C232B2">
              <w:rPr>
                <w:rFonts w:cs="Arial"/>
                <w:color w:val="000000"/>
                <w:sz w:val="18"/>
                <w:szCs w:val="18"/>
              </w:rPr>
              <w:t xml:space="preserve"> 32 (4) 551-573 10.1016/j.beem.2018.05.014</w:t>
            </w:r>
          </w:p>
        </w:tc>
        <w:tc>
          <w:tcPr>
            <w:tcW w:w="376" w:type="pct"/>
          </w:tcPr>
          <w:p w14:paraId="7A95C31C" w14:textId="692E09E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1F3353A9" w14:textId="77777777" w:rsidTr="002C491B">
        <w:tc>
          <w:tcPr>
            <w:tcW w:w="375" w:type="pct"/>
            <w:shd w:val="clear" w:color="auto" w:fill="auto"/>
            <w:noWrap/>
          </w:tcPr>
          <w:p w14:paraId="47EF60AE" w14:textId="028C119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455CBE24" w14:textId="528C18C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B. Hameed and N. </w:t>
            </w:r>
            <w:proofErr w:type="spellStart"/>
            <w:r w:rsidRPr="00C232B2">
              <w:rPr>
                <w:rFonts w:cs="Arial"/>
                <w:color w:val="000000"/>
                <w:sz w:val="18"/>
                <w:szCs w:val="18"/>
              </w:rPr>
              <w:t>Terrault</w:t>
            </w:r>
            <w:proofErr w:type="spellEnd"/>
          </w:p>
        </w:tc>
        <w:tc>
          <w:tcPr>
            <w:tcW w:w="215" w:type="pct"/>
            <w:shd w:val="clear" w:color="auto" w:fill="auto"/>
            <w:noWrap/>
          </w:tcPr>
          <w:p w14:paraId="11F73722" w14:textId="639EC62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540AD4D7" w14:textId="5D25E5A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Emerging Therapies for Nonalcoholic Fatty Liver Disease</w:t>
            </w:r>
          </w:p>
        </w:tc>
        <w:tc>
          <w:tcPr>
            <w:tcW w:w="974" w:type="pct"/>
            <w:shd w:val="clear" w:color="auto" w:fill="auto"/>
            <w:noWrap/>
          </w:tcPr>
          <w:p w14:paraId="3E940C81" w14:textId="11E7CC5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Clin Liver Dis 20 (2) 365-85 10.1016/j.cld.2015.10.015</w:t>
            </w:r>
          </w:p>
        </w:tc>
        <w:tc>
          <w:tcPr>
            <w:tcW w:w="376" w:type="pct"/>
          </w:tcPr>
          <w:p w14:paraId="50B086E1" w14:textId="5BC1AFB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C2C1803" w14:textId="77777777" w:rsidTr="002C491B">
        <w:tc>
          <w:tcPr>
            <w:tcW w:w="375" w:type="pct"/>
            <w:shd w:val="clear" w:color="auto" w:fill="auto"/>
            <w:noWrap/>
          </w:tcPr>
          <w:p w14:paraId="0F1D3FC8" w14:textId="0497514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702496C6" w14:textId="3C157CD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H. M. </w:t>
            </w:r>
            <w:proofErr w:type="spellStart"/>
            <w:r w:rsidRPr="00C232B2">
              <w:rPr>
                <w:rFonts w:cs="Arial"/>
                <w:color w:val="000000"/>
                <w:sz w:val="18"/>
                <w:szCs w:val="18"/>
              </w:rPr>
              <w:t>Manukumar</w:t>
            </w:r>
            <w:proofErr w:type="spellEnd"/>
            <w:r w:rsidRPr="00C232B2">
              <w:rPr>
                <w:rFonts w:cs="Arial"/>
                <w:color w:val="000000"/>
                <w:sz w:val="18"/>
                <w:szCs w:val="18"/>
              </w:rPr>
              <w:t>, J. Shiva Kumar, B. Chandrasekhar, S. Raghava and S. Umesha</w:t>
            </w:r>
          </w:p>
        </w:tc>
        <w:tc>
          <w:tcPr>
            <w:tcW w:w="215" w:type="pct"/>
            <w:shd w:val="clear" w:color="auto" w:fill="auto"/>
            <w:noWrap/>
          </w:tcPr>
          <w:p w14:paraId="46B90FD5" w14:textId="1F63F7F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44A1396B" w14:textId="592D663F" w:rsidR="00D4712B" w:rsidRPr="00C232B2" w:rsidRDefault="00D4712B" w:rsidP="00D4712B">
            <w:pPr>
              <w:spacing w:line="240" w:lineRule="auto"/>
              <w:jc w:val="left"/>
              <w:rPr>
                <w:rFonts w:cs="Arial"/>
                <w:color w:val="000000"/>
                <w:sz w:val="18"/>
                <w:szCs w:val="18"/>
              </w:rPr>
            </w:pPr>
            <w:proofErr w:type="gramStart"/>
            <w:r w:rsidRPr="00C232B2">
              <w:rPr>
                <w:rFonts w:cs="Arial"/>
                <w:color w:val="000000"/>
                <w:sz w:val="18"/>
                <w:szCs w:val="18"/>
              </w:rPr>
              <w:t>Evidences</w:t>
            </w:r>
            <w:proofErr w:type="gramEnd"/>
            <w:r w:rsidRPr="00C232B2">
              <w:rPr>
                <w:rFonts w:cs="Arial"/>
                <w:color w:val="000000"/>
                <w:sz w:val="18"/>
                <w:szCs w:val="18"/>
              </w:rPr>
              <w:t xml:space="preserve"> for diabetes and insulin mimetic activity of medicinal plants: Present status and future prospects</w:t>
            </w:r>
          </w:p>
        </w:tc>
        <w:tc>
          <w:tcPr>
            <w:tcW w:w="974" w:type="pct"/>
            <w:shd w:val="clear" w:color="auto" w:fill="auto"/>
            <w:noWrap/>
          </w:tcPr>
          <w:p w14:paraId="78248BF1" w14:textId="3DB867B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Crit Rev Food Sci </w:t>
            </w:r>
            <w:proofErr w:type="spellStart"/>
            <w:r w:rsidRPr="00C232B2">
              <w:rPr>
                <w:rFonts w:cs="Arial"/>
                <w:color w:val="000000"/>
                <w:sz w:val="18"/>
                <w:szCs w:val="18"/>
              </w:rPr>
              <w:t>Nutr</w:t>
            </w:r>
            <w:proofErr w:type="spellEnd"/>
            <w:r w:rsidRPr="00C232B2">
              <w:rPr>
                <w:rFonts w:cs="Arial"/>
                <w:color w:val="000000"/>
                <w:sz w:val="18"/>
                <w:szCs w:val="18"/>
              </w:rPr>
              <w:t xml:space="preserve"> 57 (12) 2712-2729 10.1080/10408398.2016.1143446</w:t>
            </w:r>
          </w:p>
        </w:tc>
        <w:tc>
          <w:tcPr>
            <w:tcW w:w="376" w:type="pct"/>
          </w:tcPr>
          <w:p w14:paraId="2D19A718" w14:textId="6BABD4D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2A5BED4" w14:textId="77777777" w:rsidTr="002C491B">
        <w:tc>
          <w:tcPr>
            <w:tcW w:w="375" w:type="pct"/>
            <w:shd w:val="clear" w:color="auto" w:fill="auto"/>
            <w:noWrap/>
          </w:tcPr>
          <w:p w14:paraId="52A21231" w14:textId="666F8F6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2EA0B93E" w14:textId="60DC430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P. Shah, S. A. Rahman, H. </w:t>
            </w:r>
            <w:proofErr w:type="spellStart"/>
            <w:r w:rsidRPr="00C232B2">
              <w:rPr>
                <w:rFonts w:cs="Arial"/>
                <w:color w:val="000000"/>
                <w:sz w:val="18"/>
                <w:szCs w:val="18"/>
              </w:rPr>
              <w:t>Demirbilek</w:t>
            </w:r>
            <w:proofErr w:type="spellEnd"/>
            <w:r w:rsidRPr="00C232B2">
              <w:rPr>
                <w:rFonts w:cs="Arial"/>
                <w:color w:val="000000"/>
                <w:sz w:val="18"/>
                <w:szCs w:val="18"/>
              </w:rPr>
              <w:t xml:space="preserve">, M. </w:t>
            </w:r>
            <w:proofErr w:type="spellStart"/>
            <w:r w:rsidRPr="00C232B2">
              <w:rPr>
                <w:rFonts w:cs="Arial"/>
                <w:color w:val="000000"/>
                <w:sz w:val="18"/>
                <w:szCs w:val="18"/>
              </w:rPr>
              <w:t>Güemes</w:t>
            </w:r>
            <w:proofErr w:type="spellEnd"/>
            <w:r w:rsidRPr="00C232B2">
              <w:rPr>
                <w:rFonts w:cs="Arial"/>
                <w:color w:val="000000"/>
                <w:sz w:val="18"/>
                <w:szCs w:val="18"/>
              </w:rPr>
              <w:t xml:space="preserve"> and K. Hussain</w:t>
            </w:r>
          </w:p>
        </w:tc>
        <w:tc>
          <w:tcPr>
            <w:tcW w:w="215" w:type="pct"/>
            <w:shd w:val="clear" w:color="auto" w:fill="auto"/>
            <w:noWrap/>
          </w:tcPr>
          <w:p w14:paraId="66EF5863" w14:textId="7D04EFC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071EB824" w14:textId="416FD659"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r w:rsidRPr="00C232B2">
              <w:rPr>
                <w:rFonts w:cs="Arial"/>
                <w:color w:val="000000"/>
                <w:sz w:val="18"/>
                <w:szCs w:val="18"/>
              </w:rPr>
              <w:t xml:space="preserve"> in children and adults</w:t>
            </w:r>
          </w:p>
        </w:tc>
        <w:tc>
          <w:tcPr>
            <w:tcW w:w="974" w:type="pct"/>
            <w:shd w:val="clear" w:color="auto" w:fill="auto"/>
            <w:noWrap/>
          </w:tcPr>
          <w:p w14:paraId="408AFF51" w14:textId="7A7EF68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Lancet Diabetes Endocrinol 5 (9) 729-742 10.1016/s2213-8587(16)30323-0</w:t>
            </w:r>
          </w:p>
        </w:tc>
        <w:tc>
          <w:tcPr>
            <w:tcW w:w="376" w:type="pct"/>
          </w:tcPr>
          <w:p w14:paraId="2F718FC8" w14:textId="4C67455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GR</w:t>
            </w:r>
          </w:p>
        </w:tc>
      </w:tr>
      <w:tr w:rsidR="00D4712B" w:rsidRPr="00C232B2" w14:paraId="191B2DC4" w14:textId="77777777" w:rsidTr="002C491B">
        <w:tc>
          <w:tcPr>
            <w:tcW w:w="375" w:type="pct"/>
            <w:shd w:val="clear" w:color="auto" w:fill="auto"/>
            <w:noWrap/>
          </w:tcPr>
          <w:p w14:paraId="1B969652" w14:textId="73C5D12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7B119051" w14:textId="06F65D5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 </w:t>
            </w:r>
            <w:proofErr w:type="spellStart"/>
            <w:r w:rsidRPr="00C232B2">
              <w:rPr>
                <w:rFonts w:cs="Arial"/>
                <w:color w:val="000000"/>
                <w:sz w:val="18"/>
                <w:szCs w:val="18"/>
              </w:rPr>
              <w:t>Kostopoulou</w:t>
            </w:r>
            <w:proofErr w:type="spellEnd"/>
            <w:r w:rsidRPr="00C232B2">
              <w:rPr>
                <w:rFonts w:cs="Arial"/>
                <w:color w:val="000000"/>
                <w:sz w:val="18"/>
                <w:szCs w:val="18"/>
              </w:rPr>
              <w:t xml:space="preserve"> and P. Shah</w:t>
            </w:r>
          </w:p>
        </w:tc>
        <w:tc>
          <w:tcPr>
            <w:tcW w:w="215" w:type="pct"/>
            <w:shd w:val="clear" w:color="auto" w:fill="auto"/>
            <w:noWrap/>
          </w:tcPr>
          <w:p w14:paraId="6BDA6D08" w14:textId="346718F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3595C49E" w14:textId="72366199"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r w:rsidRPr="00C232B2">
              <w:rPr>
                <w:rFonts w:cs="Arial"/>
                <w:color w:val="000000"/>
                <w:sz w:val="18"/>
                <w:szCs w:val="18"/>
              </w:rPr>
              <w:t>-an overview of a complex clinical condition</w:t>
            </w:r>
          </w:p>
        </w:tc>
        <w:tc>
          <w:tcPr>
            <w:tcW w:w="974" w:type="pct"/>
            <w:shd w:val="clear" w:color="auto" w:fill="auto"/>
            <w:noWrap/>
          </w:tcPr>
          <w:p w14:paraId="4DA4ACDA" w14:textId="2B4B138F"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Eur</w:t>
            </w:r>
            <w:proofErr w:type="spellEnd"/>
            <w:r w:rsidRPr="00C232B2">
              <w:rPr>
                <w:rFonts w:cs="Arial"/>
                <w:color w:val="000000"/>
                <w:sz w:val="18"/>
                <w:szCs w:val="18"/>
              </w:rPr>
              <w:t xml:space="preserve"> J </w:t>
            </w:r>
            <w:proofErr w:type="spellStart"/>
            <w:r w:rsidRPr="00C232B2">
              <w:rPr>
                <w:rFonts w:cs="Arial"/>
                <w:color w:val="000000"/>
                <w:sz w:val="18"/>
                <w:szCs w:val="18"/>
              </w:rPr>
              <w:t>Pediatr</w:t>
            </w:r>
            <w:proofErr w:type="spellEnd"/>
            <w:r w:rsidRPr="00C232B2">
              <w:rPr>
                <w:rFonts w:cs="Arial"/>
                <w:color w:val="000000"/>
                <w:sz w:val="18"/>
                <w:szCs w:val="18"/>
              </w:rPr>
              <w:t xml:space="preserve"> 178 (8) 1151-1160 10.1007/s00431-019-03414-8</w:t>
            </w:r>
          </w:p>
        </w:tc>
        <w:tc>
          <w:tcPr>
            <w:tcW w:w="376" w:type="pct"/>
          </w:tcPr>
          <w:p w14:paraId="4187FDAA" w14:textId="557F2F3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103F9E2F" w14:textId="77777777" w:rsidTr="002C491B">
        <w:tc>
          <w:tcPr>
            <w:tcW w:w="375" w:type="pct"/>
            <w:shd w:val="clear" w:color="auto" w:fill="auto"/>
            <w:noWrap/>
          </w:tcPr>
          <w:p w14:paraId="42B764DC" w14:textId="7A3A1AD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10A52FA8" w14:textId="22252F7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E. Vargas, P. Nandhakumar, S. Ding, T. Saha and J. Wang</w:t>
            </w:r>
          </w:p>
        </w:tc>
        <w:tc>
          <w:tcPr>
            <w:tcW w:w="215" w:type="pct"/>
            <w:shd w:val="clear" w:color="auto" w:fill="auto"/>
            <w:noWrap/>
          </w:tcPr>
          <w:p w14:paraId="2C21EA71" w14:textId="079A6490"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2C2BC38C" w14:textId="49109F9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Insulin detection in diabetes mellitus: challenges and new prospects</w:t>
            </w:r>
          </w:p>
        </w:tc>
        <w:tc>
          <w:tcPr>
            <w:tcW w:w="974" w:type="pct"/>
            <w:shd w:val="clear" w:color="auto" w:fill="auto"/>
            <w:noWrap/>
          </w:tcPr>
          <w:p w14:paraId="25F9AB2D" w14:textId="1DC7FF7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Nat Rev Endocrinol 19 (8) 487-495 10.1038/s41574-023-00842-3</w:t>
            </w:r>
          </w:p>
        </w:tc>
        <w:tc>
          <w:tcPr>
            <w:tcW w:w="376" w:type="pct"/>
          </w:tcPr>
          <w:p w14:paraId="7628A49A" w14:textId="28D4B97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49F5B01" w14:textId="77777777" w:rsidTr="002C491B">
        <w:tc>
          <w:tcPr>
            <w:tcW w:w="375" w:type="pct"/>
            <w:shd w:val="clear" w:color="auto" w:fill="auto"/>
            <w:noWrap/>
          </w:tcPr>
          <w:p w14:paraId="73A43CD3" w14:textId="1CA018E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7EBE5CFD" w14:textId="44E810E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Mazidi</w:t>
            </w:r>
            <w:proofErr w:type="spellEnd"/>
            <w:r w:rsidRPr="00C232B2">
              <w:rPr>
                <w:rFonts w:cs="Arial"/>
                <w:color w:val="000000"/>
                <w:sz w:val="18"/>
                <w:szCs w:val="18"/>
              </w:rPr>
              <w:t xml:space="preserve">, P. P. de </w:t>
            </w:r>
            <w:proofErr w:type="spellStart"/>
            <w:r w:rsidRPr="00C232B2">
              <w:rPr>
                <w:rFonts w:cs="Arial"/>
                <w:color w:val="000000"/>
                <w:sz w:val="18"/>
                <w:szCs w:val="18"/>
              </w:rPr>
              <w:t>Caravatto</w:t>
            </w:r>
            <w:proofErr w:type="spellEnd"/>
            <w:r w:rsidRPr="00C232B2">
              <w:rPr>
                <w:rFonts w:cs="Arial"/>
                <w:color w:val="000000"/>
                <w:sz w:val="18"/>
                <w:szCs w:val="18"/>
              </w:rPr>
              <w:t>, J. R. Speakman and R. V. Cohen</w:t>
            </w:r>
          </w:p>
        </w:tc>
        <w:tc>
          <w:tcPr>
            <w:tcW w:w="215" w:type="pct"/>
            <w:shd w:val="clear" w:color="auto" w:fill="auto"/>
            <w:noWrap/>
          </w:tcPr>
          <w:p w14:paraId="68025D4E" w14:textId="15DCAC6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3DC25BDE" w14:textId="4DCFDB3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Mechanisms of Action of Surgical Interventions on Weight-Related Diseases: </w:t>
            </w:r>
            <w:proofErr w:type="gramStart"/>
            <w:r w:rsidRPr="00C232B2">
              <w:rPr>
                <w:rFonts w:cs="Arial"/>
                <w:color w:val="000000"/>
                <w:sz w:val="18"/>
                <w:szCs w:val="18"/>
              </w:rPr>
              <w:t>the</w:t>
            </w:r>
            <w:proofErr w:type="gramEnd"/>
            <w:r w:rsidRPr="00C232B2">
              <w:rPr>
                <w:rFonts w:cs="Arial"/>
                <w:color w:val="000000"/>
                <w:sz w:val="18"/>
                <w:szCs w:val="18"/>
              </w:rPr>
              <w:t xml:space="preserve"> Potential Role of Bile Acids</w:t>
            </w:r>
          </w:p>
        </w:tc>
        <w:tc>
          <w:tcPr>
            <w:tcW w:w="974" w:type="pct"/>
            <w:shd w:val="clear" w:color="auto" w:fill="auto"/>
            <w:noWrap/>
          </w:tcPr>
          <w:p w14:paraId="644B2804" w14:textId="3A1AA6DA"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Obes</w:t>
            </w:r>
            <w:proofErr w:type="spellEnd"/>
            <w:r w:rsidRPr="00C232B2">
              <w:rPr>
                <w:rFonts w:cs="Arial"/>
                <w:color w:val="000000"/>
                <w:sz w:val="18"/>
                <w:szCs w:val="18"/>
              </w:rPr>
              <w:t xml:space="preserve"> Surg 27 (3) 826-836 10.1007/s11695-017-2549-1</w:t>
            </w:r>
          </w:p>
        </w:tc>
        <w:tc>
          <w:tcPr>
            <w:tcW w:w="376" w:type="pct"/>
          </w:tcPr>
          <w:p w14:paraId="324B0F86" w14:textId="071959A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31408912" w14:textId="77777777" w:rsidTr="002C491B">
        <w:tc>
          <w:tcPr>
            <w:tcW w:w="375" w:type="pct"/>
            <w:shd w:val="clear" w:color="auto" w:fill="auto"/>
            <w:noWrap/>
          </w:tcPr>
          <w:p w14:paraId="7072E83D" w14:textId="2B7FBE0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4-1</w:t>
            </w:r>
          </w:p>
        </w:tc>
        <w:tc>
          <w:tcPr>
            <w:tcW w:w="1556" w:type="pct"/>
            <w:shd w:val="clear" w:color="auto" w:fill="auto"/>
            <w:noWrap/>
          </w:tcPr>
          <w:p w14:paraId="034452D1" w14:textId="5EAAF62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Ampuero, Y. Sánchez-Torrijos, V. Aguilera, F. Bellido and M. Romero-Gómez</w:t>
            </w:r>
          </w:p>
        </w:tc>
        <w:tc>
          <w:tcPr>
            <w:tcW w:w="215" w:type="pct"/>
            <w:shd w:val="clear" w:color="auto" w:fill="auto"/>
            <w:noWrap/>
          </w:tcPr>
          <w:p w14:paraId="6F29C9B4" w14:textId="5FB2128E"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312BFDEC" w14:textId="4D7EAA0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New therapeutic perspectives in non-alcoholic steatohepatitis</w:t>
            </w:r>
          </w:p>
        </w:tc>
        <w:tc>
          <w:tcPr>
            <w:tcW w:w="974" w:type="pct"/>
            <w:shd w:val="clear" w:color="auto" w:fill="auto"/>
            <w:noWrap/>
          </w:tcPr>
          <w:p w14:paraId="7FB91721" w14:textId="0F4CA8B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Gastroenterol Hepatol 41 (2) 128-142 10.1016/j.gastrohep.2017.07.006</w:t>
            </w:r>
          </w:p>
        </w:tc>
        <w:tc>
          <w:tcPr>
            <w:tcW w:w="376" w:type="pct"/>
          </w:tcPr>
          <w:p w14:paraId="7AB9495E" w14:textId="50C885C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B51A0B4" w14:textId="77777777" w:rsidTr="002C491B">
        <w:tc>
          <w:tcPr>
            <w:tcW w:w="375" w:type="pct"/>
            <w:shd w:val="clear" w:color="auto" w:fill="auto"/>
            <w:noWrap/>
          </w:tcPr>
          <w:p w14:paraId="13D73D00" w14:textId="0AF1C28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434BEB16" w14:textId="77C0C8E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 Grander, F. </w:t>
            </w:r>
            <w:proofErr w:type="spellStart"/>
            <w:r w:rsidRPr="00C232B2">
              <w:rPr>
                <w:rFonts w:cs="Arial"/>
                <w:color w:val="000000"/>
                <w:sz w:val="18"/>
                <w:szCs w:val="18"/>
              </w:rPr>
              <w:t>Grabherr</w:t>
            </w:r>
            <w:proofErr w:type="spellEnd"/>
            <w:r w:rsidRPr="00C232B2">
              <w:rPr>
                <w:rFonts w:cs="Arial"/>
                <w:color w:val="000000"/>
                <w:sz w:val="18"/>
                <w:szCs w:val="18"/>
              </w:rPr>
              <w:t xml:space="preserve"> and H. Tilg</w:t>
            </w:r>
          </w:p>
        </w:tc>
        <w:tc>
          <w:tcPr>
            <w:tcW w:w="215" w:type="pct"/>
            <w:shd w:val="clear" w:color="auto" w:fill="auto"/>
            <w:noWrap/>
          </w:tcPr>
          <w:p w14:paraId="52868CC6" w14:textId="39E721A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0ED36358" w14:textId="7303BDB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Non-alcoholic fatty liver disease: pathophysiological concepts and treatment options</w:t>
            </w:r>
          </w:p>
        </w:tc>
        <w:tc>
          <w:tcPr>
            <w:tcW w:w="974" w:type="pct"/>
            <w:shd w:val="clear" w:color="auto" w:fill="auto"/>
            <w:noWrap/>
          </w:tcPr>
          <w:p w14:paraId="5E96F185" w14:textId="719112F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Cardiovasc Res 119 (9) 1787-1798 10.1093/</w:t>
            </w:r>
            <w:proofErr w:type="spellStart"/>
            <w:r w:rsidRPr="00C232B2">
              <w:rPr>
                <w:rFonts w:cs="Arial"/>
                <w:color w:val="000000"/>
                <w:sz w:val="18"/>
                <w:szCs w:val="18"/>
              </w:rPr>
              <w:t>cvr</w:t>
            </w:r>
            <w:proofErr w:type="spellEnd"/>
            <w:r w:rsidRPr="00C232B2">
              <w:rPr>
                <w:rFonts w:cs="Arial"/>
                <w:color w:val="000000"/>
                <w:sz w:val="18"/>
                <w:szCs w:val="18"/>
              </w:rPr>
              <w:t>/cvad095</w:t>
            </w:r>
          </w:p>
        </w:tc>
        <w:tc>
          <w:tcPr>
            <w:tcW w:w="376" w:type="pct"/>
          </w:tcPr>
          <w:p w14:paraId="5FBC7140" w14:textId="15F1EA3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E52B0D8" w14:textId="77777777" w:rsidTr="002C491B">
        <w:tc>
          <w:tcPr>
            <w:tcW w:w="375" w:type="pct"/>
            <w:shd w:val="clear" w:color="auto" w:fill="auto"/>
            <w:noWrap/>
          </w:tcPr>
          <w:p w14:paraId="658F0E47" w14:textId="65910AF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3C23A16B" w14:textId="085E3DA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 K. Prabhakar and P. M. Sivakumar</w:t>
            </w:r>
          </w:p>
        </w:tc>
        <w:tc>
          <w:tcPr>
            <w:tcW w:w="215" w:type="pct"/>
            <w:shd w:val="clear" w:color="auto" w:fill="auto"/>
            <w:noWrap/>
          </w:tcPr>
          <w:p w14:paraId="3DF467BA" w14:textId="226F4785"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643C2CF3" w14:textId="221780B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Protein Tyrosine Phosphatase 1B Inhibitors: A Novel Therapeutic Strategy for the Management of type 2 Diabetes Mellitus</w:t>
            </w:r>
          </w:p>
        </w:tc>
        <w:tc>
          <w:tcPr>
            <w:tcW w:w="974" w:type="pct"/>
            <w:shd w:val="clear" w:color="auto" w:fill="auto"/>
            <w:noWrap/>
          </w:tcPr>
          <w:p w14:paraId="73955312" w14:textId="7AB2170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Curr Pharm Des 25 (23) 2526-2539 10.2174/1381612825666190716102901</w:t>
            </w:r>
          </w:p>
        </w:tc>
        <w:tc>
          <w:tcPr>
            <w:tcW w:w="376" w:type="pct"/>
          </w:tcPr>
          <w:p w14:paraId="42A0CFDA" w14:textId="1E4EAA3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D233486" w14:textId="77777777" w:rsidTr="002C491B">
        <w:tc>
          <w:tcPr>
            <w:tcW w:w="375" w:type="pct"/>
            <w:shd w:val="clear" w:color="auto" w:fill="auto"/>
            <w:noWrap/>
          </w:tcPr>
          <w:p w14:paraId="35570F5C" w14:textId="1D29DE2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67F4FB6F" w14:textId="6A3D499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 Douillard, A. </w:t>
            </w:r>
            <w:proofErr w:type="spellStart"/>
            <w:r w:rsidRPr="00C232B2">
              <w:rPr>
                <w:rFonts w:cs="Arial"/>
                <w:color w:val="000000"/>
                <w:sz w:val="18"/>
                <w:szCs w:val="18"/>
              </w:rPr>
              <w:t>Jannin</w:t>
            </w:r>
            <w:proofErr w:type="spellEnd"/>
            <w:r w:rsidRPr="00C232B2">
              <w:rPr>
                <w:rFonts w:cs="Arial"/>
                <w:color w:val="000000"/>
                <w:sz w:val="18"/>
                <w:szCs w:val="18"/>
              </w:rPr>
              <w:t xml:space="preserve"> and M. C. </w:t>
            </w:r>
            <w:proofErr w:type="spellStart"/>
            <w:r w:rsidRPr="00C232B2">
              <w:rPr>
                <w:rFonts w:cs="Arial"/>
                <w:color w:val="000000"/>
                <w:sz w:val="18"/>
                <w:szCs w:val="18"/>
              </w:rPr>
              <w:t>Vantyghem</w:t>
            </w:r>
            <w:proofErr w:type="spellEnd"/>
          </w:p>
        </w:tc>
        <w:tc>
          <w:tcPr>
            <w:tcW w:w="215" w:type="pct"/>
            <w:shd w:val="clear" w:color="auto" w:fill="auto"/>
            <w:noWrap/>
          </w:tcPr>
          <w:p w14:paraId="3C5EC850" w14:textId="4C3C757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1B3769A0" w14:textId="4672AFF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Rare causes of hypoglycemia in adults</w:t>
            </w:r>
          </w:p>
        </w:tc>
        <w:tc>
          <w:tcPr>
            <w:tcW w:w="974" w:type="pct"/>
            <w:shd w:val="clear" w:color="auto" w:fill="auto"/>
            <w:noWrap/>
          </w:tcPr>
          <w:p w14:paraId="37DBDA52" w14:textId="38D4915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Ann Endocrinol (Paris) 81 (2-3) 110-117 10.1016/j.ando.2020.04.003</w:t>
            </w:r>
          </w:p>
        </w:tc>
        <w:tc>
          <w:tcPr>
            <w:tcW w:w="376" w:type="pct"/>
          </w:tcPr>
          <w:p w14:paraId="0853424D" w14:textId="3C69C12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797321D1" w14:textId="77777777" w:rsidTr="002C491B">
        <w:tc>
          <w:tcPr>
            <w:tcW w:w="375" w:type="pct"/>
            <w:shd w:val="clear" w:color="auto" w:fill="auto"/>
            <w:noWrap/>
          </w:tcPr>
          <w:p w14:paraId="4AA2ED7E" w14:textId="4DD943F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4-1</w:t>
            </w:r>
          </w:p>
        </w:tc>
        <w:tc>
          <w:tcPr>
            <w:tcW w:w="1556" w:type="pct"/>
            <w:shd w:val="clear" w:color="auto" w:fill="auto"/>
            <w:noWrap/>
          </w:tcPr>
          <w:p w14:paraId="677DDB81" w14:textId="2311813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Danowitz and D. D. De Leon</w:t>
            </w:r>
          </w:p>
        </w:tc>
        <w:tc>
          <w:tcPr>
            <w:tcW w:w="215" w:type="pct"/>
            <w:shd w:val="clear" w:color="auto" w:fill="auto"/>
            <w:noWrap/>
          </w:tcPr>
          <w:p w14:paraId="625AD0CF" w14:textId="7197326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51097315" w14:textId="5075C3A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The Role of GLP-1 Signaling in Hypoglycemia due to Hyperinsulinism</w:t>
            </w:r>
          </w:p>
        </w:tc>
        <w:tc>
          <w:tcPr>
            <w:tcW w:w="974" w:type="pct"/>
            <w:shd w:val="clear" w:color="auto" w:fill="auto"/>
            <w:noWrap/>
          </w:tcPr>
          <w:p w14:paraId="7290DD51" w14:textId="50DFD1E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Front Endocrinol (Lausanne) 13 (863184 10.3389/fendo.2022.863184</w:t>
            </w:r>
          </w:p>
        </w:tc>
        <w:tc>
          <w:tcPr>
            <w:tcW w:w="376" w:type="pct"/>
          </w:tcPr>
          <w:p w14:paraId="3A8773D2" w14:textId="5E725FA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42894D02" w14:textId="77777777" w:rsidTr="002C491B">
        <w:tc>
          <w:tcPr>
            <w:tcW w:w="375" w:type="pct"/>
            <w:shd w:val="clear" w:color="auto" w:fill="auto"/>
            <w:noWrap/>
          </w:tcPr>
          <w:p w14:paraId="50E549A8" w14:textId="2F7F0BE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5-1</w:t>
            </w:r>
          </w:p>
        </w:tc>
        <w:tc>
          <w:tcPr>
            <w:tcW w:w="1556" w:type="pct"/>
            <w:shd w:val="clear" w:color="auto" w:fill="auto"/>
            <w:noWrap/>
          </w:tcPr>
          <w:p w14:paraId="0747A041" w14:textId="37F9435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w:t>
            </w:r>
          </w:p>
        </w:tc>
        <w:tc>
          <w:tcPr>
            <w:tcW w:w="215" w:type="pct"/>
            <w:shd w:val="clear" w:color="auto" w:fill="auto"/>
            <w:noWrap/>
          </w:tcPr>
          <w:p w14:paraId="61DB9881" w14:textId="70982116"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40768439" w14:textId="173A3EB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Dasiglucagon (</w:t>
            </w:r>
            <w:proofErr w:type="spellStart"/>
            <w:r w:rsidRPr="00C232B2">
              <w:rPr>
                <w:rFonts w:cs="Arial"/>
                <w:color w:val="000000"/>
                <w:sz w:val="18"/>
                <w:szCs w:val="18"/>
              </w:rPr>
              <w:t>Zegalogue</w:t>
            </w:r>
            <w:proofErr w:type="spellEnd"/>
            <w:r w:rsidRPr="00C232B2">
              <w:rPr>
                <w:rFonts w:cs="Arial"/>
                <w:color w:val="000000"/>
                <w:sz w:val="18"/>
                <w:szCs w:val="18"/>
              </w:rPr>
              <w:t>) for severe hypoglycemia</w:t>
            </w:r>
          </w:p>
        </w:tc>
        <w:tc>
          <w:tcPr>
            <w:tcW w:w="974" w:type="pct"/>
            <w:shd w:val="clear" w:color="auto" w:fill="auto"/>
            <w:noWrap/>
          </w:tcPr>
          <w:p w14:paraId="1DBB661C" w14:textId="3084670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Med Lett Drugs Ther 63 (1631) 132-134 </w:t>
            </w:r>
          </w:p>
        </w:tc>
        <w:tc>
          <w:tcPr>
            <w:tcW w:w="376" w:type="pct"/>
          </w:tcPr>
          <w:p w14:paraId="39490D20" w14:textId="7D129EB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2FE3934A" w14:textId="77777777" w:rsidTr="002C491B">
        <w:tc>
          <w:tcPr>
            <w:tcW w:w="375" w:type="pct"/>
            <w:shd w:val="clear" w:color="auto" w:fill="auto"/>
            <w:noWrap/>
          </w:tcPr>
          <w:p w14:paraId="285C0B09" w14:textId="2040471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5-1</w:t>
            </w:r>
          </w:p>
        </w:tc>
        <w:tc>
          <w:tcPr>
            <w:tcW w:w="1556" w:type="pct"/>
            <w:shd w:val="clear" w:color="auto" w:fill="auto"/>
            <w:noWrap/>
          </w:tcPr>
          <w:p w14:paraId="6E2032C8" w14:textId="5CF3B70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 Xu, G. Tang and Z. Chen</w:t>
            </w:r>
          </w:p>
        </w:tc>
        <w:tc>
          <w:tcPr>
            <w:tcW w:w="215" w:type="pct"/>
            <w:shd w:val="clear" w:color="auto" w:fill="auto"/>
            <w:noWrap/>
          </w:tcPr>
          <w:p w14:paraId="64490CAE" w14:textId="0CC2B0C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617849F3" w14:textId="2403FB6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Dasiglucagon: an effective medicine for severe hypoglycemia</w:t>
            </w:r>
          </w:p>
        </w:tc>
        <w:tc>
          <w:tcPr>
            <w:tcW w:w="974" w:type="pct"/>
            <w:shd w:val="clear" w:color="auto" w:fill="auto"/>
            <w:noWrap/>
          </w:tcPr>
          <w:p w14:paraId="5EB9C7D7" w14:textId="47D0CB6D"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Eur</w:t>
            </w:r>
            <w:proofErr w:type="spellEnd"/>
            <w:r w:rsidRPr="00C232B2">
              <w:rPr>
                <w:rFonts w:cs="Arial"/>
                <w:color w:val="000000"/>
                <w:sz w:val="18"/>
                <w:szCs w:val="18"/>
              </w:rPr>
              <w:t xml:space="preserve"> J Clin </w:t>
            </w:r>
            <w:proofErr w:type="spellStart"/>
            <w:r w:rsidRPr="00C232B2">
              <w:rPr>
                <w:rFonts w:cs="Arial"/>
                <w:color w:val="000000"/>
                <w:sz w:val="18"/>
                <w:szCs w:val="18"/>
              </w:rPr>
              <w:t>Pharmacol</w:t>
            </w:r>
            <w:proofErr w:type="spellEnd"/>
            <w:r w:rsidRPr="00C232B2">
              <w:rPr>
                <w:rFonts w:cs="Arial"/>
                <w:color w:val="000000"/>
                <w:sz w:val="18"/>
                <w:szCs w:val="18"/>
              </w:rPr>
              <w:t xml:space="preserve"> 77 (12) 1783-1790 10.1007/s00228-021-03183-0</w:t>
            </w:r>
          </w:p>
        </w:tc>
        <w:tc>
          <w:tcPr>
            <w:tcW w:w="376" w:type="pct"/>
          </w:tcPr>
          <w:p w14:paraId="183477C6" w14:textId="4BACA62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072A005B" w14:textId="77777777" w:rsidTr="002C491B">
        <w:tc>
          <w:tcPr>
            <w:tcW w:w="375" w:type="pct"/>
            <w:shd w:val="clear" w:color="auto" w:fill="auto"/>
            <w:noWrap/>
          </w:tcPr>
          <w:p w14:paraId="489645BD" w14:textId="49D8D55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5-1</w:t>
            </w:r>
          </w:p>
        </w:tc>
        <w:tc>
          <w:tcPr>
            <w:tcW w:w="1556" w:type="pct"/>
            <w:shd w:val="clear" w:color="auto" w:fill="auto"/>
            <w:noWrap/>
          </w:tcPr>
          <w:p w14:paraId="47FE44EB" w14:textId="1E7CE5F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 A. Blair</w:t>
            </w:r>
          </w:p>
        </w:tc>
        <w:tc>
          <w:tcPr>
            <w:tcW w:w="215" w:type="pct"/>
            <w:shd w:val="clear" w:color="auto" w:fill="auto"/>
            <w:noWrap/>
          </w:tcPr>
          <w:p w14:paraId="00A6BC5F" w14:textId="388EDE2B"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1795498D" w14:textId="5BEDDC4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Dasiglucagon: First Approval</w:t>
            </w:r>
          </w:p>
        </w:tc>
        <w:tc>
          <w:tcPr>
            <w:tcW w:w="974" w:type="pct"/>
            <w:shd w:val="clear" w:color="auto" w:fill="auto"/>
            <w:noWrap/>
          </w:tcPr>
          <w:p w14:paraId="5533732D" w14:textId="4F27922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Drugs 81 (9) 1115-1120 10.1007/s40265-021-01531-z</w:t>
            </w:r>
          </w:p>
        </w:tc>
        <w:tc>
          <w:tcPr>
            <w:tcW w:w="376" w:type="pct"/>
          </w:tcPr>
          <w:p w14:paraId="31D6593B" w14:textId="5667C08C"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0CD2E63C" w14:textId="77777777" w:rsidTr="002C491B">
        <w:tc>
          <w:tcPr>
            <w:tcW w:w="375" w:type="pct"/>
            <w:shd w:val="clear" w:color="auto" w:fill="auto"/>
            <w:noWrap/>
          </w:tcPr>
          <w:p w14:paraId="715C6751" w14:textId="6D5C798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5-1</w:t>
            </w:r>
          </w:p>
        </w:tc>
        <w:tc>
          <w:tcPr>
            <w:tcW w:w="1556" w:type="pct"/>
            <w:shd w:val="clear" w:color="auto" w:fill="auto"/>
            <w:noWrap/>
          </w:tcPr>
          <w:p w14:paraId="00F47A7A" w14:textId="0FAED49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H. </w:t>
            </w:r>
            <w:proofErr w:type="spellStart"/>
            <w:r w:rsidRPr="00C232B2">
              <w:rPr>
                <w:rFonts w:cs="Arial"/>
                <w:color w:val="000000"/>
                <w:sz w:val="18"/>
                <w:szCs w:val="18"/>
              </w:rPr>
              <w:t>Demirbilek</w:t>
            </w:r>
            <w:proofErr w:type="spellEnd"/>
            <w:r w:rsidRPr="00C232B2">
              <w:rPr>
                <w:rFonts w:cs="Arial"/>
                <w:color w:val="000000"/>
                <w:sz w:val="18"/>
                <w:szCs w:val="18"/>
              </w:rPr>
              <w:t xml:space="preserve">, D. </w:t>
            </w:r>
            <w:proofErr w:type="spellStart"/>
            <w:r w:rsidRPr="00C232B2">
              <w:rPr>
                <w:rFonts w:cs="Arial"/>
                <w:color w:val="000000"/>
                <w:sz w:val="18"/>
                <w:szCs w:val="18"/>
              </w:rPr>
              <w:t>Vuralli</w:t>
            </w:r>
            <w:proofErr w:type="spellEnd"/>
            <w:r w:rsidRPr="00C232B2">
              <w:rPr>
                <w:rFonts w:cs="Arial"/>
                <w:color w:val="000000"/>
                <w:sz w:val="18"/>
                <w:szCs w:val="18"/>
              </w:rPr>
              <w:t>, B. Haris and K. Hussain</w:t>
            </w:r>
          </w:p>
        </w:tc>
        <w:tc>
          <w:tcPr>
            <w:tcW w:w="215" w:type="pct"/>
            <w:shd w:val="clear" w:color="auto" w:fill="auto"/>
            <w:noWrap/>
          </w:tcPr>
          <w:p w14:paraId="3E0B4B19" w14:textId="411F30B9"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524CE170" w14:textId="649D110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Managing Severe </w:t>
            </w:r>
            <w:proofErr w:type="spellStart"/>
            <w:r w:rsidRPr="00C232B2">
              <w:rPr>
                <w:rFonts w:cs="Arial"/>
                <w:color w:val="000000"/>
                <w:sz w:val="18"/>
                <w:szCs w:val="18"/>
              </w:rPr>
              <w:t>Hypoglycaemia</w:t>
            </w:r>
            <w:proofErr w:type="spellEnd"/>
            <w:r w:rsidRPr="00C232B2">
              <w:rPr>
                <w:rFonts w:cs="Arial"/>
                <w:color w:val="000000"/>
                <w:sz w:val="18"/>
                <w:szCs w:val="18"/>
              </w:rPr>
              <w:t xml:space="preserve"> in Patients with Diabetes: Current Challenges and Emerging Therapies</w:t>
            </w:r>
          </w:p>
        </w:tc>
        <w:tc>
          <w:tcPr>
            <w:tcW w:w="974" w:type="pct"/>
            <w:shd w:val="clear" w:color="auto" w:fill="auto"/>
            <w:noWrap/>
          </w:tcPr>
          <w:p w14:paraId="6A716572" w14:textId="78A43CD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Diabetes </w:t>
            </w:r>
            <w:proofErr w:type="spellStart"/>
            <w:r w:rsidRPr="00C232B2">
              <w:rPr>
                <w:rFonts w:cs="Arial"/>
                <w:color w:val="000000"/>
                <w:sz w:val="18"/>
                <w:szCs w:val="18"/>
              </w:rPr>
              <w:t>Metab</w:t>
            </w:r>
            <w:proofErr w:type="spellEnd"/>
            <w:r w:rsidRPr="00C232B2">
              <w:rPr>
                <w:rFonts w:cs="Arial"/>
                <w:color w:val="000000"/>
                <w:sz w:val="18"/>
                <w:szCs w:val="18"/>
              </w:rPr>
              <w:t xml:space="preserve"> Syndr </w:t>
            </w:r>
            <w:proofErr w:type="spellStart"/>
            <w:r w:rsidRPr="00C232B2">
              <w:rPr>
                <w:rFonts w:cs="Arial"/>
                <w:color w:val="000000"/>
                <w:sz w:val="18"/>
                <w:szCs w:val="18"/>
              </w:rPr>
              <w:t>Obes</w:t>
            </w:r>
            <w:proofErr w:type="spellEnd"/>
            <w:r w:rsidRPr="00C232B2">
              <w:rPr>
                <w:rFonts w:cs="Arial"/>
                <w:color w:val="000000"/>
                <w:sz w:val="18"/>
                <w:szCs w:val="18"/>
              </w:rPr>
              <w:t xml:space="preserve"> 16 (259-273 10.2147/dmso.S313837</w:t>
            </w:r>
          </w:p>
        </w:tc>
        <w:tc>
          <w:tcPr>
            <w:tcW w:w="376" w:type="pct"/>
          </w:tcPr>
          <w:p w14:paraId="1B4DA580" w14:textId="2F6F628D"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D4712B" w:rsidRPr="00C232B2" w14:paraId="58133B26" w14:textId="77777777" w:rsidTr="002C491B">
        <w:tc>
          <w:tcPr>
            <w:tcW w:w="375" w:type="pct"/>
            <w:shd w:val="clear" w:color="auto" w:fill="auto"/>
            <w:noWrap/>
          </w:tcPr>
          <w:p w14:paraId="11D75142" w14:textId="734240C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5-1</w:t>
            </w:r>
          </w:p>
        </w:tc>
        <w:tc>
          <w:tcPr>
            <w:tcW w:w="1556" w:type="pct"/>
            <w:shd w:val="clear" w:color="auto" w:fill="auto"/>
            <w:noWrap/>
          </w:tcPr>
          <w:p w14:paraId="0C551311" w14:textId="4FBAF17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L. La Sala and A. E. </w:t>
            </w:r>
            <w:proofErr w:type="spellStart"/>
            <w:r w:rsidRPr="00C232B2">
              <w:rPr>
                <w:rFonts w:cs="Arial"/>
                <w:color w:val="000000"/>
                <w:sz w:val="18"/>
                <w:szCs w:val="18"/>
              </w:rPr>
              <w:t>Pontiroli</w:t>
            </w:r>
            <w:proofErr w:type="spellEnd"/>
          </w:p>
        </w:tc>
        <w:tc>
          <w:tcPr>
            <w:tcW w:w="215" w:type="pct"/>
            <w:shd w:val="clear" w:color="auto" w:fill="auto"/>
            <w:noWrap/>
          </w:tcPr>
          <w:p w14:paraId="36C92E98" w14:textId="51CF76C4"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5F0D58A1" w14:textId="1F0C310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New Fast Acting Glucagon for Recovery from Hypoglycemia, a Life-Threatening Situation: Nasal Powder and Injected Stable Solutions</w:t>
            </w:r>
          </w:p>
        </w:tc>
        <w:tc>
          <w:tcPr>
            <w:tcW w:w="974" w:type="pct"/>
            <w:shd w:val="clear" w:color="auto" w:fill="auto"/>
            <w:noWrap/>
          </w:tcPr>
          <w:p w14:paraId="1E0E0968" w14:textId="31C245C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Int J Mol Sci 22 (19) 10.3390/ijms221910643</w:t>
            </w:r>
          </w:p>
        </w:tc>
        <w:tc>
          <w:tcPr>
            <w:tcW w:w="376" w:type="pct"/>
          </w:tcPr>
          <w:p w14:paraId="1B8BAA5C" w14:textId="156F66EA"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DP</w:t>
            </w:r>
          </w:p>
        </w:tc>
      </w:tr>
      <w:tr w:rsidR="003E23FE" w:rsidRPr="00C232B2" w14:paraId="5F166391" w14:textId="77777777" w:rsidTr="002C491B">
        <w:tc>
          <w:tcPr>
            <w:tcW w:w="375" w:type="pct"/>
            <w:shd w:val="clear" w:color="auto" w:fill="auto"/>
            <w:noWrap/>
          </w:tcPr>
          <w:p w14:paraId="2858A8ED" w14:textId="36D7A345"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6C5559F2" w14:textId="099F6F07"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 xml:space="preserve">H. Thabit, R. Lal and L. </w:t>
            </w:r>
            <w:proofErr w:type="spellStart"/>
            <w:r w:rsidRPr="00C232B2">
              <w:rPr>
                <w:rFonts w:cs="Arial"/>
                <w:color w:val="000000"/>
                <w:sz w:val="18"/>
                <w:szCs w:val="18"/>
              </w:rPr>
              <w:t>Leelarathna</w:t>
            </w:r>
            <w:proofErr w:type="spellEnd"/>
          </w:p>
        </w:tc>
        <w:tc>
          <w:tcPr>
            <w:tcW w:w="215" w:type="pct"/>
            <w:shd w:val="clear" w:color="auto" w:fill="auto"/>
            <w:noWrap/>
          </w:tcPr>
          <w:p w14:paraId="21688E8E" w14:textId="447314AB" w:rsidR="003E23FE" w:rsidRPr="00C232B2" w:rsidRDefault="003E23FE" w:rsidP="003E23FE">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433197F5" w14:textId="0DECB5A5"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Automated insulin dosing systems: Advances after a century of insulin</w:t>
            </w:r>
          </w:p>
        </w:tc>
        <w:tc>
          <w:tcPr>
            <w:tcW w:w="974" w:type="pct"/>
            <w:shd w:val="clear" w:color="auto" w:fill="auto"/>
            <w:noWrap/>
          </w:tcPr>
          <w:p w14:paraId="609F5896" w14:textId="4D014665" w:rsidR="003E23FE" w:rsidRPr="00C232B2" w:rsidRDefault="003E23FE" w:rsidP="003E23FE">
            <w:pPr>
              <w:spacing w:line="240" w:lineRule="auto"/>
              <w:jc w:val="left"/>
              <w:rPr>
                <w:rFonts w:cs="Arial"/>
                <w:color w:val="000000"/>
                <w:sz w:val="18"/>
                <w:szCs w:val="18"/>
              </w:rPr>
            </w:pPr>
            <w:proofErr w:type="spellStart"/>
            <w:r w:rsidRPr="00C232B2">
              <w:rPr>
                <w:rFonts w:cs="Arial"/>
                <w:color w:val="000000"/>
                <w:sz w:val="18"/>
                <w:szCs w:val="18"/>
              </w:rPr>
              <w:t>Diabet</w:t>
            </w:r>
            <w:proofErr w:type="spellEnd"/>
            <w:r w:rsidRPr="00C232B2">
              <w:rPr>
                <w:rFonts w:cs="Arial"/>
                <w:color w:val="000000"/>
                <w:sz w:val="18"/>
                <w:szCs w:val="18"/>
              </w:rPr>
              <w:t xml:space="preserve"> Med 38 (12) e14695 10.1111/dme.14695</w:t>
            </w:r>
          </w:p>
        </w:tc>
        <w:tc>
          <w:tcPr>
            <w:tcW w:w="376" w:type="pct"/>
          </w:tcPr>
          <w:p w14:paraId="5C165060" w14:textId="695506E7"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Included</w:t>
            </w:r>
          </w:p>
        </w:tc>
      </w:tr>
      <w:tr w:rsidR="003E23FE" w:rsidRPr="00C232B2" w14:paraId="1FE49305" w14:textId="77777777" w:rsidTr="002C491B">
        <w:tc>
          <w:tcPr>
            <w:tcW w:w="375" w:type="pct"/>
            <w:shd w:val="clear" w:color="auto" w:fill="auto"/>
            <w:noWrap/>
          </w:tcPr>
          <w:p w14:paraId="3345A3AD" w14:textId="44F66729"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11A4E3EA" w14:textId="3BE05AE6"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X. Jiao, Y. Shen and Y. Chen</w:t>
            </w:r>
          </w:p>
        </w:tc>
        <w:tc>
          <w:tcPr>
            <w:tcW w:w="215" w:type="pct"/>
            <w:shd w:val="clear" w:color="auto" w:fill="auto"/>
            <w:noWrap/>
          </w:tcPr>
          <w:p w14:paraId="7DC84718" w14:textId="290BFC94" w:rsidR="003E23FE" w:rsidRPr="00C232B2" w:rsidRDefault="003E23FE" w:rsidP="003E23FE">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075C61AD" w14:textId="4BE57722"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Better TIR, HbA1c, and less hypoglycemia in closed-loop insulin system in patients with type 1 diabetes: a meta-analysis</w:t>
            </w:r>
          </w:p>
        </w:tc>
        <w:tc>
          <w:tcPr>
            <w:tcW w:w="974" w:type="pct"/>
            <w:shd w:val="clear" w:color="auto" w:fill="auto"/>
            <w:noWrap/>
          </w:tcPr>
          <w:p w14:paraId="7E1BEA5C" w14:textId="3D182420"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BMJ Open Diabetes Res Care 10 (2) 10.1136/bmjdrc-2021-002633</w:t>
            </w:r>
          </w:p>
        </w:tc>
        <w:tc>
          <w:tcPr>
            <w:tcW w:w="376" w:type="pct"/>
          </w:tcPr>
          <w:p w14:paraId="0FFAB453" w14:textId="7DF6B87C"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Included</w:t>
            </w:r>
          </w:p>
        </w:tc>
      </w:tr>
      <w:tr w:rsidR="003E23FE" w:rsidRPr="00C232B2" w14:paraId="3D132746" w14:textId="77777777" w:rsidTr="002C491B">
        <w:tc>
          <w:tcPr>
            <w:tcW w:w="375" w:type="pct"/>
            <w:shd w:val="clear" w:color="auto" w:fill="auto"/>
            <w:noWrap/>
          </w:tcPr>
          <w:p w14:paraId="03E23EEA" w14:textId="622EB21F"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19945859" w14:textId="34742894"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 xml:space="preserve">V. Karageorgiou, T. G. Papaioannou, I. Bellos, K. </w:t>
            </w:r>
            <w:proofErr w:type="spellStart"/>
            <w:r w:rsidRPr="00C232B2">
              <w:rPr>
                <w:rFonts w:cs="Arial"/>
                <w:color w:val="000000"/>
                <w:sz w:val="18"/>
                <w:szCs w:val="18"/>
              </w:rPr>
              <w:t>Alexandraki</w:t>
            </w:r>
            <w:proofErr w:type="spellEnd"/>
            <w:r w:rsidRPr="00C232B2">
              <w:rPr>
                <w:rFonts w:cs="Arial"/>
                <w:color w:val="000000"/>
                <w:sz w:val="18"/>
                <w:szCs w:val="18"/>
              </w:rPr>
              <w:t xml:space="preserve">, N. </w:t>
            </w:r>
            <w:proofErr w:type="spellStart"/>
            <w:r w:rsidRPr="00C232B2">
              <w:rPr>
                <w:rFonts w:cs="Arial"/>
                <w:color w:val="000000"/>
                <w:sz w:val="18"/>
                <w:szCs w:val="18"/>
              </w:rPr>
              <w:t>Tentolouris</w:t>
            </w:r>
            <w:proofErr w:type="spellEnd"/>
            <w:r w:rsidRPr="00C232B2">
              <w:rPr>
                <w:rFonts w:cs="Arial"/>
                <w:color w:val="000000"/>
                <w:sz w:val="18"/>
                <w:szCs w:val="18"/>
              </w:rPr>
              <w:t xml:space="preserve">, C. </w:t>
            </w:r>
            <w:proofErr w:type="spellStart"/>
            <w:r w:rsidRPr="00C232B2">
              <w:rPr>
                <w:rFonts w:cs="Arial"/>
                <w:color w:val="000000"/>
                <w:sz w:val="18"/>
                <w:szCs w:val="18"/>
              </w:rPr>
              <w:t>Stefanadis</w:t>
            </w:r>
            <w:proofErr w:type="spellEnd"/>
            <w:r w:rsidRPr="00C232B2">
              <w:rPr>
                <w:rFonts w:cs="Arial"/>
                <w:color w:val="000000"/>
                <w:sz w:val="18"/>
                <w:szCs w:val="18"/>
              </w:rPr>
              <w:t xml:space="preserve">, G. P. </w:t>
            </w:r>
            <w:proofErr w:type="spellStart"/>
            <w:r w:rsidRPr="00C232B2">
              <w:rPr>
                <w:rFonts w:cs="Arial"/>
                <w:color w:val="000000"/>
                <w:sz w:val="18"/>
                <w:szCs w:val="18"/>
              </w:rPr>
              <w:t>Chrousos</w:t>
            </w:r>
            <w:proofErr w:type="spellEnd"/>
            <w:r w:rsidRPr="00C232B2">
              <w:rPr>
                <w:rFonts w:cs="Arial"/>
                <w:color w:val="000000"/>
                <w:sz w:val="18"/>
                <w:szCs w:val="18"/>
              </w:rPr>
              <w:t xml:space="preserve"> and D. </w:t>
            </w:r>
            <w:proofErr w:type="spellStart"/>
            <w:r w:rsidRPr="00C232B2">
              <w:rPr>
                <w:rFonts w:cs="Arial"/>
                <w:color w:val="000000"/>
                <w:sz w:val="18"/>
                <w:szCs w:val="18"/>
              </w:rPr>
              <w:t>Tousoulis</w:t>
            </w:r>
            <w:proofErr w:type="spellEnd"/>
          </w:p>
        </w:tc>
        <w:tc>
          <w:tcPr>
            <w:tcW w:w="215" w:type="pct"/>
            <w:shd w:val="clear" w:color="auto" w:fill="auto"/>
            <w:noWrap/>
          </w:tcPr>
          <w:p w14:paraId="6B0E10CB" w14:textId="67457D05" w:rsidR="003E23FE" w:rsidRPr="00C232B2" w:rsidRDefault="003E23FE" w:rsidP="003E23FE">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15A71A02" w14:textId="6FDA1F0D"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Effectiveness of artificial pancreas in the non-adult population: A systematic review and network meta-analysis</w:t>
            </w:r>
          </w:p>
        </w:tc>
        <w:tc>
          <w:tcPr>
            <w:tcW w:w="974" w:type="pct"/>
            <w:shd w:val="clear" w:color="auto" w:fill="auto"/>
            <w:noWrap/>
          </w:tcPr>
          <w:p w14:paraId="469D85AF" w14:textId="1DE627B1"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Metabolism 90 (20-30 10.1016/j.metabol.2018.10.002</w:t>
            </w:r>
          </w:p>
        </w:tc>
        <w:tc>
          <w:tcPr>
            <w:tcW w:w="376" w:type="pct"/>
          </w:tcPr>
          <w:p w14:paraId="241E64F1" w14:textId="7D1074D0"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Included</w:t>
            </w:r>
          </w:p>
        </w:tc>
      </w:tr>
      <w:tr w:rsidR="003E23FE" w:rsidRPr="00C232B2" w14:paraId="29CD84DE" w14:textId="77777777" w:rsidTr="002C491B">
        <w:tc>
          <w:tcPr>
            <w:tcW w:w="375" w:type="pct"/>
            <w:shd w:val="clear" w:color="auto" w:fill="auto"/>
            <w:noWrap/>
          </w:tcPr>
          <w:p w14:paraId="622914D2" w14:textId="218D6F6B"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5D109514" w14:textId="49F8259A"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 xml:space="preserve">K. Braune, R. A. Lal, L. </w:t>
            </w:r>
            <w:proofErr w:type="spellStart"/>
            <w:r w:rsidRPr="00C232B2">
              <w:rPr>
                <w:rFonts w:cs="Arial"/>
                <w:color w:val="000000"/>
                <w:sz w:val="18"/>
                <w:szCs w:val="18"/>
              </w:rPr>
              <w:t>Petruželková</w:t>
            </w:r>
            <w:proofErr w:type="spellEnd"/>
            <w:r w:rsidRPr="00C232B2">
              <w:rPr>
                <w:rFonts w:cs="Arial"/>
                <w:color w:val="000000"/>
                <w:sz w:val="18"/>
                <w:szCs w:val="18"/>
              </w:rPr>
              <w:t xml:space="preserve">, G. Scheiner, P. </w:t>
            </w:r>
            <w:proofErr w:type="spellStart"/>
            <w:r w:rsidRPr="00C232B2">
              <w:rPr>
                <w:rFonts w:cs="Arial"/>
                <w:color w:val="000000"/>
                <w:sz w:val="18"/>
                <w:szCs w:val="18"/>
              </w:rPr>
              <w:t>Winterdijk</w:t>
            </w:r>
            <w:proofErr w:type="spellEnd"/>
            <w:r w:rsidRPr="00C232B2">
              <w:rPr>
                <w:rFonts w:cs="Arial"/>
                <w:color w:val="000000"/>
                <w:sz w:val="18"/>
                <w:szCs w:val="18"/>
              </w:rPr>
              <w:t>, S. Schmidt, L. Raimond, K. K. Hood, M. C. Riddell, T. C. Skinner, K. Raile and S. Hussain</w:t>
            </w:r>
          </w:p>
        </w:tc>
        <w:tc>
          <w:tcPr>
            <w:tcW w:w="215" w:type="pct"/>
            <w:shd w:val="clear" w:color="auto" w:fill="auto"/>
            <w:noWrap/>
          </w:tcPr>
          <w:p w14:paraId="60340378" w14:textId="4FC75498" w:rsidR="003E23FE" w:rsidRPr="00C232B2" w:rsidRDefault="003E23FE" w:rsidP="003E23FE">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4675FF51" w14:textId="2D052848"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Open-source automated insulin delivery: international consensus statement and practical guidance for health-care professionals</w:t>
            </w:r>
          </w:p>
        </w:tc>
        <w:tc>
          <w:tcPr>
            <w:tcW w:w="974" w:type="pct"/>
            <w:shd w:val="clear" w:color="auto" w:fill="auto"/>
            <w:noWrap/>
          </w:tcPr>
          <w:p w14:paraId="37D08F68" w14:textId="39E71C90"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Lancet Diabetes Endocrinol 10 (1) 58-74 10.1016/s2213-8587(21)00267-9</w:t>
            </w:r>
          </w:p>
        </w:tc>
        <w:tc>
          <w:tcPr>
            <w:tcW w:w="376" w:type="pct"/>
          </w:tcPr>
          <w:p w14:paraId="571A5F79" w14:textId="730DB512" w:rsidR="003E23FE" w:rsidRPr="00C232B2" w:rsidRDefault="00047D65" w:rsidP="003E23FE">
            <w:pPr>
              <w:spacing w:line="240" w:lineRule="auto"/>
              <w:jc w:val="left"/>
              <w:rPr>
                <w:rFonts w:cs="Arial"/>
                <w:color w:val="000000"/>
                <w:sz w:val="18"/>
                <w:szCs w:val="18"/>
              </w:rPr>
            </w:pPr>
            <w:r w:rsidRPr="00C232B2">
              <w:rPr>
                <w:rFonts w:cs="Arial"/>
                <w:color w:val="000000"/>
                <w:sz w:val="18"/>
                <w:szCs w:val="18"/>
              </w:rPr>
              <w:t>Excluded: NR</w:t>
            </w:r>
            <w:r w:rsidR="003E23FE" w:rsidRPr="00C232B2">
              <w:rPr>
                <w:rFonts w:cs="Arial"/>
                <w:color w:val="000000"/>
                <w:sz w:val="18"/>
                <w:szCs w:val="18"/>
              </w:rPr>
              <w:t>F</w:t>
            </w:r>
          </w:p>
        </w:tc>
      </w:tr>
      <w:tr w:rsidR="003E23FE" w:rsidRPr="00C232B2" w14:paraId="1267E970" w14:textId="77777777" w:rsidTr="002C491B">
        <w:tc>
          <w:tcPr>
            <w:tcW w:w="375" w:type="pct"/>
            <w:shd w:val="clear" w:color="auto" w:fill="auto"/>
            <w:noWrap/>
          </w:tcPr>
          <w:p w14:paraId="14FE92AD" w14:textId="723F81F2"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lastRenderedPageBreak/>
              <w:t>SOTA 5-2</w:t>
            </w:r>
          </w:p>
        </w:tc>
        <w:tc>
          <w:tcPr>
            <w:tcW w:w="1556" w:type="pct"/>
            <w:shd w:val="clear" w:color="auto" w:fill="auto"/>
            <w:noWrap/>
          </w:tcPr>
          <w:p w14:paraId="054DA502" w14:textId="0969259E"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H. K. Akturk and S. Garg</w:t>
            </w:r>
          </w:p>
        </w:tc>
        <w:tc>
          <w:tcPr>
            <w:tcW w:w="215" w:type="pct"/>
            <w:shd w:val="clear" w:color="auto" w:fill="auto"/>
            <w:noWrap/>
          </w:tcPr>
          <w:p w14:paraId="0EBFED02" w14:textId="21D4C5E3" w:rsidR="003E23FE" w:rsidRPr="00C232B2" w:rsidRDefault="003E23FE" w:rsidP="003E23FE">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73F430CD" w14:textId="7AB864BC"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Technological advances shaping diabetes care</w:t>
            </w:r>
          </w:p>
        </w:tc>
        <w:tc>
          <w:tcPr>
            <w:tcW w:w="974" w:type="pct"/>
            <w:shd w:val="clear" w:color="auto" w:fill="auto"/>
            <w:noWrap/>
          </w:tcPr>
          <w:p w14:paraId="7A0128D2" w14:textId="0EFD873F"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 xml:space="preserve">Curr </w:t>
            </w:r>
            <w:proofErr w:type="spellStart"/>
            <w:r w:rsidRPr="00C232B2">
              <w:rPr>
                <w:rFonts w:cs="Arial"/>
                <w:color w:val="000000"/>
                <w:sz w:val="18"/>
                <w:szCs w:val="18"/>
              </w:rPr>
              <w:t>Opin</w:t>
            </w:r>
            <w:proofErr w:type="spellEnd"/>
            <w:r w:rsidRPr="00C232B2">
              <w:rPr>
                <w:rFonts w:cs="Arial"/>
                <w:color w:val="000000"/>
                <w:sz w:val="18"/>
                <w:szCs w:val="18"/>
              </w:rPr>
              <w:t xml:space="preserve"> Endocrinol Diabetes </w:t>
            </w:r>
            <w:proofErr w:type="spellStart"/>
            <w:r w:rsidRPr="00C232B2">
              <w:rPr>
                <w:rFonts w:cs="Arial"/>
                <w:color w:val="000000"/>
                <w:sz w:val="18"/>
                <w:szCs w:val="18"/>
              </w:rPr>
              <w:t>Obes</w:t>
            </w:r>
            <w:proofErr w:type="spellEnd"/>
            <w:r w:rsidRPr="00C232B2">
              <w:rPr>
                <w:rFonts w:cs="Arial"/>
                <w:color w:val="000000"/>
                <w:sz w:val="18"/>
                <w:szCs w:val="18"/>
              </w:rPr>
              <w:t xml:space="preserve"> 26 (2) 84-89 10.1097/med.0000000000000467</w:t>
            </w:r>
          </w:p>
        </w:tc>
        <w:tc>
          <w:tcPr>
            <w:tcW w:w="376" w:type="pct"/>
          </w:tcPr>
          <w:p w14:paraId="19880657" w14:textId="6CEA5B27"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Included</w:t>
            </w:r>
          </w:p>
        </w:tc>
      </w:tr>
      <w:tr w:rsidR="003E23FE" w:rsidRPr="00C232B2" w14:paraId="51B1CE36" w14:textId="77777777" w:rsidTr="002C491B">
        <w:tc>
          <w:tcPr>
            <w:tcW w:w="375" w:type="pct"/>
            <w:shd w:val="clear" w:color="auto" w:fill="auto"/>
            <w:noWrap/>
          </w:tcPr>
          <w:p w14:paraId="3807D573" w14:textId="2F3A349C"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1F945C3E" w14:textId="67010B67"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 xml:space="preserve">T. Biester, M. </w:t>
            </w:r>
            <w:proofErr w:type="spellStart"/>
            <w:r w:rsidRPr="00C232B2">
              <w:rPr>
                <w:rFonts w:cs="Arial"/>
                <w:color w:val="000000"/>
                <w:sz w:val="18"/>
                <w:szCs w:val="18"/>
              </w:rPr>
              <w:t>Tauschmann</w:t>
            </w:r>
            <w:proofErr w:type="spellEnd"/>
            <w:r w:rsidRPr="00C232B2">
              <w:rPr>
                <w:rFonts w:cs="Arial"/>
                <w:color w:val="000000"/>
                <w:sz w:val="18"/>
                <w:szCs w:val="18"/>
              </w:rPr>
              <w:t xml:space="preserve">, A. Chobot, O. </w:t>
            </w:r>
            <w:proofErr w:type="spellStart"/>
            <w:r w:rsidRPr="00C232B2">
              <w:rPr>
                <w:rFonts w:cs="Arial"/>
                <w:color w:val="000000"/>
                <w:sz w:val="18"/>
                <w:szCs w:val="18"/>
              </w:rPr>
              <w:t>Kordonouri</w:t>
            </w:r>
            <w:proofErr w:type="spellEnd"/>
            <w:r w:rsidRPr="00C232B2">
              <w:rPr>
                <w:rFonts w:cs="Arial"/>
                <w:color w:val="000000"/>
                <w:sz w:val="18"/>
                <w:szCs w:val="18"/>
              </w:rPr>
              <w:t xml:space="preserve">, T. Danne, T. Kapellen and K. </w:t>
            </w:r>
            <w:proofErr w:type="spellStart"/>
            <w:r w:rsidRPr="00C232B2">
              <w:rPr>
                <w:rFonts w:cs="Arial"/>
                <w:color w:val="000000"/>
                <w:sz w:val="18"/>
                <w:szCs w:val="18"/>
              </w:rPr>
              <w:t>Dovc</w:t>
            </w:r>
            <w:proofErr w:type="spellEnd"/>
          </w:p>
        </w:tc>
        <w:tc>
          <w:tcPr>
            <w:tcW w:w="215" w:type="pct"/>
            <w:shd w:val="clear" w:color="auto" w:fill="auto"/>
            <w:noWrap/>
          </w:tcPr>
          <w:p w14:paraId="19A38A98" w14:textId="2E1F5A3E" w:rsidR="003E23FE" w:rsidRPr="00C232B2" w:rsidRDefault="003E23FE" w:rsidP="003E23FE">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3208BB6B" w14:textId="03D5BE9D"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The automated pancreas: A review of technologies and clinical practice</w:t>
            </w:r>
          </w:p>
        </w:tc>
        <w:tc>
          <w:tcPr>
            <w:tcW w:w="974" w:type="pct"/>
            <w:shd w:val="clear" w:color="auto" w:fill="auto"/>
            <w:noWrap/>
          </w:tcPr>
          <w:p w14:paraId="140AB551" w14:textId="39FE4874"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 xml:space="preserve">Diabetes </w:t>
            </w:r>
            <w:proofErr w:type="spellStart"/>
            <w:r w:rsidRPr="00C232B2">
              <w:rPr>
                <w:rFonts w:cs="Arial"/>
                <w:color w:val="000000"/>
                <w:sz w:val="18"/>
                <w:szCs w:val="18"/>
              </w:rPr>
              <w:t>Obes</w:t>
            </w:r>
            <w:proofErr w:type="spellEnd"/>
            <w:r w:rsidRPr="00C232B2">
              <w:rPr>
                <w:rFonts w:cs="Arial"/>
                <w:color w:val="000000"/>
                <w:sz w:val="18"/>
                <w:szCs w:val="18"/>
              </w:rPr>
              <w:t xml:space="preserve"> </w:t>
            </w:r>
            <w:proofErr w:type="spellStart"/>
            <w:r w:rsidRPr="00C232B2">
              <w:rPr>
                <w:rFonts w:cs="Arial"/>
                <w:color w:val="000000"/>
                <w:sz w:val="18"/>
                <w:szCs w:val="18"/>
              </w:rPr>
              <w:t>Metab</w:t>
            </w:r>
            <w:proofErr w:type="spellEnd"/>
            <w:r w:rsidRPr="00C232B2">
              <w:rPr>
                <w:rFonts w:cs="Arial"/>
                <w:color w:val="000000"/>
                <w:sz w:val="18"/>
                <w:szCs w:val="18"/>
              </w:rPr>
              <w:t xml:space="preserve"> 24 Suppl 1 (43-57 10.1111/dom.14576</w:t>
            </w:r>
          </w:p>
        </w:tc>
        <w:tc>
          <w:tcPr>
            <w:tcW w:w="376" w:type="pct"/>
          </w:tcPr>
          <w:p w14:paraId="79DA95CD" w14:textId="75B7E246" w:rsidR="003E23FE" w:rsidRPr="00C232B2" w:rsidRDefault="003E23FE" w:rsidP="003E23FE">
            <w:pPr>
              <w:spacing w:line="240" w:lineRule="auto"/>
              <w:jc w:val="left"/>
              <w:rPr>
                <w:rFonts w:cs="Arial"/>
                <w:color w:val="000000"/>
                <w:sz w:val="18"/>
                <w:szCs w:val="18"/>
              </w:rPr>
            </w:pPr>
            <w:r w:rsidRPr="00C232B2">
              <w:rPr>
                <w:rFonts w:cs="Arial"/>
                <w:color w:val="000000"/>
                <w:sz w:val="18"/>
                <w:szCs w:val="18"/>
              </w:rPr>
              <w:t>Included</w:t>
            </w:r>
          </w:p>
        </w:tc>
      </w:tr>
      <w:tr w:rsidR="00D4712B" w:rsidRPr="00C232B2" w14:paraId="2A7E617D" w14:textId="77777777" w:rsidTr="002C491B">
        <w:tc>
          <w:tcPr>
            <w:tcW w:w="375" w:type="pct"/>
            <w:shd w:val="clear" w:color="auto" w:fill="auto"/>
            <w:noWrap/>
          </w:tcPr>
          <w:p w14:paraId="74D115B1" w14:textId="2426957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143A0EEE" w14:textId="7741FB7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 M. Lewis</w:t>
            </w:r>
          </w:p>
        </w:tc>
        <w:tc>
          <w:tcPr>
            <w:tcW w:w="215" w:type="pct"/>
            <w:shd w:val="clear" w:color="auto" w:fill="auto"/>
            <w:noWrap/>
          </w:tcPr>
          <w:p w14:paraId="125B7C08" w14:textId="39598F6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5AB201E4" w14:textId="3BE0183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Do-It-Yourself Artificial Pancreas System and the </w:t>
            </w:r>
            <w:proofErr w:type="spellStart"/>
            <w:r w:rsidRPr="00C232B2">
              <w:rPr>
                <w:rFonts w:cs="Arial"/>
                <w:color w:val="000000"/>
                <w:sz w:val="18"/>
                <w:szCs w:val="18"/>
              </w:rPr>
              <w:t>OpenAPS</w:t>
            </w:r>
            <w:proofErr w:type="spellEnd"/>
            <w:r w:rsidRPr="00C232B2">
              <w:rPr>
                <w:rFonts w:cs="Arial"/>
                <w:color w:val="000000"/>
                <w:sz w:val="18"/>
                <w:szCs w:val="18"/>
              </w:rPr>
              <w:t xml:space="preserve"> Movement</w:t>
            </w:r>
          </w:p>
        </w:tc>
        <w:tc>
          <w:tcPr>
            <w:tcW w:w="974" w:type="pct"/>
            <w:shd w:val="clear" w:color="auto" w:fill="auto"/>
            <w:noWrap/>
          </w:tcPr>
          <w:p w14:paraId="79FF7080" w14:textId="1F0F05F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Endocrinol </w:t>
            </w:r>
            <w:proofErr w:type="spellStart"/>
            <w:r w:rsidRPr="00C232B2">
              <w:rPr>
                <w:rFonts w:cs="Arial"/>
                <w:color w:val="000000"/>
                <w:sz w:val="18"/>
                <w:szCs w:val="18"/>
              </w:rPr>
              <w:t>Metab</w:t>
            </w:r>
            <w:proofErr w:type="spellEnd"/>
            <w:r w:rsidRPr="00C232B2">
              <w:rPr>
                <w:rFonts w:cs="Arial"/>
                <w:color w:val="000000"/>
                <w:sz w:val="18"/>
                <w:szCs w:val="18"/>
              </w:rPr>
              <w:t xml:space="preserve"> Clin North Am 49 (1) 203-213 10.1016/j.ecl.2019.10.005</w:t>
            </w:r>
          </w:p>
        </w:tc>
        <w:tc>
          <w:tcPr>
            <w:tcW w:w="376" w:type="pct"/>
          </w:tcPr>
          <w:p w14:paraId="578BD52F" w14:textId="441A4CD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367B361" w14:textId="77777777" w:rsidTr="002C491B">
        <w:tc>
          <w:tcPr>
            <w:tcW w:w="375" w:type="pct"/>
            <w:shd w:val="clear" w:color="auto" w:fill="auto"/>
            <w:noWrap/>
          </w:tcPr>
          <w:p w14:paraId="4D6EC416" w14:textId="7E3ACC3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2D656B5E" w14:textId="30B911F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 Jennings and S. Hussain</w:t>
            </w:r>
          </w:p>
        </w:tc>
        <w:tc>
          <w:tcPr>
            <w:tcW w:w="215" w:type="pct"/>
            <w:shd w:val="clear" w:color="auto" w:fill="auto"/>
            <w:noWrap/>
          </w:tcPr>
          <w:p w14:paraId="26D4B3CA" w14:textId="46F28B7E"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49022087" w14:textId="61DE300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Do-It-Yourself Artificial Pancreas Systems: A Review of the Emerging Evidence and Insights for Healthcare Professionals</w:t>
            </w:r>
          </w:p>
        </w:tc>
        <w:tc>
          <w:tcPr>
            <w:tcW w:w="974" w:type="pct"/>
            <w:shd w:val="clear" w:color="auto" w:fill="auto"/>
            <w:noWrap/>
          </w:tcPr>
          <w:p w14:paraId="71A6B434" w14:textId="23E61CF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Diabetes Sci Technol 14 (5) 868-877 10.1177/1932296819894296</w:t>
            </w:r>
          </w:p>
        </w:tc>
        <w:tc>
          <w:tcPr>
            <w:tcW w:w="376" w:type="pct"/>
          </w:tcPr>
          <w:p w14:paraId="235C34F0" w14:textId="595B1FC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814B3D1" w14:textId="77777777" w:rsidTr="002C491B">
        <w:tc>
          <w:tcPr>
            <w:tcW w:w="375" w:type="pct"/>
            <w:shd w:val="clear" w:color="auto" w:fill="auto"/>
            <w:noWrap/>
          </w:tcPr>
          <w:p w14:paraId="5C59620F" w14:textId="37ADDC1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6C13C0C6" w14:textId="23E0B4D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T. T. M. Lee, C. Collett, S. </w:t>
            </w:r>
            <w:proofErr w:type="spellStart"/>
            <w:r w:rsidRPr="00C232B2">
              <w:rPr>
                <w:rFonts w:cs="Arial"/>
                <w:color w:val="000000"/>
                <w:sz w:val="18"/>
                <w:szCs w:val="18"/>
              </w:rPr>
              <w:t>Bergford</w:t>
            </w:r>
            <w:proofErr w:type="spellEnd"/>
            <w:r w:rsidRPr="00C232B2">
              <w:rPr>
                <w:rFonts w:cs="Arial"/>
                <w:color w:val="000000"/>
                <w:sz w:val="18"/>
                <w:szCs w:val="18"/>
              </w:rPr>
              <w:t xml:space="preserve">, S. Hartnell, E. M. Scott, R. S. Lindsay, K. F. Hunt, D. R. McCance, K. Barnard-Kelly, D. Rankin, J. Lawton, R. M. Reynolds, E. Flanagan, M. Hammond, L. Shepstone, M. E. </w:t>
            </w:r>
            <w:proofErr w:type="spellStart"/>
            <w:r w:rsidRPr="00C232B2">
              <w:rPr>
                <w:rFonts w:cs="Arial"/>
                <w:color w:val="000000"/>
                <w:sz w:val="18"/>
                <w:szCs w:val="18"/>
              </w:rPr>
              <w:t>Wilinska</w:t>
            </w:r>
            <w:proofErr w:type="spellEnd"/>
            <w:r w:rsidRPr="00C232B2">
              <w:rPr>
                <w:rFonts w:cs="Arial"/>
                <w:color w:val="000000"/>
                <w:sz w:val="18"/>
                <w:szCs w:val="18"/>
              </w:rPr>
              <w:t>, J. Sibayan, C. Kollman, R. Beck, R. Hovorka and H</w:t>
            </w:r>
            <w:proofErr w:type="gramStart"/>
            <w:r w:rsidRPr="00C232B2">
              <w:rPr>
                <w:rFonts w:cs="Arial"/>
                <w:color w:val="000000"/>
                <w:sz w:val="18"/>
                <w:szCs w:val="18"/>
              </w:rPr>
              <w:t>. R</w:t>
            </w:r>
            <w:proofErr w:type="gramEnd"/>
            <w:r w:rsidRPr="00C232B2">
              <w:rPr>
                <w:rFonts w:cs="Arial"/>
                <w:color w:val="000000"/>
                <w:sz w:val="18"/>
                <w:szCs w:val="18"/>
              </w:rPr>
              <w:t>. Murphy</w:t>
            </w:r>
          </w:p>
        </w:tc>
        <w:tc>
          <w:tcPr>
            <w:tcW w:w="215" w:type="pct"/>
            <w:shd w:val="clear" w:color="auto" w:fill="auto"/>
            <w:noWrap/>
          </w:tcPr>
          <w:p w14:paraId="4CD75847" w14:textId="7E86AA8A"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7C626871" w14:textId="0F497BC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Efficacy and Mechanism Evaluation</w:t>
            </w:r>
          </w:p>
        </w:tc>
        <w:tc>
          <w:tcPr>
            <w:tcW w:w="974" w:type="pct"/>
            <w:shd w:val="clear" w:color="auto" w:fill="auto"/>
            <w:noWrap/>
          </w:tcPr>
          <w:p w14:paraId="664DB048" w14:textId="111F312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National Institute for Health and Care Research</w:t>
            </w:r>
          </w:p>
        </w:tc>
        <w:tc>
          <w:tcPr>
            <w:tcW w:w="376" w:type="pct"/>
          </w:tcPr>
          <w:p w14:paraId="4D70B676" w14:textId="5ECDB9EB"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0F797BE" w14:textId="77777777" w:rsidTr="002C491B">
        <w:tc>
          <w:tcPr>
            <w:tcW w:w="375" w:type="pct"/>
            <w:shd w:val="clear" w:color="auto" w:fill="auto"/>
            <w:noWrap/>
          </w:tcPr>
          <w:p w14:paraId="4D4348CB" w14:textId="19DD8C4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294C74EE" w14:textId="635C567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 P. </w:t>
            </w:r>
            <w:proofErr w:type="spellStart"/>
            <w:r w:rsidRPr="00C232B2">
              <w:rPr>
                <w:rFonts w:cs="Arial"/>
                <w:color w:val="000000"/>
                <w:sz w:val="18"/>
                <w:szCs w:val="18"/>
              </w:rPr>
              <w:t>Zaharieva</w:t>
            </w:r>
            <w:proofErr w:type="spellEnd"/>
            <w:r w:rsidRPr="00C232B2">
              <w:rPr>
                <w:rFonts w:cs="Arial"/>
                <w:color w:val="000000"/>
                <w:sz w:val="18"/>
                <w:szCs w:val="18"/>
              </w:rPr>
              <w:t xml:space="preserve">, L. H. Messer, B. </w:t>
            </w:r>
            <w:proofErr w:type="spellStart"/>
            <w:r w:rsidRPr="00C232B2">
              <w:rPr>
                <w:rFonts w:cs="Arial"/>
                <w:color w:val="000000"/>
                <w:sz w:val="18"/>
                <w:szCs w:val="18"/>
              </w:rPr>
              <w:t>Paldus</w:t>
            </w:r>
            <w:proofErr w:type="spellEnd"/>
            <w:r w:rsidRPr="00C232B2">
              <w:rPr>
                <w:rFonts w:cs="Arial"/>
                <w:color w:val="000000"/>
                <w:sz w:val="18"/>
                <w:szCs w:val="18"/>
              </w:rPr>
              <w:t>, D. N. O'Neal, D. M. Maahs and M. C. Riddell</w:t>
            </w:r>
          </w:p>
        </w:tc>
        <w:tc>
          <w:tcPr>
            <w:tcW w:w="215" w:type="pct"/>
            <w:shd w:val="clear" w:color="auto" w:fill="auto"/>
            <w:noWrap/>
          </w:tcPr>
          <w:p w14:paraId="752E987D" w14:textId="686CF92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179CDEEF" w14:textId="37A0222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Glucose Control During Physical Activity and Exercise Using Closed Loop Technology in Adults and Adolescents with Type 1 Diabetes</w:t>
            </w:r>
          </w:p>
        </w:tc>
        <w:tc>
          <w:tcPr>
            <w:tcW w:w="974" w:type="pct"/>
            <w:shd w:val="clear" w:color="auto" w:fill="auto"/>
            <w:noWrap/>
          </w:tcPr>
          <w:p w14:paraId="78214379" w14:textId="154B97E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Can J Diabetes 44 (8) 740-749 10.1016/j.jcjd.2020.06.003</w:t>
            </w:r>
          </w:p>
        </w:tc>
        <w:tc>
          <w:tcPr>
            <w:tcW w:w="376" w:type="pct"/>
          </w:tcPr>
          <w:p w14:paraId="2F267231" w14:textId="7887FC21"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EE4F3AB" w14:textId="77777777" w:rsidTr="002C491B">
        <w:tc>
          <w:tcPr>
            <w:tcW w:w="375" w:type="pct"/>
            <w:shd w:val="clear" w:color="auto" w:fill="auto"/>
            <w:noWrap/>
          </w:tcPr>
          <w:p w14:paraId="65853AF9" w14:textId="30A2B65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4334527A" w14:textId="6D38F23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D. Morse, L. I. Cortinez and B. J. Anderson</w:t>
            </w:r>
          </w:p>
        </w:tc>
        <w:tc>
          <w:tcPr>
            <w:tcW w:w="215" w:type="pct"/>
            <w:shd w:val="clear" w:color="auto" w:fill="auto"/>
            <w:noWrap/>
          </w:tcPr>
          <w:p w14:paraId="494CDB00" w14:textId="3CB0983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247A702F" w14:textId="5DCD7D5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Pharmacokinetic concepts for dexmedetomidine target-controlled infusion pumps in children</w:t>
            </w:r>
          </w:p>
        </w:tc>
        <w:tc>
          <w:tcPr>
            <w:tcW w:w="974" w:type="pct"/>
            <w:shd w:val="clear" w:color="auto" w:fill="auto"/>
            <w:noWrap/>
          </w:tcPr>
          <w:p w14:paraId="082E851B" w14:textId="2F4DF48E"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Paediatr</w:t>
            </w:r>
            <w:proofErr w:type="spellEnd"/>
            <w:r w:rsidRPr="00C232B2">
              <w:rPr>
                <w:rFonts w:cs="Arial"/>
                <w:color w:val="000000"/>
                <w:sz w:val="18"/>
                <w:szCs w:val="18"/>
              </w:rPr>
              <w:t xml:space="preserve"> </w:t>
            </w:r>
            <w:proofErr w:type="spellStart"/>
            <w:r w:rsidRPr="00C232B2">
              <w:rPr>
                <w:rFonts w:cs="Arial"/>
                <w:color w:val="000000"/>
                <w:sz w:val="18"/>
                <w:szCs w:val="18"/>
              </w:rPr>
              <w:t>Anaesth</w:t>
            </w:r>
            <w:proofErr w:type="spellEnd"/>
            <w:r w:rsidRPr="00C232B2">
              <w:rPr>
                <w:rFonts w:cs="Arial"/>
                <w:color w:val="000000"/>
                <w:sz w:val="18"/>
                <w:szCs w:val="18"/>
              </w:rPr>
              <w:t xml:space="preserve"> 31 (9) 924-931 10.1111/pan.14235</w:t>
            </w:r>
          </w:p>
        </w:tc>
        <w:tc>
          <w:tcPr>
            <w:tcW w:w="376" w:type="pct"/>
          </w:tcPr>
          <w:p w14:paraId="7BB521F7" w14:textId="230E955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23829FBB" w14:textId="77777777" w:rsidTr="002C491B">
        <w:tc>
          <w:tcPr>
            <w:tcW w:w="375" w:type="pct"/>
            <w:shd w:val="clear" w:color="auto" w:fill="auto"/>
            <w:noWrap/>
          </w:tcPr>
          <w:p w14:paraId="6064D989" w14:textId="43298AA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5-2</w:t>
            </w:r>
          </w:p>
        </w:tc>
        <w:tc>
          <w:tcPr>
            <w:tcW w:w="1556" w:type="pct"/>
            <w:shd w:val="clear" w:color="auto" w:fill="auto"/>
            <w:noWrap/>
          </w:tcPr>
          <w:p w14:paraId="17FA44B3" w14:textId="2BB84BF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V. </w:t>
            </w:r>
            <w:proofErr w:type="spellStart"/>
            <w:r w:rsidRPr="00C232B2">
              <w:rPr>
                <w:rFonts w:cs="Arial"/>
                <w:color w:val="000000"/>
                <w:sz w:val="18"/>
                <w:szCs w:val="18"/>
              </w:rPr>
              <w:t>Chidambaran</w:t>
            </w:r>
            <w:proofErr w:type="spellEnd"/>
            <w:r w:rsidRPr="00C232B2">
              <w:rPr>
                <w:rFonts w:cs="Arial"/>
                <w:color w:val="000000"/>
                <w:sz w:val="18"/>
                <w:szCs w:val="18"/>
              </w:rPr>
              <w:t xml:space="preserve">, A. </w:t>
            </w:r>
            <w:proofErr w:type="spellStart"/>
            <w:r w:rsidRPr="00C232B2">
              <w:rPr>
                <w:rFonts w:cs="Arial"/>
                <w:color w:val="000000"/>
                <w:sz w:val="18"/>
                <w:szCs w:val="18"/>
              </w:rPr>
              <w:t>Costandi</w:t>
            </w:r>
            <w:proofErr w:type="spellEnd"/>
            <w:r w:rsidRPr="00C232B2">
              <w:rPr>
                <w:rFonts w:cs="Arial"/>
                <w:color w:val="000000"/>
                <w:sz w:val="18"/>
                <w:szCs w:val="18"/>
              </w:rPr>
              <w:t xml:space="preserve"> and A. D'Mello</w:t>
            </w:r>
          </w:p>
        </w:tc>
        <w:tc>
          <w:tcPr>
            <w:tcW w:w="215" w:type="pct"/>
            <w:shd w:val="clear" w:color="auto" w:fill="auto"/>
            <w:noWrap/>
          </w:tcPr>
          <w:p w14:paraId="772A3807" w14:textId="5847C1E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29B45CCE" w14:textId="53E7E14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Propofol: a review of its role in pediatric anesthesia and sedation</w:t>
            </w:r>
          </w:p>
        </w:tc>
        <w:tc>
          <w:tcPr>
            <w:tcW w:w="974" w:type="pct"/>
            <w:shd w:val="clear" w:color="auto" w:fill="auto"/>
            <w:noWrap/>
          </w:tcPr>
          <w:p w14:paraId="075912D9" w14:textId="01BAAA3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CNS Drugs 29 (7) 543-63 10.1007/s40263-015-0259-6</w:t>
            </w:r>
          </w:p>
        </w:tc>
        <w:tc>
          <w:tcPr>
            <w:tcW w:w="376" w:type="pct"/>
          </w:tcPr>
          <w:p w14:paraId="7F34B14C" w14:textId="15C3E93E"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2356B0" w:rsidRPr="00C232B2" w14:paraId="024B860F" w14:textId="77777777" w:rsidTr="002C491B">
        <w:tc>
          <w:tcPr>
            <w:tcW w:w="375" w:type="pct"/>
            <w:shd w:val="clear" w:color="auto" w:fill="auto"/>
            <w:noWrap/>
          </w:tcPr>
          <w:p w14:paraId="1AAF9C9C" w14:textId="59097C11"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5E17BEA6" w14:textId="5BE96C9E"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C. M. Ramkissoon, B. Aufderheide, B. W. Bequette and J. Vehi</w:t>
            </w:r>
          </w:p>
        </w:tc>
        <w:tc>
          <w:tcPr>
            <w:tcW w:w="215" w:type="pct"/>
            <w:shd w:val="clear" w:color="auto" w:fill="auto"/>
            <w:noWrap/>
          </w:tcPr>
          <w:p w14:paraId="4FF9C610" w14:textId="24F8DE70" w:rsidR="002356B0" w:rsidRPr="00C232B2" w:rsidRDefault="002356B0" w:rsidP="002356B0">
            <w:pPr>
              <w:spacing w:line="240" w:lineRule="auto"/>
              <w:jc w:val="right"/>
              <w:rPr>
                <w:rFonts w:cs="Arial"/>
                <w:color w:val="000000"/>
                <w:sz w:val="18"/>
                <w:szCs w:val="18"/>
              </w:rPr>
            </w:pPr>
            <w:r w:rsidRPr="00C232B2">
              <w:rPr>
                <w:rFonts w:cs="Arial"/>
                <w:color w:val="000000"/>
                <w:sz w:val="18"/>
                <w:szCs w:val="18"/>
              </w:rPr>
              <w:t>2017</w:t>
            </w:r>
          </w:p>
        </w:tc>
        <w:tc>
          <w:tcPr>
            <w:tcW w:w="1504" w:type="pct"/>
            <w:shd w:val="clear" w:color="auto" w:fill="auto"/>
          </w:tcPr>
          <w:p w14:paraId="3C3032E6" w14:textId="7A7A3DE2"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 xml:space="preserve">A Review of Safety and Hazards Associated </w:t>
            </w:r>
            <w:proofErr w:type="gramStart"/>
            <w:r w:rsidRPr="00C232B2">
              <w:rPr>
                <w:rFonts w:cs="Arial"/>
                <w:color w:val="000000"/>
                <w:sz w:val="18"/>
                <w:szCs w:val="18"/>
              </w:rPr>
              <w:t>With</w:t>
            </w:r>
            <w:proofErr w:type="gramEnd"/>
            <w:r w:rsidRPr="00C232B2">
              <w:rPr>
                <w:rFonts w:cs="Arial"/>
                <w:color w:val="000000"/>
                <w:sz w:val="18"/>
                <w:szCs w:val="18"/>
              </w:rPr>
              <w:t xml:space="preserve"> the Artificial Pancreas</w:t>
            </w:r>
          </w:p>
        </w:tc>
        <w:tc>
          <w:tcPr>
            <w:tcW w:w="974" w:type="pct"/>
            <w:shd w:val="clear" w:color="auto" w:fill="auto"/>
            <w:noWrap/>
          </w:tcPr>
          <w:p w14:paraId="201D684A" w14:textId="3EA50714"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IEEE Rev Biomed Eng 10 (44-62 10.1109/rbme.2017.2749038</w:t>
            </w:r>
          </w:p>
        </w:tc>
        <w:tc>
          <w:tcPr>
            <w:tcW w:w="376" w:type="pct"/>
          </w:tcPr>
          <w:p w14:paraId="2336A458" w14:textId="5C0D6D65"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Included</w:t>
            </w:r>
          </w:p>
        </w:tc>
      </w:tr>
      <w:tr w:rsidR="002356B0" w:rsidRPr="00C232B2" w14:paraId="524323D8" w14:textId="77777777" w:rsidTr="002C491B">
        <w:tc>
          <w:tcPr>
            <w:tcW w:w="375" w:type="pct"/>
            <w:shd w:val="clear" w:color="auto" w:fill="auto"/>
            <w:noWrap/>
          </w:tcPr>
          <w:p w14:paraId="3D417BA8" w14:textId="0A2AA173"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1431BCC4" w14:textId="20805F84"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E. Zhang and Z. Cao</w:t>
            </w:r>
          </w:p>
        </w:tc>
        <w:tc>
          <w:tcPr>
            <w:tcW w:w="215" w:type="pct"/>
            <w:shd w:val="clear" w:color="auto" w:fill="auto"/>
            <w:noWrap/>
          </w:tcPr>
          <w:p w14:paraId="532371C9" w14:textId="77DD2144" w:rsidR="002356B0" w:rsidRPr="00C232B2" w:rsidRDefault="002356B0" w:rsidP="002356B0">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11D109E8" w14:textId="7952377E"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Tissue Response to Subcutaneous Infusion Catheter</w:t>
            </w:r>
          </w:p>
        </w:tc>
        <w:tc>
          <w:tcPr>
            <w:tcW w:w="974" w:type="pct"/>
            <w:shd w:val="clear" w:color="auto" w:fill="auto"/>
            <w:noWrap/>
          </w:tcPr>
          <w:p w14:paraId="1B75D39D" w14:textId="6227DE79"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J Diabetes Sci Technol 14 (2) 226-232 10.1177/1932296819837972</w:t>
            </w:r>
          </w:p>
        </w:tc>
        <w:tc>
          <w:tcPr>
            <w:tcW w:w="376" w:type="pct"/>
          </w:tcPr>
          <w:p w14:paraId="1243E8B5" w14:textId="2E8EB1FB" w:rsidR="002356B0" w:rsidRPr="00C232B2" w:rsidRDefault="002356B0" w:rsidP="002356B0">
            <w:pPr>
              <w:spacing w:line="240" w:lineRule="auto"/>
              <w:jc w:val="left"/>
              <w:rPr>
                <w:rFonts w:cs="Arial"/>
                <w:color w:val="000000"/>
                <w:sz w:val="18"/>
                <w:szCs w:val="18"/>
              </w:rPr>
            </w:pPr>
            <w:r w:rsidRPr="00C232B2">
              <w:rPr>
                <w:rFonts w:cs="Arial"/>
                <w:color w:val="000000"/>
                <w:sz w:val="18"/>
                <w:szCs w:val="18"/>
              </w:rPr>
              <w:t>Included</w:t>
            </w:r>
          </w:p>
        </w:tc>
      </w:tr>
      <w:tr w:rsidR="00D4712B" w:rsidRPr="00C232B2" w14:paraId="65EE7FE4" w14:textId="77777777" w:rsidTr="002C491B">
        <w:tc>
          <w:tcPr>
            <w:tcW w:w="375" w:type="pct"/>
            <w:shd w:val="clear" w:color="auto" w:fill="auto"/>
            <w:noWrap/>
          </w:tcPr>
          <w:p w14:paraId="7F3E941A" w14:textId="74F5899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1EC49F63" w14:textId="0AAC356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E. Renard</w:t>
            </w:r>
          </w:p>
        </w:tc>
        <w:tc>
          <w:tcPr>
            <w:tcW w:w="215" w:type="pct"/>
            <w:shd w:val="clear" w:color="auto" w:fill="auto"/>
            <w:noWrap/>
          </w:tcPr>
          <w:p w14:paraId="782348D7" w14:textId="0B8A9335"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7CAE62ED" w14:textId="5E3E0E5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Automated insulin delivery systems: from early research to routine care of type 1 diabetes</w:t>
            </w:r>
          </w:p>
        </w:tc>
        <w:tc>
          <w:tcPr>
            <w:tcW w:w="974" w:type="pct"/>
            <w:shd w:val="clear" w:color="auto" w:fill="auto"/>
            <w:noWrap/>
          </w:tcPr>
          <w:p w14:paraId="491623FF" w14:textId="0DB9721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Acta </w:t>
            </w:r>
            <w:proofErr w:type="spellStart"/>
            <w:r w:rsidRPr="00C232B2">
              <w:rPr>
                <w:rFonts w:cs="Arial"/>
                <w:color w:val="000000"/>
                <w:sz w:val="18"/>
                <w:szCs w:val="18"/>
              </w:rPr>
              <w:t>Diabetol</w:t>
            </w:r>
            <w:proofErr w:type="spellEnd"/>
            <w:r w:rsidRPr="00C232B2">
              <w:rPr>
                <w:rFonts w:cs="Arial"/>
                <w:color w:val="000000"/>
                <w:sz w:val="18"/>
                <w:szCs w:val="18"/>
              </w:rPr>
              <w:t xml:space="preserve"> 60 (2) 151-161 10.1007/s00592-022-01929-5</w:t>
            </w:r>
          </w:p>
        </w:tc>
        <w:tc>
          <w:tcPr>
            <w:tcW w:w="376" w:type="pct"/>
          </w:tcPr>
          <w:p w14:paraId="716FB7E3" w14:textId="4927568F"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FBEF2A9" w14:textId="77777777" w:rsidTr="002C491B">
        <w:tc>
          <w:tcPr>
            <w:tcW w:w="375" w:type="pct"/>
            <w:shd w:val="clear" w:color="auto" w:fill="auto"/>
            <w:noWrap/>
          </w:tcPr>
          <w:p w14:paraId="09AD348F" w14:textId="091D855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54C6068C" w14:textId="4C91914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I. </w:t>
            </w:r>
            <w:proofErr w:type="spellStart"/>
            <w:r w:rsidRPr="00C232B2">
              <w:rPr>
                <w:rFonts w:cs="Arial"/>
                <w:color w:val="000000"/>
                <w:sz w:val="18"/>
                <w:szCs w:val="18"/>
              </w:rPr>
              <w:t>Boura</w:t>
            </w:r>
            <w:proofErr w:type="spellEnd"/>
            <w:r w:rsidRPr="00C232B2">
              <w:rPr>
                <w:rFonts w:cs="Arial"/>
                <w:color w:val="000000"/>
                <w:sz w:val="18"/>
                <w:szCs w:val="18"/>
              </w:rPr>
              <w:t xml:space="preserve">, N. </w:t>
            </w:r>
            <w:proofErr w:type="spellStart"/>
            <w:r w:rsidRPr="00C232B2">
              <w:rPr>
                <w:rFonts w:cs="Arial"/>
                <w:color w:val="000000"/>
                <w:sz w:val="18"/>
                <w:szCs w:val="18"/>
              </w:rPr>
              <w:t>Haliasos</w:t>
            </w:r>
            <w:proofErr w:type="spellEnd"/>
            <w:r w:rsidRPr="00C232B2">
              <w:rPr>
                <w:rFonts w:cs="Arial"/>
                <w:color w:val="000000"/>
                <w:sz w:val="18"/>
                <w:szCs w:val="18"/>
              </w:rPr>
              <w:t xml:space="preserve">, A. Giannopoulou Ι, D. Karabetsos and C. </w:t>
            </w:r>
            <w:proofErr w:type="spellStart"/>
            <w:r w:rsidRPr="00C232B2">
              <w:rPr>
                <w:rFonts w:cs="Arial"/>
                <w:color w:val="000000"/>
                <w:sz w:val="18"/>
                <w:szCs w:val="18"/>
              </w:rPr>
              <w:t>Spanaki</w:t>
            </w:r>
            <w:proofErr w:type="spellEnd"/>
          </w:p>
        </w:tc>
        <w:tc>
          <w:tcPr>
            <w:tcW w:w="215" w:type="pct"/>
            <w:shd w:val="clear" w:color="auto" w:fill="auto"/>
            <w:noWrap/>
          </w:tcPr>
          <w:p w14:paraId="4BF61654" w14:textId="077F4ADB"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2021</w:t>
            </w:r>
          </w:p>
        </w:tc>
        <w:tc>
          <w:tcPr>
            <w:tcW w:w="1504" w:type="pct"/>
            <w:shd w:val="clear" w:color="auto" w:fill="auto"/>
          </w:tcPr>
          <w:p w14:paraId="3AC37CD1" w14:textId="396762E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Combining Device-Aided Therapies in Parkinson's Disease: A Case Series and a Literature Review</w:t>
            </w:r>
          </w:p>
        </w:tc>
        <w:tc>
          <w:tcPr>
            <w:tcW w:w="974" w:type="pct"/>
            <w:shd w:val="clear" w:color="auto" w:fill="auto"/>
            <w:noWrap/>
          </w:tcPr>
          <w:p w14:paraId="789831C4" w14:textId="4E4A7D0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Mov </w:t>
            </w:r>
            <w:proofErr w:type="spellStart"/>
            <w:r w:rsidRPr="00C232B2">
              <w:rPr>
                <w:rFonts w:cs="Arial"/>
                <w:color w:val="000000"/>
                <w:sz w:val="18"/>
                <w:szCs w:val="18"/>
              </w:rPr>
              <w:t>Disord</w:t>
            </w:r>
            <w:proofErr w:type="spellEnd"/>
            <w:r w:rsidRPr="00C232B2">
              <w:rPr>
                <w:rFonts w:cs="Arial"/>
                <w:color w:val="000000"/>
                <w:sz w:val="18"/>
                <w:szCs w:val="18"/>
              </w:rPr>
              <w:t xml:space="preserve"> Clin </w:t>
            </w:r>
            <w:proofErr w:type="spellStart"/>
            <w:r w:rsidRPr="00C232B2">
              <w:rPr>
                <w:rFonts w:cs="Arial"/>
                <w:color w:val="000000"/>
                <w:sz w:val="18"/>
                <w:szCs w:val="18"/>
              </w:rPr>
              <w:t>Pract</w:t>
            </w:r>
            <w:proofErr w:type="spellEnd"/>
            <w:r w:rsidRPr="00C232B2">
              <w:rPr>
                <w:rFonts w:cs="Arial"/>
                <w:color w:val="000000"/>
                <w:sz w:val="18"/>
                <w:szCs w:val="18"/>
              </w:rPr>
              <w:t xml:space="preserve"> 8 (5) 750-757 10.1002/mdc3.13228</w:t>
            </w:r>
          </w:p>
        </w:tc>
        <w:tc>
          <w:tcPr>
            <w:tcW w:w="376" w:type="pct"/>
          </w:tcPr>
          <w:p w14:paraId="01BA363A" w14:textId="3037A73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020B9F79" w14:textId="77777777" w:rsidTr="002C491B">
        <w:tc>
          <w:tcPr>
            <w:tcW w:w="375" w:type="pct"/>
            <w:shd w:val="clear" w:color="auto" w:fill="auto"/>
            <w:noWrap/>
          </w:tcPr>
          <w:p w14:paraId="3B7021F4" w14:textId="60B70B9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57D34EFA" w14:textId="6945C6C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M. S. </w:t>
            </w:r>
            <w:proofErr w:type="spellStart"/>
            <w:r w:rsidRPr="00C232B2">
              <w:rPr>
                <w:rFonts w:cs="Arial"/>
                <w:color w:val="000000"/>
                <w:sz w:val="18"/>
                <w:szCs w:val="18"/>
              </w:rPr>
              <w:t>Jeeyavudeen</w:t>
            </w:r>
            <w:proofErr w:type="spellEnd"/>
            <w:r w:rsidRPr="00C232B2">
              <w:rPr>
                <w:rFonts w:cs="Arial"/>
                <w:color w:val="000000"/>
                <w:sz w:val="18"/>
                <w:szCs w:val="18"/>
              </w:rPr>
              <w:t xml:space="preserve">, M. Crosby and J. M. </w:t>
            </w:r>
            <w:proofErr w:type="spellStart"/>
            <w:r w:rsidRPr="00C232B2">
              <w:rPr>
                <w:rFonts w:cs="Arial"/>
                <w:color w:val="000000"/>
                <w:sz w:val="18"/>
                <w:szCs w:val="18"/>
              </w:rPr>
              <w:t>Pappachan</w:t>
            </w:r>
            <w:proofErr w:type="spellEnd"/>
          </w:p>
        </w:tc>
        <w:tc>
          <w:tcPr>
            <w:tcW w:w="215" w:type="pct"/>
            <w:shd w:val="clear" w:color="auto" w:fill="auto"/>
            <w:noWrap/>
          </w:tcPr>
          <w:p w14:paraId="6089B5A5" w14:textId="34E6947C"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1E0A5934" w14:textId="0CDB1FA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Continuous glucose monitoring metrics in pregnancy with type 1 diabetes mellitus</w:t>
            </w:r>
          </w:p>
        </w:tc>
        <w:tc>
          <w:tcPr>
            <w:tcW w:w="974" w:type="pct"/>
            <w:shd w:val="clear" w:color="auto" w:fill="auto"/>
            <w:noWrap/>
          </w:tcPr>
          <w:p w14:paraId="0E0CE6B4" w14:textId="4D59415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World J </w:t>
            </w:r>
            <w:proofErr w:type="spellStart"/>
            <w:r w:rsidRPr="00C232B2">
              <w:rPr>
                <w:rFonts w:cs="Arial"/>
                <w:color w:val="000000"/>
                <w:sz w:val="18"/>
                <w:szCs w:val="18"/>
              </w:rPr>
              <w:t>Methodol</w:t>
            </w:r>
            <w:proofErr w:type="spellEnd"/>
            <w:r w:rsidRPr="00C232B2">
              <w:rPr>
                <w:rFonts w:cs="Arial"/>
                <w:color w:val="000000"/>
                <w:sz w:val="18"/>
                <w:szCs w:val="18"/>
              </w:rPr>
              <w:t xml:space="preserve"> 14 (1) 90316 10.5662/wjm.v14.i1.90316</w:t>
            </w:r>
          </w:p>
        </w:tc>
        <w:tc>
          <w:tcPr>
            <w:tcW w:w="376" w:type="pct"/>
          </w:tcPr>
          <w:p w14:paraId="1FFB2D75" w14:textId="1B79A3C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7D1B283" w14:textId="77777777" w:rsidTr="002C491B">
        <w:tc>
          <w:tcPr>
            <w:tcW w:w="375" w:type="pct"/>
            <w:shd w:val="clear" w:color="auto" w:fill="auto"/>
            <w:noWrap/>
          </w:tcPr>
          <w:p w14:paraId="12F1A0C1" w14:textId="1BB30DE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lastRenderedPageBreak/>
              <w:t>SOTA 6-1</w:t>
            </w:r>
          </w:p>
        </w:tc>
        <w:tc>
          <w:tcPr>
            <w:tcW w:w="1556" w:type="pct"/>
            <w:shd w:val="clear" w:color="auto" w:fill="auto"/>
            <w:noWrap/>
          </w:tcPr>
          <w:p w14:paraId="5AB0BDA4" w14:textId="3F29F94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D. Farrar, D. J. </w:t>
            </w:r>
            <w:proofErr w:type="spellStart"/>
            <w:r w:rsidRPr="00C232B2">
              <w:rPr>
                <w:rFonts w:cs="Arial"/>
                <w:color w:val="000000"/>
                <w:sz w:val="18"/>
                <w:szCs w:val="18"/>
              </w:rPr>
              <w:t>Tuffnell</w:t>
            </w:r>
            <w:proofErr w:type="spellEnd"/>
            <w:r w:rsidRPr="00C232B2">
              <w:rPr>
                <w:rFonts w:cs="Arial"/>
                <w:color w:val="000000"/>
                <w:sz w:val="18"/>
                <w:szCs w:val="18"/>
              </w:rPr>
              <w:t>, J. West and H. M. West</w:t>
            </w:r>
          </w:p>
        </w:tc>
        <w:tc>
          <w:tcPr>
            <w:tcW w:w="215" w:type="pct"/>
            <w:shd w:val="clear" w:color="auto" w:fill="auto"/>
            <w:noWrap/>
          </w:tcPr>
          <w:p w14:paraId="49682FE4" w14:textId="484C7A12"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3D022C93" w14:textId="38F3F29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Continuous subcutaneous insulin infusion versus multiple daily injections of insulin for pregnant women with diabetes</w:t>
            </w:r>
          </w:p>
        </w:tc>
        <w:tc>
          <w:tcPr>
            <w:tcW w:w="974" w:type="pct"/>
            <w:shd w:val="clear" w:color="auto" w:fill="auto"/>
            <w:noWrap/>
          </w:tcPr>
          <w:p w14:paraId="1774C8B7" w14:textId="01AF1DF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Cochrane Database Syst Rev 2016 (6) Cd005542 10.1002/14651858.CD005542.pub3</w:t>
            </w:r>
          </w:p>
        </w:tc>
        <w:tc>
          <w:tcPr>
            <w:tcW w:w="376" w:type="pct"/>
          </w:tcPr>
          <w:p w14:paraId="7644C8A1" w14:textId="489407D2"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5D8911D7" w14:textId="77777777" w:rsidTr="002C491B">
        <w:tc>
          <w:tcPr>
            <w:tcW w:w="375" w:type="pct"/>
            <w:shd w:val="clear" w:color="auto" w:fill="auto"/>
            <w:noWrap/>
          </w:tcPr>
          <w:p w14:paraId="52BA2654" w14:textId="491BF23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4A5D3D15" w14:textId="50291F85"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 A. Thiels and M. I. </w:t>
            </w:r>
            <w:proofErr w:type="spellStart"/>
            <w:r w:rsidRPr="00C232B2">
              <w:rPr>
                <w:rFonts w:cs="Arial"/>
                <w:color w:val="000000"/>
                <w:sz w:val="18"/>
                <w:szCs w:val="18"/>
              </w:rPr>
              <w:t>D'Angelica</w:t>
            </w:r>
            <w:proofErr w:type="spellEnd"/>
          </w:p>
        </w:tc>
        <w:tc>
          <w:tcPr>
            <w:tcW w:w="215" w:type="pct"/>
            <w:shd w:val="clear" w:color="auto" w:fill="auto"/>
            <w:noWrap/>
          </w:tcPr>
          <w:p w14:paraId="75FD1CED" w14:textId="54AB19D7"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2020</w:t>
            </w:r>
          </w:p>
        </w:tc>
        <w:tc>
          <w:tcPr>
            <w:tcW w:w="1504" w:type="pct"/>
            <w:shd w:val="clear" w:color="auto" w:fill="auto"/>
          </w:tcPr>
          <w:p w14:paraId="0A4BA92F" w14:textId="430B35D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Hepatic artery infusion pumps</w:t>
            </w:r>
          </w:p>
        </w:tc>
        <w:tc>
          <w:tcPr>
            <w:tcW w:w="974" w:type="pct"/>
            <w:shd w:val="clear" w:color="auto" w:fill="auto"/>
            <w:noWrap/>
          </w:tcPr>
          <w:p w14:paraId="13A637EF" w14:textId="201DE9DA"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Surg Oncol 122 (1) 70-77 10.1002/jso.25913</w:t>
            </w:r>
          </w:p>
        </w:tc>
        <w:tc>
          <w:tcPr>
            <w:tcW w:w="376" w:type="pct"/>
          </w:tcPr>
          <w:p w14:paraId="6ABC86B7" w14:textId="0DF83E70"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2E53B4D" w14:textId="77777777" w:rsidTr="002C491B">
        <w:tc>
          <w:tcPr>
            <w:tcW w:w="375" w:type="pct"/>
            <w:shd w:val="clear" w:color="auto" w:fill="auto"/>
            <w:noWrap/>
          </w:tcPr>
          <w:p w14:paraId="6E7E4C81" w14:textId="5D9A66AD"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7E49E42D" w14:textId="0761E2B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A. Bonde, A. W. Fung, S. C. Mayo, P. Li, B. S. Walker, S. Jaganathan, N. Mallak and E. K. Korngold</w:t>
            </w:r>
          </w:p>
        </w:tc>
        <w:tc>
          <w:tcPr>
            <w:tcW w:w="215" w:type="pct"/>
            <w:shd w:val="clear" w:color="auto" w:fill="auto"/>
            <w:noWrap/>
          </w:tcPr>
          <w:p w14:paraId="73C3812A" w14:textId="5142BD6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2E3F1AF9" w14:textId="0869D49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Imaging of the hepatic arterial infusion pump: Primer for radiologists</w:t>
            </w:r>
          </w:p>
        </w:tc>
        <w:tc>
          <w:tcPr>
            <w:tcW w:w="974" w:type="pct"/>
            <w:shd w:val="clear" w:color="auto" w:fill="auto"/>
            <w:noWrap/>
          </w:tcPr>
          <w:p w14:paraId="45FA9FE4" w14:textId="5F0E78F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Clin Imaging 105 (110022 10.1016/j.clinimag.2023.110022</w:t>
            </w:r>
          </w:p>
        </w:tc>
        <w:tc>
          <w:tcPr>
            <w:tcW w:w="376" w:type="pct"/>
          </w:tcPr>
          <w:p w14:paraId="3AD4DB13" w14:textId="55DCCB8C"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7063E369" w14:textId="77777777" w:rsidTr="002C491B">
        <w:tc>
          <w:tcPr>
            <w:tcW w:w="375" w:type="pct"/>
            <w:shd w:val="clear" w:color="auto" w:fill="auto"/>
            <w:noWrap/>
          </w:tcPr>
          <w:p w14:paraId="4267D3D8" w14:textId="2D71FB7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2436E71A" w14:textId="08C82A5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 B. Teo, P. Y. Tan, S. X. Lee, J. Khoo, J. G. Tan, S. F. Ang, S. H. Tan, T. L. Tay, E. Tan, S. C. Lim, B. O. Boehm and W. J. Loh</w:t>
            </w:r>
          </w:p>
        </w:tc>
        <w:tc>
          <w:tcPr>
            <w:tcW w:w="215" w:type="pct"/>
            <w:shd w:val="clear" w:color="auto" w:fill="auto"/>
            <w:noWrap/>
          </w:tcPr>
          <w:p w14:paraId="694C9DEB" w14:textId="020C4078"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3B533988" w14:textId="2B11E34F"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Insulin Allergy to Detemir Followed by Rapid Onset of Diabetic Ketoacidosis: A Case Report and Literature Review</w:t>
            </w:r>
          </w:p>
        </w:tc>
        <w:tc>
          <w:tcPr>
            <w:tcW w:w="974" w:type="pct"/>
            <w:shd w:val="clear" w:color="auto" w:fill="auto"/>
            <w:noWrap/>
          </w:tcPr>
          <w:p w14:paraId="02D2E53C" w14:textId="684A0B8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Front Endocrinol (Lausanne) 13 (844040 10.3389/fendo.2022.844040</w:t>
            </w:r>
          </w:p>
        </w:tc>
        <w:tc>
          <w:tcPr>
            <w:tcW w:w="376" w:type="pct"/>
          </w:tcPr>
          <w:p w14:paraId="6FB0E591" w14:textId="6037A843"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CDF1409" w14:textId="77777777" w:rsidTr="002C491B">
        <w:tc>
          <w:tcPr>
            <w:tcW w:w="375" w:type="pct"/>
            <w:shd w:val="clear" w:color="auto" w:fill="auto"/>
            <w:noWrap/>
          </w:tcPr>
          <w:p w14:paraId="43182E1A" w14:textId="11C83F6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11AD7822" w14:textId="4A35A20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C. Hua, R. Bosc, E. </w:t>
            </w:r>
            <w:proofErr w:type="spellStart"/>
            <w:r w:rsidRPr="00C232B2">
              <w:rPr>
                <w:rFonts w:cs="Arial"/>
                <w:color w:val="000000"/>
                <w:sz w:val="18"/>
                <w:szCs w:val="18"/>
              </w:rPr>
              <w:t>Sbidian</w:t>
            </w:r>
            <w:proofErr w:type="spellEnd"/>
            <w:r w:rsidRPr="00C232B2">
              <w:rPr>
                <w:rFonts w:cs="Arial"/>
                <w:color w:val="000000"/>
                <w:sz w:val="18"/>
                <w:szCs w:val="18"/>
              </w:rPr>
              <w:t xml:space="preserve">, N. De Prost, C. Hughes, P. Jabre, O. </w:t>
            </w:r>
            <w:proofErr w:type="spellStart"/>
            <w:r w:rsidRPr="00C232B2">
              <w:rPr>
                <w:rFonts w:cs="Arial"/>
                <w:color w:val="000000"/>
                <w:sz w:val="18"/>
                <w:szCs w:val="18"/>
              </w:rPr>
              <w:t>Chosidow</w:t>
            </w:r>
            <w:proofErr w:type="spellEnd"/>
            <w:r w:rsidRPr="00C232B2">
              <w:rPr>
                <w:rFonts w:cs="Arial"/>
                <w:color w:val="000000"/>
                <w:sz w:val="18"/>
                <w:szCs w:val="18"/>
              </w:rPr>
              <w:t xml:space="preserve"> and L. Le </w:t>
            </w:r>
            <w:proofErr w:type="spellStart"/>
            <w:r w:rsidRPr="00C232B2">
              <w:rPr>
                <w:rFonts w:cs="Arial"/>
                <w:color w:val="000000"/>
                <w:sz w:val="18"/>
                <w:szCs w:val="18"/>
              </w:rPr>
              <w:t>Cleach</w:t>
            </w:r>
            <w:proofErr w:type="spellEnd"/>
          </w:p>
        </w:tc>
        <w:tc>
          <w:tcPr>
            <w:tcW w:w="215" w:type="pct"/>
            <w:shd w:val="clear" w:color="auto" w:fill="auto"/>
            <w:noWrap/>
          </w:tcPr>
          <w:p w14:paraId="46E67E47" w14:textId="0696665A"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2018</w:t>
            </w:r>
          </w:p>
        </w:tc>
        <w:tc>
          <w:tcPr>
            <w:tcW w:w="1504" w:type="pct"/>
            <w:shd w:val="clear" w:color="auto" w:fill="auto"/>
          </w:tcPr>
          <w:p w14:paraId="1387400A" w14:textId="52E142D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Interventions for necrotizing soft tissue infections in adults</w:t>
            </w:r>
          </w:p>
        </w:tc>
        <w:tc>
          <w:tcPr>
            <w:tcW w:w="974" w:type="pct"/>
            <w:shd w:val="clear" w:color="auto" w:fill="auto"/>
            <w:noWrap/>
          </w:tcPr>
          <w:p w14:paraId="46B075BB" w14:textId="26CD27A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Cochrane Database Syst Rev 5 (5) Cd011680 10.1002/14651858.CD011680.pub2</w:t>
            </w:r>
          </w:p>
        </w:tc>
        <w:tc>
          <w:tcPr>
            <w:tcW w:w="376" w:type="pct"/>
          </w:tcPr>
          <w:p w14:paraId="7AA16650" w14:textId="5627CDA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60E01DFC" w14:textId="77777777" w:rsidTr="002C491B">
        <w:tc>
          <w:tcPr>
            <w:tcW w:w="375" w:type="pct"/>
            <w:shd w:val="clear" w:color="auto" w:fill="auto"/>
            <w:noWrap/>
          </w:tcPr>
          <w:p w14:paraId="3510523F" w14:textId="07E53F09"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4E2FFE79" w14:textId="00AFED80"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X. Ruan, L. Ma, J. P. Couch, T. Chen and G. W. Bumgarner</w:t>
            </w:r>
          </w:p>
        </w:tc>
        <w:tc>
          <w:tcPr>
            <w:tcW w:w="215" w:type="pct"/>
            <w:shd w:val="clear" w:color="auto" w:fill="auto"/>
            <w:noWrap/>
          </w:tcPr>
          <w:p w14:paraId="22423BA7" w14:textId="783707EF"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2015</w:t>
            </w:r>
          </w:p>
        </w:tc>
        <w:tc>
          <w:tcPr>
            <w:tcW w:w="1504" w:type="pct"/>
            <w:shd w:val="clear" w:color="auto" w:fill="auto"/>
          </w:tcPr>
          <w:p w14:paraId="61F74B62" w14:textId="7238641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Intractable pruritus during outpatient epidural hydromorphone infusion: a case report and a focused review of the literature</w:t>
            </w:r>
          </w:p>
        </w:tc>
        <w:tc>
          <w:tcPr>
            <w:tcW w:w="974" w:type="pct"/>
            <w:shd w:val="clear" w:color="auto" w:fill="auto"/>
            <w:noWrap/>
          </w:tcPr>
          <w:p w14:paraId="6713E702" w14:textId="7865C7D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J Opioid Manag 11 (2) 184-90 10.5055/jom.2015.0267</w:t>
            </w:r>
          </w:p>
        </w:tc>
        <w:tc>
          <w:tcPr>
            <w:tcW w:w="376" w:type="pct"/>
          </w:tcPr>
          <w:p w14:paraId="019233F6" w14:textId="147EC216"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47D12A81" w14:textId="77777777" w:rsidTr="002C491B">
        <w:tc>
          <w:tcPr>
            <w:tcW w:w="375" w:type="pct"/>
            <w:shd w:val="clear" w:color="auto" w:fill="auto"/>
            <w:noWrap/>
          </w:tcPr>
          <w:p w14:paraId="10EB408A" w14:textId="6FC852A2"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2C17B3F8" w14:textId="7316F687"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M. E. Freitas, M. Ruiz-Lopez and S. H. Fox</w:t>
            </w:r>
          </w:p>
        </w:tc>
        <w:tc>
          <w:tcPr>
            <w:tcW w:w="215" w:type="pct"/>
            <w:shd w:val="clear" w:color="auto" w:fill="auto"/>
            <w:noWrap/>
          </w:tcPr>
          <w:p w14:paraId="245FEFA9" w14:textId="52FC859D"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0F79F393" w14:textId="3C9EB984"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Novel Levodopa Formulations for Parkinson's Disease</w:t>
            </w:r>
          </w:p>
        </w:tc>
        <w:tc>
          <w:tcPr>
            <w:tcW w:w="974" w:type="pct"/>
            <w:shd w:val="clear" w:color="auto" w:fill="auto"/>
            <w:noWrap/>
          </w:tcPr>
          <w:p w14:paraId="54820553" w14:textId="303FE2DB"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CNS Drugs 30 (11) 1079-1095 10.1007/s40263-016-0386-8</w:t>
            </w:r>
          </w:p>
        </w:tc>
        <w:tc>
          <w:tcPr>
            <w:tcW w:w="376" w:type="pct"/>
          </w:tcPr>
          <w:p w14:paraId="1B132077" w14:textId="3DC49D05"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8E9DF2C" w14:textId="77777777" w:rsidTr="002C491B">
        <w:tc>
          <w:tcPr>
            <w:tcW w:w="375" w:type="pct"/>
            <w:shd w:val="clear" w:color="auto" w:fill="auto"/>
            <w:noWrap/>
          </w:tcPr>
          <w:p w14:paraId="3E587653" w14:textId="6C45A9A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62C0115C" w14:textId="478A7636"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H. Quach, G. Parmar, M. V. Mateos, S. Ailawadhi and X. Leleu</w:t>
            </w:r>
          </w:p>
        </w:tc>
        <w:tc>
          <w:tcPr>
            <w:tcW w:w="215" w:type="pct"/>
            <w:shd w:val="clear" w:color="auto" w:fill="auto"/>
            <w:noWrap/>
          </w:tcPr>
          <w:p w14:paraId="7D66F400" w14:textId="25E5C9EA"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2024</w:t>
            </w:r>
          </w:p>
        </w:tc>
        <w:tc>
          <w:tcPr>
            <w:tcW w:w="1504" w:type="pct"/>
            <w:shd w:val="clear" w:color="auto" w:fill="auto"/>
          </w:tcPr>
          <w:p w14:paraId="71AB8E52" w14:textId="7B7FD6BE"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Recent Developments in Convenience of Administration of the Anti-CD38 Antibody </w:t>
            </w:r>
            <w:proofErr w:type="spellStart"/>
            <w:r w:rsidRPr="00C232B2">
              <w:rPr>
                <w:rFonts w:cs="Arial"/>
                <w:color w:val="000000"/>
                <w:sz w:val="18"/>
                <w:szCs w:val="18"/>
              </w:rPr>
              <w:t>Isatuximab</w:t>
            </w:r>
            <w:proofErr w:type="spellEnd"/>
            <w:r w:rsidRPr="00C232B2">
              <w:rPr>
                <w:rFonts w:cs="Arial"/>
                <w:color w:val="000000"/>
                <w:sz w:val="18"/>
                <w:szCs w:val="18"/>
              </w:rPr>
              <w:t xml:space="preserve">: Subcutaneous Delivery and Fast Intravenous Infusion in Patients </w:t>
            </w:r>
            <w:proofErr w:type="gramStart"/>
            <w:r w:rsidRPr="00C232B2">
              <w:rPr>
                <w:rFonts w:cs="Arial"/>
                <w:color w:val="000000"/>
                <w:sz w:val="18"/>
                <w:szCs w:val="18"/>
              </w:rPr>
              <w:t>With</w:t>
            </w:r>
            <w:proofErr w:type="gramEnd"/>
            <w:r w:rsidRPr="00C232B2">
              <w:rPr>
                <w:rFonts w:cs="Arial"/>
                <w:color w:val="000000"/>
                <w:sz w:val="18"/>
                <w:szCs w:val="18"/>
              </w:rPr>
              <w:t xml:space="preserve"> Multiple Myeloma</w:t>
            </w:r>
          </w:p>
        </w:tc>
        <w:tc>
          <w:tcPr>
            <w:tcW w:w="974" w:type="pct"/>
            <w:shd w:val="clear" w:color="auto" w:fill="auto"/>
            <w:noWrap/>
          </w:tcPr>
          <w:p w14:paraId="5D7FD666" w14:textId="725E34D3"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Clin Lymphoma Myeloma Leuk 24 (6) 358-363 10.1016/j.clml.2024.02.004</w:t>
            </w:r>
          </w:p>
        </w:tc>
        <w:tc>
          <w:tcPr>
            <w:tcW w:w="376" w:type="pct"/>
          </w:tcPr>
          <w:p w14:paraId="0C50F594" w14:textId="3E5F9557"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D4712B" w:rsidRPr="00C232B2" w14:paraId="196E2CA6" w14:textId="77777777" w:rsidTr="002C491B">
        <w:tc>
          <w:tcPr>
            <w:tcW w:w="375" w:type="pct"/>
            <w:shd w:val="clear" w:color="auto" w:fill="auto"/>
            <w:noWrap/>
          </w:tcPr>
          <w:p w14:paraId="5F235B7F" w14:textId="3E0F5EDC"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SOTA 6-1</w:t>
            </w:r>
          </w:p>
        </w:tc>
        <w:tc>
          <w:tcPr>
            <w:tcW w:w="1556" w:type="pct"/>
            <w:shd w:val="clear" w:color="auto" w:fill="auto"/>
            <w:noWrap/>
          </w:tcPr>
          <w:p w14:paraId="6A7A0009" w14:textId="6EB6E301"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B. L. Levy, T. W. McCann, Jr. and D. A. Finan</w:t>
            </w:r>
          </w:p>
        </w:tc>
        <w:tc>
          <w:tcPr>
            <w:tcW w:w="215" w:type="pct"/>
            <w:shd w:val="clear" w:color="auto" w:fill="auto"/>
            <w:noWrap/>
          </w:tcPr>
          <w:p w14:paraId="65603E7F" w14:textId="792F8955" w:rsidR="00D4712B" w:rsidRPr="00C232B2" w:rsidRDefault="00D4712B" w:rsidP="00D4712B">
            <w:pPr>
              <w:spacing w:line="240" w:lineRule="auto"/>
              <w:jc w:val="right"/>
              <w:rPr>
                <w:rFonts w:cs="Arial"/>
                <w:color w:val="000000"/>
                <w:sz w:val="18"/>
                <w:szCs w:val="18"/>
              </w:rPr>
            </w:pPr>
            <w:r w:rsidRPr="00C232B2">
              <w:rPr>
                <w:rFonts w:cs="Arial"/>
                <w:color w:val="000000"/>
                <w:sz w:val="18"/>
                <w:szCs w:val="18"/>
              </w:rPr>
              <w:t>2016</w:t>
            </w:r>
          </w:p>
        </w:tc>
        <w:tc>
          <w:tcPr>
            <w:tcW w:w="1504" w:type="pct"/>
            <w:shd w:val="clear" w:color="auto" w:fill="auto"/>
          </w:tcPr>
          <w:p w14:paraId="384A7730" w14:textId="2FB47858" w:rsidR="00D4712B" w:rsidRPr="00C232B2" w:rsidRDefault="00D4712B" w:rsidP="00D4712B">
            <w:pPr>
              <w:spacing w:line="240" w:lineRule="auto"/>
              <w:jc w:val="left"/>
              <w:rPr>
                <w:rFonts w:cs="Arial"/>
                <w:color w:val="000000"/>
                <w:sz w:val="18"/>
                <w:szCs w:val="18"/>
              </w:rPr>
            </w:pPr>
            <w:r w:rsidRPr="00C232B2">
              <w:rPr>
                <w:rFonts w:cs="Arial"/>
                <w:color w:val="000000"/>
                <w:sz w:val="18"/>
                <w:szCs w:val="18"/>
              </w:rPr>
              <w:t xml:space="preserve">The </w:t>
            </w:r>
            <w:proofErr w:type="spellStart"/>
            <w:r w:rsidRPr="00C232B2">
              <w:rPr>
                <w:rFonts w:cs="Arial"/>
                <w:color w:val="000000"/>
                <w:sz w:val="18"/>
                <w:szCs w:val="18"/>
              </w:rPr>
              <w:t>Hypoglycaemia-Hyperglycaemia</w:t>
            </w:r>
            <w:proofErr w:type="spellEnd"/>
            <w:r w:rsidRPr="00C232B2">
              <w:rPr>
                <w:rFonts w:cs="Arial"/>
                <w:color w:val="000000"/>
                <w:sz w:val="18"/>
                <w:szCs w:val="18"/>
              </w:rPr>
              <w:t xml:space="preserve"> Minimizer System in the Management of Type 1 Diabetes</w:t>
            </w:r>
          </w:p>
        </w:tc>
        <w:tc>
          <w:tcPr>
            <w:tcW w:w="974" w:type="pct"/>
            <w:shd w:val="clear" w:color="auto" w:fill="auto"/>
            <w:noWrap/>
          </w:tcPr>
          <w:p w14:paraId="1BCB393E" w14:textId="39798230" w:rsidR="00D4712B" w:rsidRPr="00C232B2" w:rsidRDefault="00D4712B" w:rsidP="00D4712B">
            <w:pPr>
              <w:spacing w:line="240" w:lineRule="auto"/>
              <w:jc w:val="left"/>
              <w:rPr>
                <w:rFonts w:cs="Arial"/>
                <w:color w:val="000000"/>
                <w:sz w:val="18"/>
                <w:szCs w:val="18"/>
              </w:rPr>
            </w:pPr>
            <w:proofErr w:type="spellStart"/>
            <w:r w:rsidRPr="00C232B2">
              <w:rPr>
                <w:rFonts w:cs="Arial"/>
                <w:color w:val="000000"/>
                <w:sz w:val="18"/>
                <w:szCs w:val="18"/>
              </w:rPr>
              <w:t>Eur</w:t>
            </w:r>
            <w:proofErr w:type="spellEnd"/>
            <w:r w:rsidRPr="00C232B2">
              <w:rPr>
                <w:rFonts w:cs="Arial"/>
                <w:color w:val="000000"/>
                <w:sz w:val="18"/>
                <w:szCs w:val="18"/>
              </w:rPr>
              <w:t xml:space="preserve"> Endocrinol 12 (1) 18-23 10.17925/ee.2016.12.01.18</w:t>
            </w:r>
          </w:p>
        </w:tc>
        <w:tc>
          <w:tcPr>
            <w:tcW w:w="376" w:type="pct"/>
          </w:tcPr>
          <w:p w14:paraId="5E5FB9F7" w14:textId="0163CE28" w:rsidR="00D4712B" w:rsidRPr="00C232B2" w:rsidRDefault="00047D65" w:rsidP="00D4712B">
            <w:pPr>
              <w:spacing w:line="240" w:lineRule="auto"/>
              <w:jc w:val="left"/>
              <w:rPr>
                <w:rFonts w:cs="Arial"/>
                <w:color w:val="000000"/>
                <w:sz w:val="18"/>
                <w:szCs w:val="18"/>
              </w:rPr>
            </w:pPr>
            <w:r w:rsidRPr="00C232B2">
              <w:rPr>
                <w:rFonts w:cs="Arial"/>
                <w:color w:val="000000"/>
                <w:sz w:val="18"/>
                <w:szCs w:val="18"/>
              </w:rPr>
              <w:t>Excluded: NR</w:t>
            </w:r>
            <w:r w:rsidR="00D4712B" w:rsidRPr="00C232B2">
              <w:rPr>
                <w:rFonts w:cs="Arial"/>
                <w:color w:val="000000"/>
                <w:sz w:val="18"/>
                <w:szCs w:val="18"/>
              </w:rPr>
              <w:t>TA</w:t>
            </w:r>
          </w:p>
        </w:tc>
      </w:tr>
      <w:tr w:rsidR="005D0E9A" w:rsidRPr="00C232B2" w14:paraId="38556BFF" w14:textId="77777777" w:rsidTr="002C491B">
        <w:tc>
          <w:tcPr>
            <w:tcW w:w="375" w:type="pct"/>
            <w:shd w:val="clear" w:color="auto" w:fill="auto"/>
            <w:noWrap/>
          </w:tcPr>
          <w:p w14:paraId="289BBE9F" w14:textId="458D8C4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7</w:t>
            </w:r>
          </w:p>
        </w:tc>
        <w:tc>
          <w:tcPr>
            <w:tcW w:w="1556" w:type="pct"/>
            <w:shd w:val="clear" w:color="auto" w:fill="auto"/>
            <w:noWrap/>
          </w:tcPr>
          <w:p w14:paraId="79EC9E65" w14:textId="624BDE4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J. J. Robert, D. </w:t>
            </w:r>
            <w:proofErr w:type="spellStart"/>
            <w:r w:rsidRPr="00C232B2">
              <w:rPr>
                <w:rFonts w:cs="Arial"/>
                <w:color w:val="000000"/>
                <w:sz w:val="18"/>
                <w:szCs w:val="18"/>
              </w:rPr>
              <w:t>Darmaun</w:t>
            </w:r>
            <w:proofErr w:type="spellEnd"/>
            <w:r w:rsidRPr="00C232B2">
              <w:rPr>
                <w:rFonts w:cs="Arial"/>
                <w:color w:val="000000"/>
                <w:sz w:val="18"/>
                <w:szCs w:val="18"/>
              </w:rPr>
              <w:t xml:space="preserve">, G. Reach and H. </w:t>
            </w:r>
            <w:proofErr w:type="spellStart"/>
            <w:r w:rsidRPr="00C232B2">
              <w:rPr>
                <w:rFonts w:cs="Arial"/>
                <w:color w:val="000000"/>
                <w:sz w:val="18"/>
                <w:szCs w:val="18"/>
              </w:rPr>
              <w:t>Lestradet</w:t>
            </w:r>
            <w:proofErr w:type="spellEnd"/>
          </w:p>
        </w:tc>
        <w:tc>
          <w:tcPr>
            <w:tcW w:w="215" w:type="pct"/>
            <w:shd w:val="clear" w:color="auto" w:fill="auto"/>
            <w:noWrap/>
          </w:tcPr>
          <w:p w14:paraId="05857138" w14:textId="139A489F"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1986</w:t>
            </w:r>
          </w:p>
        </w:tc>
        <w:tc>
          <w:tcPr>
            <w:tcW w:w="1504" w:type="pct"/>
            <w:shd w:val="clear" w:color="auto" w:fill="auto"/>
          </w:tcPr>
          <w:p w14:paraId="6B5533CE" w14:textId="20E0A98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[Artificial pancreas in diabetic children]</w:t>
            </w:r>
          </w:p>
        </w:tc>
        <w:tc>
          <w:tcPr>
            <w:tcW w:w="974" w:type="pct"/>
            <w:shd w:val="clear" w:color="auto" w:fill="auto"/>
            <w:noWrap/>
          </w:tcPr>
          <w:p w14:paraId="3EB14419" w14:textId="65D512A9"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Presse Med 15 (43) 2159-62 </w:t>
            </w:r>
          </w:p>
        </w:tc>
        <w:tc>
          <w:tcPr>
            <w:tcW w:w="376" w:type="pct"/>
          </w:tcPr>
          <w:p w14:paraId="318E3A0A" w14:textId="312675D9"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TA</w:t>
            </w:r>
          </w:p>
        </w:tc>
      </w:tr>
      <w:tr w:rsidR="005D0E9A" w:rsidRPr="00C232B2" w14:paraId="4F3B206E" w14:textId="77777777" w:rsidTr="002C491B">
        <w:tc>
          <w:tcPr>
            <w:tcW w:w="375" w:type="pct"/>
            <w:shd w:val="clear" w:color="auto" w:fill="auto"/>
            <w:noWrap/>
          </w:tcPr>
          <w:p w14:paraId="3E36611A" w14:textId="3A39BD1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7</w:t>
            </w:r>
          </w:p>
        </w:tc>
        <w:tc>
          <w:tcPr>
            <w:tcW w:w="1556" w:type="pct"/>
            <w:shd w:val="clear" w:color="auto" w:fill="auto"/>
            <w:noWrap/>
          </w:tcPr>
          <w:p w14:paraId="473802E1" w14:textId="5417806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M. </w:t>
            </w:r>
            <w:proofErr w:type="spellStart"/>
            <w:r w:rsidRPr="00C232B2">
              <w:rPr>
                <w:rFonts w:cs="Arial"/>
                <w:color w:val="000000"/>
                <w:sz w:val="18"/>
                <w:szCs w:val="18"/>
              </w:rPr>
              <w:t>Bergua</w:t>
            </w:r>
            <w:proofErr w:type="spellEnd"/>
            <w:r w:rsidRPr="00C232B2">
              <w:rPr>
                <w:rFonts w:cs="Arial"/>
                <w:color w:val="000000"/>
                <w:sz w:val="18"/>
                <w:szCs w:val="18"/>
              </w:rPr>
              <w:t xml:space="preserve">, I. Levy, R. </w:t>
            </w:r>
            <w:proofErr w:type="spellStart"/>
            <w:r w:rsidRPr="00C232B2">
              <w:rPr>
                <w:rFonts w:cs="Arial"/>
                <w:color w:val="000000"/>
                <w:sz w:val="18"/>
                <w:szCs w:val="18"/>
              </w:rPr>
              <w:t>Casamitjana</w:t>
            </w:r>
            <w:proofErr w:type="spellEnd"/>
            <w:r w:rsidRPr="00C232B2">
              <w:rPr>
                <w:rFonts w:cs="Arial"/>
                <w:color w:val="000000"/>
                <w:sz w:val="18"/>
                <w:szCs w:val="18"/>
              </w:rPr>
              <w:t xml:space="preserve"> and D. Figuerola</w:t>
            </w:r>
          </w:p>
        </w:tc>
        <w:tc>
          <w:tcPr>
            <w:tcW w:w="215" w:type="pct"/>
            <w:shd w:val="clear" w:color="auto" w:fill="auto"/>
            <w:noWrap/>
          </w:tcPr>
          <w:p w14:paraId="4AD342CF" w14:textId="24A4FA75"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1983</w:t>
            </w:r>
          </w:p>
        </w:tc>
        <w:tc>
          <w:tcPr>
            <w:tcW w:w="1504" w:type="pct"/>
            <w:shd w:val="clear" w:color="auto" w:fill="auto"/>
          </w:tcPr>
          <w:p w14:paraId="25B6ED92" w14:textId="68291F9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[Therapeutic hyperinsulinism induced </w:t>
            </w:r>
            <w:proofErr w:type="gramStart"/>
            <w:r w:rsidRPr="00C232B2">
              <w:rPr>
                <w:rFonts w:cs="Arial"/>
                <w:color w:val="000000"/>
                <w:sz w:val="18"/>
                <w:szCs w:val="18"/>
              </w:rPr>
              <w:t>by the use of</w:t>
            </w:r>
            <w:proofErr w:type="gramEnd"/>
            <w:r w:rsidRPr="00C232B2">
              <w:rPr>
                <w:rFonts w:cs="Arial"/>
                <w:color w:val="000000"/>
                <w:sz w:val="18"/>
                <w:szCs w:val="18"/>
              </w:rPr>
              <w:t xml:space="preserve"> continuous insulin infusion pumps and the artificial pancreas in diabetic patients]</w:t>
            </w:r>
          </w:p>
        </w:tc>
        <w:tc>
          <w:tcPr>
            <w:tcW w:w="974" w:type="pct"/>
            <w:shd w:val="clear" w:color="auto" w:fill="auto"/>
            <w:noWrap/>
          </w:tcPr>
          <w:p w14:paraId="75C4C2DE" w14:textId="0CADA978"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Med Clin (</w:t>
            </w:r>
            <w:proofErr w:type="spellStart"/>
            <w:r w:rsidRPr="00C232B2">
              <w:rPr>
                <w:rFonts w:cs="Arial"/>
                <w:color w:val="000000"/>
                <w:sz w:val="18"/>
                <w:szCs w:val="18"/>
              </w:rPr>
              <w:t>Barc</w:t>
            </w:r>
            <w:proofErr w:type="spellEnd"/>
            <w:r w:rsidRPr="00C232B2">
              <w:rPr>
                <w:rFonts w:cs="Arial"/>
                <w:color w:val="000000"/>
                <w:sz w:val="18"/>
                <w:szCs w:val="18"/>
              </w:rPr>
              <w:t xml:space="preserve">) 81 (6) 243-5 </w:t>
            </w:r>
          </w:p>
        </w:tc>
        <w:tc>
          <w:tcPr>
            <w:tcW w:w="376" w:type="pct"/>
          </w:tcPr>
          <w:p w14:paraId="1874ADC5" w14:textId="7A8239AD"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TA</w:t>
            </w:r>
          </w:p>
        </w:tc>
      </w:tr>
      <w:tr w:rsidR="005D0E9A" w:rsidRPr="00C232B2" w14:paraId="277F97BB" w14:textId="77777777" w:rsidTr="002C491B">
        <w:tc>
          <w:tcPr>
            <w:tcW w:w="375" w:type="pct"/>
            <w:shd w:val="clear" w:color="auto" w:fill="auto"/>
            <w:noWrap/>
          </w:tcPr>
          <w:p w14:paraId="2EDE0A5C" w14:textId="7D4B0A4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7</w:t>
            </w:r>
          </w:p>
        </w:tc>
        <w:tc>
          <w:tcPr>
            <w:tcW w:w="1556" w:type="pct"/>
            <w:shd w:val="clear" w:color="auto" w:fill="auto"/>
            <w:noWrap/>
          </w:tcPr>
          <w:p w14:paraId="174024AB" w14:textId="42D5392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Y. Liu, D. L. Cao, L. B. Guo, S. N. Guo, J. K. Xu and H. F. Zhuang</w:t>
            </w:r>
          </w:p>
        </w:tc>
        <w:tc>
          <w:tcPr>
            <w:tcW w:w="215" w:type="pct"/>
            <w:shd w:val="clear" w:color="auto" w:fill="auto"/>
            <w:noWrap/>
          </w:tcPr>
          <w:p w14:paraId="12CB8546" w14:textId="08FE6969"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2013</w:t>
            </w:r>
          </w:p>
        </w:tc>
        <w:tc>
          <w:tcPr>
            <w:tcW w:w="1504" w:type="pct"/>
            <w:shd w:val="clear" w:color="auto" w:fill="auto"/>
          </w:tcPr>
          <w:p w14:paraId="24C4770B" w14:textId="231E8543"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Amniotic stem cell transplantation therapy for type 1 diabetes: a case report</w:t>
            </w:r>
          </w:p>
        </w:tc>
        <w:tc>
          <w:tcPr>
            <w:tcW w:w="974" w:type="pct"/>
            <w:shd w:val="clear" w:color="auto" w:fill="auto"/>
            <w:noWrap/>
          </w:tcPr>
          <w:p w14:paraId="2017A5B5" w14:textId="64EB23F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J Int Med Res 41 (4) 1370-7 10.1177/0300060513487640</w:t>
            </w:r>
          </w:p>
        </w:tc>
        <w:tc>
          <w:tcPr>
            <w:tcW w:w="376" w:type="pct"/>
          </w:tcPr>
          <w:p w14:paraId="463CD9E2" w14:textId="21CED067"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CR</w:t>
            </w:r>
          </w:p>
        </w:tc>
      </w:tr>
      <w:tr w:rsidR="005D0E9A" w:rsidRPr="00C232B2" w14:paraId="6335864A" w14:textId="77777777" w:rsidTr="002C491B">
        <w:tc>
          <w:tcPr>
            <w:tcW w:w="375" w:type="pct"/>
            <w:shd w:val="clear" w:color="auto" w:fill="auto"/>
            <w:noWrap/>
          </w:tcPr>
          <w:p w14:paraId="39D845E5" w14:textId="2BCED52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7</w:t>
            </w:r>
          </w:p>
        </w:tc>
        <w:tc>
          <w:tcPr>
            <w:tcW w:w="1556" w:type="pct"/>
            <w:shd w:val="clear" w:color="auto" w:fill="auto"/>
            <w:noWrap/>
          </w:tcPr>
          <w:p w14:paraId="38FE25B4" w14:textId="38D3212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I. Juhan-Vague, P. Vague, C. Poisson, M. F. </w:t>
            </w:r>
            <w:proofErr w:type="spellStart"/>
            <w:r w:rsidRPr="00C232B2">
              <w:rPr>
                <w:rFonts w:cs="Arial"/>
                <w:color w:val="000000"/>
                <w:sz w:val="18"/>
                <w:szCs w:val="18"/>
              </w:rPr>
              <w:t>Aillaud</w:t>
            </w:r>
            <w:proofErr w:type="spellEnd"/>
            <w:r w:rsidRPr="00C232B2">
              <w:rPr>
                <w:rFonts w:cs="Arial"/>
                <w:color w:val="000000"/>
                <w:sz w:val="18"/>
                <w:szCs w:val="18"/>
              </w:rPr>
              <w:t>, C. Mendez and D. Collen</w:t>
            </w:r>
          </w:p>
        </w:tc>
        <w:tc>
          <w:tcPr>
            <w:tcW w:w="215" w:type="pct"/>
            <w:shd w:val="clear" w:color="auto" w:fill="auto"/>
            <w:noWrap/>
          </w:tcPr>
          <w:p w14:paraId="08F9371F" w14:textId="16AB26DD"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1984</w:t>
            </w:r>
          </w:p>
        </w:tc>
        <w:tc>
          <w:tcPr>
            <w:tcW w:w="1504" w:type="pct"/>
            <w:shd w:val="clear" w:color="auto" w:fill="auto"/>
          </w:tcPr>
          <w:p w14:paraId="5BC453BC" w14:textId="3EFEBC6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Effect of 24 hours of </w:t>
            </w:r>
            <w:proofErr w:type="spellStart"/>
            <w:r w:rsidRPr="00C232B2">
              <w:rPr>
                <w:rFonts w:cs="Arial"/>
                <w:color w:val="000000"/>
                <w:sz w:val="18"/>
                <w:szCs w:val="18"/>
              </w:rPr>
              <w:t>normoglycaemia</w:t>
            </w:r>
            <w:proofErr w:type="spellEnd"/>
            <w:r w:rsidRPr="00C232B2">
              <w:rPr>
                <w:rFonts w:cs="Arial"/>
                <w:color w:val="000000"/>
                <w:sz w:val="18"/>
                <w:szCs w:val="18"/>
              </w:rPr>
              <w:t xml:space="preserve"> on tissue-type plasminogen activator plasma levels in insulin-dependent diabetes</w:t>
            </w:r>
          </w:p>
        </w:tc>
        <w:tc>
          <w:tcPr>
            <w:tcW w:w="974" w:type="pct"/>
            <w:shd w:val="clear" w:color="auto" w:fill="auto"/>
            <w:noWrap/>
          </w:tcPr>
          <w:p w14:paraId="15CD4B56" w14:textId="4D8DDC1C"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Thromb</w:t>
            </w:r>
            <w:proofErr w:type="spellEnd"/>
            <w:r w:rsidRPr="00C232B2">
              <w:rPr>
                <w:rFonts w:cs="Arial"/>
                <w:color w:val="000000"/>
                <w:sz w:val="18"/>
                <w:szCs w:val="18"/>
              </w:rPr>
              <w:t xml:space="preserve"> </w:t>
            </w:r>
            <w:proofErr w:type="spellStart"/>
            <w:r w:rsidRPr="00C232B2">
              <w:rPr>
                <w:rFonts w:cs="Arial"/>
                <w:color w:val="000000"/>
                <w:sz w:val="18"/>
                <w:szCs w:val="18"/>
              </w:rPr>
              <w:t>Haemost</w:t>
            </w:r>
            <w:proofErr w:type="spellEnd"/>
            <w:r w:rsidRPr="00C232B2">
              <w:rPr>
                <w:rFonts w:cs="Arial"/>
                <w:color w:val="000000"/>
                <w:sz w:val="18"/>
                <w:szCs w:val="18"/>
              </w:rPr>
              <w:t xml:space="preserve"> 51 (1) 97-8 </w:t>
            </w:r>
          </w:p>
        </w:tc>
        <w:tc>
          <w:tcPr>
            <w:tcW w:w="376" w:type="pct"/>
          </w:tcPr>
          <w:p w14:paraId="7FCFD544" w14:textId="16E90A2F"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TA</w:t>
            </w:r>
          </w:p>
        </w:tc>
      </w:tr>
      <w:tr w:rsidR="005D0E9A" w:rsidRPr="00C232B2" w14:paraId="556366B3" w14:textId="77777777" w:rsidTr="002C491B">
        <w:tc>
          <w:tcPr>
            <w:tcW w:w="375" w:type="pct"/>
            <w:shd w:val="clear" w:color="auto" w:fill="auto"/>
            <w:noWrap/>
          </w:tcPr>
          <w:p w14:paraId="05D28DAA" w14:textId="5641F636"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7</w:t>
            </w:r>
          </w:p>
        </w:tc>
        <w:tc>
          <w:tcPr>
            <w:tcW w:w="1556" w:type="pct"/>
            <w:shd w:val="clear" w:color="auto" w:fill="auto"/>
            <w:noWrap/>
          </w:tcPr>
          <w:p w14:paraId="79915D77" w14:textId="3B8F5FDE"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E. </w:t>
            </w:r>
            <w:proofErr w:type="spellStart"/>
            <w:r w:rsidRPr="00C232B2">
              <w:rPr>
                <w:rFonts w:cs="Arial"/>
                <w:color w:val="000000"/>
                <w:sz w:val="18"/>
                <w:szCs w:val="18"/>
              </w:rPr>
              <w:t>Kostopoulou</w:t>
            </w:r>
            <w:proofErr w:type="spellEnd"/>
            <w:r w:rsidRPr="00C232B2">
              <w:rPr>
                <w:rFonts w:cs="Arial"/>
                <w:color w:val="000000"/>
                <w:sz w:val="18"/>
                <w:szCs w:val="18"/>
              </w:rPr>
              <w:t xml:space="preserve"> and P. Shah</w:t>
            </w:r>
          </w:p>
        </w:tc>
        <w:tc>
          <w:tcPr>
            <w:tcW w:w="215" w:type="pct"/>
            <w:shd w:val="clear" w:color="auto" w:fill="auto"/>
            <w:noWrap/>
          </w:tcPr>
          <w:p w14:paraId="58BB8C99" w14:textId="065D90DB"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2019</w:t>
            </w:r>
          </w:p>
        </w:tc>
        <w:tc>
          <w:tcPr>
            <w:tcW w:w="1504" w:type="pct"/>
            <w:shd w:val="clear" w:color="auto" w:fill="auto"/>
          </w:tcPr>
          <w:p w14:paraId="2E0DB8DA" w14:textId="4E8AE6CB"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Hyperinsulinaemic</w:t>
            </w:r>
            <w:proofErr w:type="spellEnd"/>
            <w:r w:rsidRPr="00C232B2">
              <w:rPr>
                <w:rFonts w:cs="Arial"/>
                <w:color w:val="000000"/>
                <w:sz w:val="18"/>
                <w:szCs w:val="18"/>
              </w:rPr>
              <w:t xml:space="preserve"> </w:t>
            </w:r>
            <w:proofErr w:type="spellStart"/>
            <w:r w:rsidRPr="00C232B2">
              <w:rPr>
                <w:rFonts w:cs="Arial"/>
                <w:color w:val="000000"/>
                <w:sz w:val="18"/>
                <w:szCs w:val="18"/>
              </w:rPr>
              <w:t>hypoglycaemia</w:t>
            </w:r>
            <w:proofErr w:type="spellEnd"/>
            <w:r w:rsidRPr="00C232B2">
              <w:rPr>
                <w:rFonts w:cs="Arial"/>
                <w:color w:val="000000"/>
                <w:sz w:val="18"/>
                <w:szCs w:val="18"/>
              </w:rPr>
              <w:t>-an overview of a complex clinical condition</w:t>
            </w:r>
          </w:p>
        </w:tc>
        <w:tc>
          <w:tcPr>
            <w:tcW w:w="974" w:type="pct"/>
            <w:shd w:val="clear" w:color="auto" w:fill="auto"/>
            <w:noWrap/>
          </w:tcPr>
          <w:p w14:paraId="5F7952EB" w14:textId="41C4CD4B"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Eur</w:t>
            </w:r>
            <w:proofErr w:type="spellEnd"/>
            <w:r w:rsidRPr="00C232B2">
              <w:rPr>
                <w:rFonts w:cs="Arial"/>
                <w:color w:val="000000"/>
                <w:sz w:val="18"/>
                <w:szCs w:val="18"/>
              </w:rPr>
              <w:t xml:space="preserve"> J </w:t>
            </w:r>
            <w:proofErr w:type="spellStart"/>
            <w:r w:rsidRPr="00C232B2">
              <w:rPr>
                <w:rFonts w:cs="Arial"/>
                <w:color w:val="000000"/>
                <w:sz w:val="18"/>
                <w:szCs w:val="18"/>
              </w:rPr>
              <w:t>Pediatr</w:t>
            </w:r>
            <w:proofErr w:type="spellEnd"/>
            <w:r w:rsidRPr="00C232B2">
              <w:rPr>
                <w:rFonts w:cs="Arial"/>
                <w:color w:val="000000"/>
                <w:sz w:val="18"/>
                <w:szCs w:val="18"/>
              </w:rPr>
              <w:t xml:space="preserve"> 178 (8) 1151-1160 10.1007/s00431-019-03414-8</w:t>
            </w:r>
          </w:p>
        </w:tc>
        <w:tc>
          <w:tcPr>
            <w:tcW w:w="376" w:type="pct"/>
          </w:tcPr>
          <w:p w14:paraId="4C6EE566" w14:textId="42842C1F"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DP</w:t>
            </w:r>
          </w:p>
        </w:tc>
      </w:tr>
      <w:tr w:rsidR="005D0E9A" w:rsidRPr="00C232B2" w14:paraId="090A0A42" w14:textId="77777777" w:rsidTr="002C491B">
        <w:tc>
          <w:tcPr>
            <w:tcW w:w="375" w:type="pct"/>
            <w:shd w:val="clear" w:color="auto" w:fill="auto"/>
            <w:noWrap/>
          </w:tcPr>
          <w:p w14:paraId="23C74E89" w14:textId="36047E07"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lastRenderedPageBreak/>
              <w:t>SOTA 7</w:t>
            </w:r>
          </w:p>
        </w:tc>
        <w:tc>
          <w:tcPr>
            <w:tcW w:w="1556" w:type="pct"/>
            <w:shd w:val="clear" w:color="auto" w:fill="auto"/>
            <w:noWrap/>
          </w:tcPr>
          <w:p w14:paraId="301C9884" w14:textId="6563ACD4"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O. Schmitz, K. G. Alberti and H. Orskov</w:t>
            </w:r>
          </w:p>
        </w:tc>
        <w:tc>
          <w:tcPr>
            <w:tcW w:w="215" w:type="pct"/>
            <w:shd w:val="clear" w:color="auto" w:fill="auto"/>
            <w:noWrap/>
          </w:tcPr>
          <w:p w14:paraId="5413C303" w14:textId="3BEA3C7F"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1984</w:t>
            </w:r>
          </w:p>
        </w:tc>
        <w:tc>
          <w:tcPr>
            <w:tcW w:w="1504" w:type="pct"/>
            <w:shd w:val="clear" w:color="auto" w:fill="auto"/>
          </w:tcPr>
          <w:p w14:paraId="152D39BC" w14:textId="241FBB2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Insulin resistance in </w:t>
            </w:r>
            <w:proofErr w:type="spellStart"/>
            <w:r w:rsidRPr="00C232B2">
              <w:rPr>
                <w:rFonts w:cs="Arial"/>
                <w:color w:val="000000"/>
                <w:sz w:val="18"/>
                <w:szCs w:val="18"/>
              </w:rPr>
              <w:t>uraemic</w:t>
            </w:r>
            <w:proofErr w:type="spellEnd"/>
            <w:r w:rsidRPr="00C232B2">
              <w:rPr>
                <w:rFonts w:cs="Arial"/>
                <w:color w:val="000000"/>
                <w:sz w:val="18"/>
                <w:szCs w:val="18"/>
              </w:rPr>
              <w:t xml:space="preserve"> insulin-dependent diabetics. Effect of dialysis therapy as assessed by the artificial endocrine pancreas</w:t>
            </w:r>
          </w:p>
        </w:tc>
        <w:tc>
          <w:tcPr>
            <w:tcW w:w="974" w:type="pct"/>
            <w:shd w:val="clear" w:color="auto" w:fill="auto"/>
            <w:noWrap/>
          </w:tcPr>
          <w:p w14:paraId="030CAD81" w14:textId="705C0AB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Acta Endocrinol (</w:t>
            </w:r>
            <w:proofErr w:type="spellStart"/>
            <w:r w:rsidRPr="00C232B2">
              <w:rPr>
                <w:rFonts w:cs="Arial"/>
                <w:color w:val="000000"/>
                <w:sz w:val="18"/>
                <w:szCs w:val="18"/>
              </w:rPr>
              <w:t>Copenh</w:t>
            </w:r>
            <w:proofErr w:type="spellEnd"/>
            <w:r w:rsidRPr="00C232B2">
              <w:rPr>
                <w:rFonts w:cs="Arial"/>
                <w:color w:val="000000"/>
                <w:sz w:val="18"/>
                <w:szCs w:val="18"/>
              </w:rPr>
              <w:t>) 105 (3) 371-8 10.1530/acta.0.1050371</w:t>
            </w:r>
          </w:p>
        </w:tc>
        <w:tc>
          <w:tcPr>
            <w:tcW w:w="376" w:type="pct"/>
          </w:tcPr>
          <w:p w14:paraId="1868D6ED" w14:textId="619FF314"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TA</w:t>
            </w:r>
          </w:p>
        </w:tc>
      </w:tr>
      <w:tr w:rsidR="005D0E9A" w:rsidRPr="00C232B2" w14:paraId="0FF9B8E1" w14:textId="77777777" w:rsidTr="002C491B">
        <w:tc>
          <w:tcPr>
            <w:tcW w:w="375" w:type="pct"/>
            <w:shd w:val="clear" w:color="auto" w:fill="auto"/>
            <w:noWrap/>
          </w:tcPr>
          <w:p w14:paraId="7F5B1649" w14:textId="161484E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7</w:t>
            </w:r>
          </w:p>
        </w:tc>
        <w:tc>
          <w:tcPr>
            <w:tcW w:w="1556" w:type="pct"/>
            <w:shd w:val="clear" w:color="auto" w:fill="auto"/>
            <w:noWrap/>
          </w:tcPr>
          <w:p w14:paraId="6472D89E" w14:textId="2C3C153F"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H. Gin, C. </w:t>
            </w:r>
            <w:proofErr w:type="spellStart"/>
            <w:r w:rsidRPr="00C232B2">
              <w:rPr>
                <w:rFonts w:cs="Arial"/>
                <w:color w:val="000000"/>
                <w:sz w:val="18"/>
                <w:szCs w:val="18"/>
              </w:rPr>
              <w:t>Messerchmitt</w:t>
            </w:r>
            <w:proofErr w:type="spellEnd"/>
            <w:r w:rsidRPr="00C232B2">
              <w:rPr>
                <w:rFonts w:cs="Arial"/>
                <w:color w:val="000000"/>
                <w:sz w:val="18"/>
                <w:szCs w:val="18"/>
              </w:rPr>
              <w:t xml:space="preserve">, E. </w:t>
            </w:r>
            <w:proofErr w:type="spellStart"/>
            <w:r w:rsidRPr="00C232B2">
              <w:rPr>
                <w:rFonts w:cs="Arial"/>
                <w:color w:val="000000"/>
                <w:sz w:val="18"/>
                <w:szCs w:val="18"/>
              </w:rPr>
              <w:t>Brottier</w:t>
            </w:r>
            <w:proofErr w:type="spellEnd"/>
            <w:r w:rsidRPr="00C232B2">
              <w:rPr>
                <w:rFonts w:cs="Arial"/>
                <w:color w:val="000000"/>
                <w:sz w:val="18"/>
                <w:szCs w:val="18"/>
              </w:rPr>
              <w:t xml:space="preserve"> and J. Aubertin</w:t>
            </w:r>
          </w:p>
        </w:tc>
        <w:tc>
          <w:tcPr>
            <w:tcW w:w="215" w:type="pct"/>
            <w:shd w:val="clear" w:color="auto" w:fill="auto"/>
            <w:noWrap/>
          </w:tcPr>
          <w:p w14:paraId="24ED0708" w14:textId="1807DE9E"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1985</w:t>
            </w:r>
          </w:p>
        </w:tc>
        <w:tc>
          <w:tcPr>
            <w:tcW w:w="1504" w:type="pct"/>
            <w:shd w:val="clear" w:color="auto" w:fill="auto"/>
          </w:tcPr>
          <w:p w14:paraId="34338B62" w14:textId="00F406E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Metformin improved insulin resistance in type I, insulin-dependent, diabetic patients</w:t>
            </w:r>
          </w:p>
        </w:tc>
        <w:tc>
          <w:tcPr>
            <w:tcW w:w="974" w:type="pct"/>
            <w:shd w:val="clear" w:color="auto" w:fill="auto"/>
            <w:noWrap/>
          </w:tcPr>
          <w:p w14:paraId="38770166" w14:textId="2CB8910C"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Metabolism 34 (10) 923-5 10.1016/0026-0495(85)90139-8</w:t>
            </w:r>
          </w:p>
        </w:tc>
        <w:tc>
          <w:tcPr>
            <w:tcW w:w="376" w:type="pct"/>
          </w:tcPr>
          <w:p w14:paraId="487D74E1" w14:textId="5741583C"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TA</w:t>
            </w:r>
          </w:p>
        </w:tc>
      </w:tr>
      <w:tr w:rsidR="005D0E9A" w:rsidRPr="00C232B2" w14:paraId="3FF7FF41" w14:textId="77777777" w:rsidTr="002C491B">
        <w:tc>
          <w:tcPr>
            <w:tcW w:w="375" w:type="pct"/>
            <w:shd w:val="clear" w:color="auto" w:fill="auto"/>
            <w:noWrap/>
          </w:tcPr>
          <w:p w14:paraId="5B12848E" w14:textId="3FA152C0"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7</w:t>
            </w:r>
          </w:p>
        </w:tc>
        <w:tc>
          <w:tcPr>
            <w:tcW w:w="1556" w:type="pct"/>
            <w:shd w:val="clear" w:color="auto" w:fill="auto"/>
            <w:noWrap/>
          </w:tcPr>
          <w:p w14:paraId="7074205D" w14:textId="2AF0697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C. Cobelli and C. Dalla Man</w:t>
            </w:r>
          </w:p>
        </w:tc>
        <w:tc>
          <w:tcPr>
            <w:tcW w:w="215" w:type="pct"/>
            <w:shd w:val="clear" w:color="auto" w:fill="auto"/>
            <w:noWrap/>
          </w:tcPr>
          <w:p w14:paraId="320A7564" w14:textId="640B47AF"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2022</w:t>
            </w:r>
          </w:p>
        </w:tc>
        <w:tc>
          <w:tcPr>
            <w:tcW w:w="1504" w:type="pct"/>
            <w:shd w:val="clear" w:color="auto" w:fill="auto"/>
          </w:tcPr>
          <w:p w14:paraId="56463C7E" w14:textId="1FC9E0AA"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Minimal and Maximal Models to Quantitate Glucose Metabolism: Tools to Measure, to Simulate and to Run in Silico Clinical Trials</w:t>
            </w:r>
          </w:p>
        </w:tc>
        <w:tc>
          <w:tcPr>
            <w:tcW w:w="974" w:type="pct"/>
            <w:shd w:val="clear" w:color="auto" w:fill="auto"/>
            <w:noWrap/>
          </w:tcPr>
          <w:p w14:paraId="5F8B8C55" w14:textId="1EBC964D"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J Diabetes Sci Technol 16 (5) 1270-1298 10.1177/19322968211015268</w:t>
            </w:r>
          </w:p>
        </w:tc>
        <w:tc>
          <w:tcPr>
            <w:tcW w:w="376" w:type="pct"/>
          </w:tcPr>
          <w:p w14:paraId="07937B90" w14:textId="0E9CB668"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DS</w:t>
            </w:r>
          </w:p>
        </w:tc>
      </w:tr>
      <w:tr w:rsidR="005D0E9A" w:rsidRPr="00C232B2" w14:paraId="3FF212EC" w14:textId="77777777" w:rsidTr="002C491B">
        <w:tc>
          <w:tcPr>
            <w:tcW w:w="375" w:type="pct"/>
            <w:shd w:val="clear" w:color="auto" w:fill="auto"/>
            <w:noWrap/>
          </w:tcPr>
          <w:p w14:paraId="544F3908" w14:textId="43DED8D2"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SOTA 7</w:t>
            </w:r>
          </w:p>
        </w:tc>
        <w:tc>
          <w:tcPr>
            <w:tcW w:w="1556" w:type="pct"/>
            <w:shd w:val="clear" w:color="auto" w:fill="auto"/>
            <w:noWrap/>
          </w:tcPr>
          <w:p w14:paraId="7E4BBAA0" w14:textId="5730C9C1"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 xml:space="preserve">C. Guibert, L. Amoura, L. Rakotoarisoa, F. Plat, E. Sonnet, S. </w:t>
            </w:r>
            <w:proofErr w:type="spellStart"/>
            <w:r w:rsidRPr="00C232B2">
              <w:rPr>
                <w:rFonts w:cs="Arial"/>
                <w:color w:val="000000"/>
                <w:sz w:val="18"/>
                <w:szCs w:val="18"/>
              </w:rPr>
              <w:t>Lablanche</w:t>
            </w:r>
            <w:proofErr w:type="spellEnd"/>
            <w:r w:rsidRPr="00C232B2">
              <w:rPr>
                <w:rFonts w:cs="Arial"/>
                <w:color w:val="000000"/>
                <w:sz w:val="18"/>
                <w:szCs w:val="18"/>
              </w:rPr>
              <w:t xml:space="preserve">, C. </w:t>
            </w:r>
            <w:proofErr w:type="spellStart"/>
            <w:r w:rsidRPr="00C232B2">
              <w:rPr>
                <w:rFonts w:cs="Arial"/>
                <w:color w:val="000000"/>
                <w:sz w:val="18"/>
                <w:szCs w:val="18"/>
              </w:rPr>
              <w:t>Tréglia</w:t>
            </w:r>
            <w:proofErr w:type="spellEnd"/>
            <w:r w:rsidRPr="00C232B2">
              <w:rPr>
                <w:rFonts w:cs="Arial"/>
                <w:color w:val="000000"/>
                <w:sz w:val="18"/>
                <w:szCs w:val="18"/>
              </w:rPr>
              <w:t xml:space="preserve">, E. Sarde, V. Leca, F. </w:t>
            </w:r>
            <w:proofErr w:type="spellStart"/>
            <w:r w:rsidRPr="00C232B2">
              <w:rPr>
                <w:rFonts w:cs="Arial"/>
                <w:color w:val="000000"/>
                <w:sz w:val="18"/>
                <w:szCs w:val="18"/>
              </w:rPr>
              <w:t>Rimareix</w:t>
            </w:r>
            <w:proofErr w:type="spellEnd"/>
            <w:r w:rsidRPr="00C232B2">
              <w:rPr>
                <w:rFonts w:cs="Arial"/>
                <w:color w:val="000000"/>
                <w:sz w:val="18"/>
                <w:szCs w:val="18"/>
              </w:rPr>
              <w:t xml:space="preserve">, V. Melki, F. Baucher, B. </w:t>
            </w:r>
            <w:proofErr w:type="spellStart"/>
            <w:r w:rsidRPr="00C232B2">
              <w:rPr>
                <w:rFonts w:cs="Arial"/>
                <w:color w:val="000000"/>
                <w:sz w:val="18"/>
                <w:szCs w:val="18"/>
              </w:rPr>
              <w:t>Betari</w:t>
            </w:r>
            <w:proofErr w:type="spellEnd"/>
            <w:r w:rsidRPr="00C232B2">
              <w:rPr>
                <w:rFonts w:cs="Arial"/>
                <w:color w:val="000000"/>
                <w:sz w:val="18"/>
                <w:szCs w:val="18"/>
              </w:rPr>
              <w:t>, L. Meyer and L. Kessler</w:t>
            </w:r>
          </w:p>
        </w:tc>
        <w:tc>
          <w:tcPr>
            <w:tcW w:w="215" w:type="pct"/>
            <w:shd w:val="clear" w:color="auto" w:fill="auto"/>
            <w:noWrap/>
          </w:tcPr>
          <w:p w14:paraId="3A437A58" w14:textId="05B8C650" w:rsidR="005D0E9A" w:rsidRPr="00C232B2" w:rsidRDefault="005D0E9A" w:rsidP="005D0E9A">
            <w:pPr>
              <w:spacing w:line="240" w:lineRule="auto"/>
              <w:jc w:val="right"/>
              <w:rPr>
                <w:rFonts w:cs="Arial"/>
                <w:color w:val="000000"/>
                <w:sz w:val="18"/>
                <w:szCs w:val="18"/>
              </w:rPr>
            </w:pPr>
            <w:r w:rsidRPr="00C232B2">
              <w:rPr>
                <w:rFonts w:cs="Arial"/>
                <w:color w:val="000000"/>
                <w:sz w:val="18"/>
                <w:szCs w:val="18"/>
              </w:rPr>
              <w:t>2023</w:t>
            </w:r>
          </w:p>
        </w:tc>
        <w:tc>
          <w:tcPr>
            <w:tcW w:w="1504" w:type="pct"/>
            <w:shd w:val="clear" w:color="auto" w:fill="auto"/>
          </w:tcPr>
          <w:p w14:paraId="49B9634D" w14:textId="1C9C8C55" w:rsidR="005D0E9A" w:rsidRPr="00C232B2" w:rsidRDefault="005D0E9A" w:rsidP="005D0E9A">
            <w:pPr>
              <w:spacing w:line="240" w:lineRule="auto"/>
              <w:jc w:val="left"/>
              <w:rPr>
                <w:rFonts w:cs="Arial"/>
                <w:color w:val="000000"/>
                <w:sz w:val="18"/>
                <w:szCs w:val="18"/>
              </w:rPr>
            </w:pPr>
            <w:proofErr w:type="spellStart"/>
            <w:r w:rsidRPr="00C232B2">
              <w:rPr>
                <w:rFonts w:cs="Arial"/>
                <w:color w:val="000000"/>
                <w:sz w:val="18"/>
                <w:szCs w:val="18"/>
              </w:rPr>
              <w:t>MiniMed</w:t>
            </w:r>
            <w:proofErr w:type="spellEnd"/>
            <w:r w:rsidRPr="00C232B2">
              <w:rPr>
                <w:rFonts w:cs="Arial"/>
                <w:color w:val="000000"/>
                <w:sz w:val="18"/>
                <w:szCs w:val="18"/>
              </w:rPr>
              <w:t>(TM) 780G Advanced Hybrid Closed-Loop System Study in Pregnant Women with Type 1 Diabetes</w:t>
            </w:r>
          </w:p>
        </w:tc>
        <w:tc>
          <w:tcPr>
            <w:tcW w:w="974" w:type="pct"/>
            <w:shd w:val="clear" w:color="auto" w:fill="auto"/>
            <w:noWrap/>
          </w:tcPr>
          <w:p w14:paraId="682358F0" w14:textId="3CC0653B" w:rsidR="005D0E9A" w:rsidRPr="00C232B2" w:rsidRDefault="005D0E9A" w:rsidP="005D0E9A">
            <w:pPr>
              <w:spacing w:line="240" w:lineRule="auto"/>
              <w:jc w:val="left"/>
              <w:rPr>
                <w:rFonts w:cs="Arial"/>
                <w:color w:val="000000"/>
                <w:sz w:val="18"/>
                <w:szCs w:val="18"/>
              </w:rPr>
            </w:pPr>
            <w:r w:rsidRPr="00C232B2">
              <w:rPr>
                <w:rFonts w:cs="Arial"/>
                <w:color w:val="000000"/>
                <w:sz w:val="18"/>
                <w:szCs w:val="18"/>
              </w:rPr>
              <w:t>Diabetes Technol Ther 25 (12) 893-901 10.1089/dia.2023.0267</w:t>
            </w:r>
          </w:p>
        </w:tc>
        <w:tc>
          <w:tcPr>
            <w:tcW w:w="376" w:type="pct"/>
          </w:tcPr>
          <w:p w14:paraId="2F17D278" w14:textId="188F2E87" w:rsidR="005D0E9A" w:rsidRPr="00C232B2" w:rsidRDefault="00047D65" w:rsidP="005D0E9A">
            <w:pPr>
              <w:spacing w:line="240" w:lineRule="auto"/>
              <w:jc w:val="left"/>
              <w:rPr>
                <w:rFonts w:cs="Arial"/>
                <w:color w:val="000000"/>
                <w:sz w:val="18"/>
                <w:szCs w:val="18"/>
              </w:rPr>
            </w:pPr>
            <w:r w:rsidRPr="00C232B2">
              <w:rPr>
                <w:rFonts w:cs="Arial"/>
                <w:color w:val="000000"/>
                <w:sz w:val="18"/>
                <w:szCs w:val="18"/>
              </w:rPr>
              <w:t>Excluded: NR</w:t>
            </w:r>
            <w:r w:rsidR="005D0E9A" w:rsidRPr="00C232B2">
              <w:rPr>
                <w:rFonts w:cs="Arial"/>
                <w:color w:val="000000"/>
                <w:sz w:val="18"/>
                <w:szCs w:val="18"/>
              </w:rPr>
              <w:t>TA</w:t>
            </w:r>
          </w:p>
        </w:tc>
      </w:tr>
      <w:tr w:rsidR="000F2A46" w:rsidRPr="00C232B2" w14:paraId="364520E2" w14:textId="77777777" w:rsidTr="002C491B">
        <w:tc>
          <w:tcPr>
            <w:tcW w:w="375" w:type="pct"/>
            <w:shd w:val="clear" w:color="auto" w:fill="auto"/>
            <w:noWrap/>
          </w:tcPr>
          <w:p w14:paraId="1F5E45AF" w14:textId="7BCBCBA0" w:rsidR="000F2A46" w:rsidRPr="00C232B2" w:rsidRDefault="000F2A46" w:rsidP="000F2A46">
            <w:pPr>
              <w:spacing w:line="240" w:lineRule="auto"/>
              <w:jc w:val="left"/>
              <w:rPr>
                <w:rFonts w:cs="Arial"/>
                <w:color w:val="000000"/>
                <w:sz w:val="18"/>
                <w:szCs w:val="18"/>
              </w:rPr>
            </w:pPr>
            <w:r w:rsidRPr="00C232B2">
              <w:rPr>
                <w:rFonts w:cs="Arial"/>
                <w:color w:val="000000"/>
                <w:sz w:val="18"/>
                <w:szCs w:val="18"/>
              </w:rPr>
              <w:t>SOTA 7</w:t>
            </w:r>
          </w:p>
        </w:tc>
        <w:tc>
          <w:tcPr>
            <w:tcW w:w="1556" w:type="pct"/>
            <w:shd w:val="clear" w:color="auto" w:fill="auto"/>
            <w:noWrap/>
          </w:tcPr>
          <w:p w14:paraId="7EA40BC2" w14:textId="544FBDAC" w:rsidR="000F2A46" w:rsidRPr="00C232B2" w:rsidRDefault="000F2A46" w:rsidP="000F2A46">
            <w:pPr>
              <w:spacing w:line="240" w:lineRule="auto"/>
              <w:jc w:val="left"/>
              <w:rPr>
                <w:rFonts w:cs="Arial"/>
                <w:color w:val="000000"/>
                <w:sz w:val="18"/>
                <w:szCs w:val="18"/>
              </w:rPr>
            </w:pPr>
            <w:r w:rsidRPr="00C232B2">
              <w:rPr>
                <w:rFonts w:cs="Arial"/>
                <w:color w:val="000000"/>
                <w:sz w:val="18"/>
                <w:szCs w:val="18"/>
              </w:rPr>
              <w:t>A. C. Calabria, C. Li, P. R. Gallagher, C. A. Stanley and D. D. De León</w:t>
            </w:r>
          </w:p>
        </w:tc>
        <w:tc>
          <w:tcPr>
            <w:tcW w:w="215" w:type="pct"/>
            <w:shd w:val="clear" w:color="auto" w:fill="auto"/>
            <w:noWrap/>
          </w:tcPr>
          <w:p w14:paraId="766412BA" w14:textId="122C55C4" w:rsidR="000F2A46" w:rsidRPr="00C232B2" w:rsidRDefault="000F2A46" w:rsidP="000F2A46">
            <w:pPr>
              <w:spacing w:line="240" w:lineRule="auto"/>
              <w:jc w:val="right"/>
              <w:rPr>
                <w:rFonts w:cs="Arial"/>
                <w:color w:val="000000"/>
                <w:sz w:val="18"/>
                <w:szCs w:val="18"/>
              </w:rPr>
            </w:pPr>
            <w:r w:rsidRPr="00C232B2">
              <w:rPr>
                <w:rFonts w:cs="Arial"/>
                <w:color w:val="000000"/>
                <w:sz w:val="18"/>
                <w:szCs w:val="18"/>
              </w:rPr>
              <w:t>2012</w:t>
            </w:r>
          </w:p>
        </w:tc>
        <w:tc>
          <w:tcPr>
            <w:tcW w:w="1504" w:type="pct"/>
            <w:shd w:val="clear" w:color="auto" w:fill="auto"/>
          </w:tcPr>
          <w:p w14:paraId="782F5025" w14:textId="49E2F15B" w:rsidR="000F2A46" w:rsidRPr="00C232B2" w:rsidRDefault="000F2A46" w:rsidP="000F2A46">
            <w:pPr>
              <w:spacing w:line="240" w:lineRule="auto"/>
              <w:jc w:val="left"/>
              <w:rPr>
                <w:rFonts w:cs="Arial"/>
                <w:color w:val="000000"/>
                <w:sz w:val="18"/>
                <w:szCs w:val="18"/>
              </w:rPr>
            </w:pPr>
            <w:r w:rsidRPr="00C232B2">
              <w:rPr>
                <w:rFonts w:cs="Arial"/>
                <w:color w:val="000000"/>
                <w:sz w:val="18"/>
                <w:szCs w:val="18"/>
              </w:rPr>
              <w:t>GLP-1 receptor antagonist exendin-(9-39) elevates fasting blood glucose levels in congenital hyperinsulinism owing to inactivating mutations in the ATP-sensitive K+ channel</w:t>
            </w:r>
          </w:p>
        </w:tc>
        <w:tc>
          <w:tcPr>
            <w:tcW w:w="974" w:type="pct"/>
            <w:shd w:val="clear" w:color="auto" w:fill="auto"/>
            <w:noWrap/>
          </w:tcPr>
          <w:p w14:paraId="4A228EE8" w14:textId="22520FE5" w:rsidR="000F2A46" w:rsidRPr="00C232B2" w:rsidRDefault="000F2A46" w:rsidP="000F2A46">
            <w:pPr>
              <w:spacing w:line="240" w:lineRule="auto"/>
              <w:jc w:val="left"/>
              <w:rPr>
                <w:rFonts w:cs="Arial"/>
                <w:color w:val="000000"/>
                <w:sz w:val="18"/>
                <w:szCs w:val="18"/>
              </w:rPr>
            </w:pPr>
            <w:r w:rsidRPr="00C232B2">
              <w:rPr>
                <w:rFonts w:cs="Arial"/>
                <w:color w:val="000000"/>
                <w:sz w:val="18"/>
                <w:szCs w:val="18"/>
              </w:rPr>
              <w:t>Diabetes 61 (10) 2585-91 10.2337/db12-0166</w:t>
            </w:r>
          </w:p>
        </w:tc>
        <w:tc>
          <w:tcPr>
            <w:tcW w:w="376" w:type="pct"/>
          </w:tcPr>
          <w:p w14:paraId="2AD130AD" w14:textId="29EBD28F" w:rsidR="000F2A46" w:rsidRPr="00C232B2" w:rsidRDefault="00047D65" w:rsidP="000F2A46">
            <w:pPr>
              <w:spacing w:line="240" w:lineRule="auto"/>
              <w:jc w:val="left"/>
              <w:rPr>
                <w:rFonts w:cs="Arial"/>
                <w:color w:val="000000"/>
                <w:sz w:val="18"/>
                <w:szCs w:val="18"/>
              </w:rPr>
            </w:pPr>
            <w:r w:rsidRPr="00C232B2">
              <w:rPr>
                <w:rFonts w:cs="Arial"/>
                <w:color w:val="000000"/>
                <w:sz w:val="18"/>
                <w:szCs w:val="18"/>
              </w:rPr>
              <w:t>Excluded: NR</w:t>
            </w:r>
            <w:r w:rsidR="000F2A46" w:rsidRPr="00C232B2">
              <w:rPr>
                <w:rFonts w:cs="Arial"/>
                <w:color w:val="000000"/>
                <w:sz w:val="18"/>
                <w:szCs w:val="18"/>
              </w:rPr>
              <w:t>F</w:t>
            </w:r>
          </w:p>
        </w:tc>
      </w:tr>
    </w:tbl>
    <w:p w14:paraId="778E5334" w14:textId="24E4DB69" w:rsidR="00293A85" w:rsidRPr="005E47AD" w:rsidRDefault="00293A85" w:rsidP="002E285F"/>
    <w:p w14:paraId="011E6506" w14:textId="77777777" w:rsidR="001069F8" w:rsidRPr="00C2061D" w:rsidRDefault="001069F8" w:rsidP="00FB1A0D">
      <w:pPr>
        <w:sectPr w:rsidR="001069F8" w:rsidRPr="00C2061D" w:rsidSect="002E285F">
          <w:pgSz w:w="15840" w:h="12240" w:orient="landscape"/>
          <w:pgMar w:top="1440" w:right="1440" w:bottom="1440" w:left="1350" w:header="450" w:footer="261" w:gutter="0"/>
          <w:cols w:space="720"/>
          <w:titlePg/>
          <w:docGrid w:linePitch="360"/>
        </w:sectPr>
      </w:pPr>
    </w:p>
    <w:p w14:paraId="1D9FFEB6" w14:textId="22BC649F" w:rsidR="001069F8" w:rsidRPr="00C2061D" w:rsidRDefault="001069F8" w:rsidP="001069F8">
      <w:pPr>
        <w:pStyle w:val="AppendixHeading1"/>
        <w:numPr>
          <w:ilvl w:val="0"/>
          <w:numId w:val="0"/>
        </w:numPr>
        <w:ind w:left="703" w:hanging="703"/>
        <w:rPr>
          <w:lang w:val="en-US"/>
        </w:rPr>
      </w:pPr>
      <w:r w:rsidRPr="00C2061D">
        <w:rPr>
          <w:lang w:val="en-US"/>
        </w:rPr>
        <w:lastRenderedPageBreak/>
        <w:t>Appendix II – Details of retrieved vigilance reports</w:t>
      </w:r>
    </w:p>
    <w:p w14:paraId="4C9B90FB" w14:textId="1C81B4B9" w:rsidR="00E81E0A" w:rsidRPr="00C2061D" w:rsidRDefault="00E81E0A" w:rsidP="00E81E0A">
      <w:pPr>
        <w:tabs>
          <w:tab w:val="left" w:pos="6144"/>
        </w:tabs>
        <w:rPr>
          <w:rFonts w:eastAsia="Calibri"/>
          <w:szCs w:val="20"/>
        </w:rPr>
      </w:pPr>
      <w:r w:rsidRPr="00C2061D">
        <w:rPr>
          <w:rFonts w:eastAsia="Calibri"/>
        </w:rPr>
        <w:t xml:space="preserve">The full disclosure of the vigilance search results with evaluation of relevance for the subject device for each report is presented </w:t>
      </w:r>
      <w:r w:rsidRPr="00C2061D">
        <w:rPr>
          <w:rFonts w:eastAsia="Calibri"/>
          <w:szCs w:val="20"/>
        </w:rPr>
        <w:t>by search number and database in the sections below.</w:t>
      </w:r>
    </w:p>
    <w:p w14:paraId="53B73855" w14:textId="4F0D6ECF" w:rsidR="00FB1A0D" w:rsidRPr="00C2061D" w:rsidRDefault="00E81E0A" w:rsidP="00E81E0A">
      <w:pPr>
        <w:pStyle w:val="AppendixHeading2"/>
        <w:rPr>
          <w:lang w:val="en-US"/>
        </w:rPr>
      </w:pPr>
      <w:r w:rsidRPr="00C2061D">
        <w:rPr>
          <w:lang w:val="en-US"/>
        </w:rPr>
        <w:t>MHRA</w:t>
      </w:r>
    </w:p>
    <w:p w14:paraId="11B5C55E" w14:textId="77777777" w:rsidR="00E81E0A" w:rsidRPr="00C2061D" w:rsidRDefault="00E81E0A" w:rsidP="00E81E0A">
      <w:pPr>
        <w:keepNext/>
        <w:rPr>
          <w:rFonts w:cs="Arial"/>
          <w:b/>
          <w:bCs/>
          <w:sz w:val="18"/>
          <w:szCs w:val="18"/>
        </w:rPr>
      </w:pPr>
      <w:bookmarkStart w:id="1791" w:name="_Ref89327527"/>
    </w:p>
    <w:p w14:paraId="056168CA" w14:textId="7F6DD832" w:rsidR="00E81E0A" w:rsidRPr="00C2061D" w:rsidRDefault="00E81E0A" w:rsidP="00E81E0A">
      <w:pPr>
        <w:keepNext/>
        <w:jc w:val="center"/>
        <w:rPr>
          <w:bCs/>
          <w:sz w:val="18"/>
          <w:szCs w:val="18"/>
        </w:rPr>
      </w:pPr>
      <w:bookmarkStart w:id="1792" w:name="_Toc182997820"/>
      <w:r w:rsidRPr="00C2061D">
        <w:rPr>
          <w:rFonts w:cs="Arial"/>
          <w:b/>
          <w:bCs/>
          <w:sz w:val="18"/>
          <w:szCs w:val="18"/>
        </w:rPr>
        <w:t xml:space="preserve">Table </w:t>
      </w:r>
      <w:r w:rsidRPr="00C2061D">
        <w:rPr>
          <w:rFonts w:cs="Arial"/>
          <w:b/>
          <w:bCs/>
          <w:sz w:val="18"/>
          <w:szCs w:val="18"/>
        </w:rPr>
        <w:fldChar w:fldCharType="begin"/>
      </w:r>
      <w:r w:rsidRPr="00C2061D">
        <w:rPr>
          <w:rFonts w:cs="Arial"/>
          <w:b/>
          <w:bCs/>
          <w:sz w:val="18"/>
          <w:szCs w:val="18"/>
        </w:rPr>
        <w:instrText xml:space="preserve"> SEQ Table \* ARABIC </w:instrText>
      </w:r>
      <w:r w:rsidRPr="00C2061D">
        <w:rPr>
          <w:rFonts w:cs="Arial"/>
          <w:b/>
          <w:bCs/>
          <w:sz w:val="18"/>
          <w:szCs w:val="18"/>
        </w:rPr>
        <w:fldChar w:fldCharType="separate"/>
      </w:r>
      <w:r w:rsidR="00E344B5">
        <w:rPr>
          <w:rFonts w:cs="Arial"/>
          <w:b/>
          <w:bCs/>
          <w:noProof/>
          <w:sz w:val="18"/>
          <w:szCs w:val="18"/>
        </w:rPr>
        <w:t>19</w:t>
      </w:r>
      <w:r w:rsidRPr="00C2061D">
        <w:rPr>
          <w:rFonts w:cs="Arial"/>
          <w:b/>
          <w:bCs/>
          <w:sz w:val="18"/>
          <w:szCs w:val="18"/>
        </w:rPr>
        <w:fldChar w:fldCharType="end"/>
      </w:r>
      <w:bookmarkEnd w:id="1791"/>
      <w:r w:rsidRPr="00C2061D">
        <w:rPr>
          <w:rFonts w:cs="Arial"/>
          <w:b/>
          <w:bCs/>
          <w:sz w:val="18"/>
          <w:szCs w:val="18"/>
        </w:rPr>
        <w:t>: Retrieved MHRA reports</w:t>
      </w:r>
      <w:bookmarkEnd w:id="1792"/>
    </w:p>
    <w:tbl>
      <w:tblPr>
        <w:tblStyle w:val="TableGrid11"/>
        <w:tblW w:w="0" w:type="auto"/>
        <w:tblInd w:w="0" w:type="dxa"/>
        <w:tblLook w:val="04A0" w:firstRow="1" w:lastRow="0" w:firstColumn="1" w:lastColumn="0" w:noHBand="0" w:noVBand="1"/>
      </w:tblPr>
      <w:tblGrid>
        <w:gridCol w:w="769"/>
        <w:gridCol w:w="1363"/>
        <w:gridCol w:w="1842"/>
        <w:gridCol w:w="1843"/>
        <w:gridCol w:w="1559"/>
        <w:gridCol w:w="4452"/>
        <w:gridCol w:w="1212"/>
      </w:tblGrid>
      <w:tr w:rsidR="00E81E0A" w:rsidRPr="00C2061D" w14:paraId="52F181D7" w14:textId="77777777" w:rsidTr="00DF1451">
        <w:trPr>
          <w:trHeight w:val="495"/>
          <w:tblHead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DC55C" w14:textId="07CAB7E3" w:rsidR="00E81E0A" w:rsidRPr="00C2061D" w:rsidRDefault="00E81E0A" w:rsidP="00393A49">
            <w:pPr>
              <w:rPr>
                <w:rFonts w:cs="Arial"/>
                <w:b/>
                <w:sz w:val="16"/>
                <w:szCs w:val="16"/>
                <w:lang w:eastAsia="da-DK"/>
              </w:rPr>
            </w:pPr>
            <w:r w:rsidRPr="00C2061D">
              <w:rPr>
                <w:rFonts w:cs="Arial"/>
                <w:b/>
                <w:sz w:val="16"/>
                <w:szCs w:val="16"/>
                <w:lang w:eastAsia="da-DK"/>
              </w:rPr>
              <w:t>Search</w:t>
            </w:r>
            <w:r w:rsidR="00B21807" w:rsidRPr="00C2061D">
              <w:rPr>
                <w:rFonts w:cs="Arial"/>
                <w:b/>
                <w:sz w:val="16"/>
                <w:szCs w:val="16"/>
                <w:lang w:eastAsia="da-DK"/>
              </w:rPr>
              <w:t xml:space="preserve"> </w:t>
            </w:r>
            <w:r w:rsidRPr="00C2061D">
              <w:rPr>
                <w:rFonts w:cs="Arial"/>
                <w:b/>
                <w:sz w:val="16"/>
                <w:szCs w:val="16"/>
                <w:lang w:eastAsia="da-DK"/>
              </w:rPr>
              <w:t>#</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8901D6" w14:textId="77777777" w:rsidR="00E81E0A" w:rsidRPr="00C2061D" w:rsidRDefault="00E81E0A" w:rsidP="00393A49">
            <w:pPr>
              <w:rPr>
                <w:rFonts w:cs="Arial"/>
                <w:b/>
                <w:sz w:val="16"/>
                <w:szCs w:val="16"/>
                <w:lang w:eastAsia="da-DK"/>
              </w:rPr>
            </w:pPr>
            <w:r w:rsidRPr="00C2061D">
              <w:rPr>
                <w:rFonts w:cs="Arial"/>
                <w:b/>
                <w:sz w:val="16"/>
                <w:szCs w:val="16"/>
                <w:lang w:eastAsia="da-DK"/>
              </w:rPr>
              <w:t>Date of Safety Notice</w:t>
            </w: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18370D" w14:textId="77777777" w:rsidR="00E81E0A" w:rsidRPr="00C2061D" w:rsidRDefault="00E81E0A" w:rsidP="00393A49">
            <w:pPr>
              <w:rPr>
                <w:rFonts w:cs="Arial"/>
                <w:b/>
                <w:sz w:val="16"/>
                <w:szCs w:val="16"/>
                <w:lang w:eastAsia="da-DK"/>
              </w:rPr>
            </w:pPr>
            <w:r w:rsidRPr="00C2061D">
              <w:rPr>
                <w:rFonts w:cs="Arial"/>
                <w:b/>
                <w:sz w:val="16"/>
                <w:szCs w:val="16"/>
                <w:lang w:eastAsia="da-DK"/>
              </w:rPr>
              <w:t>Reference</w:t>
            </w:r>
          </w:p>
        </w:tc>
        <w:tc>
          <w:tcPr>
            <w:tcW w:w="184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3904AC10" w14:textId="77777777" w:rsidR="00E81E0A" w:rsidRPr="00C2061D" w:rsidRDefault="00E81E0A" w:rsidP="00393A49">
            <w:pPr>
              <w:rPr>
                <w:rFonts w:cs="Arial"/>
                <w:b/>
                <w:sz w:val="16"/>
                <w:szCs w:val="16"/>
                <w:lang w:eastAsia="da-DK"/>
              </w:rPr>
            </w:pPr>
            <w:r w:rsidRPr="00C2061D">
              <w:rPr>
                <w:rFonts w:cs="Arial"/>
                <w:b/>
                <w:sz w:val="16"/>
                <w:szCs w:val="16"/>
                <w:lang w:eastAsia="da-DK"/>
              </w:rPr>
              <w:t>Device(s)</w:t>
            </w:r>
          </w:p>
        </w:tc>
        <w:tc>
          <w:tcPr>
            <w:tcW w:w="155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349C073" w14:textId="77777777" w:rsidR="00E81E0A" w:rsidRPr="00C2061D" w:rsidRDefault="00E81E0A" w:rsidP="00393A49">
            <w:pPr>
              <w:rPr>
                <w:rFonts w:cs="Arial"/>
                <w:b/>
                <w:sz w:val="16"/>
                <w:szCs w:val="16"/>
                <w:lang w:eastAsia="da-DK"/>
              </w:rPr>
            </w:pPr>
            <w:r w:rsidRPr="00C2061D">
              <w:rPr>
                <w:rFonts w:cs="Arial"/>
                <w:b/>
                <w:sz w:val="16"/>
                <w:szCs w:val="16"/>
                <w:lang w:eastAsia="da-DK"/>
              </w:rPr>
              <w:t>Manufacturer</w:t>
            </w:r>
          </w:p>
        </w:tc>
        <w:tc>
          <w:tcPr>
            <w:tcW w:w="4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3F68BF10" w14:textId="77777777" w:rsidR="00E81E0A" w:rsidRPr="00C2061D" w:rsidRDefault="00E81E0A" w:rsidP="00393A49">
            <w:pPr>
              <w:rPr>
                <w:rFonts w:cs="Arial"/>
                <w:b/>
                <w:sz w:val="16"/>
                <w:szCs w:val="16"/>
                <w:lang w:eastAsia="da-DK"/>
              </w:rPr>
            </w:pPr>
            <w:r w:rsidRPr="00C2061D">
              <w:rPr>
                <w:rFonts w:cs="Arial"/>
                <w:b/>
                <w:sz w:val="16"/>
                <w:szCs w:val="16"/>
                <w:lang w:eastAsia="da-DK"/>
              </w:rPr>
              <w:t>Problem</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6A700" w14:textId="77777777" w:rsidR="00E81E0A" w:rsidRPr="00C2061D" w:rsidRDefault="00E81E0A" w:rsidP="00393A49">
            <w:pPr>
              <w:rPr>
                <w:rFonts w:cs="Arial"/>
                <w:b/>
                <w:bCs/>
                <w:sz w:val="16"/>
                <w:szCs w:val="16"/>
                <w:lang w:eastAsia="da-DK"/>
              </w:rPr>
            </w:pPr>
            <w:r w:rsidRPr="00C2061D">
              <w:rPr>
                <w:b/>
                <w:bCs/>
                <w:sz w:val="16"/>
                <w:szCs w:val="16"/>
              </w:rPr>
              <w:t>Relevance for subject device</w:t>
            </w:r>
          </w:p>
        </w:tc>
      </w:tr>
      <w:tr w:rsidR="00E81E0A" w:rsidRPr="00C2061D" w14:paraId="47CAC20A" w14:textId="77777777" w:rsidTr="00B21807">
        <w:tc>
          <w:tcPr>
            <w:tcW w:w="0" w:type="auto"/>
            <w:tcBorders>
              <w:top w:val="single" w:sz="4" w:space="0" w:color="auto"/>
              <w:left w:val="single" w:sz="4" w:space="0" w:color="auto"/>
              <w:bottom w:val="single" w:sz="4" w:space="0" w:color="auto"/>
              <w:right w:val="single" w:sz="4" w:space="0" w:color="auto"/>
            </w:tcBorders>
          </w:tcPr>
          <w:p w14:paraId="160F02F4" w14:textId="452997DE" w:rsidR="00E81E0A" w:rsidRPr="00C2061D" w:rsidRDefault="00A65AA4" w:rsidP="00393A49">
            <w:pPr>
              <w:rPr>
                <w:rFonts w:cs="Arial"/>
                <w:sz w:val="16"/>
                <w:szCs w:val="16"/>
                <w:lang w:eastAsia="da-DK"/>
              </w:rPr>
            </w:pPr>
            <w:r w:rsidRPr="00C2061D">
              <w:rPr>
                <w:rFonts w:cs="Arial"/>
                <w:sz w:val="16"/>
                <w:szCs w:val="16"/>
                <w:lang w:eastAsia="da-DK"/>
              </w:rPr>
              <w:t>2</w:t>
            </w:r>
          </w:p>
        </w:tc>
        <w:tc>
          <w:tcPr>
            <w:tcW w:w="1363" w:type="dxa"/>
            <w:tcBorders>
              <w:top w:val="single" w:sz="4" w:space="0" w:color="auto"/>
              <w:left w:val="single" w:sz="4" w:space="0" w:color="auto"/>
              <w:bottom w:val="single" w:sz="4" w:space="0" w:color="auto"/>
              <w:right w:val="single" w:sz="4" w:space="0" w:color="auto"/>
            </w:tcBorders>
            <w:noWrap/>
          </w:tcPr>
          <w:p w14:paraId="58F1090E" w14:textId="77777777" w:rsidR="00E81E0A" w:rsidRPr="00C2061D" w:rsidRDefault="00E81E0A" w:rsidP="00393A49">
            <w:pPr>
              <w:rPr>
                <w:rFonts w:cs="Arial"/>
                <w:sz w:val="16"/>
                <w:szCs w:val="16"/>
                <w:lang w:eastAsia="da-DK"/>
              </w:rPr>
            </w:pPr>
            <w:r w:rsidRPr="00C2061D">
              <w:rPr>
                <w:rFonts w:cs="Arial"/>
                <w:sz w:val="16"/>
                <w:szCs w:val="16"/>
                <w:lang w:eastAsia="da-DK"/>
              </w:rPr>
              <w:t>10 March 2014</w:t>
            </w:r>
          </w:p>
        </w:tc>
        <w:tc>
          <w:tcPr>
            <w:tcW w:w="1842" w:type="dxa"/>
            <w:tcBorders>
              <w:top w:val="single" w:sz="4" w:space="0" w:color="auto"/>
              <w:left w:val="single" w:sz="4" w:space="0" w:color="auto"/>
              <w:bottom w:val="single" w:sz="4" w:space="0" w:color="auto"/>
              <w:right w:val="single" w:sz="4" w:space="0" w:color="auto"/>
            </w:tcBorders>
            <w:noWrap/>
          </w:tcPr>
          <w:p w14:paraId="31F543B1" w14:textId="77777777" w:rsidR="00E81E0A" w:rsidRPr="00C2061D" w:rsidRDefault="00E81E0A" w:rsidP="00393A49">
            <w:pPr>
              <w:rPr>
                <w:rFonts w:cs="Arial"/>
                <w:sz w:val="16"/>
                <w:szCs w:val="16"/>
                <w:lang w:eastAsia="da-DK"/>
              </w:rPr>
            </w:pPr>
            <w:r w:rsidRPr="00C2061D">
              <w:rPr>
                <w:rFonts w:cs="Arial"/>
                <w:sz w:val="16"/>
                <w:szCs w:val="16"/>
                <w:lang w:eastAsia="da-DK"/>
              </w:rPr>
              <w:t>MDA/2014/008</w:t>
            </w:r>
          </w:p>
        </w:tc>
        <w:tc>
          <w:tcPr>
            <w:tcW w:w="1843" w:type="dxa"/>
            <w:tcBorders>
              <w:top w:val="single" w:sz="4" w:space="0" w:color="auto"/>
              <w:left w:val="single" w:sz="4" w:space="0" w:color="auto"/>
              <w:bottom w:val="single" w:sz="4" w:space="0" w:color="auto"/>
              <w:right w:val="single" w:sz="4" w:space="0" w:color="auto"/>
            </w:tcBorders>
            <w:noWrap/>
          </w:tcPr>
          <w:p w14:paraId="29329C78" w14:textId="77777777" w:rsidR="00E81E0A" w:rsidRPr="00C2061D" w:rsidRDefault="00E81E0A" w:rsidP="00393A49">
            <w:pPr>
              <w:rPr>
                <w:rFonts w:cs="Arial"/>
                <w:sz w:val="16"/>
                <w:szCs w:val="16"/>
                <w:lang w:eastAsia="da-DK"/>
              </w:rPr>
            </w:pPr>
            <w:r w:rsidRPr="00C2061D">
              <w:rPr>
                <w:rFonts w:cs="Arial"/>
                <w:sz w:val="16"/>
                <w:szCs w:val="16"/>
                <w:lang w:eastAsia="da-DK"/>
              </w:rPr>
              <w:t>Accu-Chek Spirit Combo insulin pump</w:t>
            </w:r>
          </w:p>
        </w:tc>
        <w:tc>
          <w:tcPr>
            <w:tcW w:w="1559" w:type="dxa"/>
            <w:tcBorders>
              <w:top w:val="single" w:sz="4" w:space="0" w:color="auto"/>
              <w:left w:val="single" w:sz="4" w:space="0" w:color="auto"/>
              <w:bottom w:val="single" w:sz="4" w:space="0" w:color="auto"/>
              <w:right w:val="single" w:sz="4" w:space="0" w:color="auto"/>
            </w:tcBorders>
            <w:noWrap/>
          </w:tcPr>
          <w:p w14:paraId="15A95FCB" w14:textId="77777777" w:rsidR="00E81E0A" w:rsidRPr="00C2061D" w:rsidRDefault="00E81E0A" w:rsidP="00393A49">
            <w:pPr>
              <w:rPr>
                <w:rFonts w:cs="Arial"/>
                <w:sz w:val="16"/>
                <w:szCs w:val="16"/>
                <w:lang w:eastAsia="da-DK"/>
              </w:rPr>
            </w:pPr>
            <w:r w:rsidRPr="00C2061D">
              <w:rPr>
                <w:rFonts w:cs="Arial"/>
                <w:sz w:val="16"/>
                <w:szCs w:val="16"/>
                <w:lang w:eastAsia="da-DK"/>
              </w:rPr>
              <w:t>Roche Diagnostics Ltd.</w:t>
            </w:r>
          </w:p>
        </w:tc>
        <w:tc>
          <w:tcPr>
            <w:tcW w:w="4452" w:type="dxa"/>
            <w:tcBorders>
              <w:top w:val="single" w:sz="4" w:space="0" w:color="auto"/>
              <w:left w:val="single" w:sz="4" w:space="0" w:color="auto"/>
              <w:bottom w:val="single" w:sz="4" w:space="0" w:color="auto"/>
              <w:right w:val="single" w:sz="4" w:space="0" w:color="auto"/>
            </w:tcBorders>
          </w:tcPr>
          <w:p w14:paraId="1DCCAB11" w14:textId="77777777" w:rsidR="00E81E0A" w:rsidRPr="00C2061D" w:rsidRDefault="00E81E0A" w:rsidP="00393A49">
            <w:pPr>
              <w:rPr>
                <w:rFonts w:cs="Arial"/>
                <w:sz w:val="16"/>
                <w:szCs w:val="16"/>
                <w:lang w:eastAsia="da-DK"/>
              </w:rPr>
            </w:pPr>
            <w:r w:rsidRPr="00C2061D">
              <w:rPr>
                <w:rFonts w:cs="Arial"/>
                <w:sz w:val="16"/>
                <w:szCs w:val="16"/>
                <w:lang w:eastAsia="da-DK"/>
              </w:rPr>
              <w:t>Risk of delay to treatment.</w:t>
            </w:r>
          </w:p>
          <w:p w14:paraId="4FCB671E" w14:textId="77777777" w:rsidR="00E81E0A" w:rsidRPr="00C2061D" w:rsidRDefault="00E81E0A" w:rsidP="00393A49">
            <w:pPr>
              <w:rPr>
                <w:rFonts w:cs="Arial"/>
                <w:sz w:val="16"/>
                <w:szCs w:val="16"/>
                <w:lang w:eastAsia="da-DK"/>
              </w:rPr>
            </w:pPr>
          </w:p>
          <w:p w14:paraId="493FCFBA" w14:textId="77777777" w:rsidR="00E81E0A" w:rsidRPr="00C2061D" w:rsidRDefault="00E81E0A" w:rsidP="00393A49">
            <w:pPr>
              <w:rPr>
                <w:rFonts w:cs="Arial"/>
                <w:sz w:val="16"/>
                <w:szCs w:val="16"/>
                <w:lang w:eastAsia="da-DK"/>
              </w:rPr>
            </w:pPr>
            <w:r w:rsidRPr="00C2061D">
              <w:rPr>
                <w:rFonts w:cs="Arial"/>
                <w:sz w:val="16"/>
                <w:szCs w:val="16"/>
                <w:lang w:eastAsia="da-DK"/>
              </w:rPr>
              <w:t xml:space="preserve">There is an increased risk that the vibration alarm will not work, </w:t>
            </w:r>
            <w:proofErr w:type="gramStart"/>
            <w:r w:rsidRPr="00C2061D">
              <w:rPr>
                <w:rFonts w:cs="Arial"/>
                <w:sz w:val="16"/>
                <w:szCs w:val="16"/>
                <w:lang w:eastAsia="da-DK"/>
              </w:rPr>
              <w:t>as a result of</w:t>
            </w:r>
            <w:proofErr w:type="gramEnd"/>
            <w:r w:rsidRPr="00C2061D">
              <w:rPr>
                <w:rFonts w:cs="Arial"/>
                <w:sz w:val="16"/>
                <w:szCs w:val="16"/>
                <w:lang w:eastAsia="da-DK"/>
              </w:rPr>
              <w:t xml:space="preserve"> a changed component.  This fault will only be detected at pump start up, when it will display an ‘E-7’ error message and give an audible </w:t>
            </w:r>
            <w:proofErr w:type="gramStart"/>
            <w:r w:rsidRPr="00C2061D">
              <w:rPr>
                <w:rFonts w:cs="Arial"/>
                <w:sz w:val="16"/>
                <w:szCs w:val="16"/>
                <w:lang w:eastAsia="da-DK"/>
              </w:rPr>
              <w:t>signal, but</w:t>
            </w:r>
            <w:proofErr w:type="gramEnd"/>
            <w:r w:rsidRPr="00C2061D">
              <w:rPr>
                <w:rFonts w:cs="Arial"/>
                <w:sz w:val="16"/>
                <w:szCs w:val="16"/>
                <w:lang w:eastAsia="da-DK"/>
              </w:rPr>
              <w:t xml:space="preserve"> will fail to start.</w:t>
            </w:r>
          </w:p>
          <w:p w14:paraId="3010E6A4" w14:textId="77777777" w:rsidR="00E81E0A" w:rsidRPr="00C2061D" w:rsidRDefault="00E81E0A" w:rsidP="00393A49">
            <w:pPr>
              <w:rPr>
                <w:rFonts w:cs="Arial"/>
                <w:sz w:val="16"/>
                <w:szCs w:val="16"/>
                <w:lang w:eastAsia="da-DK"/>
              </w:rPr>
            </w:pPr>
          </w:p>
          <w:p w14:paraId="136CF3C7" w14:textId="77777777" w:rsidR="00E81E0A" w:rsidRPr="00C2061D" w:rsidRDefault="00E81E0A" w:rsidP="00393A49">
            <w:pPr>
              <w:rPr>
                <w:rFonts w:cs="Arial"/>
                <w:sz w:val="16"/>
                <w:szCs w:val="16"/>
                <w:lang w:eastAsia="da-DK"/>
              </w:rPr>
            </w:pPr>
            <w:r w:rsidRPr="00C2061D">
              <w:rPr>
                <w:rFonts w:cs="Arial"/>
                <w:sz w:val="16"/>
                <w:szCs w:val="16"/>
                <w:lang w:eastAsia="da-DK"/>
              </w:rPr>
              <w:t xml:space="preserve">Roche will replace pumps that display this ‘E-7’ error </w:t>
            </w:r>
            <w:proofErr w:type="gramStart"/>
            <w:r w:rsidRPr="00C2061D">
              <w:rPr>
                <w:rFonts w:cs="Arial"/>
                <w:sz w:val="16"/>
                <w:szCs w:val="16"/>
                <w:lang w:eastAsia="da-DK"/>
              </w:rPr>
              <w:t>message, but</w:t>
            </w:r>
            <w:proofErr w:type="gramEnd"/>
            <w:r w:rsidRPr="00C2061D">
              <w:rPr>
                <w:rFonts w:cs="Arial"/>
                <w:sz w:val="16"/>
                <w:szCs w:val="16"/>
                <w:lang w:eastAsia="da-DK"/>
              </w:rPr>
              <w:t xml:space="preserve"> does not intend to replace all potentially affected pumps.</w:t>
            </w:r>
          </w:p>
        </w:tc>
        <w:tc>
          <w:tcPr>
            <w:tcW w:w="0" w:type="auto"/>
            <w:tcBorders>
              <w:top w:val="single" w:sz="4" w:space="0" w:color="auto"/>
              <w:left w:val="single" w:sz="4" w:space="0" w:color="auto"/>
              <w:bottom w:val="single" w:sz="4" w:space="0" w:color="auto"/>
              <w:right w:val="single" w:sz="4" w:space="0" w:color="auto"/>
            </w:tcBorders>
          </w:tcPr>
          <w:p w14:paraId="55D0D6BC" w14:textId="77777777" w:rsidR="00E81E0A" w:rsidRPr="00C2061D" w:rsidRDefault="00E81E0A" w:rsidP="00393A49">
            <w:pPr>
              <w:rPr>
                <w:rFonts w:cs="Arial"/>
                <w:sz w:val="16"/>
                <w:szCs w:val="16"/>
                <w:lang w:eastAsia="da-DK"/>
              </w:rPr>
            </w:pPr>
            <w:commentRangeStart w:id="1793"/>
            <w:r w:rsidRPr="00C2061D">
              <w:rPr>
                <w:rFonts w:cs="Arial"/>
                <w:sz w:val="16"/>
                <w:szCs w:val="16"/>
                <w:lang w:eastAsia="da-DK"/>
              </w:rPr>
              <w:t>Yes</w:t>
            </w:r>
            <w:commentRangeEnd w:id="1793"/>
            <w:r w:rsidRPr="00C2061D">
              <w:rPr>
                <w:rStyle w:val="CommentReference"/>
                <w:rFonts w:eastAsiaTheme="minorHAnsi" w:cstheme="minorBidi"/>
              </w:rPr>
              <w:commentReference w:id="1793"/>
            </w:r>
          </w:p>
        </w:tc>
      </w:tr>
      <w:tr w:rsidR="00E81E0A" w:rsidRPr="00C2061D" w14:paraId="499C57E1" w14:textId="77777777" w:rsidTr="00B21807">
        <w:tc>
          <w:tcPr>
            <w:tcW w:w="0" w:type="auto"/>
            <w:tcBorders>
              <w:top w:val="single" w:sz="4" w:space="0" w:color="auto"/>
              <w:left w:val="single" w:sz="4" w:space="0" w:color="auto"/>
              <w:bottom w:val="single" w:sz="4" w:space="0" w:color="auto"/>
              <w:right w:val="single" w:sz="4" w:space="0" w:color="auto"/>
            </w:tcBorders>
          </w:tcPr>
          <w:p w14:paraId="4882C802" w14:textId="7F4318E5" w:rsidR="00E81E0A" w:rsidRPr="00C2061D" w:rsidRDefault="00A65AA4" w:rsidP="00393A49">
            <w:pPr>
              <w:rPr>
                <w:rFonts w:cs="Arial"/>
                <w:sz w:val="16"/>
                <w:szCs w:val="16"/>
                <w:lang w:eastAsia="da-DK"/>
              </w:rPr>
            </w:pPr>
            <w:r w:rsidRPr="00C2061D">
              <w:rPr>
                <w:rFonts w:cs="Arial"/>
                <w:sz w:val="16"/>
                <w:szCs w:val="16"/>
                <w:lang w:eastAsia="da-DK"/>
              </w:rPr>
              <w:t>2</w:t>
            </w:r>
          </w:p>
        </w:tc>
        <w:tc>
          <w:tcPr>
            <w:tcW w:w="1363" w:type="dxa"/>
            <w:tcBorders>
              <w:top w:val="single" w:sz="4" w:space="0" w:color="auto"/>
              <w:left w:val="single" w:sz="4" w:space="0" w:color="auto"/>
              <w:bottom w:val="single" w:sz="4" w:space="0" w:color="auto"/>
              <w:right w:val="single" w:sz="4" w:space="0" w:color="auto"/>
            </w:tcBorders>
            <w:noWrap/>
          </w:tcPr>
          <w:p w14:paraId="5C3FCE6A" w14:textId="77777777" w:rsidR="00E81E0A" w:rsidRPr="00C2061D" w:rsidRDefault="00E81E0A" w:rsidP="00393A49">
            <w:pPr>
              <w:rPr>
                <w:rFonts w:cs="Arial"/>
                <w:sz w:val="16"/>
                <w:szCs w:val="16"/>
                <w:lang w:eastAsia="da-DK"/>
              </w:rPr>
            </w:pPr>
            <w:r w:rsidRPr="00C2061D">
              <w:rPr>
                <w:rFonts w:cs="Arial"/>
                <w:sz w:val="16"/>
                <w:szCs w:val="16"/>
                <w:lang w:eastAsia="da-DK"/>
              </w:rPr>
              <w:t>18 September 2015</w:t>
            </w:r>
          </w:p>
        </w:tc>
        <w:tc>
          <w:tcPr>
            <w:tcW w:w="1842" w:type="dxa"/>
            <w:tcBorders>
              <w:top w:val="single" w:sz="4" w:space="0" w:color="auto"/>
              <w:left w:val="single" w:sz="4" w:space="0" w:color="auto"/>
              <w:bottom w:val="single" w:sz="4" w:space="0" w:color="auto"/>
              <w:right w:val="single" w:sz="4" w:space="0" w:color="auto"/>
            </w:tcBorders>
            <w:noWrap/>
          </w:tcPr>
          <w:p w14:paraId="16DEA29C" w14:textId="77777777" w:rsidR="00E81E0A" w:rsidRPr="00C2061D" w:rsidRDefault="00E81E0A" w:rsidP="00393A49">
            <w:pPr>
              <w:rPr>
                <w:rFonts w:cs="Arial"/>
                <w:sz w:val="16"/>
                <w:szCs w:val="16"/>
                <w:lang w:eastAsia="da-DK"/>
              </w:rPr>
            </w:pPr>
            <w:r w:rsidRPr="00C2061D">
              <w:rPr>
                <w:rFonts w:cs="Arial"/>
                <w:sz w:val="16"/>
                <w:szCs w:val="16"/>
                <w:lang w:eastAsia="da-DK"/>
              </w:rPr>
              <w:t>2015/004/020/701/008</w:t>
            </w:r>
          </w:p>
        </w:tc>
        <w:tc>
          <w:tcPr>
            <w:tcW w:w="1843" w:type="dxa"/>
            <w:tcBorders>
              <w:top w:val="single" w:sz="4" w:space="0" w:color="auto"/>
              <w:left w:val="single" w:sz="4" w:space="0" w:color="auto"/>
              <w:bottom w:val="single" w:sz="4" w:space="0" w:color="auto"/>
              <w:right w:val="single" w:sz="4" w:space="0" w:color="auto"/>
            </w:tcBorders>
            <w:noWrap/>
          </w:tcPr>
          <w:p w14:paraId="7610F5F0" w14:textId="77777777" w:rsidR="00E81E0A" w:rsidRPr="00C2061D" w:rsidRDefault="00E81E0A" w:rsidP="00393A49">
            <w:pPr>
              <w:rPr>
                <w:rFonts w:cs="Arial"/>
                <w:sz w:val="16"/>
                <w:szCs w:val="16"/>
                <w:lang w:eastAsia="da-DK"/>
              </w:rPr>
            </w:pPr>
            <w:r w:rsidRPr="00C2061D">
              <w:rPr>
                <w:rFonts w:cs="Arial"/>
                <w:sz w:val="16"/>
                <w:szCs w:val="16"/>
                <w:lang w:eastAsia="da-DK"/>
              </w:rPr>
              <w:t>Accu-Chek Spirit Combo: 00700006863</w:t>
            </w:r>
          </w:p>
        </w:tc>
        <w:tc>
          <w:tcPr>
            <w:tcW w:w="1559" w:type="dxa"/>
            <w:tcBorders>
              <w:top w:val="single" w:sz="4" w:space="0" w:color="auto"/>
              <w:left w:val="single" w:sz="4" w:space="0" w:color="auto"/>
              <w:bottom w:val="single" w:sz="4" w:space="0" w:color="auto"/>
              <w:right w:val="single" w:sz="4" w:space="0" w:color="auto"/>
            </w:tcBorders>
            <w:noWrap/>
          </w:tcPr>
          <w:p w14:paraId="03B7EC08" w14:textId="77777777" w:rsidR="00E81E0A" w:rsidRPr="00C2061D" w:rsidRDefault="00E81E0A" w:rsidP="00393A49">
            <w:pPr>
              <w:rPr>
                <w:rFonts w:cs="Arial"/>
                <w:sz w:val="16"/>
                <w:szCs w:val="16"/>
                <w:lang w:eastAsia="da-DK"/>
              </w:rPr>
            </w:pPr>
            <w:r w:rsidRPr="00C2061D">
              <w:rPr>
                <w:rFonts w:cs="Arial"/>
                <w:sz w:val="16"/>
                <w:szCs w:val="16"/>
                <w:lang w:eastAsia="da-DK"/>
              </w:rPr>
              <w:t>Roche Diagnostics</w:t>
            </w:r>
          </w:p>
        </w:tc>
        <w:tc>
          <w:tcPr>
            <w:tcW w:w="4452" w:type="dxa"/>
            <w:tcBorders>
              <w:top w:val="single" w:sz="4" w:space="0" w:color="auto"/>
              <w:left w:val="single" w:sz="4" w:space="0" w:color="auto"/>
              <w:bottom w:val="single" w:sz="4" w:space="0" w:color="auto"/>
              <w:right w:val="single" w:sz="4" w:space="0" w:color="auto"/>
            </w:tcBorders>
          </w:tcPr>
          <w:p w14:paraId="41E69B7D" w14:textId="77777777" w:rsidR="00E81E0A" w:rsidRPr="00C2061D" w:rsidRDefault="00E81E0A" w:rsidP="00393A49">
            <w:pPr>
              <w:rPr>
                <w:rFonts w:cs="Arial"/>
                <w:sz w:val="16"/>
                <w:szCs w:val="16"/>
                <w:lang w:eastAsia="da-DK"/>
              </w:rPr>
            </w:pPr>
            <w:r w:rsidRPr="00C2061D">
              <w:rPr>
                <w:rFonts w:cs="Arial"/>
                <w:sz w:val="16"/>
                <w:szCs w:val="16"/>
                <w:lang w:eastAsia="da-DK"/>
              </w:rPr>
              <w:t>N/A</w:t>
            </w:r>
          </w:p>
        </w:tc>
        <w:tc>
          <w:tcPr>
            <w:tcW w:w="0" w:type="auto"/>
            <w:tcBorders>
              <w:top w:val="single" w:sz="4" w:space="0" w:color="auto"/>
              <w:left w:val="single" w:sz="4" w:space="0" w:color="auto"/>
              <w:bottom w:val="single" w:sz="4" w:space="0" w:color="auto"/>
              <w:right w:val="single" w:sz="4" w:space="0" w:color="auto"/>
            </w:tcBorders>
          </w:tcPr>
          <w:p w14:paraId="46E7E72C" w14:textId="77777777" w:rsidR="00E81E0A" w:rsidRPr="00C2061D" w:rsidRDefault="00E81E0A" w:rsidP="00393A49">
            <w:pPr>
              <w:rPr>
                <w:rFonts w:cs="Arial"/>
                <w:sz w:val="16"/>
                <w:szCs w:val="16"/>
                <w:lang w:eastAsia="da-DK"/>
              </w:rPr>
            </w:pPr>
            <w:r w:rsidRPr="00C2061D">
              <w:rPr>
                <w:rFonts w:cs="Arial"/>
                <w:sz w:val="16"/>
                <w:szCs w:val="16"/>
                <w:lang w:eastAsia="da-DK"/>
              </w:rPr>
              <w:t>N/A</w:t>
            </w:r>
          </w:p>
        </w:tc>
      </w:tr>
      <w:tr w:rsidR="00E81E0A" w:rsidRPr="00C2061D" w14:paraId="35673EAC" w14:textId="77777777" w:rsidTr="00B21807">
        <w:tc>
          <w:tcPr>
            <w:tcW w:w="0" w:type="auto"/>
            <w:tcBorders>
              <w:top w:val="single" w:sz="4" w:space="0" w:color="auto"/>
              <w:left w:val="single" w:sz="4" w:space="0" w:color="auto"/>
              <w:bottom w:val="single" w:sz="4" w:space="0" w:color="auto"/>
              <w:right w:val="single" w:sz="4" w:space="0" w:color="auto"/>
            </w:tcBorders>
          </w:tcPr>
          <w:p w14:paraId="0DE424DD" w14:textId="5FCC0170" w:rsidR="00E81E0A" w:rsidRPr="00C2061D" w:rsidRDefault="00A65AA4" w:rsidP="00393A49">
            <w:pPr>
              <w:rPr>
                <w:rFonts w:cs="Arial"/>
                <w:sz w:val="16"/>
                <w:szCs w:val="16"/>
                <w:lang w:eastAsia="da-DK"/>
              </w:rPr>
            </w:pPr>
            <w:r w:rsidRPr="00C2061D">
              <w:rPr>
                <w:rFonts w:cs="Arial"/>
                <w:sz w:val="16"/>
                <w:szCs w:val="16"/>
                <w:lang w:eastAsia="da-DK"/>
              </w:rPr>
              <w:t>2</w:t>
            </w:r>
          </w:p>
        </w:tc>
        <w:tc>
          <w:tcPr>
            <w:tcW w:w="1363" w:type="dxa"/>
            <w:tcBorders>
              <w:top w:val="single" w:sz="4" w:space="0" w:color="auto"/>
              <w:left w:val="single" w:sz="4" w:space="0" w:color="auto"/>
              <w:bottom w:val="single" w:sz="4" w:space="0" w:color="auto"/>
              <w:right w:val="single" w:sz="4" w:space="0" w:color="auto"/>
            </w:tcBorders>
            <w:noWrap/>
          </w:tcPr>
          <w:p w14:paraId="0466E8C3" w14:textId="77777777" w:rsidR="00E81E0A" w:rsidRPr="00C2061D" w:rsidRDefault="00E81E0A" w:rsidP="00393A49">
            <w:pPr>
              <w:rPr>
                <w:rFonts w:cs="Arial"/>
                <w:sz w:val="16"/>
                <w:szCs w:val="16"/>
                <w:lang w:eastAsia="da-DK"/>
              </w:rPr>
            </w:pPr>
            <w:r w:rsidRPr="00C2061D">
              <w:rPr>
                <w:rFonts w:cs="Arial"/>
                <w:sz w:val="16"/>
                <w:szCs w:val="16"/>
                <w:lang w:eastAsia="da-DK"/>
              </w:rPr>
              <w:t>25 July 2016</w:t>
            </w:r>
          </w:p>
        </w:tc>
        <w:tc>
          <w:tcPr>
            <w:tcW w:w="1842" w:type="dxa"/>
            <w:tcBorders>
              <w:top w:val="single" w:sz="4" w:space="0" w:color="auto"/>
              <w:left w:val="single" w:sz="4" w:space="0" w:color="auto"/>
              <w:bottom w:val="single" w:sz="4" w:space="0" w:color="auto"/>
              <w:right w:val="single" w:sz="4" w:space="0" w:color="auto"/>
            </w:tcBorders>
            <w:noWrap/>
          </w:tcPr>
          <w:p w14:paraId="7AFC3656" w14:textId="77777777" w:rsidR="00E81E0A" w:rsidRPr="00C2061D" w:rsidRDefault="00E81E0A" w:rsidP="00393A49">
            <w:pPr>
              <w:rPr>
                <w:rFonts w:cs="Arial"/>
                <w:sz w:val="16"/>
                <w:szCs w:val="16"/>
                <w:lang w:eastAsia="da-DK"/>
              </w:rPr>
            </w:pPr>
            <w:r w:rsidRPr="00C2061D">
              <w:rPr>
                <w:rFonts w:cs="Arial"/>
                <w:sz w:val="16"/>
                <w:szCs w:val="16"/>
                <w:lang w:eastAsia="da-DK"/>
              </w:rPr>
              <w:t>MDA/2015/001</w:t>
            </w:r>
          </w:p>
        </w:tc>
        <w:tc>
          <w:tcPr>
            <w:tcW w:w="1843" w:type="dxa"/>
            <w:tcBorders>
              <w:top w:val="single" w:sz="4" w:space="0" w:color="auto"/>
              <w:left w:val="single" w:sz="4" w:space="0" w:color="auto"/>
              <w:bottom w:val="single" w:sz="4" w:space="0" w:color="auto"/>
              <w:right w:val="single" w:sz="4" w:space="0" w:color="auto"/>
            </w:tcBorders>
            <w:noWrap/>
          </w:tcPr>
          <w:p w14:paraId="38BD759B" w14:textId="77777777" w:rsidR="00E81E0A" w:rsidRPr="00C2061D" w:rsidRDefault="00E81E0A" w:rsidP="00393A49">
            <w:pPr>
              <w:rPr>
                <w:rFonts w:cs="Arial"/>
                <w:sz w:val="16"/>
                <w:szCs w:val="16"/>
                <w:lang w:eastAsia="da-DK"/>
              </w:rPr>
            </w:pPr>
            <w:r w:rsidRPr="00C2061D">
              <w:rPr>
                <w:rFonts w:cs="Arial"/>
                <w:sz w:val="16"/>
                <w:szCs w:val="16"/>
                <w:lang w:eastAsia="da-DK"/>
              </w:rPr>
              <w:t>Accu-Chek Spirit Combo</w:t>
            </w:r>
          </w:p>
        </w:tc>
        <w:tc>
          <w:tcPr>
            <w:tcW w:w="1559" w:type="dxa"/>
            <w:tcBorders>
              <w:top w:val="single" w:sz="4" w:space="0" w:color="auto"/>
              <w:left w:val="single" w:sz="4" w:space="0" w:color="auto"/>
              <w:bottom w:val="single" w:sz="4" w:space="0" w:color="auto"/>
              <w:right w:val="single" w:sz="4" w:space="0" w:color="auto"/>
            </w:tcBorders>
            <w:noWrap/>
          </w:tcPr>
          <w:p w14:paraId="57559898" w14:textId="77777777" w:rsidR="00E81E0A" w:rsidRPr="00C2061D" w:rsidRDefault="00E81E0A" w:rsidP="00393A49">
            <w:pPr>
              <w:rPr>
                <w:rFonts w:cs="Arial"/>
                <w:sz w:val="16"/>
                <w:szCs w:val="16"/>
                <w:lang w:eastAsia="da-DK"/>
              </w:rPr>
            </w:pPr>
            <w:r w:rsidRPr="00C2061D">
              <w:rPr>
                <w:rFonts w:cs="Arial"/>
                <w:sz w:val="16"/>
                <w:szCs w:val="16"/>
                <w:lang w:eastAsia="da-DK"/>
              </w:rPr>
              <w:t>Roche Diagnostics</w:t>
            </w:r>
          </w:p>
        </w:tc>
        <w:tc>
          <w:tcPr>
            <w:tcW w:w="4452" w:type="dxa"/>
            <w:tcBorders>
              <w:top w:val="single" w:sz="4" w:space="0" w:color="auto"/>
              <w:left w:val="single" w:sz="4" w:space="0" w:color="auto"/>
              <w:bottom w:val="single" w:sz="4" w:space="0" w:color="auto"/>
              <w:right w:val="single" w:sz="4" w:space="0" w:color="auto"/>
            </w:tcBorders>
          </w:tcPr>
          <w:p w14:paraId="09CBDE88" w14:textId="77777777" w:rsidR="00E81E0A" w:rsidRPr="00C2061D" w:rsidRDefault="00E81E0A" w:rsidP="00393A49">
            <w:pPr>
              <w:rPr>
                <w:rFonts w:cs="Arial"/>
                <w:sz w:val="16"/>
                <w:szCs w:val="16"/>
                <w:lang w:eastAsia="da-DK"/>
              </w:rPr>
            </w:pPr>
            <w:r w:rsidRPr="00C2061D">
              <w:rPr>
                <w:rFonts w:cs="Arial"/>
                <w:sz w:val="16"/>
                <w:szCs w:val="16"/>
                <w:lang w:eastAsia="da-DK"/>
              </w:rPr>
              <w:t xml:space="preserve">Interrupting the pump’s power, </w:t>
            </w:r>
            <w:proofErr w:type="spellStart"/>
            <w:r w:rsidRPr="00C2061D">
              <w:rPr>
                <w:rFonts w:cs="Arial"/>
                <w:sz w:val="16"/>
                <w:szCs w:val="16"/>
                <w:lang w:eastAsia="da-DK"/>
              </w:rPr>
              <w:t>eg</w:t>
            </w:r>
            <w:proofErr w:type="spellEnd"/>
            <w:r w:rsidRPr="00C2061D">
              <w:rPr>
                <w:rFonts w:cs="Arial"/>
                <w:sz w:val="16"/>
                <w:szCs w:val="16"/>
                <w:lang w:eastAsia="da-DK"/>
              </w:rPr>
              <w:t xml:space="preserve"> to change the battery, may reset the default date and time. If this change goes unnoticed, and the user confirms the default settings, there will be a shift in the basal </w:t>
            </w:r>
            <w:proofErr w:type="gramStart"/>
            <w:r w:rsidRPr="00C2061D">
              <w:rPr>
                <w:rFonts w:cs="Arial"/>
                <w:sz w:val="16"/>
                <w:szCs w:val="16"/>
                <w:lang w:eastAsia="da-DK"/>
              </w:rPr>
              <w:t>rate time</w:t>
            </w:r>
            <w:proofErr w:type="gramEnd"/>
            <w:r w:rsidRPr="00C2061D">
              <w:rPr>
                <w:rFonts w:cs="Arial"/>
                <w:sz w:val="16"/>
                <w:szCs w:val="16"/>
                <w:lang w:eastAsia="da-DK"/>
              </w:rPr>
              <w:t xml:space="preserve"> </w:t>
            </w:r>
            <w:proofErr w:type="gramStart"/>
            <w:r w:rsidRPr="00C2061D">
              <w:rPr>
                <w:rFonts w:cs="Arial"/>
                <w:sz w:val="16"/>
                <w:szCs w:val="16"/>
                <w:lang w:eastAsia="da-DK"/>
              </w:rPr>
              <w:t>block</w:t>
            </w:r>
            <w:proofErr w:type="gramEnd"/>
            <w:r w:rsidRPr="00C2061D">
              <w:rPr>
                <w:rFonts w:cs="Arial"/>
                <w:sz w:val="16"/>
                <w:szCs w:val="16"/>
                <w:lang w:eastAsia="da-DK"/>
              </w:rPr>
              <w:t xml:space="preserve"> and this may affect insulin delivery. Patients with impaired vision are at particular risk as they may be less likely to notice the change.</w:t>
            </w:r>
          </w:p>
        </w:tc>
        <w:tc>
          <w:tcPr>
            <w:tcW w:w="0" w:type="auto"/>
            <w:tcBorders>
              <w:top w:val="single" w:sz="4" w:space="0" w:color="auto"/>
              <w:left w:val="single" w:sz="4" w:space="0" w:color="auto"/>
              <w:bottom w:val="single" w:sz="4" w:space="0" w:color="auto"/>
              <w:right w:val="single" w:sz="4" w:space="0" w:color="auto"/>
            </w:tcBorders>
          </w:tcPr>
          <w:p w14:paraId="6D24BCAE" w14:textId="77777777" w:rsidR="00E81E0A" w:rsidRPr="00C2061D" w:rsidRDefault="00E81E0A" w:rsidP="00393A49">
            <w:pPr>
              <w:rPr>
                <w:rFonts w:cs="Arial"/>
                <w:sz w:val="16"/>
                <w:szCs w:val="16"/>
                <w:lang w:eastAsia="da-DK"/>
              </w:rPr>
            </w:pPr>
            <w:r w:rsidRPr="00C2061D">
              <w:rPr>
                <w:rFonts w:cs="Arial"/>
                <w:sz w:val="16"/>
                <w:szCs w:val="16"/>
                <w:lang w:eastAsia="da-DK"/>
              </w:rPr>
              <w:t>Yes</w:t>
            </w:r>
          </w:p>
        </w:tc>
      </w:tr>
      <w:tr w:rsidR="00E81E0A" w:rsidRPr="00C2061D" w14:paraId="3DFA0A06" w14:textId="77777777" w:rsidTr="00B21807">
        <w:tc>
          <w:tcPr>
            <w:tcW w:w="0" w:type="auto"/>
            <w:tcBorders>
              <w:top w:val="single" w:sz="4" w:space="0" w:color="auto"/>
              <w:left w:val="single" w:sz="4" w:space="0" w:color="auto"/>
              <w:bottom w:val="single" w:sz="4" w:space="0" w:color="auto"/>
              <w:right w:val="single" w:sz="4" w:space="0" w:color="auto"/>
            </w:tcBorders>
          </w:tcPr>
          <w:p w14:paraId="54DC0FD8" w14:textId="7A8A2D32" w:rsidR="00E81E0A" w:rsidRPr="00C2061D" w:rsidRDefault="00A65AA4" w:rsidP="00393A49">
            <w:pPr>
              <w:rPr>
                <w:rFonts w:cs="Arial"/>
                <w:sz w:val="16"/>
                <w:szCs w:val="16"/>
                <w:lang w:eastAsia="da-DK"/>
              </w:rPr>
            </w:pPr>
            <w:r w:rsidRPr="00C2061D">
              <w:rPr>
                <w:rFonts w:cs="Arial"/>
                <w:sz w:val="16"/>
                <w:szCs w:val="16"/>
                <w:lang w:eastAsia="da-DK"/>
              </w:rPr>
              <w:t>3</w:t>
            </w:r>
          </w:p>
        </w:tc>
        <w:tc>
          <w:tcPr>
            <w:tcW w:w="1363" w:type="dxa"/>
            <w:tcBorders>
              <w:top w:val="single" w:sz="4" w:space="0" w:color="auto"/>
              <w:left w:val="single" w:sz="4" w:space="0" w:color="auto"/>
              <w:bottom w:val="single" w:sz="4" w:space="0" w:color="auto"/>
              <w:right w:val="single" w:sz="4" w:space="0" w:color="auto"/>
            </w:tcBorders>
            <w:noWrap/>
          </w:tcPr>
          <w:p w14:paraId="1958B6A0" w14:textId="45B5E614" w:rsidR="00E81E0A" w:rsidRPr="00C2061D" w:rsidRDefault="00630D9D" w:rsidP="00393A49">
            <w:pPr>
              <w:rPr>
                <w:rFonts w:cs="Arial"/>
                <w:sz w:val="16"/>
                <w:szCs w:val="16"/>
                <w:lang w:eastAsia="da-DK"/>
              </w:rPr>
            </w:pPr>
            <w:r w:rsidRPr="00C2061D">
              <w:rPr>
                <w:rFonts w:cs="Arial"/>
                <w:sz w:val="16"/>
                <w:szCs w:val="16"/>
                <w:lang w:eastAsia="da-DK"/>
              </w:rPr>
              <w:t>30 May 2022</w:t>
            </w:r>
          </w:p>
        </w:tc>
        <w:tc>
          <w:tcPr>
            <w:tcW w:w="1842" w:type="dxa"/>
            <w:tcBorders>
              <w:top w:val="single" w:sz="4" w:space="0" w:color="auto"/>
              <w:left w:val="single" w:sz="4" w:space="0" w:color="auto"/>
              <w:bottom w:val="single" w:sz="4" w:space="0" w:color="auto"/>
              <w:right w:val="single" w:sz="4" w:space="0" w:color="auto"/>
            </w:tcBorders>
            <w:noWrap/>
          </w:tcPr>
          <w:p w14:paraId="7B62D3D7" w14:textId="7D2E88FD" w:rsidR="00E81E0A" w:rsidRPr="00C2061D" w:rsidRDefault="00630D9D" w:rsidP="00393A49">
            <w:pPr>
              <w:rPr>
                <w:rFonts w:cs="Arial"/>
                <w:sz w:val="16"/>
                <w:szCs w:val="16"/>
                <w:lang w:eastAsia="da-DK"/>
              </w:rPr>
            </w:pPr>
            <w:r w:rsidRPr="00C2061D">
              <w:rPr>
                <w:rFonts w:cs="Arial"/>
                <w:sz w:val="16"/>
                <w:szCs w:val="16"/>
                <w:lang w:eastAsia="da-DK"/>
              </w:rPr>
              <w:t>2022/005/026/599/007</w:t>
            </w:r>
          </w:p>
        </w:tc>
        <w:tc>
          <w:tcPr>
            <w:tcW w:w="1843" w:type="dxa"/>
            <w:tcBorders>
              <w:top w:val="single" w:sz="4" w:space="0" w:color="auto"/>
              <w:left w:val="single" w:sz="4" w:space="0" w:color="auto"/>
              <w:bottom w:val="single" w:sz="4" w:space="0" w:color="auto"/>
              <w:right w:val="single" w:sz="4" w:space="0" w:color="auto"/>
            </w:tcBorders>
            <w:noWrap/>
          </w:tcPr>
          <w:p w14:paraId="1965D665" w14:textId="3808B568" w:rsidR="00E81E0A" w:rsidRPr="00C2061D" w:rsidRDefault="00630D9D" w:rsidP="00393A49">
            <w:pPr>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640G Insulin Pump (35983); </w:t>
            </w:r>
            <w:proofErr w:type="spellStart"/>
            <w:r w:rsidRPr="00C2061D">
              <w:rPr>
                <w:rFonts w:cs="Arial"/>
                <w:sz w:val="16"/>
                <w:szCs w:val="16"/>
                <w:lang w:eastAsia="da-DK"/>
              </w:rPr>
              <w:t>MiniMed</w:t>
            </w:r>
            <w:proofErr w:type="spellEnd"/>
            <w:r w:rsidRPr="00C2061D">
              <w:rPr>
                <w:rFonts w:cs="Arial"/>
                <w:sz w:val="16"/>
                <w:szCs w:val="16"/>
                <w:lang w:eastAsia="da-DK"/>
              </w:rPr>
              <w:t xml:space="preserve"> 670G Insulin Pump (35983); </w:t>
            </w:r>
            <w:proofErr w:type="spellStart"/>
            <w:r w:rsidRPr="00C2061D">
              <w:rPr>
                <w:rFonts w:cs="Arial"/>
                <w:sz w:val="16"/>
                <w:szCs w:val="16"/>
                <w:lang w:eastAsia="da-DK"/>
              </w:rPr>
              <w:t>MiniMed</w:t>
            </w:r>
            <w:proofErr w:type="spellEnd"/>
            <w:r w:rsidRPr="00C2061D">
              <w:rPr>
                <w:rFonts w:cs="Arial"/>
                <w:sz w:val="16"/>
                <w:szCs w:val="16"/>
                <w:lang w:eastAsia="da-DK"/>
              </w:rPr>
              <w:t xml:space="preserve"> 720G Insulin Pump (64889), </w:t>
            </w:r>
            <w:proofErr w:type="spellStart"/>
            <w:r w:rsidRPr="00C2061D">
              <w:rPr>
                <w:rFonts w:cs="Arial"/>
                <w:sz w:val="16"/>
                <w:szCs w:val="16"/>
                <w:lang w:eastAsia="da-DK"/>
              </w:rPr>
              <w:t>MiniMed</w:t>
            </w:r>
            <w:proofErr w:type="spellEnd"/>
            <w:r w:rsidRPr="00C2061D">
              <w:rPr>
                <w:rFonts w:cs="Arial"/>
                <w:sz w:val="16"/>
                <w:szCs w:val="16"/>
                <w:lang w:eastAsia="da-DK"/>
              </w:rPr>
              <w:t xml:space="preserve"> 740G Insulin Pump (64890); </w:t>
            </w:r>
            <w:proofErr w:type="spellStart"/>
            <w:r w:rsidRPr="00C2061D">
              <w:rPr>
                <w:rFonts w:cs="Arial"/>
                <w:sz w:val="16"/>
                <w:szCs w:val="16"/>
                <w:lang w:eastAsia="da-DK"/>
              </w:rPr>
              <w:t>MiniMed</w:t>
            </w:r>
            <w:proofErr w:type="spellEnd"/>
            <w:r w:rsidRPr="00C2061D">
              <w:rPr>
                <w:rFonts w:cs="Arial"/>
                <w:sz w:val="16"/>
                <w:szCs w:val="16"/>
                <w:lang w:eastAsia="da-DK"/>
              </w:rPr>
              <w:t xml:space="preserve"> 770G Insulin Pump (64891); </w:t>
            </w:r>
            <w:proofErr w:type="spellStart"/>
            <w:r w:rsidRPr="00C2061D">
              <w:rPr>
                <w:rFonts w:cs="Arial"/>
                <w:sz w:val="16"/>
                <w:szCs w:val="16"/>
                <w:lang w:eastAsia="da-DK"/>
              </w:rPr>
              <w:t>MiniMed</w:t>
            </w:r>
            <w:proofErr w:type="spellEnd"/>
            <w:r w:rsidRPr="00C2061D">
              <w:rPr>
                <w:rFonts w:cs="Arial"/>
                <w:sz w:val="16"/>
                <w:szCs w:val="16"/>
                <w:lang w:eastAsia="da-DK"/>
              </w:rPr>
              <w:t xml:space="preserve"> 780G Insulin Pump (64891)</w:t>
            </w:r>
          </w:p>
        </w:tc>
        <w:tc>
          <w:tcPr>
            <w:tcW w:w="1559" w:type="dxa"/>
            <w:tcBorders>
              <w:top w:val="single" w:sz="4" w:space="0" w:color="auto"/>
              <w:left w:val="single" w:sz="4" w:space="0" w:color="auto"/>
              <w:bottom w:val="single" w:sz="4" w:space="0" w:color="auto"/>
              <w:right w:val="single" w:sz="4" w:space="0" w:color="auto"/>
            </w:tcBorders>
            <w:noWrap/>
          </w:tcPr>
          <w:p w14:paraId="72DE9AC2" w14:textId="7A0646D4" w:rsidR="00E81E0A" w:rsidRPr="00C2061D" w:rsidRDefault="00630D9D" w:rsidP="00393A49">
            <w:pPr>
              <w:rPr>
                <w:rFonts w:cs="Arial"/>
                <w:sz w:val="16"/>
                <w:szCs w:val="16"/>
                <w:lang w:eastAsia="da-DK"/>
              </w:rPr>
            </w:pPr>
            <w:r w:rsidRPr="00C2061D">
              <w:rPr>
                <w:rFonts w:cs="Arial"/>
                <w:sz w:val="16"/>
                <w:szCs w:val="16"/>
                <w:lang w:eastAsia="da-DK"/>
              </w:rPr>
              <w:t>Medtronic</w:t>
            </w:r>
          </w:p>
        </w:tc>
        <w:tc>
          <w:tcPr>
            <w:tcW w:w="4452" w:type="dxa"/>
            <w:tcBorders>
              <w:top w:val="single" w:sz="4" w:space="0" w:color="auto"/>
              <w:left w:val="single" w:sz="4" w:space="0" w:color="auto"/>
              <w:bottom w:val="single" w:sz="4" w:space="0" w:color="auto"/>
              <w:right w:val="single" w:sz="4" w:space="0" w:color="auto"/>
            </w:tcBorders>
          </w:tcPr>
          <w:p w14:paraId="7EA5805B" w14:textId="4C56E70E" w:rsidR="00E81E0A" w:rsidRPr="00C2061D" w:rsidRDefault="00630D9D" w:rsidP="00630D9D">
            <w:pPr>
              <w:rPr>
                <w:rFonts w:cs="Arial"/>
                <w:sz w:val="16"/>
                <w:szCs w:val="16"/>
                <w:lang w:eastAsia="da-DK"/>
              </w:rPr>
            </w:pPr>
            <w:r w:rsidRPr="00C2061D">
              <w:rPr>
                <w:rFonts w:cs="Arial"/>
                <w:sz w:val="16"/>
                <w:szCs w:val="16"/>
                <w:lang w:eastAsia="da-DK"/>
              </w:rPr>
              <w:t>The letter advises patients if the metal contact becomes loose or falls off from the battery cap, it can result in an</w:t>
            </w:r>
            <w:r w:rsidR="00E8436A" w:rsidRPr="00C2061D">
              <w:rPr>
                <w:rFonts w:cs="Arial"/>
                <w:sz w:val="16"/>
                <w:szCs w:val="16"/>
                <w:lang w:eastAsia="da-DK"/>
              </w:rPr>
              <w:t xml:space="preserve"> </w:t>
            </w:r>
            <w:r w:rsidRPr="00C2061D">
              <w:rPr>
                <w:rFonts w:cs="Arial"/>
                <w:sz w:val="16"/>
                <w:szCs w:val="16"/>
                <w:lang w:eastAsia="da-DK"/>
              </w:rPr>
              <w:t>incomplete battery connection, leading to no power source to the pump. When the pump detects no power</w:t>
            </w:r>
            <w:r w:rsidR="00E8436A" w:rsidRPr="00C2061D">
              <w:rPr>
                <w:rFonts w:cs="Arial"/>
                <w:sz w:val="16"/>
                <w:szCs w:val="16"/>
                <w:lang w:eastAsia="da-DK"/>
              </w:rPr>
              <w:t xml:space="preserve"> </w:t>
            </w:r>
            <w:r w:rsidRPr="00C2061D">
              <w:rPr>
                <w:rFonts w:cs="Arial"/>
                <w:sz w:val="16"/>
                <w:szCs w:val="16"/>
                <w:lang w:eastAsia="da-DK"/>
              </w:rPr>
              <w:t>source, an “Insert battery” alarm will occur, and insulin delivery will immediately stop. After 10 minutes, the</w:t>
            </w:r>
            <w:r w:rsidR="00E8436A" w:rsidRPr="00C2061D">
              <w:rPr>
                <w:rFonts w:cs="Arial"/>
                <w:sz w:val="16"/>
                <w:szCs w:val="16"/>
                <w:lang w:eastAsia="da-DK"/>
              </w:rPr>
              <w:t xml:space="preserve"> </w:t>
            </w:r>
            <w:r w:rsidRPr="00C2061D">
              <w:rPr>
                <w:rFonts w:cs="Arial"/>
                <w:sz w:val="16"/>
                <w:szCs w:val="16"/>
                <w:lang w:eastAsia="da-DK"/>
              </w:rPr>
              <w:t>alarm sound may increase to a siren, and the pump will turn off.</w:t>
            </w:r>
          </w:p>
          <w:p w14:paraId="60E3FBE9" w14:textId="1CCBB6AE" w:rsidR="00630D9D" w:rsidRPr="00C2061D" w:rsidRDefault="00630D9D" w:rsidP="00E8436A">
            <w:pPr>
              <w:rPr>
                <w:rFonts w:cs="Arial"/>
                <w:sz w:val="16"/>
                <w:szCs w:val="16"/>
                <w:lang w:eastAsia="da-DK"/>
              </w:rPr>
            </w:pPr>
            <w:r w:rsidRPr="00C2061D">
              <w:rPr>
                <w:rFonts w:cs="Arial"/>
                <w:sz w:val="16"/>
                <w:szCs w:val="16"/>
                <w:lang w:eastAsia="da-DK"/>
              </w:rPr>
              <w:t>If the pump stops delivery of insulin due to power loss, this could lead to varying degrees of high blood sugar,</w:t>
            </w:r>
            <w:r w:rsidR="00E8436A" w:rsidRPr="00C2061D">
              <w:rPr>
                <w:rFonts w:cs="Arial"/>
                <w:sz w:val="16"/>
                <w:szCs w:val="16"/>
                <w:lang w:eastAsia="da-DK"/>
              </w:rPr>
              <w:t xml:space="preserve"> </w:t>
            </w:r>
            <w:r w:rsidRPr="00C2061D">
              <w:rPr>
                <w:rFonts w:cs="Arial"/>
                <w:sz w:val="16"/>
                <w:szCs w:val="16"/>
                <w:lang w:eastAsia="da-DK"/>
              </w:rPr>
              <w:t xml:space="preserve">including Diabetic Ketoacidosis (DKA). Serious injuries have been reported with the use of the </w:t>
            </w:r>
            <w:proofErr w:type="spellStart"/>
            <w:r w:rsidRPr="00C2061D">
              <w:rPr>
                <w:rFonts w:cs="Arial"/>
                <w:sz w:val="16"/>
                <w:szCs w:val="16"/>
                <w:lang w:eastAsia="da-DK"/>
              </w:rPr>
              <w:t>MiniMed</w:t>
            </w:r>
            <w:proofErr w:type="spellEnd"/>
            <w:r w:rsidRPr="00C2061D">
              <w:rPr>
                <w:rFonts w:cs="Arial"/>
                <w:sz w:val="16"/>
                <w:szCs w:val="16"/>
                <w:lang w:eastAsia="da-DK"/>
              </w:rPr>
              <w:t>™ 600</w:t>
            </w:r>
            <w:r w:rsidR="00E8436A" w:rsidRPr="00C2061D">
              <w:rPr>
                <w:rFonts w:cs="Arial"/>
                <w:sz w:val="16"/>
                <w:szCs w:val="16"/>
                <w:lang w:eastAsia="da-DK"/>
              </w:rPr>
              <w:t xml:space="preserve"> </w:t>
            </w:r>
            <w:r w:rsidRPr="00C2061D">
              <w:rPr>
                <w:rFonts w:cs="Arial"/>
                <w:sz w:val="16"/>
                <w:szCs w:val="16"/>
                <w:lang w:eastAsia="da-DK"/>
              </w:rPr>
              <w:t xml:space="preserve">series and </w:t>
            </w:r>
            <w:proofErr w:type="spellStart"/>
            <w:r w:rsidRPr="00C2061D">
              <w:rPr>
                <w:rFonts w:cs="Arial"/>
                <w:sz w:val="16"/>
                <w:szCs w:val="16"/>
                <w:lang w:eastAsia="da-DK"/>
              </w:rPr>
              <w:t>MiniMed</w:t>
            </w:r>
            <w:proofErr w:type="spellEnd"/>
            <w:r w:rsidRPr="00C2061D">
              <w:rPr>
                <w:rFonts w:cs="Arial"/>
                <w:sz w:val="16"/>
                <w:szCs w:val="16"/>
                <w:lang w:eastAsia="da-DK"/>
              </w:rPr>
              <w:t>™ 700 series insulin pumps associated with the damaged cap</w:t>
            </w:r>
          </w:p>
        </w:tc>
        <w:tc>
          <w:tcPr>
            <w:tcW w:w="0" w:type="auto"/>
            <w:tcBorders>
              <w:top w:val="single" w:sz="4" w:space="0" w:color="auto"/>
              <w:left w:val="single" w:sz="4" w:space="0" w:color="auto"/>
              <w:bottom w:val="single" w:sz="4" w:space="0" w:color="auto"/>
              <w:right w:val="single" w:sz="4" w:space="0" w:color="auto"/>
            </w:tcBorders>
          </w:tcPr>
          <w:p w14:paraId="2544082A" w14:textId="4E18CA35" w:rsidR="00E81E0A" w:rsidRPr="00C2061D" w:rsidRDefault="00630D9D" w:rsidP="00393A49">
            <w:pPr>
              <w:rPr>
                <w:rFonts w:cs="Arial"/>
                <w:sz w:val="16"/>
                <w:szCs w:val="16"/>
                <w:lang w:eastAsia="da-DK"/>
              </w:rPr>
            </w:pPr>
            <w:r w:rsidRPr="00C2061D">
              <w:rPr>
                <w:rFonts w:cs="Arial"/>
                <w:sz w:val="16"/>
                <w:szCs w:val="16"/>
                <w:lang w:eastAsia="da-DK"/>
              </w:rPr>
              <w:t>Yes</w:t>
            </w:r>
          </w:p>
        </w:tc>
      </w:tr>
      <w:tr w:rsidR="00A65AA4" w:rsidRPr="00C2061D" w14:paraId="79D94B7F" w14:textId="77777777" w:rsidTr="00B21807">
        <w:tc>
          <w:tcPr>
            <w:tcW w:w="0" w:type="auto"/>
            <w:tcBorders>
              <w:top w:val="single" w:sz="4" w:space="0" w:color="auto"/>
              <w:left w:val="single" w:sz="4" w:space="0" w:color="auto"/>
              <w:bottom w:val="single" w:sz="4" w:space="0" w:color="auto"/>
              <w:right w:val="single" w:sz="4" w:space="0" w:color="auto"/>
            </w:tcBorders>
          </w:tcPr>
          <w:p w14:paraId="196D5364" w14:textId="17C1B549" w:rsidR="00A65AA4" w:rsidRPr="00C2061D" w:rsidRDefault="00A65AA4" w:rsidP="00393A49">
            <w:pPr>
              <w:rPr>
                <w:rFonts w:cs="Arial"/>
                <w:sz w:val="16"/>
                <w:szCs w:val="16"/>
                <w:lang w:eastAsia="da-DK"/>
              </w:rPr>
            </w:pPr>
            <w:r w:rsidRPr="00C2061D">
              <w:rPr>
                <w:rFonts w:cs="Arial"/>
                <w:sz w:val="16"/>
                <w:szCs w:val="16"/>
                <w:lang w:eastAsia="da-DK"/>
              </w:rPr>
              <w:t>5</w:t>
            </w:r>
          </w:p>
        </w:tc>
        <w:tc>
          <w:tcPr>
            <w:tcW w:w="1363" w:type="dxa"/>
            <w:tcBorders>
              <w:top w:val="single" w:sz="4" w:space="0" w:color="auto"/>
              <w:left w:val="single" w:sz="4" w:space="0" w:color="auto"/>
              <w:bottom w:val="single" w:sz="4" w:space="0" w:color="auto"/>
              <w:right w:val="single" w:sz="4" w:space="0" w:color="auto"/>
            </w:tcBorders>
            <w:noWrap/>
          </w:tcPr>
          <w:p w14:paraId="1224DB4D" w14:textId="2F0507E5" w:rsidR="00A65AA4" w:rsidRPr="00C2061D" w:rsidRDefault="00916751" w:rsidP="00393A49">
            <w:pPr>
              <w:rPr>
                <w:rFonts w:cs="Arial"/>
                <w:sz w:val="16"/>
                <w:szCs w:val="16"/>
                <w:lang w:eastAsia="da-DK"/>
              </w:rPr>
            </w:pPr>
            <w:r w:rsidRPr="00C2061D">
              <w:rPr>
                <w:rFonts w:cs="Arial"/>
                <w:sz w:val="16"/>
                <w:szCs w:val="16"/>
                <w:lang w:eastAsia="da-DK"/>
              </w:rPr>
              <w:t>20 September 2022</w:t>
            </w:r>
          </w:p>
        </w:tc>
        <w:tc>
          <w:tcPr>
            <w:tcW w:w="1842" w:type="dxa"/>
            <w:tcBorders>
              <w:top w:val="single" w:sz="4" w:space="0" w:color="auto"/>
              <w:left w:val="single" w:sz="4" w:space="0" w:color="auto"/>
              <w:bottom w:val="single" w:sz="4" w:space="0" w:color="auto"/>
              <w:right w:val="single" w:sz="4" w:space="0" w:color="auto"/>
            </w:tcBorders>
            <w:noWrap/>
          </w:tcPr>
          <w:p w14:paraId="2AFDE6C0" w14:textId="313941B7" w:rsidR="00A65AA4" w:rsidRPr="00C2061D" w:rsidRDefault="00916751" w:rsidP="00393A49">
            <w:pPr>
              <w:rPr>
                <w:rFonts w:cs="Arial"/>
                <w:sz w:val="16"/>
                <w:szCs w:val="16"/>
                <w:lang w:eastAsia="da-DK"/>
              </w:rPr>
            </w:pPr>
            <w:r w:rsidRPr="00C2061D">
              <w:rPr>
                <w:rFonts w:cs="Arial"/>
                <w:sz w:val="16"/>
                <w:szCs w:val="16"/>
                <w:lang w:eastAsia="da-DK"/>
              </w:rPr>
              <w:t>2022/009/016/599/007</w:t>
            </w:r>
          </w:p>
        </w:tc>
        <w:tc>
          <w:tcPr>
            <w:tcW w:w="1843" w:type="dxa"/>
            <w:tcBorders>
              <w:top w:val="single" w:sz="4" w:space="0" w:color="auto"/>
              <w:left w:val="single" w:sz="4" w:space="0" w:color="auto"/>
              <w:bottom w:val="single" w:sz="4" w:space="0" w:color="auto"/>
              <w:right w:val="single" w:sz="4" w:space="0" w:color="auto"/>
            </w:tcBorders>
            <w:noWrap/>
          </w:tcPr>
          <w:p w14:paraId="698A1C0E" w14:textId="5833CF5E" w:rsidR="00A65AA4" w:rsidRPr="00C2061D" w:rsidRDefault="00916751" w:rsidP="00393A49">
            <w:pPr>
              <w:rPr>
                <w:rFonts w:cs="Arial"/>
                <w:sz w:val="16"/>
                <w:szCs w:val="16"/>
                <w:lang w:eastAsia="da-DK"/>
              </w:rPr>
            </w:pPr>
            <w:r w:rsidRPr="00C2061D">
              <w:rPr>
                <w:rFonts w:cs="Arial"/>
                <w:sz w:val="16"/>
                <w:szCs w:val="16"/>
                <w:lang w:eastAsia="da-DK"/>
              </w:rPr>
              <w:t>t:slim X2 Insulin Pump</w:t>
            </w:r>
          </w:p>
        </w:tc>
        <w:tc>
          <w:tcPr>
            <w:tcW w:w="1559" w:type="dxa"/>
            <w:tcBorders>
              <w:top w:val="single" w:sz="4" w:space="0" w:color="auto"/>
              <w:left w:val="single" w:sz="4" w:space="0" w:color="auto"/>
              <w:bottom w:val="single" w:sz="4" w:space="0" w:color="auto"/>
              <w:right w:val="single" w:sz="4" w:space="0" w:color="auto"/>
            </w:tcBorders>
            <w:noWrap/>
          </w:tcPr>
          <w:p w14:paraId="726329C9" w14:textId="75E93E9A" w:rsidR="00A65AA4" w:rsidRPr="00C2061D" w:rsidRDefault="00916751" w:rsidP="00393A49">
            <w:pPr>
              <w:rPr>
                <w:rFonts w:cs="Arial"/>
                <w:sz w:val="16"/>
                <w:szCs w:val="16"/>
                <w:lang w:eastAsia="da-DK"/>
              </w:rPr>
            </w:pPr>
            <w:r w:rsidRPr="00C2061D">
              <w:rPr>
                <w:rFonts w:cs="Arial"/>
                <w:sz w:val="16"/>
                <w:szCs w:val="16"/>
                <w:lang w:eastAsia="da-DK"/>
              </w:rPr>
              <w:t>Tandem Diabetes Care</w:t>
            </w:r>
          </w:p>
        </w:tc>
        <w:tc>
          <w:tcPr>
            <w:tcW w:w="4452" w:type="dxa"/>
            <w:tcBorders>
              <w:top w:val="single" w:sz="4" w:space="0" w:color="auto"/>
              <w:left w:val="single" w:sz="4" w:space="0" w:color="auto"/>
              <w:bottom w:val="single" w:sz="4" w:space="0" w:color="auto"/>
              <w:right w:val="single" w:sz="4" w:space="0" w:color="auto"/>
            </w:tcBorders>
          </w:tcPr>
          <w:p w14:paraId="5FFFFC1A" w14:textId="522FC040" w:rsidR="00916751" w:rsidRPr="00C2061D" w:rsidRDefault="00916751" w:rsidP="00916751">
            <w:pPr>
              <w:rPr>
                <w:rFonts w:cs="Arial"/>
                <w:sz w:val="16"/>
                <w:szCs w:val="16"/>
                <w:lang w:eastAsia="da-DK"/>
              </w:rPr>
            </w:pPr>
            <w:r w:rsidRPr="00C2061D">
              <w:rPr>
                <w:rFonts w:cs="Arial"/>
                <w:sz w:val="16"/>
                <w:szCs w:val="16"/>
                <w:lang w:eastAsia="da-DK"/>
              </w:rPr>
              <w:t xml:space="preserve">Tandem have designed new software for t:slim X2 insulin pumps to mitigate the following three issues. While </w:t>
            </w:r>
            <w:r w:rsidRPr="00C2061D">
              <w:rPr>
                <w:rFonts w:cs="Arial"/>
                <w:sz w:val="16"/>
                <w:szCs w:val="16"/>
                <w:lang w:eastAsia="da-DK"/>
              </w:rPr>
              <w:lastRenderedPageBreak/>
              <w:t>uncommon, each of these could result in an unexpected disruption to insulin delivery:</w:t>
            </w:r>
          </w:p>
          <w:p w14:paraId="6D2041E1" w14:textId="77777777" w:rsidR="00B7334F" w:rsidRPr="00C2061D" w:rsidRDefault="00B7334F" w:rsidP="00916751">
            <w:pPr>
              <w:rPr>
                <w:rFonts w:cs="Arial"/>
                <w:sz w:val="16"/>
                <w:szCs w:val="16"/>
                <w:lang w:eastAsia="da-DK"/>
              </w:rPr>
            </w:pPr>
          </w:p>
          <w:p w14:paraId="7A776D4C" w14:textId="77777777" w:rsidR="00916751" w:rsidRPr="00C2061D" w:rsidRDefault="00916751" w:rsidP="00916751">
            <w:pPr>
              <w:rPr>
                <w:rFonts w:cs="Arial"/>
                <w:sz w:val="16"/>
                <w:szCs w:val="16"/>
                <w:lang w:eastAsia="da-DK"/>
              </w:rPr>
            </w:pPr>
            <w:r w:rsidRPr="00C2061D">
              <w:rPr>
                <w:rFonts w:cs="Arial"/>
                <w:sz w:val="16"/>
                <w:szCs w:val="16"/>
                <w:lang w:eastAsia="da-DK"/>
              </w:rPr>
              <w:t>1. Malfunction 6 Non-Volatile Memory (NVM):</w:t>
            </w:r>
          </w:p>
          <w:p w14:paraId="52A9067A" w14:textId="77777777" w:rsidR="00916751" w:rsidRPr="00C2061D" w:rsidRDefault="00916751" w:rsidP="00916751">
            <w:pPr>
              <w:rPr>
                <w:rFonts w:cs="Arial"/>
                <w:sz w:val="16"/>
                <w:szCs w:val="16"/>
                <w:lang w:eastAsia="da-DK"/>
              </w:rPr>
            </w:pPr>
            <w:r w:rsidRPr="00C2061D">
              <w:rPr>
                <w:rFonts w:cs="Arial"/>
                <w:sz w:val="16"/>
                <w:szCs w:val="16"/>
                <w:lang w:eastAsia="da-DK"/>
              </w:rPr>
              <w:t>Malfunction 6 is declared when memory corruption is detected, or the memory cannot be written to or read</w:t>
            </w:r>
          </w:p>
          <w:p w14:paraId="41E115D2" w14:textId="0CEF3CEE" w:rsidR="00916751" w:rsidRPr="00C2061D" w:rsidRDefault="00916751" w:rsidP="00916751">
            <w:pPr>
              <w:rPr>
                <w:rFonts w:cs="Arial"/>
                <w:sz w:val="16"/>
                <w:szCs w:val="16"/>
                <w:lang w:eastAsia="da-DK"/>
              </w:rPr>
            </w:pPr>
            <w:r w:rsidRPr="00C2061D">
              <w:rPr>
                <w:rFonts w:cs="Arial"/>
                <w:sz w:val="16"/>
                <w:szCs w:val="16"/>
                <w:lang w:eastAsia="da-DK"/>
              </w:rPr>
              <w:t xml:space="preserve">from. When a malfunction occurs, all insulin deliveries are stopped. </w:t>
            </w:r>
          </w:p>
          <w:p w14:paraId="49B1CF61" w14:textId="77777777" w:rsidR="00B7334F" w:rsidRPr="00C2061D" w:rsidRDefault="00B7334F" w:rsidP="00916751">
            <w:pPr>
              <w:rPr>
                <w:rFonts w:cs="Arial"/>
                <w:sz w:val="16"/>
                <w:szCs w:val="16"/>
                <w:lang w:eastAsia="da-DK"/>
              </w:rPr>
            </w:pPr>
          </w:p>
          <w:p w14:paraId="730EEB1C" w14:textId="77777777" w:rsidR="00916751" w:rsidRPr="00C2061D" w:rsidRDefault="00916751" w:rsidP="00916751">
            <w:pPr>
              <w:rPr>
                <w:rFonts w:cs="Arial"/>
                <w:sz w:val="16"/>
                <w:szCs w:val="16"/>
                <w:lang w:eastAsia="da-DK"/>
              </w:rPr>
            </w:pPr>
            <w:r w:rsidRPr="00C2061D">
              <w:rPr>
                <w:rFonts w:cs="Arial"/>
                <w:sz w:val="16"/>
                <w:szCs w:val="16"/>
                <w:lang w:eastAsia="da-DK"/>
              </w:rPr>
              <w:t>2. Inaccurate (Fluctuating) Battery Life Display:</w:t>
            </w:r>
          </w:p>
          <w:p w14:paraId="298A4A40" w14:textId="485DE0CE" w:rsidR="00916751" w:rsidRPr="00C2061D" w:rsidRDefault="00916751" w:rsidP="00916751">
            <w:pPr>
              <w:rPr>
                <w:rFonts w:cs="Arial"/>
                <w:sz w:val="16"/>
                <w:szCs w:val="16"/>
                <w:lang w:eastAsia="da-DK"/>
              </w:rPr>
            </w:pPr>
            <w:r w:rsidRPr="00C2061D">
              <w:rPr>
                <w:rFonts w:cs="Arial"/>
                <w:sz w:val="16"/>
                <w:szCs w:val="16"/>
                <w:lang w:eastAsia="da-DK"/>
              </w:rPr>
              <w:t xml:space="preserve">During a high battery usage event, the pump’s displayed battery life may appear to fluctuate. If </w:t>
            </w:r>
            <w:proofErr w:type="gramStart"/>
            <w:r w:rsidRPr="00C2061D">
              <w:rPr>
                <w:rFonts w:cs="Arial"/>
                <w:sz w:val="16"/>
                <w:szCs w:val="16"/>
                <w:lang w:eastAsia="da-DK"/>
              </w:rPr>
              <w:t>noticed</w:t>
            </w:r>
            <w:proofErr w:type="gramEnd"/>
            <w:r w:rsidRPr="00C2061D">
              <w:rPr>
                <w:rFonts w:cs="Arial"/>
                <w:sz w:val="16"/>
                <w:szCs w:val="16"/>
                <w:lang w:eastAsia="da-DK"/>
              </w:rPr>
              <w:t>, this fluctuation could create confusion for the user. If the decrease in displayed battery life occurs when the battery is very low, then following a sequence of Low Power Alerts and Alarms, the pump may stop all insulin deliveries and power off.</w:t>
            </w:r>
          </w:p>
          <w:p w14:paraId="17B0541D" w14:textId="77777777" w:rsidR="00B7334F" w:rsidRPr="00C2061D" w:rsidRDefault="00B7334F" w:rsidP="00916751">
            <w:pPr>
              <w:rPr>
                <w:rFonts w:cs="Arial"/>
                <w:sz w:val="16"/>
                <w:szCs w:val="16"/>
                <w:lang w:eastAsia="da-DK"/>
              </w:rPr>
            </w:pPr>
          </w:p>
          <w:p w14:paraId="394F37F7" w14:textId="77777777" w:rsidR="00916751" w:rsidRPr="00C2061D" w:rsidRDefault="00916751" w:rsidP="00916751">
            <w:pPr>
              <w:rPr>
                <w:rFonts w:cs="Arial"/>
                <w:sz w:val="16"/>
                <w:szCs w:val="16"/>
                <w:lang w:eastAsia="da-DK"/>
              </w:rPr>
            </w:pPr>
            <w:r w:rsidRPr="00C2061D">
              <w:rPr>
                <w:rFonts w:cs="Arial"/>
                <w:sz w:val="16"/>
                <w:szCs w:val="16"/>
                <w:lang w:eastAsia="da-DK"/>
              </w:rPr>
              <w:t>3. Touchscreen Staying On:</w:t>
            </w:r>
          </w:p>
          <w:p w14:paraId="0B74D9E7" w14:textId="624ECE01" w:rsidR="00916751" w:rsidRPr="00C2061D" w:rsidRDefault="00916751" w:rsidP="00916751">
            <w:pPr>
              <w:rPr>
                <w:rFonts w:cs="Arial"/>
                <w:sz w:val="16"/>
                <w:szCs w:val="16"/>
                <w:lang w:eastAsia="da-DK"/>
              </w:rPr>
            </w:pPr>
            <w:r w:rsidRPr="00C2061D">
              <w:rPr>
                <w:rFonts w:cs="Arial"/>
                <w:sz w:val="16"/>
                <w:szCs w:val="16"/>
                <w:lang w:eastAsia="da-DK"/>
              </w:rPr>
              <w:t xml:space="preserve">If the pump’s touchscreen senses something continuously touching the screen, the pump’s software resets the display screen timeout timer causing the screen to stay on indefinitely resulting in the battery depleting faster than expected. If the battery </w:t>
            </w:r>
            <w:proofErr w:type="gramStart"/>
            <w:r w:rsidRPr="00C2061D">
              <w:rPr>
                <w:rFonts w:cs="Arial"/>
                <w:sz w:val="16"/>
                <w:szCs w:val="16"/>
                <w:lang w:eastAsia="da-DK"/>
              </w:rPr>
              <w:t>depletes</w:t>
            </w:r>
            <w:proofErr w:type="gramEnd"/>
            <w:r w:rsidRPr="00C2061D">
              <w:rPr>
                <w:rFonts w:cs="Arial"/>
                <w:sz w:val="16"/>
                <w:szCs w:val="16"/>
                <w:lang w:eastAsia="da-DK"/>
              </w:rPr>
              <w:t>, then following a sequence of Low Power Alerts and Alarms, the pump will eventually stop all insulin deliveries and power off.</w:t>
            </w:r>
          </w:p>
          <w:p w14:paraId="6F080070" w14:textId="77777777" w:rsidR="00916751" w:rsidRPr="00C2061D" w:rsidRDefault="00916751" w:rsidP="00916751">
            <w:pPr>
              <w:rPr>
                <w:rFonts w:cs="Arial"/>
                <w:sz w:val="16"/>
                <w:szCs w:val="16"/>
                <w:lang w:eastAsia="da-DK"/>
              </w:rPr>
            </w:pPr>
          </w:p>
          <w:p w14:paraId="1E6B9122" w14:textId="01ECA84A" w:rsidR="00916751" w:rsidRPr="00C2061D" w:rsidRDefault="00916751" w:rsidP="00916751">
            <w:pPr>
              <w:rPr>
                <w:rFonts w:cs="Arial"/>
                <w:sz w:val="16"/>
                <w:szCs w:val="16"/>
                <w:lang w:eastAsia="da-DK"/>
              </w:rPr>
            </w:pPr>
            <w:r w:rsidRPr="00C2061D">
              <w:rPr>
                <w:rFonts w:cs="Arial"/>
                <w:sz w:val="16"/>
                <w:szCs w:val="16"/>
                <w:lang w:eastAsia="da-DK"/>
              </w:rPr>
              <w:t>For all three issues outlined above, the result could be an under-delivery of insulin, which may result in hyperglycemia. In severe cases of hyperglycemia, the user may experience diabetic ketoacidosis and may require hospitalization or intervention from a medical professional.</w:t>
            </w:r>
          </w:p>
          <w:p w14:paraId="0FFCE94B" w14:textId="77777777" w:rsidR="00916751" w:rsidRPr="00C2061D" w:rsidRDefault="00916751" w:rsidP="00916751">
            <w:pPr>
              <w:rPr>
                <w:rFonts w:cs="Arial"/>
                <w:sz w:val="16"/>
                <w:szCs w:val="16"/>
                <w:lang w:eastAsia="da-DK"/>
              </w:rPr>
            </w:pPr>
          </w:p>
          <w:p w14:paraId="109D6AD0" w14:textId="1FE70B4B" w:rsidR="00916751" w:rsidRPr="00C2061D" w:rsidRDefault="00916751" w:rsidP="00916751">
            <w:pPr>
              <w:rPr>
                <w:rFonts w:cs="Arial"/>
                <w:sz w:val="16"/>
                <w:szCs w:val="16"/>
                <w:lang w:eastAsia="da-DK"/>
              </w:rPr>
            </w:pPr>
            <w:r w:rsidRPr="00C2061D">
              <w:rPr>
                <w:rFonts w:cs="Arial"/>
                <w:sz w:val="16"/>
                <w:szCs w:val="16"/>
                <w:lang w:eastAsia="da-DK"/>
              </w:rPr>
              <w:t xml:space="preserve">In addition, the </w:t>
            </w:r>
            <w:proofErr w:type="gramStart"/>
            <w:r w:rsidRPr="00C2061D">
              <w:rPr>
                <w:rFonts w:cs="Arial"/>
                <w:sz w:val="16"/>
                <w:szCs w:val="16"/>
                <w:lang w:eastAsia="da-DK"/>
              </w:rPr>
              <w:t>designed new software</w:t>
            </w:r>
            <w:proofErr w:type="gramEnd"/>
            <w:r w:rsidRPr="00C2061D">
              <w:rPr>
                <w:rFonts w:cs="Arial"/>
                <w:sz w:val="16"/>
                <w:szCs w:val="16"/>
                <w:lang w:eastAsia="da-DK"/>
              </w:rPr>
              <w:t xml:space="preserve"> for t:slim X2 insulin pumps </w:t>
            </w:r>
            <w:proofErr w:type="gramStart"/>
            <w:r w:rsidRPr="00C2061D">
              <w:rPr>
                <w:rFonts w:cs="Arial"/>
                <w:sz w:val="16"/>
                <w:szCs w:val="16"/>
                <w:lang w:eastAsia="da-DK"/>
              </w:rPr>
              <w:t>mitigates</w:t>
            </w:r>
            <w:proofErr w:type="gramEnd"/>
            <w:r w:rsidRPr="00C2061D">
              <w:rPr>
                <w:rFonts w:cs="Arial"/>
                <w:sz w:val="16"/>
                <w:szCs w:val="16"/>
                <w:lang w:eastAsia="da-DK"/>
              </w:rPr>
              <w:t xml:space="preserve"> a fourth issue that is related to the Control-IQ technology. While uncommon, this issue could result in an under-delivery or over-delivery of insulin:</w:t>
            </w:r>
          </w:p>
          <w:p w14:paraId="0217580D" w14:textId="77777777" w:rsidR="00916751" w:rsidRPr="00C2061D" w:rsidRDefault="00916751" w:rsidP="00916751">
            <w:pPr>
              <w:rPr>
                <w:rFonts w:cs="Arial"/>
                <w:sz w:val="16"/>
                <w:szCs w:val="16"/>
                <w:lang w:eastAsia="da-DK"/>
              </w:rPr>
            </w:pPr>
            <w:r w:rsidRPr="00C2061D">
              <w:rPr>
                <w:rFonts w:cs="Arial"/>
                <w:sz w:val="16"/>
                <w:szCs w:val="16"/>
                <w:lang w:eastAsia="da-DK"/>
              </w:rPr>
              <w:t>4. Unexpected Open Loop:</w:t>
            </w:r>
          </w:p>
          <w:p w14:paraId="61470904" w14:textId="0356A9D9" w:rsidR="00A65AA4" w:rsidRPr="00C2061D" w:rsidRDefault="00916751" w:rsidP="00916751">
            <w:pPr>
              <w:rPr>
                <w:rFonts w:cs="Arial"/>
                <w:sz w:val="16"/>
                <w:szCs w:val="16"/>
                <w:lang w:eastAsia="da-DK"/>
              </w:rPr>
            </w:pPr>
            <w:r w:rsidRPr="00C2061D">
              <w:rPr>
                <w:rFonts w:cs="Arial"/>
                <w:sz w:val="16"/>
                <w:szCs w:val="16"/>
                <w:lang w:eastAsia="da-DK"/>
              </w:rPr>
              <w:t xml:space="preserve">Control-IQ technology could turn off unexpectedly due to a software anomaly that results in the pump entering </w:t>
            </w:r>
            <w:proofErr w:type="gramStart"/>
            <w:r w:rsidRPr="00C2061D">
              <w:rPr>
                <w:rFonts w:cs="Arial"/>
                <w:sz w:val="16"/>
                <w:szCs w:val="16"/>
                <w:lang w:eastAsia="da-DK"/>
              </w:rPr>
              <w:t>open</w:t>
            </w:r>
            <w:proofErr w:type="gramEnd"/>
            <w:r w:rsidRPr="00C2061D">
              <w:rPr>
                <w:rFonts w:cs="Arial"/>
                <w:sz w:val="16"/>
                <w:szCs w:val="16"/>
                <w:lang w:eastAsia="da-DK"/>
              </w:rPr>
              <w:t xml:space="preserve"> loop (pining mode). When Control-IQ technology turns off, the pump is no longer adjusting insulin dosing based on CGM readings and the pump reverts to the active personal profile settings.</w:t>
            </w:r>
          </w:p>
        </w:tc>
        <w:tc>
          <w:tcPr>
            <w:tcW w:w="0" w:type="auto"/>
            <w:tcBorders>
              <w:top w:val="single" w:sz="4" w:space="0" w:color="auto"/>
              <w:left w:val="single" w:sz="4" w:space="0" w:color="auto"/>
              <w:bottom w:val="single" w:sz="4" w:space="0" w:color="auto"/>
              <w:right w:val="single" w:sz="4" w:space="0" w:color="auto"/>
            </w:tcBorders>
          </w:tcPr>
          <w:p w14:paraId="7D31C82C" w14:textId="07E93B97" w:rsidR="00A65AA4" w:rsidRPr="00C2061D" w:rsidRDefault="00916751" w:rsidP="00393A49">
            <w:pPr>
              <w:rPr>
                <w:rFonts w:cs="Arial"/>
                <w:sz w:val="16"/>
                <w:szCs w:val="16"/>
                <w:lang w:eastAsia="da-DK"/>
              </w:rPr>
            </w:pPr>
            <w:proofErr w:type="gramStart"/>
            <w:r w:rsidRPr="00C2061D">
              <w:rPr>
                <w:rFonts w:cs="Arial"/>
                <w:sz w:val="16"/>
                <w:szCs w:val="16"/>
                <w:lang w:eastAsia="da-DK"/>
              </w:rPr>
              <w:lastRenderedPageBreak/>
              <w:t>Yes</w:t>
            </w:r>
            <w:proofErr w:type="gramEnd"/>
            <w:r w:rsidRPr="00C2061D">
              <w:rPr>
                <w:rFonts w:cs="Arial"/>
                <w:sz w:val="16"/>
                <w:szCs w:val="16"/>
                <w:lang w:eastAsia="da-DK"/>
              </w:rPr>
              <w:t xml:space="preserve"> for the first 3 issues</w:t>
            </w:r>
          </w:p>
        </w:tc>
      </w:tr>
      <w:tr w:rsidR="00231250" w:rsidRPr="00C2061D" w14:paraId="66DE966C" w14:textId="77777777" w:rsidTr="00B21807">
        <w:tc>
          <w:tcPr>
            <w:tcW w:w="0" w:type="auto"/>
            <w:tcBorders>
              <w:top w:val="single" w:sz="4" w:space="0" w:color="auto"/>
              <w:left w:val="single" w:sz="4" w:space="0" w:color="auto"/>
              <w:bottom w:val="single" w:sz="4" w:space="0" w:color="auto"/>
              <w:right w:val="single" w:sz="4" w:space="0" w:color="auto"/>
            </w:tcBorders>
          </w:tcPr>
          <w:p w14:paraId="0B490B07" w14:textId="043D99F6" w:rsidR="00231250" w:rsidRPr="00C2061D" w:rsidRDefault="00231250" w:rsidP="00231250">
            <w:pPr>
              <w:rPr>
                <w:rFonts w:cs="Arial"/>
                <w:sz w:val="16"/>
                <w:szCs w:val="16"/>
                <w:lang w:eastAsia="da-DK"/>
              </w:rPr>
            </w:pPr>
            <w:r w:rsidRPr="00C2061D">
              <w:rPr>
                <w:rFonts w:cs="Arial"/>
                <w:sz w:val="16"/>
                <w:szCs w:val="16"/>
                <w:lang w:eastAsia="da-DK"/>
              </w:rPr>
              <w:t>5</w:t>
            </w:r>
          </w:p>
        </w:tc>
        <w:tc>
          <w:tcPr>
            <w:tcW w:w="1363" w:type="dxa"/>
            <w:tcBorders>
              <w:top w:val="single" w:sz="4" w:space="0" w:color="auto"/>
              <w:left w:val="single" w:sz="4" w:space="0" w:color="auto"/>
              <w:bottom w:val="single" w:sz="4" w:space="0" w:color="auto"/>
              <w:right w:val="single" w:sz="4" w:space="0" w:color="auto"/>
            </w:tcBorders>
            <w:noWrap/>
          </w:tcPr>
          <w:p w14:paraId="0C38C22B" w14:textId="617F90E7" w:rsidR="00231250" w:rsidRPr="00C2061D" w:rsidRDefault="00231250" w:rsidP="00231250">
            <w:pPr>
              <w:rPr>
                <w:rFonts w:cs="Arial"/>
                <w:sz w:val="16"/>
                <w:szCs w:val="16"/>
                <w:lang w:eastAsia="da-DK"/>
              </w:rPr>
            </w:pPr>
            <w:r w:rsidRPr="00C2061D">
              <w:rPr>
                <w:rFonts w:cs="Arial"/>
                <w:sz w:val="16"/>
                <w:szCs w:val="16"/>
                <w:lang w:eastAsia="da-DK"/>
              </w:rPr>
              <w:t>21 February 2022</w:t>
            </w:r>
          </w:p>
        </w:tc>
        <w:tc>
          <w:tcPr>
            <w:tcW w:w="1842" w:type="dxa"/>
            <w:tcBorders>
              <w:top w:val="single" w:sz="4" w:space="0" w:color="auto"/>
              <w:left w:val="single" w:sz="4" w:space="0" w:color="auto"/>
              <w:bottom w:val="single" w:sz="4" w:space="0" w:color="auto"/>
              <w:right w:val="single" w:sz="4" w:space="0" w:color="auto"/>
            </w:tcBorders>
            <w:noWrap/>
          </w:tcPr>
          <w:p w14:paraId="787DAF0E" w14:textId="03732351" w:rsidR="00231250" w:rsidRPr="00C2061D" w:rsidRDefault="00231250" w:rsidP="00231250">
            <w:pPr>
              <w:rPr>
                <w:rFonts w:cs="Arial"/>
                <w:sz w:val="16"/>
                <w:szCs w:val="16"/>
                <w:lang w:eastAsia="da-DK"/>
              </w:rPr>
            </w:pPr>
            <w:r w:rsidRPr="00C2061D">
              <w:rPr>
                <w:rFonts w:cs="Arial"/>
                <w:sz w:val="16"/>
                <w:szCs w:val="16"/>
                <w:lang w:eastAsia="da-DK"/>
              </w:rPr>
              <w:t>2022/002/009/701/176</w:t>
            </w:r>
          </w:p>
        </w:tc>
        <w:tc>
          <w:tcPr>
            <w:tcW w:w="1843" w:type="dxa"/>
            <w:tcBorders>
              <w:top w:val="single" w:sz="4" w:space="0" w:color="auto"/>
              <w:left w:val="single" w:sz="4" w:space="0" w:color="auto"/>
              <w:bottom w:val="single" w:sz="4" w:space="0" w:color="auto"/>
              <w:right w:val="single" w:sz="4" w:space="0" w:color="auto"/>
            </w:tcBorders>
            <w:noWrap/>
          </w:tcPr>
          <w:p w14:paraId="08B19836" w14:textId="393B2441" w:rsidR="00231250" w:rsidRPr="00C2061D" w:rsidRDefault="00231250" w:rsidP="00231250">
            <w:pPr>
              <w:rPr>
                <w:rFonts w:cs="Arial"/>
                <w:sz w:val="16"/>
                <w:szCs w:val="16"/>
                <w:lang w:eastAsia="da-DK"/>
              </w:rPr>
            </w:pPr>
            <w:r w:rsidRPr="00C2061D">
              <w:rPr>
                <w:rFonts w:cs="Arial"/>
                <w:sz w:val="16"/>
                <w:szCs w:val="16"/>
                <w:lang w:eastAsia="da-DK"/>
              </w:rPr>
              <w:t>t:slim X2 Insulin Pump</w:t>
            </w:r>
          </w:p>
        </w:tc>
        <w:tc>
          <w:tcPr>
            <w:tcW w:w="1559" w:type="dxa"/>
            <w:tcBorders>
              <w:top w:val="single" w:sz="4" w:space="0" w:color="auto"/>
              <w:left w:val="single" w:sz="4" w:space="0" w:color="auto"/>
              <w:bottom w:val="single" w:sz="4" w:space="0" w:color="auto"/>
              <w:right w:val="single" w:sz="4" w:space="0" w:color="auto"/>
            </w:tcBorders>
            <w:noWrap/>
          </w:tcPr>
          <w:p w14:paraId="2029074B" w14:textId="2CEAA682" w:rsidR="00231250" w:rsidRPr="00C2061D" w:rsidRDefault="00231250" w:rsidP="00231250">
            <w:pPr>
              <w:rPr>
                <w:rFonts w:cs="Arial"/>
                <w:sz w:val="16"/>
                <w:szCs w:val="16"/>
                <w:lang w:eastAsia="da-DK"/>
              </w:rPr>
            </w:pPr>
            <w:r w:rsidRPr="00C2061D">
              <w:rPr>
                <w:rFonts w:cs="Arial"/>
                <w:sz w:val="16"/>
                <w:szCs w:val="16"/>
                <w:lang w:eastAsia="da-DK"/>
              </w:rPr>
              <w:t>Tandem Diabetes Care</w:t>
            </w:r>
          </w:p>
        </w:tc>
        <w:tc>
          <w:tcPr>
            <w:tcW w:w="4452" w:type="dxa"/>
            <w:tcBorders>
              <w:top w:val="single" w:sz="4" w:space="0" w:color="auto"/>
              <w:left w:val="single" w:sz="4" w:space="0" w:color="auto"/>
              <w:bottom w:val="single" w:sz="4" w:space="0" w:color="auto"/>
              <w:right w:val="single" w:sz="4" w:space="0" w:color="auto"/>
            </w:tcBorders>
          </w:tcPr>
          <w:p w14:paraId="61097A26" w14:textId="6DB4C4FF" w:rsidR="00231250" w:rsidRPr="00C2061D" w:rsidRDefault="00231250" w:rsidP="00231250">
            <w:pPr>
              <w:rPr>
                <w:rFonts w:cs="Arial"/>
                <w:sz w:val="16"/>
                <w:szCs w:val="16"/>
                <w:lang w:eastAsia="da-DK"/>
              </w:rPr>
            </w:pPr>
            <w:r w:rsidRPr="00C2061D">
              <w:rPr>
                <w:rFonts w:cs="Arial"/>
                <w:sz w:val="16"/>
                <w:szCs w:val="16"/>
                <w:lang w:eastAsia="da-DK"/>
              </w:rPr>
              <w:t xml:space="preserve">A user could inadvertently program and confirm a basal rate with an incorrectly placed decimal point. For example: The user intends to program a basal rate of 0.7 units/hour, but inadvertently enters and confirms a basal rate of 7.0 </w:t>
            </w:r>
            <w:r w:rsidRPr="00C2061D">
              <w:rPr>
                <w:rFonts w:cs="Arial"/>
                <w:sz w:val="16"/>
                <w:szCs w:val="16"/>
                <w:lang w:eastAsia="da-DK"/>
              </w:rPr>
              <w:lastRenderedPageBreak/>
              <w:t>units/hour. Inputting incorrect values in your Personal Profile can lead to under-delivery or over-delivery of insulin, which could result in hyperglycemia or hypoglycemia.</w:t>
            </w:r>
          </w:p>
        </w:tc>
        <w:tc>
          <w:tcPr>
            <w:tcW w:w="0" w:type="auto"/>
            <w:tcBorders>
              <w:top w:val="single" w:sz="4" w:space="0" w:color="auto"/>
              <w:left w:val="single" w:sz="4" w:space="0" w:color="auto"/>
              <w:bottom w:val="single" w:sz="4" w:space="0" w:color="auto"/>
              <w:right w:val="single" w:sz="4" w:space="0" w:color="auto"/>
            </w:tcBorders>
          </w:tcPr>
          <w:p w14:paraId="439FDC98" w14:textId="29E2015A" w:rsidR="00231250" w:rsidRPr="00C2061D" w:rsidRDefault="00231250" w:rsidP="00231250">
            <w:pPr>
              <w:rPr>
                <w:rFonts w:cs="Arial"/>
                <w:sz w:val="16"/>
                <w:szCs w:val="16"/>
                <w:lang w:eastAsia="da-DK"/>
              </w:rPr>
            </w:pPr>
            <w:r w:rsidRPr="00C2061D">
              <w:rPr>
                <w:rFonts w:cs="Arial"/>
                <w:sz w:val="16"/>
                <w:szCs w:val="16"/>
                <w:lang w:eastAsia="da-DK"/>
              </w:rPr>
              <w:lastRenderedPageBreak/>
              <w:t>Yes</w:t>
            </w:r>
          </w:p>
        </w:tc>
      </w:tr>
      <w:tr w:rsidR="00516FE7" w:rsidRPr="00C2061D" w14:paraId="608BE51A" w14:textId="77777777" w:rsidTr="00B21807">
        <w:tc>
          <w:tcPr>
            <w:tcW w:w="0" w:type="auto"/>
            <w:tcBorders>
              <w:top w:val="single" w:sz="4" w:space="0" w:color="auto"/>
              <w:left w:val="single" w:sz="4" w:space="0" w:color="auto"/>
              <w:bottom w:val="single" w:sz="4" w:space="0" w:color="auto"/>
              <w:right w:val="single" w:sz="4" w:space="0" w:color="auto"/>
            </w:tcBorders>
          </w:tcPr>
          <w:p w14:paraId="590CBBB1" w14:textId="35EB1DA5" w:rsidR="00516FE7" w:rsidRPr="00C2061D" w:rsidRDefault="001408F1" w:rsidP="00231250">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58895056" w14:textId="1F7EC7C4" w:rsidR="00516FE7" w:rsidRPr="00C2061D" w:rsidRDefault="00F91EE3" w:rsidP="00231250">
            <w:pPr>
              <w:rPr>
                <w:rFonts w:cs="Arial"/>
                <w:sz w:val="16"/>
                <w:szCs w:val="16"/>
                <w:lang w:eastAsia="da-DK"/>
              </w:rPr>
            </w:pPr>
            <w:r w:rsidRPr="00C2061D">
              <w:rPr>
                <w:rFonts w:cs="Arial"/>
                <w:sz w:val="16"/>
                <w:szCs w:val="16"/>
                <w:lang w:eastAsia="da-DK"/>
              </w:rPr>
              <w:t>13 December 2022</w:t>
            </w:r>
          </w:p>
        </w:tc>
        <w:tc>
          <w:tcPr>
            <w:tcW w:w="1842" w:type="dxa"/>
            <w:tcBorders>
              <w:top w:val="single" w:sz="4" w:space="0" w:color="auto"/>
              <w:left w:val="single" w:sz="4" w:space="0" w:color="auto"/>
              <w:bottom w:val="single" w:sz="4" w:space="0" w:color="auto"/>
              <w:right w:val="single" w:sz="4" w:space="0" w:color="auto"/>
            </w:tcBorders>
            <w:noWrap/>
          </w:tcPr>
          <w:p w14:paraId="26DBE7AF" w14:textId="6DC5374B" w:rsidR="00516FE7" w:rsidRPr="00C2061D" w:rsidRDefault="00C80B23" w:rsidP="00231250">
            <w:pPr>
              <w:rPr>
                <w:rFonts w:cs="Arial"/>
                <w:sz w:val="16"/>
                <w:szCs w:val="16"/>
                <w:lang w:eastAsia="da-DK"/>
              </w:rPr>
            </w:pPr>
            <w:r w:rsidRPr="00C2061D">
              <w:rPr>
                <w:rFonts w:cs="Arial"/>
                <w:sz w:val="16"/>
                <w:szCs w:val="16"/>
                <w:lang w:eastAsia="da-DK"/>
              </w:rPr>
              <w:t>5013072</w:t>
            </w:r>
          </w:p>
        </w:tc>
        <w:tc>
          <w:tcPr>
            <w:tcW w:w="1843" w:type="dxa"/>
            <w:tcBorders>
              <w:top w:val="single" w:sz="4" w:space="0" w:color="auto"/>
              <w:left w:val="single" w:sz="4" w:space="0" w:color="auto"/>
              <w:bottom w:val="single" w:sz="4" w:space="0" w:color="auto"/>
              <w:right w:val="single" w:sz="4" w:space="0" w:color="auto"/>
            </w:tcBorders>
            <w:noWrap/>
          </w:tcPr>
          <w:p w14:paraId="5D53E263" w14:textId="33B582F6" w:rsidR="00516FE7" w:rsidRPr="00C2061D" w:rsidRDefault="00F91EE3" w:rsidP="00231250">
            <w:pPr>
              <w:rPr>
                <w:rFonts w:cs="Arial"/>
                <w:sz w:val="16"/>
                <w:szCs w:val="16"/>
                <w:lang w:eastAsia="da-DK"/>
              </w:rPr>
            </w:pPr>
            <w:r w:rsidRPr="00C2061D">
              <w:rPr>
                <w:rFonts w:cs="Arial"/>
                <w:sz w:val="16"/>
                <w:szCs w:val="16"/>
                <w:lang w:eastAsia="da-DK"/>
              </w:rPr>
              <w:t>CADD Infusion System Infusion Sets for use with CADD pumps</w:t>
            </w:r>
          </w:p>
        </w:tc>
        <w:tc>
          <w:tcPr>
            <w:tcW w:w="1559" w:type="dxa"/>
            <w:tcBorders>
              <w:top w:val="single" w:sz="4" w:space="0" w:color="auto"/>
              <w:left w:val="single" w:sz="4" w:space="0" w:color="auto"/>
              <w:bottom w:val="single" w:sz="4" w:space="0" w:color="auto"/>
              <w:right w:val="single" w:sz="4" w:space="0" w:color="auto"/>
            </w:tcBorders>
            <w:noWrap/>
          </w:tcPr>
          <w:p w14:paraId="7620EA8B" w14:textId="47196146" w:rsidR="00516FE7" w:rsidRPr="00C2061D" w:rsidRDefault="00F91EE3" w:rsidP="00231250">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4452" w:type="dxa"/>
            <w:tcBorders>
              <w:top w:val="single" w:sz="4" w:space="0" w:color="auto"/>
              <w:left w:val="single" w:sz="4" w:space="0" w:color="auto"/>
              <w:bottom w:val="single" w:sz="4" w:space="0" w:color="auto"/>
              <w:right w:val="single" w:sz="4" w:space="0" w:color="auto"/>
            </w:tcBorders>
          </w:tcPr>
          <w:p w14:paraId="1F6D0368" w14:textId="65AFCD6C" w:rsidR="00516FE7" w:rsidRPr="00C2061D" w:rsidRDefault="00C80B23" w:rsidP="00C80B23">
            <w:pPr>
              <w:rPr>
                <w:rFonts w:cs="Arial"/>
                <w:sz w:val="16"/>
                <w:szCs w:val="16"/>
                <w:lang w:eastAsia="da-DK"/>
              </w:rPr>
            </w:pPr>
            <w:r w:rsidRPr="00C2061D">
              <w:rPr>
                <w:rFonts w:cs="Arial"/>
                <w:sz w:val="16"/>
                <w:szCs w:val="16"/>
                <w:lang w:eastAsia="da-DK"/>
              </w:rPr>
              <w:t xml:space="preserve">Issue 1 – Lack of Delivery or </w:t>
            </w:r>
            <w:proofErr w:type="spellStart"/>
            <w:r w:rsidRPr="00C2061D">
              <w:rPr>
                <w:rFonts w:cs="Arial"/>
                <w:sz w:val="16"/>
                <w:szCs w:val="16"/>
                <w:lang w:eastAsia="da-DK"/>
              </w:rPr>
              <w:t>Underdelivery</w:t>
            </w:r>
            <w:proofErr w:type="spellEnd"/>
            <w:r w:rsidRPr="00C2061D">
              <w:rPr>
                <w:rFonts w:cs="Arial"/>
                <w:sz w:val="16"/>
                <w:szCs w:val="16"/>
                <w:lang w:eastAsia="da-DK"/>
              </w:rPr>
              <w:t xml:space="preserve"> related to Tubing Occlusion</w:t>
            </w:r>
          </w:p>
          <w:p w14:paraId="107F61EC" w14:textId="5465830F" w:rsidR="00C80B23" w:rsidRPr="00C2061D" w:rsidRDefault="00C80B23" w:rsidP="00C80B23">
            <w:pPr>
              <w:rPr>
                <w:rFonts w:cs="Arial"/>
                <w:sz w:val="16"/>
                <w:szCs w:val="16"/>
                <w:lang w:eastAsia="da-DK"/>
              </w:rPr>
            </w:pPr>
            <w:r w:rsidRPr="00C2061D">
              <w:rPr>
                <w:rFonts w:cs="Arial"/>
                <w:sz w:val="16"/>
                <w:szCs w:val="16"/>
                <w:lang w:eastAsia="da-DK"/>
              </w:rPr>
              <w:t xml:space="preserve">Manufacturing variations may cause the green CADD Flow Stop arm to compress and partially occlude the tubing before clinical use. If this occurs, there is a potential that the occlusion does not resolve when an affected reservoir or administration set is connected to the pump, and the pump may not detect the occlusion. This may result in </w:t>
            </w:r>
            <w:proofErr w:type="spellStart"/>
            <w:r w:rsidRPr="00C2061D">
              <w:rPr>
                <w:rFonts w:cs="Arial"/>
                <w:sz w:val="16"/>
                <w:szCs w:val="16"/>
                <w:lang w:eastAsia="da-DK"/>
              </w:rPr>
              <w:t>underdelivery</w:t>
            </w:r>
            <w:proofErr w:type="spellEnd"/>
            <w:r w:rsidRPr="00C2061D">
              <w:rPr>
                <w:rFonts w:cs="Arial"/>
                <w:sz w:val="16"/>
                <w:szCs w:val="16"/>
                <w:lang w:eastAsia="da-DK"/>
              </w:rPr>
              <w:t xml:space="preserve"> or non-delivery of medication, despite the </w:t>
            </w:r>
            <w:proofErr w:type="gramStart"/>
            <w:r w:rsidRPr="00C2061D">
              <w:rPr>
                <w:rFonts w:cs="Arial"/>
                <w:sz w:val="16"/>
                <w:szCs w:val="16"/>
                <w:lang w:eastAsia="da-DK"/>
              </w:rPr>
              <w:t>pump displaying</w:t>
            </w:r>
            <w:proofErr w:type="gramEnd"/>
            <w:r w:rsidRPr="00C2061D">
              <w:rPr>
                <w:rFonts w:cs="Arial"/>
                <w:sz w:val="16"/>
                <w:szCs w:val="16"/>
                <w:lang w:eastAsia="da-DK"/>
              </w:rPr>
              <w:t xml:space="preserve"> that the infusion is running properly</w:t>
            </w:r>
          </w:p>
          <w:p w14:paraId="1A17979B" w14:textId="77777777" w:rsidR="00C80B23" w:rsidRPr="00C2061D" w:rsidRDefault="00C80B23" w:rsidP="00C80B23">
            <w:pPr>
              <w:rPr>
                <w:rFonts w:cs="Arial"/>
                <w:sz w:val="16"/>
                <w:szCs w:val="16"/>
                <w:lang w:eastAsia="da-DK"/>
              </w:rPr>
            </w:pPr>
          </w:p>
          <w:p w14:paraId="4D56A172" w14:textId="77777777" w:rsidR="00C80B23" w:rsidRPr="00C2061D" w:rsidRDefault="00C80B23" w:rsidP="00C80B23">
            <w:pPr>
              <w:rPr>
                <w:rFonts w:cs="Arial"/>
                <w:sz w:val="16"/>
                <w:szCs w:val="16"/>
                <w:lang w:eastAsia="da-DK"/>
              </w:rPr>
            </w:pPr>
            <w:r w:rsidRPr="00C2061D">
              <w:rPr>
                <w:rFonts w:cs="Arial"/>
                <w:sz w:val="16"/>
                <w:szCs w:val="16"/>
                <w:lang w:eastAsia="da-DK"/>
              </w:rPr>
              <w:t>Issue 2 – False “No Disposable Attached (NDA)” Alarms</w:t>
            </w:r>
          </w:p>
          <w:p w14:paraId="3320ED7C" w14:textId="77777777" w:rsidR="00C80B23" w:rsidRPr="00C2061D" w:rsidRDefault="00C80B23" w:rsidP="00C80B23">
            <w:pPr>
              <w:rPr>
                <w:rFonts w:cs="Arial"/>
                <w:sz w:val="16"/>
                <w:szCs w:val="16"/>
                <w:lang w:eastAsia="da-DK"/>
              </w:rPr>
            </w:pPr>
          </w:p>
          <w:p w14:paraId="67D2DCFE" w14:textId="4DE2BF39" w:rsidR="00C80B23" w:rsidRPr="00C2061D" w:rsidRDefault="00C80B23" w:rsidP="00C80B23">
            <w:pPr>
              <w:rPr>
                <w:rFonts w:cs="Arial"/>
                <w:sz w:val="16"/>
                <w:szCs w:val="16"/>
                <w:lang w:eastAsia="da-DK"/>
              </w:rPr>
            </w:pPr>
            <w:r w:rsidRPr="00C2061D">
              <w:rPr>
                <w:rFonts w:cs="Arial"/>
                <w:sz w:val="16"/>
                <w:szCs w:val="16"/>
                <w:lang w:eastAsia="da-DK"/>
              </w:rPr>
              <w:t>There is a potential that CADD-Legacy pumps may not detect that 50 mL and 100 mL CADD Medication Cassette Reservoirs with Flow Stop are attached to the pump when the cassettes are properly attached</w:t>
            </w:r>
          </w:p>
        </w:tc>
        <w:tc>
          <w:tcPr>
            <w:tcW w:w="0" w:type="auto"/>
            <w:tcBorders>
              <w:top w:val="single" w:sz="4" w:space="0" w:color="auto"/>
              <w:left w:val="single" w:sz="4" w:space="0" w:color="auto"/>
              <w:bottom w:val="single" w:sz="4" w:space="0" w:color="auto"/>
              <w:right w:val="single" w:sz="4" w:space="0" w:color="auto"/>
            </w:tcBorders>
          </w:tcPr>
          <w:p w14:paraId="1F74D7EA" w14:textId="01D5ED11" w:rsidR="00516FE7" w:rsidRPr="00C2061D" w:rsidRDefault="00C80B23" w:rsidP="00231250">
            <w:pPr>
              <w:rPr>
                <w:rFonts w:cs="Arial"/>
                <w:sz w:val="16"/>
                <w:szCs w:val="16"/>
                <w:lang w:eastAsia="da-DK"/>
              </w:rPr>
            </w:pPr>
            <w:r w:rsidRPr="00C2061D">
              <w:rPr>
                <w:rFonts w:cs="Arial"/>
                <w:sz w:val="16"/>
                <w:szCs w:val="16"/>
                <w:lang w:eastAsia="da-DK"/>
              </w:rPr>
              <w:t>Yes</w:t>
            </w:r>
          </w:p>
        </w:tc>
      </w:tr>
      <w:tr w:rsidR="00516FE7" w:rsidRPr="00C2061D" w14:paraId="27C9FD25" w14:textId="77777777" w:rsidTr="00B21807">
        <w:tc>
          <w:tcPr>
            <w:tcW w:w="0" w:type="auto"/>
            <w:tcBorders>
              <w:top w:val="single" w:sz="4" w:space="0" w:color="auto"/>
              <w:left w:val="single" w:sz="4" w:space="0" w:color="auto"/>
              <w:bottom w:val="single" w:sz="4" w:space="0" w:color="auto"/>
              <w:right w:val="single" w:sz="4" w:space="0" w:color="auto"/>
            </w:tcBorders>
          </w:tcPr>
          <w:p w14:paraId="1A3BC893" w14:textId="17DD081A" w:rsidR="00516FE7" w:rsidRPr="00C2061D" w:rsidRDefault="001408F1" w:rsidP="00231250">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028A6A00" w14:textId="275228D6" w:rsidR="00516FE7" w:rsidRPr="00C2061D" w:rsidRDefault="004F6451" w:rsidP="00231250">
            <w:pPr>
              <w:rPr>
                <w:rFonts w:cs="Arial"/>
                <w:sz w:val="16"/>
                <w:szCs w:val="16"/>
                <w:lang w:eastAsia="da-DK"/>
              </w:rPr>
            </w:pPr>
            <w:r w:rsidRPr="00C2061D">
              <w:rPr>
                <w:rFonts w:cs="Arial"/>
                <w:sz w:val="16"/>
                <w:szCs w:val="16"/>
                <w:lang w:eastAsia="da-DK"/>
              </w:rPr>
              <w:t>05 September 2024</w:t>
            </w:r>
          </w:p>
        </w:tc>
        <w:tc>
          <w:tcPr>
            <w:tcW w:w="1842" w:type="dxa"/>
            <w:tcBorders>
              <w:top w:val="single" w:sz="4" w:space="0" w:color="auto"/>
              <w:left w:val="single" w:sz="4" w:space="0" w:color="auto"/>
              <w:bottom w:val="single" w:sz="4" w:space="0" w:color="auto"/>
              <w:right w:val="single" w:sz="4" w:space="0" w:color="auto"/>
            </w:tcBorders>
            <w:noWrap/>
          </w:tcPr>
          <w:p w14:paraId="0B6AF82B" w14:textId="5DB47795" w:rsidR="004F6451" w:rsidRPr="00C2061D" w:rsidRDefault="004F6451" w:rsidP="00231250">
            <w:pPr>
              <w:rPr>
                <w:rFonts w:cs="Arial"/>
                <w:sz w:val="16"/>
                <w:szCs w:val="16"/>
                <w:lang w:eastAsia="da-DK"/>
              </w:rPr>
            </w:pPr>
            <w:r w:rsidRPr="00C2061D">
              <w:rPr>
                <w:rFonts w:cs="Arial"/>
                <w:sz w:val="16"/>
                <w:szCs w:val="16"/>
                <w:lang w:eastAsia="da-DK"/>
              </w:rPr>
              <w:t xml:space="preserve">31747982  </w:t>
            </w:r>
          </w:p>
          <w:p w14:paraId="4B68434C" w14:textId="77777777" w:rsidR="004F6451" w:rsidRPr="00C2061D" w:rsidRDefault="004F6451" w:rsidP="00231250">
            <w:pPr>
              <w:rPr>
                <w:rFonts w:cs="Arial"/>
                <w:sz w:val="16"/>
                <w:szCs w:val="16"/>
                <w:lang w:eastAsia="da-DK"/>
              </w:rPr>
            </w:pPr>
          </w:p>
          <w:p w14:paraId="13113721" w14:textId="2BD4526D" w:rsidR="00516FE7" w:rsidRPr="00C2061D" w:rsidRDefault="004F6451" w:rsidP="00231250">
            <w:pPr>
              <w:rPr>
                <w:rFonts w:cs="Arial"/>
                <w:sz w:val="16"/>
                <w:szCs w:val="16"/>
                <w:lang w:eastAsia="da-DK"/>
              </w:rPr>
            </w:pPr>
            <w:r w:rsidRPr="00C2061D">
              <w:rPr>
                <w:rFonts w:cs="Arial"/>
                <w:sz w:val="16"/>
                <w:szCs w:val="16"/>
                <w:lang w:eastAsia="da-DK"/>
              </w:rPr>
              <w:t>2024/009/002/601/020</w:t>
            </w:r>
          </w:p>
        </w:tc>
        <w:tc>
          <w:tcPr>
            <w:tcW w:w="1843" w:type="dxa"/>
            <w:tcBorders>
              <w:top w:val="single" w:sz="4" w:space="0" w:color="auto"/>
              <w:left w:val="single" w:sz="4" w:space="0" w:color="auto"/>
              <w:bottom w:val="single" w:sz="4" w:space="0" w:color="auto"/>
              <w:right w:val="single" w:sz="4" w:space="0" w:color="auto"/>
            </w:tcBorders>
            <w:noWrap/>
          </w:tcPr>
          <w:p w14:paraId="167C9827" w14:textId="1F583A00" w:rsidR="00516FE7" w:rsidRPr="00C2061D" w:rsidRDefault="004F6451" w:rsidP="00231250">
            <w:pPr>
              <w:rPr>
                <w:rFonts w:cs="Arial"/>
                <w:sz w:val="16"/>
                <w:szCs w:val="16"/>
                <w:lang w:eastAsia="da-DK"/>
              </w:rPr>
            </w:pPr>
            <w:r w:rsidRPr="00C2061D">
              <w:rPr>
                <w:rFonts w:cs="Arial"/>
                <w:sz w:val="16"/>
                <w:szCs w:val="16"/>
                <w:lang w:eastAsia="da-DK"/>
              </w:rPr>
              <w:t>CADD Medication Cassette Reservoir</w:t>
            </w:r>
          </w:p>
        </w:tc>
        <w:tc>
          <w:tcPr>
            <w:tcW w:w="1559" w:type="dxa"/>
            <w:tcBorders>
              <w:top w:val="single" w:sz="4" w:space="0" w:color="auto"/>
              <w:left w:val="single" w:sz="4" w:space="0" w:color="auto"/>
              <w:bottom w:val="single" w:sz="4" w:space="0" w:color="auto"/>
              <w:right w:val="single" w:sz="4" w:space="0" w:color="auto"/>
            </w:tcBorders>
            <w:noWrap/>
          </w:tcPr>
          <w:p w14:paraId="44E5CC43" w14:textId="5AE93700" w:rsidR="00516FE7" w:rsidRPr="00C2061D" w:rsidRDefault="004F6451" w:rsidP="00231250">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4452" w:type="dxa"/>
            <w:tcBorders>
              <w:top w:val="single" w:sz="4" w:space="0" w:color="auto"/>
              <w:left w:val="single" w:sz="4" w:space="0" w:color="auto"/>
              <w:bottom w:val="single" w:sz="4" w:space="0" w:color="auto"/>
              <w:right w:val="single" w:sz="4" w:space="0" w:color="auto"/>
            </w:tcBorders>
          </w:tcPr>
          <w:p w14:paraId="3ED9F3BE" w14:textId="02E87B71" w:rsidR="00516FE7" w:rsidRPr="00C2061D" w:rsidRDefault="004F6451" w:rsidP="004F6451">
            <w:pPr>
              <w:rPr>
                <w:rFonts w:cs="Arial"/>
                <w:sz w:val="16"/>
                <w:szCs w:val="16"/>
                <w:lang w:eastAsia="da-DK"/>
              </w:rPr>
            </w:pPr>
            <w:r w:rsidRPr="00C2061D">
              <w:rPr>
                <w:rFonts w:cs="Arial"/>
                <w:sz w:val="16"/>
                <w:szCs w:val="16"/>
                <w:lang w:eastAsia="da-DK"/>
              </w:rPr>
              <w:t xml:space="preserve">Certain CADD Medication Cassette Reservoirs may exhibit a </w:t>
            </w:r>
            <w:bookmarkStart w:id="1794" w:name="_Hlk178067814"/>
            <w:r w:rsidRPr="00C2061D">
              <w:rPr>
                <w:rFonts w:cs="Arial"/>
                <w:sz w:val="16"/>
                <w:szCs w:val="16"/>
                <w:lang w:eastAsia="da-DK"/>
              </w:rPr>
              <w:t xml:space="preserve">weakened weld joint </w:t>
            </w:r>
            <w:bookmarkEnd w:id="1794"/>
            <w:r w:rsidRPr="00C2061D">
              <w:rPr>
                <w:rFonts w:cs="Arial"/>
                <w:sz w:val="16"/>
                <w:szCs w:val="16"/>
                <w:lang w:eastAsia="da-DK"/>
              </w:rPr>
              <w:t>between the medication bag and tubing due to a production equipment malfunction. This could result in a medication leakage.</w:t>
            </w:r>
          </w:p>
        </w:tc>
        <w:tc>
          <w:tcPr>
            <w:tcW w:w="0" w:type="auto"/>
            <w:tcBorders>
              <w:top w:val="single" w:sz="4" w:space="0" w:color="auto"/>
              <w:left w:val="single" w:sz="4" w:space="0" w:color="auto"/>
              <w:bottom w:val="single" w:sz="4" w:space="0" w:color="auto"/>
              <w:right w:val="single" w:sz="4" w:space="0" w:color="auto"/>
            </w:tcBorders>
          </w:tcPr>
          <w:p w14:paraId="4A688BDA" w14:textId="15B2AECC" w:rsidR="00516FE7" w:rsidRPr="00C2061D" w:rsidRDefault="004F6451" w:rsidP="00231250">
            <w:pPr>
              <w:rPr>
                <w:rFonts w:cs="Arial"/>
                <w:sz w:val="16"/>
                <w:szCs w:val="16"/>
                <w:lang w:eastAsia="da-DK"/>
              </w:rPr>
            </w:pPr>
            <w:r w:rsidRPr="00C2061D">
              <w:rPr>
                <w:rFonts w:cs="Arial"/>
                <w:sz w:val="16"/>
                <w:szCs w:val="16"/>
                <w:lang w:eastAsia="da-DK"/>
              </w:rPr>
              <w:t>Yes</w:t>
            </w:r>
          </w:p>
        </w:tc>
      </w:tr>
      <w:tr w:rsidR="00516FE7" w:rsidRPr="00C2061D" w14:paraId="5ED3EC01" w14:textId="77777777" w:rsidTr="00B21807">
        <w:tc>
          <w:tcPr>
            <w:tcW w:w="0" w:type="auto"/>
            <w:tcBorders>
              <w:top w:val="single" w:sz="4" w:space="0" w:color="auto"/>
              <w:left w:val="single" w:sz="4" w:space="0" w:color="auto"/>
              <w:bottom w:val="single" w:sz="4" w:space="0" w:color="auto"/>
              <w:right w:val="single" w:sz="4" w:space="0" w:color="auto"/>
            </w:tcBorders>
          </w:tcPr>
          <w:p w14:paraId="67AF72E6" w14:textId="158C9A06" w:rsidR="00516FE7" w:rsidRPr="00C2061D" w:rsidRDefault="001408F1" w:rsidP="00231250">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50D7DDC9" w14:textId="0F06D85C" w:rsidR="00516FE7" w:rsidRPr="00C2061D" w:rsidRDefault="008879EE" w:rsidP="00231250">
            <w:pPr>
              <w:rPr>
                <w:rFonts w:cs="Arial"/>
                <w:sz w:val="16"/>
                <w:szCs w:val="16"/>
                <w:lang w:eastAsia="da-DK"/>
              </w:rPr>
            </w:pPr>
            <w:r w:rsidRPr="00C2061D">
              <w:rPr>
                <w:rFonts w:cs="Arial"/>
                <w:sz w:val="16"/>
                <w:szCs w:val="16"/>
                <w:lang w:eastAsia="da-DK"/>
              </w:rPr>
              <w:t>26 May 2015</w:t>
            </w:r>
          </w:p>
        </w:tc>
        <w:tc>
          <w:tcPr>
            <w:tcW w:w="1842" w:type="dxa"/>
            <w:tcBorders>
              <w:top w:val="single" w:sz="4" w:space="0" w:color="auto"/>
              <w:left w:val="single" w:sz="4" w:space="0" w:color="auto"/>
              <w:bottom w:val="single" w:sz="4" w:space="0" w:color="auto"/>
              <w:right w:val="single" w:sz="4" w:space="0" w:color="auto"/>
            </w:tcBorders>
            <w:noWrap/>
          </w:tcPr>
          <w:p w14:paraId="04644802" w14:textId="0A5BE6B3" w:rsidR="00516FE7" w:rsidRPr="00C2061D" w:rsidRDefault="008879EE" w:rsidP="00231250">
            <w:pPr>
              <w:rPr>
                <w:rFonts w:cs="Arial"/>
                <w:sz w:val="16"/>
                <w:szCs w:val="16"/>
                <w:lang w:eastAsia="da-DK"/>
              </w:rPr>
            </w:pPr>
            <w:r w:rsidRPr="00C2061D">
              <w:rPr>
                <w:rFonts w:cs="Arial"/>
                <w:sz w:val="16"/>
                <w:szCs w:val="16"/>
                <w:lang w:eastAsia="da-DK"/>
              </w:rPr>
              <w:t>2015/005/028/071/004</w:t>
            </w:r>
          </w:p>
        </w:tc>
        <w:tc>
          <w:tcPr>
            <w:tcW w:w="1843" w:type="dxa"/>
            <w:tcBorders>
              <w:top w:val="single" w:sz="4" w:space="0" w:color="auto"/>
              <w:left w:val="single" w:sz="4" w:space="0" w:color="auto"/>
              <w:bottom w:val="single" w:sz="4" w:space="0" w:color="auto"/>
              <w:right w:val="single" w:sz="4" w:space="0" w:color="auto"/>
            </w:tcBorders>
            <w:noWrap/>
          </w:tcPr>
          <w:p w14:paraId="162B1BFE" w14:textId="58173C47" w:rsidR="00516FE7" w:rsidRPr="00C2061D" w:rsidRDefault="008879EE" w:rsidP="00231250">
            <w:pPr>
              <w:rPr>
                <w:rFonts w:cs="Arial"/>
                <w:sz w:val="16"/>
                <w:szCs w:val="16"/>
                <w:lang w:eastAsia="da-DK"/>
              </w:rPr>
            </w:pPr>
            <w:r w:rsidRPr="00C2061D">
              <w:rPr>
                <w:rFonts w:cs="Arial"/>
                <w:sz w:val="16"/>
                <w:szCs w:val="16"/>
                <w:lang w:eastAsia="da-DK"/>
              </w:rPr>
              <w:t>CADD® - Solis ambulatory infusion pumps</w:t>
            </w:r>
          </w:p>
        </w:tc>
        <w:tc>
          <w:tcPr>
            <w:tcW w:w="1559" w:type="dxa"/>
            <w:tcBorders>
              <w:top w:val="single" w:sz="4" w:space="0" w:color="auto"/>
              <w:left w:val="single" w:sz="4" w:space="0" w:color="auto"/>
              <w:bottom w:val="single" w:sz="4" w:space="0" w:color="auto"/>
              <w:right w:val="single" w:sz="4" w:space="0" w:color="auto"/>
            </w:tcBorders>
            <w:noWrap/>
          </w:tcPr>
          <w:p w14:paraId="0EDD99A5" w14:textId="07D93A18" w:rsidR="00516FE7" w:rsidRPr="00C2061D" w:rsidRDefault="008879EE" w:rsidP="00231250">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4452" w:type="dxa"/>
            <w:tcBorders>
              <w:top w:val="single" w:sz="4" w:space="0" w:color="auto"/>
              <w:left w:val="single" w:sz="4" w:space="0" w:color="auto"/>
              <w:bottom w:val="single" w:sz="4" w:space="0" w:color="auto"/>
              <w:right w:val="single" w:sz="4" w:space="0" w:color="auto"/>
            </w:tcBorders>
          </w:tcPr>
          <w:p w14:paraId="665C1586" w14:textId="010866E9" w:rsidR="00516FE7" w:rsidRPr="00C2061D" w:rsidRDefault="008879EE" w:rsidP="00231250">
            <w:pPr>
              <w:rPr>
                <w:rFonts w:cs="Arial"/>
                <w:sz w:val="16"/>
                <w:szCs w:val="16"/>
                <w:lang w:eastAsia="da-DK"/>
              </w:rPr>
            </w:pPr>
            <w:r w:rsidRPr="00C2061D">
              <w:rPr>
                <w:rFonts w:cs="Arial"/>
                <w:sz w:val="16"/>
                <w:szCs w:val="16"/>
                <w:lang w:eastAsia="da-DK"/>
              </w:rPr>
              <w:t>N/A</w:t>
            </w:r>
          </w:p>
        </w:tc>
        <w:tc>
          <w:tcPr>
            <w:tcW w:w="0" w:type="auto"/>
            <w:tcBorders>
              <w:top w:val="single" w:sz="4" w:space="0" w:color="auto"/>
              <w:left w:val="single" w:sz="4" w:space="0" w:color="auto"/>
              <w:bottom w:val="single" w:sz="4" w:space="0" w:color="auto"/>
              <w:right w:val="single" w:sz="4" w:space="0" w:color="auto"/>
            </w:tcBorders>
          </w:tcPr>
          <w:p w14:paraId="75B29390" w14:textId="24778A17" w:rsidR="00516FE7" w:rsidRPr="00C2061D" w:rsidRDefault="008879EE" w:rsidP="00231250">
            <w:pPr>
              <w:rPr>
                <w:rFonts w:cs="Arial"/>
                <w:sz w:val="16"/>
                <w:szCs w:val="16"/>
                <w:lang w:eastAsia="da-DK"/>
              </w:rPr>
            </w:pPr>
            <w:r w:rsidRPr="00C2061D">
              <w:rPr>
                <w:rFonts w:cs="Arial"/>
                <w:sz w:val="16"/>
                <w:szCs w:val="16"/>
                <w:lang w:eastAsia="da-DK"/>
              </w:rPr>
              <w:t>No</w:t>
            </w:r>
          </w:p>
        </w:tc>
      </w:tr>
      <w:tr w:rsidR="004309A8" w:rsidRPr="00C2061D" w14:paraId="7D107398" w14:textId="77777777" w:rsidTr="00B21807">
        <w:tc>
          <w:tcPr>
            <w:tcW w:w="0" w:type="auto"/>
            <w:tcBorders>
              <w:top w:val="single" w:sz="4" w:space="0" w:color="auto"/>
              <w:left w:val="single" w:sz="4" w:space="0" w:color="auto"/>
              <w:bottom w:val="single" w:sz="4" w:space="0" w:color="auto"/>
              <w:right w:val="single" w:sz="4" w:space="0" w:color="auto"/>
            </w:tcBorders>
          </w:tcPr>
          <w:p w14:paraId="2E32759D" w14:textId="4DFDA415" w:rsidR="004309A8" w:rsidRPr="00C2061D" w:rsidRDefault="004309A8" w:rsidP="004309A8">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60D6D0A4" w14:textId="24470349" w:rsidR="004309A8" w:rsidRPr="00C2061D" w:rsidRDefault="004309A8" w:rsidP="004309A8">
            <w:pPr>
              <w:rPr>
                <w:rFonts w:cs="Arial"/>
                <w:sz w:val="16"/>
                <w:szCs w:val="16"/>
                <w:lang w:eastAsia="da-DK"/>
              </w:rPr>
            </w:pPr>
            <w:r w:rsidRPr="00C2061D">
              <w:rPr>
                <w:rFonts w:cs="Arial"/>
                <w:sz w:val="16"/>
                <w:szCs w:val="16"/>
                <w:lang w:eastAsia="da-DK"/>
              </w:rPr>
              <w:t>27 March 2024</w:t>
            </w:r>
          </w:p>
        </w:tc>
        <w:tc>
          <w:tcPr>
            <w:tcW w:w="1842" w:type="dxa"/>
            <w:tcBorders>
              <w:top w:val="single" w:sz="4" w:space="0" w:color="auto"/>
              <w:left w:val="single" w:sz="4" w:space="0" w:color="auto"/>
              <w:bottom w:val="single" w:sz="4" w:space="0" w:color="auto"/>
              <w:right w:val="single" w:sz="4" w:space="0" w:color="auto"/>
            </w:tcBorders>
            <w:noWrap/>
          </w:tcPr>
          <w:p w14:paraId="2C0EFDCB" w14:textId="0A945213" w:rsidR="004309A8" w:rsidRPr="00C2061D" w:rsidRDefault="004309A8" w:rsidP="004309A8">
            <w:pPr>
              <w:rPr>
                <w:rFonts w:cs="Arial"/>
                <w:sz w:val="16"/>
                <w:szCs w:val="16"/>
                <w:lang w:eastAsia="da-DK"/>
              </w:rPr>
            </w:pPr>
            <w:r w:rsidRPr="00C2061D">
              <w:rPr>
                <w:rFonts w:cs="Arial"/>
                <w:sz w:val="16"/>
                <w:szCs w:val="16"/>
                <w:lang w:eastAsia="da-DK"/>
              </w:rPr>
              <w:t xml:space="preserve">28607766  </w:t>
            </w:r>
          </w:p>
        </w:tc>
        <w:tc>
          <w:tcPr>
            <w:tcW w:w="1843" w:type="dxa"/>
            <w:tcBorders>
              <w:top w:val="single" w:sz="4" w:space="0" w:color="auto"/>
              <w:left w:val="single" w:sz="4" w:space="0" w:color="auto"/>
              <w:bottom w:val="single" w:sz="4" w:space="0" w:color="auto"/>
              <w:right w:val="single" w:sz="4" w:space="0" w:color="auto"/>
            </w:tcBorders>
            <w:noWrap/>
          </w:tcPr>
          <w:p w14:paraId="562B22E5" w14:textId="436A6595" w:rsidR="004309A8" w:rsidRPr="00C2061D" w:rsidRDefault="004309A8" w:rsidP="004309A8">
            <w:pPr>
              <w:rPr>
                <w:rFonts w:cs="Arial"/>
                <w:sz w:val="16"/>
                <w:szCs w:val="16"/>
                <w:lang w:eastAsia="da-DK"/>
              </w:rPr>
            </w:pPr>
            <w:r w:rsidRPr="00C2061D">
              <w:rPr>
                <w:rFonts w:cs="Arial"/>
                <w:sz w:val="16"/>
                <w:szCs w:val="16"/>
                <w:lang w:eastAsia="da-DK"/>
              </w:rPr>
              <w:t>CADD® - Solis ambulatory infusion pumps</w:t>
            </w:r>
          </w:p>
        </w:tc>
        <w:tc>
          <w:tcPr>
            <w:tcW w:w="1559" w:type="dxa"/>
            <w:tcBorders>
              <w:top w:val="single" w:sz="4" w:space="0" w:color="auto"/>
              <w:left w:val="single" w:sz="4" w:space="0" w:color="auto"/>
              <w:bottom w:val="single" w:sz="4" w:space="0" w:color="auto"/>
              <w:right w:val="single" w:sz="4" w:space="0" w:color="auto"/>
            </w:tcBorders>
            <w:noWrap/>
          </w:tcPr>
          <w:p w14:paraId="4FE69657" w14:textId="63C7CEA2" w:rsidR="004309A8" w:rsidRPr="00C2061D" w:rsidRDefault="004309A8" w:rsidP="004309A8">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4452" w:type="dxa"/>
            <w:tcBorders>
              <w:top w:val="single" w:sz="4" w:space="0" w:color="auto"/>
              <w:left w:val="single" w:sz="4" w:space="0" w:color="auto"/>
              <w:bottom w:val="single" w:sz="4" w:space="0" w:color="auto"/>
              <w:right w:val="single" w:sz="4" w:space="0" w:color="auto"/>
            </w:tcBorders>
          </w:tcPr>
          <w:p w14:paraId="422ED1F4" w14:textId="7F93711B" w:rsidR="004309A8" w:rsidRPr="00C2061D" w:rsidRDefault="004309A8" w:rsidP="004309A8">
            <w:pPr>
              <w:rPr>
                <w:rFonts w:cs="Arial"/>
                <w:sz w:val="16"/>
                <w:szCs w:val="16"/>
                <w:lang w:eastAsia="da-DK"/>
              </w:rPr>
            </w:pPr>
            <w:r w:rsidRPr="00C2061D">
              <w:rPr>
                <w:rFonts w:cs="Arial"/>
                <w:sz w:val="16"/>
                <w:szCs w:val="16"/>
                <w:lang w:eastAsia="da-DK"/>
              </w:rPr>
              <w:t>Issue 1 – Upstream Occlusion</w:t>
            </w:r>
            <w:r w:rsidRPr="00C2061D">
              <w:rPr>
                <w:rFonts w:cs="Arial"/>
                <w:sz w:val="16"/>
                <w:szCs w:val="16"/>
                <w:lang w:eastAsia="da-DK"/>
              </w:rPr>
              <w:cr/>
              <w:t>The pump may not alarm for an upstream occlusion</w:t>
            </w:r>
          </w:p>
          <w:p w14:paraId="76564EE2" w14:textId="77777777" w:rsidR="004309A8" w:rsidRPr="00C2061D" w:rsidRDefault="004309A8" w:rsidP="004309A8">
            <w:pPr>
              <w:rPr>
                <w:rFonts w:cs="Arial"/>
                <w:sz w:val="16"/>
                <w:szCs w:val="16"/>
                <w:lang w:eastAsia="da-DK"/>
              </w:rPr>
            </w:pPr>
          </w:p>
          <w:p w14:paraId="3F1C783B" w14:textId="2A8896B7" w:rsidR="004309A8" w:rsidRPr="00C2061D" w:rsidRDefault="004309A8" w:rsidP="004309A8">
            <w:pPr>
              <w:rPr>
                <w:rFonts w:cs="Arial"/>
                <w:sz w:val="16"/>
                <w:szCs w:val="16"/>
                <w:lang w:eastAsia="da-DK"/>
              </w:rPr>
            </w:pPr>
            <w:r w:rsidRPr="00C2061D">
              <w:rPr>
                <w:rFonts w:cs="Arial"/>
                <w:sz w:val="16"/>
                <w:szCs w:val="16"/>
                <w:lang w:eastAsia="da-DK"/>
              </w:rPr>
              <w:t>Issue 2 – Stop and Power Keys Unresponsive</w:t>
            </w:r>
            <w:r w:rsidRPr="00C2061D">
              <w:rPr>
                <w:rFonts w:cs="Arial"/>
                <w:sz w:val="16"/>
                <w:szCs w:val="16"/>
                <w:lang w:eastAsia="da-DK"/>
              </w:rPr>
              <w:cr/>
              <w:t>The Start/Stop key may become unresponsive</w:t>
            </w:r>
          </w:p>
          <w:p w14:paraId="414B3578" w14:textId="77777777" w:rsidR="004309A8" w:rsidRPr="00C2061D" w:rsidRDefault="004309A8" w:rsidP="004309A8">
            <w:pPr>
              <w:rPr>
                <w:rFonts w:cs="Arial"/>
                <w:sz w:val="16"/>
                <w:szCs w:val="16"/>
                <w:lang w:eastAsia="da-DK"/>
              </w:rPr>
            </w:pPr>
          </w:p>
          <w:p w14:paraId="32DE3933" w14:textId="0AFC4842" w:rsidR="004309A8" w:rsidRPr="00C2061D" w:rsidRDefault="004309A8" w:rsidP="004309A8">
            <w:pPr>
              <w:rPr>
                <w:rFonts w:cs="Arial"/>
                <w:sz w:val="16"/>
                <w:szCs w:val="16"/>
                <w:lang w:eastAsia="da-DK"/>
              </w:rPr>
            </w:pPr>
            <w:r w:rsidRPr="00C2061D">
              <w:rPr>
                <w:rFonts w:cs="Arial"/>
                <w:sz w:val="16"/>
                <w:szCs w:val="16"/>
                <w:lang w:eastAsia="da-DK"/>
              </w:rPr>
              <w:t>Issue 3 – Manual Mode Air Detector</w:t>
            </w:r>
            <w:r w:rsidRPr="00C2061D">
              <w:rPr>
                <w:rFonts w:cs="Arial"/>
                <w:sz w:val="16"/>
                <w:szCs w:val="16"/>
                <w:lang w:eastAsia="da-DK"/>
              </w:rPr>
              <w:cr/>
              <w:t>If the user selects a protocol from the library with the Air Detector turned off and subsequently selects to program the pump in Manual Mode, the Air Detector remains off. In Manual Mode, the Air Detector should be turned on, but in this case, it remains off.</w:t>
            </w:r>
          </w:p>
          <w:p w14:paraId="0060D666" w14:textId="77777777" w:rsidR="004309A8" w:rsidRPr="00C2061D" w:rsidRDefault="004309A8" w:rsidP="004309A8">
            <w:pPr>
              <w:rPr>
                <w:rFonts w:cs="Arial"/>
                <w:sz w:val="16"/>
                <w:szCs w:val="16"/>
                <w:lang w:eastAsia="da-DK"/>
              </w:rPr>
            </w:pPr>
          </w:p>
          <w:p w14:paraId="704F355B" w14:textId="77777777" w:rsidR="004309A8" w:rsidRPr="00C2061D" w:rsidRDefault="004309A8" w:rsidP="004309A8">
            <w:pPr>
              <w:rPr>
                <w:rFonts w:cs="Arial"/>
                <w:sz w:val="16"/>
                <w:szCs w:val="16"/>
                <w:lang w:eastAsia="da-DK"/>
              </w:rPr>
            </w:pPr>
            <w:r w:rsidRPr="00C2061D">
              <w:rPr>
                <w:rFonts w:cs="Arial"/>
                <w:sz w:val="16"/>
                <w:szCs w:val="16"/>
                <w:lang w:eastAsia="da-DK"/>
              </w:rPr>
              <w:t>Issue 4 – Single Bubble Air Detection</w:t>
            </w:r>
          </w:p>
          <w:p w14:paraId="1A421BC8" w14:textId="6AC86D39" w:rsidR="004309A8" w:rsidRPr="00C2061D" w:rsidRDefault="004309A8" w:rsidP="004309A8">
            <w:pPr>
              <w:rPr>
                <w:rFonts w:cs="Arial"/>
                <w:sz w:val="16"/>
                <w:szCs w:val="16"/>
                <w:lang w:eastAsia="da-DK"/>
              </w:rPr>
            </w:pPr>
            <w:r w:rsidRPr="00C2061D">
              <w:rPr>
                <w:rFonts w:cs="Arial"/>
                <w:sz w:val="16"/>
                <w:szCs w:val="16"/>
                <w:lang w:eastAsia="da-DK"/>
              </w:rPr>
              <w:t>After the user clears a single bubble air alarm, primes the tubing to remove the air, and restarts the pump, the next single air bubble that should trigger a single bubble air-in-line alarm does not trigger the alarm. This behavior continues until enough air passes through the air detector to trigger an accumulated air-in-line alarm.</w:t>
            </w:r>
          </w:p>
          <w:p w14:paraId="4CFCD801" w14:textId="77777777" w:rsidR="004309A8" w:rsidRPr="00C2061D" w:rsidRDefault="004309A8" w:rsidP="004309A8">
            <w:pPr>
              <w:rPr>
                <w:rFonts w:cs="Arial"/>
                <w:sz w:val="16"/>
                <w:szCs w:val="16"/>
                <w:lang w:eastAsia="da-DK"/>
              </w:rPr>
            </w:pPr>
          </w:p>
          <w:p w14:paraId="23666D95" w14:textId="77777777" w:rsidR="004309A8" w:rsidRPr="00C2061D" w:rsidRDefault="004309A8" w:rsidP="004309A8">
            <w:pPr>
              <w:rPr>
                <w:rFonts w:cs="Arial"/>
                <w:sz w:val="16"/>
                <w:szCs w:val="16"/>
                <w:lang w:eastAsia="da-DK"/>
              </w:rPr>
            </w:pPr>
            <w:r w:rsidRPr="00C2061D">
              <w:rPr>
                <w:rFonts w:cs="Arial"/>
                <w:sz w:val="16"/>
                <w:szCs w:val="16"/>
                <w:lang w:eastAsia="da-DK"/>
              </w:rPr>
              <w:t>Issue 5 – Error Codes Not Displayed at Power Up</w:t>
            </w:r>
          </w:p>
          <w:p w14:paraId="67E01F90" w14:textId="2E5E584F" w:rsidR="004309A8" w:rsidRPr="00C2061D" w:rsidRDefault="004309A8" w:rsidP="004309A8">
            <w:pPr>
              <w:rPr>
                <w:rFonts w:cs="Arial"/>
                <w:sz w:val="16"/>
                <w:szCs w:val="16"/>
                <w:lang w:eastAsia="da-DK"/>
              </w:rPr>
            </w:pPr>
            <w:r w:rsidRPr="00C2061D">
              <w:rPr>
                <w:rFonts w:cs="Arial"/>
                <w:sz w:val="16"/>
                <w:szCs w:val="16"/>
                <w:lang w:eastAsia="da-DK"/>
              </w:rPr>
              <w:t>During the power-up sequence, if the pump detects a failure (e.g., code corruption, processor failure), it will trigger a system fault alarm indicating that an unrecoverable error may have occurred.</w:t>
            </w:r>
          </w:p>
          <w:p w14:paraId="3DA68A18" w14:textId="77777777" w:rsidR="004309A8" w:rsidRPr="00C2061D" w:rsidRDefault="004309A8" w:rsidP="004309A8">
            <w:pPr>
              <w:rPr>
                <w:rFonts w:cs="Arial"/>
                <w:sz w:val="16"/>
                <w:szCs w:val="16"/>
                <w:lang w:eastAsia="da-DK"/>
              </w:rPr>
            </w:pPr>
          </w:p>
          <w:p w14:paraId="0B43F9ED" w14:textId="77777777" w:rsidR="004309A8" w:rsidRPr="00C2061D" w:rsidRDefault="004309A8" w:rsidP="004309A8">
            <w:pPr>
              <w:rPr>
                <w:rFonts w:cs="Arial"/>
                <w:sz w:val="16"/>
                <w:szCs w:val="16"/>
                <w:lang w:eastAsia="da-DK"/>
              </w:rPr>
            </w:pPr>
            <w:r w:rsidRPr="00C2061D">
              <w:rPr>
                <w:rFonts w:cs="Arial"/>
                <w:sz w:val="16"/>
                <w:szCs w:val="16"/>
                <w:lang w:eastAsia="da-DK"/>
              </w:rPr>
              <w:t>Issue 6 – Audible Alarm</w:t>
            </w:r>
          </w:p>
          <w:p w14:paraId="74E713D6" w14:textId="2BC8700F" w:rsidR="004309A8" w:rsidRPr="00C2061D" w:rsidRDefault="004309A8" w:rsidP="004309A8">
            <w:pPr>
              <w:rPr>
                <w:rFonts w:cs="Arial"/>
                <w:sz w:val="16"/>
                <w:szCs w:val="16"/>
                <w:lang w:eastAsia="da-DK"/>
              </w:rPr>
            </w:pPr>
            <w:r w:rsidRPr="00C2061D">
              <w:rPr>
                <w:rFonts w:cs="Arial"/>
                <w:sz w:val="16"/>
                <w:szCs w:val="16"/>
                <w:lang w:eastAsia="da-DK"/>
              </w:rPr>
              <w:t xml:space="preserve">It is possible that a defective audible alarm </w:t>
            </w:r>
            <w:proofErr w:type="spellStart"/>
            <w:r w:rsidRPr="00C2061D">
              <w:rPr>
                <w:rFonts w:cs="Arial"/>
                <w:sz w:val="16"/>
                <w:szCs w:val="16"/>
                <w:lang w:eastAsia="da-DK"/>
              </w:rPr>
              <w:t>componentis</w:t>
            </w:r>
            <w:proofErr w:type="spellEnd"/>
            <w:r w:rsidRPr="00C2061D">
              <w:rPr>
                <w:rFonts w:cs="Arial"/>
                <w:sz w:val="16"/>
                <w:szCs w:val="16"/>
                <w:lang w:eastAsia="da-DK"/>
              </w:rPr>
              <w:t xml:space="preserve"> not detected. If so, when an alarm occurs, the amber indicator light will illuminate, and the pump will display the alarm message, but the audible portion of the alarm will not sound.</w:t>
            </w:r>
          </w:p>
          <w:p w14:paraId="36FBF6BC" w14:textId="77777777" w:rsidR="004309A8" w:rsidRPr="00C2061D" w:rsidRDefault="004309A8" w:rsidP="004309A8">
            <w:pPr>
              <w:rPr>
                <w:rFonts w:cs="Arial"/>
                <w:sz w:val="16"/>
                <w:szCs w:val="16"/>
                <w:lang w:eastAsia="da-DK"/>
              </w:rPr>
            </w:pPr>
          </w:p>
          <w:p w14:paraId="0A0B9E92" w14:textId="77777777" w:rsidR="004309A8" w:rsidRPr="00C2061D" w:rsidRDefault="004309A8" w:rsidP="004309A8">
            <w:pPr>
              <w:rPr>
                <w:rFonts w:cs="Arial"/>
                <w:sz w:val="16"/>
                <w:szCs w:val="16"/>
                <w:lang w:eastAsia="da-DK"/>
              </w:rPr>
            </w:pPr>
            <w:r w:rsidRPr="00C2061D">
              <w:rPr>
                <w:rFonts w:cs="Arial"/>
                <w:sz w:val="16"/>
                <w:szCs w:val="16"/>
                <w:lang w:eastAsia="da-DK"/>
              </w:rPr>
              <w:t>Issue 7 –Low Sensitivity Air in Line Detection Threshold</w:t>
            </w:r>
          </w:p>
          <w:p w14:paraId="72A6BD87" w14:textId="58162D39" w:rsidR="004309A8" w:rsidRPr="00C2061D" w:rsidRDefault="004309A8" w:rsidP="004309A8">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 is reverting the Low Sensitivity Air </w:t>
            </w:r>
            <w:proofErr w:type="gramStart"/>
            <w:r w:rsidRPr="00C2061D">
              <w:rPr>
                <w:rFonts w:cs="Arial"/>
                <w:sz w:val="16"/>
                <w:szCs w:val="16"/>
                <w:lang w:eastAsia="da-DK"/>
              </w:rPr>
              <w:t>In</w:t>
            </w:r>
            <w:proofErr w:type="gramEnd"/>
            <w:r w:rsidRPr="00C2061D">
              <w:rPr>
                <w:rFonts w:cs="Arial"/>
                <w:sz w:val="16"/>
                <w:szCs w:val="16"/>
                <w:lang w:eastAsia="da-DK"/>
              </w:rPr>
              <w:t xml:space="preserve"> Line alarm threshold to the previous settings in alignment with industry standards.</w:t>
            </w:r>
          </w:p>
          <w:p w14:paraId="023C463B" w14:textId="77777777" w:rsidR="004309A8" w:rsidRPr="00C2061D" w:rsidRDefault="004309A8" w:rsidP="004309A8">
            <w:pPr>
              <w:rPr>
                <w:rFonts w:cs="Arial"/>
                <w:sz w:val="16"/>
                <w:szCs w:val="16"/>
                <w:lang w:eastAsia="da-DK"/>
              </w:rPr>
            </w:pPr>
          </w:p>
          <w:p w14:paraId="598D1849" w14:textId="77777777" w:rsidR="004309A8" w:rsidRPr="00C2061D" w:rsidRDefault="004309A8" w:rsidP="004309A8">
            <w:pPr>
              <w:rPr>
                <w:rFonts w:cs="Arial"/>
                <w:sz w:val="16"/>
                <w:szCs w:val="16"/>
                <w:lang w:eastAsia="da-DK"/>
              </w:rPr>
            </w:pPr>
            <w:r w:rsidRPr="00C2061D">
              <w:rPr>
                <w:rFonts w:cs="Arial"/>
                <w:sz w:val="16"/>
                <w:szCs w:val="16"/>
                <w:lang w:eastAsia="da-DK"/>
              </w:rPr>
              <w:t>Issue 8 –</w:t>
            </w:r>
            <w:proofErr w:type="spellStart"/>
            <w:r w:rsidRPr="00C2061D">
              <w:rPr>
                <w:rFonts w:cs="Arial"/>
                <w:sz w:val="16"/>
                <w:szCs w:val="16"/>
                <w:lang w:eastAsia="da-DK"/>
              </w:rPr>
              <w:t>PharmGuard</w:t>
            </w:r>
            <w:proofErr w:type="spellEnd"/>
            <w:r w:rsidRPr="00C2061D">
              <w:rPr>
                <w:rFonts w:cs="Arial"/>
                <w:sz w:val="16"/>
                <w:szCs w:val="16"/>
                <w:lang w:eastAsia="da-DK"/>
              </w:rPr>
              <w:t xml:space="preserve"> Server Password</w:t>
            </w:r>
          </w:p>
          <w:p w14:paraId="5DAAF00C" w14:textId="0F3DD845" w:rsidR="004309A8" w:rsidRPr="00C2061D" w:rsidRDefault="004309A8" w:rsidP="004309A8">
            <w:pPr>
              <w:rPr>
                <w:rFonts w:cs="Arial"/>
                <w:sz w:val="16"/>
                <w:szCs w:val="16"/>
                <w:lang w:eastAsia="da-DK"/>
              </w:rPr>
            </w:pPr>
            <w:r w:rsidRPr="00C2061D">
              <w:rPr>
                <w:rFonts w:cs="Arial"/>
                <w:sz w:val="16"/>
                <w:szCs w:val="16"/>
                <w:lang w:eastAsia="da-DK"/>
              </w:rPr>
              <w:t xml:space="preserve">If a user attempts to log into </w:t>
            </w:r>
            <w:proofErr w:type="spellStart"/>
            <w:r w:rsidRPr="00C2061D">
              <w:rPr>
                <w:rFonts w:cs="Arial"/>
                <w:sz w:val="16"/>
                <w:szCs w:val="16"/>
                <w:lang w:eastAsia="da-DK"/>
              </w:rPr>
              <w:t>PharmGuard</w:t>
            </w:r>
            <w:proofErr w:type="spellEnd"/>
            <w:r w:rsidRPr="00C2061D">
              <w:rPr>
                <w:rFonts w:cs="Arial"/>
                <w:sz w:val="16"/>
                <w:szCs w:val="16"/>
                <w:lang w:eastAsia="da-DK"/>
              </w:rPr>
              <w:t xml:space="preserve"> Server using LDAP and their password contains any of the HTML special </w:t>
            </w:r>
            <w:proofErr w:type="gramStart"/>
            <w:r w:rsidRPr="00C2061D">
              <w:rPr>
                <w:rFonts w:cs="Arial"/>
                <w:sz w:val="16"/>
                <w:szCs w:val="16"/>
                <w:lang w:eastAsia="da-DK"/>
              </w:rPr>
              <w:t>characters [ “ ‘</w:t>
            </w:r>
            <w:proofErr w:type="gramEnd"/>
            <w:r w:rsidRPr="00C2061D">
              <w:rPr>
                <w:rFonts w:cs="Arial"/>
                <w:sz w:val="16"/>
                <w:szCs w:val="16"/>
                <w:lang w:eastAsia="da-DK"/>
              </w:rPr>
              <w:t xml:space="preserve"> &lt; &gt; ], an error occurs.</w:t>
            </w:r>
          </w:p>
          <w:p w14:paraId="6F08DF4D" w14:textId="77777777" w:rsidR="004309A8" w:rsidRPr="00C2061D" w:rsidRDefault="004309A8" w:rsidP="004309A8">
            <w:pPr>
              <w:rPr>
                <w:rFonts w:cs="Arial"/>
                <w:sz w:val="16"/>
                <w:szCs w:val="16"/>
                <w:lang w:eastAsia="da-DK"/>
              </w:rPr>
            </w:pPr>
          </w:p>
          <w:p w14:paraId="5C2257B4" w14:textId="25D9E43B" w:rsidR="004309A8" w:rsidRPr="00C2061D" w:rsidRDefault="004309A8" w:rsidP="004309A8">
            <w:pPr>
              <w:rPr>
                <w:rFonts w:cs="Arial"/>
                <w:sz w:val="16"/>
                <w:szCs w:val="16"/>
                <w:lang w:eastAsia="da-DK"/>
              </w:rPr>
            </w:pPr>
          </w:p>
        </w:tc>
        <w:tc>
          <w:tcPr>
            <w:tcW w:w="0" w:type="auto"/>
            <w:tcBorders>
              <w:top w:val="single" w:sz="4" w:space="0" w:color="auto"/>
              <w:left w:val="single" w:sz="4" w:space="0" w:color="auto"/>
              <w:bottom w:val="single" w:sz="4" w:space="0" w:color="auto"/>
              <w:right w:val="single" w:sz="4" w:space="0" w:color="auto"/>
            </w:tcBorders>
          </w:tcPr>
          <w:p w14:paraId="2C8B74E6" w14:textId="1E53FDD0" w:rsidR="004309A8" w:rsidRPr="00C2061D" w:rsidRDefault="004309A8" w:rsidP="004309A8">
            <w:pPr>
              <w:rPr>
                <w:rFonts w:cs="Arial"/>
                <w:sz w:val="16"/>
                <w:szCs w:val="16"/>
                <w:lang w:eastAsia="da-DK"/>
              </w:rPr>
            </w:pPr>
            <w:r w:rsidRPr="00C2061D">
              <w:rPr>
                <w:rFonts w:cs="Arial"/>
                <w:sz w:val="16"/>
                <w:szCs w:val="16"/>
                <w:lang w:eastAsia="da-DK"/>
              </w:rPr>
              <w:lastRenderedPageBreak/>
              <w:t xml:space="preserve">Yes </w:t>
            </w:r>
          </w:p>
        </w:tc>
      </w:tr>
      <w:tr w:rsidR="004309A8" w:rsidRPr="00C2061D" w14:paraId="039E8800" w14:textId="77777777" w:rsidTr="00B21807">
        <w:tc>
          <w:tcPr>
            <w:tcW w:w="0" w:type="auto"/>
            <w:tcBorders>
              <w:top w:val="single" w:sz="4" w:space="0" w:color="auto"/>
              <w:left w:val="single" w:sz="4" w:space="0" w:color="auto"/>
              <w:bottom w:val="single" w:sz="4" w:space="0" w:color="auto"/>
              <w:right w:val="single" w:sz="4" w:space="0" w:color="auto"/>
            </w:tcBorders>
          </w:tcPr>
          <w:p w14:paraId="0686FE6A" w14:textId="3CE9B203" w:rsidR="004309A8" w:rsidRPr="00C2061D" w:rsidRDefault="004309A8" w:rsidP="004309A8">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03DACE47" w14:textId="6FFFB075" w:rsidR="004309A8" w:rsidRPr="00C2061D" w:rsidRDefault="00C47234" w:rsidP="004309A8">
            <w:pPr>
              <w:rPr>
                <w:rFonts w:cs="Arial"/>
                <w:sz w:val="16"/>
                <w:szCs w:val="16"/>
                <w:lang w:eastAsia="da-DK"/>
              </w:rPr>
            </w:pPr>
            <w:r w:rsidRPr="00C2061D">
              <w:rPr>
                <w:rFonts w:cs="Arial"/>
                <w:sz w:val="16"/>
                <w:szCs w:val="16"/>
                <w:lang w:eastAsia="da-DK"/>
              </w:rPr>
              <w:t>24 May 2016</w:t>
            </w:r>
          </w:p>
        </w:tc>
        <w:tc>
          <w:tcPr>
            <w:tcW w:w="1842" w:type="dxa"/>
            <w:tcBorders>
              <w:top w:val="single" w:sz="4" w:space="0" w:color="auto"/>
              <w:left w:val="single" w:sz="4" w:space="0" w:color="auto"/>
              <w:bottom w:val="single" w:sz="4" w:space="0" w:color="auto"/>
              <w:right w:val="single" w:sz="4" w:space="0" w:color="auto"/>
            </w:tcBorders>
            <w:noWrap/>
          </w:tcPr>
          <w:p w14:paraId="7C281BE2" w14:textId="26059F2B" w:rsidR="004309A8" w:rsidRPr="00C2061D" w:rsidRDefault="00C47234" w:rsidP="004309A8">
            <w:pPr>
              <w:rPr>
                <w:rFonts w:cs="Arial"/>
                <w:sz w:val="16"/>
                <w:szCs w:val="16"/>
                <w:lang w:eastAsia="da-DK"/>
              </w:rPr>
            </w:pPr>
            <w:r w:rsidRPr="00C2061D">
              <w:rPr>
                <w:rFonts w:cs="Arial"/>
                <w:sz w:val="16"/>
                <w:szCs w:val="16"/>
                <w:lang w:eastAsia="da-DK"/>
              </w:rPr>
              <w:t>MDA/2016/006</w:t>
            </w:r>
          </w:p>
        </w:tc>
        <w:tc>
          <w:tcPr>
            <w:tcW w:w="1843" w:type="dxa"/>
            <w:tcBorders>
              <w:top w:val="single" w:sz="4" w:space="0" w:color="auto"/>
              <w:left w:val="single" w:sz="4" w:space="0" w:color="auto"/>
              <w:bottom w:val="single" w:sz="4" w:space="0" w:color="auto"/>
              <w:right w:val="single" w:sz="4" w:space="0" w:color="auto"/>
            </w:tcBorders>
            <w:noWrap/>
          </w:tcPr>
          <w:p w14:paraId="29C29FBE" w14:textId="69337C02" w:rsidR="004309A8" w:rsidRPr="00C2061D" w:rsidRDefault="00C47234" w:rsidP="004309A8">
            <w:pPr>
              <w:rPr>
                <w:rFonts w:cs="Arial"/>
                <w:sz w:val="16"/>
                <w:szCs w:val="16"/>
                <w:lang w:eastAsia="da-DK"/>
              </w:rPr>
            </w:pPr>
            <w:r w:rsidRPr="00C2061D">
              <w:rPr>
                <w:rFonts w:cs="Arial"/>
                <w:sz w:val="16"/>
                <w:szCs w:val="16"/>
                <w:lang w:eastAsia="da-DK"/>
              </w:rPr>
              <w:t>CADD® administration sets</w:t>
            </w:r>
          </w:p>
        </w:tc>
        <w:tc>
          <w:tcPr>
            <w:tcW w:w="1559" w:type="dxa"/>
            <w:tcBorders>
              <w:top w:val="single" w:sz="4" w:space="0" w:color="auto"/>
              <w:left w:val="single" w:sz="4" w:space="0" w:color="auto"/>
              <w:bottom w:val="single" w:sz="4" w:space="0" w:color="auto"/>
              <w:right w:val="single" w:sz="4" w:space="0" w:color="auto"/>
            </w:tcBorders>
            <w:noWrap/>
          </w:tcPr>
          <w:p w14:paraId="2A771291" w14:textId="14936B2D" w:rsidR="004309A8" w:rsidRPr="00C2061D" w:rsidRDefault="004309A8" w:rsidP="004309A8">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4452" w:type="dxa"/>
            <w:tcBorders>
              <w:top w:val="single" w:sz="4" w:space="0" w:color="auto"/>
              <w:left w:val="single" w:sz="4" w:space="0" w:color="auto"/>
              <w:bottom w:val="single" w:sz="4" w:space="0" w:color="auto"/>
              <w:right w:val="single" w:sz="4" w:space="0" w:color="auto"/>
            </w:tcBorders>
          </w:tcPr>
          <w:p w14:paraId="351016A6" w14:textId="7152EA85" w:rsidR="004309A8" w:rsidRPr="00C2061D" w:rsidRDefault="00C47234" w:rsidP="004309A8">
            <w:pPr>
              <w:rPr>
                <w:rFonts w:cs="Arial"/>
                <w:sz w:val="16"/>
                <w:szCs w:val="16"/>
                <w:lang w:eastAsia="da-DK"/>
              </w:rPr>
            </w:pPr>
            <w:r w:rsidRPr="00C2061D">
              <w:rPr>
                <w:rFonts w:cs="Arial"/>
                <w:sz w:val="16"/>
                <w:szCs w:val="16"/>
                <w:lang w:eastAsia="da-DK"/>
              </w:rPr>
              <w:t>Risk of under-infusion.</w:t>
            </w:r>
          </w:p>
        </w:tc>
        <w:tc>
          <w:tcPr>
            <w:tcW w:w="0" w:type="auto"/>
            <w:tcBorders>
              <w:top w:val="single" w:sz="4" w:space="0" w:color="auto"/>
              <w:left w:val="single" w:sz="4" w:space="0" w:color="auto"/>
              <w:bottom w:val="single" w:sz="4" w:space="0" w:color="auto"/>
              <w:right w:val="single" w:sz="4" w:space="0" w:color="auto"/>
            </w:tcBorders>
          </w:tcPr>
          <w:p w14:paraId="4541AD34" w14:textId="1A169481" w:rsidR="004309A8" w:rsidRPr="00C2061D" w:rsidRDefault="00C47234" w:rsidP="004309A8">
            <w:pPr>
              <w:rPr>
                <w:rFonts w:cs="Arial"/>
                <w:sz w:val="16"/>
                <w:szCs w:val="16"/>
                <w:lang w:eastAsia="da-DK"/>
              </w:rPr>
            </w:pPr>
            <w:r w:rsidRPr="00C2061D">
              <w:rPr>
                <w:rFonts w:cs="Arial"/>
                <w:sz w:val="16"/>
                <w:szCs w:val="16"/>
                <w:lang w:eastAsia="da-DK"/>
              </w:rPr>
              <w:t>Yes</w:t>
            </w:r>
          </w:p>
        </w:tc>
      </w:tr>
      <w:tr w:rsidR="004309A8" w:rsidRPr="00C2061D" w14:paraId="3897C1CB" w14:textId="77777777" w:rsidTr="00B21807">
        <w:tc>
          <w:tcPr>
            <w:tcW w:w="0" w:type="auto"/>
            <w:tcBorders>
              <w:top w:val="single" w:sz="4" w:space="0" w:color="auto"/>
              <w:left w:val="single" w:sz="4" w:space="0" w:color="auto"/>
              <w:bottom w:val="single" w:sz="4" w:space="0" w:color="auto"/>
              <w:right w:val="single" w:sz="4" w:space="0" w:color="auto"/>
            </w:tcBorders>
          </w:tcPr>
          <w:p w14:paraId="32410EF2" w14:textId="6C5F0337" w:rsidR="004309A8" w:rsidRPr="00C2061D" w:rsidRDefault="004309A8" w:rsidP="004309A8">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04E72213" w14:textId="0EA73C0B" w:rsidR="004309A8" w:rsidRPr="00C2061D" w:rsidRDefault="00516004" w:rsidP="004309A8">
            <w:pPr>
              <w:rPr>
                <w:rFonts w:cs="Arial"/>
                <w:sz w:val="16"/>
                <w:szCs w:val="16"/>
                <w:lang w:eastAsia="da-DK"/>
              </w:rPr>
            </w:pPr>
            <w:r w:rsidRPr="00C2061D">
              <w:rPr>
                <w:rFonts w:cs="Arial"/>
                <w:sz w:val="16"/>
                <w:szCs w:val="16"/>
                <w:lang w:eastAsia="da-DK"/>
              </w:rPr>
              <w:t>January 2018</w:t>
            </w:r>
          </w:p>
        </w:tc>
        <w:tc>
          <w:tcPr>
            <w:tcW w:w="1842" w:type="dxa"/>
            <w:tcBorders>
              <w:top w:val="single" w:sz="4" w:space="0" w:color="auto"/>
              <w:left w:val="single" w:sz="4" w:space="0" w:color="auto"/>
              <w:bottom w:val="single" w:sz="4" w:space="0" w:color="auto"/>
              <w:right w:val="single" w:sz="4" w:space="0" w:color="auto"/>
            </w:tcBorders>
            <w:noWrap/>
          </w:tcPr>
          <w:p w14:paraId="3212E34F" w14:textId="70243670" w:rsidR="004309A8" w:rsidRPr="00C2061D" w:rsidRDefault="00516004" w:rsidP="004309A8">
            <w:pPr>
              <w:rPr>
                <w:rFonts w:cs="Arial"/>
                <w:sz w:val="16"/>
                <w:szCs w:val="16"/>
                <w:lang w:eastAsia="da-DK"/>
              </w:rPr>
            </w:pPr>
            <w:r w:rsidRPr="00C2061D">
              <w:rPr>
                <w:rFonts w:cs="Arial"/>
                <w:sz w:val="16"/>
                <w:szCs w:val="16"/>
                <w:lang w:eastAsia="da-DK"/>
              </w:rPr>
              <w:t>2017/010/012/701/035</w:t>
            </w:r>
          </w:p>
        </w:tc>
        <w:tc>
          <w:tcPr>
            <w:tcW w:w="1843" w:type="dxa"/>
            <w:tcBorders>
              <w:top w:val="single" w:sz="4" w:space="0" w:color="auto"/>
              <w:left w:val="single" w:sz="4" w:space="0" w:color="auto"/>
              <w:bottom w:val="single" w:sz="4" w:space="0" w:color="auto"/>
              <w:right w:val="single" w:sz="4" w:space="0" w:color="auto"/>
            </w:tcBorders>
            <w:noWrap/>
          </w:tcPr>
          <w:p w14:paraId="19A70E37" w14:textId="7DEA8499" w:rsidR="004309A8" w:rsidRPr="00C2061D" w:rsidRDefault="00516004" w:rsidP="004309A8">
            <w:pPr>
              <w:rPr>
                <w:rFonts w:cs="Arial"/>
                <w:sz w:val="16"/>
                <w:szCs w:val="16"/>
                <w:lang w:eastAsia="da-DK"/>
              </w:rPr>
            </w:pPr>
            <w:r w:rsidRPr="00C2061D">
              <w:rPr>
                <w:rFonts w:cs="Arial"/>
                <w:sz w:val="16"/>
                <w:szCs w:val="16"/>
                <w:lang w:eastAsia="da-DK"/>
              </w:rPr>
              <w:t>CADD® Medication Cassette Reservoir</w:t>
            </w:r>
          </w:p>
        </w:tc>
        <w:tc>
          <w:tcPr>
            <w:tcW w:w="1559" w:type="dxa"/>
            <w:tcBorders>
              <w:top w:val="single" w:sz="4" w:space="0" w:color="auto"/>
              <w:left w:val="single" w:sz="4" w:space="0" w:color="auto"/>
              <w:bottom w:val="single" w:sz="4" w:space="0" w:color="auto"/>
              <w:right w:val="single" w:sz="4" w:space="0" w:color="auto"/>
            </w:tcBorders>
            <w:noWrap/>
          </w:tcPr>
          <w:p w14:paraId="38D91684" w14:textId="76835F6E" w:rsidR="004309A8" w:rsidRPr="00C2061D" w:rsidRDefault="004309A8" w:rsidP="004309A8">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4452" w:type="dxa"/>
            <w:tcBorders>
              <w:top w:val="single" w:sz="4" w:space="0" w:color="auto"/>
              <w:left w:val="single" w:sz="4" w:space="0" w:color="auto"/>
              <w:bottom w:val="single" w:sz="4" w:space="0" w:color="auto"/>
              <w:right w:val="single" w:sz="4" w:space="0" w:color="auto"/>
            </w:tcBorders>
          </w:tcPr>
          <w:p w14:paraId="7B41AB2E" w14:textId="58369AB7" w:rsidR="004309A8" w:rsidRPr="00C2061D" w:rsidRDefault="00516004" w:rsidP="004309A8">
            <w:pPr>
              <w:rPr>
                <w:rFonts w:cs="Arial"/>
                <w:sz w:val="16"/>
                <w:szCs w:val="16"/>
                <w:lang w:eastAsia="da-DK"/>
              </w:rPr>
            </w:pPr>
            <w:r w:rsidRPr="00C2061D">
              <w:rPr>
                <w:rFonts w:cs="Arial"/>
                <w:sz w:val="16"/>
                <w:szCs w:val="16"/>
                <w:lang w:eastAsia="da-DK"/>
              </w:rPr>
              <w:t>N/A</w:t>
            </w:r>
          </w:p>
        </w:tc>
        <w:tc>
          <w:tcPr>
            <w:tcW w:w="0" w:type="auto"/>
            <w:tcBorders>
              <w:top w:val="single" w:sz="4" w:space="0" w:color="auto"/>
              <w:left w:val="single" w:sz="4" w:space="0" w:color="auto"/>
              <w:bottom w:val="single" w:sz="4" w:space="0" w:color="auto"/>
              <w:right w:val="single" w:sz="4" w:space="0" w:color="auto"/>
            </w:tcBorders>
          </w:tcPr>
          <w:p w14:paraId="2150ECC3" w14:textId="6A28426E" w:rsidR="004309A8" w:rsidRPr="00C2061D" w:rsidRDefault="00516004" w:rsidP="004309A8">
            <w:pPr>
              <w:rPr>
                <w:rFonts w:cs="Arial"/>
                <w:sz w:val="16"/>
                <w:szCs w:val="16"/>
                <w:lang w:eastAsia="da-DK"/>
              </w:rPr>
            </w:pPr>
            <w:r w:rsidRPr="00C2061D">
              <w:rPr>
                <w:rFonts w:cs="Arial"/>
                <w:sz w:val="16"/>
                <w:szCs w:val="16"/>
                <w:lang w:eastAsia="da-DK"/>
              </w:rPr>
              <w:t>N/A</w:t>
            </w:r>
          </w:p>
        </w:tc>
      </w:tr>
      <w:tr w:rsidR="004309A8" w:rsidRPr="00C2061D" w14:paraId="47303E12" w14:textId="77777777" w:rsidTr="00B21807">
        <w:tc>
          <w:tcPr>
            <w:tcW w:w="0" w:type="auto"/>
            <w:tcBorders>
              <w:top w:val="single" w:sz="4" w:space="0" w:color="auto"/>
              <w:left w:val="single" w:sz="4" w:space="0" w:color="auto"/>
              <w:bottom w:val="single" w:sz="4" w:space="0" w:color="auto"/>
              <w:right w:val="single" w:sz="4" w:space="0" w:color="auto"/>
            </w:tcBorders>
          </w:tcPr>
          <w:p w14:paraId="4B60135A" w14:textId="140B44ED" w:rsidR="004309A8" w:rsidRPr="00C2061D" w:rsidRDefault="004309A8" w:rsidP="004309A8">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3FD34EB1" w14:textId="0850D7A9" w:rsidR="004309A8" w:rsidRPr="00C2061D" w:rsidRDefault="00867CC1" w:rsidP="004309A8">
            <w:pPr>
              <w:rPr>
                <w:rFonts w:cs="Arial"/>
                <w:sz w:val="16"/>
                <w:szCs w:val="16"/>
                <w:lang w:eastAsia="da-DK"/>
              </w:rPr>
            </w:pPr>
            <w:r w:rsidRPr="00C2061D">
              <w:rPr>
                <w:rFonts w:cs="Arial"/>
                <w:sz w:val="16"/>
                <w:szCs w:val="16"/>
                <w:lang w:eastAsia="da-DK"/>
              </w:rPr>
              <w:t>18 March 2020</w:t>
            </w:r>
          </w:p>
        </w:tc>
        <w:tc>
          <w:tcPr>
            <w:tcW w:w="1842" w:type="dxa"/>
            <w:tcBorders>
              <w:top w:val="single" w:sz="4" w:space="0" w:color="auto"/>
              <w:left w:val="single" w:sz="4" w:space="0" w:color="auto"/>
              <w:bottom w:val="single" w:sz="4" w:space="0" w:color="auto"/>
              <w:right w:val="single" w:sz="4" w:space="0" w:color="auto"/>
            </w:tcBorders>
            <w:noWrap/>
          </w:tcPr>
          <w:p w14:paraId="287EC4D4" w14:textId="2E180E8C" w:rsidR="004309A8" w:rsidRPr="00C2061D" w:rsidRDefault="00867CC1" w:rsidP="004309A8">
            <w:pPr>
              <w:rPr>
                <w:rFonts w:cs="Arial"/>
                <w:sz w:val="16"/>
                <w:szCs w:val="16"/>
                <w:lang w:eastAsia="da-DK"/>
              </w:rPr>
            </w:pPr>
            <w:r w:rsidRPr="00C2061D">
              <w:rPr>
                <w:rFonts w:cs="Arial"/>
                <w:sz w:val="16"/>
                <w:szCs w:val="16"/>
                <w:lang w:eastAsia="da-DK"/>
              </w:rPr>
              <w:t>2020/003/025/487/001</w:t>
            </w:r>
          </w:p>
        </w:tc>
        <w:tc>
          <w:tcPr>
            <w:tcW w:w="1843" w:type="dxa"/>
            <w:tcBorders>
              <w:top w:val="single" w:sz="4" w:space="0" w:color="auto"/>
              <w:left w:val="single" w:sz="4" w:space="0" w:color="auto"/>
              <w:bottom w:val="single" w:sz="4" w:space="0" w:color="auto"/>
              <w:right w:val="single" w:sz="4" w:space="0" w:color="auto"/>
            </w:tcBorders>
            <w:noWrap/>
          </w:tcPr>
          <w:p w14:paraId="2251BB67" w14:textId="3583D3F4" w:rsidR="004309A8" w:rsidRPr="00C2061D" w:rsidRDefault="00867CC1" w:rsidP="004309A8">
            <w:pPr>
              <w:rPr>
                <w:rFonts w:cs="Arial"/>
                <w:sz w:val="16"/>
                <w:szCs w:val="16"/>
                <w:lang w:eastAsia="da-DK"/>
              </w:rPr>
            </w:pPr>
            <w:r w:rsidRPr="00C2061D">
              <w:rPr>
                <w:rFonts w:cs="Arial"/>
                <w:sz w:val="16"/>
                <w:szCs w:val="16"/>
                <w:lang w:eastAsia="da-DK"/>
              </w:rPr>
              <w:t>Pump Kit, CADD SOLIS VIP MDL 2120</w:t>
            </w:r>
          </w:p>
        </w:tc>
        <w:tc>
          <w:tcPr>
            <w:tcW w:w="1559" w:type="dxa"/>
            <w:tcBorders>
              <w:top w:val="single" w:sz="4" w:space="0" w:color="auto"/>
              <w:left w:val="single" w:sz="4" w:space="0" w:color="auto"/>
              <w:bottom w:val="single" w:sz="4" w:space="0" w:color="auto"/>
              <w:right w:val="single" w:sz="4" w:space="0" w:color="auto"/>
            </w:tcBorders>
            <w:noWrap/>
          </w:tcPr>
          <w:p w14:paraId="348F35B6" w14:textId="28F1071B" w:rsidR="004309A8" w:rsidRPr="00C2061D" w:rsidRDefault="004309A8" w:rsidP="004309A8">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4452" w:type="dxa"/>
            <w:tcBorders>
              <w:top w:val="single" w:sz="4" w:space="0" w:color="auto"/>
              <w:left w:val="single" w:sz="4" w:space="0" w:color="auto"/>
              <w:bottom w:val="single" w:sz="4" w:space="0" w:color="auto"/>
              <w:right w:val="single" w:sz="4" w:space="0" w:color="auto"/>
            </w:tcBorders>
          </w:tcPr>
          <w:p w14:paraId="750C520B" w14:textId="1BE57E7E" w:rsidR="004309A8" w:rsidRPr="00C2061D" w:rsidRDefault="00867CC1" w:rsidP="00867CC1">
            <w:pPr>
              <w:rPr>
                <w:rFonts w:cs="Arial"/>
                <w:sz w:val="16"/>
                <w:szCs w:val="16"/>
                <w:lang w:eastAsia="da-DK"/>
              </w:rPr>
            </w:pPr>
            <w:r w:rsidRPr="00C2061D">
              <w:rPr>
                <w:rFonts w:cs="Arial"/>
                <w:sz w:val="16"/>
                <w:szCs w:val="16"/>
                <w:lang w:eastAsia="da-DK"/>
              </w:rPr>
              <w:t xml:space="preserve">If an AILD (Air in Line Detector) does not sufficiently discern fluid from air in line, an air in </w:t>
            </w:r>
            <w:proofErr w:type="gramStart"/>
            <w:r w:rsidRPr="00C2061D">
              <w:rPr>
                <w:rFonts w:cs="Arial"/>
                <w:sz w:val="16"/>
                <w:szCs w:val="16"/>
                <w:lang w:eastAsia="da-DK"/>
              </w:rPr>
              <w:t>line event</w:t>
            </w:r>
            <w:proofErr w:type="gramEnd"/>
            <w:r w:rsidRPr="00C2061D">
              <w:rPr>
                <w:rFonts w:cs="Arial"/>
                <w:sz w:val="16"/>
                <w:szCs w:val="16"/>
                <w:lang w:eastAsia="da-DK"/>
              </w:rPr>
              <w:t xml:space="preserve"> may not be recognized by the pump and may not alarm to notify the clinician.</w:t>
            </w:r>
          </w:p>
        </w:tc>
        <w:tc>
          <w:tcPr>
            <w:tcW w:w="0" w:type="auto"/>
            <w:tcBorders>
              <w:top w:val="single" w:sz="4" w:space="0" w:color="auto"/>
              <w:left w:val="single" w:sz="4" w:space="0" w:color="auto"/>
              <w:bottom w:val="single" w:sz="4" w:space="0" w:color="auto"/>
              <w:right w:val="single" w:sz="4" w:space="0" w:color="auto"/>
            </w:tcBorders>
          </w:tcPr>
          <w:p w14:paraId="74B46269" w14:textId="40E8A591" w:rsidR="004309A8" w:rsidRPr="00C2061D" w:rsidRDefault="00867CC1" w:rsidP="004309A8">
            <w:pPr>
              <w:rPr>
                <w:rFonts w:cs="Arial"/>
                <w:sz w:val="16"/>
                <w:szCs w:val="16"/>
                <w:lang w:eastAsia="da-DK"/>
              </w:rPr>
            </w:pPr>
            <w:r w:rsidRPr="00C2061D">
              <w:rPr>
                <w:rFonts w:cs="Arial"/>
                <w:sz w:val="16"/>
                <w:szCs w:val="16"/>
                <w:lang w:eastAsia="da-DK"/>
              </w:rPr>
              <w:t>Yes</w:t>
            </w:r>
          </w:p>
        </w:tc>
      </w:tr>
      <w:tr w:rsidR="004309A8" w:rsidRPr="00C2061D" w14:paraId="3A0DDB63" w14:textId="77777777" w:rsidTr="00B21807">
        <w:tc>
          <w:tcPr>
            <w:tcW w:w="0" w:type="auto"/>
            <w:tcBorders>
              <w:top w:val="single" w:sz="4" w:space="0" w:color="auto"/>
              <w:left w:val="single" w:sz="4" w:space="0" w:color="auto"/>
              <w:bottom w:val="single" w:sz="4" w:space="0" w:color="auto"/>
              <w:right w:val="single" w:sz="4" w:space="0" w:color="auto"/>
            </w:tcBorders>
          </w:tcPr>
          <w:p w14:paraId="56E7B035" w14:textId="0F5FF9F7" w:rsidR="004309A8" w:rsidRPr="00C2061D" w:rsidRDefault="004309A8" w:rsidP="004309A8">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115FC1EA" w14:textId="5C9D79C2" w:rsidR="004309A8" w:rsidRPr="00C2061D" w:rsidRDefault="00B070CE" w:rsidP="004309A8">
            <w:pPr>
              <w:rPr>
                <w:rFonts w:cs="Arial"/>
                <w:sz w:val="16"/>
                <w:szCs w:val="16"/>
                <w:lang w:eastAsia="da-DK"/>
              </w:rPr>
            </w:pPr>
            <w:r w:rsidRPr="00C2061D">
              <w:rPr>
                <w:rFonts w:cs="Arial"/>
                <w:sz w:val="16"/>
                <w:szCs w:val="16"/>
                <w:lang w:eastAsia="da-DK"/>
              </w:rPr>
              <w:t>20 June 2018</w:t>
            </w:r>
          </w:p>
        </w:tc>
        <w:tc>
          <w:tcPr>
            <w:tcW w:w="1842" w:type="dxa"/>
            <w:tcBorders>
              <w:top w:val="single" w:sz="4" w:space="0" w:color="auto"/>
              <w:left w:val="single" w:sz="4" w:space="0" w:color="auto"/>
              <w:bottom w:val="single" w:sz="4" w:space="0" w:color="auto"/>
              <w:right w:val="single" w:sz="4" w:space="0" w:color="auto"/>
            </w:tcBorders>
            <w:noWrap/>
          </w:tcPr>
          <w:p w14:paraId="219EEDA0" w14:textId="36096964" w:rsidR="004309A8" w:rsidRPr="00C2061D" w:rsidRDefault="00B070CE" w:rsidP="004309A8">
            <w:pPr>
              <w:rPr>
                <w:rFonts w:cs="Arial"/>
                <w:sz w:val="16"/>
                <w:szCs w:val="16"/>
                <w:lang w:eastAsia="da-DK"/>
              </w:rPr>
            </w:pPr>
            <w:r w:rsidRPr="00C2061D">
              <w:rPr>
                <w:rFonts w:cs="Arial"/>
                <w:sz w:val="16"/>
                <w:szCs w:val="16"/>
                <w:lang w:eastAsia="da-DK"/>
              </w:rPr>
              <w:t>MDA/2018/020</w:t>
            </w:r>
          </w:p>
        </w:tc>
        <w:tc>
          <w:tcPr>
            <w:tcW w:w="1843" w:type="dxa"/>
            <w:tcBorders>
              <w:top w:val="single" w:sz="4" w:space="0" w:color="auto"/>
              <w:left w:val="single" w:sz="4" w:space="0" w:color="auto"/>
              <w:bottom w:val="single" w:sz="4" w:space="0" w:color="auto"/>
              <w:right w:val="single" w:sz="4" w:space="0" w:color="auto"/>
            </w:tcBorders>
            <w:noWrap/>
          </w:tcPr>
          <w:p w14:paraId="690ECEC4" w14:textId="68E78D40" w:rsidR="004309A8" w:rsidRPr="00C2061D" w:rsidRDefault="0046004C" w:rsidP="004309A8">
            <w:pPr>
              <w:rPr>
                <w:rFonts w:cs="Arial"/>
                <w:sz w:val="16"/>
                <w:szCs w:val="16"/>
                <w:lang w:eastAsia="da-DK"/>
              </w:rPr>
            </w:pPr>
            <w:r w:rsidRPr="00C2061D">
              <w:rPr>
                <w:rFonts w:cs="Arial"/>
                <w:sz w:val="16"/>
                <w:szCs w:val="16"/>
                <w:lang w:eastAsia="da-DK"/>
              </w:rPr>
              <w:t xml:space="preserve">CADD </w:t>
            </w:r>
            <w:proofErr w:type="gramStart"/>
            <w:r w:rsidR="00B070CE" w:rsidRPr="00C2061D">
              <w:rPr>
                <w:rFonts w:cs="Arial"/>
                <w:sz w:val="16"/>
                <w:szCs w:val="16"/>
                <w:lang w:eastAsia="da-DK"/>
              </w:rPr>
              <w:t>Non</w:t>
            </w:r>
            <w:r w:rsidRPr="00C2061D">
              <w:rPr>
                <w:rFonts w:cs="Arial"/>
                <w:sz w:val="16"/>
                <w:szCs w:val="16"/>
                <w:lang w:eastAsia="da-DK"/>
              </w:rPr>
              <w:t xml:space="preserve"> </w:t>
            </w:r>
            <w:r w:rsidR="00B070CE" w:rsidRPr="00C2061D">
              <w:rPr>
                <w:rFonts w:cs="Arial"/>
                <w:sz w:val="16"/>
                <w:szCs w:val="16"/>
                <w:lang w:eastAsia="da-DK"/>
              </w:rPr>
              <w:t>Flow</w:t>
            </w:r>
            <w:proofErr w:type="gramEnd"/>
            <w:r w:rsidR="00B070CE" w:rsidRPr="00C2061D">
              <w:rPr>
                <w:rFonts w:cs="Arial"/>
                <w:sz w:val="16"/>
                <w:szCs w:val="16"/>
                <w:lang w:eastAsia="da-DK"/>
              </w:rPr>
              <w:t>-Stop Medication Cassette Reservoirs</w:t>
            </w:r>
          </w:p>
        </w:tc>
        <w:tc>
          <w:tcPr>
            <w:tcW w:w="1559" w:type="dxa"/>
            <w:tcBorders>
              <w:top w:val="single" w:sz="4" w:space="0" w:color="auto"/>
              <w:left w:val="single" w:sz="4" w:space="0" w:color="auto"/>
              <w:bottom w:val="single" w:sz="4" w:space="0" w:color="auto"/>
              <w:right w:val="single" w:sz="4" w:space="0" w:color="auto"/>
            </w:tcBorders>
            <w:noWrap/>
          </w:tcPr>
          <w:p w14:paraId="781F2584" w14:textId="41AA724C" w:rsidR="004309A8" w:rsidRPr="00C2061D" w:rsidRDefault="004309A8" w:rsidP="004309A8">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4452" w:type="dxa"/>
            <w:tcBorders>
              <w:top w:val="single" w:sz="4" w:space="0" w:color="auto"/>
              <w:left w:val="single" w:sz="4" w:space="0" w:color="auto"/>
              <w:bottom w:val="single" w:sz="4" w:space="0" w:color="auto"/>
              <w:right w:val="single" w:sz="4" w:space="0" w:color="auto"/>
            </w:tcBorders>
          </w:tcPr>
          <w:p w14:paraId="5DEF43DE" w14:textId="745F5256" w:rsidR="004309A8" w:rsidRPr="00C2061D" w:rsidRDefault="0046004C" w:rsidP="004309A8">
            <w:pPr>
              <w:rPr>
                <w:rFonts w:cs="Arial"/>
                <w:sz w:val="16"/>
                <w:szCs w:val="16"/>
                <w:lang w:eastAsia="da-DK"/>
              </w:rPr>
            </w:pPr>
            <w:r w:rsidRPr="00C2061D">
              <w:rPr>
                <w:rFonts w:cs="Arial"/>
                <w:sz w:val="16"/>
                <w:szCs w:val="16"/>
                <w:lang w:eastAsia="da-DK"/>
              </w:rPr>
              <w:t xml:space="preserve">CADD </w:t>
            </w:r>
            <w:proofErr w:type="gramStart"/>
            <w:r w:rsidRPr="00C2061D">
              <w:rPr>
                <w:rFonts w:cs="Arial"/>
                <w:sz w:val="16"/>
                <w:szCs w:val="16"/>
                <w:lang w:eastAsia="da-DK"/>
              </w:rPr>
              <w:t>Non Flow</w:t>
            </w:r>
            <w:proofErr w:type="gramEnd"/>
            <w:r w:rsidRPr="00C2061D">
              <w:rPr>
                <w:rFonts w:cs="Arial"/>
                <w:sz w:val="16"/>
                <w:szCs w:val="16"/>
                <w:lang w:eastAsia="da-DK"/>
              </w:rPr>
              <w:t xml:space="preserve">-Stop Medication Cassette Reservoirs may have been manufactured with an incorrect pressure plate which could cause partial or total occlusion of the tubing with no alarm </w:t>
            </w:r>
          </w:p>
        </w:tc>
        <w:tc>
          <w:tcPr>
            <w:tcW w:w="0" w:type="auto"/>
            <w:tcBorders>
              <w:top w:val="single" w:sz="4" w:space="0" w:color="auto"/>
              <w:left w:val="single" w:sz="4" w:space="0" w:color="auto"/>
              <w:bottom w:val="single" w:sz="4" w:space="0" w:color="auto"/>
              <w:right w:val="single" w:sz="4" w:space="0" w:color="auto"/>
            </w:tcBorders>
          </w:tcPr>
          <w:p w14:paraId="3F0B92DC" w14:textId="575847AD" w:rsidR="004309A8" w:rsidRPr="00C2061D" w:rsidRDefault="0046004C" w:rsidP="004309A8">
            <w:pPr>
              <w:rPr>
                <w:rFonts w:cs="Arial"/>
                <w:sz w:val="16"/>
                <w:szCs w:val="16"/>
                <w:lang w:eastAsia="da-DK"/>
              </w:rPr>
            </w:pPr>
            <w:r w:rsidRPr="00C2061D">
              <w:rPr>
                <w:rFonts w:cs="Arial"/>
                <w:sz w:val="16"/>
                <w:szCs w:val="16"/>
                <w:lang w:eastAsia="da-DK"/>
              </w:rPr>
              <w:t>Yes</w:t>
            </w:r>
          </w:p>
        </w:tc>
      </w:tr>
      <w:tr w:rsidR="004309A8" w:rsidRPr="00C2061D" w14:paraId="65247BE0" w14:textId="77777777" w:rsidTr="00B21807">
        <w:tc>
          <w:tcPr>
            <w:tcW w:w="0" w:type="auto"/>
            <w:tcBorders>
              <w:top w:val="single" w:sz="4" w:space="0" w:color="auto"/>
              <w:left w:val="single" w:sz="4" w:space="0" w:color="auto"/>
              <w:bottom w:val="single" w:sz="4" w:space="0" w:color="auto"/>
              <w:right w:val="single" w:sz="4" w:space="0" w:color="auto"/>
            </w:tcBorders>
          </w:tcPr>
          <w:p w14:paraId="5275E292" w14:textId="70051F3E" w:rsidR="004309A8" w:rsidRPr="00C2061D" w:rsidRDefault="004309A8" w:rsidP="004309A8">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0F81D46F" w14:textId="5D8AC450" w:rsidR="004309A8" w:rsidRPr="00C2061D" w:rsidRDefault="00220B85" w:rsidP="004309A8">
            <w:pPr>
              <w:rPr>
                <w:rFonts w:cs="Arial"/>
                <w:sz w:val="16"/>
                <w:szCs w:val="16"/>
                <w:lang w:eastAsia="da-DK"/>
              </w:rPr>
            </w:pPr>
            <w:r w:rsidRPr="00C2061D">
              <w:rPr>
                <w:rFonts w:cs="Arial"/>
                <w:sz w:val="16"/>
                <w:szCs w:val="16"/>
                <w:lang w:eastAsia="da-DK"/>
              </w:rPr>
              <w:t>2 February 2015</w:t>
            </w:r>
          </w:p>
        </w:tc>
        <w:tc>
          <w:tcPr>
            <w:tcW w:w="1842" w:type="dxa"/>
            <w:tcBorders>
              <w:top w:val="single" w:sz="4" w:space="0" w:color="auto"/>
              <w:left w:val="single" w:sz="4" w:space="0" w:color="auto"/>
              <w:bottom w:val="single" w:sz="4" w:space="0" w:color="auto"/>
              <w:right w:val="single" w:sz="4" w:space="0" w:color="auto"/>
            </w:tcBorders>
            <w:noWrap/>
          </w:tcPr>
          <w:p w14:paraId="02BF4E31" w14:textId="1A8263D6" w:rsidR="004309A8" w:rsidRPr="00C2061D" w:rsidRDefault="00220B85" w:rsidP="004309A8">
            <w:pPr>
              <w:rPr>
                <w:rFonts w:cs="Arial"/>
                <w:sz w:val="16"/>
                <w:szCs w:val="16"/>
                <w:lang w:eastAsia="da-DK"/>
              </w:rPr>
            </w:pPr>
            <w:r w:rsidRPr="00C2061D">
              <w:rPr>
                <w:rFonts w:cs="Arial"/>
                <w:sz w:val="16"/>
                <w:szCs w:val="16"/>
                <w:lang w:eastAsia="da-DK"/>
              </w:rPr>
              <w:t>2015/001/029/071/001</w:t>
            </w:r>
          </w:p>
        </w:tc>
        <w:tc>
          <w:tcPr>
            <w:tcW w:w="1843" w:type="dxa"/>
            <w:tcBorders>
              <w:top w:val="single" w:sz="4" w:space="0" w:color="auto"/>
              <w:left w:val="single" w:sz="4" w:space="0" w:color="auto"/>
              <w:bottom w:val="single" w:sz="4" w:space="0" w:color="auto"/>
              <w:right w:val="single" w:sz="4" w:space="0" w:color="auto"/>
            </w:tcBorders>
            <w:noWrap/>
          </w:tcPr>
          <w:p w14:paraId="00275332" w14:textId="5E593EC8" w:rsidR="004309A8" w:rsidRPr="00C2061D" w:rsidRDefault="00220B85" w:rsidP="004309A8">
            <w:pPr>
              <w:rPr>
                <w:rFonts w:cs="Arial"/>
                <w:sz w:val="16"/>
                <w:szCs w:val="16"/>
                <w:lang w:eastAsia="da-DK"/>
              </w:rPr>
            </w:pPr>
            <w:r w:rsidRPr="00C2061D">
              <w:rPr>
                <w:rFonts w:cs="Arial"/>
                <w:sz w:val="16"/>
                <w:szCs w:val="16"/>
                <w:lang w:eastAsia="da-DK"/>
              </w:rPr>
              <w:t>CADD® Medication Cassette Reservoir</w:t>
            </w:r>
          </w:p>
        </w:tc>
        <w:tc>
          <w:tcPr>
            <w:tcW w:w="1559" w:type="dxa"/>
            <w:tcBorders>
              <w:top w:val="single" w:sz="4" w:space="0" w:color="auto"/>
              <w:left w:val="single" w:sz="4" w:space="0" w:color="auto"/>
              <w:bottom w:val="single" w:sz="4" w:space="0" w:color="auto"/>
              <w:right w:val="single" w:sz="4" w:space="0" w:color="auto"/>
            </w:tcBorders>
            <w:noWrap/>
          </w:tcPr>
          <w:p w14:paraId="7FAF4AC7" w14:textId="553D0523" w:rsidR="004309A8" w:rsidRPr="00C2061D" w:rsidRDefault="004309A8" w:rsidP="004309A8">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r w:rsidR="00220B85" w:rsidRPr="00C2061D">
              <w:rPr>
                <w:rFonts w:cs="Arial"/>
                <w:sz w:val="16"/>
                <w:szCs w:val="16"/>
                <w:lang w:eastAsia="da-DK"/>
              </w:rPr>
              <w:t xml:space="preserve"> International</w:t>
            </w:r>
          </w:p>
        </w:tc>
        <w:tc>
          <w:tcPr>
            <w:tcW w:w="4452" w:type="dxa"/>
            <w:tcBorders>
              <w:top w:val="single" w:sz="4" w:space="0" w:color="auto"/>
              <w:left w:val="single" w:sz="4" w:space="0" w:color="auto"/>
              <w:bottom w:val="single" w:sz="4" w:space="0" w:color="auto"/>
              <w:right w:val="single" w:sz="4" w:space="0" w:color="auto"/>
            </w:tcBorders>
          </w:tcPr>
          <w:p w14:paraId="02D4AC2D" w14:textId="47D6F3F9" w:rsidR="004309A8" w:rsidRPr="00C2061D" w:rsidRDefault="00220B85" w:rsidP="004309A8">
            <w:pPr>
              <w:rPr>
                <w:rFonts w:cs="Arial"/>
                <w:sz w:val="16"/>
                <w:szCs w:val="16"/>
                <w:lang w:eastAsia="da-DK"/>
              </w:rPr>
            </w:pPr>
            <w:r w:rsidRPr="00C2061D">
              <w:rPr>
                <w:rFonts w:cs="Arial"/>
                <w:sz w:val="16"/>
                <w:szCs w:val="16"/>
                <w:lang w:eastAsia="da-DK"/>
              </w:rPr>
              <w:t>N/A</w:t>
            </w:r>
          </w:p>
        </w:tc>
        <w:tc>
          <w:tcPr>
            <w:tcW w:w="0" w:type="auto"/>
            <w:tcBorders>
              <w:top w:val="single" w:sz="4" w:space="0" w:color="auto"/>
              <w:left w:val="single" w:sz="4" w:space="0" w:color="auto"/>
              <w:bottom w:val="single" w:sz="4" w:space="0" w:color="auto"/>
              <w:right w:val="single" w:sz="4" w:space="0" w:color="auto"/>
            </w:tcBorders>
          </w:tcPr>
          <w:p w14:paraId="33DDF59E" w14:textId="013A701B" w:rsidR="004309A8" w:rsidRPr="00C2061D" w:rsidRDefault="00220B85" w:rsidP="004309A8">
            <w:pPr>
              <w:rPr>
                <w:rFonts w:cs="Arial"/>
                <w:sz w:val="16"/>
                <w:szCs w:val="16"/>
                <w:lang w:eastAsia="da-DK"/>
              </w:rPr>
            </w:pPr>
            <w:r w:rsidRPr="00C2061D">
              <w:rPr>
                <w:rFonts w:cs="Arial"/>
                <w:sz w:val="16"/>
                <w:szCs w:val="16"/>
                <w:lang w:eastAsia="da-DK"/>
              </w:rPr>
              <w:t>N/A</w:t>
            </w:r>
          </w:p>
        </w:tc>
      </w:tr>
      <w:tr w:rsidR="00736D65" w:rsidRPr="00C2061D" w14:paraId="46F364C3" w14:textId="77777777" w:rsidTr="00B21807">
        <w:tc>
          <w:tcPr>
            <w:tcW w:w="0" w:type="auto"/>
            <w:tcBorders>
              <w:top w:val="single" w:sz="4" w:space="0" w:color="auto"/>
              <w:left w:val="single" w:sz="4" w:space="0" w:color="auto"/>
              <w:bottom w:val="single" w:sz="4" w:space="0" w:color="auto"/>
              <w:right w:val="single" w:sz="4" w:space="0" w:color="auto"/>
            </w:tcBorders>
          </w:tcPr>
          <w:p w14:paraId="28851078" w14:textId="0F8C754D" w:rsidR="00736D65" w:rsidRPr="00C2061D" w:rsidRDefault="00736D65" w:rsidP="00736D65">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13D58A63" w14:textId="42772566" w:rsidR="00736D65" w:rsidRPr="00C2061D" w:rsidRDefault="00736D65" w:rsidP="00736D65">
            <w:pPr>
              <w:rPr>
                <w:rFonts w:cs="Arial"/>
                <w:sz w:val="16"/>
                <w:szCs w:val="16"/>
                <w:lang w:eastAsia="da-DK"/>
              </w:rPr>
            </w:pPr>
            <w:r w:rsidRPr="00C2061D">
              <w:rPr>
                <w:rFonts w:cs="Arial"/>
                <w:sz w:val="16"/>
                <w:szCs w:val="16"/>
                <w:lang w:eastAsia="da-DK"/>
              </w:rPr>
              <w:t>4 May 2016</w:t>
            </w:r>
          </w:p>
        </w:tc>
        <w:tc>
          <w:tcPr>
            <w:tcW w:w="1842" w:type="dxa"/>
            <w:tcBorders>
              <w:top w:val="single" w:sz="4" w:space="0" w:color="auto"/>
              <w:left w:val="single" w:sz="4" w:space="0" w:color="auto"/>
              <w:bottom w:val="single" w:sz="4" w:space="0" w:color="auto"/>
              <w:right w:val="single" w:sz="4" w:space="0" w:color="auto"/>
            </w:tcBorders>
            <w:noWrap/>
          </w:tcPr>
          <w:p w14:paraId="022AB3B0" w14:textId="06763692" w:rsidR="00736D65" w:rsidRPr="00C2061D" w:rsidRDefault="00736D65" w:rsidP="00736D65">
            <w:pPr>
              <w:rPr>
                <w:rFonts w:cs="Arial"/>
                <w:sz w:val="16"/>
                <w:szCs w:val="16"/>
                <w:lang w:eastAsia="da-DK"/>
              </w:rPr>
            </w:pPr>
            <w:r w:rsidRPr="00C2061D">
              <w:rPr>
                <w:rFonts w:cs="Arial"/>
                <w:sz w:val="16"/>
                <w:szCs w:val="16"/>
                <w:lang w:eastAsia="da-DK"/>
              </w:rPr>
              <w:t>2016/004/022/299/002</w:t>
            </w:r>
          </w:p>
        </w:tc>
        <w:tc>
          <w:tcPr>
            <w:tcW w:w="1843" w:type="dxa"/>
            <w:tcBorders>
              <w:top w:val="single" w:sz="4" w:space="0" w:color="auto"/>
              <w:left w:val="single" w:sz="4" w:space="0" w:color="auto"/>
              <w:bottom w:val="single" w:sz="4" w:space="0" w:color="auto"/>
              <w:right w:val="single" w:sz="4" w:space="0" w:color="auto"/>
            </w:tcBorders>
            <w:noWrap/>
          </w:tcPr>
          <w:p w14:paraId="3B3C117F" w14:textId="61355402" w:rsidR="00736D65" w:rsidRPr="00C2061D" w:rsidRDefault="00736D65" w:rsidP="00736D65">
            <w:pPr>
              <w:rPr>
                <w:rFonts w:cs="Arial"/>
                <w:sz w:val="16"/>
                <w:szCs w:val="16"/>
                <w:lang w:eastAsia="da-DK"/>
              </w:rPr>
            </w:pPr>
            <w:r w:rsidRPr="00C2061D">
              <w:rPr>
                <w:rFonts w:cs="Arial"/>
                <w:sz w:val="16"/>
                <w:szCs w:val="16"/>
                <w:lang w:eastAsia="da-DK"/>
              </w:rPr>
              <w:t>CADD® Administration Sets with Flow Stop Free-Flow Protection</w:t>
            </w:r>
          </w:p>
        </w:tc>
        <w:tc>
          <w:tcPr>
            <w:tcW w:w="1559" w:type="dxa"/>
            <w:tcBorders>
              <w:top w:val="single" w:sz="4" w:space="0" w:color="auto"/>
              <w:left w:val="single" w:sz="4" w:space="0" w:color="auto"/>
              <w:bottom w:val="single" w:sz="4" w:space="0" w:color="auto"/>
              <w:right w:val="single" w:sz="4" w:space="0" w:color="auto"/>
            </w:tcBorders>
            <w:noWrap/>
          </w:tcPr>
          <w:p w14:paraId="0A781593" w14:textId="7DB8A6CD" w:rsidR="00736D65" w:rsidRPr="00C2061D" w:rsidRDefault="00736D65" w:rsidP="00736D65">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4452" w:type="dxa"/>
            <w:tcBorders>
              <w:top w:val="single" w:sz="4" w:space="0" w:color="auto"/>
              <w:left w:val="single" w:sz="4" w:space="0" w:color="auto"/>
              <w:bottom w:val="single" w:sz="4" w:space="0" w:color="auto"/>
              <w:right w:val="single" w:sz="4" w:space="0" w:color="auto"/>
            </w:tcBorders>
          </w:tcPr>
          <w:p w14:paraId="3BE06A1D" w14:textId="4CE6F5EF" w:rsidR="00736D65" w:rsidRPr="00C2061D" w:rsidRDefault="00736D65" w:rsidP="00736D65">
            <w:pPr>
              <w:rPr>
                <w:rFonts w:cs="Arial"/>
                <w:sz w:val="16"/>
                <w:szCs w:val="16"/>
                <w:lang w:eastAsia="da-DK"/>
              </w:rPr>
            </w:pPr>
            <w:r w:rsidRPr="00C2061D">
              <w:rPr>
                <w:rFonts w:cs="Arial"/>
                <w:sz w:val="16"/>
                <w:szCs w:val="16"/>
                <w:lang w:eastAsia="da-DK"/>
              </w:rPr>
              <w:t>N/A</w:t>
            </w:r>
          </w:p>
        </w:tc>
        <w:tc>
          <w:tcPr>
            <w:tcW w:w="0" w:type="auto"/>
            <w:tcBorders>
              <w:top w:val="single" w:sz="4" w:space="0" w:color="auto"/>
              <w:left w:val="single" w:sz="4" w:space="0" w:color="auto"/>
              <w:bottom w:val="single" w:sz="4" w:space="0" w:color="auto"/>
              <w:right w:val="single" w:sz="4" w:space="0" w:color="auto"/>
            </w:tcBorders>
          </w:tcPr>
          <w:p w14:paraId="2B53BFD7" w14:textId="5375A990" w:rsidR="00736D65" w:rsidRPr="00C2061D" w:rsidRDefault="00736D65" w:rsidP="00736D65">
            <w:pPr>
              <w:rPr>
                <w:rFonts w:cs="Arial"/>
                <w:sz w:val="16"/>
                <w:szCs w:val="16"/>
                <w:lang w:eastAsia="da-DK"/>
              </w:rPr>
            </w:pPr>
            <w:r w:rsidRPr="00C2061D">
              <w:rPr>
                <w:rFonts w:cs="Arial"/>
                <w:sz w:val="16"/>
                <w:szCs w:val="16"/>
                <w:lang w:eastAsia="da-DK"/>
              </w:rPr>
              <w:t>N/A</w:t>
            </w:r>
          </w:p>
        </w:tc>
      </w:tr>
      <w:tr w:rsidR="00736D65" w:rsidRPr="00C2061D" w14:paraId="6EBC56FD" w14:textId="77777777" w:rsidTr="00B21807">
        <w:tc>
          <w:tcPr>
            <w:tcW w:w="0" w:type="auto"/>
            <w:tcBorders>
              <w:top w:val="single" w:sz="4" w:space="0" w:color="auto"/>
              <w:left w:val="single" w:sz="4" w:space="0" w:color="auto"/>
              <w:bottom w:val="single" w:sz="4" w:space="0" w:color="auto"/>
              <w:right w:val="single" w:sz="4" w:space="0" w:color="auto"/>
            </w:tcBorders>
          </w:tcPr>
          <w:p w14:paraId="5409FB52" w14:textId="1A7CD47B" w:rsidR="00736D65" w:rsidRPr="00C2061D" w:rsidRDefault="00736D65" w:rsidP="00736D65">
            <w:pPr>
              <w:rPr>
                <w:rFonts w:cs="Arial"/>
                <w:sz w:val="16"/>
                <w:szCs w:val="16"/>
                <w:lang w:eastAsia="da-DK"/>
              </w:rPr>
            </w:pPr>
            <w:r w:rsidRPr="00C2061D">
              <w:rPr>
                <w:rFonts w:cs="Arial"/>
                <w:sz w:val="16"/>
                <w:szCs w:val="16"/>
                <w:lang w:eastAsia="da-DK"/>
              </w:rPr>
              <w:t>7</w:t>
            </w:r>
          </w:p>
        </w:tc>
        <w:tc>
          <w:tcPr>
            <w:tcW w:w="1363" w:type="dxa"/>
            <w:tcBorders>
              <w:top w:val="single" w:sz="4" w:space="0" w:color="auto"/>
              <w:left w:val="single" w:sz="4" w:space="0" w:color="auto"/>
              <w:bottom w:val="single" w:sz="4" w:space="0" w:color="auto"/>
              <w:right w:val="single" w:sz="4" w:space="0" w:color="auto"/>
            </w:tcBorders>
            <w:noWrap/>
          </w:tcPr>
          <w:p w14:paraId="1DFB686F" w14:textId="5785C8BB" w:rsidR="00736D65" w:rsidRPr="00C2061D" w:rsidRDefault="00BC5589" w:rsidP="00736D65">
            <w:pPr>
              <w:rPr>
                <w:rFonts w:cs="Arial"/>
                <w:sz w:val="16"/>
                <w:szCs w:val="16"/>
                <w:lang w:eastAsia="da-DK"/>
              </w:rPr>
            </w:pPr>
            <w:r w:rsidRPr="00C2061D">
              <w:rPr>
                <w:rFonts w:cs="Arial"/>
                <w:sz w:val="16"/>
                <w:szCs w:val="16"/>
                <w:lang w:eastAsia="da-DK"/>
              </w:rPr>
              <w:t>17 August 2017</w:t>
            </w:r>
          </w:p>
        </w:tc>
        <w:tc>
          <w:tcPr>
            <w:tcW w:w="1842" w:type="dxa"/>
            <w:tcBorders>
              <w:top w:val="single" w:sz="4" w:space="0" w:color="auto"/>
              <w:left w:val="single" w:sz="4" w:space="0" w:color="auto"/>
              <w:bottom w:val="single" w:sz="4" w:space="0" w:color="auto"/>
              <w:right w:val="single" w:sz="4" w:space="0" w:color="auto"/>
            </w:tcBorders>
            <w:noWrap/>
          </w:tcPr>
          <w:p w14:paraId="50E23687" w14:textId="26415444" w:rsidR="00736D65" w:rsidRPr="00C2061D" w:rsidRDefault="00BC5589" w:rsidP="00736D65">
            <w:pPr>
              <w:rPr>
                <w:rFonts w:cs="Arial"/>
                <w:sz w:val="16"/>
                <w:szCs w:val="16"/>
                <w:lang w:eastAsia="da-DK"/>
              </w:rPr>
            </w:pPr>
            <w:r w:rsidRPr="00C2061D">
              <w:rPr>
                <w:rFonts w:cs="Arial"/>
                <w:sz w:val="16"/>
                <w:szCs w:val="16"/>
                <w:lang w:eastAsia="da-DK"/>
              </w:rPr>
              <w:t>MDA/2017/022</w:t>
            </w:r>
          </w:p>
        </w:tc>
        <w:tc>
          <w:tcPr>
            <w:tcW w:w="1843" w:type="dxa"/>
            <w:tcBorders>
              <w:top w:val="single" w:sz="4" w:space="0" w:color="auto"/>
              <w:left w:val="single" w:sz="4" w:space="0" w:color="auto"/>
              <w:bottom w:val="single" w:sz="4" w:space="0" w:color="auto"/>
              <w:right w:val="single" w:sz="4" w:space="0" w:color="auto"/>
            </w:tcBorders>
            <w:noWrap/>
          </w:tcPr>
          <w:p w14:paraId="1152A878" w14:textId="3B6513A5" w:rsidR="00736D65" w:rsidRPr="00C2061D" w:rsidRDefault="00BC5589" w:rsidP="00736D65">
            <w:pPr>
              <w:rPr>
                <w:rFonts w:cs="Arial"/>
                <w:sz w:val="16"/>
                <w:szCs w:val="16"/>
                <w:lang w:eastAsia="da-DK"/>
              </w:rPr>
            </w:pPr>
            <w:r w:rsidRPr="00C2061D">
              <w:rPr>
                <w:rFonts w:cs="Arial"/>
                <w:sz w:val="16"/>
                <w:szCs w:val="16"/>
                <w:lang w:eastAsia="da-DK"/>
              </w:rPr>
              <w:t>DePuy Synthes Impactor for PFNA Blade (P/N 03.010.410)</w:t>
            </w:r>
          </w:p>
        </w:tc>
        <w:tc>
          <w:tcPr>
            <w:tcW w:w="1559" w:type="dxa"/>
            <w:tcBorders>
              <w:top w:val="single" w:sz="4" w:space="0" w:color="auto"/>
              <w:left w:val="single" w:sz="4" w:space="0" w:color="auto"/>
              <w:bottom w:val="single" w:sz="4" w:space="0" w:color="auto"/>
              <w:right w:val="single" w:sz="4" w:space="0" w:color="auto"/>
            </w:tcBorders>
            <w:noWrap/>
          </w:tcPr>
          <w:p w14:paraId="2B15CBC0" w14:textId="6F42AB0C" w:rsidR="00736D65" w:rsidRPr="00C2061D" w:rsidRDefault="00BC5589" w:rsidP="00BC5589">
            <w:pPr>
              <w:rPr>
                <w:rFonts w:cs="Arial"/>
                <w:sz w:val="16"/>
                <w:szCs w:val="16"/>
                <w:lang w:eastAsia="da-DK"/>
              </w:rPr>
            </w:pPr>
            <w:r w:rsidRPr="00C2061D">
              <w:rPr>
                <w:rFonts w:cs="Arial"/>
                <w:sz w:val="16"/>
                <w:szCs w:val="16"/>
                <w:lang w:eastAsia="da-DK"/>
              </w:rPr>
              <w:t>Depuy Synthes GmbH</w:t>
            </w:r>
          </w:p>
        </w:tc>
        <w:tc>
          <w:tcPr>
            <w:tcW w:w="4452" w:type="dxa"/>
            <w:tcBorders>
              <w:top w:val="single" w:sz="4" w:space="0" w:color="auto"/>
              <w:left w:val="single" w:sz="4" w:space="0" w:color="auto"/>
              <w:bottom w:val="single" w:sz="4" w:space="0" w:color="auto"/>
              <w:right w:val="single" w:sz="4" w:space="0" w:color="auto"/>
            </w:tcBorders>
          </w:tcPr>
          <w:p w14:paraId="7E365B83" w14:textId="561FE124" w:rsidR="00736D65" w:rsidRPr="00C2061D" w:rsidRDefault="00BC5589" w:rsidP="00736D65">
            <w:pPr>
              <w:rPr>
                <w:rFonts w:cs="Arial"/>
                <w:sz w:val="16"/>
                <w:szCs w:val="16"/>
                <w:lang w:eastAsia="da-DK"/>
              </w:rPr>
            </w:pPr>
            <w:r w:rsidRPr="00C2061D">
              <w:rPr>
                <w:rFonts w:cs="Arial"/>
                <w:sz w:val="16"/>
                <w:szCs w:val="16"/>
                <w:lang w:eastAsia="da-DK"/>
              </w:rPr>
              <w:t>In December 2016 DePuy Synthes issued a Field Safety Notice (FSN) informing clinicians of the possibility of breakage of the PFNA Blade impactor handle. If the breakage goes unnoticed, any body fluids that get into the handle during use would pose a risk of cross-contamination to other patients.</w:t>
            </w:r>
          </w:p>
        </w:tc>
        <w:tc>
          <w:tcPr>
            <w:tcW w:w="0" w:type="auto"/>
            <w:tcBorders>
              <w:top w:val="single" w:sz="4" w:space="0" w:color="auto"/>
              <w:left w:val="single" w:sz="4" w:space="0" w:color="auto"/>
              <w:bottom w:val="single" w:sz="4" w:space="0" w:color="auto"/>
              <w:right w:val="single" w:sz="4" w:space="0" w:color="auto"/>
            </w:tcBorders>
          </w:tcPr>
          <w:p w14:paraId="0661BDD5" w14:textId="2D4316E1" w:rsidR="00736D65" w:rsidRPr="00C2061D" w:rsidRDefault="00BC5589" w:rsidP="00736D65">
            <w:pPr>
              <w:rPr>
                <w:rFonts w:cs="Arial"/>
                <w:sz w:val="16"/>
                <w:szCs w:val="16"/>
                <w:lang w:eastAsia="da-DK"/>
              </w:rPr>
            </w:pPr>
            <w:r w:rsidRPr="00C2061D">
              <w:rPr>
                <w:rFonts w:cs="Arial"/>
                <w:sz w:val="16"/>
                <w:szCs w:val="16"/>
                <w:lang w:eastAsia="da-DK"/>
              </w:rPr>
              <w:t>No</w:t>
            </w:r>
          </w:p>
        </w:tc>
      </w:tr>
    </w:tbl>
    <w:p w14:paraId="2E7CE172" w14:textId="77777777" w:rsidR="00E81E0A" w:rsidRPr="00C2061D" w:rsidRDefault="00E81E0A" w:rsidP="00E81E0A">
      <w:pPr>
        <w:pStyle w:val="Default"/>
      </w:pPr>
    </w:p>
    <w:p w14:paraId="75CB401B" w14:textId="77777777" w:rsidR="00E81E0A" w:rsidRPr="00C2061D" w:rsidRDefault="00E81E0A" w:rsidP="00E81E0A">
      <w:pPr>
        <w:pStyle w:val="Default"/>
      </w:pPr>
    </w:p>
    <w:p w14:paraId="09EB1D0B" w14:textId="74219B06" w:rsidR="00E81E0A" w:rsidRPr="00C2061D" w:rsidRDefault="00DF1451" w:rsidP="00E81E0A">
      <w:pPr>
        <w:pStyle w:val="AppendixHeading2"/>
        <w:rPr>
          <w:lang w:val="en-US"/>
        </w:rPr>
      </w:pPr>
      <w:proofErr w:type="spellStart"/>
      <w:r w:rsidRPr="00C2061D">
        <w:rPr>
          <w:lang w:val="en-US"/>
        </w:rPr>
        <w:t>BfArM</w:t>
      </w:r>
      <w:proofErr w:type="spellEnd"/>
    </w:p>
    <w:p w14:paraId="21633DFF" w14:textId="77777777" w:rsidR="00DF1451" w:rsidRPr="00C2061D" w:rsidRDefault="00DF1451" w:rsidP="00DF1451"/>
    <w:p w14:paraId="38896CBC" w14:textId="77777777" w:rsidR="00DF1451" w:rsidRPr="00C2061D" w:rsidRDefault="00DF1451" w:rsidP="00DF1451">
      <w:pPr>
        <w:rPr>
          <w:rFonts w:ascii="Calibri" w:eastAsia="Calibri" w:hAnsi="Calibri" w:cs="Calibri"/>
          <w:sz w:val="22"/>
        </w:rPr>
      </w:pPr>
    </w:p>
    <w:p w14:paraId="0B1D3181" w14:textId="58AF6CEB" w:rsidR="00DF1451" w:rsidRPr="00C2061D" w:rsidRDefault="00DF1451" w:rsidP="00DF1451">
      <w:pPr>
        <w:keepNext/>
        <w:jc w:val="center"/>
        <w:rPr>
          <w:bCs/>
          <w:sz w:val="18"/>
          <w:szCs w:val="18"/>
        </w:rPr>
      </w:pPr>
      <w:bookmarkStart w:id="1795" w:name="_Ref101880178"/>
      <w:bookmarkStart w:id="1796" w:name="_Toc182997821"/>
      <w:r w:rsidRPr="00C2061D">
        <w:rPr>
          <w:rFonts w:cs="Arial"/>
          <w:b/>
          <w:bCs/>
          <w:sz w:val="18"/>
          <w:szCs w:val="18"/>
        </w:rPr>
        <w:t xml:space="preserve">Table </w:t>
      </w:r>
      <w:r w:rsidRPr="00C2061D">
        <w:rPr>
          <w:rFonts w:cs="Arial"/>
          <w:b/>
          <w:bCs/>
          <w:sz w:val="18"/>
          <w:szCs w:val="18"/>
        </w:rPr>
        <w:fldChar w:fldCharType="begin"/>
      </w:r>
      <w:r w:rsidRPr="00C2061D">
        <w:rPr>
          <w:rFonts w:cs="Arial"/>
          <w:b/>
          <w:bCs/>
          <w:sz w:val="18"/>
          <w:szCs w:val="18"/>
        </w:rPr>
        <w:instrText xml:space="preserve"> SEQ Table \* ARABIC </w:instrText>
      </w:r>
      <w:r w:rsidRPr="00C2061D">
        <w:rPr>
          <w:rFonts w:cs="Arial"/>
          <w:b/>
          <w:bCs/>
          <w:sz w:val="18"/>
          <w:szCs w:val="18"/>
        </w:rPr>
        <w:fldChar w:fldCharType="separate"/>
      </w:r>
      <w:r w:rsidR="00E344B5">
        <w:rPr>
          <w:rFonts w:cs="Arial"/>
          <w:b/>
          <w:bCs/>
          <w:noProof/>
          <w:sz w:val="18"/>
          <w:szCs w:val="18"/>
        </w:rPr>
        <w:t>20</w:t>
      </w:r>
      <w:r w:rsidRPr="00C2061D">
        <w:rPr>
          <w:rFonts w:cs="Arial"/>
          <w:b/>
          <w:bCs/>
          <w:sz w:val="18"/>
          <w:szCs w:val="18"/>
        </w:rPr>
        <w:fldChar w:fldCharType="end"/>
      </w:r>
      <w:bookmarkEnd w:id="1795"/>
      <w:r w:rsidRPr="00C2061D">
        <w:rPr>
          <w:rFonts w:cs="Arial"/>
          <w:b/>
          <w:bCs/>
          <w:sz w:val="18"/>
          <w:szCs w:val="18"/>
        </w:rPr>
        <w:t xml:space="preserve">: Retrieved </w:t>
      </w:r>
      <w:proofErr w:type="spellStart"/>
      <w:r w:rsidRPr="00C2061D">
        <w:rPr>
          <w:rFonts w:cs="Arial"/>
          <w:b/>
          <w:bCs/>
          <w:sz w:val="18"/>
          <w:szCs w:val="18"/>
        </w:rPr>
        <w:t>BfArM</w:t>
      </w:r>
      <w:proofErr w:type="spellEnd"/>
      <w:r w:rsidRPr="00C2061D">
        <w:rPr>
          <w:rFonts w:cs="Arial"/>
          <w:b/>
          <w:bCs/>
          <w:sz w:val="18"/>
          <w:szCs w:val="18"/>
        </w:rPr>
        <w:t xml:space="preserve"> reports</w:t>
      </w:r>
      <w:bookmarkEnd w:id="1796"/>
    </w:p>
    <w:tbl>
      <w:tblPr>
        <w:tblStyle w:val="TableGrid11"/>
        <w:tblW w:w="4947" w:type="pct"/>
        <w:tblInd w:w="137" w:type="dxa"/>
        <w:tblLayout w:type="fixed"/>
        <w:tblLook w:val="04A0" w:firstRow="1" w:lastRow="0" w:firstColumn="1" w:lastColumn="0" w:noHBand="0" w:noVBand="1"/>
      </w:tblPr>
      <w:tblGrid>
        <w:gridCol w:w="855"/>
        <w:gridCol w:w="1138"/>
        <w:gridCol w:w="1406"/>
        <w:gridCol w:w="1427"/>
        <w:gridCol w:w="1700"/>
        <w:gridCol w:w="5101"/>
        <w:gridCol w:w="1275"/>
      </w:tblGrid>
      <w:tr w:rsidR="00DC7698" w:rsidRPr="00C2061D" w14:paraId="664849B7" w14:textId="77777777" w:rsidTr="00B1189D">
        <w:trPr>
          <w:trHeight w:val="495"/>
          <w:tblHeader/>
        </w:trPr>
        <w:tc>
          <w:tcPr>
            <w:tcW w:w="33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3ED2E3" w14:textId="0EB36AFC" w:rsidR="00DF1451" w:rsidRPr="00C2061D" w:rsidRDefault="00DF1451" w:rsidP="00393A49">
            <w:pPr>
              <w:rPr>
                <w:rFonts w:cs="Arial"/>
                <w:b/>
                <w:sz w:val="16"/>
                <w:szCs w:val="16"/>
                <w:lang w:eastAsia="da-DK"/>
              </w:rPr>
            </w:pPr>
            <w:r w:rsidRPr="00C2061D">
              <w:rPr>
                <w:rFonts w:cs="Arial"/>
                <w:b/>
                <w:sz w:val="16"/>
                <w:szCs w:val="16"/>
                <w:lang w:eastAsia="da-DK"/>
              </w:rPr>
              <w:t>Search #</w:t>
            </w:r>
          </w:p>
        </w:tc>
        <w:tc>
          <w:tcPr>
            <w:tcW w:w="44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00E718" w14:textId="30EFF2B5" w:rsidR="00DF1451" w:rsidRPr="00C2061D" w:rsidRDefault="00DF1451" w:rsidP="00393A49">
            <w:pPr>
              <w:rPr>
                <w:rFonts w:cs="Arial"/>
                <w:b/>
                <w:sz w:val="16"/>
                <w:szCs w:val="16"/>
                <w:lang w:eastAsia="da-DK"/>
              </w:rPr>
            </w:pPr>
            <w:r w:rsidRPr="00C2061D">
              <w:rPr>
                <w:rFonts w:cs="Arial"/>
                <w:b/>
                <w:sz w:val="16"/>
                <w:szCs w:val="16"/>
                <w:lang w:eastAsia="da-DK"/>
              </w:rPr>
              <w:t>Date of Safety Notice</w:t>
            </w:r>
          </w:p>
        </w:tc>
        <w:tc>
          <w:tcPr>
            <w:tcW w:w="54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AE7DA1" w14:textId="77777777" w:rsidR="00DF1451" w:rsidRPr="00C2061D" w:rsidRDefault="00DF1451" w:rsidP="00393A49">
            <w:pPr>
              <w:rPr>
                <w:rFonts w:cs="Arial"/>
                <w:b/>
                <w:sz w:val="16"/>
                <w:szCs w:val="16"/>
                <w:lang w:eastAsia="da-DK"/>
              </w:rPr>
            </w:pPr>
            <w:r w:rsidRPr="00C2061D">
              <w:rPr>
                <w:rFonts w:cs="Arial"/>
                <w:b/>
                <w:sz w:val="16"/>
                <w:szCs w:val="16"/>
                <w:lang w:eastAsia="da-DK"/>
              </w:rPr>
              <w:t>Reference</w:t>
            </w:r>
          </w:p>
        </w:tc>
        <w:tc>
          <w:tcPr>
            <w:tcW w:w="55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34165158" w14:textId="77777777" w:rsidR="00DF1451" w:rsidRPr="00C2061D" w:rsidRDefault="00DF1451" w:rsidP="00393A49">
            <w:pPr>
              <w:rPr>
                <w:rFonts w:cs="Arial"/>
                <w:b/>
                <w:sz w:val="16"/>
                <w:szCs w:val="16"/>
                <w:lang w:eastAsia="da-DK"/>
              </w:rPr>
            </w:pPr>
            <w:r w:rsidRPr="00C2061D">
              <w:rPr>
                <w:rFonts w:cs="Arial"/>
                <w:b/>
                <w:sz w:val="16"/>
                <w:szCs w:val="16"/>
                <w:lang w:eastAsia="da-DK"/>
              </w:rPr>
              <w:t>Device(s)</w:t>
            </w:r>
          </w:p>
        </w:tc>
        <w:tc>
          <w:tcPr>
            <w:tcW w:w="65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573B7E39" w14:textId="77777777" w:rsidR="00DF1451" w:rsidRPr="00C2061D" w:rsidRDefault="00DF1451" w:rsidP="00393A49">
            <w:pPr>
              <w:rPr>
                <w:rFonts w:cs="Arial"/>
                <w:b/>
                <w:sz w:val="16"/>
                <w:szCs w:val="16"/>
                <w:lang w:eastAsia="da-DK"/>
              </w:rPr>
            </w:pPr>
            <w:r w:rsidRPr="00C2061D">
              <w:rPr>
                <w:rFonts w:cs="Arial"/>
                <w:b/>
                <w:sz w:val="16"/>
                <w:szCs w:val="16"/>
                <w:lang w:eastAsia="da-DK"/>
              </w:rPr>
              <w:t>Manufacturer</w:t>
            </w:r>
          </w:p>
        </w:tc>
        <w:tc>
          <w:tcPr>
            <w:tcW w:w="197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0664812" w14:textId="77777777" w:rsidR="00DF1451" w:rsidRPr="00C2061D" w:rsidRDefault="00DF1451" w:rsidP="00393A49">
            <w:pPr>
              <w:rPr>
                <w:rFonts w:cs="Arial"/>
                <w:b/>
                <w:sz w:val="16"/>
                <w:szCs w:val="16"/>
                <w:lang w:eastAsia="da-DK"/>
              </w:rPr>
            </w:pPr>
            <w:r w:rsidRPr="00C2061D">
              <w:rPr>
                <w:rFonts w:cs="Arial"/>
                <w:b/>
                <w:sz w:val="16"/>
                <w:szCs w:val="16"/>
                <w:lang w:eastAsia="da-DK"/>
              </w:rPr>
              <w:t>Problem</w:t>
            </w:r>
          </w:p>
        </w:tc>
        <w:tc>
          <w:tcPr>
            <w:tcW w:w="49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79B95" w14:textId="77777777" w:rsidR="00DF1451" w:rsidRPr="00C2061D" w:rsidRDefault="00DF1451" w:rsidP="00393A49">
            <w:pPr>
              <w:rPr>
                <w:rFonts w:cs="Arial"/>
                <w:b/>
                <w:bCs/>
                <w:sz w:val="16"/>
                <w:szCs w:val="16"/>
                <w:lang w:eastAsia="da-DK"/>
              </w:rPr>
            </w:pPr>
            <w:r w:rsidRPr="00C2061D">
              <w:rPr>
                <w:b/>
                <w:bCs/>
                <w:sz w:val="16"/>
                <w:szCs w:val="16"/>
              </w:rPr>
              <w:t>Relevance for subject device</w:t>
            </w:r>
          </w:p>
        </w:tc>
      </w:tr>
      <w:tr w:rsidR="00FD19E4" w:rsidRPr="00C2061D" w14:paraId="4934A596" w14:textId="77777777" w:rsidTr="00B1189D">
        <w:tc>
          <w:tcPr>
            <w:tcW w:w="331" w:type="pct"/>
            <w:tcBorders>
              <w:top w:val="single" w:sz="4" w:space="0" w:color="auto"/>
              <w:left w:val="single" w:sz="4" w:space="0" w:color="auto"/>
              <w:bottom w:val="single" w:sz="4" w:space="0" w:color="auto"/>
              <w:right w:val="single" w:sz="4" w:space="0" w:color="auto"/>
            </w:tcBorders>
          </w:tcPr>
          <w:p w14:paraId="2C4E399A" w14:textId="7FC54CEC" w:rsidR="00DF1451" w:rsidRPr="00C2061D" w:rsidRDefault="00FC3550" w:rsidP="00393A49">
            <w:pPr>
              <w:rPr>
                <w:rFonts w:cs="Arial"/>
                <w:sz w:val="16"/>
                <w:szCs w:val="16"/>
                <w:lang w:eastAsia="da-DK"/>
              </w:rPr>
            </w:pPr>
            <w:r w:rsidRPr="00C2061D">
              <w:rPr>
                <w:rFonts w:cs="Arial"/>
                <w:sz w:val="16"/>
                <w:szCs w:val="16"/>
                <w:lang w:eastAsia="da-DK"/>
              </w:rPr>
              <w:t>2</w:t>
            </w:r>
          </w:p>
        </w:tc>
        <w:tc>
          <w:tcPr>
            <w:tcW w:w="441" w:type="pct"/>
            <w:tcBorders>
              <w:top w:val="single" w:sz="4" w:space="0" w:color="auto"/>
              <w:left w:val="single" w:sz="4" w:space="0" w:color="auto"/>
              <w:bottom w:val="single" w:sz="4" w:space="0" w:color="auto"/>
              <w:right w:val="single" w:sz="4" w:space="0" w:color="auto"/>
            </w:tcBorders>
            <w:noWrap/>
          </w:tcPr>
          <w:p w14:paraId="7E40E039" w14:textId="18E1AEAD" w:rsidR="00DF1451" w:rsidRPr="00C2061D" w:rsidRDefault="00FC3550" w:rsidP="00393A49">
            <w:pPr>
              <w:rPr>
                <w:rFonts w:cs="Arial"/>
                <w:sz w:val="16"/>
                <w:szCs w:val="16"/>
                <w:lang w:eastAsia="da-DK"/>
              </w:rPr>
            </w:pPr>
            <w:r w:rsidRPr="00C2061D">
              <w:rPr>
                <w:rFonts w:cs="Arial"/>
                <w:sz w:val="16"/>
                <w:szCs w:val="16"/>
                <w:lang w:eastAsia="da-DK"/>
              </w:rPr>
              <w:t>12. May 2015</w:t>
            </w:r>
          </w:p>
        </w:tc>
        <w:tc>
          <w:tcPr>
            <w:tcW w:w="545" w:type="pct"/>
            <w:tcBorders>
              <w:top w:val="single" w:sz="4" w:space="0" w:color="auto"/>
              <w:left w:val="single" w:sz="4" w:space="0" w:color="auto"/>
              <w:bottom w:val="single" w:sz="4" w:space="0" w:color="auto"/>
              <w:right w:val="single" w:sz="4" w:space="0" w:color="auto"/>
            </w:tcBorders>
            <w:noWrap/>
          </w:tcPr>
          <w:p w14:paraId="19E6D662" w14:textId="4C1D1361" w:rsidR="00DF1451" w:rsidRPr="00C2061D" w:rsidRDefault="00FC3550" w:rsidP="00393A49">
            <w:pPr>
              <w:rPr>
                <w:rFonts w:cs="Arial"/>
                <w:sz w:val="16"/>
                <w:szCs w:val="16"/>
                <w:lang w:eastAsia="da-DK"/>
              </w:rPr>
            </w:pPr>
            <w:r w:rsidRPr="00C2061D">
              <w:rPr>
                <w:rFonts w:cs="Arial"/>
                <w:sz w:val="16"/>
                <w:szCs w:val="16"/>
                <w:lang w:eastAsia="da-DK"/>
              </w:rPr>
              <w:t>02218/15</w:t>
            </w:r>
          </w:p>
        </w:tc>
        <w:tc>
          <w:tcPr>
            <w:tcW w:w="553" w:type="pct"/>
            <w:tcBorders>
              <w:top w:val="single" w:sz="4" w:space="0" w:color="auto"/>
              <w:left w:val="single" w:sz="4" w:space="0" w:color="auto"/>
              <w:bottom w:val="single" w:sz="4" w:space="0" w:color="auto"/>
              <w:right w:val="single" w:sz="4" w:space="0" w:color="auto"/>
            </w:tcBorders>
            <w:noWrap/>
          </w:tcPr>
          <w:p w14:paraId="47BB21D4" w14:textId="03AF5296" w:rsidR="00DF1451" w:rsidRPr="00C2061D" w:rsidRDefault="00FC3550" w:rsidP="00393A49">
            <w:pPr>
              <w:rPr>
                <w:rFonts w:cs="Arial"/>
                <w:sz w:val="16"/>
                <w:szCs w:val="16"/>
                <w:lang w:eastAsia="da-DK"/>
              </w:rPr>
            </w:pPr>
            <w:r w:rsidRPr="00C2061D">
              <w:rPr>
                <w:rFonts w:cs="Arial"/>
                <w:sz w:val="16"/>
                <w:szCs w:val="16"/>
                <w:lang w:eastAsia="da-DK"/>
              </w:rPr>
              <w:t>Accu-Chek Spirit Combo_ Accu Chek Spirit</w:t>
            </w:r>
          </w:p>
        </w:tc>
        <w:tc>
          <w:tcPr>
            <w:tcW w:w="659" w:type="pct"/>
            <w:tcBorders>
              <w:top w:val="single" w:sz="4" w:space="0" w:color="auto"/>
              <w:left w:val="single" w:sz="4" w:space="0" w:color="auto"/>
              <w:bottom w:val="single" w:sz="4" w:space="0" w:color="auto"/>
              <w:right w:val="single" w:sz="4" w:space="0" w:color="auto"/>
            </w:tcBorders>
            <w:noWrap/>
          </w:tcPr>
          <w:p w14:paraId="710D8CA4" w14:textId="5F8EAB67" w:rsidR="00DF1451" w:rsidRPr="00C2061D" w:rsidRDefault="00FC3550" w:rsidP="00393A49">
            <w:pPr>
              <w:rPr>
                <w:rFonts w:cs="Arial"/>
                <w:sz w:val="16"/>
                <w:szCs w:val="16"/>
                <w:lang w:eastAsia="da-DK"/>
              </w:rPr>
            </w:pPr>
            <w:r w:rsidRPr="00C2061D">
              <w:rPr>
                <w:rFonts w:cs="Arial"/>
                <w:sz w:val="16"/>
                <w:szCs w:val="16"/>
                <w:lang w:eastAsia="da-DK"/>
              </w:rPr>
              <w:t>Roche Diabetes Care</w:t>
            </w:r>
          </w:p>
        </w:tc>
        <w:tc>
          <w:tcPr>
            <w:tcW w:w="1977" w:type="pct"/>
            <w:tcBorders>
              <w:top w:val="single" w:sz="4" w:space="0" w:color="auto"/>
              <w:left w:val="single" w:sz="4" w:space="0" w:color="auto"/>
              <w:bottom w:val="single" w:sz="4" w:space="0" w:color="auto"/>
              <w:right w:val="single" w:sz="4" w:space="0" w:color="auto"/>
            </w:tcBorders>
          </w:tcPr>
          <w:p w14:paraId="4EE26AED" w14:textId="77777777" w:rsidR="00DF1451" w:rsidRPr="00C2061D" w:rsidRDefault="00FC3550" w:rsidP="00393A49">
            <w:pPr>
              <w:rPr>
                <w:rFonts w:cs="Arial"/>
                <w:sz w:val="16"/>
                <w:szCs w:val="16"/>
                <w:lang w:eastAsia="da-DK"/>
              </w:rPr>
            </w:pPr>
            <w:r w:rsidRPr="00C2061D">
              <w:rPr>
                <w:rFonts w:cs="Arial"/>
                <w:sz w:val="16"/>
                <w:szCs w:val="16"/>
                <w:lang w:eastAsia="da-DK"/>
              </w:rPr>
              <w:t xml:space="preserve">We became aware that some customers using the Accu-Chek Combo system are experiencing an increase </w:t>
            </w:r>
            <w:proofErr w:type="gramStart"/>
            <w:r w:rsidRPr="00C2061D">
              <w:rPr>
                <w:rFonts w:cs="Arial"/>
                <w:sz w:val="16"/>
                <w:szCs w:val="16"/>
                <w:lang w:eastAsia="da-DK"/>
              </w:rPr>
              <w:t>of</w:t>
            </w:r>
            <w:proofErr w:type="gramEnd"/>
            <w:r w:rsidRPr="00C2061D">
              <w:rPr>
                <w:rFonts w:cs="Arial"/>
                <w:sz w:val="16"/>
                <w:szCs w:val="16"/>
                <w:lang w:eastAsia="da-DK"/>
              </w:rPr>
              <w:t xml:space="preserve"> mechanical errors with their insulin pumps showing E6 and E10 error messages.</w:t>
            </w:r>
          </w:p>
          <w:p w14:paraId="2FD96C7C" w14:textId="012707BD" w:rsidR="00FC3550" w:rsidRPr="00C2061D" w:rsidRDefault="00FC3550" w:rsidP="00393A49">
            <w:pPr>
              <w:rPr>
                <w:rFonts w:cs="Arial"/>
                <w:sz w:val="16"/>
                <w:szCs w:val="16"/>
                <w:lang w:eastAsia="da-DK"/>
              </w:rPr>
            </w:pPr>
            <w:r w:rsidRPr="00C2061D">
              <w:rPr>
                <w:rFonts w:cs="Arial"/>
                <w:sz w:val="16"/>
                <w:szCs w:val="16"/>
                <w:lang w:eastAsia="da-DK"/>
              </w:rPr>
              <w:t xml:space="preserve">If users do not follow the cartridge change process step-by-step as described in the attached training leaflet, there is a potential risk of small insulin amounts to drip into the cartridge compartment. Such small insulin amounts would reside in the compartment and result in a damage </w:t>
            </w:r>
            <w:proofErr w:type="gramStart"/>
            <w:r w:rsidRPr="00C2061D">
              <w:rPr>
                <w:rFonts w:cs="Arial"/>
                <w:sz w:val="16"/>
                <w:szCs w:val="16"/>
                <w:lang w:eastAsia="da-DK"/>
              </w:rPr>
              <w:t>of</w:t>
            </w:r>
            <w:proofErr w:type="gramEnd"/>
            <w:r w:rsidRPr="00C2061D">
              <w:rPr>
                <w:rFonts w:cs="Arial"/>
                <w:sz w:val="16"/>
                <w:szCs w:val="16"/>
                <w:lang w:eastAsia="da-DK"/>
              </w:rPr>
              <w:t xml:space="preserve"> the piston rod over time, so that the piston rod will not properly move and potentially limit or cause a blockage of the insulin pump motor function. Eventually, this may result in the insulin not being delivered as intended.</w:t>
            </w:r>
          </w:p>
        </w:tc>
        <w:tc>
          <w:tcPr>
            <w:tcW w:w="494" w:type="pct"/>
            <w:tcBorders>
              <w:top w:val="single" w:sz="4" w:space="0" w:color="auto"/>
              <w:left w:val="single" w:sz="4" w:space="0" w:color="auto"/>
              <w:bottom w:val="single" w:sz="4" w:space="0" w:color="auto"/>
              <w:right w:val="single" w:sz="4" w:space="0" w:color="auto"/>
            </w:tcBorders>
          </w:tcPr>
          <w:p w14:paraId="4323A318" w14:textId="7FD147E1" w:rsidR="00DF1451" w:rsidRPr="00C2061D" w:rsidRDefault="00FC3550" w:rsidP="00393A49">
            <w:pPr>
              <w:rPr>
                <w:rFonts w:cs="Arial"/>
                <w:sz w:val="16"/>
                <w:szCs w:val="16"/>
                <w:lang w:eastAsia="da-DK"/>
              </w:rPr>
            </w:pPr>
            <w:r w:rsidRPr="00C2061D">
              <w:rPr>
                <w:rFonts w:cs="Arial"/>
                <w:sz w:val="16"/>
                <w:szCs w:val="16"/>
                <w:lang w:eastAsia="da-DK"/>
              </w:rPr>
              <w:t>Yes</w:t>
            </w:r>
          </w:p>
        </w:tc>
      </w:tr>
      <w:tr w:rsidR="00FD19E4" w:rsidRPr="00C2061D" w14:paraId="3FD66A36" w14:textId="77777777" w:rsidTr="00B1189D">
        <w:tc>
          <w:tcPr>
            <w:tcW w:w="331" w:type="pct"/>
            <w:tcBorders>
              <w:top w:val="single" w:sz="4" w:space="0" w:color="auto"/>
              <w:left w:val="single" w:sz="4" w:space="0" w:color="auto"/>
              <w:bottom w:val="single" w:sz="4" w:space="0" w:color="auto"/>
              <w:right w:val="single" w:sz="4" w:space="0" w:color="auto"/>
            </w:tcBorders>
          </w:tcPr>
          <w:p w14:paraId="5C4A07B1" w14:textId="4F250507" w:rsidR="00DF1451" w:rsidRPr="00C2061D" w:rsidRDefault="00FC3550" w:rsidP="00393A49">
            <w:pPr>
              <w:rPr>
                <w:rFonts w:cs="Arial"/>
                <w:sz w:val="16"/>
                <w:szCs w:val="16"/>
                <w:lang w:eastAsia="da-DK"/>
              </w:rPr>
            </w:pPr>
            <w:r w:rsidRPr="00C2061D">
              <w:rPr>
                <w:rFonts w:cs="Arial"/>
                <w:sz w:val="16"/>
                <w:szCs w:val="16"/>
                <w:lang w:eastAsia="da-DK"/>
              </w:rPr>
              <w:t>2</w:t>
            </w:r>
          </w:p>
        </w:tc>
        <w:tc>
          <w:tcPr>
            <w:tcW w:w="441" w:type="pct"/>
            <w:tcBorders>
              <w:top w:val="single" w:sz="4" w:space="0" w:color="auto"/>
              <w:left w:val="single" w:sz="4" w:space="0" w:color="auto"/>
              <w:bottom w:val="single" w:sz="4" w:space="0" w:color="auto"/>
              <w:right w:val="single" w:sz="4" w:space="0" w:color="auto"/>
            </w:tcBorders>
            <w:noWrap/>
          </w:tcPr>
          <w:p w14:paraId="03C14B7B" w14:textId="7E4D7464" w:rsidR="00DF1451" w:rsidRPr="00C2061D" w:rsidRDefault="00FC3550" w:rsidP="00393A49">
            <w:pPr>
              <w:rPr>
                <w:rFonts w:cs="Arial"/>
                <w:sz w:val="16"/>
                <w:szCs w:val="16"/>
                <w:lang w:eastAsia="da-DK"/>
              </w:rPr>
            </w:pPr>
            <w:r w:rsidRPr="00C2061D">
              <w:rPr>
                <w:rFonts w:cs="Arial"/>
                <w:sz w:val="16"/>
                <w:szCs w:val="16"/>
                <w:lang w:eastAsia="da-DK"/>
              </w:rPr>
              <w:t>02. October 2014</w:t>
            </w:r>
          </w:p>
        </w:tc>
        <w:tc>
          <w:tcPr>
            <w:tcW w:w="545" w:type="pct"/>
            <w:tcBorders>
              <w:top w:val="single" w:sz="4" w:space="0" w:color="auto"/>
              <w:left w:val="single" w:sz="4" w:space="0" w:color="auto"/>
              <w:bottom w:val="single" w:sz="4" w:space="0" w:color="auto"/>
              <w:right w:val="single" w:sz="4" w:space="0" w:color="auto"/>
            </w:tcBorders>
            <w:noWrap/>
          </w:tcPr>
          <w:p w14:paraId="297954F3" w14:textId="1D65A6FF" w:rsidR="00DF1451" w:rsidRPr="00C2061D" w:rsidRDefault="00FC3550" w:rsidP="00393A49">
            <w:pPr>
              <w:rPr>
                <w:rFonts w:cs="Arial"/>
                <w:sz w:val="16"/>
                <w:szCs w:val="16"/>
                <w:lang w:eastAsia="da-DK"/>
              </w:rPr>
            </w:pPr>
            <w:r w:rsidRPr="00C2061D">
              <w:rPr>
                <w:rFonts w:cs="Arial"/>
                <w:sz w:val="16"/>
                <w:szCs w:val="16"/>
                <w:lang w:eastAsia="da-DK"/>
              </w:rPr>
              <w:t>06264/14</w:t>
            </w:r>
          </w:p>
        </w:tc>
        <w:tc>
          <w:tcPr>
            <w:tcW w:w="553" w:type="pct"/>
            <w:tcBorders>
              <w:top w:val="single" w:sz="4" w:space="0" w:color="auto"/>
              <w:left w:val="single" w:sz="4" w:space="0" w:color="auto"/>
              <w:bottom w:val="single" w:sz="4" w:space="0" w:color="auto"/>
              <w:right w:val="single" w:sz="4" w:space="0" w:color="auto"/>
            </w:tcBorders>
            <w:noWrap/>
          </w:tcPr>
          <w:p w14:paraId="2EBCA8A6" w14:textId="5A8DFAC9" w:rsidR="00DF1451" w:rsidRPr="00C2061D" w:rsidRDefault="00FC3550" w:rsidP="00393A49">
            <w:pPr>
              <w:rPr>
                <w:rFonts w:cs="Arial"/>
                <w:sz w:val="16"/>
                <w:szCs w:val="16"/>
                <w:lang w:eastAsia="da-DK"/>
              </w:rPr>
            </w:pPr>
            <w:r w:rsidRPr="00C2061D">
              <w:rPr>
                <w:rFonts w:cs="Arial"/>
                <w:sz w:val="16"/>
                <w:szCs w:val="16"/>
                <w:lang w:eastAsia="da-DK"/>
              </w:rPr>
              <w:t>Accu-Chek Spirit Combo</w:t>
            </w:r>
          </w:p>
        </w:tc>
        <w:tc>
          <w:tcPr>
            <w:tcW w:w="659" w:type="pct"/>
            <w:tcBorders>
              <w:top w:val="single" w:sz="4" w:space="0" w:color="auto"/>
              <w:left w:val="single" w:sz="4" w:space="0" w:color="auto"/>
              <w:bottom w:val="single" w:sz="4" w:space="0" w:color="auto"/>
              <w:right w:val="single" w:sz="4" w:space="0" w:color="auto"/>
            </w:tcBorders>
            <w:noWrap/>
          </w:tcPr>
          <w:p w14:paraId="169EAEE4" w14:textId="376AF3E3" w:rsidR="00DF1451" w:rsidRPr="00C2061D" w:rsidRDefault="00FC3550" w:rsidP="00393A49">
            <w:pPr>
              <w:rPr>
                <w:rFonts w:cs="Arial"/>
                <w:sz w:val="16"/>
                <w:szCs w:val="16"/>
                <w:lang w:eastAsia="da-DK"/>
              </w:rPr>
            </w:pPr>
            <w:r w:rsidRPr="00C2061D">
              <w:rPr>
                <w:rFonts w:cs="Arial"/>
                <w:sz w:val="16"/>
                <w:szCs w:val="16"/>
                <w:lang w:eastAsia="da-DK"/>
              </w:rPr>
              <w:t>Roche Diabetes Care</w:t>
            </w:r>
          </w:p>
        </w:tc>
        <w:tc>
          <w:tcPr>
            <w:tcW w:w="1977" w:type="pct"/>
            <w:tcBorders>
              <w:top w:val="single" w:sz="4" w:space="0" w:color="auto"/>
              <w:left w:val="single" w:sz="4" w:space="0" w:color="auto"/>
              <w:bottom w:val="single" w:sz="4" w:space="0" w:color="auto"/>
              <w:right w:val="single" w:sz="4" w:space="0" w:color="auto"/>
            </w:tcBorders>
          </w:tcPr>
          <w:p w14:paraId="4676EDCC" w14:textId="6DB66F36" w:rsidR="00DF1451" w:rsidRPr="00C2061D" w:rsidRDefault="00FC3550" w:rsidP="00393A49">
            <w:pPr>
              <w:rPr>
                <w:rFonts w:cs="Arial"/>
                <w:sz w:val="16"/>
                <w:szCs w:val="16"/>
                <w:lang w:eastAsia="da-DK"/>
              </w:rPr>
            </w:pPr>
            <w:r w:rsidRPr="00C2061D">
              <w:rPr>
                <w:rFonts w:cs="Arial"/>
                <w:sz w:val="16"/>
                <w:szCs w:val="16"/>
                <w:lang w:eastAsia="da-DK"/>
              </w:rPr>
              <w:t>Patients may experience a loss o</w:t>
            </w:r>
            <w:r w:rsidR="00A2006F" w:rsidRPr="00C2061D">
              <w:rPr>
                <w:rFonts w:cs="Arial"/>
                <w:sz w:val="16"/>
                <w:szCs w:val="16"/>
                <w:lang w:eastAsia="da-DK"/>
              </w:rPr>
              <w:t>f</w:t>
            </w:r>
            <w:r w:rsidRPr="00C2061D">
              <w:rPr>
                <w:rFonts w:cs="Arial"/>
                <w:sz w:val="16"/>
                <w:szCs w:val="16"/>
                <w:lang w:eastAsia="da-DK"/>
              </w:rPr>
              <w:t xml:space="preserve"> the date and time settings. This issue may occur if the pump capacitor fails to function properly due to a leakage. </w:t>
            </w:r>
          </w:p>
          <w:p w14:paraId="60A81859" w14:textId="0AD56461" w:rsidR="00FC3550" w:rsidRPr="00C2061D" w:rsidRDefault="00FC3550" w:rsidP="00393A49">
            <w:pPr>
              <w:rPr>
                <w:rFonts w:cs="Arial"/>
                <w:sz w:val="16"/>
                <w:szCs w:val="16"/>
                <w:lang w:eastAsia="da-DK"/>
              </w:rPr>
            </w:pPr>
            <w:r w:rsidRPr="00C2061D">
              <w:rPr>
                <w:rFonts w:cs="Arial"/>
                <w:sz w:val="16"/>
                <w:szCs w:val="16"/>
                <w:lang w:eastAsia="da-DK"/>
              </w:rPr>
              <w:t xml:space="preserve">The user might overlook the change. As a </w:t>
            </w:r>
            <w:proofErr w:type="gramStart"/>
            <w:r w:rsidRPr="00C2061D">
              <w:rPr>
                <w:rFonts w:cs="Arial"/>
                <w:sz w:val="16"/>
                <w:szCs w:val="16"/>
                <w:lang w:eastAsia="da-DK"/>
              </w:rPr>
              <w:t>result</w:t>
            </w:r>
            <w:proofErr w:type="gramEnd"/>
            <w:r w:rsidRPr="00C2061D">
              <w:rPr>
                <w:rFonts w:cs="Arial"/>
                <w:sz w:val="16"/>
                <w:szCs w:val="16"/>
                <w:lang w:eastAsia="da-DK"/>
              </w:rPr>
              <w:t xml:space="preserve"> a shift of the basal rate time block would occur, which could potentially contribute to hyper- hypoglycemic events.</w:t>
            </w:r>
          </w:p>
        </w:tc>
        <w:tc>
          <w:tcPr>
            <w:tcW w:w="494" w:type="pct"/>
            <w:tcBorders>
              <w:top w:val="single" w:sz="4" w:space="0" w:color="auto"/>
              <w:left w:val="single" w:sz="4" w:space="0" w:color="auto"/>
              <w:bottom w:val="single" w:sz="4" w:space="0" w:color="auto"/>
              <w:right w:val="single" w:sz="4" w:space="0" w:color="auto"/>
            </w:tcBorders>
          </w:tcPr>
          <w:p w14:paraId="2BBAFF07" w14:textId="07E1A841" w:rsidR="00DF1451" w:rsidRPr="00C2061D" w:rsidRDefault="00EF2F08" w:rsidP="00393A49">
            <w:pPr>
              <w:rPr>
                <w:rFonts w:cs="Arial"/>
                <w:sz w:val="16"/>
                <w:szCs w:val="16"/>
                <w:lang w:eastAsia="da-DK"/>
              </w:rPr>
            </w:pPr>
            <w:r w:rsidRPr="00C2061D">
              <w:rPr>
                <w:rFonts w:cs="Arial"/>
                <w:sz w:val="16"/>
                <w:szCs w:val="16"/>
                <w:lang w:eastAsia="da-DK"/>
              </w:rPr>
              <w:t>Yes</w:t>
            </w:r>
          </w:p>
        </w:tc>
      </w:tr>
      <w:tr w:rsidR="00FD19E4" w:rsidRPr="00C2061D" w14:paraId="3475B06F" w14:textId="77777777" w:rsidTr="00B1189D">
        <w:tc>
          <w:tcPr>
            <w:tcW w:w="331" w:type="pct"/>
            <w:tcBorders>
              <w:top w:val="single" w:sz="4" w:space="0" w:color="auto"/>
              <w:left w:val="single" w:sz="4" w:space="0" w:color="auto"/>
              <w:bottom w:val="single" w:sz="4" w:space="0" w:color="auto"/>
              <w:right w:val="single" w:sz="4" w:space="0" w:color="auto"/>
            </w:tcBorders>
          </w:tcPr>
          <w:p w14:paraId="2B8240DB" w14:textId="71F4E145" w:rsidR="00DF1451" w:rsidRPr="00C2061D" w:rsidRDefault="0053578A" w:rsidP="00393A49">
            <w:pPr>
              <w:rPr>
                <w:rFonts w:cs="Arial"/>
                <w:sz w:val="16"/>
                <w:szCs w:val="16"/>
                <w:lang w:eastAsia="da-DK"/>
              </w:rPr>
            </w:pPr>
            <w:r w:rsidRPr="00C2061D">
              <w:rPr>
                <w:rFonts w:cs="Arial"/>
                <w:sz w:val="16"/>
                <w:szCs w:val="16"/>
                <w:lang w:eastAsia="da-DK"/>
              </w:rPr>
              <w:t>3</w:t>
            </w:r>
          </w:p>
        </w:tc>
        <w:tc>
          <w:tcPr>
            <w:tcW w:w="441" w:type="pct"/>
            <w:tcBorders>
              <w:top w:val="single" w:sz="4" w:space="0" w:color="auto"/>
              <w:left w:val="single" w:sz="4" w:space="0" w:color="auto"/>
              <w:bottom w:val="single" w:sz="4" w:space="0" w:color="auto"/>
              <w:right w:val="single" w:sz="4" w:space="0" w:color="auto"/>
            </w:tcBorders>
            <w:noWrap/>
          </w:tcPr>
          <w:p w14:paraId="1FB57C13" w14:textId="5F2A5027" w:rsidR="00DF1451" w:rsidRPr="00C2061D" w:rsidRDefault="0053578A" w:rsidP="00393A49">
            <w:pPr>
              <w:rPr>
                <w:rFonts w:cs="Arial"/>
                <w:sz w:val="16"/>
                <w:szCs w:val="16"/>
                <w:lang w:eastAsia="da-DK"/>
              </w:rPr>
            </w:pPr>
            <w:r w:rsidRPr="00C2061D">
              <w:rPr>
                <w:rFonts w:cs="Arial"/>
                <w:sz w:val="16"/>
                <w:szCs w:val="16"/>
                <w:lang w:eastAsia="da-DK"/>
              </w:rPr>
              <w:t>12. August 2024</w:t>
            </w:r>
          </w:p>
        </w:tc>
        <w:tc>
          <w:tcPr>
            <w:tcW w:w="545" w:type="pct"/>
            <w:tcBorders>
              <w:top w:val="single" w:sz="4" w:space="0" w:color="auto"/>
              <w:left w:val="single" w:sz="4" w:space="0" w:color="auto"/>
              <w:bottom w:val="single" w:sz="4" w:space="0" w:color="auto"/>
              <w:right w:val="single" w:sz="4" w:space="0" w:color="auto"/>
            </w:tcBorders>
            <w:noWrap/>
          </w:tcPr>
          <w:p w14:paraId="1065B24E" w14:textId="21F5717A" w:rsidR="00DF1451" w:rsidRPr="00C2061D" w:rsidRDefault="0053578A" w:rsidP="00393A49">
            <w:pPr>
              <w:rPr>
                <w:rFonts w:cs="Arial"/>
                <w:sz w:val="16"/>
                <w:szCs w:val="16"/>
                <w:lang w:eastAsia="da-DK"/>
              </w:rPr>
            </w:pPr>
            <w:r w:rsidRPr="00C2061D">
              <w:rPr>
                <w:rFonts w:cs="Arial"/>
                <w:sz w:val="16"/>
                <w:szCs w:val="16"/>
                <w:lang w:eastAsia="da-DK"/>
              </w:rPr>
              <w:t>12658/22</w:t>
            </w:r>
          </w:p>
        </w:tc>
        <w:tc>
          <w:tcPr>
            <w:tcW w:w="553" w:type="pct"/>
            <w:tcBorders>
              <w:top w:val="single" w:sz="4" w:space="0" w:color="auto"/>
              <w:left w:val="single" w:sz="4" w:space="0" w:color="auto"/>
              <w:bottom w:val="single" w:sz="4" w:space="0" w:color="auto"/>
              <w:right w:val="single" w:sz="4" w:space="0" w:color="auto"/>
            </w:tcBorders>
            <w:noWrap/>
          </w:tcPr>
          <w:p w14:paraId="2876262A" w14:textId="6175CEC9" w:rsidR="00DF1451" w:rsidRPr="00C2061D" w:rsidRDefault="0053578A" w:rsidP="00393A49">
            <w:pPr>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Insulin Pumps</w:t>
            </w:r>
          </w:p>
        </w:tc>
        <w:tc>
          <w:tcPr>
            <w:tcW w:w="659" w:type="pct"/>
            <w:tcBorders>
              <w:top w:val="single" w:sz="4" w:space="0" w:color="auto"/>
              <w:left w:val="single" w:sz="4" w:space="0" w:color="auto"/>
              <w:bottom w:val="single" w:sz="4" w:space="0" w:color="auto"/>
              <w:right w:val="single" w:sz="4" w:space="0" w:color="auto"/>
            </w:tcBorders>
            <w:noWrap/>
          </w:tcPr>
          <w:p w14:paraId="57A2EC34" w14:textId="131A4D4D" w:rsidR="00DF1451" w:rsidRPr="00C2061D" w:rsidRDefault="0053578A" w:rsidP="00393A49">
            <w:pPr>
              <w:rPr>
                <w:rFonts w:cs="Arial"/>
                <w:sz w:val="16"/>
                <w:szCs w:val="16"/>
                <w:lang w:eastAsia="da-DK"/>
              </w:rPr>
            </w:pPr>
            <w:proofErr w:type="spellStart"/>
            <w:r w:rsidRPr="00C2061D">
              <w:rPr>
                <w:rFonts w:cs="Arial"/>
                <w:sz w:val="16"/>
                <w:szCs w:val="16"/>
                <w:lang w:eastAsia="da-DK"/>
              </w:rPr>
              <w:t>MedTronic</w:t>
            </w:r>
            <w:proofErr w:type="spellEnd"/>
            <w:r w:rsidRPr="00C2061D">
              <w:rPr>
                <w:rFonts w:cs="Arial"/>
                <w:sz w:val="16"/>
                <w:szCs w:val="16"/>
                <w:lang w:eastAsia="da-DK"/>
              </w:rPr>
              <w:t xml:space="preserve"> </w:t>
            </w:r>
            <w:proofErr w:type="spellStart"/>
            <w:r w:rsidRPr="00C2061D">
              <w:rPr>
                <w:rFonts w:cs="Arial"/>
                <w:sz w:val="16"/>
                <w:szCs w:val="16"/>
                <w:lang w:eastAsia="da-DK"/>
              </w:rPr>
              <w:t>Minimed</w:t>
            </w:r>
            <w:proofErr w:type="spellEnd"/>
          </w:p>
        </w:tc>
        <w:tc>
          <w:tcPr>
            <w:tcW w:w="1977" w:type="pct"/>
            <w:tcBorders>
              <w:top w:val="single" w:sz="4" w:space="0" w:color="auto"/>
              <w:left w:val="single" w:sz="4" w:space="0" w:color="auto"/>
              <w:bottom w:val="single" w:sz="4" w:space="0" w:color="auto"/>
              <w:right w:val="single" w:sz="4" w:space="0" w:color="auto"/>
            </w:tcBorders>
          </w:tcPr>
          <w:p w14:paraId="68F7777F" w14:textId="77777777" w:rsidR="00DF1451" w:rsidRPr="00C2061D" w:rsidRDefault="0053578A" w:rsidP="00393A49">
            <w:pPr>
              <w:rPr>
                <w:rFonts w:cs="Arial"/>
                <w:sz w:val="16"/>
                <w:szCs w:val="16"/>
                <w:lang w:eastAsia="da-DK"/>
              </w:rPr>
            </w:pPr>
            <w:r w:rsidRPr="00C2061D">
              <w:rPr>
                <w:rFonts w:cs="Arial"/>
                <w:sz w:val="16"/>
                <w:szCs w:val="16"/>
                <w:lang w:eastAsia="da-DK"/>
              </w:rPr>
              <w:t xml:space="preserve">We are pleased to inform you that we have developed a new battery cap for these specific pumps, which addresses the potential issues with the previous battery cap (model ACC-1527).  </w:t>
            </w:r>
          </w:p>
          <w:p w14:paraId="204C63A7" w14:textId="1222E8EE" w:rsidR="0053578A" w:rsidRPr="00C2061D" w:rsidRDefault="0053578A" w:rsidP="00393A49">
            <w:pPr>
              <w:rPr>
                <w:rFonts w:cs="Arial"/>
                <w:sz w:val="16"/>
                <w:szCs w:val="16"/>
                <w:lang w:eastAsia="da-DK"/>
              </w:rPr>
            </w:pPr>
            <w:r w:rsidRPr="00C2061D">
              <w:rPr>
                <w:rFonts w:cs="Arial"/>
                <w:sz w:val="16"/>
                <w:szCs w:val="16"/>
                <w:lang w:eastAsia="da-DK"/>
              </w:rPr>
              <w:t>We have attempted to send you a new battery cap, ACC-1529, along with instructions to replace your battery cap with the new cap provided. However, we have not received your acknowledgment.</w:t>
            </w:r>
          </w:p>
        </w:tc>
        <w:tc>
          <w:tcPr>
            <w:tcW w:w="494" w:type="pct"/>
            <w:tcBorders>
              <w:top w:val="single" w:sz="4" w:space="0" w:color="auto"/>
              <w:left w:val="single" w:sz="4" w:space="0" w:color="auto"/>
              <w:bottom w:val="single" w:sz="4" w:space="0" w:color="auto"/>
              <w:right w:val="single" w:sz="4" w:space="0" w:color="auto"/>
            </w:tcBorders>
          </w:tcPr>
          <w:p w14:paraId="2D97D290" w14:textId="44B6AB8F" w:rsidR="00DF1451" w:rsidRPr="00C2061D" w:rsidRDefault="0053578A" w:rsidP="00393A49">
            <w:pPr>
              <w:rPr>
                <w:rFonts w:cs="Arial"/>
                <w:sz w:val="16"/>
                <w:szCs w:val="16"/>
                <w:lang w:eastAsia="da-DK"/>
              </w:rPr>
            </w:pPr>
            <w:r w:rsidRPr="00C2061D">
              <w:rPr>
                <w:rFonts w:cs="Arial"/>
                <w:sz w:val="16"/>
                <w:szCs w:val="16"/>
                <w:lang w:eastAsia="da-DK"/>
              </w:rPr>
              <w:t>No</w:t>
            </w:r>
          </w:p>
        </w:tc>
      </w:tr>
      <w:tr w:rsidR="00DC7698" w:rsidRPr="00C2061D" w14:paraId="1A9DBE87" w14:textId="77777777" w:rsidTr="00B1189D">
        <w:tc>
          <w:tcPr>
            <w:tcW w:w="331" w:type="pct"/>
            <w:tcBorders>
              <w:top w:val="single" w:sz="4" w:space="0" w:color="auto"/>
              <w:left w:val="single" w:sz="4" w:space="0" w:color="auto"/>
              <w:bottom w:val="single" w:sz="4" w:space="0" w:color="auto"/>
              <w:right w:val="single" w:sz="4" w:space="0" w:color="auto"/>
            </w:tcBorders>
          </w:tcPr>
          <w:p w14:paraId="54E7163C" w14:textId="5A72FB78" w:rsidR="006641C8" w:rsidRPr="00C2061D" w:rsidRDefault="006641C8" w:rsidP="006641C8">
            <w:pPr>
              <w:rPr>
                <w:rFonts w:cs="Arial"/>
                <w:sz w:val="16"/>
                <w:szCs w:val="16"/>
                <w:lang w:eastAsia="da-DK"/>
              </w:rPr>
            </w:pPr>
            <w:r w:rsidRPr="00C2061D">
              <w:rPr>
                <w:rFonts w:cs="Arial"/>
                <w:sz w:val="16"/>
                <w:szCs w:val="16"/>
                <w:lang w:eastAsia="da-DK"/>
              </w:rPr>
              <w:t>3</w:t>
            </w:r>
          </w:p>
        </w:tc>
        <w:tc>
          <w:tcPr>
            <w:tcW w:w="441" w:type="pct"/>
            <w:tcBorders>
              <w:top w:val="single" w:sz="4" w:space="0" w:color="auto"/>
              <w:left w:val="single" w:sz="4" w:space="0" w:color="auto"/>
              <w:bottom w:val="single" w:sz="4" w:space="0" w:color="auto"/>
              <w:right w:val="single" w:sz="4" w:space="0" w:color="auto"/>
            </w:tcBorders>
            <w:noWrap/>
          </w:tcPr>
          <w:p w14:paraId="21FE6F2A" w14:textId="0C254495" w:rsidR="006641C8" w:rsidRPr="00C2061D" w:rsidRDefault="006641C8" w:rsidP="006641C8">
            <w:pPr>
              <w:rPr>
                <w:rFonts w:cs="Arial"/>
                <w:sz w:val="16"/>
                <w:szCs w:val="16"/>
                <w:lang w:eastAsia="da-DK"/>
              </w:rPr>
            </w:pPr>
            <w:r w:rsidRPr="00C2061D">
              <w:rPr>
                <w:rFonts w:cs="Arial"/>
                <w:sz w:val="16"/>
                <w:szCs w:val="16"/>
                <w:lang w:eastAsia="da-DK"/>
              </w:rPr>
              <w:t>04. February 2022</w:t>
            </w:r>
          </w:p>
        </w:tc>
        <w:tc>
          <w:tcPr>
            <w:tcW w:w="545" w:type="pct"/>
            <w:tcBorders>
              <w:top w:val="single" w:sz="4" w:space="0" w:color="auto"/>
              <w:left w:val="single" w:sz="4" w:space="0" w:color="auto"/>
              <w:bottom w:val="single" w:sz="4" w:space="0" w:color="auto"/>
              <w:right w:val="single" w:sz="4" w:space="0" w:color="auto"/>
            </w:tcBorders>
            <w:noWrap/>
          </w:tcPr>
          <w:p w14:paraId="38FB53C2" w14:textId="5E53D511" w:rsidR="006641C8" w:rsidRPr="00C2061D" w:rsidRDefault="006641C8" w:rsidP="006641C8">
            <w:pPr>
              <w:rPr>
                <w:rFonts w:cs="Arial"/>
                <w:sz w:val="16"/>
                <w:szCs w:val="16"/>
                <w:lang w:eastAsia="da-DK"/>
              </w:rPr>
            </w:pPr>
            <w:r w:rsidRPr="00C2061D">
              <w:rPr>
                <w:rFonts w:cs="Arial"/>
                <w:sz w:val="16"/>
                <w:szCs w:val="16"/>
                <w:lang w:eastAsia="da-DK"/>
              </w:rPr>
              <w:t>02004/22</w:t>
            </w:r>
          </w:p>
        </w:tc>
        <w:tc>
          <w:tcPr>
            <w:tcW w:w="553" w:type="pct"/>
            <w:tcBorders>
              <w:top w:val="single" w:sz="4" w:space="0" w:color="auto"/>
              <w:left w:val="single" w:sz="4" w:space="0" w:color="auto"/>
              <w:bottom w:val="single" w:sz="4" w:space="0" w:color="auto"/>
              <w:right w:val="single" w:sz="4" w:space="0" w:color="auto"/>
            </w:tcBorders>
            <w:noWrap/>
          </w:tcPr>
          <w:p w14:paraId="1CC9077B" w14:textId="2D98648B" w:rsidR="006641C8" w:rsidRPr="00C2061D" w:rsidRDefault="006641C8" w:rsidP="006641C8">
            <w:pPr>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600- und 700 </w:t>
            </w:r>
            <w:proofErr w:type="spellStart"/>
            <w:r w:rsidRPr="00C2061D">
              <w:rPr>
                <w:rFonts w:cs="Arial"/>
                <w:sz w:val="16"/>
                <w:szCs w:val="16"/>
                <w:lang w:eastAsia="da-DK"/>
              </w:rPr>
              <w:t>serie</w:t>
            </w:r>
            <w:proofErr w:type="spellEnd"/>
          </w:p>
        </w:tc>
        <w:tc>
          <w:tcPr>
            <w:tcW w:w="659" w:type="pct"/>
            <w:tcBorders>
              <w:top w:val="single" w:sz="4" w:space="0" w:color="auto"/>
              <w:left w:val="single" w:sz="4" w:space="0" w:color="auto"/>
              <w:bottom w:val="single" w:sz="4" w:space="0" w:color="auto"/>
              <w:right w:val="single" w:sz="4" w:space="0" w:color="auto"/>
            </w:tcBorders>
            <w:noWrap/>
          </w:tcPr>
          <w:p w14:paraId="6730B087" w14:textId="298CE0EC" w:rsidR="006641C8" w:rsidRPr="00C2061D" w:rsidRDefault="006641C8" w:rsidP="006641C8">
            <w:pPr>
              <w:rPr>
                <w:rFonts w:cs="Arial"/>
                <w:sz w:val="16"/>
                <w:szCs w:val="16"/>
                <w:lang w:eastAsia="da-DK"/>
              </w:rPr>
            </w:pPr>
            <w:r w:rsidRPr="00C2061D">
              <w:rPr>
                <w:rFonts w:cs="Arial"/>
                <w:sz w:val="16"/>
                <w:szCs w:val="16"/>
                <w:lang w:eastAsia="da-DK"/>
              </w:rPr>
              <w:t>Medtronic</w:t>
            </w:r>
          </w:p>
        </w:tc>
        <w:tc>
          <w:tcPr>
            <w:tcW w:w="1977" w:type="pct"/>
            <w:tcBorders>
              <w:top w:val="single" w:sz="4" w:space="0" w:color="auto"/>
              <w:left w:val="single" w:sz="4" w:space="0" w:color="auto"/>
              <w:bottom w:val="single" w:sz="4" w:space="0" w:color="auto"/>
              <w:right w:val="single" w:sz="4" w:space="0" w:color="auto"/>
            </w:tcBorders>
          </w:tcPr>
          <w:p w14:paraId="7B48EA7B" w14:textId="77777777" w:rsidR="006641C8" w:rsidRPr="00C2061D" w:rsidRDefault="00387497" w:rsidP="006641C8">
            <w:pPr>
              <w:rPr>
                <w:rFonts w:cs="Arial"/>
                <w:sz w:val="16"/>
                <w:szCs w:val="16"/>
                <w:lang w:eastAsia="da-DK"/>
              </w:rPr>
            </w:pPr>
            <w:r w:rsidRPr="00C2061D">
              <w:rPr>
                <w:rFonts w:cs="Arial"/>
                <w:sz w:val="16"/>
                <w:szCs w:val="16"/>
                <w:lang w:eastAsia="da-DK"/>
              </w:rPr>
              <w:t xml:space="preserve">The pump your patient received was NOT pre-programmed with their basal rates or other verified settings (i.e., bolus wizard settings, sensor settings, etc.), which must be set up and saved on their pump prior to use.   </w:t>
            </w:r>
          </w:p>
          <w:p w14:paraId="51F129BF" w14:textId="28D96A5B" w:rsidR="00387497" w:rsidRPr="00C2061D" w:rsidRDefault="00387497" w:rsidP="006641C8">
            <w:pPr>
              <w:rPr>
                <w:rFonts w:cs="Arial"/>
                <w:sz w:val="16"/>
                <w:szCs w:val="16"/>
                <w:lang w:eastAsia="da-DK"/>
              </w:rPr>
            </w:pPr>
            <w:r w:rsidRPr="00C2061D">
              <w:rPr>
                <w:rFonts w:cs="Arial"/>
                <w:sz w:val="16"/>
                <w:szCs w:val="16"/>
                <w:lang w:eastAsia="da-DK"/>
              </w:rPr>
              <w:t xml:space="preserve">Serious injuries have been reported with the use of the </w:t>
            </w:r>
            <w:proofErr w:type="spellStart"/>
            <w:r w:rsidRPr="00C2061D">
              <w:rPr>
                <w:rFonts w:cs="Arial"/>
                <w:sz w:val="16"/>
                <w:szCs w:val="16"/>
                <w:lang w:eastAsia="da-DK"/>
              </w:rPr>
              <w:t>MiniMed</w:t>
            </w:r>
            <w:proofErr w:type="spellEnd"/>
            <w:r w:rsidRPr="00C2061D">
              <w:rPr>
                <w:rFonts w:cs="Arial"/>
                <w:sz w:val="16"/>
                <w:szCs w:val="16"/>
                <w:lang w:eastAsia="da-DK"/>
              </w:rPr>
              <w:t xml:space="preserve">™ 600 series and </w:t>
            </w:r>
            <w:proofErr w:type="spellStart"/>
            <w:r w:rsidRPr="00C2061D">
              <w:rPr>
                <w:rFonts w:cs="Arial"/>
                <w:sz w:val="16"/>
                <w:szCs w:val="16"/>
                <w:lang w:eastAsia="da-DK"/>
              </w:rPr>
              <w:t>MiniMed</w:t>
            </w:r>
            <w:proofErr w:type="spellEnd"/>
            <w:r w:rsidRPr="00C2061D">
              <w:rPr>
                <w:rFonts w:cs="Arial"/>
                <w:sz w:val="16"/>
                <w:szCs w:val="16"/>
                <w:lang w:eastAsia="da-DK"/>
              </w:rPr>
              <w:t>™ 700 series insulin pumps which may be directly attributed to not setting basal rates.</w:t>
            </w:r>
          </w:p>
        </w:tc>
        <w:tc>
          <w:tcPr>
            <w:tcW w:w="494" w:type="pct"/>
            <w:tcBorders>
              <w:top w:val="single" w:sz="4" w:space="0" w:color="auto"/>
              <w:left w:val="single" w:sz="4" w:space="0" w:color="auto"/>
              <w:bottom w:val="single" w:sz="4" w:space="0" w:color="auto"/>
              <w:right w:val="single" w:sz="4" w:space="0" w:color="auto"/>
            </w:tcBorders>
          </w:tcPr>
          <w:p w14:paraId="2BDB6426" w14:textId="29B01274" w:rsidR="006641C8" w:rsidRPr="00C2061D" w:rsidRDefault="00387497" w:rsidP="006641C8">
            <w:pPr>
              <w:rPr>
                <w:rFonts w:cs="Arial"/>
                <w:sz w:val="16"/>
                <w:szCs w:val="16"/>
                <w:lang w:eastAsia="da-DK"/>
              </w:rPr>
            </w:pPr>
            <w:r w:rsidRPr="00C2061D">
              <w:rPr>
                <w:rFonts w:cs="Arial"/>
                <w:sz w:val="16"/>
                <w:szCs w:val="16"/>
                <w:lang w:eastAsia="da-DK"/>
              </w:rPr>
              <w:t>Yes</w:t>
            </w:r>
          </w:p>
        </w:tc>
      </w:tr>
      <w:tr w:rsidR="00E168A0" w:rsidRPr="00C2061D" w14:paraId="493DA8F6" w14:textId="77777777" w:rsidTr="00B1189D">
        <w:tc>
          <w:tcPr>
            <w:tcW w:w="331" w:type="pct"/>
            <w:tcBorders>
              <w:top w:val="single" w:sz="4" w:space="0" w:color="auto"/>
              <w:left w:val="single" w:sz="4" w:space="0" w:color="auto"/>
              <w:bottom w:val="single" w:sz="4" w:space="0" w:color="auto"/>
              <w:right w:val="single" w:sz="4" w:space="0" w:color="auto"/>
            </w:tcBorders>
          </w:tcPr>
          <w:p w14:paraId="30776ADE" w14:textId="5D87C247" w:rsidR="00E168A0" w:rsidRPr="00C2061D" w:rsidRDefault="00E168A0" w:rsidP="006641C8">
            <w:pPr>
              <w:rPr>
                <w:rFonts w:cs="Arial"/>
                <w:sz w:val="16"/>
                <w:szCs w:val="16"/>
                <w:lang w:eastAsia="da-DK"/>
              </w:rPr>
            </w:pPr>
            <w:r w:rsidRPr="00C2061D">
              <w:rPr>
                <w:rFonts w:cs="Arial"/>
                <w:sz w:val="16"/>
                <w:szCs w:val="16"/>
                <w:lang w:eastAsia="da-DK"/>
              </w:rPr>
              <w:t>4</w:t>
            </w:r>
          </w:p>
        </w:tc>
        <w:tc>
          <w:tcPr>
            <w:tcW w:w="441" w:type="pct"/>
            <w:tcBorders>
              <w:top w:val="single" w:sz="4" w:space="0" w:color="auto"/>
              <w:left w:val="single" w:sz="4" w:space="0" w:color="auto"/>
              <w:bottom w:val="single" w:sz="4" w:space="0" w:color="auto"/>
              <w:right w:val="single" w:sz="4" w:space="0" w:color="auto"/>
            </w:tcBorders>
            <w:noWrap/>
          </w:tcPr>
          <w:p w14:paraId="704B9D43" w14:textId="458147D4" w:rsidR="00E168A0" w:rsidRPr="00C2061D" w:rsidRDefault="00E168A0" w:rsidP="006641C8">
            <w:pPr>
              <w:rPr>
                <w:rFonts w:cs="Arial"/>
                <w:sz w:val="16"/>
                <w:szCs w:val="16"/>
                <w:lang w:eastAsia="da-DK"/>
              </w:rPr>
            </w:pPr>
            <w:r w:rsidRPr="00C2061D">
              <w:rPr>
                <w:rFonts w:cs="Arial"/>
                <w:sz w:val="16"/>
                <w:szCs w:val="16"/>
                <w:lang w:eastAsia="da-DK"/>
              </w:rPr>
              <w:t>11. July 2019</w:t>
            </w:r>
          </w:p>
        </w:tc>
        <w:tc>
          <w:tcPr>
            <w:tcW w:w="545" w:type="pct"/>
            <w:tcBorders>
              <w:top w:val="single" w:sz="4" w:space="0" w:color="auto"/>
              <w:left w:val="single" w:sz="4" w:space="0" w:color="auto"/>
              <w:bottom w:val="single" w:sz="4" w:space="0" w:color="auto"/>
              <w:right w:val="single" w:sz="4" w:space="0" w:color="auto"/>
            </w:tcBorders>
            <w:noWrap/>
          </w:tcPr>
          <w:p w14:paraId="1FDD12A5" w14:textId="4BAD783F" w:rsidR="00E168A0" w:rsidRPr="00C2061D" w:rsidRDefault="00E168A0" w:rsidP="006641C8">
            <w:pPr>
              <w:rPr>
                <w:rFonts w:cs="Arial"/>
                <w:sz w:val="16"/>
                <w:szCs w:val="16"/>
                <w:lang w:eastAsia="da-DK"/>
              </w:rPr>
            </w:pPr>
            <w:r w:rsidRPr="00C2061D">
              <w:rPr>
                <w:rFonts w:cs="Arial"/>
                <w:sz w:val="16"/>
                <w:szCs w:val="16"/>
                <w:lang w:eastAsia="da-DK"/>
              </w:rPr>
              <w:t>08471/19</w:t>
            </w:r>
          </w:p>
        </w:tc>
        <w:tc>
          <w:tcPr>
            <w:tcW w:w="553" w:type="pct"/>
            <w:tcBorders>
              <w:top w:val="single" w:sz="4" w:space="0" w:color="auto"/>
              <w:left w:val="single" w:sz="4" w:space="0" w:color="auto"/>
              <w:bottom w:val="single" w:sz="4" w:space="0" w:color="auto"/>
              <w:right w:val="single" w:sz="4" w:space="0" w:color="auto"/>
            </w:tcBorders>
            <w:noWrap/>
          </w:tcPr>
          <w:p w14:paraId="7F210ECB" w14:textId="4277DE39" w:rsidR="00E168A0" w:rsidRPr="00C2061D" w:rsidRDefault="00E168A0" w:rsidP="006641C8">
            <w:pPr>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Paradigm™ Series and </w:t>
            </w:r>
            <w:proofErr w:type="spellStart"/>
            <w:r w:rsidRPr="00C2061D">
              <w:rPr>
                <w:rFonts w:cs="Arial"/>
                <w:sz w:val="16"/>
                <w:szCs w:val="16"/>
                <w:lang w:eastAsia="da-DK"/>
              </w:rPr>
              <w:t>MiniMedTM</w:t>
            </w:r>
            <w:proofErr w:type="spellEnd"/>
            <w:r w:rsidRPr="00C2061D">
              <w:rPr>
                <w:rFonts w:cs="Arial"/>
                <w:sz w:val="16"/>
                <w:szCs w:val="16"/>
                <w:lang w:eastAsia="da-DK"/>
              </w:rPr>
              <w:t xml:space="preserve"> 508 Insulin Pumps  </w:t>
            </w:r>
          </w:p>
        </w:tc>
        <w:tc>
          <w:tcPr>
            <w:tcW w:w="659" w:type="pct"/>
            <w:tcBorders>
              <w:top w:val="single" w:sz="4" w:space="0" w:color="auto"/>
              <w:left w:val="single" w:sz="4" w:space="0" w:color="auto"/>
              <w:bottom w:val="single" w:sz="4" w:space="0" w:color="auto"/>
              <w:right w:val="single" w:sz="4" w:space="0" w:color="auto"/>
            </w:tcBorders>
            <w:noWrap/>
          </w:tcPr>
          <w:p w14:paraId="32416D32" w14:textId="6F5AF32F" w:rsidR="00E168A0" w:rsidRPr="00C2061D" w:rsidRDefault="00E168A0" w:rsidP="006641C8">
            <w:pPr>
              <w:rPr>
                <w:rFonts w:cs="Arial"/>
                <w:sz w:val="16"/>
                <w:szCs w:val="16"/>
                <w:lang w:eastAsia="da-DK"/>
              </w:rPr>
            </w:pPr>
            <w:r w:rsidRPr="00C2061D">
              <w:rPr>
                <w:rFonts w:cs="Arial"/>
                <w:sz w:val="16"/>
                <w:szCs w:val="16"/>
                <w:lang w:eastAsia="da-DK"/>
              </w:rPr>
              <w:t>Medtronic</w:t>
            </w:r>
          </w:p>
        </w:tc>
        <w:tc>
          <w:tcPr>
            <w:tcW w:w="1977" w:type="pct"/>
            <w:tcBorders>
              <w:top w:val="single" w:sz="4" w:space="0" w:color="auto"/>
              <w:left w:val="single" w:sz="4" w:space="0" w:color="auto"/>
              <w:bottom w:val="single" w:sz="4" w:space="0" w:color="auto"/>
              <w:right w:val="single" w:sz="4" w:space="0" w:color="auto"/>
            </w:tcBorders>
          </w:tcPr>
          <w:p w14:paraId="1306DCED" w14:textId="0918361D" w:rsidR="00E168A0" w:rsidRPr="00C2061D" w:rsidRDefault="00E168A0" w:rsidP="006641C8">
            <w:pPr>
              <w:rPr>
                <w:rFonts w:cs="Arial"/>
                <w:sz w:val="16"/>
                <w:szCs w:val="16"/>
                <w:lang w:eastAsia="da-DK"/>
              </w:rPr>
            </w:pPr>
            <w:r w:rsidRPr="00C2061D">
              <w:rPr>
                <w:rFonts w:cs="Arial"/>
                <w:sz w:val="16"/>
                <w:szCs w:val="16"/>
                <w:lang w:eastAsia="da-DK"/>
              </w:rPr>
              <w:t xml:space="preserve">Security researchers have identified potential cybersecurity vulnerabilities related to these insulin pumps. An unauthorized person with special technical skills and equipment could potentially send RF signals to a nearby insulin pump to change settings and control insulin delivery. This could lead to </w:t>
            </w:r>
            <w:proofErr w:type="spellStart"/>
            <w:r w:rsidRPr="00C2061D">
              <w:rPr>
                <w:rFonts w:cs="Arial"/>
                <w:sz w:val="16"/>
                <w:szCs w:val="16"/>
                <w:lang w:eastAsia="da-DK"/>
              </w:rPr>
              <w:t>hypoglycaemia</w:t>
            </w:r>
            <w:proofErr w:type="spellEnd"/>
            <w:r w:rsidRPr="00C2061D">
              <w:rPr>
                <w:rFonts w:cs="Arial"/>
                <w:sz w:val="16"/>
                <w:szCs w:val="16"/>
                <w:lang w:eastAsia="da-DK"/>
              </w:rPr>
              <w:t xml:space="preserve"> (if additional insulin is delivered) or </w:t>
            </w:r>
            <w:proofErr w:type="spellStart"/>
            <w:r w:rsidRPr="00C2061D">
              <w:rPr>
                <w:rFonts w:cs="Arial"/>
                <w:sz w:val="16"/>
                <w:szCs w:val="16"/>
                <w:lang w:eastAsia="da-DK"/>
              </w:rPr>
              <w:t>hyperglycaemia</w:t>
            </w:r>
            <w:proofErr w:type="spellEnd"/>
            <w:r w:rsidRPr="00C2061D">
              <w:rPr>
                <w:rFonts w:cs="Arial"/>
                <w:sz w:val="16"/>
                <w:szCs w:val="16"/>
                <w:lang w:eastAsia="da-DK"/>
              </w:rPr>
              <w:t xml:space="preserve"> and diabetic ketoacidosis (If not enough insulin is delivered).</w:t>
            </w:r>
          </w:p>
        </w:tc>
        <w:tc>
          <w:tcPr>
            <w:tcW w:w="494" w:type="pct"/>
            <w:tcBorders>
              <w:top w:val="single" w:sz="4" w:space="0" w:color="auto"/>
              <w:left w:val="single" w:sz="4" w:space="0" w:color="auto"/>
              <w:bottom w:val="single" w:sz="4" w:space="0" w:color="auto"/>
              <w:right w:val="single" w:sz="4" w:space="0" w:color="auto"/>
            </w:tcBorders>
          </w:tcPr>
          <w:p w14:paraId="095627B3" w14:textId="2E6AA122" w:rsidR="00E168A0" w:rsidRPr="00C2061D" w:rsidRDefault="00E168A0" w:rsidP="006641C8">
            <w:pPr>
              <w:rPr>
                <w:rFonts w:cs="Arial"/>
                <w:sz w:val="16"/>
                <w:szCs w:val="16"/>
                <w:lang w:eastAsia="da-DK"/>
              </w:rPr>
            </w:pPr>
            <w:r w:rsidRPr="00C2061D">
              <w:rPr>
                <w:rFonts w:cs="Arial"/>
                <w:sz w:val="16"/>
                <w:szCs w:val="16"/>
                <w:lang w:eastAsia="da-DK"/>
              </w:rPr>
              <w:t>Yes</w:t>
            </w:r>
          </w:p>
        </w:tc>
      </w:tr>
      <w:tr w:rsidR="00E168A0" w:rsidRPr="00C2061D" w14:paraId="6C433B5E" w14:textId="77777777" w:rsidTr="00B1189D">
        <w:tc>
          <w:tcPr>
            <w:tcW w:w="331" w:type="pct"/>
            <w:tcBorders>
              <w:top w:val="single" w:sz="4" w:space="0" w:color="auto"/>
              <w:left w:val="single" w:sz="4" w:space="0" w:color="auto"/>
              <w:bottom w:val="single" w:sz="4" w:space="0" w:color="auto"/>
              <w:right w:val="single" w:sz="4" w:space="0" w:color="auto"/>
            </w:tcBorders>
          </w:tcPr>
          <w:p w14:paraId="58D49BA1" w14:textId="3C3500A0" w:rsidR="00E168A0" w:rsidRPr="00C2061D" w:rsidRDefault="00E168A0" w:rsidP="006641C8">
            <w:pPr>
              <w:rPr>
                <w:rFonts w:cs="Arial"/>
                <w:sz w:val="16"/>
                <w:szCs w:val="16"/>
                <w:lang w:eastAsia="da-DK"/>
              </w:rPr>
            </w:pPr>
            <w:r w:rsidRPr="00C2061D">
              <w:rPr>
                <w:rFonts w:cs="Arial"/>
                <w:sz w:val="16"/>
                <w:szCs w:val="16"/>
                <w:lang w:eastAsia="da-DK"/>
              </w:rPr>
              <w:lastRenderedPageBreak/>
              <w:t>4</w:t>
            </w:r>
          </w:p>
        </w:tc>
        <w:tc>
          <w:tcPr>
            <w:tcW w:w="441" w:type="pct"/>
            <w:tcBorders>
              <w:top w:val="single" w:sz="4" w:space="0" w:color="auto"/>
              <w:left w:val="single" w:sz="4" w:space="0" w:color="auto"/>
              <w:bottom w:val="single" w:sz="4" w:space="0" w:color="auto"/>
              <w:right w:val="single" w:sz="4" w:space="0" w:color="auto"/>
            </w:tcBorders>
            <w:noWrap/>
          </w:tcPr>
          <w:p w14:paraId="6F635683" w14:textId="2944B04E" w:rsidR="00E168A0" w:rsidRPr="00C2061D" w:rsidRDefault="00E168A0" w:rsidP="006641C8">
            <w:pPr>
              <w:rPr>
                <w:rFonts w:cs="Arial"/>
                <w:sz w:val="16"/>
                <w:szCs w:val="16"/>
                <w:lang w:eastAsia="da-DK"/>
              </w:rPr>
            </w:pPr>
            <w:r w:rsidRPr="00C2061D">
              <w:rPr>
                <w:rFonts w:cs="Arial"/>
                <w:sz w:val="16"/>
                <w:szCs w:val="16"/>
                <w:lang w:eastAsia="da-DK"/>
              </w:rPr>
              <w:t>20. August 2018</w:t>
            </w:r>
          </w:p>
        </w:tc>
        <w:tc>
          <w:tcPr>
            <w:tcW w:w="545" w:type="pct"/>
            <w:tcBorders>
              <w:top w:val="single" w:sz="4" w:space="0" w:color="auto"/>
              <w:left w:val="single" w:sz="4" w:space="0" w:color="auto"/>
              <w:bottom w:val="single" w:sz="4" w:space="0" w:color="auto"/>
              <w:right w:val="single" w:sz="4" w:space="0" w:color="auto"/>
            </w:tcBorders>
            <w:noWrap/>
          </w:tcPr>
          <w:p w14:paraId="50FAD66D" w14:textId="6CF5809C" w:rsidR="00E168A0" w:rsidRPr="00C2061D" w:rsidRDefault="00E168A0" w:rsidP="006641C8">
            <w:pPr>
              <w:rPr>
                <w:rFonts w:cs="Arial"/>
                <w:sz w:val="16"/>
                <w:szCs w:val="16"/>
                <w:lang w:eastAsia="da-DK"/>
              </w:rPr>
            </w:pPr>
            <w:r w:rsidRPr="00C2061D">
              <w:rPr>
                <w:rFonts w:cs="Arial"/>
                <w:sz w:val="16"/>
                <w:szCs w:val="16"/>
                <w:lang w:eastAsia="da-DK"/>
              </w:rPr>
              <w:t>10052/18</w:t>
            </w:r>
          </w:p>
        </w:tc>
        <w:tc>
          <w:tcPr>
            <w:tcW w:w="553" w:type="pct"/>
            <w:tcBorders>
              <w:top w:val="single" w:sz="4" w:space="0" w:color="auto"/>
              <w:left w:val="single" w:sz="4" w:space="0" w:color="auto"/>
              <w:bottom w:val="single" w:sz="4" w:space="0" w:color="auto"/>
              <w:right w:val="single" w:sz="4" w:space="0" w:color="auto"/>
            </w:tcBorders>
            <w:noWrap/>
          </w:tcPr>
          <w:p w14:paraId="4200F0BC" w14:textId="4F1766AE" w:rsidR="00E168A0" w:rsidRPr="00C2061D" w:rsidRDefault="00E168A0" w:rsidP="006641C8">
            <w:pPr>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remote controller (MMT-500 or MMT-503)</w:t>
            </w:r>
          </w:p>
        </w:tc>
        <w:tc>
          <w:tcPr>
            <w:tcW w:w="659" w:type="pct"/>
            <w:tcBorders>
              <w:top w:val="single" w:sz="4" w:space="0" w:color="auto"/>
              <w:left w:val="single" w:sz="4" w:space="0" w:color="auto"/>
              <w:bottom w:val="single" w:sz="4" w:space="0" w:color="auto"/>
              <w:right w:val="single" w:sz="4" w:space="0" w:color="auto"/>
            </w:tcBorders>
            <w:noWrap/>
          </w:tcPr>
          <w:p w14:paraId="39202DAB" w14:textId="3C04D141" w:rsidR="00E168A0" w:rsidRPr="00C2061D" w:rsidRDefault="00E168A0" w:rsidP="006641C8">
            <w:pPr>
              <w:rPr>
                <w:rFonts w:cs="Arial"/>
                <w:sz w:val="16"/>
                <w:szCs w:val="16"/>
                <w:lang w:eastAsia="da-DK"/>
              </w:rPr>
            </w:pPr>
            <w:r w:rsidRPr="00C2061D">
              <w:rPr>
                <w:rFonts w:cs="Arial"/>
                <w:sz w:val="16"/>
                <w:szCs w:val="16"/>
                <w:lang w:eastAsia="da-DK"/>
              </w:rPr>
              <w:t>Medtronic</w:t>
            </w:r>
          </w:p>
        </w:tc>
        <w:tc>
          <w:tcPr>
            <w:tcW w:w="1977" w:type="pct"/>
            <w:tcBorders>
              <w:top w:val="single" w:sz="4" w:space="0" w:color="auto"/>
              <w:left w:val="single" w:sz="4" w:space="0" w:color="auto"/>
              <w:bottom w:val="single" w:sz="4" w:space="0" w:color="auto"/>
              <w:right w:val="single" w:sz="4" w:space="0" w:color="auto"/>
            </w:tcBorders>
          </w:tcPr>
          <w:p w14:paraId="2284DD01" w14:textId="141D79D7" w:rsidR="00E168A0" w:rsidRPr="00C2061D" w:rsidRDefault="00E168A0" w:rsidP="006641C8">
            <w:pPr>
              <w:rPr>
                <w:rFonts w:cs="Arial"/>
                <w:sz w:val="16"/>
                <w:szCs w:val="16"/>
                <w:lang w:eastAsia="da-DK"/>
              </w:rPr>
            </w:pPr>
            <w:r w:rsidRPr="00C2061D">
              <w:rPr>
                <w:rFonts w:cs="Arial"/>
                <w:sz w:val="16"/>
                <w:szCs w:val="16"/>
                <w:lang w:eastAsia="da-DK"/>
              </w:rPr>
              <w:t xml:space="preserve">An external security researcher has identified a potential vulnerability related to the </w:t>
            </w:r>
            <w:proofErr w:type="spellStart"/>
            <w:r w:rsidRPr="00C2061D">
              <w:rPr>
                <w:rFonts w:cs="Arial"/>
                <w:sz w:val="16"/>
                <w:szCs w:val="16"/>
                <w:lang w:eastAsia="da-DK"/>
              </w:rPr>
              <w:t>MiniMed</w:t>
            </w:r>
            <w:proofErr w:type="spellEnd"/>
            <w:r w:rsidRPr="00C2061D">
              <w:rPr>
                <w:rFonts w:cs="Arial"/>
                <w:sz w:val="16"/>
                <w:szCs w:val="16"/>
                <w:lang w:eastAsia="da-DK"/>
              </w:rPr>
              <w:t xml:space="preserve">™ Paradigm™ family of insulin pumps and corresponding remote controller. The researcher’s report states that an unauthorized individual in </w:t>
            </w:r>
            <w:proofErr w:type="gramStart"/>
            <w:r w:rsidRPr="00C2061D">
              <w:rPr>
                <w:rFonts w:cs="Arial"/>
                <w:sz w:val="16"/>
                <w:szCs w:val="16"/>
                <w:lang w:eastAsia="da-DK"/>
              </w:rPr>
              <w:t>close proximity</w:t>
            </w:r>
            <w:proofErr w:type="gramEnd"/>
            <w:r w:rsidRPr="00C2061D">
              <w:rPr>
                <w:rFonts w:cs="Arial"/>
                <w:sz w:val="16"/>
                <w:szCs w:val="16"/>
                <w:lang w:eastAsia="da-DK"/>
              </w:rPr>
              <w:t xml:space="preserve"> of an insulin pump user could potentially copy the wireless radio frequency (RF) signals from the user’s remote controller (while they are in the process of delivering a remote bolus) and play those back later to deliver an involuntary </w:t>
            </w:r>
            <w:proofErr w:type="gramStart"/>
            <w:r w:rsidRPr="00C2061D">
              <w:rPr>
                <w:rFonts w:cs="Arial"/>
                <w:sz w:val="16"/>
                <w:szCs w:val="16"/>
                <w:lang w:eastAsia="da-DK"/>
              </w:rPr>
              <w:t>bolus</w:t>
            </w:r>
            <w:proofErr w:type="gramEnd"/>
            <w:r w:rsidRPr="00C2061D">
              <w:rPr>
                <w:rFonts w:cs="Arial"/>
                <w:sz w:val="16"/>
                <w:szCs w:val="16"/>
                <w:lang w:eastAsia="da-DK"/>
              </w:rPr>
              <w:t xml:space="preserve"> of insulin to the pump user. This could lead to potential health risks such as hypoglycemia if additional insulin is delivered beyond the user’s insulin requirements.</w:t>
            </w:r>
          </w:p>
        </w:tc>
        <w:tc>
          <w:tcPr>
            <w:tcW w:w="494" w:type="pct"/>
            <w:tcBorders>
              <w:top w:val="single" w:sz="4" w:space="0" w:color="auto"/>
              <w:left w:val="single" w:sz="4" w:space="0" w:color="auto"/>
              <w:bottom w:val="single" w:sz="4" w:space="0" w:color="auto"/>
              <w:right w:val="single" w:sz="4" w:space="0" w:color="auto"/>
            </w:tcBorders>
          </w:tcPr>
          <w:p w14:paraId="5E1F27B5" w14:textId="56BEF7D4" w:rsidR="00E168A0" w:rsidRPr="00C2061D" w:rsidRDefault="00E168A0" w:rsidP="006641C8">
            <w:pPr>
              <w:rPr>
                <w:rFonts w:cs="Arial"/>
                <w:sz w:val="16"/>
                <w:szCs w:val="16"/>
                <w:lang w:eastAsia="da-DK"/>
              </w:rPr>
            </w:pPr>
            <w:r w:rsidRPr="00C2061D">
              <w:rPr>
                <w:rFonts w:cs="Arial"/>
                <w:sz w:val="16"/>
                <w:szCs w:val="16"/>
                <w:lang w:eastAsia="da-DK"/>
              </w:rPr>
              <w:t>Yes</w:t>
            </w:r>
          </w:p>
        </w:tc>
      </w:tr>
      <w:tr w:rsidR="00590D0E" w:rsidRPr="00C2061D" w14:paraId="2D7013B6" w14:textId="77777777" w:rsidTr="00B1189D">
        <w:tc>
          <w:tcPr>
            <w:tcW w:w="331" w:type="pct"/>
            <w:tcBorders>
              <w:top w:val="single" w:sz="4" w:space="0" w:color="auto"/>
              <w:left w:val="single" w:sz="4" w:space="0" w:color="auto"/>
              <w:bottom w:val="single" w:sz="4" w:space="0" w:color="auto"/>
              <w:right w:val="single" w:sz="4" w:space="0" w:color="auto"/>
            </w:tcBorders>
          </w:tcPr>
          <w:p w14:paraId="0FD473F1" w14:textId="324DD58E" w:rsidR="00590D0E" w:rsidRPr="00C2061D" w:rsidRDefault="00590D0E" w:rsidP="006641C8">
            <w:pPr>
              <w:rPr>
                <w:rFonts w:cs="Arial"/>
                <w:sz w:val="16"/>
                <w:szCs w:val="16"/>
                <w:lang w:eastAsia="da-DK"/>
              </w:rPr>
            </w:pPr>
            <w:r w:rsidRPr="00C2061D">
              <w:rPr>
                <w:rFonts w:cs="Arial"/>
                <w:sz w:val="16"/>
                <w:szCs w:val="16"/>
                <w:lang w:eastAsia="da-DK"/>
              </w:rPr>
              <w:t>5</w:t>
            </w:r>
          </w:p>
        </w:tc>
        <w:tc>
          <w:tcPr>
            <w:tcW w:w="441" w:type="pct"/>
            <w:tcBorders>
              <w:top w:val="single" w:sz="4" w:space="0" w:color="auto"/>
              <w:left w:val="single" w:sz="4" w:space="0" w:color="auto"/>
              <w:bottom w:val="single" w:sz="4" w:space="0" w:color="auto"/>
              <w:right w:val="single" w:sz="4" w:space="0" w:color="auto"/>
            </w:tcBorders>
            <w:noWrap/>
          </w:tcPr>
          <w:p w14:paraId="64709960" w14:textId="26AE6455" w:rsidR="00590D0E" w:rsidRPr="00C2061D" w:rsidRDefault="00590D0E" w:rsidP="006641C8">
            <w:pPr>
              <w:rPr>
                <w:rFonts w:cs="Arial"/>
                <w:sz w:val="16"/>
                <w:szCs w:val="16"/>
                <w:lang w:eastAsia="da-DK"/>
              </w:rPr>
            </w:pPr>
            <w:r w:rsidRPr="00C2061D">
              <w:rPr>
                <w:rFonts w:cs="Arial"/>
                <w:sz w:val="16"/>
                <w:szCs w:val="16"/>
                <w:lang w:eastAsia="da-DK"/>
              </w:rPr>
              <w:t>11. September 2012</w:t>
            </w:r>
          </w:p>
        </w:tc>
        <w:tc>
          <w:tcPr>
            <w:tcW w:w="545" w:type="pct"/>
            <w:tcBorders>
              <w:top w:val="single" w:sz="4" w:space="0" w:color="auto"/>
              <w:left w:val="single" w:sz="4" w:space="0" w:color="auto"/>
              <w:bottom w:val="single" w:sz="4" w:space="0" w:color="auto"/>
              <w:right w:val="single" w:sz="4" w:space="0" w:color="auto"/>
            </w:tcBorders>
            <w:noWrap/>
          </w:tcPr>
          <w:p w14:paraId="4EB8D3E3" w14:textId="5FBF4DDB" w:rsidR="00590D0E" w:rsidRPr="00C2061D" w:rsidRDefault="00590D0E" w:rsidP="006641C8">
            <w:pPr>
              <w:rPr>
                <w:rFonts w:cs="Arial"/>
                <w:sz w:val="16"/>
                <w:szCs w:val="16"/>
                <w:lang w:eastAsia="da-DK"/>
              </w:rPr>
            </w:pPr>
            <w:r w:rsidRPr="00C2061D">
              <w:rPr>
                <w:rFonts w:cs="Arial"/>
                <w:sz w:val="16"/>
                <w:szCs w:val="16"/>
                <w:lang w:eastAsia="da-DK"/>
              </w:rPr>
              <w:t>04013/12</w:t>
            </w:r>
          </w:p>
        </w:tc>
        <w:tc>
          <w:tcPr>
            <w:tcW w:w="553" w:type="pct"/>
            <w:tcBorders>
              <w:top w:val="single" w:sz="4" w:space="0" w:color="auto"/>
              <w:left w:val="single" w:sz="4" w:space="0" w:color="auto"/>
              <w:bottom w:val="single" w:sz="4" w:space="0" w:color="auto"/>
              <w:right w:val="single" w:sz="4" w:space="0" w:color="auto"/>
            </w:tcBorders>
            <w:noWrap/>
          </w:tcPr>
          <w:p w14:paraId="23A58767" w14:textId="3AD5C579" w:rsidR="00590D0E" w:rsidRPr="00C2061D" w:rsidRDefault="00C150BA" w:rsidP="006641C8">
            <w:pPr>
              <w:rPr>
                <w:rFonts w:cs="Arial"/>
                <w:sz w:val="16"/>
                <w:szCs w:val="16"/>
                <w:lang w:eastAsia="da-DK"/>
              </w:rPr>
            </w:pPr>
            <w:proofErr w:type="spellStart"/>
            <w:r w:rsidRPr="00C2061D">
              <w:rPr>
                <w:rFonts w:cs="Arial"/>
                <w:sz w:val="16"/>
                <w:szCs w:val="16"/>
                <w:lang w:eastAsia="da-DK"/>
              </w:rPr>
              <w:t>FreeSpan</w:t>
            </w:r>
            <w:proofErr w:type="spellEnd"/>
            <w:r w:rsidRPr="00C2061D">
              <w:rPr>
                <w:rFonts w:cs="Arial"/>
                <w:sz w:val="16"/>
                <w:szCs w:val="16"/>
                <w:lang w:eastAsia="da-DK"/>
              </w:rPr>
              <w:t xml:space="preserve">™ Traverse and </w:t>
            </w:r>
            <w:proofErr w:type="spellStart"/>
            <w:r w:rsidRPr="00C2061D">
              <w:rPr>
                <w:rFonts w:cs="Arial"/>
                <w:sz w:val="16"/>
                <w:szCs w:val="16"/>
                <w:lang w:eastAsia="da-DK"/>
              </w:rPr>
              <w:t>FreeSpan</w:t>
            </w:r>
            <w:proofErr w:type="spellEnd"/>
            <w:r w:rsidRPr="00C2061D">
              <w:rPr>
                <w:rFonts w:cs="Arial"/>
                <w:sz w:val="16"/>
                <w:szCs w:val="16"/>
                <w:lang w:eastAsia="da-DK"/>
              </w:rPr>
              <w:t xml:space="preserve"> Ultra Twin™ Traverse</w:t>
            </w:r>
          </w:p>
        </w:tc>
        <w:tc>
          <w:tcPr>
            <w:tcW w:w="659" w:type="pct"/>
            <w:tcBorders>
              <w:top w:val="single" w:sz="4" w:space="0" w:color="auto"/>
              <w:left w:val="single" w:sz="4" w:space="0" w:color="auto"/>
              <w:bottom w:val="single" w:sz="4" w:space="0" w:color="auto"/>
              <w:right w:val="single" w:sz="4" w:space="0" w:color="auto"/>
            </w:tcBorders>
            <w:noWrap/>
          </w:tcPr>
          <w:p w14:paraId="20484F64" w14:textId="178098DA" w:rsidR="00590D0E" w:rsidRPr="00C2061D" w:rsidRDefault="00C150BA" w:rsidP="006641C8">
            <w:pPr>
              <w:rPr>
                <w:rFonts w:cs="Arial"/>
                <w:sz w:val="16"/>
                <w:szCs w:val="16"/>
                <w:lang w:eastAsia="da-DK"/>
              </w:rPr>
            </w:pPr>
            <w:r w:rsidRPr="00C2061D">
              <w:rPr>
                <w:rFonts w:cs="Arial"/>
                <w:sz w:val="16"/>
                <w:szCs w:val="16"/>
                <w:lang w:eastAsia="da-DK"/>
              </w:rPr>
              <w:t>Liko AB</w:t>
            </w:r>
          </w:p>
        </w:tc>
        <w:tc>
          <w:tcPr>
            <w:tcW w:w="1977" w:type="pct"/>
            <w:tcBorders>
              <w:top w:val="single" w:sz="4" w:space="0" w:color="auto"/>
              <w:left w:val="single" w:sz="4" w:space="0" w:color="auto"/>
              <w:bottom w:val="single" w:sz="4" w:space="0" w:color="auto"/>
              <w:right w:val="single" w:sz="4" w:space="0" w:color="auto"/>
            </w:tcBorders>
          </w:tcPr>
          <w:p w14:paraId="111A620F" w14:textId="5B43596C" w:rsidR="00590D0E" w:rsidRPr="00C2061D" w:rsidRDefault="00C150BA" w:rsidP="006641C8">
            <w:pPr>
              <w:rPr>
                <w:rFonts w:cs="Arial"/>
                <w:i/>
                <w:iCs/>
                <w:sz w:val="16"/>
                <w:szCs w:val="16"/>
                <w:lang w:eastAsia="da-DK"/>
              </w:rPr>
            </w:pPr>
            <w:r w:rsidRPr="00C2061D">
              <w:rPr>
                <w:rFonts w:cs="Arial"/>
                <w:i/>
                <w:iCs/>
                <w:sz w:val="16"/>
                <w:szCs w:val="16"/>
                <w:lang w:eastAsia="da-DK"/>
              </w:rPr>
              <w:t>Not relevant</w:t>
            </w:r>
            <w:r w:rsidR="00B1189D" w:rsidRPr="00C2061D">
              <w:rPr>
                <w:rFonts w:cs="Arial"/>
                <w:i/>
                <w:iCs/>
                <w:sz w:val="16"/>
                <w:szCs w:val="16"/>
                <w:lang w:eastAsia="da-DK"/>
              </w:rPr>
              <w:t xml:space="preserve"> device</w:t>
            </w:r>
          </w:p>
        </w:tc>
        <w:tc>
          <w:tcPr>
            <w:tcW w:w="494" w:type="pct"/>
            <w:tcBorders>
              <w:top w:val="single" w:sz="4" w:space="0" w:color="auto"/>
              <w:left w:val="single" w:sz="4" w:space="0" w:color="auto"/>
              <w:bottom w:val="single" w:sz="4" w:space="0" w:color="auto"/>
              <w:right w:val="single" w:sz="4" w:space="0" w:color="auto"/>
            </w:tcBorders>
          </w:tcPr>
          <w:p w14:paraId="3C308BCD" w14:textId="5E0954B4" w:rsidR="00590D0E" w:rsidRPr="00C2061D" w:rsidRDefault="00C150BA" w:rsidP="006641C8">
            <w:pPr>
              <w:rPr>
                <w:rFonts w:cs="Arial"/>
                <w:sz w:val="16"/>
                <w:szCs w:val="16"/>
                <w:lang w:eastAsia="da-DK"/>
              </w:rPr>
            </w:pPr>
            <w:r w:rsidRPr="00C2061D">
              <w:rPr>
                <w:rFonts w:cs="Arial"/>
                <w:sz w:val="16"/>
                <w:szCs w:val="16"/>
                <w:lang w:eastAsia="da-DK"/>
              </w:rPr>
              <w:t>No</w:t>
            </w:r>
          </w:p>
        </w:tc>
      </w:tr>
      <w:tr w:rsidR="00B1189D" w:rsidRPr="00C2061D" w14:paraId="2BAFBB6A" w14:textId="77777777" w:rsidTr="00B1189D">
        <w:tc>
          <w:tcPr>
            <w:tcW w:w="331" w:type="pct"/>
            <w:tcBorders>
              <w:top w:val="single" w:sz="4" w:space="0" w:color="auto"/>
              <w:left w:val="single" w:sz="4" w:space="0" w:color="auto"/>
              <w:bottom w:val="single" w:sz="4" w:space="0" w:color="auto"/>
              <w:right w:val="single" w:sz="4" w:space="0" w:color="auto"/>
            </w:tcBorders>
          </w:tcPr>
          <w:p w14:paraId="5A275927" w14:textId="6F066640" w:rsidR="00B1189D" w:rsidRPr="00C2061D" w:rsidRDefault="00B1189D" w:rsidP="00B1189D">
            <w:pPr>
              <w:rPr>
                <w:rFonts w:cs="Arial"/>
                <w:sz w:val="16"/>
                <w:szCs w:val="16"/>
                <w:lang w:eastAsia="da-DK"/>
              </w:rPr>
            </w:pPr>
            <w:r w:rsidRPr="00C2061D">
              <w:rPr>
                <w:rFonts w:cs="Arial"/>
                <w:sz w:val="16"/>
                <w:szCs w:val="16"/>
                <w:lang w:eastAsia="da-DK"/>
              </w:rPr>
              <w:t>5</w:t>
            </w:r>
          </w:p>
        </w:tc>
        <w:tc>
          <w:tcPr>
            <w:tcW w:w="441" w:type="pct"/>
            <w:tcBorders>
              <w:top w:val="single" w:sz="4" w:space="0" w:color="auto"/>
              <w:left w:val="single" w:sz="4" w:space="0" w:color="auto"/>
              <w:bottom w:val="single" w:sz="4" w:space="0" w:color="auto"/>
              <w:right w:val="single" w:sz="4" w:space="0" w:color="auto"/>
            </w:tcBorders>
            <w:noWrap/>
          </w:tcPr>
          <w:p w14:paraId="32941099" w14:textId="40410531" w:rsidR="00B1189D" w:rsidRPr="00C2061D" w:rsidRDefault="00B1189D" w:rsidP="00B1189D">
            <w:pPr>
              <w:rPr>
                <w:rFonts w:cs="Arial"/>
                <w:sz w:val="16"/>
                <w:szCs w:val="16"/>
                <w:lang w:eastAsia="da-DK"/>
              </w:rPr>
            </w:pPr>
            <w:r w:rsidRPr="00C2061D">
              <w:rPr>
                <w:rFonts w:cs="Arial"/>
                <w:sz w:val="16"/>
                <w:szCs w:val="16"/>
                <w:lang w:eastAsia="da-DK"/>
              </w:rPr>
              <w:t>17. March 2017</w:t>
            </w:r>
          </w:p>
        </w:tc>
        <w:tc>
          <w:tcPr>
            <w:tcW w:w="545" w:type="pct"/>
            <w:tcBorders>
              <w:top w:val="single" w:sz="4" w:space="0" w:color="auto"/>
              <w:left w:val="single" w:sz="4" w:space="0" w:color="auto"/>
              <w:bottom w:val="single" w:sz="4" w:space="0" w:color="auto"/>
              <w:right w:val="single" w:sz="4" w:space="0" w:color="auto"/>
            </w:tcBorders>
            <w:noWrap/>
          </w:tcPr>
          <w:p w14:paraId="754D98D7" w14:textId="37E337D7" w:rsidR="00B1189D" w:rsidRPr="00C2061D" w:rsidRDefault="00B1189D" w:rsidP="00B1189D">
            <w:pPr>
              <w:rPr>
                <w:rFonts w:cs="Arial"/>
                <w:sz w:val="16"/>
                <w:szCs w:val="16"/>
                <w:lang w:eastAsia="da-DK"/>
              </w:rPr>
            </w:pPr>
            <w:r w:rsidRPr="00C2061D">
              <w:rPr>
                <w:rFonts w:cs="Arial"/>
                <w:sz w:val="16"/>
                <w:szCs w:val="16"/>
                <w:lang w:eastAsia="da-DK"/>
              </w:rPr>
              <w:t>02596/17</w:t>
            </w:r>
          </w:p>
        </w:tc>
        <w:tc>
          <w:tcPr>
            <w:tcW w:w="553" w:type="pct"/>
            <w:tcBorders>
              <w:top w:val="single" w:sz="4" w:space="0" w:color="auto"/>
              <w:left w:val="single" w:sz="4" w:space="0" w:color="auto"/>
              <w:bottom w:val="single" w:sz="4" w:space="0" w:color="auto"/>
              <w:right w:val="single" w:sz="4" w:space="0" w:color="auto"/>
            </w:tcBorders>
            <w:noWrap/>
          </w:tcPr>
          <w:p w14:paraId="3CED7973" w14:textId="7258BE60" w:rsidR="00B1189D" w:rsidRPr="00C2061D" w:rsidRDefault="00B1189D" w:rsidP="00B1189D">
            <w:pPr>
              <w:rPr>
                <w:rFonts w:cs="Arial"/>
                <w:sz w:val="16"/>
                <w:szCs w:val="16"/>
                <w:lang w:eastAsia="da-DK"/>
              </w:rPr>
            </w:pPr>
            <w:r w:rsidRPr="00C2061D">
              <w:rPr>
                <w:rFonts w:cs="Arial"/>
                <w:sz w:val="16"/>
                <w:szCs w:val="16"/>
                <w:lang w:eastAsia="da-DK"/>
              </w:rPr>
              <w:t xml:space="preserve">sterile </w:t>
            </w:r>
            <w:proofErr w:type="spellStart"/>
            <w:r w:rsidRPr="00C2061D">
              <w:rPr>
                <w:rFonts w:cs="Arial"/>
                <w:sz w:val="16"/>
                <w:szCs w:val="16"/>
                <w:lang w:eastAsia="da-DK"/>
              </w:rPr>
              <w:t>endoprosthetics</w:t>
            </w:r>
            <w:proofErr w:type="spellEnd"/>
            <w:r w:rsidRPr="00C2061D">
              <w:rPr>
                <w:rFonts w:cs="Arial"/>
                <w:sz w:val="16"/>
                <w:szCs w:val="16"/>
                <w:lang w:eastAsia="da-DK"/>
              </w:rPr>
              <w:t xml:space="preserve"> products and cancellous screw </w:t>
            </w:r>
            <w:proofErr w:type="spellStart"/>
            <w:r w:rsidRPr="00C2061D">
              <w:rPr>
                <w:rFonts w:cs="Arial"/>
                <w:sz w:val="16"/>
                <w:szCs w:val="16"/>
                <w:lang w:eastAsia="da-DK"/>
              </w:rPr>
              <w:t>VariaCup</w:t>
            </w:r>
            <w:proofErr w:type="spellEnd"/>
          </w:p>
        </w:tc>
        <w:tc>
          <w:tcPr>
            <w:tcW w:w="659" w:type="pct"/>
            <w:tcBorders>
              <w:top w:val="single" w:sz="4" w:space="0" w:color="auto"/>
              <w:left w:val="single" w:sz="4" w:space="0" w:color="auto"/>
              <w:bottom w:val="single" w:sz="4" w:space="0" w:color="auto"/>
              <w:right w:val="single" w:sz="4" w:space="0" w:color="auto"/>
            </w:tcBorders>
            <w:noWrap/>
          </w:tcPr>
          <w:p w14:paraId="7D5908AA" w14:textId="03CD56BD" w:rsidR="00B1189D" w:rsidRPr="00C2061D" w:rsidRDefault="00B1189D" w:rsidP="00B1189D">
            <w:pPr>
              <w:rPr>
                <w:rFonts w:cs="Arial"/>
                <w:sz w:val="16"/>
                <w:szCs w:val="16"/>
                <w:lang w:eastAsia="da-DK"/>
              </w:rPr>
            </w:pPr>
            <w:proofErr w:type="spellStart"/>
            <w:r w:rsidRPr="00C2061D">
              <w:rPr>
                <w:rFonts w:cs="Arial"/>
                <w:sz w:val="16"/>
                <w:szCs w:val="16"/>
                <w:lang w:eastAsia="da-DK"/>
              </w:rPr>
              <w:t>aap</w:t>
            </w:r>
            <w:proofErr w:type="spellEnd"/>
            <w:r w:rsidRPr="00C2061D">
              <w:rPr>
                <w:rFonts w:cs="Arial"/>
                <w:sz w:val="16"/>
                <w:szCs w:val="16"/>
                <w:lang w:eastAsia="da-DK"/>
              </w:rPr>
              <w:t xml:space="preserve"> </w:t>
            </w:r>
            <w:proofErr w:type="spellStart"/>
            <w:r w:rsidRPr="00C2061D">
              <w:rPr>
                <w:rFonts w:cs="Arial"/>
                <w:sz w:val="16"/>
                <w:szCs w:val="16"/>
                <w:lang w:eastAsia="da-DK"/>
              </w:rPr>
              <w:t>Implantate</w:t>
            </w:r>
            <w:proofErr w:type="spellEnd"/>
            <w:r w:rsidRPr="00C2061D">
              <w:rPr>
                <w:rFonts w:cs="Arial"/>
                <w:sz w:val="16"/>
                <w:szCs w:val="16"/>
                <w:lang w:eastAsia="da-DK"/>
              </w:rPr>
              <w:t xml:space="preserve"> AG</w:t>
            </w:r>
          </w:p>
        </w:tc>
        <w:tc>
          <w:tcPr>
            <w:tcW w:w="1977" w:type="pct"/>
            <w:tcBorders>
              <w:top w:val="single" w:sz="4" w:space="0" w:color="auto"/>
              <w:left w:val="single" w:sz="4" w:space="0" w:color="auto"/>
              <w:bottom w:val="single" w:sz="4" w:space="0" w:color="auto"/>
              <w:right w:val="single" w:sz="4" w:space="0" w:color="auto"/>
            </w:tcBorders>
          </w:tcPr>
          <w:p w14:paraId="5BAE646E" w14:textId="0A94E2D8" w:rsidR="00B1189D" w:rsidRPr="00C2061D" w:rsidRDefault="00B1189D" w:rsidP="00B1189D">
            <w:pPr>
              <w:rPr>
                <w:rFonts w:cs="Arial"/>
                <w:sz w:val="16"/>
                <w:szCs w:val="16"/>
                <w:lang w:eastAsia="da-DK"/>
              </w:rPr>
            </w:pPr>
            <w:r w:rsidRPr="00C2061D">
              <w:rPr>
                <w:rFonts w:cs="Arial"/>
                <w:i/>
                <w:iCs/>
                <w:sz w:val="16"/>
                <w:szCs w:val="16"/>
                <w:lang w:eastAsia="da-DK"/>
              </w:rPr>
              <w:t>Not relevant device</w:t>
            </w:r>
          </w:p>
        </w:tc>
        <w:tc>
          <w:tcPr>
            <w:tcW w:w="494" w:type="pct"/>
            <w:tcBorders>
              <w:top w:val="single" w:sz="4" w:space="0" w:color="auto"/>
              <w:left w:val="single" w:sz="4" w:space="0" w:color="auto"/>
              <w:bottom w:val="single" w:sz="4" w:space="0" w:color="auto"/>
              <w:right w:val="single" w:sz="4" w:space="0" w:color="auto"/>
            </w:tcBorders>
          </w:tcPr>
          <w:p w14:paraId="4C4FC7C5" w14:textId="0D72652B" w:rsidR="00B1189D" w:rsidRPr="00C2061D" w:rsidRDefault="00B1189D" w:rsidP="00B1189D">
            <w:pPr>
              <w:rPr>
                <w:rFonts w:cs="Arial"/>
                <w:sz w:val="16"/>
                <w:szCs w:val="16"/>
                <w:lang w:eastAsia="da-DK"/>
              </w:rPr>
            </w:pPr>
            <w:r w:rsidRPr="00C2061D">
              <w:rPr>
                <w:rFonts w:cs="Arial"/>
                <w:sz w:val="16"/>
                <w:szCs w:val="16"/>
                <w:lang w:eastAsia="da-DK"/>
              </w:rPr>
              <w:t>No</w:t>
            </w:r>
          </w:p>
        </w:tc>
      </w:tr>
      <w:tr w:rsidR="00B1189D" w:rsidRPr="00C2061D" w14:paraId="17B71E6B" w14:textId="77777777" w:rsidTr="00B1189D">
        <w:tc>
          <w:tcPr>
            <w:tcW w:w="331" w:type="pct"/>
            <w:tcBorders>
              <w:top w:val="single" w:sz="4" w:space="0" w:color="auto"/>
              <w:left w:val="single" w:sz="4" w:space="0" w:color="auto"/>
              <w:bottom w:val="single" w:sz="4" w:space="0" w:color="auto"/>
              <w:right w:val="single" w:sz="4" w:space="0" w:color="auto"/>
            </w:tcBorders>
          </w:tcPr>
          <w:p w14:paraId="2AEE09E3" w14:textId="6716AE09" w:rsidR="00B1189D" w:rsidRPr="00C2061D" w:rsidRDefault="00B1189D" w:rsidP="00B1189D">
            <w:pPr>
              <w:rPr>
                <w:rFonts w:cs="Arial"/>
                <w:sz w:val="16"/>
                <w:szCs w:val="16"/>
                <w:lang w:eastAsia="da-DK"/>
              </w:rPr>
            </w:pPr>
            <w:r w:rsidRPr="00C2061D">
              <w:rPr>
                <w:rFonts w:cs="Arial"/>
                <w:sz w:val="16"/>
                <w:szCs w:val="16"/>
                <w:lang w:eastAsia="da-DK"/>
              </w:rPr>
              <w:t>7</w:t>
            </w:r>
          </w:p>
        </w:tc>
        <w:tc>
          <w:tcPr>
            <w:tcW w:w="441" w:type="pct"/>
            <w:tcBorders>
              <w:top w:val="single" w:sz="4" w:space="0" w:color="auto"/>
              <w:left w:val="single" w:sz="4" w:space="0" w:color="auto"/>
              <w:bottom w:val="single" w:sz="4" w:space="0" w:color="auto"/>
              <w:right w:val="single" w:sz="4" w:space="0" w:color="auto"/>
            </w:tcBorders>
            <w:noWrap/>
          </w:tcPr>
          <w:p w14:paraId="08FE2508" w14:textId="53384639" w:rsidR="00B1189D" w:rsidRPr="00C2061D" w:rsidRDefault="00B1189D" w:rsidP="00B1189D">
            <w:pPr>
              <w:rPr>
                <w:rFonts w:cs="Arial"/>
                <w:sz w:val="16"/>
                <w:szCs w:val="16"/>
                <w:lang w:eastAsia="da-DK"/>
              </w:rPr>
            </w:pPr>
            <w:r w:rsidRPr="00C2061D">
              <w:rPr>
                <w:rFonts w:cs="Arial"/>
                <w:sz w:val="16"/>
                <w:szCs w:val="16"/>
                <w:lang w:eastAsia="da-DK"/>
              </w:rPr>
              <w:t>16. March 2017</w:t>
            </w:r>
          </w:p>
        </w:tc>
        <w:tc>
          <w:tcPr>
            <w:tcW w:w="545" w:type="pct"/>
            <w:tcBorders>
              <w:top w:val="single" w:sz="4" w:space="0" w:color="auto"/>
              <w:left w:val="single" w:sz="4" w:space="0" w:color="auto"/>
              <w:bottom w:val="single" w:sz="4" w:space="0" w:color="auto"/>
              <w:right w:val="single" w:sz="4" w:space="0" w:color="auto"/>
            </w:tcBorders>
            <w:noWrap/>
          </w:tcPr>
          <w:p w14:paraId="18DF5609" w14:textId="396B0590" w:rsidR="00B1189D" w:rsidRPr="00C2061D" w:rsidRDefault="00B1189D" w:rsidP="00B1189D">
            <w:pPr>
              <w:rPr>
                <w:rFonts w:cs="Arial"/>
                <w:sz w:val="16"/>
                <w:szCs w:val="16"/>
                <w:lang w:eastAsia="da-DK"/>
              </w:rPr>
            </w:pPr>
            <w:r w:rsidRPr="00C2061D">
              <w:rPr>
                <w:rFonts w:cs="Arial"/>
                <w:sz w:val="16"/>
                <w:szCs w:val="16"/>
                <w:lang w:eastAsia="da-DK"/>
              </w:rPr>
              <w:t>7620/16</w:t>
            </w:r>
          </w:p>
        </w:tc>
        <w:tc>
          <w:tcPr>
            <w:tcW w:w="553" w:type="pct"/>
            <w:tcBorders>
              <w:top w:val="single" w:sz="4" w:space="0" w:color="auto"/>
              <w:left w:val="single" w:sz="4" w:space="0" w:color="auto"/>
              <w:bottom w:val="single" w:sz="4" w:space="0" w:color="auto"/>
              <w:right w:val="single" w:sz="4" w:space="0" w:color="auto"/>
            </w:tcBorders>
            <w:noWrap/>
          </w:tcPr>
          <w:p w14:paraId="4AF45E9A" w14:textId="1A59B366" w:rsidR="00B1189D" w:rsidRPr="00C2061D" w:rsidRDefault="00B1189D" w:rsidP="00B1189D">
            <w:pPr>
              <w:rPr>
                <w:rFonts w:cs="Arial"/>
                <w:sz w:val="16"/>
                <w:szCs w:val="16"/>
                <w:lang w:eastAsia="da-DK"/>
              </w:rPr>
            </w:pPr>
            <w:r w:rsidRPr="00C2061D">
              <w:rPr>
                <w:rFonts w:cs="Arial"/>
                <w:sz w:val="16"/>
                <w:szCs w:val="16"/>
                <w:lang w:eastAsia="da-DK"/>
              </w:rPr>
              <w:t xml:space="preserve">Life-Point AEDs </w:t>
            </w:r>
          </w:p>
        </w:tc>
        <w:tc>
          <w:tcPr>
            <w:tcW w:w="659" w:type="pct"/>
            <w:tcBorders>
              <w:top w:val="single" w:sz="4" w:space="0" w:color="auto"/>
              <w:left w:val="single" w:sz="4" w:space="0" w:color="auto"/>
              <w:bottom w:val="single" w:sz="4" w:space="0" w:color="auto"/>
              <w:right w:val="single" w:sz="4" w:space="0" w:color="auto"/>
            </w:tcBorders>
            <w:noWrap/>
          </w:tcPr>
          <w:p w14:paraId="1BDE10CA" w14:textId="137C15B6" w:rsidR="00B1189D" w:rsidRPr="00C2061D" w:rsidRDefault="00B1189D" w:rsidP="00B1189D">
            <w:pPr>
              <w:rPr>
                <w:rFonts w:cs="Arial"/>
                <w:sz w:val="16"/>
                <w:szCs w:val="16"/>
                <w:lang w:eastAsia="da-DK"/>
              </w:rPr>
            </w:pPr>
            <w:proofErr w:type="spellStart"/>
            <w:r w:rsidRPr="00C2061D">
              <w:rPr>
                <w:rFonts w:cs="Arial"/>
                <w:sz w:val="16"/>
                <w:szCs w:val="16"/>
                <w:lang w:eastAsia="da-DK"/>
              </w:rPr>
              <w:t>METsis</w:t>
            </w:r>
            <w:proofErr w:type="spellEnd"/>
            <w:r w:rsidRPr="00C2061D">
              <w:rPr>
                <w:rFonts w:cs="Arial"/>
                <w:sz w:val="16"/>
                <w:szCs w:val="16"/>
                <w:lang w:eastAsia="da-DK"/>
              </w:rPr>
              <w:t xml:space="preserve"> </w:t>
            </w:r>
            <w:proofErr w:type="spellStart"/>
            <w:r w:rsidRPr="00C2061D">
              <w:rPr>
                <w:rFonts w:cs="Arial"/>
                <w:sz w:val="16"/>
                <w:szCs w:val="16"/>
                <w:lang w:eastAsia="da-DK"/>
              </w:rPr>
              <w:t>Medikal</w:t>
            </w:r>
            <w:proofErr w:type="spellEnd"/>
            <w:r w:rsidRPr="00C2061D">
              <w:rPr>
                <w:rFonts w:cs="Arial"/>
                <w:sz w:val="16"/>
                <w:szCs w:val="16"/>
                <w:lang w:eastAsia="da-DK"/>
              </w:rPr>
              <w:t xml:space="preserve"> Ltd. Sti.</w:t>
            </w:r>
          </w:p>
        </w:tc>
        <w:tc>
          <w:tcPr>
            <w:tcW w:w="1977" w:type="pct"/>
            <w:tcBorders>
              <w:top w:val="single" w:sz="4" w:space="0" w:color="auto"/>
              <w:left w:val="single" w:sz="4" w:space="0" w:color="auto"/>
              <w:bottom w:val="single" w:sz="4" w:space="0" w:color="auto"/>
              <w:right w:val="single" w:sz="4" w:space="0" w:color="auto"/>
            </w:tcBorders>
          </w:tcPr>
          <w:p w14:paraId="3136DCDE" w14:textId="0CCF3C0F" w:rsidR="00B1189D" w:rsidRPr="00C2061D" w:rsidRDefault="00B1189D" w:rsidP="00B1189D">
            <w:pPr>
              <w:rPr>
                <w:rFonts w:cs="Arial"/>
                <w:i/>
                <w:iCs/>
                <w:sz w:val="16"/>
                <w:szCs w:val="16"/>
                <w:lang w:eastAsia="da-DK"/>
              </w:rPr>
            </w:pPr>
            <w:r w:rsidRPr="00C2061D">
              <w:rPr>
                <w:rFonts w:cs="Arial"/>
                <w:i/>
                <w:iCs/>
                <w:sz w:val="16"/>
                <w:szCs w:val="16"/>
                <w:lang w:eastAsia="da-DK"/>
              </w:rPr>
              <w:t>Not relevant device</w:t>
            </w:r>
          </w:p>
        </w:tc>
        <w:tc>
          <w:tcPr>
            <w:tcW w:w="494" w:type="pct"/>
            <w:tcBorders>
              <w:top w:val="single" w:sz="4" w:space="0" w:color="auto"/>
              <w:left w:val="single" w:sz="4" w:space="0" w:color="auto"/>
              <w:bottom w:val="single" w:sz="4" w:space="0" w:color="auto"/>
              <w:right w:val="single" w:sz="4" w:space="0" w:color="auto"/>
            </w:tcBorders>
          </w:tcPr>
          <w:p w14:paraId="20C3EF11" w14:textId="78A0A65F" w:rsidR="00B1189D" w:rsidRPr="00C2061D" w:rsidRDefault="00B1189D" w:rsidP="00B1189D">
            <w:pPr>
              <w:rPr>
                <w:rFonts w:cs="Arial"/>
                <w:sz w:val="16"/>
                <w:szCs w:val="16"/>
                <w:lang w:eastAsia="da-DK"/>
              </w:rPr>
            </w:pPr>
            <w:r w:rsidRPr="00C2061D">
              <w:rPr>
                <w:rFonts w:cs="Arial"/>
                <w:sz w:val="16"/>
                <w:szCs w:val="16"/>
                <w:lang w:eastAsia="da-DK"/>
              </w:rPr>
              <w:t>No</w:t>
            </w:r>
          </w:p>
        </w:tc>
      </w:tr>
    </w:tbl>
    <w:p w14:paraId="17C9ECAD" w14:textId="77777777" w:rsidR="00DF1451" w:rsidRPr="00C2061D" w:rsidRDefault="00DF1451" w:rsidP="00DF1451"/>
    <w:p w14:paraId="6F8B0174" w14:textId="77777777" w:rsidR="00DF1451" w:rsidRPr="00C2061D" w:rsidRDefault="00DF1451" w:rsidP="00DF1451"/>
    <w:p w14:paraId="21F58429" w14:textId="0C739C29" w:rsidR="00DF1451" w:rsidRPr="00C2061D" w:rsidRDefault="00A33053" w:rsidP="00E81E0A">
      <w:pPr>
        <w:pStyle w:val="AppendixHeading2"/>
        <w:rPr>
          <w:lang w:val="en-US"/>
        </w:rPr>
      </w:pPr>
      <w:r w:rsidRPr="00C2061D">
        <w:rPr>
          <w:lang w:val="en-US"/>
        </w:rPr>
        <w:t>Health Canada</w:t>
      </w:r>
    </w:p>
    <w:p w14:paraId="22A7B203" w14:textId="77777777" w:rsidR="00A33053" w:rsidRPr="00C2061D" w:rsidRDefault="00A33053" w:rsidP="00A33053"/>
    <w:p w14:paraId="1A65FD29" w14:textId="416D7EBE" w:rsidR="00A33053" w:rsidRPr="00C2061D" w:rsidRDefault="00A33053" w:rsidP="00A33053">
      <w:pPr>
        <w:keepNext/>
        <w:jc w:val="center"/>
        <w:rPr>
          <w:bCs/>
          <w:sz w:val="18"/>
          <w:szCs w:val="18"/>
        </w:rPr>
      </w:pPr>
      <w:bookmarkStart w:id="1797" w:name="_Ref101880038"/>
      <w:bookmarkStart w:id="1798" w:name="_Toc182997822"/>
      <w:r w:rsidRPr="00C2061D">
        <w:rPr>
          <w:rFonts w:cs="Arial"/>
          <w:b/>
          <w:bCs/>
          <w:sz w:val="18"/>
          <w:szCs w:val="18"/>
        </w:rPr>
        <w:t xml:space="preserve">Table </w:t>
      </w:r>
      <w:r w:rsidRPr="00C2061D">
        <w:rPr>
          <w:rFonts w:cs="Arial"/>
          <w:b/>
          <w:bCs/>
          <w:sz w:val="18"/>
          <w:szCs w:val="18"/>
        </w:rPr>
        <w:fldChar w:fldCharType="begin"/>
      </w:r>
      <w:r w:rsidRPr="00C2061D">
        <w:rPr>
          <w:rFonts w:cs="Arial"/>
          <w:b/>
          <w:bCs/>
          <w:sz w:val="18"/>
          <w:szCs w:val="18"/>
        </w:rPr>
        <w:instrText xml:space="preserve"> SEQ Table \* ARABIC </w:instrText>
      </w:r>
      <w:r w:rsidRPr="00C2061D">
        <w:rPr>
          <w:rFonts w:cs="Arial"/>
          <w:b/>
          <w:bCs/>
          <w:sz w:val="18"/>
          <w:szCs w:val="18"/>
        </w:rPr>
        <w:fldChar w:fldCharType="separate"/>
      </w:r>
      <w:r w:rsidR="00E344B5">
        <w:rPr>
          <w:rFonts w:cs="Arial"/>
          <w:b/>
          <w:bCs/>
          <w:noProof/>
          <w:sz w:val="18"/>
          <w:szCs w:val="18"/>
        </w:rPr>
        <w:t>21</w:t>
      </w:r>
      <w:r w:rsidRPr="00C2061D">
        <w:rPr>
          <w:rFonts w:cs="Arial"/>
          <w:b/>
          <w:bCs/>
          <w:sz w:val="18"/>
          <w:szCs w:val="18"/>
        </w:rPr>
        <w:fldChar w:fldCharType="end"/>
      </w:r>
      <w:bookmarkEnd w:id="1797"/>
      <w:r w:rsidRPr="00C2061D">
        <w:rPr>
          <w:rFonts w:cs="Arial"/>
          <w:b/>
          <w:bCs/>
          <w:sz w:val="18"/>
          <w:szCs w:val="18"/>
        </w:rPr>
        <w:t>: Health Canada reports</w:t>
      </w:r>
      <w:bookmarkEnd w:id="1798"/>
    </w:p>
    <w:tbl>
      <w:tblPr>
        <w:tblStyle w:val="TableGrid11"/>
        <w:tblW w:w="0" w:type="auto"/>
        <w:tblInd w:w="0" w:type="dxa"/>
        <w:tblLook w:val="04A0" w:firstRow="1" w:lastRow="0" w:firstColumn="1" w:lastColumn="0" w:noHBand="0" w:noVBand="1"/>
      </w:tblPr>
      <w:tblGrid>
        <w:gridCol w:w="770"/>
        <w:gridCol w:w="1210"/>
        <w:gridCol w:w="1134"/>
        <w:gridCol w:w="1559"/>
        <w:gridCol w:w="1489"/>
        <w:gridCol w:w="5658"/>
        <w:gridCol w:w="1220"/>
      </w:tblGrid>
      <w:tr w:rsidR="00D33D66" w:rsidRPr="00C2061D" w14:paraId="4B58C15D" w14:textId="77777777" w:rsidTr="00D33D66">
        <w:trPr>
          <w:trHeight w:val="300"/>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ADD899" w14:textId="77777777" w:rsidR="00A33053" w:rsidRPr="00C2061D" w:rsidRDefault="00A33053" w:rsidP="00393A49">
            <w:pPr>
              <w:spacing w:before="60" w:after="60"/>
              <w:rPr>
                <w:rFonts w:cs="Arial"/>
                <w:b/>
                <w:sz w:val="16"/>
                <w:szCs w:val="16"/>
                <w:lang w:eastAsia="da-DK"/>
              </w:rPr>
            </w:pPr>
            <w:r w:rsidRPr="00C2061D">
              <w:rPr>
                <w:rFonts w:cs="Arial"/>
                <w:b/>
                <w:sz w:val="16"/>
                <w:szCs w:val="16"/>
                <w:lang w:eastAsia="da-DK"/>
              </w:rPr>
              <w:t>Search #</w:t>
            </w:r>
          </w:p>
        </w:tc>
        <w:tc>
          <w:tcPr>
            <w:tcW w:w="12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B4319" w14:textId="77777777" w:rsidR="00A33053" w:rsidRPr="00C2061D" w:rsidRDefault="00A33053" w:rsidP="00393A49">
            <w:pPr>
              <w:spacing w:before="60" w:after="60"/>
              <w:rPr>
                <w:rFonts w:cs="Arial"/>
                <w:b/>
                <w:sz w:val="16"/>
                <w:szCs w:val="16"/>
                <w:lang w:eastAsia="da-DK"/>
              </w:rPr>
            </w:pPr>
            <w:r w:rsidRPr="00C2061D">
              <w:rPr>
                <w:rFonts w:cs="Arial"/>
                <w:b/>
                <w:sz w:val="16"/>
                <w:szCs w:val="16"/>
                <w:lang w:eastAsia="da-DK"/>
              </w:rPr>
              <w:t>Date</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29BD93" w14:textId="77777777" w:rsidR="00A33053" w:rsidRPr="00C2061D" w:rsidRDefault="00A33053" w:rsidP="00393A49">
            <w:pPr>
              <w:spacing w:before="60" w:after="60"/>
              <w:rPr>
                <w:rFonts w:cs="Arial"/>
                <w:b/>
                <w:sz w:val="16"/>
                <w:szCs w:val="16"/>
                <w:lang w:eastAsia="da-DK"/>
              </w:rPr>
            </w:pPr>
            <w:r w:rsidRPr="00C2061D">
              <w:rPr>
                <w:rFonts w:cs="Arial"/>
                <w:b/>
                <w:sz w:val="16"/>
                <w:szCs w:val="16"/>
                <w:lang w:eastAsia="da-DK"/>
              </w:rPr>
              <w:t>Reference</w:t>
            </w:r>
          </w:p>
        </w:tc>
        <w:tc>
          <w:tcPr>
            <w:tcW w:w="155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155A5951" w14:textId="77777777" w:rsidR="00A33053" w:rsidRPr="00C2061D" w:rsidRDefault="00A33053" w:rsidP="00393A49">
            <w:pPr>
              <w:spacing w:before="60" w:after="60"/>
              <w:rPr>
                <w:rFonts w:cs="Arial"/>
                <w:b/>
                <w:sz w:val="16"/>
                <w:szCs w:val="16"/>
                <w:lang w:eastAsia="da-DK"/>
              </w:rPr>
            </w:pPr>
            <w:r w:rsidRPr="00C2061D">
              <w:rPr>
                <w:rFonts w:cs="Arial"/>
                <w:b/>
                <w:sz w:val="16"/>
                <w:szCs w:val="16"/>
                <w:lang w:eastAsia="da-DK"/>
              </w:rPr>
              <w:t>Manufacturer</w:t>
            </w:r>
          </w:p>
        </w:tc>
        <w:tc>
          <w:tcPr>
            <w:tcW w:w="148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462132A5" w14:textId="77777777" w:rsidR="00A33053" w:rsidRPr="00C2061D" w:rsidRDefault="00A33053" w:rsidP="00393A49">
            <w:pPr>
              <w:spacing w:before="60" w:after="60"/>
              <w:rPr>
                <w:rFonts w:cs="Arial"/>
                <w:b/>
                <w:sz w:val="16"/>
                <w:szCs w:val="16"/>
                <w:lang w:eastAsia="da-DK"/>
              </w:rPr>
            </w:pPr>
            <w:r w:rsidRPr="00C2061D">
              <w:rPr>
                <w:rFonts w:cs="Arial"/>
                <w:b/>
                <w:sz w:val="16"/>
                <w:szCs w:val="16"/>
                <w:lang w:eastAsia="da-DK"/>
              </w:rPr>
              <w:t>Devices</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2A0C2F4" w14:textId="77777777" w:rsidR="00A33053" w:rsidRPr="00C2061D" w:rsidRDefault="00A33053" w:rsidP="00393A49">
            <w:pPr>
              <w:spacing w:before="60" w:after="60"/>
              <w:rPr>
                <w:rFonts w:cs="Arial"/>
                <w:b/>
                <w:sz w:val="16"/>
                <w:szCs w:val="16"/>
                <w:lang w:eastAsia="da-DK"/>
              </w:rPr>
            </w:pPr>
            <w:r w:rsidRPr="00C2061D">
              <w:rPr>
                <w:rFonts w:cs="Arial"/>
                <w:b/>
                <w:sz w:val="16"/>
                <w:szCs w:val="16"/>
                <w:lang w:eastAsia="da-DK"/>
              </w:rPr>
              <w:t>Problem</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63CA67" w14:textId="77777777" w:rsidR="00A33053" w:rsidRPr="00C2061D" w:rsidRDefault="00A33053" w:rsidP="00393A49">
            <w:pPr>
              <w:spacing w:before="60" w:after="60"/>
              <w:rPr>
                <w:rFonts w:cs="Arial"/>
                <w:b/>
                <w:sz w:val="16"/>
                <w:szCs w:val="16"/>
                <w:lang w:eastAsia="da-DK"/>
              </w:rPr>
            </w:pPr>
            <w:r w:rsidRPr="00C2061D">
              <w:rPr>
                <w:b/>
                <w:bCs/>
                <w:sz w:val="16"/>
                <w:szCs w:val="16"/>
              </w:rPr>
              <w:t>Relevance for subject device</w:t>
            </w:r>
          </w:p>
        </w:tc>
      </w:tr>
      <w:tr w:rsidR="00D33D66" w:rsidRPr="00C2061D" w14:paraId="26281609" w14:textId="77777777" w:rsidTr="00D33D66">
        <w:tc>
          <w:tcPr>
            <w:tcW w:w="0" w:type="auto"/>
            <w:tcBorders>
              <w:top w:val="single" w:sz="4" w:space="0" w:color="auto"/>
              <w:left w:val="single" w:sz="4" w:space="0" w:color="auto"/>
              <w:bottom w:val="single" w:sz="4" w:space="0" w:color="auto"/>
              <w:right w:val="single" w:sz="4" w:space="0" w:color="auto"/>
            </w:tcBorders>
          </w:tcPr>
          <w:p w14:paraId="26FEE594" w14:textId="77777777" w:rsidR="00A33053" w:rsidRPr="00C2061D" w:rsidRDefault="00A33053" w:rsidP="00393A49">
            <w:pPr>
              <w:spacing w:before="60" w:after="60"/>
              <w:jc w:val="left"/>
              <w:rPr>
                <w:rFonts w:cs="Arial"/>
                <w:sz w:val="16"/>
                <w:szCs w:val="16"/>
                <w:lang w:eastAsia="da-DK"/>
              </w:rPr>
            </w:pPr>
            <w:r w:rsidRPr="00C2061D">
              <w:rPr>
                <w:rFonts w:cs="Arial"/>
                <w:sz w:val="16"/>
                <w:szCs w:val="16"/>
                <w:lang w:eastAsia="da-DK"/>
              </w:rPr>
              <w:t>3</w:t>
            </w:r>
          </w:p>
        </w:tc>
        <w:tc>
          <w:tcPr>
            <w:tcW w:w="1210" w:type="dxa"/>
            <w:tcBorders>
              <w:top w:val="single" w:sz="4" w:space="0" w:color="auto"/>
              <w:left w:val="single" w:sz="4" w:space="0" w:color="auto"/>
              <w:bottom w:val="single" w:sz="4" w:space="0" w:color="auto"/>
              <w:right w:val="single" w:sz="4" w:space="0" w:color="auto"/>
            </w:tcBorders>
            <w:noWrap/>
          </w:tcPr>
          <w:p w14:paraId="1BBA1B9C" w14:textId="77777777" w:rsidR="00A33053" w:rsidRPr="00C2061D" w:rsidRDefault="00A33053" w:rsidP="00393A49">
            <w:pPr>
              <w:spacing w:before="60" w:after="60"/>
              <w:jc w:val="left"/>
              <w:rPr>
                <w:rFonts w:cs="Arial"/>
                <w:sz w:val="16"/>
                <w:szCs w:val="16"/>
                <w:lang w:eastAsia="da-DK"/>
              </w:rPr>
            </w:pPr>
            <w:r w:rsidRPr="00C2061D">
              <w:rPr>
                <w:rFonts w:cs="Arial"/>
                <w:sz w:val="16"/>
                <w:szCs w:val="16"/>
                <w:lang w:eastAsia="da-DK"/>
              </w:rPr>
              <w:t>2022-02-10</w:t>
            </w:r>
          </w:p>
        </w:tc>
        <w:tc>
          <w:tcPr>
            <w:tcW w:w="1134" w:type="dxa"/>
            <w:tcBorders>
              <w:top w:val="single" w:sz="4" w:space="0" w:color="auto"/>
              <w:left w:val="single" w:sz="4" w:space="0" w:color="auto"/>
              <w:bottom w:val="single" w:sz="4" w:space="0" w:color="auto"/>
              <w:right w:val="single" w:sz="4" w:space="0" w:color="auto"/>
            </w:tcBorders>
            <w:noWrap/>
          </w:tcPr>
          <w:p w14:paraId="4DC1F607" w14:textId="77777777" w:rsidR="00A33053" w:rsidRPr="00C2061D" w:rsidRDefault="00A33053" w:rsidP="00393A49">
            <w:pPr>
              <w:spacing w:before="60" w:after="60"/>
              <w:jc w:val="left"/>
              <w:rPr>
                <w:rFonts w:cs="Arial"/>
                <w:sz w:val="16"/>
                <w:szCs w:val="16"/>
                <w:lang w:eastAsia="da-DK"/>
              </w:rPr>
            </w:pPr>
            <w:r w:rsidRPr="00C2061D">
              <w:rPr>
                <w:rFonts w:cs="Arial"/>
                <w:sz w:val="16"/>
                <w:szCs w:val="16"/>
                <w:lang w:eastAsia="da-DK"/>
              </w:rPr>
              <w:t>RA-63906</w:t>
            </w:r>
          </w:p>
        </w:tc>
        <w:tc>
          <w:tcPr>
            <w:tcW w:w="1559" w:type="dxa"/>
            <w:tcBorders>
              <w:top w:val="single" w:sz="4" w:space="0" w:color="auto"/>
              <w:left w:val="single" w:sz="4" w:space="0" w:color="auto"/>
              <w:bottom w:val="single" w:sz="4" w:space="0" w:color="auto"/>
              <w:right w:val="single" w:sz="4" w:space="0" w:color="auto"/>
            </w:tcBorders>
            <w:noWrap/>
          </w:tcPr>
          <w:p w14:paraId="250859E3" w14:textId="77777777" w:rsidR="00A33053" w:rsidRPr="00C2061D" w:rsidRDefault="00A33053" w:rsidP="00393A49">
            <w:pPr>
              <w:spacing w:before="60" w:after="60"/>
              <w:jc w:val="left"/>
              <w:rPr>
                <w:rFonts w:cs="Arial"/>
                <w:sz w:val="16"/>
                <w:szCs w:val="16"/>
                <w:lang w:eastAsia="da-DK"/>
              </w:rPr>
            </w:pPr>
            <w:r w:rsidRPr="00C2061D">
              <w:rPr>
                <w:rFonts w:cs="Arial"/>
                <w:sz w:val="16"/>
                <w:szCs w:val="16"/>
                <w:lang w:eastAsia="da-DK"/>
              </w:rPr>
              <w:t xml:space="preserve">Medtronic </w:t>
            </w:r>
            <w:proofErr w:type="spellStart"/>
            <w:r w:rsidRPr="00C2061D">
              <w:rPr>
                <w:rFonts w:cs="Arial"/>
                <w:sz w:val="16"/>
                <w:szCs w:val="16"/>
                <w:lang w:eastAsia="da-DK"/>
              </w:rPr>
              <w:t>Minimed</w:t>
            </w:r>
            <w:proofErr w:type="spellEnd"/>
          </w:p>
        </w:tc>
        <w:tc>
          <w:tcPr>
            <w:tcW w:w="1489" w:type="dxa"/>
            <w:tcBorders>
              <w:top w:val="single" w:sz="4" w:space="0" w:color="auto"/>
              <w:left w:val="single" w:sz="4" w:space="0" w:color="auto"/>
              <w:bottom w:val="single" w:sz="4" w:space="0" w:color="auto"/>
              <w:right w:val="single" w:sz="4" w:space="0" w:color="auto"/>
            </w:tcBorders>
          </w:tcPr>
          <w:p w14:paraId="4C6D3028" w14:textId="77777777" w:rsidR="00A33053" w:rsidRPr="00C2061D" w:rsidRDefault="00A33053" w:rsidP="00393A49">
            <w:pPr>
              <w:spacing w:before="60" w:after="60"/>
              <w:jc w:val="left"/>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630g, </w:t>
            </w:r>
            <w:proofErr w:type="spellStart"/>
            <w:r w:rsidRPr="00C2061D">
              <w:rPr>
                <w:rFonts w:cs="Arial"/>
                <w:sz w:val="16"/>
                <w:szCs w:val="16"/>
                <w:lang w:eastAsia="da-DK"/>
              </w:rPr>
              <w:t>Minimed</w:t>
            </w:r>
            <w:proofErr w:type="spellEnd"/>
            <w:r w:rsidRPr="00C2061D">
              <w:rPr>
                <w:rFonts w:cs="Arial"/>
                <w:sz w:val="16"/>
                <w:szCs w:val="16"/>
                <w:lang w:eastAsia="da-DK"/>
              </w:rPr>
              <w:t xml:space="preserve"> 670g, </w:t>
            </w:r>
            <w:proofErr w:type="spellStart"/>
            <w:r w:rsidRPr="00C2061D">
              <w:rPr>
                <w:rFonts w:cs="Arial"/>
                <w:sz w:val="16"/>
                <w:szCs w:val="16"/>
                <w:lang w:eastAsia="da-DK"/>
              </w:rPr>
              <w:t>Minimed</w:t>
            </w:r>
            <w:proofErr w:type="spellEnd"/>
            <w:r w:rsidRPr="00C2061D">
              <w:rPr>
                <w:rFonts w:cs="Arial"/>
                <w:sz w:val="16"/>
                <w:szCs w:val="16"/>
                <w:lang w:eastAsia="da-DK"/>
              </w:rPr>
              <w:t xml:space="preserve"> 770g</w:t>
            </w:r>
          </w:p>
        </w:tc>
        <w:tc>
          <w:tcPr>
            <w:tcW w:w="0" w:type="auto"/>
            <w:tcBorders>
              <w:top w:val="single" w:sz="4" w:space="0" w:color="auto"/>
              <w:left w:val="single" w:sz="4" w:space="0" w:color="auto"/>
              <w:bottom w:val="single" w:sz="4" w:space="0" w:color="auto"/>
              <w:right w:val="single" w:sz="4" w:space="0" w:color="auto"/>
            </w:tcBorders>
          </w:tcPr>
          <w:p w14:paraId="13DD4E71" w14:textId="77777777" w:rsidR="00A33053" w:rsidRPr="00C2061D" w:rsidRDefault="00A33053" w:rsidP="00393A49">
            <w:pPr>
              <w:spacing w:before="60" w:after="60"/>
              <w:rPr>
                <w:rFonts w:cs="Arial"/>
                <w:sz w:val="16"/>
                <w:szCs w:val="16"/>
                <w:lang w:eastAsia="da-DK"/>
              </w:rPr>
            </w:pPr>
            <w:r w:rsidRPr="00C2061D">
              <w:rPr>
                <w:rFonts w:cs="Arial"/>
                <w:sz w:val="16"/>
                <w:szCs w:val="16"/>
                <w:lang w:eastAsia="da-DK"/>
              </w:rPr>
              <w:t xml:space="preserve">A </w:t>
            </w:r>
            <w:proofErr w:type="spellStart"/>
            <w:r w:rsidRPr="00C2061D">
              <w:rPr>
                <w:rFonts w:cs="Arial"/>
                <w:sz w:val="16"/>
                <w:szCs w:val="16"/>
                <w:lang w:eastAsia="da-DK"/>
              </w:rPr>
              <w:t>Minimed</w:t>
            </w:r>
            <w:proofErr w:type="spellEnd"/>
            <w:r w:rsidRPr="00C2061D">
              <w:rPr>
                <w:rFonts w:cs="Arial"/>
                <w:sz w:val="16"/>
                <w:szCs w:val="16"/>
                <w:lang w:eastAsia="da-DK"/>
              </w:rPr>
              <w:t xml:space="preserve"> 630g insulin pump user who was hospitalized with hyperglycemia and DKA (diabetic ketoacidosis). Medtronic medical safety personnel noticed that the basal rates on the pump were still set to 0.0 units (factory default).</w:t>
            </w:r>
          </w:p>
          <w:p w14:paraId="2C170BB6" w14:textId="77777777" w:rsidR="00A33053" w:rsidRPr="00C2061D" w:rsidRDefault="00A33053" w:rsidP="00393A49">
            <w:pPr>
              <w:spacing w:before="60" w:after="60"/>
              <w:rPr>
                <w:rFonts w:cs="Arial"/>
                <w:sz w:val="16"/>
                <w:szCs w:val="16"/>
                <w:lang w:eastAsia="da-DK"/>
              </w:rPr>
            </w:pPr>
            <w:r w:rsidRPr="00C2061D">
              <w:rPr>
                <w:rFonts w:cs="Arial"/>
                <w:sz w:val="16"/>
                <w:szCs w:val="16"/>
                <w:lang w:eastAsia="da-DK"/>
              </w:rPr>
              <w:t>The team identified the following three (3) reasons why basal insulin may not be programmed on the pump when it is recommended by users' hcp or intended/desired:</w:t>
            </w:r>
          </w:p>
          <w:p w14:paraId="0B29039C" w14:textId="77777777" w:rsidR="00A33053" w:rsidRPr="00C2061D" w:rsidRDefault="00A33053" w:rsidP="00393A49">
            <w:pPr>
              <w:spacing w:before="60" w:after="60"/>
              <w:rPr>
                <w:rFonts w:cs="Arial"/>
                <w:sz w:val="16"/>
                <w:szCs w:val="16"/>
                <w:lang w:eastAsia="da-DK"/>
              </w:rPr>
            </w:pPr>
            <w:r w:rsidRPr="00C2061D">
              <w:rPr>
                <w:rFonts w:cs="Arial"/>
                <w:sz w:val="16"/>
                <w:szCs w:val="16"/>
                <w:lang w:eastAsia="da-DK"/>
              </w:rPr>
              <w:t>1. General unawareness that user settings must be manually entered prior to use of the pump.</w:t>
            </w:r>
          </w:p>
          <w:p w14:paraId="3F7C3DE1" w14:textId="77777777" w:rsidR="00A33053" w:rsidRPr="00C2061D" w:rsidRDefault="00A33053" w:rsidP="00393A49">
            <w:pPr>
              <w:spacing w:before="60" w:after="60"/>
              <w:rPr>
                <w:rFonts w:cs="Arial"/>
                <w:sz w:val="16"/>
                <w:szCs w:val="16"/>
                <w:lang w:eastAsia="da-DK"/>
              </w:rPr>
            </w:pPr>
            <w:r w:rsidRPr="00C2061D">
              <w:rPr>
                <w:rFonts w:cs="Arial"/>
                <w:sz w:val="16"/>
                <w:szCs w:val="16"/>
                <w:lang w:eastAsia="da-DK"/>
              </w:rPr>
              <w:t>2. 24hr technical support was unaware that the one (1) user failed to press "save" after reviewing the new basal profile.</w:t>
            </w:r>
          </w:p>
          <w:p w14:paraId="1C5EC226" w14:textId="77777777" w:rsidR="00A33053" w:rsidRPr="00C2061D" w:rsidRDefault="00A33053" w:rsidP="00393A49">
            <w:pPr>
              <w:spacing w:before="60" w:after="60"/>
              <w:rPr>
                <w:rFonts w:cs="Arial"/>
                <w:sz w:val="16"/>
                <w:szCs w:val="16"/>
                <w:lang w:eastAsia="da-DK"/>
              </w:rPr>
            </w:pPr>
            <w:r w:rsidRPr="00C2061D">
              <w:rPr>
                <w:rFonts w:cs="Arial"/>
                <w:sz w:val="16"/>
                <w:szCs w:val="16"/>
                <w:lang w:eastAsia="da-DK"/>
              </w:rPr>
              <w:t>3. The design of the user interface (UI) of the NGP pump was not intuitive to users that receive the pumps.</w:t>
            </w:r>
          </w:p>
        </w:tc>
        <w:tc>
          <w:tcPr>
            <w:tcW w:w="0" w:type="auto"/>
            <w:tcBorders>
              <w:top w:val="single" w:sz="4" w:space="0" w:color="auto"/>
              <w:left w:val="single" w:sz="4" w:space="0" w:color="auto"/>
              <w:bottom w:val="single" w:sz="4" w:space="0" w:color="auto"/>
              <w:right w:val="single" w:sz="4" w:space="0" w:color="auto"/>
            </w:tcBorders>
          </w:tcPr>
          <w:p w14:paraId="7A4AE45F" w14:textId="77777777" w:rsidR="00A33053" w:rsidRPr="00C2061D" w:rsidRDefault="00A33053" w:rsidP="00393A49">
            <w:pPr>
              <w:spacing w:before="60" w:after="60"/>
              <w:jc w:val="left"/>
              <w:rPr>
                <w:rFonts w:cs="Arial"/>
                <w:sz w:val="16"/>
                <w:szCs w:val="16"/>
                <w:lang w:eastAsia="da-DK"/>
              </w:rPr>
            </w:pPr>
            <w:r w:rsidRPr="00C2061D">
              <w:rPr>
                <w:rFonts w:cs="Arial"/>
                <w:sz w:val="16"/>
                <w:szCs w:val="16"/>
                <w:lang w:eastAsia="da-DK"/>
              </w:rPr>
              <w:t>Yes</w:t>
            </w:r>
          </w:p>
        </w:tc>
      </w:tr>
      <w:tr w:rsidR="00D33D66" w:rsidRPr="00C2061D" w14:paraId="112F5DC4" w14:textId="77777777" w:rsidTr="00D33D66">
        <w:tc>
          <w:tcPr>
            <w:tcW w:w="0" w:type="auto"/>
            <w:tcBorders>
              <w:top w:val="single" w:sz="4" w:space="0" w:color="auto"/>
              <w:left w:val="single" w:sz="4" w:space="0" w:color="auto"/>
              <w:bottom w:val="single" w:sz="4" w:space="0" w:color="auto"/>
              <w:right w:val="single" w:sz="4" w:space="0" w:color="auto"/>
            </w:tcBorders>
          </w:tcPr>
          <w:p w14:paraId="6AE2251E" w14:textId="0140BC67" w:rsidR="00D33D66" w:rsidRPr="00C2061D" w:rsidRDefault="00D33D66" w:rsidP="00D33D66">
            <w:pPr>
              <w:spacing w:before="60" w:after="60"/>
              <w:rPr>
                <w:rFonts w:cs="Arial"/>
                <w:sz w:val="16"/>
                <w:szCs w:val="16"/>
                <w:lang w:eastAsia="da-DK"/>
              </w:rPr>
            </w:pPr>
            <w:r w:rsidRPr="00C2061D">
              <w:rPr>
                <w:rFonts w:cs="Arial"/>
                <w:sz w:val="16"/>
                <w:szCs w:val="16"/>
                <w:lang w:eastAsia="da-DK"/>
              </w:rPr>
              <w:lastRenderedPageBreak/>
              <w:t>4</w:t>
            </w:r>
          </w:p>
        </w:tc>
        <w:tc>
          <w:tcPr>
            <w:tcW w:w="1210" w:type="dxa"/>
            <w:tcBorders>
              <w:top w:val="single" w:sz="4" w:space="0" w:color="auto"/>
              <w:left w:val="single" w:sz="4" w:space="0" w:color="auto"/>
              <w:bottom w:val="single" w:sz="4" w:space="0" w:color="auto"/>
              <w:right w:val="single" w:sz="4" w:space="0" w:color="auto"/>
            </w:tcBorders>
            <w:noWrap/>
          </w:tcPr>
          <w:p w14:paraId="00B6E58A" w14:textId="51ED8981" w:rsidR="00D33D66" w:rsidRPr="00C2061D" w:rsidRDefault="00D33D66" w:rsidP="00D33D66">
            <w:pPr>
              <w:spacing w:before="60" w:after="60"/>
              <w:rPr>
                <w:rFonts w:cs="Arial"/>
                <w:sz w:val="16"/>
                <w:szCs w:val="16"/>
                <w:lang w:eastAsia="da-DK"/>
              </w:rPr>
            </w:pPr>
            <w:r w:rsidRPr="00C2061D">
              <w:rPr>
                <w:rFonts w:cs="Arial"/>
                <w:sz w:val="16"/>
                <w:szCs w:val="16"/>
                <w:lang w:eastAsia="da-DK"/>
              </w:rPr>
              <w:t>March 5, 2020</w:t>
            </w:r>
          </w:p>
        </w:tc>
        <w:tc>
          <w:tcPr>
            <w:tcW w:w="1134" w:type="dxa"/>
            <w:tcBorders>
              <w:top w:val="single" w:sz="4" w:space="0" w:color="auto"/>
              <w:left w:val="single" w:sz="4" w:space="0" w:color="auto"/>
              <w:bottom w:val="single" w:sz="4" w:space="0" w:color="auto"/>
              <w:right w:val="single" w:sz="4" w:space="0" w:color="auto"/>
            </w:tcBorders>
            <w:noWrap/>
          </w:tcPr>
          <w:p w14:paraId="03909982" w14:textId="4ACEA166" w:rsidR="00D33D66" w:rsidRPr="00C2061D" w:rsidRDefault="00D33D66" w:rsidP="00D33D66">
            <w:pPr>
              <w:spacing w:before="60" w:after="60"/>
              <w:rPr>
                <w:rFonts w:cs="Arial"/>
                <w:sz w:val="16"/>
                <w:szCs w:val="16"/>
                <w:lang w:eastAsia="da-DK"/>
              </w:rPr>
            </w:pPr>
            <w:r w:rsidRPr="00C2061D">
              <w:rPr>
                <w:rFonts w:cs="Arial"/>
                <w:sz w:val="16"/>
                <w:szCs w:val="16"/>
                <w:lang w:eastAsia="da-DK"/>
              </w:rPr>
              <w:t>RA-72763</w:t>
            </w:r>
          </w:p>
        </w:tc>
        <w:tc>
          <w:tcPr>
            <w:tcW w:w="1559" w:type="dxa"/>
            <w:tcBorders>
              <w:top w:val="single" w:sz="4" w:space="0" w:color="auto"/>
              <w:left w:val="single" w:sz="4" w:space="0" w:color="auto"/>
              <w:bottom w:val="single" w:sz="4" w:space="0" w:color="auto"/>
              <w:right w:val="single" w:sz="4" w:space="0" w:color="auto"/>
            </w:tcBorders>
            <w:noWrap/>
          </w:tcPr>
          <w:p w14:paraId="5D5DB072" w14:textId="15A27062" w:rsidR="00D33D66" w:rsidRPr="00C2061D" w:rsidRDefault="00D33D66" w:rsidP="00D33D66">
            <w:pPr>
              <w:spacing w:before="60" w:after="60"/>
              <w:rPr>
                <w:rFonts w:cs="Arial"/>
                <w:sz w:val="16"/>
                <w:szCs w:val="16"/>
                <w:lang w:eastAsia="da-DK"/>
              </w:rPr>
            </w:pPr>
            <w:r w:rsidRPr="00C2061D">
              <w:rPr>
                <w:rFonts w:cs="Arial"/>
                <w:sz w:val="16"/>
                <w:szCs w:val="16"/>
                <w:lang w:eastAsia="da-DK"/>
              </w:rPr>
              <w:t xml:space="preserve">Medtronic </w:t>
            </w:r>
            <w:proofErr w:type="spellStart"/>
            <w:r w:rsidRPr="00C2061D">
              <w:rPr>
                <w:rFonts w:cs="Arial"/>
                <w:sz w:val="16"/>
                <w:szCs w:val="16"/>
                <w:lang w:eastAsia="da-DK"/>
              </w:rPr>
              <w:t>Minimed</w:t>
            </w:r>
            <w:proofErr w:type="spellEnd"/>
          </w:p>
        </w:tc>
        <w:tc>
          <w:tcPr>
            <w:tcW w:w="1489" w:type="dxa"/>
            <w:tcBorders>
              <w:top w:val="single" w:sz="4" w:space="0" w:color="auto"/>
              <w:left w:val="single" w:sz="4" w:space="0" w:color="auto"/>
              <w:bottom w:val="single" w:sz="4" w:space="0" w:color="auto"/>
              <w:right w:val="single" w:sz="4" w:space="0" w:color="auto"/>
            </w:tcBorders>
          </w:tcPr>
          <w:p w14:paraId="6E46EECB" w14:textId="7FC90298" w:rsidR="00D33D66" w:rsidRPr="00C2061D" w:rsidRDefault="00D33D66" w:rsidP="00D33D66">
            <w:pPr>
              <w:spacing w:before="60" w:after="60"/>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630g</w:t>
            </w:r>
          </w:p>
        </w:tc>
        <w:tc>
          <w:tcPr>
            <w:tcW w:w="0" w:type="auto"/>
            <w:tcBorders>
              <w:top w:val="single" w:sz="4" w:space="0" w:color="auto"/>
              <w:left w:val="single" w:sz="4" w:space="0" w:color="auto"/>
              <w:bottom w:val="single" w:sz="4" w:space="0" w:color="auto"/>
              <w:right w:val="single" w:sz="4" w:space="0" w:color="auto"/>
            </w:tcBorders>
          </w:tcPr>
          <w:p w14:paraId="3243D97C" w14:textId="0AB3A875" w:rsidR="00D33D66" w:rsidRPr="00C2061D" w:rsidRDefault="00D33D66" w:rsidP="00D33D66">
            <w:pPr>
              <w:spacing w:before="60" w:after="60"/>
              <w:rPr>
                <w:rFonts w:cs="Arial"/>
                <w:sz w:val="16"/>
                <w:szCs w:val="16"/>
                <w:lang w:eastAsia="da-DK"/>
              </w:rPr>
            </w:pPr>
            <w:r w:rsidRPr="00C2061D">
              <w:rPr>
                <w:rFonts w:cs="Arial"/>
                <w:sz w:val="16"/>
                <w:szCs w:val="16"/>
                <w:lang w:eastAsia="da-DK"/>
              </w:rPr>
              <w:t>Instructions to confirm rise alerts are disabled, were incorrect on the release note.</w:t>
            </w:r>
            <w:r w:rsidRPr="00C2061D">
              <w:t xml:space="preserve"> </w:t>
            </w:r>
            <w:r w:rsidRPr="00C2061D">
              <w:rPr>
                <w:rFonts w:cs="Arial"/>
                <w:sz w:val="16"/>
                <w:szCs w:val="16"/>
                <w:lang w:eastAsia="da-DK"/>
              </w:rPr>
              <w:t xml:space="preserve">The rise alerts are disabled from factory and do </w:t>
            </w:r>
            <w:proofErr w:type="gramStart"/>
            <w:r w:rsidRPr="00C2061D">
              <w:rPr>
                <w:rFonts w:cs="Arial"/>
                <w:sz w:val="16"/>
                <w:szCs w:val="16"/>
                <w:lang w:eastAsia="da-DK"/>
              </w:rPr>
              <w:t>no</w:t>
            </w:r>
            <w:proofErr w:type="gramEnd"/>
            <w:r w:rsidRPr="00C2061D">
              <w:rPr>
                <w:rFonts w:cs="Arial"/>
                <w:sz w:val="16"/>
                <w:szCs w:val="16"/>
                <w:lang w:eastAsia="da-DK"/>
              </w:rPr>
              <w:t xml:space="preserve"> directly affect insulin therapy. However, it was identified that the instructions on the release note were </w:t>
            </w:r>
            <w:proofErr w:type="gramStart"/>
            <w:r w:rsidRPr="00C2061D">
              <w:rPr>
                <w:rFonts w:cs="Arial"/>
                <w:sz w:val="16"/>
                <w:szCs w:val="16"/>
                <w:lang w:eastAsia="da-DK"/>
              </w:rPr>
              <w:t>incorrect</w:t>
            </w:r>
            <w:proofErr w:type="gramEnd"/>
            <w:r w:rsidRPr="00C2061D">
              <w:rPr>
                <w:rFonts w:cs="Arial"/>
                <w:sz w:val="16"/>
                <w:szCs w:val="16"/>
                <w:lang w:eastAsia="da-DK"/>
              </w:rPr>
              <w:t xml:space="preserve"> and users were potentially not able to confirm the rise alert is disabled.</w:t>
            </w:r>
          </w:p>
        </w:tc>
        <w:tc>
          <w:tcPr>
            <w:tcW w:w="0" w:type="auto"/>
            <w:tcBorders>
              <w:top w:val="single" w:sz="4" w:space="0" w:color="auto"/>
              <w:left w:val="single" w:sz="4" w:space="0" w:color="auto"/>
              <w:bottom w:val="single" w:sz="4" w:space="0" w:color="auto"/>
              <w:right w:val="single" w:sz="4" w:space="0" w:color="auto"/>
            </w:tcBorders>
          </w:tcPr>
          <w:p w14:paraId="6FFB27B6" w14:textId="098C1596" w:rsidR="00D33D66" w:rsidRPr="00C2061D" w:rsidRDefault="00D33D66" w:rsidP="00D33D66">
            <w:pPr>
              <w:spacing w:before="60" w:after="60"/>
              <w:rPr>
                <w:rFonts w:cs="Arial"/>
                <w:sz w:val="16"/>
                <w:szCs w:val="16"/>
                <w:lang w:eastAsia="da-DK"/>
              </w:rPr>
            </w:pPr>
            <w:r w:rsidRPr="00C2061D">
              <w:rPr>
                <w:rFonts w:cs="Arial"/>
                <w:sz w:val="16"/>
                <w:szCs w:val="16"/>
                <w:lang w:eastAsia="da-DK"/>
              </w:rPr>
              <w:t>Yes</w:t>
            </w:r>
          </w:p>
        </w:tc>
      </w:tr>
      <w:tr w:rsidR="00D33D66" w:rsidRPr="00C2061D" w14:paraId="41CFD0D4" w14:textId="77777777" w:rsidTr="00D33D66">
        <w:tc>
          <w:tcPr>
            <w:tcW w:w="0" w:type="auto"/>
            <w:tcBorders>
              <w:top w:val="single" w:sz="4" w:space="0" w:color="auto"/>
              <w:left w:val="single" w:sz="4" w:space="0" w:color="auto"/>
              <w:bottom w:val="single" w:sz="4" w:space="0" w:color="auto"/>
              <w:right w:val="single" w:sz="4" w:space="0" w:color="auto"/>
            </w:tcBorders>
          </w:tcPr>
          <w:p w14:paraId="6581BC92" w14:textId="2B887603" w:rsidR="00D33D66" w:rsidRPr="00C2061D" w:rsidRDefault="00D33D66" w:rsidP="00D33D66">
            <w:pPr>
              <w:spacing w:before="60" w:after="60"/>
              <w:rPr>
                <w:rFonts w:cs="Arial"/>
                <w:sz w:val="16"/>
                <w:szCs w:val="16"/>
                <w:lang w:eastAsia="da-DK"/>
              </w:rPr>
            </w:pPr>
            <w:r w:rsidRPr="00C2061D">
              <w:rPr>
                <w:rFonts w:cs="Arial"/>
                <w:sz w:val="16"/>
                <w:szCs w:val="16"/>
                <w:lang w:eastAsia="da-DK"/>
              </w:rPr>
              <w:t>4</w:t>
            </w:r>
          </w:p>
        </w:tc>
        <w:tc>
          <w:tcPr>
            <w:tcW w:w="1210" w:type="dxa"/>
            <w:tcBorders>
              <w:top w:val="single" w:sz="4" w:space="0" w:color="auto"/>
              <w:left w:val="single" w:sz="4" w:space="0" w:color="auto"/>
              <w:bottom w:val="single" w:sz="4" w:space="0" w:color="auto"/>
              <w:right w:val="single" w:sz="4" w:space="0" w:color="auto"/>
            </w:tcBorders>
            <w:noWrap/>
          </w:tcPr>
          <w:p w14:paraId="3D2C2C0B" w14:textId="724D526F" w:rsidR="00D33D66" w:rsidRPr="00C2061D" w:rsidRDefault="00D33D66" w:rsidP="00D33D66">
            <w:pPr>
              <w:spacing w:before="60" w:after="60"/>
              <w:rPr>
                <w:rFonts w:cs="Arial"/>
                <w:sz w:val="16"/>
                <w:szCs w:val="16"/>
                <w:lang w:eastAsia="da-DK"/>
              </w:rPr>
            </w:pPr>
            <w:r w:rsidRPr="00C2061D">
              <w:rPr>
                <w:rFonts w:cs="Arial"/>
                <w:sz w:val="16"/>
                <w:szCs w:val="16"/>
                <w:lang w:eastAsia="da-DK"/>
              </w:rPr>
              <w:t>May 1, 2020</w:t>
            </w:r>
          </w:p>
        </w:tc>
        <w:tc>
          <w:tcPr>
            <w:tcW w:w="1134" w:type="dxa"/>
            <w:tcBorders>
              <w:top w:val="single" w:sz="4" w:space="0" w:color="auto"/>
              <w:left w:val="single" w:sz="4" w:space="0" w:color="auto"/>
              <w:bottom w:val="single" w:sz="4" w:space="0" w:color="auto"/>
              <w:right w:val="single" w:sz="4" w:space="0" w:color="auto"/>
            </w:tcBorders>
            <w:noWrap/>
          </w:tcPr>
          <w:p w14:paraId="62A27743" w14:textId="184C5B99" w:rsidR="00D33D66" w:rsidRPr="00C2061D" w:rsidRDefault="00D33D66" w:rsidP="00D33D66">
            <w:pPr>
              <w:spacing w:before="60" w:after="60"/>
              <w:rPr>
                <w:rFonts w:cs="Arial"/>
                <w:sz w:val="16"/>
                <w:szCs w:val="16"/>
                <w:lang w:eastAsia="da-DK"/>
              </w:rPr>
            </w:pPr>
            <w:r w:rsidRPr="00C2061D">
              <w:rPr>
                <w:rFonts w:cs="Arial"/>
                <w:sz w:val="16"/>
                <w:szCs w:val="16"/>
                <w:lang w:eastAsia="da-DK"/>
              </w:rPr>
              <w:t>RA-73121</w:t>
            </w:r>
          </w:p>
        </w:tc>
        <w:tc>
          <w:tcPr>
            <w:tcW w:w="1559" w:type="dxa"/>
            <w:tcBorders>
              <w:top w:val="single" w:sz="4" w:space="0" w:color="auto"/>
              <w:left w:val="single" w:sz="4" w:space="0" w:color="auto"/>
              <w:bottom w:val="single" w:sz="4" w:space="0" w:color="auto"/>
              <w:right w:val="single" w:sz="4" w:space="0" w:color="auto"/>
            </w:tcBorders>
            <w:noWrap/>
          </w:tcPr>
          <w:p w14:paraId="0DC63A4E" w14:textId="06E1F549" w:rsidR="00D33D66" w:rsidRPr="00C2061D" w:rsidRDefault="00D33D66" w:rsidP="00D33D66">
            <w:pPr>
              <w:spacing w:before="60" w:after="60"/>
              <w:rPr>
                <w:rFonts w:cs="Arial"/>
                <w:sz w:val="16"/>
                <w:szCs w:val="16"/>
                <w:lang w:eastAsia="da-DK"/>
              </w:rPr>
            </w:pPr>
            <w:r w:rsidRPr="00C2061D">
              <w:rPr>
                <w:rFonts w:cs="Arial"/>
                <w:sz w:val="16"/>
                <w:szCs w:val="16"/>
                <w:lang w:eastAsia="da-DK"/>
              </w:rPr>
              <w:t xml:space="preserve">Medtronic </w:t>
            </w:r>
            <w:proofErr w:type="spellStart"/>
            <w:r w:rsidRPr="00C2061D">
              <w:rPr>
                <w:rFonts w:cs="Arial"/>
                <w:sz w:val="16"/>
                <w:szCs w:val="16"/>
                <w:lang w:eastAsia="da-DK"/>
              </w:rPr>
              <w:t>Minimed</w:t>
            </w:r>
            <w:proofErr w:type="spellEnd"/>
          </w:p>
        </w:tc>
        <w:tc>
          <w:tcPr>
            <w:tcW w:w="1489" w:type="dxa"/>
            <w:tcBorders>
              <w:top w:val="single" w:sz="4" w:space="0" w:color="auto"/>
              <w:left w:val="single" w:sz="4" w:space="0" w:color="auto"/>
              <w:bottom w:val="single" w:sz="4" w:space="0" w:color="auto"/>
              <w:right w:val="single" w:sz="4" w:space="0" w:color="auto"/>
            </w:tcBorders>
          </w:tcPr>
          <w:p w14:paraId="08B78A92" w14:textId="55EC6B68" w:rsidR="00D33D66" w:rsidRPr="00C2061D" w:rsidRDefault="00D33D66" w:rsidP="00D33D66">
            <w:pPr>
              <w:spacing w:before="60" w:after="60"/>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630G &amp; 670G Insulin Pump</w:t>
            </w:r>
          </w:p>
        </w:tc>
        <w:tc>
          <w:tcPr>
            <w:tcW w:w="0" w:type="auto"/>
            <w:tcBorders>
              <w:top w:val="single" w:sz="4" w:space="0" w:color="auto"/>
              <w:left w:val="single" w:sz="4" w:space="0" w:color="auto"/>
              <w:bottom w:val="single" w:sz="4" w:space="0" w:color="auto"/>
              <w:right w:val="single" w:sz="4" w:space="0" w:color="auto"/>
            </w:tcBorders>
          </w:tcPr>
          <w:p w14:paraId="044BBA6A" w14:textId="73071F4F" w:rsidR="00D33D66" w:rsidRPr="00C2061D" w:rsidRDefault="00D33D66" w:rsidP="00D33D66">
            <w:pPr>
              <w:spacing w:before="60" w:after="60"/>
              <w:rPr>
                <w:rFonts w:cs="Arial"/>
                <w:sz w:val="16"/>
                <w:szCs w:val="16"/>
                <w:lang w:eastAsia="da-DK"/>
              </w:rPr>
            </w:pPr>
            <w:r w:rsidRPr="00C2061D">
              <w:rPr>
                <w:rFonts w:cs="Arial"/>
                <w:sz w:val="16"/>
                <w:szCs w:val="16"/>
                <w:lang w:eastAsia="da-DK"/>
              </w:rPr>
              <w:t xml:space="preserve">The </w:t>
            </w:r>
            <w:proofErr w:type="spellStart"/>
            <w:r w:rsidRPr="00C2061D">
              <w:rPr>
                <w:rFonts w:cs="Arial"/>
                <w:sz w:val="16"/>
                <w:szCs w:val="16"/>
                <w:lang w:eastAsia="da-DK"/>
              </w:rPr>
              <w:t>MiniMed</w:t>
            </w:r>
            <w:proofErr w:type="spellEnd"/>
            <w:r w:rsidRPr="00C2061D">
              <w:rPr>
                <w:rFonts w:cs="Arial"/>
                <w:sz w:val="16"/>
                <w:szCs w:val="16"/>
                <w:lang w:eastAsia="da-DK"/>
              </w:rPr>
              <w:t xml:space="preserve"> 600 Series insulin pump uses an AA battery for power. Recently, </w:t>
            </w:r>
            <w:proofErr w:type="gramStart"/>
            <w:r w:rsidRPr="00C2061D">
              <w:rPr>
                <w:rFonts w:cs="Arial"/>
                <w:sz w:val="16"/>
                <w:szCs w:val="16"/>
                <w:lang w:eastAsia="da-DK"/>
              </w:rPr>
              <w:t>manufacturer</w:t>
            </w:r>
            <w:proofErr w:type="gramEnd"/>
            <w:r w:rsidRPr="00C2061D">
              <w:rPr>
                <w:rFonts w:cs="Arial"/>
                <w:sz w:val="16"/>
                <w:szCs w:val="16"/>
                <w:lang w:eastAsia="da-DK"/>
              </w:rPr>
              <w:t xml:space="preserve"> identified a batch of pumps with an issue on the battery connection that does not meet quality specifications. If power is interrupted on a patient's insulin pump, then insulin is suspended which may lead to hyperglycemia (high blood sugar). There have been no reported complaints from customers </w:t>
            </w:r>
            <w:proofErr w:type="gramStart"/>
            <w:r w:rsidRPr="00C2061D">
              <w:rPr>
                <w:rFonts w:cs="Arial"/>
                <w:sz w:val="16"/>
                <w:szCs w:val="16"/>
                <w:lang w:eastAsia="da-DK"/>
              </w:rPr>
              <w:t>as a result of</w:t>
            </w:r>
            <w:proofErr w:type="gramEnd"/>
            <w:r w:rsidRPr="00C2061D">
              <w:rPr>
                <w:rFonts w:cs="Arial"/>
                <w:sz w:val="16"/>
                <w:szCs w:val="16"/>
                <w:lang w:eastAsia="da-DK"/>
              </w:rPr>
              <w:t xml:space="preserve"> this issue</w:t>
            </w:r>
          </w:p>
        </w:tc>
        <w:tc>
          <w:tcPr>
            <w:tcW w:w="0" w:type="auto"/>
            <w:tcBorders>
              <w:top w:val="single" w:sz="4" w:space="0" w:color="auto"/>
              <w:left w:val="single" w:sz="4" w:space="0" w:color="auto"/>
              <w:bottom w:val="single" w:sz="4" w:space="0" w:color="auto"/>
              <w:right w:val="single" w:sz="4" w:space="0" w:color="auto"/>
            </w:tcBorders>
          </w:tcPr>
          <w:p w14:paraId="683B30E6" w14:textId="5A33657F" w:rsidR="00D33D66" w:rsidRPr="00C2061D" w:rsidRDefault="00D33D66" w:rsidP="00D33D66">
            <w:pPr>
              <w:spacing w:before="60" w:after="60"/>
              <w:rPr>
                <w:rFonts w:cs="Arial"/>
                <w:sz w:val="16"/>
                <w:szCs w:val="16"/>
                <w:lang w:eastAsia="da-DK"/>
              </w:rPr>
            </w:pPr>
            <w:r w:rsidRPr="00C2061D">
              <w:rPr>
                <w:rFonts w:cs="Arial"/>
                <w:sz w:val="16"/>
                <w:szCs w:val="16"/>
                <w:lang w:eastAsia="da-DK"/>
              </w:rPr>
              <w:t>Yes</w:t>
            </w:r>
          </w:p>
        </w:tc>
      </w:tr>
      <w:tr w:rsidR="00D33D66" w:rsidRPr="00C2061D" w14:paraId="1C58444B" w14:textId="77777777" w:rsidTr="00D33D66">
        <w:tc>
          <w:tcPr>
            <w:tcW w:w="0" w:type="auto"/>
            <w:tcBorders>
              <w:top w:val="single" w:sz="4" w:space="0" w:color="auto"/>
              <w:left w:val="single" w:sz="4" w:space="0" w:color="auto"/>
              <w:bottom w:val="single" w:sz="4" w:space="0" w:color="auto"/>
              <w:right w:val="single" w:sz="4" w:space="0" w:color="auto"/>
            </w:tcBorders>
          </w:tcPr>
          <w:p w14:paraId="2EBE874C" w14:textId="2D242C94" w:rsidR="00D33D66" w:rsidRPr="00C2061D" w:rsidRDefault="00D33D66" w:rsidP="00D33D66">
            <w:pPr>
              <w:spacing w:before="60" w:after="60"/>
              <w:rPr>
                <w:rFonts w:cs="Arial"/>
                <w:sz w:val="16"/>
                <w:szCs w:val="16"/>
                <w:lang w:eastAsia="da-DK"/>
              </w:rPr>
            </w:pPr>
            <w:r w:rsidRPr="00C2061D">
              <w:rPr>
                <w:rFonts w:cs="Arial"/>
                <w:sz w:val="16"/>
                <w:szCs w:val="16"/>
                <w:lang w:eastAsia="da-DK"/>
              </w:rPr>
              <w:t>4</w:t>
            </w:r>
          </w:p>
        </w:tc>
        <w:tc>
          <w:tcPr>
            <w:tcW w:w="1210" w:type="dxa"/>
            <w:tcBorders>
              <w:top w:val="single" w:sz="4" w:space="0" w:color="auto"/>
              <w:left w:val="single" w:sz="4" w:space="0" w:color="auto"/>
              <w:bottom w:val="single" w:sz="4" w:space="0" w:color="auto"/>
              <w:right w:val="single" w:sz="4" w:space="0" w:color="auto"/>
            </w:tcBorders>
            <w:noWrap/>
          </w:tcPr>
          <w:p w14:paraId="5E5944ED" w14:textId="4823EC7C" w:rsidR="00D33D66" w:rsidRPr="00C2061D" w:rsidRDefault="00D33D66" w:rsidP="00D33D66">
            <w:pPr>
              <w:spacing w:before="60" w:after="60"/>
              <w:rPr>
                <w:rFonts w:cs="Arial"/>
                <w:sz w:val="16"/>
                <w:szCs w:val="16"/>
                <w:lang w:eastAsia="da-DK"/>
              </w:rPr>
            </w:pPr>
            <w:r w:rsidRPr="00C2061D">
              <w:rPr>
                <w:rFonts w:cs="Arial"/>
                <w:sz w:val="16"/>
                <w:szCs w:val="16"/>
                <w:lang w:eastAsia="da-DK"/>
              </w:rPr>
              <w:t>November 21, 2019</w:t>
            </w:r>
          </w:p>
        </w:tc>
        <w:tc>
          <w:tcPr>
            <w:tcW w:w="1134" w:type="dxa"/>
            <w:tcBorders>
              <w:top w:val="single" w:sz="4" w:space="0" w:color="auto"/>
              <w:left w:val="single" w:sz="4" w:space="0" w:color="auto"/>
              <w:bottom w:val="single" w:sz="4" w:space="0" w:color="auto"/>
              <w:right w:val="single" w:sz="4" w:space="0" w:color="auto"/>
            </w:tcBorders>
            <w:noWrap/>
          </w:tcPr>
          <w:p w14:paraId="21B61B88" w14:textId="45904CEB" w:rsidR="00D33D66" w:rsidRPr="00C2061D" w:rsidRDefault="00D33D66" w:rsidP="00D33D66">
            <w:pPr>
              <w:spacing w:before="60" w:after="60"/>
              <w:rPr>
                <w:rFonts w:cs="Arial"/>
                <w:sz w:val="16"/>
                <w:szCs w:val="16"/>
                <w:lang w:eastAsia="da-DK"/>
              </w:rPr>
            </w:pPr>
            <w:r w:rsidRPr="00C2061D">
              <w:rPr>
                <w:rFonts w:cs="Arial"/>
                <w:sz w:val="16"/>
                <w:szCs w:val="16"/>
                <w:lang w:eastAsia="da-DK"/>
              </w:rPr>
              <w:t>RA-71818</w:t>
            </w:r>
          </w:p>
        </w:tc>
        <w:tc>
          <w:tcPr>
            <w:tcW w:w="1559" w:type="dxa"/>
            <w:tcBorders>
              <w:top w:val="single" w:sz="4" w:space="0" w:color="auto"/>
              <w:left w:val="single" w:sz="4" w:space="0" w:color="auto"/>
              <w:bottom w:val="single" w:sz="4" w:space="0" w:color="auto"/>
              <w:right w:val="single" w:sz="4" w:space="0" w:color="auto"/>
            </w:tcBorders>
            <w:noWrap/>
          </w:tcPr>
          <w:p w14:paraId="624AE54E" w14:textId="727520AD" w:rsidR="00D33D66" w:rsidRPr="00C2061D" w:rsidRDefault="00D33D66" w:rsidP="00D33D66">
            <w:pPr>
              <w:spacing w:before="60" w:after="60"/>
              <w:rPr>
                <w:rFonts w:cs="Arial"/>
                <w:sz w:val="16"/>
                <w:szCs w:val="16"/>
                <w:lang w:eastAsia="da-DK"/>
              </w:rPr>
            </w:pPr>
            <w:r w:rsidRPr="00C2061D">
              <w:rPr>
                <w:rFonts w:cs="Arial"/>
                <w:sz w:val="16"/>
                <w:szCs w:val="16"/>
                <w:lang w:eastAsia="da-DK"/>
              </w:rPr>
              <w:t xml:space="preserve">Medtronic </w:t>
            </w:r>
            <w:proofErr w:type="spellStart"/>
            <w:r w:rsidRPr="00C2061D">
              <w:rPr>
                <w:rFonts w:cs="Arial"/>
                <w:sz w:val="16"/>
                <w:szCs w:val="16"/>
                <w:lang w:eastAsia="da-DK"/>
              </w:rPr>
              <w:t>Minimed</w:t>
            </w:r>
            <w:proofErr w:type="spellEnd"/>
          </w:p>
        </w:tc>
        <w:tc>
          <w:tcPr>
            <w:tcW w:w="1489" w:type="dxa"/>
            <w:tcBorders>
              <w:top w:val="single" w:sz="4" w:space="0" w:color="auto"/>
              <w:left w:val="single" w:sz="4" w:space="0" w:color="auto"/>
              <w:bottom w:val="single" w:sz="4" w:space="0" w:color="auto"/>
              <w:right w:val="single" w:sz="4" w:space="0" w:color="auto"/>
            </w:tcBorders>
          </w:tcPr>
          <w:p w14:paraId="6E4BC450" w14:textId="12738316" w:rsidR="00D33D66" w:rsidRPr="00C2061D" w:rsidRDefault="00D33D66" w:rsidP="00D33D66">
            <w:pPr>
              <w:spacing w:before="60" w:after="60"/>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630G &amp; 670G Insulin Pump</w:t>
            </w:r>
          </w:p>
        </w:tc>
        <w:tc>
          <w:tcPr>
            <w:tcW w:w="0" w:type="auto"/>
            <w:tcBorders>
              <w:top w:val="single" w:sz="4" w:space="0" w:color="auto"/>
              <w:left w:val="single" w:sz="4" w:space="0" w:color="auto"/>
              <w:bottom w:val="single" w:sz="4" w:space="0" w:color="auto"/>
              <w:right w:val="single" w:sz="4" w:space="0" w:color="auto"/>
            </w:tcBorders>
          </w:tcPr>
          <w:p w14:paraId="14CDBF7F" w14:textId="77777777" w:rsidR="00D33D66" w:rsidRPr="00C2061D" w:rsidRDefault="00D33D66" w:rsidP="00D33D66">
            <w:pPr>
              <w:spacing w:before="60" w:after="60"/>
              <w:rPr>
                <w:rFonts w:cs="Arial"/>
                <w:sz w:val="16"/>
                <w:szCs w:val="16"/>
                <w:lang w:eastAsia="da-DK"/>
              </w:rPr>
            </w:pPr>
            <w:r w:rsidRPr="00C2061D">
              <w:rPr>
                <w:rFonts w:cs="Arial"/>
                <w:sz w:val="16"/>
                <w:szCs w:val="16"/>
                <w:lang w:eastAsia="da-DK"/>
              </w:rPr>
              <w:t xml:space="preserve">There have been reported incidents of a loose reservoir that can no longer be locked into the pump. The reservoir can become loose due to a broken or missing retainer ring that prevents a proper lock. The retainer ring can be broken, for example </w:t>
            </w:r>
            <w:proofErr w:type="gramStart"/>
            <w:r w:rsidRPr="00C2061D">
              <w:rPr>
                <w:rFonts w:cs="Arial"/>
                <w:sz w:val="16"/>
                <w:szCs w:val="16"/>
                <w:lang w:eastAsia="da-DK"/>
              </w:rPr>
              <w:t>as a result of</w:t>
            </w:r>
            <w:proofErr w:type="gramEnd"/>
            <w:r w:rsidRPr="00C2061D">
              <w:rPr>
                <w:rFonts w:cs="Arial"/>
                <w:sz w:val="16"/>
                <w:szCs w:val="16"/>
                <w:lang w:eastAsia="da-DK"/>
              </w:rPr>
              <w:t xml:space="preserve"> dropping or bumping pump on a hard surface.</w:t>
            </w:r>
          </w:p>
          <w:p w14:paraId="6BB72F3D" w14:textId="6B39F954" w:rsidR="00D33D66" w:rsidRPr="00C2061D" w:rsidRDefault="00D33D66" w:rsidP="00D33D66">
            <w:pPr>
              <w:spacing w:before="60" w:after="60"/>
              <w:rPr>
                <w:rFonts w:cs="Arial"/>
                <w:sz w:val="16"/>
                <w:szCs w:val="16"/>
                <w:lang w:eastAsia="da-DK"/>
              </w:rPr>
            </w:pPr>
            <w:r w:rsidRPr="00C2061D">
              <w:rPr>
                <w:rFonts w:cs="Arial"/>
                <w:sz w:val="16"/>
                <w:szCs w:val="16"/>
                <w:lang w:eastAsia="da-DK"/>
              </w:rPr>
              <w:t>If the reservoir is not properly locked into the pump, it could lead to over or under delivery of insulin, which could then result in hypoglycemia or hyperglycemia.</w:t>
            </w:r>
          </w:p>
        </w:tc>
        <w:tc>
          <w:tcPr>
            <w:tcW w:w="0" w:type="auto"/>
            <w:tcBorders>
              <w:top w:val="single" w:sz="4" w:space="0" w:color="auto"/>
              <w:left w:val="single" w:sz="4" w:space="0" w:color="auto"/>
              <w:bottom w:val="single" w:sz="4" w:space="0" w:color="auto"/>
              <w:right w:val="single" w:sz="4" w:space="0" w:color="auto"/>
            </w:tcBorders>
          </w:tcPr>
          <w:p w14:paraId="6D9C32DD" w14:textId="2C2F5942" w:rsidR="00D33D66" w:rsidRPr="00C2061D" w:rsidRDefault="00D33D66" w:rsidP="00D33D66">
            <w:pPr>
              <w:spacing w:before="60" w:after="60"/>
              <w:rPr>
                <w:rFonts w:cs="Arial"/>
                <w:sz w:val="16"/>
                <w:szCs w:val="16"/>
                <w:lang w:eastAsia="da-DK"/>
              </w:rPr>
            </w:pPr>
            <w:r w:rsidRPr="00C2061D">
              <w:rPr>
                <w:rFonts w:cs="Arial"/>
                <w:sz w:val="16"/>
                <w:szCs w:val="16"/>
                <w:lang w:eastAsia="da-DK"/>
              </w:rPr>
              <w:t>Yes</w:t>
            </w:r>
          </w:p>
        </w:tc>
      </w:tr>
      <w:tr w:rsidR="00D33D66" w:rsidRPr="00C2061D" w14:paraId="0757FB6D" w14:textId="77777777" w:rsidTr="00D33D66">
        <w:tc>
          <w:tcPr>
            <w:tcW w:w="0" w:type="auto"/>
            <w:tcBorders>
              <w:top w:val="single" w:sz="4" w:space="0" w:color="auto"/>
              <w:left w:val="single" w:sz="4" w:space="0" w:color="auto"/>
              <w:bottom w:val="single" w:sz="4" w:space="0" w:color="auto"/>
              <w:right w:val="single" w:sz="4" w:space="0" w:color="auto"/>
            </w:tcBorders>
          </w:tcPr>
          <w:p w14:paraId="0BC86691" w14:textId="5FCF06CA" w:rsidR="00D33D66" w:rsidRPr="00C2061D" w:rsidRDefault="00D33D66" w:rsidP="00D33D66">
            <w:pPr>
              <w:spacing w:before="60" w:after="60"/>
              <w:rPr>
                <w:rFonts w:cs="Arial"/>
                <w:sz w:val="16"/>
                <w:szCs w:val="16"/>
                <w:lang w:eastAsia="da-DK"/>
              </w:rPr>
            </w:pPr>
            <w:r w:rsidRPr="00C2061D">
              <w:rPr>
                <w:rFonts w:cs="Arial"/>
                <w:sz w:val="16"/>
                <w:szCs w:val="16"/>
                <w:lang w:eastAsia="da-DK"/>
              </w:rPr>
              <w:t>4</w:t>
            </w:r>
          </w:p>
        </w:tc>
        <w:tc>
          <w:tcPr>
            <w:tcW w:w="1210" w:type="dxa"/>
            <w:tcBorders>
              <w:top w:val="single" w:sz="4" w:space="0" w:color="auto"/>
              <w:left w:val="single" w:sz="4" w:space="0" w:color="auto"/>
              <w:bottom w:val="single" w:sz="4" w:space="0" w:color="auto"/>
              <w:right w:val="single" w:sz="4" w:space="0" w:color="auto"/>
            </w:tcBorders>
            <w:noWrap/>
          </w:tcPr>
          <w:p w14:paraId="22138D3D" w14:textId="353578CF" w:rsidR="00D33D66" w:rsidRPr="00C2061D" w:rsidRDefault="00D33D66" w:rsidP="00D33D66">
            <w:pPr>
              <w:spacing w:before="60" w:after="60"/>
              <w:rPr>
                <w:rFonts w:cs="Arial"/>
                <w:sz w:val="16"/>
                <w:szCs w:val="16"/>
                <w:lang w:eastAsia="da-DK"/>
              </w:rPr>
            </w:pPr>
            <w:r w:rsidRPr="00C2061D">
              <w:rPr>
                <w:rFonts w:cs="Arial"/>
                <w:sz w:val="16"/>
                <w:szCs w:val="16"/>
                <w:lang w:eastAsia="da-DK"/>
              </w:rPr>
              <w:t>October 5, 2021</w:t>
            </w:r>
          </w:p>
        </w:tc>
        <w:tc>
          <w:tcPr>
            <w:tcW w:w="1134" w:type="dxa"/>
            <w:tcBorders>
              <w:top w:val="single" w:sz="4" w:space="0" w:color="auto"/>
              <w:left w:val="single" w:sz="4" w:space="0" w:color="auto"/>
              <w:bottom w:val="single" w:sz="4" w:space="0" w:color="auto"/>
              <w:right w:val="single" w:sz="4" w:space="0" w:color="auto"/>
            </w:tcBorders>
            <w:noWrap/>
          </w:tcPr>
          <w:p w14:paraId="631E185A" w14:textId="68B5F118" w:rsidR="00D33D66" w:rsidRPr="00C2061D" w:rsidRDefault="00D33D66" w:rsidP="00D33D66">
            <w:pPr>
              <w:spacing w:before="60" w:after="60"/>
              <w:rPr>
                <w:rFonts w:cs="Arial"/>
                <w:sz w:val="16"/>
                <w:szCs w:val="16"/>
                <w:lang w:eastAsia="da-DK"/>
              </w:rPr>
            </w:pPr>
            <w:r w:rsidRPr="00C2061D">
              <w:rPr>
                <w:rFonts w:cs="Arial"/>
                <w:sz w:val="16"/>
                <w:szCs w:val="16"/>
                <w:lang w:eastAsia="da-DK"/>
              </w:rPr>
              <w:t>RA-76665</w:t>
            </w:r>
          </w:p>
        </w:tc>
        <w:tc>
          <w:tcPr>
            <w:tcW w:w="1559" w:type="dxa"/>
            <w:tcBorders>
              <w:top w:val="single" w:sz="4" w:space="0" w:color="auto"/>
              <w:left w:val="single" w:sz="4" w:space="0" w:color="auto"/>
              <w:bottom w:val="single" w:sz="4" w:space="0" w:color="auto"/>
              <w:right w:val="single" w:sz="4" w:space="0" w:color="auto"/>
            </w:tcBorders>
            <w:noWrap/>
          </w:tcPr>
          <w:p w14:paraId="14992192" w14:textId="34E5B8EA" w:rsidR="00D33D66" w:rsidRPr="00C2061D" w:rsidRDefault="00D33D66" w:rsidP="00D33D66">
            <w:pPr>
              <w:spacing w:before="60" w:after="60"/>
              <w:rPr>
                <w:rFonts w:cs="Arial"/>
                <w:sz w:val="16"/>
                <w:szCs w:val="16"/>
                <w:lang w:eastAsia="da-DK"/>
              </w:rPr>
            </w:pPr>
            <w:r w:rsidRPr="00C2061D">
              <w:rPr>
                <w:rFonts w:cs="Arial"/>
                <w:sz w:val="16"/>
                <w:szCs w:val="16"/>
                <w:lang w:eastAsia="da-DK"/>
              </w:rPr>
              <w:t xml:space="preserve">Medtronic </w:t>
            </w:r>
            <w:proofErr w:type="spellStart"/>
            <w:r w:rsidRPr="00C2061D">
              <w:rPr>
                <w:rFonts w:cs="Arial"/>
                <w:sz w:val="16"/>
                <w:szCs w:val="16"/>
                <w:lang w:eastAsia="da-DK"/>
              </w:rPr>
              <w:t>Minimed</w:t>
            </w:r>
            <w:proofErr w:type="spellEnd"/>
          </w:p>
        </w:tc>
        <w:tc>
          <w:tcPr>
            <w:tcW w:w="1489" w:type="dxa"/>
            <w:tcBorders>
              <w:top w:val="single" w:sz="4" w:space="0" w:color="auto"/>
              <w:left w:val="single" w:sz="4" w:space="0" w:color="auto"/>
              <w:bottom w:val="single" w:sz="4" w:space="0" w:color="auto"/>
              <w:right w:val="single" w:sz="4" w:space="0" w:color="auto"/>
            </w:tcBorders>
          </w:tcPr>
          <w:p w14:paraId="51A98E98" w14:textId="3236C405" w:rsidR="00D33D66" w:rsidRPr="00C2061D" w:rsidRDefault="00D33D66" w:rsidP="00D33D66">
            <w:pPr>
              <w:spacing w:before="60" w:after="60"/>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630G &amp; 670G</w:t>
            </w:r>
          </w:p>
        </w:tc>
        <w:tc>
          <w:tcPr>
            <w:tcW w:w="0" w:type="auto"/>
            <w:tcBorders>
              <w:top w:val="single" w:sz="4" w:space="0" w:color="auto"/>
              <w:left w:val="single" w:sz="4" w:space="0" w:color="auto"/>
              <w:bottom w:val="single" w:sz="4" w:space="0" w:color="auto"/>
              <w:right w:val="single" w:sz="4" w:space="0" w:color="auto"/>
            </w:tcBorders>
          </w:tcPr>
          <w:p w14:paraId="07218621" w14:textId="77777777" w:rsidR="00D33D66" w:rsidRPr="00C2061D" w:rsidRDefault="00D33D66" w:rsidP="00D33D66">
            <w:pPr>
              <w:spacing w:before="60" w:after="60"/>
              <w:rPr>
                <w:rFonts w:cs="Arial"/>
                <w:sz w:val="16"/>
                <w:szCs w:val="16"/>
                <w:lang w:eastAsia="da-DK"/>
              </w:rPr>
            </w:pPr>
            <w:r w:rsidRPr="00C2061D">
              <w:rPr>
                <w:rFonts w:cs="Arial"/>
                <w:sz w:val="16"/>
                <w:szCs w:val="16"/>
                <w:lang w:eastAsia="da-DK"/>
              </w:rPr>
              <w:t xml:space="preserve">Medtronic initiated a recall of </w:t>
            </w:r>
            <w:proofErr w:type="spellStart"/>
            <w:r w:rsidRPr="00C2061D">
              <w:rPr>
                <w:rFonts w:cs="Arial"/>
                <w:sz w:val="16"/>
                <w:szCs w:val="16"/>
                <w:lang w:eastAsia="da-DK"/>
              </w:rPr>
              <w:t>Minimed</w:t>
            </w:r>
            <w:proofErr w:type="spellEnd"/>
            <w:r w:rsidRPr="00C2061D">
              <w:rPr>
                <w:rFonts w:cs="Arial"/>
                <w:sz w:val="16"/>
                <w:szCs w:val="16"/>
                <w:lang w:eastAsia="da-DK"/>
              </w:rPr>
              <w:t xml:space="preserve"> 600 Series insulin pumps with a damaged clear retainer ring in November 2019 due to reported incidents of a loose reservoir that can no longer be locked into the pump.</w:t>
            </w:r>
          </w:p>
          <w:p w14:paraId="70D02BAB" w14:textId="5C804F4D" w:rsidR="00D33D66" w:rsidRPr="00C2061D" w:rsidRDefault="00D33D66" w:rsidP="00D33D66">
            <w:pPr>
              <w:spacing w:before="60" w:after="60"/>
              <w:rPr>
                <w:rFonts w:cs="Arial"/>
                <w:sz w:val="16"/>
                <w:szCs w:val="16"/>
                <w:lang w:eastAsia="da-DK"/>
              </w:rPr>
            </w:pPr>
            <w:r w:rsidRPr="00C2061D">
              <w:rPr>
                <w:rFonts w:cs="Arial"/>
                <w:sz w:val="16"/>
                <w:szCs w:val="16"/>
                <w:lang w:eastAsia="da-DK"/>
              </w:rPr>
              <w:t xml:space="preserve">Medtronic is updating this recall to replace any </w:t>
            </w:r>
            <w:proofErr w:type="spellStart"/>
            <w:r w:rsidRPr="00C2061D">
              <w:rPr>
                <w:rFonts w:cs="Arial"/>
                <w:sz w:val="16"/>
                <w:szCs w:val="16"/>
                <w:lang w:eastAsia="da-DK"/>
              </w:rPr>
              <w:t>Minimed</w:t>
            </w:r>
            <w:proofErr w:type="spellEnd"/>
            <w:r w:rsidRPr="00C2061D">
              <w:rPr>
                <w:rFonts w:cs="Arial"/>
                <w:sz w:val="16"/>
                <w:szCs w:val="16"/>
                <w:lang w:eastAsia="da-DK"/>
              </w:rPr>
              <w:t xml:space="preserve"> 600 series insulin pump that has a clear retainer ring with a </w:t>
            </w:r>
            <w:proofErr w:type="spellStart"/>
            <w:r w:rsidRPr="00C2061D">
              <w:rPr>
                <w:rFonts w:cs="Arial"/>
                <w:sz w:val="16"/>
                <w:szCs w:val="16"/>
                <w:lang w:eastAsia="da-DK"/>
              </w:rPr>
              <w:t>Minimed</w:t>
            </w:r>
            <w:proofErr w:type="spellEnd"/>
            <w:r w:rsidRPr="00C2061D">
              <w:rPr>
                <w:rFonts w:cs="Arial"/>
                <w:sz w:val="16"/>
                <w:szCs w:val="16"/>
                <w:lang w:eastAsia="da-DK"/>
              </w:rPr>
              <w:t xml:space="preserve"> 600 series insulin pump that has the updated black retainer ring design.</w:t>
            </w:r>
          </w:p>
        </w:tc>
        <w:tc>
          <w:tcPr>
            <w:tcW w:w="0" w:type="auto"/>
            <w:tcBorders>
              <w:top w:val="single" w:sz="4" w:space="0" w:color="auto"/>
              <w:left w:val="single" w:sz="4" w:space="0" w:color="auto"/>
              <w:bottom w:val="single" w:sz="4" w:space="0" w:color="auto"/>
              <w:right w:val="single" w:sz="4" w:space="0" w:color="auto"/>
            </w:tcBorders>
          </w:tcPr>
          <w:p w14:paraId="7D281FC6" w14:textId="120E7964" w:rsidR="00D33D66" w:rsidRPr="00C2061D" w:rsidRDefault="00D33D66" w:rsidP="00D33D66">
            <w:pPr>
              <w:spacing w:before="60" w:after="60"/>
              <w:rPr>
                <w:rFonts w:cs="Arial"/>
                <w:sz w:val="16"/>
                <w:szCs w:val="16"/>
                <w:lang w:eastAsia="da-DK"/>
              </w:rPr>
            </w:pPr>
            <w:r w:rsidRPr="00C2061D">
              <w:rPr>
                <w:rFonts w:cs="Arial"/>
                <w:sz w:val="16"/>
                <w:szCs w:val="16"/>
                <w:lang w:eastAsia="da-DK"/>
              </w:rPr>
              <w:t>Yes</w:t>
            </w:r>
          </w:p>
        </w:tc>
      </w:tr>
      <w:tr w:rsidR="00D33D66" w:rsidRPr="00C2061D" w14:paraId="5769499B" w14:textId="77777777" w:rsidTr="00D33D66">
        <w:tc>
          <w:tcPr>
            <w:tcW w:w="0" w:type="auto"/>
            <w:tcBorders>
              <w:top w:val="single" w:sz="4" w:space="0" w:color="auto"/>
              <w:left w:val="single" w:sz="4" w:space="0" w:color="auto"/>
              <w:bottom w:val="single" w:sz="4" w:space="0" w:color="auto"/>
              <w:right w:val="single" w:sz="4" w:space="0" w:color="auto"/>
            </w:tcBorders>
          </w:tcPr>
          <w:p w14:paraId="612CEA5D" w14:textId="24444D7C" w:rsidR="00D33D66" w:rsidRPr="00C2061D" w:rsidRDefault="00D33D66" w:rsidP="00D33D66">
            <w:pPr>
              <w:spacing w:before="60" w:after="60"/>
              <w:rPr>
                <w:rFonts w:cs="Arial"/>
                <w:sz w:val="16"/>
                <w:szCs w:val="16"/>
                <w:lang w:eastAsia="da-DK"/>
              </w:rPr>
            </w:pPr>
            <w:r w:rsidRPr="00C2061D">
              <w:rPr>
                <w:rFonts w:cs="Arial"/>
                <w:sz w:val="16"/>
                <w:szCs w:val="16"/>
                <w:lang w:eastAsia="da-DK"/>
              </w:rPr>
              <w:t>4</w:t>
            </w:r>
          </w:p>
        </w:tc>
        <w:tc>
          <w:tcPr>
            <w:tcW w:w="1210" w:type="dxa"/>
            <w:tcBorders>
              <w:top w:val="single" w:sz="4" w:space="0" w:color="auto"/>
              <w:left w:val="single" w:sz="4" w:space="0" w:color="auto"/>
              <w:bottom w:val="single" w:sz="4" w:space="0" w:color="auto"/>
              <w:right w:val="single" w:sz="4" w:space="0" w:color="auto"/>
            </w:tcBorders>
            <w:noWrap/>
          </w:tcPr>
          <w:p w14:paraId="1327DA8A" w14:textId="3D2182CF" w:rsidR="00D33D66" w:rsidRPr="00C2061D" w:rsidRDefault="00D33D66" w:rsidP="00D33D66">
            <w:pPr>
              <w:spacing w:before="60" w:after="60"/>
              <w:rPr>
                <w:rFonts w:cs="Arial"/>
                <w:sz w:val="16"/>
                <w:szCs w:val="16"/>
                <w:lang w:eastAsia="da-DK"/>
              </w:rPr>
            </w:pPr>
            <w:r w:rsidRPr="00C2061D">
              <w:rPr>
                <w:rFonts w:cs="Arial"/>
                <w:sz w:val="16"/>
                <w:szCs w:val="16"/>
                <w:lang w:eastAsia="da-DK"/>
              </w:rPr>
              <w:t>2022-10-07</w:t>
            </w:r>
          </w:p>
        </w:tc>
        <w:tc>
          <w:tcPr>
            <w:tcW w:w="1134" w:type="dxa"/>
            <w:tcBorders>
              <w:top w:val="single" w:sz="4" w:space="0" w:color="auto"/>
              <w:left w:val="single" w:sz="4" w:space="0" w:color="auto"/>
              <w:bottom w:val="single" w:sz="4" w:space="0" w:color="auto"/>
              <w:right w:val="single" w:sz="4" w:space="0" w:color="auto"/>
            </w:tcBorders>
            <w:noWrap/>
          </w:tcPr>
          <w:p w14:paraId="7AF7910F" w14:textId="4F142242" w:rsidR="00D33D66" w:rsidRPr="00C2061D" w:rsidRDefault="00D33D66" w:rsidP="00D33D66">
            <w:pPr>
              <w:spacing w:before="60" w:after="60"/>
              <w:rPr>
                <w:rFonts w:cs="Arial"/>
                <w:sz w:val="16"/>
                <w:szCs w:val="16"/>
                <w:lang w:eastAsia="da-DK"/>
              </w:rPr>
            </w:pPr>
            <w:r w:rsidRPr="00C2061D">
              <w:rPr>
                <w:rFonts w:cs="Arial"/>
                <w:sz w:val="16"/>
                <w:szCs w:val="16"/>
                <w:lang w:eastAsia="da-DK"/>
              </w:rPr>
              <w:t>RA-64595</w:t>
            </w:r>
          </w:p>
        </w:tc>
        <w:tc>
          <w:tcPr>
            <w:tcW w:w="1559" w:type="dxa"/>
            <w:tcBorders>
              <w:top w:val="single" w:sz="4" w:space="0" w:color="auto"/>
              <w:left w:val="single" w:sz="4" w:space="0" w:color="auto"/>
              <w:bottom w:val="single" w:sz="4" w:space="0" w:color="auto"/>
              <w:right w:val="single" w:sz="4" w:space="0" w:color="auto"/>
            </w:tcBorders>
            <w:noWrap/>
          </w:tcPr>
          <w:p w14:paraId="0684DDBF" w14:textId="6B7B1493" w:rsidR="00D33D66" w:rsidRPr="00C2061D" w:rsidRDefault="00D33D66" w:rsidP="00D33D66">
            <w:pPr>
              <w:spacing w:before="60" w:after="60"/>
              <w:rPr>
                <w:rFonts w:cs="Arial"/>
                <w:sz w:val="16"/>
                <w:szCs w:val="16"/>
                <w:lang w:eastAsia="da-DK"/>
              </w:rPr>
            </w:pPr>
            <w:r w:rsidRPr="00C2061D">
              <w:rPr>
                <w:rFonts w:cs="Arial"/>
                <w:sz w:val="16"/>
                <w:szCs w:val="16"/>
                <w:lang w:eastAsia="da-DK"/>
              </w:rPr>
              <w:t xml:space="preserve">Medtronic </w:t>
            </w:r>
            <w:proofErr w:type="spellStart"/>
            <w:r w:rsidRPr="00C2061D">
              <w:rPr>
                <w:rFonts w:cs="Arial"/>
                <w:sz w:val="16"/>
                <w:szCs w:val="16"/>
                <w:lang w:eastAsia="da-DK"/>
              </w:rPr>
              <w:t>Minimed</w:t>
            </w:r>
            <w:proofErr w:type="spellEnd"/>
          </w:p>
        </w:tc>
        <w:tc>
          <w:tcPr>
            <w:tcW w:w="1489" w:type="dxa"/>
            <w:tcBorders>
              <w:top w:val="single" w:sz="4" w:space="0" w:color="auto"/>
              <w:left w:val="single" w:sz="4" w:space="0" w:color="auto"/>
              <w:bottom w:val="single" w:sz="4" w:space="0" w:color="auto"/>
              <w:right w:val="single" w:sz="4" w:space="0" w:color="auto"/>
            </w:tcBorders>
          </w:tcPr>
          <w:p w14:paraId="323B8E14" w14:textId="6BD140F7" w:rsidR="00D33D66" w:rsidRPr="00C2061D" w:rsidRDefault="00D33D66" w:rsidP="00D33D66">
            <w:pPr>
              <w:spacing w:before="60" w:after="60"/>
              <w:rPr>
                <w:rFonts w:cs="Arial"/>
                <w:sz w:val="16"/>
                <w:szCs w:val="16"/>
                <w:lang w:eastAsia="da-DK"/>
              </w:rPr>
            </w:pPr>
            <w:proofErr w:type="spellStart"/>
            <w:r w:rsidRPr="00C2061D">
              <w:rPr>
                <w:rFonts w:cs="Arial"/>
                <w:sz w:val="16"/>
                <w:szCs w:val="16"/>
                <w:lang w:eastAsia="da-DK"/>
              </w:rPr>
              <w:t>MiniMed</w:t>
            </w:r>
            <w:proofErr w:type="spellEnd"/>
            <w:r w:rsidRPr="00C2061D">
              <w:rPr>
                <w:rFonts w:cs="Arial"/>
                <w:sz w:val="16"/>
                <w:szCs w:val="16"/>
                <w:lang w:eastAsia="da-DK"/>
              </w:rPr>
              <w:t xml:space="preserve"> 630G &amp; 670G</w:t>
            </w:r>
          </w:p>
        </w:tc>
        <w:tc>
          <w:tcPr>
            <w:tcW w:w="0" w:type="auto"/>
            <w:tcBorders>
              <w:top w:val="single" w:sz="4" w:space="0" w:color="auto"/>
              <w:left w:val="single" w:sz="4" w:space="0" w:color="auto"/>
              <w:bottom w:val="single" w:sz="4" w:space="0" w:color="auto"/>
              <w:right w:val="single" w:sz="4" w:space="0" w:color="auto"/>
            </w:tcBorders>
          </w:tcPr>
          <w:p w14:paraId="31C656C1" w14:textId="1A7FAC0A" w:rsidR="00D33D66" w:rsidRPr="00C2061D" w:rsidRDefault="00D33D66" w:rsidP="00D33D66">
            <w:pPr>
              <w:spacing w:before="60" w:after="60"/>
              <w:rPr>
                <w:rFonts w:cs="Arial"/>
                <w:sz w:val="16"/>
                <w:szCs w:val="16"/>
                <w:lang w:eastAsia="da-DK"/>
              </w:rPr>
            </w:pPr>
            <w:r w:rsidRPr="00C2061D">
              <w:rPr>
                <w:rFonts w:cs="Arial"/>
                <w:sz w:val="16"/>
                <w:szCs w:val="16"/>
                <w:lang w:eastAsia="da-DK"/>
              </w:rPr>
              <w:t>Communication between the components of the MINIMED 600 Series Pump System could be compromised by unauthorized access.</w:t>
            </w:r>
          </w:p>
        </w:tc>
        <w:tc>
          <w:tcPr>
            <w:tcW w:w="0" w:type="auto"/>
            <w:tcBorders>
              <w:top w:val="single" w:sz="4" w:space="0" w:color="auto"/>
              <w:left w:val="single" w:sz="4" w:space="0" w:color="auto"/>
              <w:bottom w:val="single" w:sz="4" w:space="0" w:color="auto"/>
              <w:right w:val="single" w:sz="4" w:space="0" w:color="auto"/>
            </w:tcBorders>
          </w:tcPr>
          <w:p w14:paraId="20FAFA83" w14:textId="6F877254" w:rsidR="00D33D66" w:rsidRPr="00C2061D" w:rsidRDefault="00D33D66" w:rsidP="00D33D66">
            <w:pPr>
              <w:spacing w:before="60" w:after="60"/>
              <w:rPr>
                <w:rFonts w:cs="Arial"/>
                <w:sz w:val="16"/>
                <w:szCs w:val="16"/>
                <w:lang w:eastAsia="da-DK"/>
              </w:rPr>
            </w:pPr>
            <w:r w:rsidRPr="00C2061D">
              <w:rPr>
                <w:rFonts w:cs="Arial"/>
                <w:sz w:val="16"/>
                <w:szCs w:val="16"/>
                <w:lang w:eastAsia="da-DK"/>
              </w:rPr>
              <w:t>Yes</w:t>
            </w:r>
          </w:p>
        </w:tc>
      </w:tr>
    </w:tbl>
    <w:p w14:paraId="10A1C08C" w14:textId="77777777" w:rsidR="00A33053" w:rsidRPr="00C2061D" w:rsidRDefault="00A33053" w:rsidP="00D33D66"/>
    <w:p w14:paraId="2EA210A9" w14:textId="77777777" w:rsidR="00A33053" w:rsidRPr="00C2061D" w:rsidRDefault="00A33053" w:rsidP="00A33053"/>
    <w:p w14:paraId="2A6CF2C1" w14:textId="25BB3990" w:rsidR="00A37206" w:rsidRPr="00C2061D" w:rsidRDefault="00A37206" w:rsidP="00A37206">
      <w:pPr>
        <w:pStyle w:val="AppendixHeading2"/>
        <w:rPr>
          <w:lang w:val="en-US"/>
        </w:rPr>
      </w:pPr>
      <w:r w:rsidRPr="00C2061D">
        <w:rPr>
          <w:lang w:val="en-US"/>
        </w:rPr>
        <w:t>ANSM</w:t>
      </w:r>
    </w:p>
    <w:p w14:paraId="039E8440" w14:textId="77777777" w:rsidR="00A37206" w:rsidRPr="00C2061D" w:rsidRDefault="00A37206" w:rsidP="00A37206"/>
    <w:p w14:paraId="5C1AB4F6" w14:textId="1F4C0127" w:rsidR="00850B52" w:rsidRPr="00C2061D" w:rsidRDefault="00850B52" w:rsidP="00850B52">
      <w:pPr>
        <w:keepNext/>
        <w:jc w:val="center"/>
        <w:rPr>
          <w:bCs/>
          <w:sz w:val="18"/>
          <w:szCs w:val="18"/>
        </w:rPr>
      </w:pPr>
      <w:bookmarkStart w:id="1799" w:name="_Toc182997823"/>
      <w:r w:rsidRPr="00C2061D">
        <w:rPr>
          <w:rFonts w:cs="Arial"/>
          <w:b/>
          <w:bCs/>
          <w:sz w:val="18"/>
          <w:szCs w:val="18"/>
        </w:rPr>
        <w:t xml:space="preserve">Table </w:t>
      </w:r>
      <w:r w:rsidRPr="00C2061D">
        <w:rPr>
          <w:rFonts w:cs="Arial"/>
          <w:b/>
          <w:bCs/>
          <w:sz w:val="18"/>
          <w:szCs w:val="18"/>
        </w:rPr>
        <w:fldChar w:fldCharType="begin"/>
      </w:r>
      <w:r w:rsidRPr="00C2061D">
        <w:rPr>
          <w:rFonts w:cs="Arial"/>
          <w:b/>
          <w:bCs/>
          <w:sz w:val="18"/>
          <w:szCs w:val="18"/>
        </w:rPr>
        <w:instrText xml:space="preserve"> SEQ Table \* ARABIC </w:instrText>
      </w:r>
      <w:r w:rsidRPr="00C2061D">
        <w:rPr>
          <w:rFonts w:cs="Arial"/>
          <w:b/>
          <w:bCs/>
          <w:sz w:val="18"/>
          <w:szCs w:val="18"/>
        </w:rPr>
        <w:fldChar w:fldCharType="separate"/>
      </w:r>
      <w:r w:rsidR="00E344B5">
        <w:rPr>
          <w:rFonts w:cs="Arial"/>
          <w:b/>
          <w:bCs/>
          <w:noProof/>
          <w:sz w:val="18"/>
          <w:szCs w:val="18"/>
        </w:rPr>
        <w:t>22</w:t>
      </w:r>
      <w:r w:rsidRPr="00C2061D">
        <w:rPr>
          <w:rFonts w:cs="Arial"/>
          <w:b/>
          <w:bCs/>
          <w:sz w:val="18"/>
          <w:szCs w:val="18"/>
        </w:rPr>
        <w:fldChar w:fldCharType="end"/>
      </w:r>
      <w:r w:rsidRPr="00C2061D">
        <w:rPr>
          <w:rFonts w:cs="Arial"/>
          <w:b/>
          <w:bCs/>
          <w:sz w:val="18"/>
          <w:szCs w:val="18"/>
        </w:rPr>
        <w:t>: ANSM reports</w:t>
      </w:r>
      <w:bookmarkEnd w:id="1799"/>
    </w:p>
    <w:tbl>
      <w:tblPr>
        <w:tblStyle w:val="TableGrid11"/>
        <w:tblW w:w="5000" w:type="pct"/>
        <w:tblInd w:w="0" w:type="dxa"/>
        <w:tblLayout w:type="fixed"/>
        <w:tblLook w:val="04A0" w:firstRow="1" w:lastRow="0" w:firstColumn="1" w:lastColumn="0" w:noHBand="0" w:noVBand="1"/>
      </w:tblPr>
      <w:tblGrid>
        <w:gridCol w:w="1195"/>
        <w:gridCol w:w="1195"/>
        <w:gridCol w:w="1223"/>
        <w:gridCol w:w="1520"/>
        <w:gridCol w:w="1896"/>
        <w:gridCol w:w="4084"/>
        <w:gridCol w:w="1927"/>
      </w:tblGrid>
      <w:tr w:rsidR="00F71B7C" w:rsidRPr="00C2061D" w14:paraId="6D3F7DEC" w14:textId="77777777" w:rsidTr="00750877">
        <w:trPr>
          <w:trHeight w:val="495"/>
          <w:tblHeader/>
        </w:trPr>
        <w:tc>
          <w:tcPr>
            <w:tcW w:w="45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C9F55" w14:textId="34C0153F" w:rsidR="00F71B7C" w:rsidRPr="00C2061D" w:rsidRDefault="00F71B7C" w:rsidP="00393A49">
            <w:pPr>
              <w:rPr>
                <w:rFonts w:cs="Arial"/>
                <w:b/>
                <w:sz w:val="16"/>
                <w:szCs w:val="16"/>
                <w:lang w:eastAsia="da-DK"/>
              </w:rPr>
            </w:pPr>
            <w:r w:rsidRPr="00C2061D">
              <w:rPr>
                <w:rFonts w:cs="Arial"/>
                <w:b/>
                <w:sz w:val="16"/>
                <w:szCs w:val="16"/>
                <w:lang w:eastAsia="da-DK"/>
              </w:rPr>
              <w:t>Search #</w:t>
            </w:r>
          </w:p>
        </w:tc>
        <w:tc>
          <w:tcPr>
            <w:tcW w:w="45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9D3450" w14:textId="3BF0D8DE" w:rsidR="00F71B7C" w:rsidRPr="00C2061D" w:rsidRDefault="00F71B7C" w:rsidP="00393A49">
            <w:pPr>
              <w:rPr>
                <w:rFonts w:cs="Arial"/>
                <w:b/>
                <w:sz w:val="16"/>
                <w:szCs w:val="16"/>
                <w:lang w:eastAsia="da-DK"/>
              </w:rPr>
            </w:pPr>
            <w:r w:rsidRPr="00C2061D">
              <w:rPr>
                <w:rFonts w:cs="Arial"/>
                <w:b/>
                <w:sz w:val="16"/>
                <w:szCs w:val="16"/>
                <w:lang w:eastAsia="da-DK"/>
              </w:rPr>
              <w:t>Date of Safety Notice</w:t>
            </w:r>
          </w:p>
        </w:tc>
        <w:tc>
          <w:tcPr>
            <w:tcW w:w="46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C869A" w14:textId="77777777" w:rsidR="00F71B7C" w:rsidRPr="00C2061D" w:rsidRDefault="00F71B7C" w:rsidP="00393A49">
            <w:pPr>
              <w:rPr>
                <w:rFonts w:cs="Arial"/>
                <w:b/>
                <w:sz w:val="16"/>
                <w:szCs w:val="16"/>
                <w:lang w:eastAsia="da-DK"/>
              </w:rPr>
            </w:pPr>
            <w:r w:rsidRPr="00C2061D">
              <w:rPr>
                <w:rFonts w:cs="Arial"/>
                <w:b/>
                <w:sz w:val="16"/>
                <w:szCs w:val="16"/>
                <w:lang w:eastAsia="da-DK"/>
              </w:rPr>
              <w:t>Reference</w:t>
            </w:r>
          </w:p>
        </w:tc>
        <w:tc>
          <w:tcPr>
            <w:tcW w:w="58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70F49BDB" w14:textId="77777777" w:rsidR="00F71B7C" w:rsidRPr="00C2061D" w:rsidRDefault="00F71B7C" w:rsidP="00393A49">
            <w:pPr>
              <w:rPr>
                <w:rFonts w:cs="Arial"/>
                <w:b/>
                <w:sz w:val="16"/>
                <w:szCs w:val="16"/>
                <w:lang w:eastAsia="da-DK"/>
              </w:rPr>
            </w:pPr>
            <w:r w:rsidRPr="00C2061D">
              <w:rPr>
                <w:rFonts w:cs="Arial"/>
                <w:b/>
                <w:sz w:val="16"/>
                <w:szCs w:val="16"/>
                <w:lang w:eastAsia="da-DK"/>
              </w:rPr>
              <w:t>Manufacturer</w:t>
            </w:r>
          </w:p>
        </w:tc>
        <w:tc>
          <w:tcPr>
            <w:tcW w:w="72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730C1F8F" w14:textId="77777777" w:rsidR="00F71B7C" w:rsidRPr="00C2061D" w:rsidRDefault="00F71B7C" w:rsidP="00393A49">
            <w:pPr>
              <w:rPr>
                <w:rFonts w:cs="Arial"/>
                <w:b/>
                <w:sz w:val="16"/>
                <w:szCs w:val="16"/>
                <w:lang w:eastAsia="da-DK"/>
              </w:rPr>
            </w:pPr>
            <w:r w:rsidRPr="00C2061D">
              <w:rPr>
                <w:rFonts w:cs="Arial"/>
                <w:b/>
                <w:sz w:val="16"/>
                <w:szCs w:val="16"/>
                <w:lang w:eastAsia="da-DK"/>
              </w:rPr>
              <w:t>Relevant Devices</w:t>
            </w:r>
          </w:p>
        </w:tc>
        <w:tc>
          <w:tcPr>
            <w:tcW w:w="1566"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3323ACA8" w14:textId="77777777" w:rsidR="00F71B7C" w:rsidRPr="00C2061D" w:rsidRDefault="00F71B7C" w:rsidP="00393A49">
            <w:pPr>
              <w:rPr>
                <w:rFonts w:cs="Arial"/>
                <w:b/>
                <w:sz w:val="16"/>
                <w:szCs w:val="16"/>
                <w:lang w:eastAsia="da-DK"/>
              </w:rPr>
            </w:pPr>
            <w:r w:rsidRPr="00C2061D">
              <w:rPr>
                <w:rFonts w:cs="Arial"/>
                <w:b/>
                <w:sz w:val="16"/>
                <w:szCs w:val="16"/>
                <w:lang w:eastAsia="da-DK"/>
              </w:rPr>
              <w:t>Problem</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A37EAC" w14:textId="77777777" w:rsidR="00F71B7C" w:rsidRPr="00C2061D" w:rsidRDefault="00F71B7C" w:rsidP="00393A49">
            <w:pPr>
              <w:rPr>
                <w:rFonts w:cs="Arial"/>
                <w:b/>
                <w:sz w:val="16"/>
                <w:szCs w:val="16"/>
                <w:lang w:eastAsia="da-DK"/>
              </w:rPr>
            </w:pPr>
            <w:r w:rsidRPr="00C2061D">
              <w:rPr>
                <w:b/>
                <w:bCs/>
                <w:sz w:val="16"/>
                <w:szCs w:val="16"/>
              </w:rPr>
              <w:t>Relevance for subject device</w:t>
            </w:r>
          </w:p>
        </w:tc>
      </w:tr>
      <w:tr w:rsidR="00F71B7C" w:rsidRPr="00C2061D" w14:paraId="7010B934" w14:textId="77777777" w:rsidTr="004F3A88">
        <w:tc>
          <w:tcPr>
            <w:tcW w:w="458" w:type="pct"/>
            <w:tcBorders>
              <w:top w:val="single" w:sz="4" w:space="0" w:color="auto"/>
              <w:left w:val="single" w:sz="4" w:space="0" w:color="auto"/>
              <w:bottom w:val="single" w:sz="4" w:space="0" w:color="auto"/>
              <w:right w:val="single" w:sz="4" w:space="0" w:color="auto"/>
            </w:tcBorders>
          </w:tcPr>
          <w:p w14:paraId="1AB8CD1F" w14:textId="41F5ED63" w:rsidR="00F71B7C" w:rsidRPr="00C2061D" w:rsidRDefault="004F3A88" w:rsidP="00393A49">
            <w:pPr>
              <w:rPr>
                <w:rFonts w:cs="Arial"/>
                <w:sz w:val="16"/>
                <w:szCs w:val="16"/>
                <w:lang w:eastAsia="da-DK"/>
              </w:rPr>
            </w:pPr>
            <w:r w:rsidRPr="00C2061D">
              <w:rPr>
                <w:rFonts w:cs="Arial"/>
                <w:sz w:val="16"/>
                <w:szCs w:val="16"/>
                <w:lang w:eastAsia="da-DK"/>
              </w:rPr>
              <w:t>1a</w:t>
            </w:r>
          </w:p>
        </w:tc>
        <w:tc>
          <w:tcPr>
            <w:tcW w:w="458" w:type="pct"/>
            <w:tcBorders>
              <w:top w:val="single" w:sz="4" w:space="0" w:color="auto"/>
              <w:left w:val="single" w:sz="4" w:space="0" w:color="auto"/>
              <w:bottom w:val="single" w:sz="4" w:space="0" w:color="auto"/>
              <w:right w:val="single" w:sz="4" w:space="0" w:color="auto"/>
            </w:tcBorders>
            <w:noWrap/>
          </w:tcPr>
          <w:p w14:paraId="37CEC73D" w14:textId="3AB076FE" w:rsidR="00F71B7C" w:rsidRPr="00C2061D" w:rsidRDefault="004F3A88" w:rsidP="00393A49">
            <w:pPr>
              <w:rPr>
                <w:rFonts w:cs="Arial"/>
                <w:sz w:val="16"/>
                <w:szCs w:val="16"/>
                <w:lang w:eastAsia="da-DK"/>
              </w:rPr>
            </w:pPr>
            <w:r w:rsidRPr="00C2061D">
              <w:rPr>
                <w:rFonts w:cs="Arial"/>
                <w:sz w:val="16"/>
                <w:szCs w:val="16"/>
                <w:lang w:eastAsia="da-DK"/>
              </w:rPr>
              <w:t>09/21/2021</w:t>
            </w:r>
          </w:p>
        </w:tc>
        <w:tc>
          <w:tcPr>
            <w:tcW w:w="469" w:type="pct"/>
            <w:tcBorders>
              <w:top w:val="single" w:sz="4" w:space="0" w:color="auto"/>
              <w:left w:val="single" w:sz="4" w:space="0" w:color="auto"/>
              <w:bottom w:val="single" w:sz="4" w:space="0" w:color="auto"/>
              <w:right w:val="single" w:sz="4" w:space="0" w:color="auto"/>
            </w:tcBorders>
            <w:noWrap/>
          </w:tcPr>
          <w:p w14:paraId="12BE366C" w14:textId="700A2C73" w:rsidR="00F71B7C" w:rsidRPr="00C2061D" w:rsidRDefault="004F3A88" w:rsidP="00393A49">
            <w:pPr>
              <w:rPr>
                <w:rFonts w:cs="Arial"/>
                <w:sz w:val="16"/>
                <w:szCs w:val="16"/>
                <w:lang w:eastAsia="da-DK"/>
              </w:rPr>
            </w:pPr>
            <w:r w:rsidRPr="00C2061D">
              <w:rPr>
                <w:rFonts w:cs="Arial"/>
                <w:sz w:val="16"/>
                <w:szCs w:val="16"/>
                <w:lang w:eastAsia="da-DK"/>
              </w:rPr>
              <w:t>R2116668 / R2116847</w:t>
            </w:r>
          </w:p>
        </w:tc>
        <w:tc>
          <w:tcPr>
            <w:tcW w:w="583" w:type="pct"/>
            <w:tcBorders>
              <w:top w:val="single" w:sz="4" w:space="0" w:color="auto"/>
              <w:left w:val="single" w:sz="4" w:space="0" w:color="auto"/>
              <w:bottom w:val="single" w:sz="4" w:space="0" w:color="auto"/>
              <w:right w:val="single" w:sz="4" w:space="0" w:color="auto"/>
            </w:tcBorders>
            <w:noWrap/>
          </w:tcPr>
          <w:p w14:paraId="263A76BF" w14:textId="4851CC1D" w:rsidR="00F71B7C" w:rsidRPr="00C2061D" w:rsidRDefault="004F3A88" w:rsidP="00393A49">
            <w:pPr>
              <w:rPr>
                <w:rFonts w:cs="Arial"/>
                <w:sz w:val="16"/>
                <w:szCs w:val="16"/>
                <w:lang w:eastAsia="da-DK"/>
              </w:rPr>
            </w:pPr>
            <w:r w:rsidRPr="00C2061D">
              <w:rPr>
                <w:rFonts w:cs="Arial"/>
                <w:sz w:val="16"/>
                <w:szCs w:val="16"/>
                <w:lang w:eastAsia="da-DK"/>
              </w:rPr>
              <w:t>BD/Caesarea Medical Electronics Ltd</w:t>
            </w:r>
          </w:p>
        </w:tc>
        <w:tc>
          <w:tcPr>
            <w:tcW w:w="727" w:type="pct"/>
            <w:tcBorders>
              <w:top w:val="single" w:sz="4" w:space="0" w:color="auto"/>
              <w:left w:val="single" w:sz="4" w:space="0" w:color="auto"/>
              <w:bottom w:val="single" w:sz="4" w:space="0" w:color="auto"/>
              <w:right w:val="single" w:sz="4" w:space="0" w:color="auto"/>
            </w:tcBorders>
            <w:noWrap/>
          </w:tcPr>
          <w:p w14:paraId="2BEA48FE" w14:textId="7023DC2F" w:rsidR="00F71B7C" w:rsidRPr="00C2061D" w:rsidRDefault="004F3A88" w:rsidP="00393A49">
            <w:pPr>
              <w:rPr>
                <w:rFonts w:cs="Arial"/>
                <w:sz w:val="16"/>
                <w:szCs w:val="16"/>
                <w:lang w:eastAsia="da-DK"/>
              </w:rPr>
            </w:pPr>
            <w:proofErr w:type="spellStart"/>
            <w:r w:rsidRPr="00C2061D">
              <w:rPr>
                <w:rFonts w:cs="Arial"/>
                <w:sz w:val="16"/>
                <w:szCs w:val="16"/>
                <w:lang w:eastAsia="da-DK"/>
              </w:rPr>
              <w:t>Systèmes</w:t>
            </w:r>
            <w:proofErr w:type="spellEnd"/>
            <w:r w:rsidRPr="00C2061D">
              <w:rPr>
                <w:rFonts w:cs="Arial"/>
                <w:sz w:val="16"/>
                <w:szCs w:val="16"/>
                <w:lang w:eastAsia="da-DK"/>
              </w:rPr>
              <w:t xml:space="preserve"> de </w:t>
            </w:r>
            <w:proofErr w:type="spellStart"/>
            <w:r w:rsidRPr="00C2061D">
              <w:rPr>
                <w:rFonts w:cs="Arial"/>
                <w:sz w:val="16"/>
                <w:szCs w:val="16"/>
                <w:lang w:eastAsia="da-DK"/>
              </w:rPr>
              <w:t>pompe</w:t>
            </w:r>
            <w:proofErr w:type="spellEnd"/>
            <w:r w:rsidRPr="00C2061D">
              <w:rPr>
                <w:rFonts w:cs="Arial"/>
                <w:sz w:val="16"/>
                <w:szCs w:val="16"/>
                <w:lang w:eastAsia="da-DK"/>
              </w:rPr>
              <w:t xml:space="preserve"> à perfusion CME/BD </w:t>
            </w:r>
            <w:proofErr w:type="spellStart"/>
            <w:r w:rsidRPr="00C2061D">
              <w:rPr>
                <w:rFonts w:cs="Arial"/>
                <w:sz w:val="16"/>
                <w:szCs w:val="16"/>
                <w:lang w:eastAsia="da-DK"/>
              </w:rPr>
              <w:t>BodyGuard</w:t>
            </w:r>
            <w:proofErr w:type="spellEnd"/>
            <w:r w:rsidRPr="00C2061D">
              <w:rPr>
                <w:rFonts w:cs="Arial"/>
                <w:sz w:val="16"/>
                <w:szCs w:val="16"/>
                <w:lang w:eastAsia="da-DK"/>
              </w:rPr>
              <w:t>™</w:t>
            </w:r>
          </w:p>
        </w:tc>
        <w:tc>
          <w:tcPr>
            <w:tcW w:w="1566" w:type="pct"/>
            <w:tcBorders>
              <w:top w:val="single" w:sz="4" w:space="0" w:color="auto"/>
              <w:left w:val="single" w:sz="4" w:space="0" w:color="auto"/>
              <w:bottom w:val="single" w:sz="4" w:space="0" w:color="auto"/>
              <w:right w:val="single" w:sz="4" w:space="0" w:color="auto"/>
            </w:tcBorders>
          </w:tcPr>
          <w:p w14:paraId="611087D3" w14:textId="1537893D" w:rsidR="004F3A88" w:rsidRPr="00C2061D" w:rsidRDefault="004F3A88" w:rsidP="004F3A88">
            <w:pPr>
              <w:rPr>
                <w:rFonts w:cs="Arial"/>
                <w:sz w:val="16"/>
                <w:szCs w:val="16"/>
                <w:lang w:eastAsia="da-DK"/>
              </w:rPr>
            </w:pPr>
            <w:r w:rsidRPr="00C2061D">
              <w:rPr>
                <w:rFonts w:cs="Arial"/>
                <w:sz w:val="16"/>
                <w:szCs w:val="16"/>
                <w:lang w:eastAsia="da-DK"/>
              </w:rPr>
              <w:t>Previously, in accordance with Field Safety Notice MMS-21-4135, BD updated the following default settings and labeled it as a temporary measure:</w:t>
            </w:r>
          </w:p>
          <w:p w14:paraId="5237988C" w14:textId="5B1351CE" w:rsidR="004F3A88" w:rsidRPr="00C2061D" w:rsidRDefault="004F3A88">
            <w:pPr>
              <w:pStyle w:val="ListParagraph"/>
              <w:numPr>
                <w:ilvl w:val="0"/>
                <w:numId w:val="10"/>
              </w:numPr>
              <w:rPr>
                <w:rFonts w:cs="Arial"/>
                <w:sz w:val="16"/>
                <w:szCs w:val="16"/>
                <w:lang w:eastAsia="da-DK"/>
              </w:rPr>
            </w:pPr>
            <w:r w:rsidRPr="00C2061D">
              <w:rPr>
                <w:rFonts w:cs="Arial"/>
                <w:sz w:val="16"/>
                <w:szCs w:val="16"/>
                <w:lang w:eastAsia="da-DK"/>
              </w:rPr>
              <w:t>The maximum flow rate has been limited to 800 mL/h in continuous mode.</w:t>
            </w:r>
          </w:p>
          <w:p w14:paraId="39E4061B" w14:textId="511306EA" w:rsidR="004F3A88" w:rsidRPr="00C2061D" w:rsidRDefault="004F3A88">
            <w:pPr>
              <w:pStyle w:val="ListParagraph"/>
              <w:numPr>
                <w:ilvl w:val="0"/>
                <w:numId w:val="10"/>
              </w:numPr>
              <w:rPr>
                <w:rFonts w:cs="Arial"/>
                <w:sz w:val="16"/>
                <w:szCs w:val="16"/>
                <w:lang w:eastAsia="da-DK"/>
              </w:rPr>
            </w:pPr>
            <w:r w:rsidRPr="00C2061D">
              <w:rPr>
                <w:rFonts w:cs="Arial"/>
                <w:sz w:val="16"/>
                <w:szCs w:val="16"/>
                <w:lang w:eastAsia="da-DK"/>
              </w:rPr>
              <w:t>The maximum bolus delivery rate has been limited to 300 mL/h</w:t>
            </w:r>
          </w:p>
          <w:p w14:paraId="55FEF650" w14:textId="7BCB0C14" w:rsidR="004F3A88" w:rsidRPr="00C2061D" w:rsidRDefault="004F3A88" w:rsidP="004F3A88">
            <w:pPr>
              <w:rPr>
                <w:rFonts w:cs="Arial"/>
                <w:sz w:val="16"/>
                <w:szCs w:val="16"/>
                <w:lang w:eastAsia="da-DK"/>
              </w:rPr>
            </w:pPr>
            <w:r w:rsidRPr="00C2061D">
              <w:rPr>
                <w:rFonts w:cs="Arial"/>
                <w:sz w:val="16"/>
                <w:szCs w:val="16"/>
                <w:lang w:eastAsia="da-DK"/>
              </w:rPr>
              <w:lastRenderedPageBreak/>
              <w:t xml:space="preserve">BD has decided to make these features permanent for the CME/BD </w:t>
            </w:r>
            <w:proofErr w:type="spellStart"/>
            <w:r w:rsidRPr="00C2061D">
              <w:rPr>
                <w:rFonts w:cs="Arial"/>
                <w:sz w:val="16"/>
                <w:szCs w:val="16"/>
                <w:lang w:eastAsia="da-DK"/>
              </w:rPr>
              <w:t>BodyGuard</w:t>
            </w:r>
            <w:proofErr w:type="spellEnd"/>
            <w:r w:rsidRPr="00C2061D">
              <w:rPr>
                <w:rFonts w:cs="Arial"/>
                <w:sz w:val="16"/>
                <w:szCs w:val="16"/>
                <w:lang w:eastAsia="da-DK"/>
              </w:rPr>
              <w:t>™ infusion pumps. This is because a change in the technical design has proven to be impractical.</w:t>
            </w:r>
          </w:p>
        </w:tc>
        <w:tc>
          <w:tcPr>
            <w:tcW w:w="739" w:type="pct"/>
            <w:tcBorders>
              <w:top w:val="single" w:sz="4" w:space="0" w:color="auto"/>
              <w:left w:val="single" w:sz="4" w:space="0" w:color="auto"/>
              <w:bottom w:val="single" w:sz="4" w:space="0" w:color="auto"/>
              <w:right w:val="single" w:sz="4" w:space="0" w:color="auto"/>
            </w:tcBorders>
          </w:tcPr>
          <w:p w14:paraId="313C4430" w14:textId="72C59D62" w:rsidR="00F71B7C" w:rsidRPr="00C2061D" w:rsidRDefault="004F3A88" w:rsidP="00393A49">
            <w:pPr>
              <w:rPr>
                <w:rFonts w:cs="Arial"/>
                <w:sz w:val="16"/>
                <w:szCs w:val="16"/>
                <w:lang w:eastAsia="da-DK"/>
              </w:rPr>
            </w:pPr>
            <w:r w:rsidRPr="00C2061D">
              <w:rPr>
                <w:rFonts w:cs="Arial"/>
                <w:sz w:val="16"/>
                <w:szCs w:val="16"/>
                <w:lang w:eastAsia="da-DK"/>
              </w:rPr>
              <w:lastRenderedPageBreak/>
              <w:t>No</w:t>
            </w:r>
          </w:p>
        </w:tc>
      </w:tr>
      <w:tr w:rsidR="00F71B7C" w:rsidRPr="00C2061D" w14:paraId="4147535E" w14:textId="77777777" w:rsidTr="004F3A88">
        <w:tc>
          <w:tcPr>
            <w:tcW w:w="458" w:type="pct"/>
            <w:tcBorders>
              <w:top w:val="single" w:sz="4" w:space="0" w:color="auto"/>
              <w:left w:val="single" w:sz="4" w:space="0" w:color="auto"/>
              <w:bottom w:val="single" w:sz="4" w:space="0" w:color="auto"/>
              <w:right w:val="single" w:sz="4" w:space="0" w:color="auto"/>
            </w:tcBorders>
          </w:tcPr>
          <w:p w14:paraId="601ABB4A" w14:textId="6A330C4E" w:rsidR="00F71B7C" w:rsidRPr="00C2061D" w:rsidRDefault="00971FA3" w:rsidP="00393A49">
            <w:pPr>
              <w:rPr>
                <w:rFonts w:cs="Arial"/>
                <w:sz w:val="16"/>
                <w:szCs w:val="16"/>
                <w:lang w:eastAsia="da-DK"/>
              </w:rPr>
            </w:pPr>
            <w:r w:rsidRPr="00C2061D">
              <w:rPr>
                <w:rFonts w:cs="Arial"/>
                <w:sz w:val="16"/>
                <w:szCs w:val="16"/>
                <w:lang w:eastAsia="da-DK"/>
              </w:rPr>
              <w:t>1a</w:t>
            </w:r>
          </w:p>
        </w:tc>
        <w:tc>
          <w:tcPr>
            <w:tcW w:w="458" w:type="pct"/>
            <w:tcBorders>
              <w:top w:val="single" w:sz="4" w:space="0" w:color="auto"/>
              <w:left w:val="single" w:sz="4" w:space="0" w:color="auto"/>
              <w:bottom w:val="single" w:sz="4" w:space="0" w:color="auto"/>
              <w:right w:val="single" w:sz="4" w:space="0" w:color="auto"/>
            </w:tcBorders>
            <w:noWrap/>
          </w:tcPr>
          <w:p w14:paraId="4C9E02F1" w14:textId="6622D35F" w:rsidR="00F71B7C" w:rsidRPr="00C2061D" w:rsidRDefault="00971FA3" w:rsidP="00393A49">
            <w:pPr>
              <w:rPr>
                <w:rFonts w:cs="Arial"/>
                <w:sz w:val="16"/>
                <w:szCs w:val="16"/>
                <w:lang w:eastAsia="da-DK"/>
              </w:rPr>
            </w:pPr>
            <w:r w:rsidRPr="00C2061D">
              <w:rPr>
                <w:rFonts w:cs="Arial"/>
                <w:sz w:val="16"/>
                <w:szCs w:val="16"/>
                <w:lang w:eastAsia="da-DK"/>
              </w:rPr>
              <w:t>07/12/2023</w:t>
            </w:r>
          </w:p>
        </w:tc>
        <w:tc>
          <w:tcPr>
            <w:tcW w:w="469" w:type="pct"/>
            <w:tcBorders>
              <w:top w:val="single" w:sz="4" w:space="0" w:color="auto"/>
              <w:left w:val="single" w:sz="4" w:space="0" w:color="auto"/>
              <w:bottom w:val="single" w:sz="4" w:space="0" w:color="auto"/>
              <w:right w:val="single" w:sz="4" w:space="0" w:color="auto"/>
            </w:tcBorders>
            <w:noWrap/>
          </w:tcPr>
          <w:p w14:paraId="64E3A58D" w14:textId="52F8B3DE" w:rsidR="00F71B7C" w:rsidRPr="00C2061D" w:rsidRDefault="00971FA3" w:rsidP="00393A49">
            <w:pPr>
              <w:rPr>
                <w:rFonts w:cs="Arial"/>
                <w:sz w:val="16"/>
                <w:szCs w:val="16"/>
                <w:lang w:eastAsia="da-DK"/>
              </w:rPr>
            </w:pPr>
            <w:r w:rsidRPr="00C2061D">
              <w:rPr>
                <w:rFonts w:cs="Arial"/>
                <w:sz w:val="16"/>
                <w:szCs w:val="16"/>
                <w:lang w:eastAsia="da-DK"/>
              </w:rPr>
              <w:t>R2327926</w:t>
            </w:r>
          </w:p>
        </w:tc>
        <w:tc>
          <w:tcPr>
            <w:tcW w:w="583" w:type="pct"/>
            <w:tcBorders>
              <w:top w:val="single" w:sz="4" w:space="0" w:color="auto"/>
              <w:left w:val="single" w:sz="4" w:space="0" w:color="auto"/>
              <w:bottom w:val="single" w:sz="4" w:space="0" w:color="auto"/>
              <w:right w:val="single" w:sz="4" w:space="0" w:color="auto"/>
            </w:tcBorders>
            <w:noWrap/>
          </w:tcPr>
          <w:p w14:paraId="0C52EF70" w14:textId="7EA64802" w:rsidR="00F71B7C" w:rsidRPr="00C2061D" w:rsidRDefault="00971FA3" w:rsidP="00393A49">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 ASD Inc</w:t>
            </w:r>
          </w:p>
        </w:tc>
        <w:tc>
          <w:tcPr>
            <w:tcW w:w="727" w:type="pct"/>
            <w:tcBorders>
              <w:top w:val="single" w:sz="4" w:space="0" w:color="auto"/>
              <w:left w:val="single" w:sz="4" w:space="0" w:color="auto"/>
              <w:bottom w:val="single" w:sz="4" w:space="0" w:color="auto"/>
              <w:right w:val="single" w:sz="4" w:space="0" w:color="auto"/>
            </w:tcBorders>
            <w:noWrap/>
          </w:tcPr>
          <w:p w14:paraId="64B84DAA" w14:textId="44613EB8" w:rsidR="00F71B7C" w:rsidRPr="00C2061D" w:rsidRDefault="00971FA3" w:rsidP="00393A49">
            <w:pPr>
              <w:rPr>
                <w:rFonts w:cs="Arial"/>
                <w:sz w:val="16"/>
                <w:szCs w:val="16"/>
                <w:lang w:eastAsia="da-DK"/>
              </w:rPr>
            </w:pPr>
            <w:r w:rsidRPr="00C2061D">
              <w:rPr>
                <w:rFonts w:cs="Arial"/>
                <w:sz w:val="16"/>
                <w:szCs w:val="16"/>
                <w:lang w:eastAsia="da-DK"/>
              </w:rPr>
              <w:t xml:space="preserve">Pompe </w:t>
            </w:r>
            <w:proofErr w:type="spellStart"/>
            <w:r w:rsidRPr="00C2061D">
              <w:rPr>
                <w:rFonts w:cs="Arial"/>
                <w:sz w:val="16"/>
                <w:szCs w:val="16"/>
                <w:lang w:eastAsia="da-DK"/>
              </w:rPr>
              <w:t>pousse</w:t>
            </w:r>
            <w:proofErr w:type="spellEnd"/>
            <w:r w:rsidRPr="00C2061D">
              <w:rPr>
                <w:rFonts w:cs="Arial"/>
                <w:sz w:val="16"/>
                <w:szCs w:val="16"/>
                <w:lang w:eastAsia="da-DK"/>
              </w:rPr>
              <w:t xml:space="preserve"> </w:t>
            </w:r>
            <w:proofErr w:type="spellStart"/>
            <w:r w:rsidRPr="00C2061D">
              <w:rPr>
                <w:rFonts w:cs="Arial"/>
                <w:sz w:val="16"/>
                <w:szCs w:val="16"/>
                <w:lang w:eastAsia="da-DK"/>
              </w:rPr>
              <w:t>seringue</w:t>
            </w:r>
            <w:proofErr w:type="spellEnd"/>
            <w:r w:rsidRPr="00C2061D">
              <w:rPr>
                <w:rFonts w:cs="Arial"/>
                <w:sz w:val="16"/>
                <w:szCs w:val="16"/>
                <w:lang w:eastAsia="da-DK"/>
              </w:rPr>
              <w:t xml:space="preserve"> </w:t>
            </w:r>
            <w:proofErr w:type="spellStart"/>
            <w:r w:rsidRPr="00C2061D">
              <w:rPr>
                <w:rFonts w:cs="Arial"/>
                <w:sz w:val="16"/>
                <w:szCs w:val="16"/>
                <w:lang w:eastAsia="da-DK"/>
              </w:rPr>
              <w:t>Medfusion</w:t>
            </w:r>
            <w:proofErr w:type="spellEnd"/>
            <w:r w:rsidRPr="00C2061D">
              <w:rPr>
                <w:rFonts w:cs="Arial"/>
                <w:sz w:val="16"/>
                <w:szCs w:val="16"/>
                <w:lang w:eastAsia="da-DK"/>
              </w:rPr>
              <w:t xml:space="preserve">™ </w:t>
            </w:r>
            <w:proofErr w:type="spellStart"/>
            <w:r w:rsidRPr="00C2061D">
              <w:rPr>
                <w:rFonts w:cs="Arial"/>
                <w:sz w:val="16"/>
                <w:szCs w:val="16"/>
                <w:lang w:eastAsia="da-DK"/>
              </w:rPr>
              <w:t>modèle</w:t>
            </w:r>
            <w:proofErr w:type="spellEnd"/>
            <w:r w:rsidRPr="00C2061D">
              <w:rPr>
                <w:rFonts w:cs="Arial"/>
                <w:sz w:val="16"/>
                <w:szCs w:val="16"/>
                <w:lang w:eastAsia="da-DK"/>
              </w:rPr>
              <w:t xml:space="preserve"> 3500</w:t>
            </w:r>
          </w:p>
        </w:tc>
        <w:tc>
          <w:tcPr>
            <w:tcW w:w="1566" w:type="pct"/>
            <w:tcBorders>
              <w:top w:val="single" w:sz="4" w:space="0" w:color="auto"/>
              <w:left w:val="single" w:sz="4" w:space="0" w:color="auto"/>
              <w:bottom w:val="single" w:sz="4" w:space="0" w:color="auto"/>
              <w:right w:val="single" w:sz="4" w:space="0" w:color="auto"/>
            </w:tcBorders>
          </w:tcPr>
          <w:p w14:paraId="1ADE1F25" w14:textId="77777777" w:rsidR="009F5407" w:rsidRPr="00C2061D" w:rsidRDefault="009F5407" w:rsidP="009F5407">
            <w:pPr>
              <w:rPr>
                <w:rFonts w:cs="Arial"/>
                <w:sz w:val="16"/>
                <w:szCs w:val="16"/>
                <w:lang w:eastAsia="da-DK"/>
              </w:rPr>
            </w:pPr>
            <w:r w:rsidRPr="00C2061D">
              <w:rPr>
                <w:rFonts w:cs="Arial"/>
                <w:sz w:val="16"/>
                <w:szCs w:val="16"/>
                <w:lang w:eastAsia="da-DK"/>
              </w:rPr>
              <w:t>Issue 1 – Delivering during High Priority Alarm Motor Not Running</w:t>
            </w:r>
          </w:p>
          <w:p w14:paraId="4AA31139" w14:textId="77777777" w:rsidR="009F5407" w:rsidRPr="00C2061D" w:rsidRDefault="009F5407" w:rsidP="009F5407">
            <w:pPr>
              <w:rPr>
                <w:rFonts w:cs="Arial"/>
                <w:sz w:val="16"/>
                <w:szCs w:val="16"/>
                <w:lang w:eastAsia="da-DK"/>
              </w:rPr>
            </w:pPr>
          </w:p>
          <w:p w14:paraId="6586AC29" w14:textId="182D4597" w:rsidR="00F71B7C" w:rsidRPr="00C2061D" w:rsidRDefault="009F5407" w:rsidP="009F5407">
            <w:pPr>
              <w:rPr>
                <w:rFonts w:cs="Arial"/>
                <w:sz w:val="16"/>
                <w:szCs w:val="16"/>
                <w:lang w:eastAsia="da-DK"/>
              </w:rPr>
            </w:pPr>
            <w:r w:rsidRPr="00C2061D">
              <w:rPr>
                <w:rFonts w:cs="Arial"/>
                <w:sz w:val="16"/>
                <w:szCs w:val="16"/>
                <w:lang w:eastAsia="da-DK"/>
              </w:rPr>
              <w:t xml:space="preserve">There is a rare scenario in which the pump may continue to deliver fluid when the high priority alarm condition Motor Not Running should stop delivering fluid. </w:t>
            </w:r>
          </w:p>
          <w:p w14:paraId="1C023017" w14:textId="77777777" w:rsidR="009F5407" w:rsidRPr="00C2061D" w:rsidRDefault="009F5407" w:rsidP="009F5407">
            <w:pPr>
              <w:rPr>
                <w:rFonts w:cs="Arial"/>
                <w:sz w:val="16"/>
                <w:szCs w:val="16"/>
                <w:lang w:eastAsia="da-DK"/>
              </w:rPr>
            </w:pPr>
          </w:p>
          <w:p w14:paraId="4B900D40" w14:textId="77777777" w:rsidR="009F5407" w:rsidRPr="00C2061D" w:rsidRDefault="009F5407" w:rsidP="009F5407">
            <w:pPr>
              <w:rPr>
                <w:rFonts w:cs="Arial"/>
                <w:sz w:val="16"/>
                <w:szCs w:val="16"/>
                <w:lang w:eastAsia="da-DK"/>
              </w:rPr>
            </w:pPr>
          </w:p>
          <w:p w14:paraId="040022BB" w14:textId="77777777" w:rsidR="009F5407" w:rsidRPr="00C2061D" w:rsidRDefault="009F5407" w:rsidP="009F5407">
            <w:pPr>
              <w:rPr>
                <w:rFonts w:cs="Arial"/>
                <w:sz w:val="16"/>
                <w:szCs w:val="16"/>
                <w:lang w:eastAsia="da-DK"/>
              </w:rPr>
            </w:pPr>
            <w:r w:rsidRPr="00C2061D">
              <w:rPr>
                <w:rFonts w:cs="Arial"/>
                <w:sz w:val="16"/>
                <w:szCs w:val="16"/>
                <w:lang w:eastAsia="da-DK"/>
              </w:rPr>
              <w:t>Issue 2 – Infusion restarted with incorrect parameters</w:t>
            </w:r>
          </w:p>
          <w:p w14:paraId="4AFE3D69" w14:textId="77777777" w:rsidR="009F5407" w:rsidRPr="00C2061D" w:rsidRDefault="009F5407" w:rsidP="009F5407">
            <w:pPr>
              <w:rPr>
                <w:rFonts w:cs="Arial"/>
                <w:sz w:val="16"/>
                <w:szCs w:val="16"/>
                <w:lang w:eastAsia="da-DK"/>
              </w:rPr>
            </w:pPr>
          </w:p>
          <w:p w14:paraId="43EE98AD" w14:textId="2044ACCD" w:rsidR="009F5407" w:rsidRPr="00C2061D" w:rsidRDefault="009F5407" w:rsidP="009F5407">
            <w:pPr>
              <w:rPr>
                <w:rFonts w:cs="Arial"/>
                <w:sz w:val="16"/>
                <w:szCs w:val="16"/>
                <w:lang w:eastAsia="da-DK"/>
              </w:rPr>
            </w:pPr>
            <w:r w:rsidRPr="00C2061D">
              <w:rPr>
                <w:rFonts w:cs="Arial"/>
                <w:sz w:val="16"/>
                <w:szCs w:val="16"/>
                <w:lang w:eastAsia="da-DK"/>
              </w:rPr>
              <w:t>An infusion may be restarted using the Continue Same Infusion feature with incorrect concentration values ​​if the concentration units are changed after exiting the infusion programming screens.</w:t>
            </w:r>
          </w:p>
          <w:p w14:paraId="3EE5FD25" w14:textId="77777777" w:rsidR="009F5407" w:rsidRPr="00C2061D" w:rsidRDefault="009F5407" w:rsidP="009F5407">
            <w:pPr>
              <w:rPr>
                <w:rFonts w:cs="Arial"/>
                <w:sz w:val="16"/>
                <w:szCs w:val="16"/>
                <w:lang w:eastAsia="da-DK"/>
              </w:rPr>
            </w:pPr>
          </w:p>
          <w:p w14:paraId="29E9AC6C" w14:textId="77777777" w:rsidR="009F5407" w:rsidRPr="00C2061D" w:rsidRDefault="009F5407" w:rsidP="009F5407">
            <w:pPr>
              <w:rPr>
                <w:rFonts w:cs="Arial"/>
                <w:sz w:val="16"/>
                <w:szCs w:val="16"/>
                <w:lang w:eastAsia="da-DK"/>
              </w:rPr>
            </w:pPr>
          </w:p>
          <w:p w14:paraId="419C0BC6" w14:textId="77777777" w:rsidR="009F5407" w:rsidRPr="00C2061D" w:rsidRDefault="009F5407" w:rsidP="009F5407">
            <w:pPr>
              <w:rPr>
                <w:rFonts w:cs="Arial"/>
                <w:sz w:val="16"/>
                <w:szCs w:val="16"/>
                <w:lang w:eastAsia="da-DK"/>
              </w:rPr>
            </w:pPr>
            <w:r w:rsidRPr="00C2061D">
              <w:rPr>
                <w:rFonts w:cs="Arial"/>
                <w:sz w:val="16"/>
                <w:szCs w:val="16"/>
                <w:lang w:eastAsia="da-DK"/>
              </w:rPr>
              <w:t>Issue 3 – Screen Lock</w:t>
            </w:r>
          </w:p>
          <w:p w14:paraId="5970FD03" w14:textId="77777777" w:rsidR="009F5407" w:rsidRPr="00C2061D" w:rsidRDefault="009F5407" w:rsidP="009F5407">
            <w:pPr>
              <w:rPr>
                <w:rFonts w:cs="Arial"/>
                <w:sz w:val="16"/>
                <w:szCs w:val="16"/>
                <w:lang w:eastAsia="da-DK"/>
              </w:rPr>
            </w:pPr>
          </w:p>
          <w:p w14:paraId="02C80E33" w14:textId="529C8396" w:rsidR="009F5407" w:rsidRPr="00C2061D" w:rsidRDefault="009F5407" w:rsidP="009F5407">
            <w:pPr>
              <w:rPr>
                <w:rFonts w:cs="Arial"/>
                <w:sz w:val="16"/>
                <w:szCs w:val="16"/>
                <w:lang w:eastAsia="da-DK"/>
              </w:rPr>
            </w:pPr>
            <w:r w:rsidRPr="00C2061D">
              <w:rPr>
                <w:rFonts w:cs="Arial"/>
                <w:sz w:val="16"/>
                <w:szCs w:val="16"/>
                <w:lang w:eastAsia="da-DK"/>
              </w:rPr>
              <w:t>The pump may lock on a screen other than the infusion screen. Once this occurs, all buttons are locked, making it impossible to unlock the pump.</w:t>
            </w:r>
          </w:p>
          <w:p w14:paraId="260252F8" w14:textId="77777777" w:rsidR="00971FA3" w:rsidRPr="00C2061D" w:rsidRDefault="00971FA3" w:rsidP="009F5407">
            <w:pPr>
              <w:rPr>
                <w:rFonts w:cs="Arial"/>
                <w:sz w:val="16"/>
                <w:szCs w:val="16"/>
                <w:lang w:eastAsia="da-DK"/>
              </w:rPr>
            </w:pPr>
          </w:p>
          <w:p w14:paraId="2072D1D1" w14:textId="77777777" w:rsidR="00971FA3" w:rsidRPr="00C2061D" w:rsidRDefault="00971FA3" w:rsidP="009F5407">
            <w:pPr>
              <w:rPr>
                <w:rFonts w:cs="Arial"/>
                <w:sz w:val="16"/>
                <w:szCs w:val="16"/>
                <w:lang w:eastAsia="da-DK"/>
              </w:rPr>
            </w:pPr>
          </w:p>
          <w:p w14:paraId="642E58F4" w14:textId="77777777" w:rsidR="00971FA3" w:rsidRPr="00C2061D" w:rsidRDefault="00971FA3" w:rsidP="00971FA3">
            <w:pPr>
              <w:rPr>
                <w:rFonts w:cs="Arial"/>
                <w:sz w:val="16"/>
                <w:szCs w:val="16"/>
                <w:lang w:eastAsia="da-DK"/>
              </w:rPr>
            </w:pPr>
            <w:r w:rsidRPr="00C2061D">
              <w:rPr>
                <w:rFonts w:cs="Arial"/>
                <w:sz w:val="16"/>
                <w:szCs w:val="16"/>
                <w:lang w:eastAsia="da-DK"/>
              </w:rPr>
              <w:t>Issue 4 – Bolus or Loading Dose Delivery Interrupted</w:t>
            </w:r>
          </w:p>
          <w:p w14:paraId="3F8FC41D" w14:textId="77777777" w:rsidR="00971FA3" w:rsidRPr="00C2061D" w:rsidRDefault="00971FA3" w:rsidP="00971FA3">
            <w:pPr>
              <w:rPr>
                <w:rFonts w:cs="Arial"/>
                <w:sz w:val="16"/>
                <w:szCs w:val="16"/>
                <w:lang w:eastAsia="da-DK"/>
              </w:rPr>
            </w:pPr>
          </w:p>
          <w:p w14:paraId="30E6641C" w14:textId="6A5AFC59" w:rsidR="00971FA3" w:rsidRPr="00C2061D" w:rsidRDefault="00971FA3" w:rsidP="00971FA3">
            <w:pPr>
              <w:rPr>
                <w:rFonts w:cs="Arial"/>
                <w:sz w:val="16"/>
                <w:szCs w:val="16"/>
                <w:lang w:eastAsia="da-DK"/>
              </w:rPr>
            </w:pPr>
            <w:r w:rsidRPr="00C2061D">
              <w:rPr>
                <w:rFonts w:cs="Arial"/>
                <w:sz w:val="16"/>
                <w:szCs w:val="16"/>
                <w:lang w:eastAsia="da-DK"/>
              </w:rPr>
              <w:t>If the user presses the power button while a bolus or loading dose is being delivered, the pump will stop delivering the bolus or loading dose and return to normal infusion delivery. The pump will prompt the user to confirm that they want to turn the pump off.</w:t>
            </w:r>
          </w:p>
          <w:p w14:paraId="45979FD5" w14:textId="77777777" w:rsidR="00971FA3" w:rsidRPr="00C2061D" w:rsidRDefault="00971FA3" w:rsidP="00971FA3">
            <w:pPr>
              <w:rPr>
                <w:rFonts w:cs="Arial"/>
                <w:sz w:val="16"/>
                <w:szCs w:val="16"/>
                <w:lang w:eastAsia="da-DK"/>
              </w:rPr>
            </w:pPr>
          </w:p>
          <w:p w14:paraId="537BCFBB" w14:textId="77777777" w:rsidR="00971FA3" w:rsidRPr="00C2061D" w:rsidRDefault="00971FA3" w:rsidP="00971FA3">
            <w:pPr>
              <w:rPr>
                <w:rFonts w:cs="Arial"/>
                <w:sz w:val="16"/>
                <w:szCs w:val="16"/>
                <w:lang w:eastAsia="da-DK"/>
              </w:rPr>
            </w:pPr>
          </w:p>
          <w:p w14:paraId="1AA70D7E" w14:textId="77777777" w:rsidR="00971FA3" w:rsidRPr="00C2061D" w:rsidRDefault="00971FA3" w:rsidP="00971FA3">
            <w:pPr>
              <w:rPr>
                <w:rFonts w:cs="Arial"/>
                <w:sz w:val="16"/>
                <w:szCs w:val="16"/>
                <w:lang w:eastAsia="da-DK"/>
              </w:rPr>
            </w:pPr>
            <w:r w:rsidRPr="00C2061D">
              <w:rPr>
                <w:rFonts w:cs="Arial"/>
                <w:sz w:val="16"/>
                <w:szCs w:val="16"/>
                <w:lang w:eastAsia="da-DK"/>
              </w:rPr>
              <w:t>Issue 5 – Pump Displays Incorrect Bolus or Loading Dose</w:t>
            </w:r>
          </w:p>
          <w:p w14:paraId="15BD543F" w14:textId="77777777" w:rsidR="00971FA3" w:rsidRPr="00C2061D" w:rsidRDefault="00971FA3" w:rsidP="00971FA3">
            <w:pPr>
              <w:rPr>
                <w:rFonts w:cs="Arial"/>
                <w:sz w:val="16"/>
                <w:szCs w:val="16"/>
                <w:lang w:eastAsia="da-DK"/>
              </w:rPr>
            </w:pPr>
          </w:p>
          <w:p w14:paraId="7333B8E9" w14:textId="41FD5461" w:rsidR="00971FA3" w:rsidRPr="00C2061D" w:rsidRDefault="00971FA3" w:rsidP="00971FA3">
            <w:pPr>
              <w:rPr>
                <w:rFonts w:cs="Arial"/>
                <w:sz w:val="16"/>
                <w:szCs w:val="16"/>
                <w:lang w:eastAsia="da-DK"/>
              </w:rPr>
            </w:pPr>
            <w:r w:rsidRPr="00C2061D">
              <w:rPr>
                <w:rFonts w:cs="Arial"/>
                <w:sz w:val="16"/>
                <w:szCs w:val="16"/>
                <w:lang w:eastAsia="da-DK"/>
              </w:rPr>
              <w:t>There is a scenario where the Bolus/Loading Dose screens may display incorrect values.</w:t>
            </w:r>
          </w:p>
          <w:p w14:paraId="04A03E79" w14:textId="77777777" w:rsidR="00971FA3" w:rsidRPr="00C2061D" w:rsidRDefault="00971FA3" w:rsidP="00971FA3">
            <w:pPr>
              <w:rPr>
                <w:rFonts w:cs="Arial"/>
                <w:sz w:val="16"/>
                <w:szCs w:val="16"/>
                <w:lang w:eastAsia="da-DK"/>
              </w:rPr>
            </w:pPr>
          </w:p>
          <w:p w14:paraId="389FB8DA" w14:textId="77777777" w:rsidR="00971FA3" w:rsidRPr="00C2061D" w:rsidRDefault="00971FA3" w:rsidP="00971FA3">
            <w:pPr>
              <w:rPr>
                <w:rFonts w:cs="Arial"/>
                <w:sz w:val="16"/>
                <w:szCs w:val="16"/>
                <w:lang w:eastAsia="da-DK"/>
              </w:rPr>
            </w:pPr>
          </w:p>
          <w:p w14:paraId="559D90FB" w14:textId="77777777" w:rsidR="00971FA3" w:rsidRPr="00C2061D" w:rsidRDefault="00971FA3" w:rsidP="00971FA3">
            <w:pPr>
              <w:rPr>
                <w:rFonts w:cs="Arial"/>
                <w:sz w:val="16"/>
                <w:szCs w:val="16"/>
                <w:lang w:eastAsia="da-DK"/>
              </w:rPr>
            </w:pPr>
            <w:r w:rsidRPr="00C2061D">
              <w:rPr>
                <w:rFonts w:cs="Arial"/>
                <w:sz w:val="16"/>
                <w:szCs w:val="16"/>
                <w:lang w:eastAsia="da-DK"/>
              </w:rPr>
              <w:t>Issue 6 – Loading Dose/Bolus Below Minimum Recommended Rate</w:t>
            </w:r>
          </w:p>
          <w:p w14:paraId="5D6A5DC0" w14:textId="77777777" w:rsidR="00971FA3" w:rsidRPr="00C2061D" w:rsidRDefault="00971FA3" w:rsidP="00971FA3">
            <w:pPr>
              <w:rPr>
                <w:rFonts w:cs="Arial"/>
                <w:sz w:val="16"/>
                <w:szCs w:val="16"/>
                <w:lang w:eastAsia="da-DK"/>
              </w:rPr>
            </w:pPr>
          </w:p>
          <w:p w14:paraId="6566CA80" w14:textId="767A7E31" w:rsidR="00971FA3" w:rsidRPr="00C2061D" w:rsidRDefault="00971FA3" w:rsidP="00971FA3">
            <w:pPr>
              <w:rPr>
                <w:rFonts w:cs="Arial"/>
                <w:sz w:val="16"/>
                <w:szCs w:val="16"/>
                <w:lang w:eastAsia="da-DK"/>
              </w:rPr>
            </w:pPr>
            <w:r w:rsidRPr="00C2061D">
              <w:rPr>
                <w:rFonts w:cs="Arial"/>
                <w:sz w:val="16"/>
                <w:szCs w:val="16"/>
                <w:lang w:eastAsia="da-DK"/>
              </w:rPr>
              <w:lastRenderedPageBreak/>
              <w:t>A loading dose or bolus may be delivered below the low limit without notification to the user. Due to a calculation error, the pump may display a low limit that is too low for a given therapy.</w:t>
            </w:r>
          </w:p>
          <w:p w14:paraId="793092D3" w14:textId="77777777" w:rsidR="00971FA3" w:rsidRPr="00C2061D" w:rsidRDefault="00971FA3" w:rsidP="00971FA3">
            <w:pPr>
              <w:rPr>
                <w:rFonts w:cs="Arial"/>
                <w:sz w:val="16"/>
                <w:szCs w:val="16"/>
                <w:lang w:eastAsia="da-DK"/>
              </w:rPr>
            </w:pPr>
          </w:p>
          <w:p w14:paraId="079ECF85" w14:textId="77777777" w:rsidR="00971FA3" w:rsidRPr="00C2061D" w:rsidRDefault="00971FA3" w:rsidP="00971FA3">
            <w:pPr>
              <w:rPr>
                <w:rFonts w:cs="Arial"/>
                <w:sz w:val="16"/>
                <w:szCs w:val="16"/>
                <w:lang w:eastAsia="da-DK"/>
              </w:rPr>
            </w:pPr>
          </w:p>
          <w:p w14:paraId="6E02EA63" w14:textId="378CA9D8" w:rsidR="00971FA3" w:rsidRPr="00C2061D" w:rsidRDefault="00971FA3" w:rsidP="00971FA3">
            <w:pPr>
              <w:rPr>
                <w:rFonts w:cs="Arial"/>
                <w:sz w:val="16"/>
                <w:szCs w:val="16"/>
                <w:lang w:eastAsia="da-DK"/>
              </w:rPr>
            </w:pPr>
            <w:r w:rsidRPr="00C2061D">
              <w:rPr>
                <w:rFonts w:cs="Arial"/>
                <w:sz w:val="16"/>
                <w:szCs w:val="16"/>
                <w:lang w:eastAsia="da-DK"/>
              </w:rPr>
              <w:t>Issue 7 – Motor Flow ​​Error</w:t>
            </w:r>
          </w:p>
          <w:p w14:paraId="12252405" w14:textId="77777777" w:rsidR="00971FA3" w:rsidRPr="00C2061D" w:rsidRDefault="00971FA3" w:rsidP="00971FA3">
            <w:pPr>
              <w:rPr>
                <w:rFonts w:cs="Arial"/>
                <w:sz w:val="16"/>
                <w:szCs w:val="16"/>
                <w:lang w:eastAsia="da-DK"/>
              </w:rPr>
            </w:pPr>
          </w:p>
          <w:p w14:paraId="7ADC50FE" w14:textId="2D872CB6" w:rsidR="00971FA3" w:rsidRPr="00C2061D" w:rsidRDefault="00971FA3" w:rsidP="00971FA3">
            <w:pPr>
              <w:rPr>
                <w:rFonts w:cs="Arial"/>
                <w:sz w:val="16"/>
                <w:szCs w:val="16"/>
                <w:lang w:eastAsia="da-DK"/>
              </w:rPr>
            </w:pPr>
            <w:r w:rsidRPr="00C2061D">
              <w:rPr>
                <w:rFonts w:cs="Arial"/>
                <w:sz w:val="16"/>
                <w:szCs w:val="16"/>
                <w:lang w:eastAsia="da-DK"/>
              </w:rPr>
              <w:t>A motor flow error alarm will occur after approximately 27 minutes of delivery if the pump is used with a 3 mL Terumo or Monojet syringe and the delivery rate is 0.01 mL/hr. A motor flow error alarm indicates that the motor is not operating at the programmed rate.</w:t>
            </w:r>
          </w:p>
          <w:p w14:paraId="7374094E" w14:textId="77777777" w:rsidR="00971FA3" w:rsidRPr="00C2061D" w:rsidRDefault="00971FA3" w:rsidP="00971FA3">
            <w:pPr>
              <w:rPr>
                <w:rFonts w:cs="Arial"/>
                <w:sz w:val="16"/>
                <w:szCs w:val="16"/>
                <w:lang w:eastAsia="da-DK"/>
              </w:rPr>
            </w:pPr>
          </w:p>
          <w:p w14:paraId="23A93016" w14:textId="77777777" w:rsidR="00971FA3" w:rsidRPr="00C2061D" w:rsidRDefault="00971FA3" w:rsidP="00971FA3">
            <w:pPr>
              <w:rPr>
                <w:rFonts w:cs="Arial"/>
                <w:sz w:val="16"/>
                <w:szCs w:val="16"/>
                <w:lang w:eastAsia="da-DK"/>
              </w:rPr>
            </w:pPr>
          </w:p>
          <w:p w14:paraId="0FF80AAA" w14:textId="77777777" w:rsidR="00971FA3" w:rsidRPr="00C2061D" w:rsidRDefault="00971FA3" w:rsidP="00971FA3">
            <w:pPr>
              <w:rPr>
                <w:rFonts w:cs="Arial"/>
                <w:sz w:val="16"/>
                <w:szCs w:val="16"/>
                <w:lang w:eastAsia="da-DK"/>
              </w:rPr>
            </w:pPr>
            <w:r w:rsidRPr="00C2061D">
              <w:rPr>
                <w:rFonts w:cs="Arial"/>
                <w:sz w:val="16"/>
                <w:szCs w:val="16"/>
                <w:lang w:eastAsia="da-DK"/>
              </w:rPr>
              <w:t>Issue 8 – Incorrect recall of last settings</w:t>
            </w:r>
          </w:p>
          <w:p w14:paraId="457ADE0F" w14:textId="77777777" w:rsidR="00971FA3" w:rsidRPr="00C2061D" w:rsidRDefault="00971FA3" w:rsidP="00971FA3">
            <w:pPr>
              <w:rPr>
                <w:rFonts w:cs="Arial"/>
                <w:sz w:val="16"/>
                <w:szCs w:val="16"/>
                <w:lang w:eastAsia="da-DK"/>
              </w:rPr>
            </w:pPr>
          </w:p>
          <w:p w14:paraId="0D59035B" w14:textId="72266197" w:rsidR="00971FA3" w:rsidRPr="00C2061D" w:rsidRDefault="00971FA3" w:rsidP="00971FA3">
            <w:pPr>
              <w:rPr>
                <w:rFonts w:cs="Arial"/>
                <w:sz w:val="16"/>
                <w:szCs w:val="16"/>
                <w:lang w:eastAsia="da-DK"/>
              </w:rPr>
            </w:pPr>
            <w:r w:rsidRPr="00C2061D">
              <w:rPr>
                <w:rFonts w:cs="Arial"/>
                <w:sz w:val="16"/>
                <w:szCs w:val="16"/>
                <w:lang w:eastAsia="da-DK"/>
              </w:rPr>
              <w:t xml:space="preserve">When recalling a </w:t>
            </w:r>
            <w:proofErr w:type="gramStart"/>
            <w:r w:rsidRPr="00C2061D">
              <w:rPr>
                <w:rFonts w:cs="Arial"/>
                <w:sz w:val="16"/>
                <w:szCs w:val="16"/>
                <w:lang w:eastAsia="da-DK"/>
              </w:rPr>
              <w:t>completed</w:t>
            </w:r>
            <w:proofErr w:type="gramEnd"/>
            <w:r w:rsidRPr="00C2061D">
              <w:rPr>
                <w:rFonts w:cs="Arial"/>
                <w:sz w:val="16"/>
                <w:szCs w:val="16"/>
                <w:lang w:eastAsia="da-DK"/>
              </w:rPr>
              <w:t xml:space="preserve"> DOSE/KG/TIME or DOSE/M2/TIME infusion, the DOSE value may be recalled incorrectly. If the user navigates past the Enter Dose screen and then returns to the screen, the pump may use the default dose value from the configuration instead of the dose from the last infusion.</w:t>
            </w:r>
          </w:p>
          <w:p w14:paraId="1171D986" w14:textId="77777777" w:rsidR="00971FA3" w:rsidRPr="00C2061D" w:rsidRDefault="00971FA3" w:rsidP="00971FA3">
            <w:pPr>
              <w:rPr>
                <w:rFonts w:cs="Arial"/>
                <w:sz w:val="16"/>
                <w:szCs w:val="16"/>
                <w:lang w:eastAsia="da-DK"/>
              </w:rPr>
            </w:pPr>
          </w:p>
          <w:p w14:paraId="7DA7F225" w14:textId="77777777" w:rsidR="00971FA3" w:rsidRPr="00C2061D" w:rsidRDefault="00971FA3" w:rsidP="00971FA3">
            <w:pPr>
              <w:rPr>
                <w:rFonts w:cs="Arial"/>
                <w:sz w:val="16"/>
                <w:szCs w:val="16"/>
                <w:lang w:eastAsia="da-DK"/>
              </w:rPr>
            </w:pPr>
          </w:p>
          <w:p w14:paraId="5CBCC8EF" w14:textId="77777777" w:rsidR="00971FA3" w:rsidRPr="00C2061D" w:rsidRDefault="00971FA3" w:rsidP="00971FA3">
            <w:pPr>
              <w:rPr>
                <w:rFonts w:cs="Arial"/>
                <w:sz w:val="16"/>
                <w:szCs w:val="16"/>
                <w:lang w:eastAsia="da-DK"/>
              </w:rPr>
            </w:pPr>
            <w:r w:rsidRPr="00C2061D">
              <w:rPr>
                <w:rFonts w:cs="Arial"/>
                <w:sz w:val="16"/>
                <w:szCs w:val="16"/>
                <w:lang w:eastAsia="da-DK"/>
              </w:rPr>
              <w:t>Issue 9 – Corrupted Configuration</w:t>
            </w:r>
          </w:p>
          <w:p w14:paraId="131B3C57" w14:textId="77777777" w:rsidR="00971FA3" w:rsidRPr="00C2061D" w:rsidRDefault="00971FA3" w:rsidP="00971FA3">
            <w:pPr>
              <w:rPr>
                <w:rFonts w:cs="Arial"/>
                <w:sz w:val="16"/>
                <w:szCs w:val="16"/>
                <w:lang w:eastAsia="da-DK"/>
              </w:rPr>
            </w:pPr>
          </w:p>
          <w:p w14:paraId="63702AB1" w14:textId="1E0B9511" w:rsidR="00971FA3" w:rsidRPr="00C2061D" w:rsidRDefault="00971FA3" w:rsidP="00971FA3">
            <w:pPr>
              <w:rPr>
                <w:rFonts w:cs="Arial"/>
                <w:sz w:val="16"/>
                <w:szCs w:val="16"/>
                <w:lang w:eastAsia="da-DK"/>
              </w:rPr>
            </w:pPr>
            <w:r w:rsidRPr="00C2061D">
              <w:rPr>
                <w:rFonts w:cs="Arial"/>
                <w:sz w:val="16"/>
                <w:szCs w:val="16"/>
                <w:lang w:eastAsia="da-DK"/>
              </w:rPr>
              <w:t xml:space="preserve">When a new configuration is loaded into the pump that is larger than the old configuration, the history log can potentially overwrite the configuration. If this issue occurs, the pump may display empty strings, font size changes, or other unexpected behavior. This issue may also cause the pump to display a Watchdog Failsafe alarm. </w:t>
            </w:r>
            <w:proofErr w:type="spellStart"/>
            <w:r w:rsidRPr="00C2061D">
              <w:rPr>
                <w:rFonts w:cs="Arial"/>
                <w:sz w:val="16"/>
                <w:szCs w:val="16"/>
                <w:lang w:eastAsia="da-DK"/>
              </w:rPr>
              <w:t>Smiths</w:t>
            </w:r>
            <w:proofErr w:type="spellEnd"/>
            <w:r w:rsidRPr="00C2061D">
              <w:rPr>
                <w:rFonts w:cs="Arial"/>
                <w:sz w:val="16"/>
                <w:szCs w:val="16"/>
                <w:lang w:eastAsia="da-DK"/>
              </w:rPr>
              <w:t xml:space="preserve"> Medical recommends always powering off the pump after loading a configuration.</w:t>
            </w:r>
          </w:p>
          <w:p w14:paraId="06B78394" w14:textId="77777777" w:rsidR="00971FA3" w:rsidRPr="00C2061D" w:rsidRDefault="00971FA3" w:rsidP="00971FA3">
            <w:pPr>
              <w:rPr>
                <w:rFonts w:cs="Arial"/>
                <w:sz w:val="16"/>
                <w:szCs w:val="16"/>
                <w:lang w:eastAsia="da-DK"/>
              </w:rPr>
            </w:pPr>
          </w:p>
          <w:p w14:paraId="23E06998" w14:textId="77777777" w:rsidR="00971FA3" w:rsidRPr="00C2061D" w:rsidRDefault="00971FA3" w:rsidP="00971FA3">
            <w:pPr>
              <w:rPr>
                <w:rFonts w:cs="Arial"/>
                <w:sz w:val="16"/>
                <w:szCs w:val="16"/>
                <w:lang w:eastAsia="da-DK"/>
              </w:rPr>
            </w:pPr>
          </w:p>
          <w:p w14:paraId="3A4D0D85" w14:textId="77777777" w:rsidR="00971FA3" w:rsidRPr="00C2061D" w:rsidRDefault="00971FA3" w:rsidP="00971FA3">
            <w:pPr>
              <w:rPr>
                <w:rFonts w:cs="Arial"/>
                <w:sz w:val="16"/>
                <w:szCs w:val="16"/>
                <w:lang w:eastAsia="da-DK"/>
              </w:rPr>
            </w:pPr>
            <w:r w:rsidRPr="00C2061D">
              <w:rPr>
                <w:rFonts w:cs="Arial"/>
                <w:sz w:val="16"/>
                <w:szCs w:val="16"/>
                <w:lang w:eastAsia="da-DK"/>
              </w:rPr>
              <w:t>Issue 10 – Auto Lock</w:t>
            </w:r>
          </w:p>
          <w:p w14:paraId="3FA45C26" w14:textId="77777777" w:rsidR="00971FA3" w:rsidRPr="00C2061D" w:rsidRDefault="00971FA3" w:rsidP="00971FA3">
            <w:pPr>
              <w:rPr>
                <w:rFonts w:cs="Arial"/>
                <w:sz w:val="16"/>
                <w:szCs w:val="16"/>
                <w:lang w:eastAsia="da-DK"/>
              </w:rPr>
            </w:pPr>
          </w:p>
          <w:p w14:paraId="6BE6B570" w14:textId="5D2716D9" w:rsidR="00971FA3" w:rsidRPr="00C2061D" w:rsidRDefault="00971FA3" w:rsidP="00971FA3">
            <w:pPr>
              <w:rPr>
                <w:rFonts w:cs="Arial"/>
                <w:sz w:val="16"/>
                <w:szCs w:val="16"/>
                <w:lang w:eastAsia="da-DK"/>
              </w:rPr>
            </w:pPr>
            <w:r w:rsidRPr="00C2061D">
              <w:rPr>
                <w:rFonts w:cs="Arial"/>
                <w:sz w:val="16"/>
                <w:szCs w:val="16"/>
                <w:lang w:eastAsia="da-DK"/>
              </w:rPr>
              <w:t xml:space="preserve">If the user performs an infusion with an auto lock timer set, presses START, waits for the auto lock to expire, and then presses the OPTIONS </w:t>
            </w:r>
            <w:proofErr w:type="gramStart"/>
            <w:r w:rsidRPr="00C2061D">
              <w:rPr>
                <w:rFonts w:cs="Arial"/>
                <w:sz w:val="16"/>
                <w:szCs w:val="16"/>
                <w:lang w:eastAsia="da-DK"/>
              </w:rPr>
              <w:t>softkey</w:t>
            </w:r>
            <w:proofErr w:type="gramEnd"/>
            <w:r w:rsidRPr="00C2061D">
              <w:rPr>
                <w:rFonts w:cs="Arial"/>
                <w:sz w:val="16"/>
                <w:szCs w:val="16"/>
                <w:lang w:eastAsia="da-DK"/>
              </w:rPr>
              <w:t xml:space="preserve"> after the auto lock time expires, the pump will go to the OPTIONS screen and freeze.</w:t>
            </w:r>
          </w:p>
          <w:p w14:paraId="22B366B0" w14:textId="77777777" w:rsidR="009F5407" w:rsidRPr="00C2061D" w:rsidRDefault="009F5407" w:rsidP="009F5407">
            <w:pPr>
              <w:rPr>
                <w:rFonts w:cs="Arial"/>
                <w:sz w:val="16"/>
                <w:szCs w:val="16"/>
                <w:lang w:eastAsia="da-DK"/>
              </w:rPr>
            </w:pPr>
          </w:p>
          <w:p w14:paraId="13E7478A" w14:textId="77777777" w:rsidR="00971FA3" w:rsidRPr="00C2061D" w:rsidRDefault="00971FA3" w:rsidP="009F5407">
            <w:pPr>
              <w:rPr>
                <w:rFonts w:cs="Arial"/>
                <w:sz w:val="16"/>
                <w:szCs w:val="16"/>
                <w:lang w:eastAsia="da-DK"/>
              </w:rPr>
            </w:pPr>
          </w:p>
          <w:p w14:paraId="687EE69E" w14:textId="77777777" w:rsidR="00971FA3" w:rsidRPr="00C2061D" w:rsidRDefault="00971FA3" w:rsidP="00971FA3">
            <w:pPr>
              <w:rPr>
                <w:rFonts w:cs="Arial"/>
                <w:sz w:val="16"/>
                <w:szCs w:val="16"/>
                <w:lang w:eastAsia="da-DK"/>
              </w:rPr>
            </w:pPr>
            <w:r w:rsidRPr="00C2061D">
              <w:rPr>
                <w:rFonts w:cs="Arial"/>
                <w:sz w:val="16"/>
                <w:szCs w:val="16"/>
                <w:lang w:eastAsia="da-DK"/>
              </w:rPr>
              <w:lastRenderedPageBreak/>
              <w:t>Issue 11 – Loading Dose Time Values ​​Toolbox Configuration</w:t>
            </w:r>
          </w:p>
          <w:p w14:paraId="1A962086" w14:textId="77777777" w:rsidR="00971FA3" w:rsidRPr="00C2061D" w:rsidRDefault="00971FA3" w:rsidP="00971FA3">
            <w:pPr>
              <w:rPr>
                <w:rFonts w:cs="Arial"/>
                <w:sz w:val="16"/>
                <w:szCs w:val="16"/>
                <w:lang w:eastAsia="da-DK"/>
              </w:rPr>
            </w:pPr>
          </w:p>
          <w:p w14:paraId="0D885285" w14:textId="35410629" w:rsidR="00971FA3" w:rsidRPr="00C2061D" w:rsidRDefault="00971FA3" w:rsidP="00971FA3">
            <w:pPr>
              <w:rPr>
                <w:rFonts w:cs="Arial"/>
                <w:sz w:val="16"/>
                <w:szCs w:val="16"/>
                <w:lang w:eastAsia="da-DK"/>
              </w:rPr>
            </w:pPr>
            <w:proofErr w:type="spellStart"/>
            <w:r w:rsidRPr="00C2061D">
              <w:rPr>
                <w:rFonts w:cs="Arial"/>
                <w:sz w:val="16"/>
                <w:szCs w:val="16"/>
                <w:lang w:eastAsia="da-DK"/>
              </w:rPr>
              <w:t>Medfusion</w:t>
            </w:r>
            <w:proofErr w:type="spellEnd"/>
            <w:r w:rsidRPr="00C2061D">
              <w:rPr>
                <w:rFonts w:cs="Arial"/>
                <w:sz w:val="16"/>
                <w:szCs w:val="16"/>
                <w:lang w:eastAsia="da-DK"/>
              </w:rPr>
              <w:t xml:space="preserve"> Model 3500 pumps can read a configuration from a pump into </w:t>
            </w:r>
            <w:proofErr w:type="spellStart"/>
            <w:r w:rsidRPr="00C2061D">
              <w:rPr>
                <w:rFonts w:cs="Arial"/>
                <w:sz w:val="16"/>
                <w:szCs w:val="16"/>
                <w:lang w:eastAsia="da-DK"/>
              </w:rPr>
              <w:t>PharmGuard</w:t>
            </w:r>
            <w:proofErr w:type="spellEnd"/>
            <w:r w:rsidRPr="00C2061D">
              <w:rPr>
                <w:rFonts w:cs="Arial"/>
                <w:sz w:val="16"/>
                <w:szCs w:val="16"/>
                <w:lang w:eastAsia="da-DK"/>
              </w:rPr>
              <w:t xml:space="preserve"> Toolbox v1.5. If the pump configuration to be read contains a loading dose time (lower hard limit, lower soft limit, initial value, upper soft limit, or upper hard limit) greater than one hour, </w:t>
            </w:r>
            <w:proofErr w:type="spellStart"/>
            <w:r w:rsidRPr="00C2061D">
              <w:rPr>
                <w:rFonts w:cs="Arial"/>
                <w:sz w:val="16"/>
                <w:szCs w:val="16"/>
                <w:lang w:eastAsia="da-DK"/>
              </w:rPr>
              <w:t>PharmGuard</w:t>
            </w:r>
            <w:proofErr w:type="spellEnd"/>
            <w:r w:rsidRPr="00C2061D">
              <w:rPr>
                <w:rFonts w:cs="Arial"/>
                <w:sz w:val="16"/>
                <w:szCs w:val="16"/>
                <w:lang w:eastAsia="da-DK"/>
              </w:rPr>
              <w:t xml:space="preserve"> Toolbox v1.5 truncates the time so that only minutes remain. None of the other loading dose programming parameters are affected.</w:t>
            </w:r>
          </w:p>
        </w:tc>
        <w:tc>
          <w:tcPr>
            <w:tcW w:w="739" w:type="pct"/>
            <w:tcBorders>
              <w:top w:val="single" w:sz="4" w:space="0" w:color="auto"/>
              <w:left w:val="single" w:sz="4" w:space="0" w:color="auto"/>
              <w:bottom w:val="single" w:sz="4" w:space="0" w:color="auto"/>
              <w:right w:val="single" w:sz="4" w:space="0" w:color="auto"/>
            </w:tcBorders>
          </w:tcPr>
          <w:p w14:paraId="41D2710A" w14:textId="1CCB3085" w:rsidR="00F71B7C" w:rsidRPr="00C2061D" w:rsidRDefault="00971FA3" w:rsidP="00393A49">
            <w:pPr>
              <w:rPr>
                <w:rFonts w:cs="Arial"/>
                <w:sz w:val="16"/>
                <w:szCs w:val="16"/>
                <w:lang w:eastAsia="da-DK"/>
              </w:rPr>
            </w:pPr>
            <w:proofErr w:type="gramStart"/>
            <w:r w:rsidRPr="00C2061D">
              <w:rPr>
                <w:rFonts w:cs="Arial"/>
                <w:sz w:val="16"/>
                <w:szCs w:val="16"/>
                <w:lang w:eastAsia="da-DK"/>
              </w:rPr>
              <w:lastRenderedPageBreak/>
              <w:t>Yes</w:t>
            </w:r>
            <w:proofErr w:type="gramEnd"/>
            <w:r w:rsidRPr="00C2061D">
              <w:rPr>
                <w:rFonts w:cs="Arial"/>
                <w:sz w:val="16"/>
                <w:szCs w:val="16"/>
                <w:lang w:eastAsia="da-DK"/>
              </w:rPr>
              <w:t xml:space="preserve"> for issue</w:t>
            </w:r>
            <w:r w:rsidR="00A21C90" w:rsidRPr="00C2061D">
              <w:rPr>
                <w:rFonts w:cs="Arial"/>
                <w:sz w:val="16"/>
                <w:szCs w:val="16"/>
                <w:lang w:eastAsia="da-DK"/>
              </w:rPr>
              <w:t>s</w:t>
            </w:r>
            <w:r w:rsidRPr="00C2061D">
              <w:rPr>
                <w:rFonts w:cs="Arial"/>
                <w:sz w:val="16"/>
                <w:szCs w:val="16"/>
                <w:lang w:eastAsia="da-DK"/>
              </w:rPr>
              <w:t xml:space="preserve"> 1</w:t>
            </w:r>
            <w:r w:rsidR="002E7699">
              <w:rPr>
                <w:rFonts w:cs="Arial"/>
                <w:sz w:val="16"/>
                <w:szCs w:val="16"/>
                <w:lang w:eastAsia="da-DK"/>
              </w:rPr>
              <w:t xml:space="preserve"> and</w:t>
            </w:r>
            <w:r w:rsidRPr="00C2061D">
              <w:rPr>
                <w:rFonts w:cs="Arial"/>
                <w:sz w:val="16"/>
                <w:szCs w:val="16"/>
                <w:lang w:eastAsia="da-DK"/>
              </w:rPr>
              <w:t xml:space="preserve"> 3</w:t>
            </w:r>
          </w:p>
        </w:tc>
      </w:tr>
      <w:tr w:rsidR="00F71B7C" w:rsidRPr="00C2061D" w14:paraId="16508CE4" w14:textId="77777777" w:rsidTr="004F3A88">
        <w:tc>
          <w:tcPr>
            <w:tcW w:w="458" w:type="pct"/>
            <w:tcBorders>
              <w:top w:val="single" w:sz="4" w:space="0" w:color="auto"/>
              <w:left w:val="single" w:sz="4" w:space="0" w:color="auto"/>
              <w:bottom w:val="single" w:sz="4" w:space="0" w:color="auto"/>
              <w:right w:val="single" w:sz="4" w:space="0" w:color="auto"/>
            </w:tcBorders>
          </w:tcPr>
          <w:p w14:paraId="3804DCAE" w14:textId="4DDBC2D9" w:rsidR="00F71B7C" w:rsidRPr="00C2061D" w:rsidRDefault="00750877" w:rsidP="00393A49">
            <w:pPr>
              <w:rPr>
                <w:rFonts w:cs="Arial"/>
                <w:sz w:val="16"/>
                <w:szCs w:val="16"/>
                <w:lang w:eastAsia="da-DK"/>
              </w:rPr>
            </w:pPr>
            <w:r w:rsidRPr="00C2061D">
              <w:rPr>
                <w:rFonts w:cs="Arial"/>
                <w:sz w:val="16"/>
                <w:szCs w:val="16"/>
                <w:lang w:eastAsia="da-DK"/>
              </w:rPr>
              <w:lastRenderedPageBreak/>
              <w:t>1a</w:t>
            </w:r>
          </w:p>
        </w:tc>
        <w:tc>
          <w:tcPr>
            <w:tcW w:w="458" w:type="pct"/>
            <w:tcBorders>
              <w:top w:val="single" w:sz="4" w:space="0" w:color="auto"/>
              <w:left w:val="single" w:sz="4" w:space="0" w:color="auto"/>
              <w:bottom w:val="single" w:sz="4" w:space="0" w:color="auto"/>
              <w:right w:val="single" w:sz="4" w:space="0" w:color="auto"/>
            </w:tcBorders>
            <w:noWrap/>
          </w:tcPr>
          <w:p w14:paraId="6856029B" w14:textId="050AC060" w:rsidR="00F71B7C" w:rsidRPr="00C2061D" w:rsidRDefault="00750877" w:rsidP="00393A49">
            <w:pPr>
              <w:rPr>
                <w:rFonts w:cs="Arial"/>
                <w:sz w:val="16"/>
                <w:szCs w:val="16"/>
                <w:lang w:eastAsia="da-DK"/>
              </w:rPr>
            </w:pPr>
            <w:r w:rsidRPr="00C2061D">
              <w:rPr>
                <w:rFonts w:cs="Arial"/>
                <w:sz w:val="16"/>
                <w:szCs w:val="16"/>
                <w:lang w:eastAsia="da-DK"/>
              </w:rPr>
              <w:t>30/11/2023</w:t>
            </w:r>
          </w:p>
        </w:tc>
        <w:tc>
          <w:tcPr>
            <w:tcW w:w="469" w:type="pct"/>
            <w:tcBorders>
              <w:top w:val="single" w:sz="4" w:space="0" w:color="auto"/>
              <w:left w:val="single" w:sz="4" w:space="0" w:color="auto"/>
              <w:bottom w:val="single" w:sz="4" w:space="0" w:color="auto"/>
              <w:right w:val="single" w:sz="4" w:space="0" w:color="auto"/>
            </w:tcBorders>
            <w:noWrap/>
          </w:tcPr>
          <w:p w14:paraId="46AEDCC2" w14:textId="33B48C4E" w:rsidR="00F71B7C" w:rsidRPr="00C2061D" w:rsidRDefault="00750877" w:rsidP="00393A49">
            <w:pPr>
              <w:rPr>
                <w:rFonts w:cs="Arial"/>
                <w:sz w:val="16"/>
                <w:szCs w:val="16"/>
                <w:lang w:eastAsia="da-DK"/>
              </w:rPr>
            </w:pPr>
            <w:r w:rsidRPr="00C2061D">
              <w:rPr>
                <w:rFonts w:cs="Arial"/>
                <w:sz w:val="16"/>
                <w:szCs w:val="16"/>
                <w:lang w:eastAsia="da-DK"/>
              </w:rPr>
              <w:t>R2324772 / R2324432</w:t>
            </w:r>
          </w:p>
        </w:tc>
        <w:tc>
          <w:tcPr>
            <w:tcW w:w="583" w:type="pct"/>
            <w:tcBorders>
              <w:top w:val="single" w:sz="4" w:space="0" w:color="auto"/>
              <w:left w:val="single" w:sz="4" w:space="0" w:color="auto"/>
              <w:bottom w:val="single" w:sz="4" w:space="0" w:color="auto"/>
              <w:right w:val="single" w:sz="4" w:space="0" w:color="auto"/>
            </w:tcBorders>
            <w:noWrap/>
          </w:tcPr>
          <w:p w14:paraId="3D57E042" w14:textId="5A776F7D" w:rsidR="00F71B7C" w:rsidRPr="00C2061D" w:rsidRDefault="00750877" w:rsidP="00393A49">
            <w:pPr>
              <w:rPr>
                <w:rFonts w:cs="Arial"/>
                <w:sz w:val="16"/>
                <w:szCs w:val="16"/>
                <w:lang w:eastAsia="da-DK"/>
              </w:rPr>
            </w:pPr>
            <w:r w:rsidRPr="00C2061D">
              <w:rPr>
                <w:rFonts w:cs="Arial"/>
                <w:sz w:val="16"/>
                <w:szCs w:val="16"/>
                <w:lang w:eastAsia="da-DK"/>
              </w:rPr>
              <w:t xml:space="preserve">BD Switzerland </w:t>
            </w:r>
            <w:proofErr w:type="spellStart"/>
            <w:r w:rsidRPr="00C2061D">
              <w:rPr>
                <w:rFonts w:cs="Arial"/>
                <w:sz w:val="16"/>
                <w:szCs w:val="16"/>
                <w:lang w:eastAsia="da-DK"/>
              </w:rPr>
              <w:t>Sàrl</w:t>
            </w:r>
            <w:proofErr w:type="spellEnd"/>
          </w:p>
        </w:tc>
        <w:tc>
          <w:tcPr>
            <w:tcW w:w="727" w:type="pct"/>
            <w:tcBorders>
              <w:top w:val="single" w:sz="4" w:space="0" w:color="auto"/>
              <w:left w:val="single" w:sz="4" w:space="0" w:color="auto"/>
              <w:bottom w:val="single" w:sz="4" w:space="0" w:color="auto"/>
              <w:right w:val="single" w:sz="4" w:space="0" w:color="auto"/>
            </w:tcBorders>
            <w:noWrap/>
          </w:tcPr>
          <w:p w14:paraId="0563A76E" w14:textId="77777777" w:rsidR="00750877" w:rsidRPr="00C2061D" w:rsidRDefault="00750877" w:rsidP="00750877">
            <w:pPr>
              <w:rPr>
                <w:rFonts w:cs="Arial"/>
                <w:sz w:val="16"/>
                <w:szCs w:val="16"/>
                <w:lang w:eastAsia="da-DK"/>
              </w:rPr>
            </w:pPr>
            <w:r w:rsidRPr="00C2061D">
              <w:rPr>
                <w:rFonts w:cs="Arial"/>
                <w:sz w:val="16"/>
                <w:szCs w:val="16"/>
                <w:lang w:eastAsia="da-DK"/>
              </w:rPr>
              <w:t xml:space="preserve">Tubulures pour </w:t>
            </w:r>
            <w:proofErr w:type="spellStart"/>
            <w:r w:rsidRPr="00C2061D">
              <w:rPr>
                <w:rFonts w:cs="Arial"/>
                <w:sz w:val="16"/>
                <w:szCs w:val="16"/>
                <w:lang w:eastAsia="da-DK"/>
              </w:rPr>
              <w:t>pompe</w:t>
            </w:r>
            <w:proofErr w:type="spellEnd"/>
            <w:r w:rsidRPr="00C2061D">
              <w:rPr>
                <w:rFonts w:cs="Arial"/>
                <w:sz w:val="16"/>
                <w:szCs w:val="16"/>
                <w:lang w:eastAsia="da-DK"/>
              </w:rPr>
              <w:t xml:space="preserve">, tubulures de perfusion par </w:t>
            </w:r>
            <w:proofErr w:type="spellStart"/>
            <w:r w:rsidRPr="00C2061D">
              <w:rPr>
                <w:rFonts w:cs="Arial"/>
                <w:sz w:val="16"/>
                <w:szCs w:val="16"/>
                <w:lang w:eastAsia="da-DK"/>
              </w:rPr>
              <w:t>gravité</w:t>
            </w:r>
            <w:proofErr w:type="spellEnd"/>
            <w:r w:rsidRPr="00C2061D">
              <w:rPr>
                <w:rFonts w:cs="Arial"/>
                <w:sz w:val="16"/>
                <w:szCs w:val="16"/>
                <w:lang w:eastAsia="da-DK"/>
              </w:rPr>
              <w:t xml:space="preserve"> et</w:t>
            </w:r>
          </w:p>
          <w:p w14:paraId="6F431F63" w14:textId="5B1ACBC0" w:rsidR="00F71B7C" w:rsidRPr="00C2061D" w:rsidRDefault="00750877" w:rsidP="00750877">
            <w:pPr>
              <w:rPr>
                <w:rFonts w:cs="Arial"/>
                <w:sz w:val="16"/>
                <w:szCs w:val="16"/>
                <w:lang w:eastAsia="da-DK"/>
              </w:rPr>
            </w:pPr>
            <w:proofErr w:type="spellStart"/>
            <w:r w:rsidRPr="00C2061D">
              <w:rPr>
                <w:rFonts w:cs="Arial"/>
                <w:sz w:val="16"/>
                <w:szCs w:val="16"/>
                <w:lang w:eastAsia="da-DK"/>
              </w:rPr>
              <w:t>prolongateurs</w:t>
            </w:r>
            <w:proofErr w:type="spellEnd"/>
            <w:r w:rsidRPr="00C2061D">
              <w:rPr>
                <w:rFonts w:cs="Arial"/>
                <w:sz w:val="16"/>
                <w:szCs w:val="16"/>
                <w:lang w:eastAsia="da-DK"/>
              </w:rPr>
              <w:t xml:space="preserve"> de tubulure BD Alaris</w:t>
            </w:r>
          </w:p>
        </w:tc>
        <w:tc>
          <w:tcPr>
            <w:tcW w:w="1566" w:type="pct"/>
            <w:tcBorders>
              <w:top w:val="single" w:sz="4" w:space="0" w:color="auto"/>
              <w:left w:val="single" w:sz="4" w:space="0" w:color="auto"/>
              <w:bottom w:val="single" w:sz="4" w:space="0" w:color="auto"/>
              <w:right w:val="single" w:sz="4" w:space="0" w:color="auto"/>
            </w:tcBorders>
          </w:tcPr>
          <w:p w14:paraId="7D1809E1" w14:textId="772F0D91" w:rsidR="00F71B7C" w:rsidRPr="00C2061D" w:rsidRDefault="00750877" w:rsidP="00393A49">
            <w:pPr>
              <w:rPr>
                <w:rFonts w:cs="Arial"/>
                <w:sz w:val="16"/>
                <w:szCs w:val="16"/>
                <w:lang w:eastAsia="da-DK"/>
              </w:rPr>
            </w:pPr>
            <w:r w:rsidRPr="00C2061D">
              <w:rPr>
                <w:rFonts w:cs="Arial"/>
                <w:sz w:val="16"/>
                <w:szCs w:val="16"/>
                <w:lang w:eastAsia="da-DK"/>
              </w:rPr>
              <w:t>BD has internally identified that the infusion sets listed in Appendix 1 contain di(2-ethylhexyl) phthalate (DEHP) and have not been labeled accordingly. The infusion sets contain DEHP by design and their content has remained unchanged since the product was first marketed.</w:t>
            </w:r>
          </w:p>
        </w:tc>
        <w:tc>
          <w:tcPr>
            <w:tcW w:w="739" w:type="pct"/>
            <w:tcBorders>
              <w:top w:val="single" w:sz="4" w:space="0" w:color="auto"/>
              <w:left w:val="single" w:sz="4" w:space="0" w:color="auto"/>
              <w:bottom w:val="single" w:sz="4" w:space="0" w:color="auto"/>
              <w:right w:val="single" w:sz="4" w:space="0" w:color="auto"/>
            </w:tcBorders>
          </w:tcPr>
          <w:p w14:paraId="1E3FF2C1" w14:textId="21DE3151" w:rsidR="00F71B7C" w:rsidRPr="00C2061D" w:rsidRDefault="00750877" w:rsidP="00393A49">
            <w:pPr>
              <w:rPr>
                <w:rFonts w:cs="Arial"/>
                <w:sz w:val="16"/>
                <w:szCs w:val="16"/>
                <w:lang w:eastAsia="da-DK"/>
              </w:rPr>
            </w:pPr>
            <w:r w:rsidRPr="00C2061D">
              <w:rPr>
                <w:rFonts w:cs="Arial"/>
                <w:sz w:val="16"/>
                <w:szCs w:val="16"/>
                <w:lang w:eastAsia="da-DK"/>
              </w:rPr>
              <w:t>No</w:t>
            </w:r>
          </w:p>
        </w:tc>
      </w:tr>
      <w:tr w:rsidR="00750877" w:rsidRPr="00C2061D" w14:paraId="10494AEF" w14:textId="77777777" w:rsidTr="004F3A88">
        <w:tc>
          <w:tcPr>
            <w:tcW w:w="458" w:type="pct"/>
            <w:tcBorders>
              <w:top w:val="single" w:sz="4" w:space="0" w:color="auto"/>
              <w:left w:val="single" w:sz="4" w:space="0" w:color="auto"/>
              <w:bottom w:val="single" w:sz="4" w:space="0" w:color="auto"/>
              <w:right w:val="single" w:sz="4" w:space="0" w:color="auto"/>
            </w:tcBorders>
          </w:tcPr>
          <w:p w14:paraId="40DB7BA8" w14:textId="52FC5FEF" w:rsidR="00750877" w:rsidRPr="00C2061D" w:rsidRDefault="00750877" w:rsidP="00393A49">
            <w:pPr>
              <w:rPr>
                <w:rFonts w:cs="Arial"/>
                <w:sz w:val="16"/>
                <w:szCs w:val="16"/>
                <w:lang w:eastAsia="da-DK"/>
              </w:rPr>
            </w:pPr>
            <w:r w:rsidRPr="00C2061D">
              <w:rPr>
                <w:rFonts w:cs="Arial"/>
                <w:sz w:val="16"/>
                <w:szCs w:val="16"/>
                <w:lang w:eastAsia="da-DK"/>
              </w:rPr>
              <w:t>1a</w:t>
            </w:r>
          </w:p>
        </w:tc>
        <w:tc>
          <w:tcPr>
            <w:tcW w:w="458" w:type="pct"/>
            <w:tcBorders>
              <w:top w:val="single" w:sz="4" w:space="0" w:color="auto"/>
              <w:left w:val="single" w:sz="4" w:space="0" w:color="auto"/>
              <w:bottom w:val="single" w:sz="4" w:space="0" w:color="auto"/>
              <w:right w:val="single" w:sz="4" w:space="0" w:color="auto"/>
            </w:tcBorders>
            <w:noWrap/>
          </w:tcPr>
          <w:p w14:paraId="3F23BD97" w14:textId="7EF144F4" w:rsidR="00750877" w:rsidRPr="00C2061D" w:rsidRDefault="009A6E52" w:rsidP="00393A49">
            <w:pPr>
              <w:rPr>
                <w:rFonts w:cs="Arial"/>
                <w:sz w:val="16"/>
                <w:szCs w:val="16"/>
                <w:lang w:eastAsia="da-DK"/>
              </w:rPr>
            </w:pPr>
            <w:r w:rsidRPr="00C2061D">
              <w:rPr>
                <w:rFonts w:cs="Arial"/>
                <w:sz w:val="16"/>
                <w:szCs w:val="16"/>
                <w:lang w:eastAsia="da-DK"/>
              </w:rPr>
              <w:t>03/22/2022</w:t>
            </w:r>
          </w:p>
        </w:tc>
        <w:tc>
          <w:tcPr>
            <w:tcW w:w="469" w:type="pct"/>
            <w:tcBorders>
              <w:top w:val="single" w:sz="4" w:space="0" w:color="auto"/>
              <w:left w:val="single" w:sz="4" w:space="0" w:color="auto"/>
              <w:bottom w:val="single" w:sz="4" w:space="0" w:color="auto"/>
              <w:right w:val="single" w:sz="4" w:space="0" w:color="auto"/>
            </w:tcBorders>
            <w:noWrap/>
          </w:tcPr>
          <w:p w14:paraId="592D105D" w14:textId="72623C3F" w:rsidR="00750877" w:rsidRPr="00C2061D" w:rsidRDefault="00D35F78" w:rsidP="00393A49">
            <w:pPr>
              <w:rPr>
                <w:rFonts w:cs="Arial"/>
                <w:sz w:val="16"/>
                <w:szCs w:val="16"/>
                <w:lang w:eastAsia="da-DK"/>
              </w:rPr>
            </w:pPr>
            <w:r w:rsidRPr="00C2061D">
              <w:rPr>
                <w:rFonts w:cs="Arial"/>
                <w:sz w:val="16"/>
                <w:szCs w:val="16"/>
                <w:lang w:eastAsia="da-DK"/>
              </w:rPr>
              <w:t>N/A</w:t>
            </w:r>
          </w:p>
        </w:tc>
        <w:tc>
          <w:tcPr>
            <w:tcW w:w="583" w:type="pct"/>
            <w:tcBorders>
              <w:top w:val="single" w:sz="4" w:space="0" w:color="auto"/>
              <w:left w:val="single" w:sz="4" w:space="0" w:color="auto"/>
              <w:bottom w:val="single" w:sz="4" w:space="0" w:color="auto"/>
              <w:right w:val="single" w:sz="4" w:space="0" w:color="auto"/>
            </w:tcBorders>
            <w:noWrap/>
          </w:tcPr>
          <w:p w14:paraId="30D996B4" w14:textId="0B98C24D" w:rsidR="00750877" w:rsidRPr="00C2061D" w:rsidRDefault="009A6E52" w:rsidP="00393A49">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 ASD, Inc. </w:t>
            </w:r>
          </w:p>
        </w:tc>
        <w:tc>
          <w:tcPr>
            <w:tcW w:w="727" w:type="pct"/>
            <w:tcBorders>
              <w:top w:val="single" w:sz="4" w:space="0" w:color="auto"/>
              <w:left w:val="single" w:sz="4" w:space="0" w:color="auto"/>
              <w:bottom w:val="single" w:sz="4" w:space="0" w:color="auto"/>
              <w:right w:val="single" w:sz="4" w:space="0" w:color="auto"/>
            </w:tcBorders>
            <w:noWrap/>
          </w:tcPr>
          <w:p w14:paraId="267745D8" w14:textId="0B14484F" w:rsidR="00750877" w:rsidRPr="00C2061D" w:rsidRDefault="009A6E52" w:rsidP="00393A49">
            <w:pPr>
              <w:rPr>
                <w:rFonts w:cs="Arial"/>
                <w:sz w:val="16"/>
                <w:szCs w:val="16"/>
                <w:lang w:eastAsia="da-DK"/>
              </w:rPr>
            </w:pPr>
            <w:r w:rsidRPr="00C2061D">
              <w:rPr>
                <w:rFonts w:cs="Arial"/>
                <w:sz w:val="16"/>
                <w:szCs w:val="16"/>
                <w:lang w:eastAsia="da-DK"/>
              </w:rPr>
              <w:t xml:space="preserve">CADD, Snuggle Warm, </w:t>
            </w:r>
            <w:proofErr w:type="spellStart"/>
            <w:r w:rsidRPr="00C2061D">
              <w:rPr>
                <w:rFonts w:cs="Arial"/>
                <w:sz w:val="16"/>
                <w:szCs w:val="16"/>
                <w:lang w:eastAsia="da-DK"/>
              </w:rPr>
              <w:t>Portex</w:t>
            </w:r>
            <w:proofErr w:type="spellEnd"/>
            <w:r w:rsidRPr="00C2061D">
              <w:rPr>
                <w:rFonts w:cs="Arial"/>
                <w:sz w:val="16"/>
                <w:szCs w:val="16"/>
                <w:lang w:eastAsia="da-DK"/>
              </w:rPr>
              <w:t xml:space="preserve">, BCI, </w:t>
            </w:r>
            <w:proofErr w:type="spellStart"/>
            <w:r w:rsidRPr="00C2061D">
              <w:rPr>
                <w:rFonts w:cs="Arial"/>
                <w:sz w:val="16"/>
                <w:szCs w:val="16"/>
                <w:lang w:eastAsia="da-DK"/>
              </w:rPr>
              <w:t>Medex</w:t>
            </w:r>
            <w:proofErr w:type="spellEnd"/>
            <w:r w:rsidRPr="00C2061D">
              <w:rPr>
                <w:rFonts w:cs="Arial"/>
                <w:sz w:val="16"/>
                <w:szCs w:val="16"/>
                <w:lang w:eastAsia="da-DK"/>
              </w:rPr>
              <w:t xml:space="preserve">, </w:t>
            </w:r>
            <w:proofErr w:type="spellStart"/>
            <w:r w:rsidRPr="00C2061D">
              <w:rPr>
                <w:rFonts w:cs="Arial"/>
                <w:sz w:val="16"/>
                <w:szCs w:val="16"/>
                <w:lang w:eastAsia="da-DK"/>
              </w:rPr>
              <w:t>Jelco</w:t>
            </w:r>
            <w:proofErr w:type="spellEnd"/>
            <w:r w:rsidRPr="00C2061D">
              <w:rPr>
                <w:rFonts w:cs="Arial"/>
                <w:sz w:val="16"/>
                <w:szCs w:val="16"/>
                <w:lang w:eastAsia="da-DK"/>
              </w:rPr>
              <w:t>, Bivona</w:t>
            </w:r>
          </w:p>
        </w:tc>
        <w:tc>
          <w:tcPr>
            <w:tcW w:w="1566" w:type="pct"/>
            <w:tcBorders>
              <w:top w:val="single" w:sz="4" w:space="0" w:color="auto"/>
              <w:left w:val="single" w:sz="4" w:space="0" w:color="auto"/>
              <w:bottom w:val="single" w:sz="4" w:space="0" w:color="auto"/>
              <w:right w:val="single" w:sz="4" w:space="0" w:color="auto"/>
            </w:tcBorders>
          </w:tcPr>
          <w:p w14:paraId="48BF29C3" w14:textId="5439C34F" w:rsidR="00750877" w:rsidRPr="00C2061D" w:rsidRDefault="009A6E52" w:rsidP="00393A49">
            <w:pPr>
              <w:rPr>
                <w:rFonts w:cs="Arial"/>
                <w:sz w:val="16"/>
                <w:szCs w:val="16"/>
                <w:lang w:eastAsia="da-DK"/>
              </w:rPr>
            </w:pPr>
            <w:r w:rsidRPr="00C2061D">
              <w:rPr>
                <w:rFonts w:cs="Arial"/>
                <w:sz w:val="16"/>
                <w:szCs w:val="16"/>
                <w:lang w:eastAsia="da-DK"/>
              </w:rPr>
              <w:t>As a result of this acquisition, we are conducting a thorough compliance assessment of all Smiths Medical Class I devices. Out of an abundance of caution, and effective immediately, we are proactively implementing a temporary freeze on shipments of all Smiths Medical Class I products to all customers in countries that require CE marking.</w:t>
            </w:r>
          </w:p>
        </w:tc>
        <w:tc>
          <w:tcPr>
            <w:tcW w:w="739" w:type="pct"/>
            <w:tcBorders>
              <w:top w:val="single" w:sz="4" w:space="0" w:color="auto"/>
              <w:left w:val="single" w:sz="4" w:space="0" w:color="auto"/>
              <w:bottom w:val="single" w:sz="4" w:space="0" w:color="auto"/>
              <w:right w:val="single" w:sz="4" w:space="0" w:color="auto"/>
            </w:tcBorders>
          </w:tcPr>
          <w:p w14:paraId="68B203D1" w14:textId="619E7E63" w:rsidR="00750877" w:rsidRPr="00C2061D" w:rsidRDefault="009A6E52" w:rsidP="00393A49">
            <w:pPr>
              <w:rPr>
                <w:rFonts w:cs="Arial"/>
                <w:sz w:val="16"/>
                <w:szCs w:val="16"/>
                <w:lang w:eastAsia="da-DK"/>
              </w:rPr>
            </w:pPr>
            <w:r w:rsidRPr="00C2061D">
              <w:rPr>
                <w:rFonts w:cs="Arial"/>
                <w:sz w:val="16"/>
                <w:szCs w:val="16"/>
                <w:lang w:eastAsia="da-DK"/>
              </w:rPr>
              <w:t>No</w:t>
            </w:r>
          </w:p>
        </w:tc>
      </w:tr>
      <w:tr w:rsidR="00985216" w:rsidRPr="00C2061D" w14:paraId="514985F4" w14:textId="77777777" w:rsidTr="004F3A88">
        <w:tc>
          <w:tcPr>
            <w:tcW w:w="458" w:type="pct"/>
            <w:tcBorders>
              <w:top w:val="single" w:sz="4" w:space="0" w:color="auto"/>
              <w:left w:val="single" w:sz="4" w:space="0" w:color="auto"/>
              <w:bottom w:val="single" w:sz="4" w:space="0" w:color="auto"/>
              <w:right w:val="single" w:sz="4" w:space="0" w:color="auto"/>
            </w:tcBorders>
          </w:tcPr>
          <w:p w14:paraId="24324783" w14:textId="0AC082C4" w:rsidR="00985216" w:rsidRPr="00C2061D" w:rsidRDefault="00985216" w:rsidP="00393A49">
            <w:pPr>
              <w:rPr>
                <w:rFonts w:cs="Arial"/>
                <w:sz w:val="16"/>
                <w:szCs w:val="16"/>
                <w:lang w:eastAsia="da-DK"/>
              </w:rPr>
            </w:pPr>
            <w:r w:rsidRPr="00C2061D">
              <w:rPr>
                <w:rFonts w:cs="Arial"/>
                <w:sz w:val="16"/>
                <w:szCs w:val="16"/>
                <w:lang w:eastAsia="da-DK"/>
              </w:rPr>
              <w:t>5</w:t>
            </w:r>
          </w:p>
        </w:tc>
        <w:tc>
          <w:tcPr>
            <w:tcW w:w="458" w:type="pct"/>
            <w:tcBorders>
              <w:top w:val="single" w:sz="4" w:space="0" w:color="auto"/>
              <w:left w:val="single" w:sz="4" w:space="0" w:color="auto"/>
              <w:bottom w:val="single" w:sz="4" w:space="0" w:color="auto"/>
              <w:right w:val="single" w:sz="4" w:space="0" w:color="auto"/>
            </w:tcBorders>
            <w:noWrap/>
          </w:tcPr>
          <w:p w14:paraId="37EE25E9" w14:textId="4E6B134C" w:rsidR="00985216" w:rsidRPr="00C2061D" w:rsidRDefault="00985216" w:rsidP="00393A49">
            <w:pPr>
              <w:rPr>
                <w:rFonts w:cs="Arial"/>
                <w:sz w:val="16"/>
                <w:szCs w:val="16"/>
                <w:lang w:eastAsia="da-DK"/>
              </w:rPr>
            </w:pPr>
            <w:r w:rsidRPr="00C2061D">
              <w:rPr>
                <w:rFonts w:cs="Arial"/>
                <w:sz w:val="16"/>
                <w:szCs w:val="16"/>
                <w:lang w:eastAsia="da-DK"/>
              </w:rPr>
              <w:t>18/01/2022</w:t>
            </w:r>
          </w:p>
        </w:tc>
        <w:tc>
          <w:tcPr>
            <w:tcW w:w="469" w:type="pct"/>
            <w:tcBorders>
              <w:top w:val="single" w:sz="4" w:space="0" w:color="auto"/>
              <w:left w:val="single" w:sz="4" w:space="0" w:color="auto"/>
              <w:bottom w:val="single" w:sz="4" w:space="0" w:color="auto"/>
              <w:right w:val="single" w:sz="4" w:space="0" w:color="auto"/>
            </w:tcBorders>
            <w:noWrap/>
          </w:tcPr>
          <w:p w14:paraId="463133C3" w14:textId="007ABA8F" w:rsidR="00985216" w:rsidRPr="00C2061D" w:rsidRDefault="00985216" w:rsidP="00393A49">
            <w:pPr>
              <w:rPr>
                <w:rFonts w:cs="Arial"/>
                <w:sz w:val="16"/>
                <w:szCs w:val="16"/>
                <w:lang w:eastAsia="da-DK"/>
              </w:rPr>
            </w:pPr>
            <w:r w:rsidRPr="00C2061D">
              <w:rPr>
                <w:rFonts w:cs="Arial"/>
                <w:sz w:val="16"/>
                <w:szCs w:val="16"/>
                <w:lang w:eastAsia="da-DK"/>
              </w:rPr>
              <w:t>R2200611</w:t>
            </w:r>
          </w:p>
        </w:tc>
        <w:tc>
          <w:tcPr>
            <w:tcW w:w="583" w:type="pct"/>
            <w:tcBorders>
              <w:top w:val="single" w:sz="4" w:space="0" w:color="auto"/>
              <w:left w:val="single" w:sz="4" w:space="0" w:color="auto"/>
              <w:bottom w:val="single" w:sz="4" w:space="0" w:color="auto"/>
              <w:right w:val="single" w:sz="4" w:space="0" w:color="auto"/>
            </w:tcBorders>
            <w:noWrap/>
          </w:tcPr>
          <w:p w14:paraId="689B8AB1" w14:textId="389DA407" w:rsidR="00985216" w:rsidRPr="00C2061D" w:rsidRDefault="00985216" w:rsidP="00393A49">
            <w:pPr>
              <w:rPr>
                <w:rFonts w:cs="Arial"/>
                <w:sz w:val="16"/>
                <w:szCs w:val="16"/>
                <w:lang w:eastAsia="da-DK"/>
              </w:rPr>
            </w:pPr>
            <w:r w:rsidRPr="00C2061D">
              <w:rPr>
                <w:rFonts w:cs="Arial"/>
                <w:sz w:val="16"/>
                <w:szCs w:val="16"/>
                <w:lang w:eastAsia="da-DK"/>
              </w:rPr>
              <w:t>Tandem Diabetes Care</w:t>
            </w:r>
          </w:p>
        </w:tc>
        <w:tc>
          <w:tcPr>
            <w:tcW w:w="727" w:type="pct"/>
            <w:tcBorders>
              <w:top w:val="single" w:sz="4" w:space="0" w:color="auto"/>
              <w:left w:val="single" w:sz="4" w:space="0" w:color="auto"/>
              <w:bottom w:val="single" w:sz="4" w:space="0" w:color="auto"/>
              <w:right w:val="single" w:sz="4" w:space="0" w:color="auto"/>
            </w:tcBorders>
            <w:noWrap/>
          </w:tcPr>
          <w:p w14:paraId="322493C0" w14:textId="1FDA3B5E" w:rsidR="00985216" w:rsidRPr="00C2061D" w:rsidRDefault="00985216" w:rsidP="00393A49">
            <w:pPr>
              <w:rPr>
                <w:rFonts w:cs="Arial"/>
                <w:sz w:val="16"/>
                <w:szCs w:val="16"/>
                <w:lang w:eastAsia="da-DK"/>
              </w:rPr>
            </w:pPr>
            <w:r w:rsidRPr="00C2061D">
              <w:rPr>
                <w:rFonts w:cs="Arial"/>
                <w:sz w:val="16"/>
                <w:szCs w:val="16"/>
                <w:lang w:eastAsia="da-DK"/>
              </w:rPr>
              <w:t>t:slim X2</w:t>
            </w:r>
          </w:p>
        </w:tc>
        <w:tc>
          <w:tcPr>
            <w:tcW w:w="1566" w:type="pct"/>
            <w:tcBorders>
              <w:top w:val="single" w:sz="4" w:space="0" w:color="auto"/>
              <w:left w:val="single" w:sz="4" w:space="0" w:color="auto"/>
              <w:bottom w:val="single" w:sz="4" w:space="0" w:color="auto"/>
              <w:right w:val="single" w:sz="4" w:space="0" w:color="auto"/>
            </w:tcBorders>
          </w:tcPr>
          <w:p w14:paraId="4044F25C" w14:textId="4827A3C4" w:rsidR="00985216" w:rsidRPr="00C2061D" w:rsidRDefault="00985216" w:rsidP="00393A49">
            <w:pPr>
              <w:rPr>
                <w:rFonts w:cs="Arial"/>
                <w:sz w:val="16"/>
                <w:szCs w:val="16"/>
                <w:lang w:eastAsia="da-DK"/>
              </w:rPr>
            </w:pPr>
            <w:r w:rsidRPr="00C2061D">
              <w:rPr>
                <w:rFonts w:cs="Arial"/>
                <w:sz w:val="16"/>
                <w:szCs w:val="16"/>
                <w:lang w:eastAsia="da-DK"/>
              </w:rPr>
              <w:t>Cases of severe hypoglycemia have been observed in young children under 6 years of age following unwanted bolus administration that can lead to loss of consciousness and potentially cause the death of the patient. These prescriptions made to children under 6 years of age go against the manufacturer's recommendations. Incidents have also been observed in children over 6 years of age due to inappropriate handling of the pump. The purpose of this safety notice is therefore to provide a reminder of the minimum age for prescribing the Tandem t:slim X2™ insulin pump and to remind people of good practices for using the pump in young patients. The Tandem t:slim X2™ insulin pump should not be prescribed to children under 6 years of age.</w:t>
            </w:r>
          </w:p>
        </w:tc>
        <w:tc>
          <w:tcPr>
            <w:tcW w:w="739" w:type="pct"/>
            <w:tcBorders>
              <w:top w:val="single" w:sz="4" w:space="0" w:color="auto"/>
              <w:left w:val="single" w:sz="4" w:space="0" w:color="auto"/>
              <w:bottom w:val="single" w:sz="4" w:space="0" w:color="auto"/>
              <w:right w:val="single" w:sz="4" w:space="0" w:color="auto"/>
            </w:tcBorders>
          </w:tcPr>
          <w:p w14:paraId="30128372" w14:textId="46DB63A1" w:rsidR="00985216" w:rsidRPr="00C2061D" w:rsidRDefault="00985216" w:rsidP="00393A49">
            <w:pPr>
              <w:rPr>
                <w:rFonts w:cs="Arial"/>
                <w:sz w:val="16"/>
                <w:szCs w:val="16"/>
                <w:lang w:eastAsia="da-DK"/>
              </w:rPr>
            </w:pPr>
            <w:r w:rsidRPr="00C2061D">
              <w:rPr>
                <w:rFonts w:cs="Arial"/>
                <w:sz w:val="16"/>
                <w:szCs w:val="16"/>
                <w:lang w:eastAsia="da-DK"/>
              </w:rPr>
              <w:t>Yes</w:t>
            </w:r>
          </w:p>
        </w:tc>
      </w:tr>
    </w:tbl>
    <w:p w14:paraId="3942135D" w14:textId="77777777" w:rsidR="00850B52" w:rsidRPr="00C2061D" w:rsidRDefault="00850B52" w:rsidP="00850B52">
      <w:pPr>
        <w:rPr>
          <w:i/>
          <w:iCs/>
          <w:color w:val="0070C0"/>
        </w:rPr>
      </w:pPr>
    </w:p>
    <w:p w14:paraId="0842D263" w14:textId="77777777" w:rsidR="00A37206" w:rsidRPr="00C2061D" w:rsidRDefault="00A37206" w:rsidP="00A37206"/>
    <w:p w14:paraId="6F8528CD" w14:textId="11CC6206" w:rsidR="00A37206" w:rsidRPr="00C2061D" w:rsidRDefault="00A37206" w:rsidP="00A37206">
      <w:pPr>
        <w:pStyle w:val="AppendixHeading2"/>
        <w:rPr>
          <w:lang w:val="en-US"/>
        </w:rPr>
      </w:pPr>
      <w:r w:rsidRPr="00C2061D">
        <w:rPr>
          <w:lang w:val="en-US"/>
        </w:rPr>
        <w:t>HPRA</w:t>
      </w:r>
    </w:p>
    <w:p w14:paraId="6FE6C24D" w14:textId="77777777" w:rsidR="00A37206" w:rsidRPr="00C2061D" w:rsidRDefault="00A37206" w:rsidP="00A37206"/>
    <w:p w14:paraId="36EDBA37" w14:textId="6AC6D4FF" w:rsidR="00850B52" w:rsidRPr="00C2061D" w:rsidRDefault="00850B52" w:rsidP="00850B52">
      <w:pPr>
        <w:keepNext/>
        <w:jc w:val="center"/>
        <w:rPr>
          <w:bCs/>
          <w:sz w:val="18"/>
          <w:szCs w:val="18"/>
        </w:rPr>
      </w:pPr>
      <w:bookmarkStart w:id="1800" w:name="_Toc182997824"/>
      <w:r w:rsidRPr="00C2061D">
        <w:rPr>
          <w:rFonts w:cs="Arial"/>
          <w:b/>
          <w:bCs/>
          <w:sz w:val="18"/>
          <w:szCs w:val="18"/>
        </w:rPr>
        <w:lastRenderedPageBreak/>
        <w:t xml:space="preserve">Table </w:t>
      </w:r>
      <w:r w:rsidRPr="00C2061D">
        <w:rPr>
          <w:rFonts w:cs="Arial"/>
          <w:b/>
          <w:bCs/>
          <w:sz w:val="18"/>
          <w:szCs w:val="18"/>
        </w:rPr>
        <w:fldChar w:fldCharType="begin"/>
      </w:r>
      <w:r w:rsidRPr="00C2061D">
        <w:rPr>
          <w:rFonts w:cs="Arial"/>
          <w:b/>
          <w:bCs/>
          <w:sz w:val="18"/>
          <w:szCs w:val="18"/>
        </w:rPr>
        <w:instrText xml:space="preserve"> SEQ Table \* ARABIC </w:instrText>
      </w:r>
      <w:r w:rsidRPr="00C2061D">
        <w:rPr>
          <w:rFonts w:cs="Arial"/>
          <w:b/>
          <w:bCs/>
          <w:sz w:val="18"/>
          <w:szCs w:val="18"/>
        </w:rPr>
        <w:fldChar w:fldCharType="separate"/>
      </w:r>
      <w:r w:rsidR="00E344B5">
        <w:rPr>
          <w:rFonts w:cs="Arial"/>
          <w:b/>
          <w:bCs/>
          <w:noProof/>
          <w:sz w:val="18"/>
          <w:szCs w:val="18"/>
        </w:rPr>
        <w:t>23</w:t>
      </w:r>
      <w:r w:rsidRPr="00C2061D">
        <w:rPr>
          <w:rFonts w:cs="Arial"/>
          <w:b/>
          <w:bCs/>
          <w:sz w:val="18"/>
          <w:szCs w:val="18"/>
        </w:rPr>
        <w:fldChar w:fldCharType="end"/>
      </w:r>
      <w:r w:rsidRPr="00C2061D">
        <w:rPr>
          <w:rFonts w:cs="Arial"/>
          <w:b/>
          <w:bCs/>
          <w:sz w:val="18"/>
          <w:szCs w:val="18"/>
        </w:rPr>
        <w:t>: HPRA reports</w:t>
      </w:r>
      <w:bookmarkEnd w:id="1800"/>
    </w:p>
    <w:tbl>
      <w:tblPr>
        <w:tblStyle w:val="TableGrid11"/>
        <w:tblW w:w="5000" w:type="pct"/>
        <w:tblInd w:w="0" w:type="dxa"/>
        <w:tblLayout w:type="fixed"/>
        <w:tblLook w:val="04A0" w:firstRow="1" w:lastRow="0" w:firstColumn="1" w:lastColumn="0" w:noHBand="0" w:noVBand="1"/>
      </w:tblPr>
      <w:tblGrid>
        <w:gridCol w:w="1195"/>
        <w:gridCol w:w="1195"/>
        <w:gridCol w:w="1223"/>
        <w:gridCol w:w="1520"/>
        <w:gridCol w:w="1896"/>
        <w:gridCol w:w="4084"/>
        <w:gridCol w:w="1927"/>
      </w:tblGrid>
      <w:tr w:rsidR="004F3A88" w:rsidRPr="00C2061D" w14:paraId="35FD601D" w14:textId="77777777" w:rsidTr="00E221F4">
        <w:trPr>
          <w:trHeight w:val="495"/>
          <w:tblHeader/>
        </w:trPr>
        <w:tc>
          <w:tcPr>
            <w:tcW w:w="45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823BBD" w14:textId="77777777" w:rsidR="004F3A88" w:rsidRPr="00C2061D" w:rsidRDefault="004F3A88" w:rsidP="00393A49">
            <w:pPr>
              <w:rPr>
                <w:rFonts w:cs="Arial"/>
                <w:b/>
                <w:sz w:val="16"/>
                <w:szCs w:val="16"/>
                <w:lang w:eastAsia="da-DK"/>
              </w:rPr>
            </w:pPr>
            <w:r w:rsidRPr="00C2061D">
              <w:rPr>
                <w:rFonts w:cs="Arial"/>
                <w:b/>
                <w:sz w:val="16"/>
                <w:szCs w:val="16"/>
                <w:lang w:eastAsia="da-DK"/>
              </w:rPr>
              <w:t>Search #</w:t>
            </w:r>
          </w:p>
        </w:tc>
        <w:tc>
          <w:tcPr>
            <w:tcW w:w="45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A900A" w14:textId="77777777" w:rsidR="004F3A88" w:rsidRPr="00C2061D" w:rsidRDefault="004F3A88" w:rsidP="00393A49">
            <w:pPr>
              <w:rPr>
                <w:rFonts w:cs="Arial"/>
                <w:b/>
                <w:sz w:val="16"/>
                <w:szCs w:val="16"/>
                <w:lang w:eastAsia="da-DK"/>
              </w:rPr>
            </w:pPr>
            <w:r w:rsidRPr="00C2061D">
              <w:rPr>
                <w:rFonts w:cs="Arial"/>
                <w:b/>
                <w:sz w:val="16"/>
                <w:szCs w:val="16"/>
                <w:lang w:eastAsia="da-DK"/>
              </w:rPr>
              <w:t>Date of Safety Notice</w:t>
            </w:r>
          </w:p>
        </w:tc>
        <w:tc>
          <w:tcPr>
            <w:tcW w:w="46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B482F6" w14:textId="77777777" w:rsidR="004F3A88" w:rsidRPr="00C2061D" w:rsidRDefault="004F3A88" w:rsidP="00393A49">
            <w:pPr>
              <w:rPr>
                <w:rFonts w:cs="Arial"/>
                <w:b/>
                <w:sz w:val="16"/>
                <w:szCs w:val="16"/>
                <w:lang w:eastAsia="da-DK"/>
              </w:rPr>
            </w:pPr>
            <w:r w:rsidRPr="00C2061D">
              <w:rPr>
                <w:rFonts w:cs="Arial"/>
                <w:b/>
                <w:sz w:val="16"/>
                <w:szCs w:val="16"/>
                <w:lang w:eastAsia="da-DK"/>
              </w:rPr>
              <w:t>Reference</w:t>
            </w:r>
          </w:p>
        </w:tc>
        <w:tc>
          <w:tcPr>
            <w:tcW w:w="58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5110DB1A" w14:textId="77777777" w:rsidR="004F3A88" w:rsidRPr="00C2061D" w:rsidRDefault="004F3A88" w:rsidP="00393A49">
            <w:pPr>
              <w:rPr>
                <w:rFonts w:cs="Arial"/>
                <w:b/>
                <w:sz w:val="16"/>
                <w:szCs w:val="16"/>
                <w:lang w:eastAsia="da-DK"/>
              </w:rPr>
            </w:pPr>
            <w:r w:rsidRPr="00C2061D">
              <w:rPr>
                <w:rFonts w:cs="Arial"/>
                <w:b/>
                <w:sz w:val="16"/>
                <w:szCs w:val="16"/>
                <w:lang w:eastAsia="da-DK"/>
              </w:rPr>
              <w:t>Manufacturer</w:t>
            </w:r>
          </w:p>
        </w:tc>
        <w:tc>
          <w:tcPr>
            <w:tcW w:w="72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EB25615" w14:textId="77777777" w:rsidR="004F3A88" w:rsidRPr="00C2061D" w:rsidRDefault="004F3A88" w:rsidP="00393A49">
            <w:pPr>
              <w:rPr>
                <w:rFonts w:cs="Arial"/>
                <w:b/>
                <w:sz w:val="16"/>
                <w:szCs w:val="16"/>
                <w:lang w:eastAsia="da-DK"/>
              </w:rPr>
            </w:pPr>
            <w:r w:rsidRPr="00C2061D">
              <w:rPr>
                <w:rFonts w:cs="Arial"/>
                <w:b/>
                <w:sz w:val="16"/>
                <w:szCs w:val="16"/>
                <w:lang w:eastAsia="da-DK"/>
              </w:rPr>
              <w:t>Relevant Devices</w:t>
            </w:r>
          </w:p>
        </w:tc>
        <w:tc>
          <w:tcPr>
            <w:tcW w:w="1566"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6A9D0ABD" w14:textId="77777777" w:rsidR="004F3A88" w:rsidRPr="00C2061D" w:rsidRDefault="004F3A88" w:rsidP="00393A49">
            <w:pPr>
              <w:rPr>
                <w:rFonts w:cs="Arial"/>
                <w:b/>
                <w:sz w:val="16"/>
                <w:szCs w:val="16"/>
                <w:lang w:eastAsia="da-DK"/>
              </w:rPr>
            </w:pPr>
            <w:r w:rsidRPr="00C2061D">
              <w:rPr>
                <w:rFonts w:cs="Arial"/>
                <w:b/>
                <w:sz w:val="16"/>
                <w:szCs w:val="16"/>
                <w:lang w:eastAsia="da-DK"/>
              </w:rPr>
              <w:t>Problem</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1EDD2" w14:textId="77777777" w:rsidR="004F3A88" w:rsidRPr="00C2061D" w:rsidRDefault="004F3A88" w:rsidP="00393A49">
            <w:pPr>
              <w:rPr>
                <w:rFonts w:cs="Arial"/>
                <w:b/>
                <w:sz w:val="16"/>
                <w:szCs w:val="16"/>
                <w:lang w:eastAsia="da-DK"/>
              </w:rPr>
            </w:pPr>
            <w:r w:rsidRPr="00C2061D">
              <w:rPr>
                <w:b/>
                <w:bCs/>
                <w:sz w:val="16"/>
                <w:szCs w:val="16"/>
              </w:rPr>
              <w:t>Relevance for subject device</w:t>
            </w:r>
          </w:p>
        </w:tc>
      </w:tr>
      <w:tr w:rsidR="004F3A88" w:rsidRPr="00C2061D" w14:paraId="1517205B" w14:textId="77777777" w:rsidTr="00393A49">
        <w:tc>
          <w:tcPr>
            <w:tcW w:w="458" w:type="pct"/>
            <w:tcBorders>
              <w:top w:val="single" w:sz="4" w:space="0" w:color="auto"/>
              <w:left w:val="single" w:sz="4" w:space="0" w:color="auto"/>
              <w:bottom w:val="single" w:sz="4" w:space="0" w:color="auto"/>
              <w:right w:val="single" w:sz="4" w:space="0" w:color="auto"/>
            </w:tcBorders>
          </w:tcPr>
          <w:p w14:paraId="545D15AC" w14:textId="6BD0A39B" w:rsidR="004F3A88" w:rsidRPr="00C2061D" w:rsidRDefault="00E221F4" w:rsidP="00393A49">
            <w:pPr>
              <w:rPr>
                <w:rFonts w:cs="Arial"/>
                <w:sz w:val="16"/>
                <w:szCs w:val="16"/>
                <w:lang w:eastAsia="da-DK"/>
              </w:rPr>
            </w:pPr>
            <w:r w:rsidRPr="00C2061D">
              <w:rPr>
                <w:rFonts w:cs="Arial"/>
                <w:sz w:val="16"/>
                <w:szCs w:val="16"/>
                <w:lang w:eastAsia="da-DK"/>
              </w:rPr>
              <w:t>1a</w:t>
            </w:r>
          </w:p>
        </w:tc>
        <w:tc>
          <w:tcPr>
            <w:tcW w:w="458" w:type="pct"/>
            <w:tcBorders>
              <w:top w:val="single" w:sz="4" w:space="0" w:color="auto"/>
              <w:left w:val="single" w:sz="4" w:space="0" w:color="auto"/>
              <w:bottom w:val="single" w:sz="4" w:space="0" w:color="auto"/>
              <w:right w:val="single" w:sz="4" w:space="0" w:color="auto"/>
            </w:tcBorders>
            <w:noWrap/>
          </w:tcPr>
          <w:p w14:paraId="121538DC" w14:textId="32937A24" w:rsidR="004F3A88" w:rsidRPr="00C2061D" w:rsidRDefault="00E221F4" w:rsidP="00393A49">
            <w:pPr>
              <w:rPr>
                <w:rFonts w:cs="Arial"/>
                <w:sz w:val="16"/>
                <w:szCs w:val="16"/>
                <w:lang w:eastAsia="da-DK"/>
              </w:rPr>
            </w:pPr>
            <w:r w:rsidRPr="00C2061D">
              <w:rPr>
                <w:rFonts w:cs="Arial"/>
                <w:sz w:val="16"/>
                <w:szCs w:val="16"/>
                <w:lang w:eastAsia="da-DK"/>
              </w:rPr>
              <w:t>04/08/2015</w:t>
            </w:r>
          </w:p>
        </w:tc>
        <w:tc>
          <w:tcPr>
            <w:tcW w:w="469" w:type="pct"/>
            <w:tcBorders>
              <w:top w:val="single" w:sz="4" w:space="0" w:color="auto"/>
              <w:left w:val="single" w:sz="4" w:space="0" w:color="auto"/>
              <w:bottom w:val="single" w:sz="4" w:space="0" w:color="auto"/>
              <w:right w:val="single" w:sz="4" w:space="0" w:color="auto"/>
            </w:tcBorders>
            <w:noWrap/>
          </w:tcPr>
          <w:p w14:paraId="53330D70" w14:textId="1B3AB6E1" w:rsidR="004F3A88" w:rsidRPr="00C2061D" w:rsidRDefault="00E221F4" w:rsidP="00393A49">
            <w:pPr>
              <w:rPr>
                <w:rFonts w:cs="Arial"/>
                <w:sz w:val="16"/>
                <w:szCs w:val="16"/>
                <w:lang w:eastAsia="da-DK"/>
              </w:rPr>
            </w:pPr>
            <w:r w:rsidRPr="00C2061D">
              <w:rPr>
                <w:rFonts w:cs="Arial"/>
                <w:sz w:val="16"/>
                <w:szCs w:val="16"/>
                <w:lang w:eastAsia="da-DK"/>
              </w:rPr>
              <w:t>SN2015(20)</w:t>
            </w:r>
          </w:p>
        </w:tc>
        <w:tc>
          <w:tcPr>
            <w:tcW w:w="583" w:type="pct"/>
            <w:tcBorders>
              <w:top w:val="single" w:sz="4" w:space="0" w:color="auto"/>
              <w:left w:val="single" w:sz="4" w:space="0" w:color="auto"/>
              <w:bottom w:val="single" w:sz="4" w:space="0" w:color="auto"/>
              <w:right w:val="single" w:sz="4" w:space="0" w:color="auto"/>
            </w:tcBorders>
            <w:noWrap/>
          </w:tcPr>
          <w:p w14:paraId="68976065" w14:textId="09A3E980" w:rsidR="004F3A88" w:rsidRPr="00C2061D" w:rsidRDefault="00E221F4" w:rsidP="00393A49">
            <w:pPr>
              <w:rPr>
                <w:rFonts w:cs="Arial"/>
                <w:sz w:val="16"/>
                <w:szCs w:val="16"/>
                <w:lang w:eastAsia="da-DK"/>
              </w:rPr>
            </w:pPr>
            <w:r w:rsidRPr="00C2061D">
              <w:rPr>
                <w:rFonts w:cs="Arial"/>
                <w:sz w:val="16"/>
                <w:szCs w:val="16"/>
                <w:lang w:eastAsia="da-DK"/>
              </w:rPr>
              <w:t>Animas Corporation</w:t>
            </w:r>
          </w:p>
        </w:tc>
        <w:tc>
          <w:tcPr>
            <w:tcW w:w="727" w:type="pct"/>
            <w:tcBorders>
              <w:top w:val="single" w:sz="4" w:space="0" w:color="auto"/>
              <w:left w:val="single" w:sz="4" w:space="0" w:color="auto"/>
              <w:bottom w:val="single" w:sz="4" w:space="0" w:color="auto"/>
              <w:right w:val="single" w:sz="4" w:space="0" w:color="auto"/>
            </w:tcBorders>
            <w:noWrap/>
          </w:tcPr>
          <w:p w14:paraId="1259F350" w14:textId="6A01F8B7" w:rsidR="004F3A88" w:rsidRPr="00C2061D" w:rsidRDefault="00E221F4" w:rsidP="00393A49">
            <w:pPr>
              <w:rPr>
                <w:rFonts w:cs="Arial"/>
                <w:sz w:val="16"/>
                <w:szCs w:val="16"/>
                <w:lang w:eastAsia="da-DK"/>
              </w:rPr>
            </w:pPr>
            <w:r w:rsidRPr="00C2061D">
              <w:rPr>
                <w:rFonts w:cs="Arial"/>
                <w:sz w:val="16"/>
                <w:szCs w:val="16"/>
                <w:lang w:eastAsia="da-DK"/>
              </w:rPr>
              <w:t>Animas Vibe Insulin Infusion Pump</w:t>
            </w:r>
          </w:p>
        </w:tc>
        <w:tc>
          <w:tcPr>
            <w:tcW w:w="1566" w:type="pct"/>
            <w:tcBorders>
              <w:top w:val="single" w:sz="4" w:space="0" w:color="auto"/>
              <w:left w:val="single" w:sz="4" w:space="0" w:color="auto"/>
              <w:bottom w:val="single" w:sz="4" w:space="0" w:color="auto"/>
              <w:right w:val="single" w:sz="4" w:space="0" w:color="auto"/>
            </w:tcBorders>
          </w:tcPr>
          <w:p w14:paraId="376BD1E8" w14:textId="6B888CC3" w:rsidR="004F3A88" w:rsidRPr="00C2061D" w:rsidRDefault="00E221F4" w:rsidP="00393A49">
            <w:pPr>
              <w:rPr>
                <w:rFonts w:cs="Arial"/>
                <w:sz w:val="16"/>
                <w:szCs w:val="16"/>
                <w:lang w:eastAsia="da-DK"/>
              </w:rPr>
            </w:pPr>
            <w:r w:rsidRPr="00C2061D">
              <w:rPr>
                <w:rFonts w:cs="Arial"/>
                <w:sz w:val="16"/>
                <w:szCs w:val="16"/>
                <w:lang w:eastAsia="da-DK"/>
              </w:rPr>
              <w:t>Animas has advised that the display on the Animas Vibe pump may fade over time, making it difficult to read the information on the screen.</w:t>
            </w:r>
          </w:p>
        </w:tc>
        <w:tc>
          <w:tcPr>
            <w:tcW w:w="739" w:type="pct"/>
            <w:tcBorders>
              <w:top w:val="single" w:sz="4" w:space="0" w:color="auto"/>
              <w:left w:val="single" w:sz="4" w:space="0" w:color="auto"/>
              <w:bottom w:val="single" w:sz="4" w:space="0" w:color="auto"/>
              <w:right w:val="single" w:sz="4" w:space="0" w:color="auto"/>
            </w:tcBorders>
          </w:tcPr>
          <w:p w14:paraId="3E60728B" w14:textId="31B4961D" w:rsidR="004F3A88" w:rsidRPr="00C2061D" w:rsidRDefault="00E221F4" w:rsidP="00393A49">
            <w:pPr>
              <w:rPr>
                <w:rFonts w:cs="Arial"/>
                <w:sz w:val="16"/>
                <w:szCs w:val="16"/>
                <w:lang w:eastAsia="da-DK"/>
              </w:rPr>
            </w:pPr>
            <w:r w:rsidRPr="00C2061D">
              <w:rPr>
                <w:rFonts w:cs="Arial"/>
                <w:sz w:val="16"/>
                <w:szCs w:val="16"/>
                <w:lang w:eastAsia="da-DK"/>
              </w:rPr>
              <w:t>Yes</w:t>
            </w:r>
          </w:p>
        </w:tc>
      </w:tr>
      <w:tr w:rsidR="004F3A88" w:rsidRPr="00C2061D" w14:paraId="3CD3AEE1" w14:textId="77777777" w:rsidTr="00393A49">
        <w:tc>
          <w:tcPr>
            <w:tcW w:w="458" w:type="pct"/>
            <w:tcBorders>
              <w:top w:val="single" w:sz="4" w:space="0" w:color="auto"/>
              <w:left w:val="single" w:sz="4" w:space="0" w:color="auto"/>
              <w:bottom w:val="single" w:sz="4" w:space="0" w:color="auto"/>
              <w:right w:val="single" w:sz="4" w:space="0" w:color="auto"/>
            </w:tcBorders>
          </w:tcPr>
          <w:p w14:paraId="3340FF14" w14:textId="1FE7D023" w:rsidR="004F3A88" w:rsidRPr="00C2061D" w:rsidRDefault="00E221F4" w:rsidP="00393A49">
            <w:pPr>
              <w:rPr>
                <w:rFonts w:cs="Arial"/>
                <w:sz w:val="16"/>
                <w:szCs w:val="16"/>
                <w:lang w:eastAsia="da-DK"/>
              </w:rPr>
            </w:pPr>
            <w:r w:rsidRPr="00C2061D">
              <w:rPr>
                <w:rFonts w:cs="Arial"/>
                <w:sz w:val="16"/>
                <w:szCs w:val="16"/>
                <w:lang w:eastAsia="da-DK"/>
              </w:rPr>
              <w:t>1a</w:t>
            </w:r>
          </w:p>
        </w:tc>
        <w:tc>
          <w:tcPr>
            <w:tcW w:w="458" w:type="pct"/>
            <w:tcBorders>
              <w:top w:val="single" w:sz="4" w:space="0" w:color="auto"/>
              <w:left w:val="single" w:sz="4" w:space="0" w:color="auto"/>
              <w:bottom w:val="single" w:sz="4" w:space="0" w:color="auto"/>
              <w:right w:val="single" w:sz="4" w:space="0" w:color="auto"/>
            </w:tcBorders>
            <w:noWrap/>
          </w:tcPr>
          <w:p w14:paraId="5F8668B2" w14:textId="1C484813" w:rsidR="004F3A88" w:rsidRPr="00C2061D" w:rsidRDefault="00E221F4" w:rsidP="00393A49">
            <w:pPr>
              <w:rPr>
                <w:rFonts w:cs="Arial"/>
                <w:sz w:val="16"/>
                <w:szCs w:val="16"/>
                <w:lang w:eastAsia="da-DK"/>
              </w:rPr>
            </w:pPr>
            <w:r w:rsidRPr="00C2061D">
              <w:rPr>
                <w:rFonts w:cs="Arial"/>
                <w:sz w:val="16"/>
                <w:szCs w:val="16"/>
                <w:lang w:eastAsia="da-DK"/>
              </w:rPr>
              <w:t>15/05/2015</w:t>
            </w:r>
          </w:p>
        </w:tc>
        <w:tc>
          <w:tcPr>
            <w:tcW w:w="469" w:type="pct"/>
            <w:tcBorders>
              <w:top w:val="single" w:sz="4" w:space="0" w:color="auto"/>
              <w:left w:val="single" w:sz="4" w:space="0" w:color="auto"/>
              <w:bottom w:val="single" w:sz="4" w:space="0" w:color="auto"/>
              <w:right w:val="single" w:sz="4" w:space="0" w:color="auto"/>
            </w:tcBorders>
            <w:noWrap/>
          </w:tcPr>
          <w:p w14:paraId="426B6AFA" w14:textId="651207AC" w:rsidR="004F3A88" w:rsidRPr="00C2061D" w:rsidRDefault="00E221F4" w:rsidP="00393A49">
            <w:pPr>
              <w:rPr>
                <w:rFonts w:cs="Arial"/>
                <w:sz w:val="16"/>
                <w:szCs w:val="16"/>
                <w:lang w:eastAsia="da-DK"/>
              </w:rPr>
            </w:pPr>
            <w:r w:rsidRPr="00C2061D">
              <w:rPr>
                <w:rFonts w:cs="Arial"/>
                <w:sz w:val="16"/>
                <w:szCs w:val="16"/>
                <w:lang w:eastAsia="da-DK"/>
              </w:rPr>
              <w:t>IN2015(03)</w:t>
            </w:r>
          </w:p>
        </w:tc>
        <w:tc>
          <w:tcPr>
            <w:tcW w:w="583" w:type="pct"/>
            <w:tcBorders>
              <w:top w:val="single" w:sz="4" w:space="0" w:color="auto"/>
              <w:left w:val="single" w:sz="4" w:space="0" w:color="auto"/>
              <w:bottom w:val="single" w:sz="4" w:space="0" w:color="auto"/>
              <w:right w:val="single" w:sz="4" w:space="0" w:color="auto"/>
            </w:tcBorders>
            <w:noWrap/>
          </w:tcPr>
          <w:p w14:paraId="2DF3CB65" w14:textId="2C1CE483" w:rsidR="004F3A88" w:rsidRPr="00C2061D" w:rsidRDefault="00E221F4" w:rsidP="00393A49">
            <w:pPr>
              <w:rPr>
                <w:rFonts w:cs="Arial"/>
                <w:sz w:val="16"/>
                <w:szCs w:val="16"/>
                <w:lang w:eastAsia="da-DK"/>
              </w:rPr>
            </w:pPr>
            <w:r w:rsidRPr="00C2061D">
              <w:rPr>
                <w:rFonts w:cs="Arial"/>
                <w:sz w:val="16"/>
                <w:szCs w:val="16"/>
                <w:lang w:eastAsia="da-DK"/>
              </w:rPr>
              <w:t>Medtronic</w:t>
            </w:r>
          </w:p>
        </w:tc>
        <w:tc>
          <w:tcPr>
            <w:tcW w:w="727" w:type="pct"/>
            <w:tcBorders>
              <w:top w:val="single" w:sz="4" w:space="0" w:color="auto"/>
              <w:left w:val="single" w:sz="4" w:space="0" w:color="auto"/>
              <w:bottom w:val="single" w:sz="4" w:space="0" w:color="auto"/>
              <w:right w:val="single" w:sz="4" w:space="0" w:color="auto"/>
            </w:tcBorders>
            <w:noWrap/>
          </w:tcPr>
          <w:p w14:paraId="7CCE9B9C" w14:textId="444B82DC" w:rsidR="004F3A88" w:rsidRPr="00C2061D" w:rsidRDefault="00E221F4" w:rsidP="00393A49">
            <w:pPr>
              <w:rPr>
                <w:rFonts w:cs="Arial"/>
                <w:sz w:val="16"/>
                <w:szCs w:val="16"/>
                <w:lang w:eastAsia="da-DK"/>
              </w:rPr>
            </w:pPr>
            <w:r w:rsidRPr="00C2061D">
              <w:rPr>
                <w:rFonts w:cs="Arial"/>
                <w:sz w:val="16"/>
                <w:szCs w:val="16"/>
                <w:lang w:eastAsia="da-DK"/>
              </w:rPr>
              <w:t xml:space="preserve">Medtronic </w:t>
            </w:r>
            <w:proofErr w:type="spellStart"/>
            <w:r w:rsidRPr="00C2061D">
              <w:rPr>
                <w:rFonts w:cs="Arial"/>
                <w:sz w:val="16"/>
                <w:szCs w:val="16"/>
                <w:lang w:eastAsia="da-DK"/>
              </w:rPr>
              <w:t>Synchromed</w:t>
            </w:r>
            <w:proofErr w:type="spellEnd"/>
            <w:r w:rsidRPr="00C2061D">
              <w:rPr>
                <w:rFonts w:cs="Arial"/>
                <w:sz w:val="16"/>
                <w:szCs w:val="16"/>
                <w:lang w:eastAsia="da-DK"/>
              </w:rPr>
              <w:t xml:space="preserve"> II Implantable Infusion Pump Systems</w:t>
            </w:r>
          </w:p>
        </w:tc>
        <w:tc>
          <w:tcPr>
            <w:tcW w:w="1566" w:type="pct"/>
            <w:tcBorders>
              <w:top w:val="single" w:sz="4" w:space="0" w:color="auto"/>
              <w:left w:val="single" w:sz="4" w:space="0" w:color="auto"/>
              <w:bottom w:val="single" w:sz="4" w:space="0" w:color="auto"/>
              <w:right w:val="single" w:sz="4" w:space="0" w:color="auto"/>
            </w:tcBorders>
          </w:tcPr>
          <w:p w14:paraId="1D34992C" w14:textId="15A44799" w:rsidR="004F3A88" w:rsidRPr="00C2061D" w:rsidRDefault="00E221F4" w:rsidP="00393A49">
            <w:pPr>
              <w:rPr>
                <w:rFonts w:cs="Arial"/>
                <w:i/>
                <w:iCs/>
                <w:sz w:val="16"/>
                <w:szCs w:val="16"/>
                <w:lang w:eastAsia="da-DK"/>
              </w:rPr>
            </w:pPr>
            <w:r w:rsidRPr="00C2061D">
              <w:rPr>
                <w:rFonts w:cs="Arial"/>
                <w:i/>
                <w:iCs/>
                <w:sz w:val="16"/>
                <w:szCs w:val="16"/>
                <w:lang w:eastAsia="da-DK"/>
              </w:rPr>
              <w:t>Not relevant device</w:t>
            </w:r>
          </w:p>
        </w:tc>
        <w:tc>
          <w:tcPr>
            <w:tcW w:w="739" w:type="pct"/>
            <w:tcBorders>
              <w:top w:val="single" w:sz="4" w:space="0" w:color="auto"/>
              <w:left w:val="single" w:sz="4" w:space="0" w:color="auto"/>
              <w:bottom w:val="single" w:sz="4" w:space="0" w:color="auto"/>
              <w:right w:val="single" w:sz="4" w:space="0" w:color="auto"/>
            </w:tcBorders>
          </w:tcPr>
          <w:p w14:paraId="05E4FD3D" w14:textId="7F395988" w:rsidR="004F3A88" w:rsidRPr="00C2061D" w:rsidRDefault="00E221F4" w:rsidP="00393A49">
            <w:pPr>
              <w:rPr>
                <w:rFonts w:cs="Arial"/>
                <w:sz w:val="16"/>
                <w:szCs w:val="16"/>
                <w:lang w:eastAsia="da-DK"/>
              </w:rPr>
            </w:pPr>
            <w:r w:rsidRPr="00C2061D">
              <w:rPr>
                <w:rFonts w:cs="Arial"/>
                <w:sz w:val="16"/>
                <w:szCs w:val="16"/>
                <w:lang w:eastAsia="da-DK"/>
              </w:rPr>
              <w:t>No</w:t>
            </w:r>
          </w:p>
        </w:tc>
      </w:tr>
      <w:tr w:rsidR="004F3A88" w:rsidRPr="00C2061D" w14:paraId="016AB4DB" w14:textId="77777777" w:rsidTr="00393A49">
        <w:tc>
          <w:tcPr>
            <w:tcW w:w="458" w:type="pct"/>
            <w:tcBorders>
              <w:top w:val="single" w:sz="4" w:space="0" w:color="auto"/>
              <w:left w:val="single" w:sz="4" w:space="0" w:color="auto"/>
              <w:bottom w:val="single" w:sz="4" w:space="0" w:color="auto"/>
              <w:right w:val="single" w:sz="4" w:space="0" w:color="auto"/>
            </w:tcBorders>
          </w:tcPr>
          <w:p w14:paraId="1FE8BD8A" w14:textId="7C09041E" w:rsidR="004F3A88" w:rsidRPr="00C2061D" w:rsidRDefault="00E221F4" w:rsidP="00393A49">
            <w:pPr>
              <w:rPr>
                <w:rFonts w:cs="Arial"/>
                <w:sz w:val="16"/>
                <w:szCs w:val="16"/>
                <w:lang w:eastAsia="da-DK"/>
              </w:rPr>
            </w:pPr>
            <w:r w:rsidRPr="00C2061D">
              <w:rPr>
                <w:rFonts w:cs="Arial"/>
                <w:sz w:val="16"/>
                <w:szCs w:val="16"/>
                <w:lang w:eastAsia="da-DK"/>
              </w:rPr>
              <w:t>1a</w:t>
            </w:r>
          </w:p>
        </w:tc>
        <w:tc>
          <w:tcPr>
            <w:tcW w:w="458" w:type="pct"/>
            <w:tcBorders>
              <w:top w:val="single" w:sz="4" w:space="0" w:color="auto"/>
              <w:left w:val="single" w:sz="4" w:space="0" w:color="auto"/>
              <w:bottom w:val="single" w:sz="4" w:space="0" w:color="auto"/>
              <w:right w:val="single" w:sz="4" w:space="0" w:color="auto"/>
            </w:tcBorders>
            <w:noWrap/>
          </w:tcPr>
          <w:p w14:paraId="3EBC1BC4" w14:textId="072A3D54" w:rsidR="004F3A88" w:rsidRPr="00C2061D" w:rsidRDefault="006B3CE3" w:rsidP="00393A49">
            <w:pPr>
              <w:rPr>
                <w:rFonts w:cs="Arial"/>
                <w:sz w:val="16"/>
                <w:szCs w:val="16"/>
                <w:lang w:eastAsia="da-DK"/>
              </w:rPr>
            </w:pPr>
            <w:r w:rsidRPr="00C2061D">
              <w:rPr>
                <w:rFonts w:cs="Arial"/>
                <w:sz w:val="16"/>
                <w:szCs w:val="16"/>
                <w:lang w:eastAsia="da-DK"/>
              </w:rPr>
              <w:t>24/04/2014</w:t>
            </w:r>
          </w:p>
        </w:tc>
        <w:tc>
          <w:tcPr>
            <w:tcW w:w="469" w:type="pct"/>
            <w:tcBorders>
              <w:top w:val="single" w:sz="4" w:space="0" w:color="auto"/>
              <w:left w:val="single" w:sz="4" w:space="0" w:color="auto"/>
              <w:bottom w:val="single" w:sz="4" w:space="0" w:color="auto"/>
              <w:right w:val="single" w:sz="4" w:space="0" w:color="auto"/>
            </w:tcBorders>
            <w:noWrap/>
          </w:tcPr>
          <w:p w14:paraId="518216BA" w14:textId="60CC76EB" w:rsidR="004F3A88" w:rsidRPr="00C2061D" w:rsidRDefault="006B3CE3" w:rsidP="00393A49">
            <w:pPr>
              <w:rPr>
                <w:rFonts w:cs="Arial"/>
                <w:sz w:val="16"/>
                <w:szCs w:val="16"/>
                <w:lang w:eastAsia="da-DK"/>
              </w:rPr>
            </w:pPr>
            <w:r w:rsidRPr="00C2061D">
              <w:rPr>
                <w:rFonts w:cs="Arial"/>
                <w:sz w:val="16"/>
                <w:szCs w:val="16"/>
                <w:lang w:eastAsia="da-DK"/>
              </w:rPr>
              <w:t>SN2014(20)</w:t>
            </w:r>
          </w:p>
        </w:tc>
        <w:tc>
          <w:tcPr>
            <w:tcW w:w="583" w:type="pct"/>
            <w:tcBorders>
              <w:top w:val="single" w:sz="4" w:space="0" w:color="auto"/>
              <w:left w:val="single" w:sz="4" w:space="0" w:color="auto"/>
              <w:bottom w:val="single" w:sz="4" w:space="0" w:color="auto"/>
              <w:right w:val="single" w:sz="4" w:space="0" w:color="auto"/>
            </w:tcBorders>
            <w:noWrap/>
          </w:tcPr>
          <w:p w14:paraId="06AEC653" w14:textId="0104B192" w:rsidR="004F3A88" w:rsidRPr="00C2061D" w:rsidRDefault="006B3CE3" w:rsidP="00393A49">
            <w:pPr>
              <w:rPr>
                <w:rFonts w:cs="Arial"/>
                <w:sz w:val="16"/>
                <w:szCs w:val="16"/>
                <w:lang w:eastAsia="da-DK"/>
              </w:rPr>
            </w:pPr>
            <w:r w:rsidRPr="00C2061D">
              <w:rPr>
                <w:rFonts w:cs="Arial"/>
                <w:sz w:val="16"/>
                <w:szCs w:val="16"/>
                <w:lang w:eastAsia="da-DK"/>
              </w:rPr>
              <w:t>Medtronic</w:t>
            </w:r>
          </w:p>
        </w:tc>
        <w:tc>
          <w:tcPr>
            <w:tcW w:w="727" w:type="pct"/>
            <w:tcBorders>
              <w:top w:val="single" w:sz="4" w:space="0" w:color="auto"/>
              <w:left w:val="single" w:sz="4" w:space="0" w:color="auto"/>
              <w:bottom w:val="single" w:sz="4" w:space="0" w:color="auto"/>
              <w:right w:val="single" w:sz="4" w:space="0" w:color="auto"/>
            </w:tcBorders>
            <w:noWrap/>
          </w:tcPr>
          <w:p w14:paraId="79FB0F14" w14:textId="24DC470A" w:rsidR="004F3A88" w:rsidRPr="00C2061D" w:rsidRDefault="006B3CE3" w:rsidP="00393A49">
            <w:pPr>
              <w:rPr>
                <w:rFonts w:cs="Arial"/>
                <w:sz w:val="16"/>
                <w:szCs w:val="16"/>
                <w:lang w:eastAsia="da-DK"/>
              </w:rPr>
            </w:pPr>
            <w:r w:rsidRPr="00C2061D">
              <w:rPr>
                <w:rFonts w:cs="Arial"/>
                <w:sz w:val="16"/>
                <w:szCs w:val="16"/>
                <w:lang w:eastAsia="da-DK"/>
              </w:rPr>
              <w:t>Paradigm Insulin Infusion Pump.</w:t>
            </w:r>
          </w:p>
        </w:tc>
        <w:tc>
          <w:tcPr>
            <w:tcW w:w="1566" w:type="pct"/>
            <w:tcBorders>
              <w:top w:val="single" w:sz="4" w:space="0" w:color="auto"/>
              <w:left w:val="single" w:sz="4" w:space="0" w:color="auto"/>
              <w:bottom w:val="single" w:sz="4" w:space="0" w:color="auto"/>
              <w:right w:val="single" w:sz="4" w:space="0" w:color="auto"/>
            </w:tcBorders>
          </w:tcPr>
          <w:p w14:paraId="511AE2CC" w14:textId="77777777" w:rsidR="006B3CE3" w:rsidRPr="00C2061D" w:rsidRDefault="006B3CE3" w:rsidP="006B3CE3">
            <w:pPr>
              <w:rPr>
                <w:rFonts w:cs="Arial"/>
                <w:sz w:val="16"/>
                <w:szCs w:val="16"/>
                <w:lang w:eastAsia="da-DK"/>
              </w:rPr>
            </w:pPr>
            <w:r w:rsidRPr="00C2061D">
              <w:rPr>
                <w:rFonts w:cs="Arial"/>
                <w:sz w:val="16"/>
                <w:szCs w:val="16"/>
                <w:lang w:eastAsia="da-DK"/>
              </w:rPr>
              <w:t xml:space="preserve">Medtronic has received </w:t>
            </w:r>
            <w:proofErr w:type="gramStart"/>
            <w:r w:rsidRPr="00C2061D">
              <w:rPr>
                <w:rFonts w:cs="Arial"/>
                <w:sz w:val="16"/>
                <w:szCs w:val="16"/>
                <w:lang w:eastAsia="da-DK"/>
              </w:rPr>
              <w:t>a number of</w:t>
            </w:r>
            <w:proofErr w:type="gramEnd"/>
            <w:r w:rsidRPr="00C2061D">
              <w:rPr>
                <w:rFonts w:cs="Arial"/>
                <w:sz w:val="16"/>
                <w:szCs w:val="16"/>
                <w:lang w:eastAsia="da-DK"/>
              </w:rPr>
              <w:t xml:space="preserve"> reports regarding users who have accidentally programmed the pump to deliver the maximum bolus amount, including one incident that resulted in severe </w:t>
            </w:r>
            <w:proofErr w:type="spellStart"/>
            <w:r w:rsidRPr="00C2061D">
              <w:rPr>
                <w:rFonts w:cs="Arial"/>
                <w:sz w:val="16"/>
                <w:szCs w:val="16"/>
                <w:lang w:eastAsia="da-DK"/>
              </w:rPr>
              <w:t>hypoglycaemia</w:t>
            </w:r>
            <w:proofErr w:type="spellEnd"/>
            <w:r w:rsidRPr="00C2061D">
              <w:rPr>
                <w:rFonts w:cs="Arial"/>
                <w:sz w:val="16"/>
                <w:szCs w:val="16"/>
                <w:lang w:eastAsia="da-DK"/>
              </w:rPr>
              <w:t xml:space="preserve">. </w:t>
            </w:r>
          </w:p>
          <w:p w14:paraId="0F7B92EA" w14:textId="77777777" w:rsidR="006B3CE3" w:rsidRPr="00C2061D" w:rsidRDefault="006B3CE3" w:rsidP="006B3CE3">
            <w:pPr>
              <w:rPr>
                <w:rFonts w:cs="Arial"/>
                <w:sz w:val="16"/>
                <w:szCs w:val="16"/>
                <w:lang w:eastAsia="da-DK"/>
              </w:rPr>
            </w:pPr>
          </w:p>
          <w:p w14:paraId="2F7E638F" w14:textId="12BFD694" w:rsidR="004F3A88" w:rsidRPr="00C2061D" w:rsidRDefault="006B3CE3" w:rsidP="006B3CE3">
            <w:pPr>
              <w:rPr>
                <w:rFonts w:cs="Arial"/>
                <w:sz w:val="16"/>
                <w:szCs w:val="16"/>
                <w:lang w:eastAsia="da-DK"/>
              </w:rPr>
            </w:pPr>
            <w:r w:rsidRPr="00C2061D">
              <w:rPr>
                <w:rFonts w:cs="Arial"/>
                <w:sz w:val="16"/>
                <w:szCs w:val="16"/>
                <w:lang w:eastAsia="da-DK"/>
              </w:rPr>
              <w:t>All insulin delivery programmed through the Main Menu will allow the down arrow button to scroll from 0.0 units to the programmed maximum bolus insulin dose.</w:t>
            </w:r>
          </w:p>
        </w:tc>
        <w:tc>
          <w:tcPr>
            <w:tcW w:w="739" w:type="pct"/>
            <w:tcBorders>
              <w:top w:val="single" w:sz="4" w:space="0" w:color="auto"/>
              <w:left w:val="single" w:sz="4" w:space="0" w:color="auto"/>
              <w:bottom w:val="single" w:sz="4" w:space="0" w:color="auto"/>
              <w:right w:val="single" w:sz="4" w:space="0" w:color="auto"/>
            </w:tcBorders>
          </w:tcPr>
          <w:p w14:paraId="1EBE3101" w14:textId="77F6E475" w:rsidR="004F3A88" w:rsidRPr="00C2061D" w:rsidRDefault="001842EF" w:rsidP="00393A49">
            <w:pPr>
              <w:rPr>
                <w:rFonts w:cs="Arial"/>
                <w:sz w:val="16"/>
                <w:szCs w:val="16"/>
                <w:lang w:eastAsia="da-DK"/>
              </w:rPr>
            </w:pPr>
            <w:r>
              <w:rPr>
                <w:rFonts w:cs="Arial"/>
                <w:sz w:val="16"/>
                <w:szCs w:val="16"/>
                <w:lang w:eastAsia="da-DK"/>
              </w:rPr>
              <w:t>No</w:t>
            </w:r>
          </w:p>
        </w:tc>
      </w:tr>
      <w:tr w:rsidR="004F3A88" w:rsidRPr="00C2061D" w14:paraId="20489F51" w14:textId="77777777" w:rsidTr="00393A49">
        <w:tc>
          <w:tcPr>
            <w:tcW w:w="458" w:type="pct"/>
            <w:tcBorders>
              <w:top w:val="single" w:sz="4" w:space="0" w:color="auto"/>
              <w:left w:val="single" w:sz="4" w:space="0" w:color="auto"/>
              <w:bottom w:val="single" w:sz="4" w:space="0" w:color="auto"/>
              <w:right w:val="single" w:sz="4" w:space="0" w:color="auto"/>
            </w:tcBorders>
          </w:tcPr>
          <w:p w14:paraId="75A8DF97" w14:textId="0D937D8C" w:rsidR="004F3A88" w:rsidRPr="00C2061D" w:rsidRDefault="00E221F4" w:rsidP="00393A49">
            <w:pPr>
              <w:rPr>
                <w:rFonts w:cs="Arial"/>
                <w:sz w:val="16"/>
                <w:szCs w:val="16"/>
                <w:lang w:eastAsia="da-DK"/>
              </w:rPr>
            </w:pPr>
            <w:r w:rsidRPr="00C2061D">
              <w:rPr>
                <w:rFonts w:cs="Arial"/>
                <w:sz w:val="16"/>
                <w:szCs w:val="16"/>
                <w:lang w:eastAsia="da-DK"/>
              </w:rPr>
              <w:t>1a</w:t>
            </w:r>
          </w:p>
        </w:tc>
        <w:tc>
          <w:tcPr>
            <w:tcW w:w="458" w:type="pct"/>
            <w:tcBorders>
              <w:top w:val="single" w:sz="4" w:space="0" w:color="auto"/>
              <w:left w:val="single" w:sz="4" w:space="0" w:color="auto"/>
              <w:bottom w:val="single" w:sz="4" w:space="0" w:color="auto"/>
              <w:right w:val="single" w:sz="4" w:space="0" w:color="auto"/>
            </w:tcBorders>
            <w:noWrap/>
          </w:tcPr>
          <w:p w14:paraId="6A96A03C" w14:textId="49B47F86" w:rsidR="004F3A88" w:rsidRPr="00C2061D" w:rsidRDefault="006B3CE3" w:rsidP="00393A49">
            <w:pPr>
              <w:rPr>
                <w:rFonts w:cs="Arial"/>
                <w:sz w:val="16"/>
                <w:szCs w:val="16"/>
                <w:lang w:eastAsia="da-DK"/>
              </w:rPr>
            </w:pPr>
            <w:r w:rsidRPr="00C2061D">
              <w:rPr>
                <w:rFonts w:cs="Arial"/>
                <w:sz w:val="16"/>
                <w:szCs w:val="16"/>
                <w:lang w:eastAsia="da-DK"/>
              </w:rPr>
              <w:t>08/04/2014</w:t>
            </w:r>
          </w:p>
        </w:tc>
        <w:tc>
          <w:tcPr>
            <w:tcW w:w="469" w:type="pct"/>
            <w:tcBorders>
              <w:top w:val="single" w:sz="4" w:space="0" w:color="auto"/>
              <w:left w:val="single" w:sz="4" w:space="0" w:color="auto"/>
              <w:bottom w:val="single" w:sz="4" w:space="0" w:color="auto"/>
              <w:right w:val="single" w:sz="4" w:space="0" w:color="auto"/>
            </w:tcBorders>
            <w:noWrap/>
          </w:tcPr>
          <w:p w14:paraId="2F8E1742" w14:textId="0FB2FFB7" w:rsidR="004F3A88" w:rsidRPr="00C2061D" w:rsidRDefault="006B3CE3" w:rsidP="00393A49">
            <w:pPr>
              <w:rPr>
                <w:rFonts w:cs="Arial"/>
                <w:sz w:val="16"/>
                <w:szCs w:val="16"/>
                <w:lang w:eastAsia="da-DK"/>
              </w:rPr>
            </w:pPr>
            <w:r w:rsidRPr="00C2061D">
              <w:rPr>
                <w:rFonts w:cs="Arial"/>
                <w:sz w:val="16"/>
                <w:szCs w:val="16"/>
                <w:lang w:eastAsia="da-DK"/>
              </w:rPr>
              <w:t>SN2014(17)</w:t>
            </w:r>
          </w:p>
        </w:tc>
        <w:tc>
          <w:tcPr>
            <w:tcW w:w="583" w:type="pct"/>
            <w:tcBorders>
              <w:top w:val="single" w:sz="4" w:space="0" w:color="auto"/>
              <w:left w:val="single" w:sz="4" w:space="0" w:color="auto"/>
              <w:bottom w:val="single" w:sz="4" w:space="0" w:color="auto"/>
              <w:right w:val="single" w:sz="4" w:space="0" w:color="auto"/>
            </w:tcBorders>
            <w:noWrap/>
          </w:tcPr>
          <w:p w14:paraId="791F034F" w14:textId="038BFFAB" w:rsidR="004F3A88" w:rsidRPr="00C2061D" w:rsidRDefault="006B3CE3" w:rsidP="00393A49">
            <w:pPr>
              <w:rPr>
                <w:rFonts w:cs="Arial"/>
                <w:sz w:val="16"/>
                <w:szCs w:val="16"/>
                <w:lang w:eastAsia="da-DK"/>
              </w:rPr>
            </w:pPr>
            <w:proofErr w:type="spellStart"/>
            <w:r w:rsidRPr="00C2061D">
              <w:rPr>
                <w:rFonts w:cs="Arial"/>
                <w:sz w:val="16"/>
                <w:szCs w:val="16"/>
                <w:lang w:eastAsia="da-DK"/>
              </w:rPr>
              <w:t>B.Braun</w:t>
            </w:r>
            <w:proofErr w:type="spellEnd"/>
            <w:r w:rsidRPr="00C2061D">
              <w:rPr>
                <w:rFonts w:cs="Arial"/>
                <w:sz w:val="16"/>
                <w:szCs w:val="16"/>
                <w:lang w:eastAsia="da-DK"/>
              </w:rPr>
              <w:t xml:space="preserve"> </w:t>
            </w:r>
            <w:proofErr w:type="spellStart"/>
            <w:r w:rsidRPr="00C2061D">
              <w:rPr>
                <w:rFonts w:cs="Arial"/>
                <w:sz w:val="16"/>
                <w:szCs w:val="16"/>
                <w:lang w:eastAsia="da-DK"/>
              </w:rPr>
              <w:t>Melsungen</w:t>
            </w:r>
            <w:proofErr w:type="spellEnd"/>
            <w:r w:rsidRPr="00C2061D">
              <w:rPr>
                <w:rFonts w:cs="Arial"/>
                <w:sz w:val="16"/>
                <w:szCs w:val="16"/>
                <w:lang w:eastAsia="da-DK"/>
              </w:rPr>
              <w:t xml:space="preserve"> AG</w:t>
            </w:r>
          </w:p>
        </w:tc>
        <w:tc>
          <w:tcPr>
            <w:tcW w:w="727" w:type="pct"/>
            <w:tcBorders>
              <w:top w:val="single" w:sz="4" w:space="0" w:color="auto"/>
              <w:left w:val="single" w:sz="4" w:space="0" w:color="auto"/>
              <w:bottom w:val="single" w:sz="4" w:space="0" w:color="auto"/>
              <w:right w:val="single" w:sz="4" w:space="0" w:color="auto"/>
            </w:tcBorders>
            <w:noWrap/>
          </w:tcPr>
          <w:p w14:paraId="35CEE0B7" w14:textId="306344B9" w:rsidR="004F3A88" w:rsidRPr="00C2061D" w:rsidRDefault="006B3CE3" w:rsidP="00393A49">
            <w:pPr>
              <w:rPr>
                <w:rFonts w:cs="Arial"/>
                <w:sz w:val="16"/>
                <w:szCs w:val="16"/>
                <w:lang w:eastAsia="da-DK"/>
              </w:rPr>
            </w:pPr>
            <w:proofErr w:type="spellStart"/>
            <w:r w:rsidRPr="00C2061D">
              <w:rPr>
                <w:rFonts w:cs="Arial"/>
                <w:sz w:val="16"/>
                <w:szCs w:val="16"/>
                <w:lang w:eastAsia="da-DK"/>
              </w:rPr>
              <w:t>BBraun</w:t>
            </w:r>
            <w:proofErr w:type="spellEnd"/>
            <w:r w:rsidRPr="00C2061D">
              <w:rPr>
                <w:rFonts w:cs="Arial"/>
                <w:sz w:val="16"/>
                <w:szCs w:val="16"/>
                <w:lang w:eastAsia="da-DK"/>
              </w:rPr>
              <w:t xml:space="preserve"> </w:t>
            </w:r>
            <w:proofErr w:type="spellStart"/>
            <w:r w:rsidRPr="00C2061D">
              <w:rPr>
                <w:rFonts w:cs="Arial"/>
                <w:sz w:val="16"/>
                <w:szCs w:val="16"/>
                <w:lang w:eastAsia="da-DK"/>
              </w:rPr>
              <w:t>Perfusor</w:t>
            </w:r>
            <w:proofErr w:type="spellEnd"/>
            <w:r w:rsidRPr="00C2061D">
              <w:rPr>
                <w:rFonts w:cs="Arial"/>
                <w:sz w:val="16"/>
                <w:szCs w:val="16"/>
                <w:lang w:eastAsia="da-DK"/>
              </w:rPr>
              <w:t xml:space="preserve"> Space Infusion Pump</w:t>
            </w:r>
          </w:p>
        </w:tc>
        <w:tc>
          <w:tcPr>
            <w:tcW w:w="1566" w:type="pct"/>
            <w:tcBorders>
              <w:top w:val="single" w:sz="4" w:space="0" w:color="auto"/>
              <w:left w:val="single" w:sz="4" w:space="0" w:color="auto"/>
              <w:bottom w:val="single" w:sz="4" w:space="0" w:color="auto"/>
              <w:right w:val="single" w:sz="4" w:space="0" w:color="auto"/>
            </w:tcBorders>
          </w:tcPr>
          <w:p w14:paraId="1E13AD90" w14:textId="77777777" w:rsidR="006B3CE3" w:rsidRPr="00C2061D" w:rsidRDefault="006B3CE3" w:rsidP="006B3CE3">
            <w:pPr>
              <w:rPr>
                <w:rFonts w:cs="Arial"/>
                <w:sz w:val="16"/>
                <w:szCs w:val="16"/>
                <w:lang w:eastAsia="da-DK"/>
              </w:rPr>
            </w:pPr>
            <w:r w:rsidRPr="00C2061D">
              <w:rPr>
                <w:rFonts w:cs="Arial"/>
                <w:sz w:val="16"/>
                <w:szCs w:val="16"/>
                <w:lang w:eastAsia="da-DK"/>
              </w:rPr>
              <w:t xml:space="preserve">The Irish Medicines Board (IMB) wishes to remind users of a field safety notice (FSN) issued by B. Braun in December 2013. B. Braun has identified a risk that when the </w:t>
            </w:r>
            <w:proofErr w:type="spellStart"/>
            <w:r w:rsidRPr="00C2061D">
              <w:rPr>
                <w:rFonts w:cs="Arial"/>
                <w:sz w:val="16"/>
                <w:szCs w:val="16"/>
                <w:lang w:eastAsia="da-DK"/>
              </w:rPr>
              <w:t>Perfusor</w:t>
            </w:r>
            <w:proofErr w:type="spellEnd"/>
            <w:r w:rsidRPr="00C2061D">
              <w:rPr>
                <w:rFonts w:cs="Arial"/>
                <w:sz w:val="16"/>
                <w:szCs w:val="16"/>
                <w:lang w:eastAsia="da-DK"/>
              </w:rPr>
              <w:t xml:space="preserve"> Space pump is used with an aged </w:t>
            </w:r>
            <w:proofErr w:type="gramStart"/>
            <w:r w:rsidRPr="00C2061D">
              <w:rPr>
                <w:rFonts w:cs="Arial"/>
                <w:sz w:val="16"/>
                <w:szCs w:val="16"/>
                <w:lang w:eastAsia="da-DK"/>
              </w:rPr>
              <w:t>battery, that</w:t>
            </w:r>
            <w:proofErr w:type="gramEnd"/>
            <w:r w:rsidRPr="00C2061D">
              <w:rPr>
                <w:rFonts w:cs="Arial"/>
                <w:sz w:val="16"/>
                <w:szCs w:val="16"/>
                <w:lang w:eastAsia="da-DK"/>
              </w:rPr>
              <w:t xml:space="preserve"> the pump may not have sufficient current to perform a syringe change, despite the battery indicator on the pump showing full charge. </w:t>
            </w:r>
          </w:p>
          <w:p w14:paraId="73F63AC9" w14:textId="77777777" w:rsidR="006B3CE3" w:rsidRPr="00C2061D" w:rsidRDefault="006B3CE3" w:rsidP="006B3CE3">
            <w:pPr>
              <w:rPr>
                <w:rFonts w:cs="Arial"/>
                <w:sz w:val="16"/>
                <w:szCs w:val="16"/>
                <w:lang w:eastAsia="da-DK"/>
              </w:rPr>
            </w:pPr>
          </w:p>
          <w:p w14:paraId="5C8F9F6D" w14:textId="483A2A2E" w:rsidR="004F3A88" w:rsidRPr="00C2061D" w:rsidRDefault="006B3CE3" w:rsidP="006B3CE3">
            <w:pPr>
              <w:rPr>
                <w:rFonts w:cs="Arial"/>
                <w:sz w:val="16"/>
                <w:szCs w:val="16"/>
                <w:lang w:eastAsia="da-DK"/>
              </w:rPr>
            </w:pPr>
            <w:r w:rsidRPr="00C2061D">
              <w:rPr>
                <w:rFonts w:cs="Arial"/>
                <w:sz w:val="16"/>
                <w:szCs w:val="16"/>
                <w:lang w:eastAsia="da-DK"/>
              </w:rPr>
              <w:t>The issue can only occur when the pump is not connected to the mains and presents a risk when the pump is used on battery only.</w:t>
            </w:r>
          </w:p>
        </w:tc>
        <w:tc>
          <w:tcPr>
            <w:tcW w:w="739" w:type="pct"/>
            <w:tcBorders>
              <w:top w:val="single" w:sz="4" w:space="0" w:color="auto"/>
              <w:left w:val="single" w:sz="4" w:space="0" w:color="auto"/>
              <w:bottom w:val="single" w:sz="4" w:space="0" w:color="auto"/>
              <w:right w:val="single" w:sz="4" w:space="0" w:color="auto"/>
            </w:tcBorders>
          </w:tcPr>
          <w:p w14:paraId="0CE3F55D" w14:textId="269D069E" w:rsidR="004F3A88" w:rsidRPr="00C2061D" w:rsidRDefault="006B3CE3" w:rsidP="00393A49">
            <w:pPr>
              <w:rPr>
                <w:rFonts w:cs="Arial"/>
                <w:sz w:val="16"/>
                <w:szCs w:val="16"/>
                <w:lang w:eastAsia="da-DK"/>
              </w:rPr>
            </w:pPr>
            <w:r w:rsidRPr="00C2061D">
              <w:rPr>
                <w:rFonts w:cs="Arial"/>
                <w:sz w:val="16"/>
                <w:szCs w:val="16"/>
                <w:lang w:eastAsia="da-DK"/>
              </w:rPr>
              <w:t>No</w:t>
            </w:r>
          </w:p>
        </w:tc>
      </w:tr>
      <w:tr w:rsidR="00E221F4" w:rsidRPr="00C2061D" w14:paraId="0F9DD663" w14:textId="77777777" w:rsidTr="00393A49">
        <w:tc>
          <w:tcPr>
            <w:tcW w:w="458" w:type="pct"/>
            <w:tcBorders>
              <w:top w:val="single" w:sz="4" w:space="0" w:color="auto"/>
              <w:left w:val="single" w:sz="4" w:space="0" w:color="auto"/>
              <w:bottom w:val="single" w:sz="4" w:space="0" w:color="auto"/>
              <w:right w:val="single" w:sz="4" w:space="0" w:color="auto"/>
            </w:tcBorders>
          </w:tcPr>
          <w:p w14:paraId="03ACEBDA" w14:textId="7ECFA6AD" w:rsidR="00E221F4" w:rsidRPr="00C2061D" w:rsidRDefault="00E221F4" w:rsidP="00393A49">
            <w:pPr>
              <w:rPr>
                <w:rFonts w:cs="Arial"/>
                <w:sz w:val="16"/>
                <w:szCs w:val="16"/>
                <w:lang w:eastAsia="da-DK"/>
              </w:rPr>
            </w:pPr>
            <w:r w:rsidRPr="00C2061D">
              <w:rPr>
                <w:rFonts w:cs="Arial"/>
                <w:sz w:val="16"/>
                <w:szCs w:val="16"/>
                <w:lang w:eastAsia="da-DK"/>
              </w:rPr>
              <w:t>1a</w:t>
            </w:r>
          </w:p>
        </w:tc>
        <w:tc>
          <w:tcPr>
            <w:tcW w:w="458" w:type="pct"/>
            <w:tcBorders>
              <w:top w:val="single" w:sz="4" w:space="0" w:color="auto"/>
              <w:left w:val="single" w:sz="4" w:space="0" w:color="auto"/>
              <w:bottom w:val="single" w:sz="4" w:space="0" w:color="auto"/>
              <w:right w:val="single" w:sz="4" w:space="0" w:color="auto"/>
            </w:tcBorders>
            <w:noWrap/>
          </w:tcPr>
          <w:p w14:paraId="1BE0C1B8" w14:textId="20704C78" w:rsidR="00E221F4" w:rsidRPr="00C2061D" w:rsidRDefault="003267DD" w:rsidP="00393A49">
            <w:pPr>
              <w:rPr>
                <w:rFonts w:cs="Arial"/>
                <w:sz w:val="16"/>
                <w:szCs w:val="16"/>
                <w:lang w:eastAsia="da-DK"/>
              </w:rPr>
            </w:pPr>
            <w:r w:rsidRPr="00C2061D">
              <w:rPr>
                <w:rFonts w:cs="Arial"/>
                <w:sz w:val="16"/>
                <w:szCs w:val="16"/>
                <w:lang w:eastAsia="da-DK"/>
              </w:rPr>
              <w:t>29/04/2014</w:t>
            </w:r>
          </w:p>
        </w:tc>
        <w:tc>
          <w:tcPr>
            <w:tcW w:w="469" w:type="pct"/>
            <w:tcBorders>
              <w:top w:val="single" w:sz="4" w:space="0" w:color="auto"/>
              <w:left w:val="single" w:sz="4" w:space="0" w:color="auto"/>
              <w:bottom w:val="single" w:sz="4" w:space="0" w:color="auto"/>
              <w:right w:val="single" w:sz="4" w:space="0" w:color="auto"/>
            </w:tcBorders>
            <w:noWrap/>
          </w:tcPr>
          <w:p w14:paraId="18747A2D" w14:textId="592E5D95" w:rsidR="00E221F4" w:rsidRPr="00C2061D" w:rsidRDefault="003267DD" w:rsidP="00393A49">
            <w:pPr>
              <w:rPr>
                <w:rFonts w:cs="Arial"/>
                <w:sz w:val="16"/>
                <w:szCs w:val="16"/>
                <w:lang w:eastAsia="da-DK"/>
              </w:rPr>
            </w:pPr>
            <w:r w:rsidRPr="00C2061D">
              <w:rPr>
                <w:rFonts w:cs="Arial"/>
                <w:sz w:val="16"/>
                <w:szCs w:val="16"/>
                <w:lang w:eastAsia="da-DK"/>
              </w:rPr>
              <w:t>SN2014(21)</w:t>
            </w:r>
          </w:p>
        </w:tc>
        <w:tc>
          <w:tcPr>
            <w:tcW w:w="583" w:type="pct"/>
            <w:tcBorders>
              <w:top w:val="single" w:sz="4" w:space="0" w:color="auto"/>
              <w:left w:val="single" w:sz="4" w:space="0" w:color="auto"/>
              <w:bottom w:val="single" w:sz="4" w:space="0" w:color="auto"/>
              <w:right w:val="single" w:sz="4" w:space="0" w:color="auto"/>
            </w:tcBorders>
            <w:noWrap/>
          </w:tcPr>
          <w:p w14:paraId="477FCB04" w14:textId="13E06EB4" w:rsidR="00E221F4" w:rsidRPr="00C2061D" w:rsidRDefault="003267DD" w:rsidP="00393A49">
            <w:pPr>
              <w:rPr>
                <w:rFonts w:cs="Arial"/>
                <w:sz w:val="16"/>
                <w:szCs w:val="16"/>
                <w:lang w:eastAsia="da-DK"/>
              </w:rPr>
            </w:pPr>
            <w:proofErr w:type="spellStart"/>
            <w:r w:rsidRPr="00C2061D">
              <w:rPr>
                <w:rFonts w:cs="Arial"/>
                <w:sz w:val="16"/>
                <w:szCs w:val="16"/>
                <w:lang w:eastAsia="da-DK"/>
              </w:rPr>
              <w:t>B.Braun</w:t>
            </w:r>
            <w:proofErr w:type="spellEnd"/>
            <w:r w:rsidRPr="00C2061D">
              <w:rPr>
                <w:rFonts w:cs="Arial"/>
                <w:sz w:val="16"/>
                <w:szCs w:val="16"/>
                <w:lang w:eastAsia="da-DK"/>
              </w:rPr>
              <w:t xml:space="preserve"> </w:t>
            </w:r>
            <w:proofErr w:type="spellStart"/>
            <w:r w:rsidRPr="00C2061D">
              <w:rPr>
                <w:rFonts w:cs="Arial"/>
                <w:sz w:val="16"/>
                <w:szCs w:val="16"/>
                <w:lang w:eastAsia="da-DK"/>
              </w:rPr>
              <w:t>Melsungen</w:t>
            </w:r>
            <w:proofErr w:type="spellEnd"/>
            <w:r w:rsidRPr="00C2061D">
              <w:rPr>
                <w:rFonts w:cs="Arial"/>
                <w:sz w:val="16"/>
                <w:szCs w:val="16"/>
                <w:lang w:eastAsia="da-DK"/>
              </w:rPr>
              <w:t xml:space="preserve"> AG</w:t>
            </w:r>
          </w:p>
        </w:tc>
        <w:tc>
          <w:tcPr>
            <w:tcW w:w="727" w:type="pct"/>
            <w:tcBorders>
              <w:top w:val="single" w:sz="4" w:space="0" w:color="auto"/>
              <w:left w:val="single" w:sz="4" w:space="0" w:color="auto"/>
              <w:bottom w:val="single" w:sz="4" w:space="0" w:color="auto"/>
              <w:right w:val="single" w:sz="4" w:space="0" w:color="auto"/>
            </w:tcBorders>
            <w:noWrap/>
          </w:tcPr>
          <w:p w14:paraId="0C9C3AEA" w14:textId="3800A9BB" w:rsidR="00E221F4" w:rsidRPr="00C2061D" w:rsidRDefault="003267DD" w:rsidP="00393A49">
            <w:pPr>
              <w:rPr>
                <w:rFonts w:cs="Arial"/>
                <w:sz w:val="16"/>
                <w:szCs w:val="16"/>
                <w:lang w:eastAsia="da-DK"/>
              </w:rPr>
            </w:pPr>
            <w:proofErr w:type="spellStart"/>
            <w:r w:rsidRPr="00C2061D">
              <w:rPr>
                <w:rFonts w:cs="Arial"/>
                <w:sz w:val="16"/>
                <w:szCs w:val="16"/>
                <w:lang w:eastAsia="da-DK"/>
              </w:rPr>
              <w:t>B.Braun</w:t>
            </w:r>
            <w:proofErr w:type="spellEnd"/>
            <w:r w:rsidRPr="00C2061D">
              <w:rPr>
                <w:rFonts w:cs="Arial"/>
                <w:sz w:val="16"/>
                <w:szCs w:val="16"/>
                <w:lang w:eastAsia="da-DK"/>
              </w:rPr>
              <w:t xml:space="preserve"> </w:t>
            </w:r>
            <w:proofErr w:type="spellStart"/>
            <w:r w:rsidRPr="00C2061D">
              <w:rPr>
                <w:rFonts w:cs="Arial"/>
                <w:sz w:val="16"/>
                <w:szCs w:val="16"/>
                <w:lang w:eastAsia="da-DK"/>
              </w:rPr>
              <w:t>Infusomat</w:t>
            </w:r>
            <w:proofErr w:type="spellEnd"/>
            <w:r w:rsidRPr="00C2061D">
              <w:rPr>
                <w:rFonts w:cs="Arial"/>
                <w:sz w:val="16"/>
                <w:szCs w:val="16"/>
                <w:lang w:eastAsia="da-DK"/>
              </w:rPr>
              <w:t xml:space="preserve"> &amp; </w:t>
            </w:r>
            <w:proofErr w:type="spellStart"/>
            <w:r w:rsidRPr="00C2061D">
              <w:rPr>
                <w:rFonts w:cs="Arial"/>
                <w:sz w:val="16"/>
                <w:szCs w:val="16"/>
                <w:lang w:eastAsia="da-DK"/>
              </w:rPr>
              <w:t>Perfusor</w:t>
            </w:r>
            <w:proofErr w:type="spellEnd"/>
            <w:r w:rsidRPr="00C2061D">
              <w:rPr>
                <w:rFonts w:cs="Arial"/>
                <w:sz w:val="16"/>
                <w:szCs w:val="16"/>
                <w:lang w:eastAsia="da-DK"/>
              </w:rPr>
              <w:t xml:space="preserve"> Space Infusion Pumps &amp; Pole Clamps</w:t>
            </w:r>
          </w:p>
        </w:tc>
        <w:tc>
          <w:tcPr>
            <w:tcW w:w="1566" w:type="pct"/>
            <w:tcBorders>
              <w:top w:val="single" w:sz="4" w:space="0" w:color="auto"/>
              <w:left w:val="single" w:sz="4" w:space="0" w:color="auto"/>
              <w:bottom w:val="single" w:sz="4" w:space="0" w:color="auto"/>
              <w:right w:val="single" w:sz="4" w:space="0" w:color="auto"/>
            </w:tcBorders>
          </w:tcPr>
          <w:p w14:paraId="4DE1A680" w14:textId="77777777" w:rsidR="003267DD" w:rsidRPr="00C2061D" w:rsidRDefault="003267DD" w:rsidP="003267DD">
            <w:pPr>
              <w:rPr>
                <w:rFonts w:cs="Arial"/>
                <w:sz w:val="16"/>
                <w:szCs w:val="16"/>
                <w:lang w:eastAsia="da-DK"/>
              </w:rPr>
            </w:pPr>
            <w:r w:rsidRPr="00C2061D">
              <w:rPr>
                <w:rFonts w:cs="Arial"/>
                <w:sz w:val="16"/>
                <w:szCs w:val="16"/>
                <w:lang w:eastAsia="da-DK"/>
              </w:rPr>
              <w:t xml:space="preserve">Risk of delay or interruption to therapy. </w:t>
            </w:r>
          </w:p>
          <w:p w14:paraId="64BD572A" w14:textId="77777777" w:rsidR="003267DD" w:rsidRPr="00C2061D" w:rsidRDefault="003267DD" w:rsidP="003267DD">
            <w:pPr>
              <w:rPr>
                <w:rFonts w:cs="Arial"/>
                <w:sz w:val="16"/>
                <w:szCs w:val="16"/>
                <w:lang w:eastAsia="da-DK"/>
              </w:rPr>
            </w:pPr>
          </w:p>
          <w:p w14:paraId="4EC5C351" w14:textId="77777777" w:rsidR="003267DD" w:rsidRPr="00C2061D" w:rsidRDefault="003267DD" w:rsidP="003267DD">
            <w:pPr>
              <w:rPr>
                <w:rFonts w:cs="Arial"/>
                <w:sz w:val="16"/>
                <w:szCs w:val="16"/>
                <w:lang w:eastAsia="da-DK"/>
              </w:rPr>
            </w:pPr>
            <w:r w:rsidRPr="00C2061D">
              <w:rPr>
                <w:rFonts w:cs="Arial"/>
                <w:sz w:val="16"/>
                <w:szCs w:val="16"/>
                <w:lang w:eastAsia="da-DK"/>
              </w:rPr>
              <w:t xml:space="preserve">Issue 1: The Irish Medicines Board (IMB) has received an increased number of complaints in relation to breakage of the </w:t>
            </w:r>
            <w:proofErr w:type="spellStart"/>
            <w:r w:rsidRPr="00C2061D">
              <w:rPr>
                <w:rFonts w:cs="Arial"/>
                <w:sz w:val="16"/>
                <w:szCs w:val="16"/>
                <w:lang w:eastAsia="da-DK"/>
              </w:rPr>
              <w:t>anti free</w:t>
            </w:r>
            <w:proofErr w:type="spellEnd"/>
            <w:r w:rsidRPr="00C2061D">
              <w:rPr>
                <w:rFonts w:cs="Arial"/>
                <w:sz w:val="16"/>
                <w:szCs w:val="16"/>
                <w:lang w:eastAsia="da-DK"/>
              </w:rPr>
              <w:t xml:space="preserve">-flow clip catch located inside the door of the B. Braun </w:t>
            </w:r>
            <w:proofErr w:type="spellStart"/>
            <w:r w:rsidRPr="00C2061D">
              <w:rPr>
                <w:rFonts w:cs="Arial"/>
                <w:sz w:val="16"/>
                <w:szCs w:val="16"/>
                <w:lang w:eastAsia="da-DK"/>
              </w:rPr>
              <w:t>Infusomat</w:t>
            </w:r>
            <w:proofErr w:type="spellEnd"/>
            <w:r w:rsidRPr="00C2061D">
              <w:rPr>
                <w:rFonts w:cs="Arial"/>
                <w:sz w:val="16"/>
                <w:szCs w:val="16"/>
                <w:lang w:eastAsia="da-DK"/>
              </w:rPr>
              <w:t xml:space="preserve"> Space infusion pump. </w:t>
            </w:r>
          </w:p>
          <w:p w14:paraId="13E2EB32" w14:textId="77777777" w:rsidR="003267DD" w:rsidRPr="00C2061D" w:rsidRDefault="003267DD" w:rsidP="003267DD">
            <w:pPr>
              <w:rPr>
                <w:rFonts w:cs="Arial"/>
                <w:sz w:val="16"/>
                <w:szCs w:val="16"/>
                <w:lang w:eastAsia="da-DK"/>
              </w:rPr>
            </w:pPr>
          </w:p>
          <w:p w14:paraId="608CCA0B" w14:textId="03659ECE" w:rsidR="00E221F4" w:rsidRPr="00C2061D" w:rsidRDefault="003267DD" w:rsidP="003267DD">
            <w:pPr>
              <w:rPr>
                <w:rFonts w:cs="Arial"/>
                <w:sz w:val="16"/>
                <w:szCs w:val="16"/>
                <w:lang w:eastAsia="da-DK"/>
              </w:rPr>
            </w:pPr>
            <w:r w:rsidRPr="00C2061D">
              <w:rPr>
                <w:rFonts w:cs="Arial"/>
                <w:sz w:val="16"/>
                <w:szCs w:val="16"/>
                <w:lang w:eastAsia="da-DK"/>
              </w:rPr>
              <w:t xml:space="preserve">Issue 2: The IMB has received </w:t>
            </w:r>
            <w:proofErr w:type="gramStart"/>
            <w:r w:rsidRPr="00C2061D">
              <w:rPr>
                <w:rFonts w:cs="Arial"/>
                <w:sz w:val="16"/>
                <w:szCs w:val="16"/>
                <w:lang w:eastAsia="da-DK"/>
              </w:rPr>
              <w:t>a number of</w:t>
            </w:r>
            <w:proofErr w:type="gramEnd"/>
            <w:r w:rsidRPr="00C2061D">
              <w:rPr>
                <w:rFonts w:cs="Arial"/>
                <w:sz w:val="16"/>
                <w:szCs w:val="16"/>
                <w:lang w:eastAsia="da-DK"/>
              </w:rPr>
              <w:t xml:space="preserve"> complaints </w:t>
            </w:r>
            <w:proofErr w:type="gramStart"/>
            <w:r w:rsidRPr="00C2061D">
              <w:rPr>
                <w:rFonts w:cs="Arial"/>
                <w:sz w:val="16"/>
                <w:szCs w:val="16"/>
                <w:lang w:eastAsia="da-DK"/>
              </w:rPr>
              <w:t>of</w:t>
            </w:r>
            <w:proofErr w:type="gramEnd"/>
            <w:r w:rsidRPr="00C2061D">
              <w:rPr>
                <w:rFonts w:cs="Arial"/>
                <w:sz w:val="16"/>
                <w:szCs w:val="16"/>
                <w:lang w:eastAsia="da-DK"/>
              </w:rPr>
              <w:t xml:space="preserve"> pump detachment involving the B. Braun Pole Clamp when used to mount </w:t>
            </w:r>
            <w:proofErr w:type="spellStart"/>
            <w:r w:rsidRPr="00C2061D">
              <w:rPr>
                <w:rFonts w:cs="Arial"/>
                <w:sz w:val="16"/>
                <w:szCs w:val="16"/>
                <w:lang w:eastAsia="da-DK"/>
              </w:rPr>
              <w:t>Infusomat</w:t>
            </w:r>
            <w:proofErr w:type="spellEnd"/>
            <w:r w:rsidRPr="00C2061D">
              <w:rPr>
                <w:rFonts w:cs="Arial"/>
                <w:sz w:val="16"/>
                <w:szCs w:val="16"/>
                <w:lang w:eastAsia="da-DK"/>
              </w:rPr>
              <w:t xml:space="preserve"> and </w:t>
            </w:r>
            <w:proofErr w:type="spellStart"/>
            <w:r w:rsidRPr="00C2061D">
              <w:rPr>
                <w:rFonts w:cs="Arial"/>
                <w:sz w:val="16"/>
                <w:szCs w:val="16"/>
                <w:lang w:eastAsia="da-DK"/>
              </w:rPr>
              <w:t>Perfusor</w:t>
            </w:r>
            <w:proofErr w:type="spellEnd"/>
            <w:r w:rsidRPr="00C2061D">
              <w:rPr>
                <w:rFonts w:cs="Arial"/>
                <w:sz w:val="16"/>
                <w:szCs w:val="16"/>
                <w:lang w:eastAsia="da-DK"/>
              </w:rPr>
              <w:t xml:space="preserve"> Space pumps.</w:t>
            </w:r>
          </w:p>
        </w:tc>
        <w:tc>
          <w:tcPr>
            <w:tcW w:w="739" w:type="pct"/>
            <w:tcBorders>
              <w:top w:val="single" w:sz="4" w:space="0" w:color="auto"/>
              <w:left w:val="single" w:sz="4" w:space="0" w:color="auto"/>
              <w:bottom w:val="single" w:sz="4" w:space="0" w:color="auto"/>
              <w:right w:val="single" w:sz="4" w:space="0" w:color="auto"/>
            </w:tcBorders>
          </w:tcPr>
          <w:p w14:paraId="142FFA31" w14:textId="04B45EFB" w:rsidR="00E221F4" w:rsidRPr="00C2061D" w:rsidRDefault="003267DD" w:rsidP="00393A49">
            <w:pPr>
              <w:rPr>
                <w:rFonts w:cs="Arial"/>
                <w:sz w:val="16"/>
                <w:szCs w:val="16"/>
                <w:lang w:eastAsia="da-DK"/>
              </w:rPr>
            </w:pPr>
            <w:r w:rsidRPr="00C2061D">
              <w:rPr>
                <w:rFonts w:cs="Arial"/>
                <w:sz w:val="16"/>
                <w:szCs w:val="16"/>
                <w:lang w:eastAsia="da-DK"/>
              </w:rPr>
              <w:t>No</w:t>
            </w:r>
          </w:p>
        </w:tc>
      </w:tr>
      <w:tr w:rsidR="00E221F4" w:rsidRPr="00C2061D" w14:paraId="40265A80" w14:textId="77777777" w:rsidTr="00393A49">
        <w:tc>
          <w:tcPr>
            <w:tcW w:w="458" w:type="pct"/>
            <w:tcBorders>
              <w:top w:val="single" w:sz="4" w:space="0" w:color="auto"/>
              <w:left w:val="single" w:sz="4" w:space="0" w:color="auto"/>
              <w:bottom w:val="single" w:sz="4" w:space="0" w:color="auto"/>
              <w:right w:val="single" w:sz="4" w:space="0" w:color="auto"/>
            </w:tcBorders>
          </w:tcPr>
          <w:p w14:paraId="5B24FCEA" w14:textId="76D020B6" w:rsidR="00E221F4" w:rsidRPr="00C2061D" w:rsidRDefault="00E221F4" w:rsidP="00393A49">
            <w:pPr>
              <w:rPr>
                <w:rFonts w:cs="Arial"/>
                <w:sz w:val="16"/>
                <w:szCs w:val="16"/>
                <w:lang w:eastAsia="da-DK"/>
              </w:rPr>
            </w:pPr>
            <w:r w:rsidRPr="00C2061D">
              <w:rPr>
                <w:rFonts w:cs="Arial"/>
                <w:sz w:val="16"/>
                <w:szCs w:val="16"/>
                <w:lang w:eastAsia="da-DK"/>
              </w:rPr>
              <w:t>1a</w:t>
            </w:r>
          </w:p>
        </w:tc>
        <w:tc>
          <w:tcPr>
            <w:tcW w:w="458" w:type="pct"/>
            <w:tcBorders>
              <w:top w:val="single" w:sz="4" w:space="0" w:color="auto"/>
              <w:left w:val="single" w:sz="4" w:space="0" w:color="auto"/>
              <w:bottom w:val="single" w:sz="4" w:space="0" w:color="auto"/>
              <w:right w:val="single" w:sz="4" w:space="0" w:color="auto"/>
            </w:tcBorders>
            <w:noWrap/>
          </w:tcPr>
          <w:p w14:paraId="350781F0" w14:textId="10D43990" w:rsidR="00E221F4" w:rsidRPr="00C2061D" w:rsidRDefault="003267DD" w:rsidP="00393A49">
            <w:pPr>
              <w:rPr>
                <w:rFonts w:cs="Arial"/>
                <w:sz w:val="16"/>
                <w:szCs w:val="16"/>
                <w:lang w:eastAsia="da-DK"/>
              </w:rPr>
            </w:pPr>
            <w:r w:rsidRPr="00C2061D">
              <w:rPr>
                <w:rFonts w:cs="Arial"/>
                <w:sz w:val="16"/>
                <w:szCs w:val="16"/>
                <w:lang w:eastAsia="da-DK"/>
              </w:rPr>
              <w:t>30/04/2014</w:t>
            </w:r>
          </w:p>
        </w:tc>
        <w:tc>
          <w:tcPr>
            <w:tcW w:w="469" w:type="pct"/>
            <w:tcBorders>
              <w:top w:val="single" w:sz="4" w:space="0" w:color="auto"/>
              <w:left w:val="single" w:sz="4" w:space="0" w:color="auto"/>
              <w:bottom w:val="single" w:sz="4" w:space="0" w:color="auto"/>
              <w:right w:val="single" w:sz="4" w:space="0" w:color="auto"/>
            </w:tcBorders>
            <w:noWrap/>
          </w:tcPr>
          <w:p w14:paraId="7C10A15C" w14:textId="49316E7B" w:rsidR="00E221F4" w:rsidRPr="00C2061D" w:rsidRDefault="003267DD" w:rsidP="00393A49">
            <w:pPr>
              <w:rPr>
                <w:rFonts w:cs="Arial"/>
                <w:sz w:val="16"/>
                <w:szCs w:val="16"/>
                <w:lang w:eastAsia="da-DK"/>
              </w:rPr>
            </w:pPr>
            <w:r w:rsidRPr="00C2061D">
              <w:rPr>
                <w:rFonts w:cs="Arial"/>
                <w:sz w:val="16"/>
                <w:szCs w:val="16"/>
                <w:lang w:eastAsia="da-DK"/>
              </w:rPr>
              <w:t>SN2014(22)</w:t>
            </w:r>
          </w:p>
        </w:tc>
        <w:tc>
          <w:tcPr>
            <w:tcW w:w="583" w:type="pct"/>
            <w:tcBorders>
              <w:top w:val="single" w:sz="4" w:space="0" w:color="auto"/>
              <w:left w:val="single" w:sz="4" w:space="0" w:color="auto"/>
              <w:bottom w:val="single" w:sz="4" w:space="0" w:color="auto"/>
              <w:right w:val="single" w:sz="4" w:space="0" w:color="auto"/>
            </w:tcBorders>
            <w:noWrap/>
          </w:tcPr>
          <w:p w14:paraId="250B4A13" w14:textId="335A1107" w:rsidR="00E221F4" w:rsidRPr="00C2061D" w:rsidRDefault="003267DD" w:rsidP="00393A49">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727" w:type="pct"/>
            <w:tcBorders>
              <w:top w:val="single" w:sz="4" w:space="0" w:color="auto"/>
              <w:left w:val="single" w:sz="4" w:space="0" w:color="auto"/>
              <w:bottom w:val="single" w:sz="4" w:space="0" w:color="auto"/>
              <w:right w:val="single" w:sz="4" w:space="0" w:color="auto"/>
            </w:tcBorders>
            <w:noWrap/>
          </w:tcPr>
          <w:p w14:paraId="3D2573EC" w14:textId="2096FE86" w:rsidR="00E221F4" w:rsidRPr="00C2061D" w:rsidRDefault="003267DD" w:rsidP="00393A49">
            <w:pPr>
              <w:rPr>
                <w:rFonts w:cs="Arial"/>
                <w:sz w:val="16"/>
                <w:szCs w:val="16"/>
                <w:lang w:eastAsia="da-DK"/>
              </w:rPr>
            </w:pPr>
            <w:proofErr w:type="spellStart"/>
            <w:r w:rsidRPr="00C2061D">
              <w:rPr>
                <w:rFonts w:cs="Arial"/>
                <w:sz w:val="16"/>
                <w:szCs w:val="16"/>
                <w:lang w:eastAsia="da-DK"/>
              </w:rPr>
              <w:t>Graseby</w:t>
            </w:r>
            <w:proofErr w:type="spellEnd"/>
            <w:r w:rsidRPr="00C2061D">
              <w:rPr>
                <w:rFonts w:cs="Arial"/>
                <w:sz w:val="16"/>
                <w:szCs w:val="16"/>
                <w:lang w:eastAsia="da-DK"/>
              </w:rPr>
              <w:t xml:space="preserve"> Syringe Drivers (MS16A &amp; MS26)</w:t>
            </w:r>
          </w:p>
        </w:tc>
        <w:tc>
          <w:tcPr>
            <w:tcW w:w="1566" w:type="pct"/>
            <w:tcBorders>
              <w:top w:val="single" w:sz="4" w:space="0" w:color="auto"/>
              <w:left w:val="single" w:sz="4" w:space="0" w:color="auto"/>
              <w:bottom w:val="single" w:sz="4" w:space="0" w:color="auto"/>
              <w:right w:val="single" w:sz="4" w:space="0" w:color="auto"/>
            </w:tcBorders>
          </w:tcPr>
          <w:p w14:paraId="2DDCF822" w14:textId="5781C522" w:rsidR="003267DD" w:rsidRPr="00C2061D" w:rsidRDefault="003267DD" w:rsidP="003267DD">
            <w:pPr>
              <w:rPr>
                <w:rFonts w:cs="Arial"/>
                <w:sz w:val="16"/>
                <w:szCs w:val="16"/>
                <w:lang w:eastAsia="da-DK"/>
              </w:rPr>
            </w:pPr>
            <w:r w:rsidRPr="00C2061D">
              <w:rPr>
                <w:rFonts w:cs="Arial"/>
                <w:sz w:val="16"/>
                <w:szCs w:val="16"/>
                <w:lang w:eastAsia="da-DK"/>
              </w:rPr>
              <w:t>The incidents include the following:</w:t>
            </w:r>
          </w:p>
          <w:p w14:paraId="112804CD" w14:textId="77777777" w:rsidR="003267DD" w:rsidRPr="00C2061D" w:rsidRDefault="003267DD" w:rsidP="003267DD">
            <w:pPr>
              <w:rPr>
                <w:rFonts w:cs="Arial"/>
                <w:sz w:val="16"/>
                <w:szCs w:val="16"/>
                <w:lang w:eastAsia="da-DK"/>
              </w:rPr>
            </w:pPr>
            <w:r w:rsidRPr="00C2061D">
              <w:rPr>
                <w:rFonts w:cs="Arial"/>
                <w:sz w:val="16"/>
                <w:szCs w:val="16"/>
                <w:lang w:eastAsia="da-DK"/>
              </w:rPr>
              <w:t xml:space="preserve">• Pump stopped infusing </w:t>
            </w:r>
          </w:p>
          <w:p w14:paraId="474CD4C9" w14:textId="77777777" w:rsidR="003267DD" w:rsidRPr="00C2061D" w:rsidRDefault="003267DD" w:rsidP="003267DD">
            <w:pPr>
              <w:rPr>
                <w:rFonts w:cs="Arial"/>
                <w:sz w:val="16"/>
                <w:szCs w:val="16"/>
                <w:lang w:eastAsia="da-DK"/>
              </w:rPr>
            </w:pPr>
            <w:r w:rsidRPr="00C2061D">
              <w:rPr>
                <w:rFonts w:cs="Arial"/>
                <w:sz w:val="16"/>
                <w:szCs w:val="16"/>
                <w:lang w:eastAsia="da-DK"/>
              </w:rPr>
              <w:t xml:space="preserve">• Medication Infused too fast (Over-infusion) </w:t>
            </w:r>
          </w:p>
          <w:p w14:paraId="60DD0757" w14:textId="698BF237" w:rsidR="00E221F4" w:rsidRPr="00C2061D" w:rsidRDefault="003267DD" w:rsidP="003267DD">
            <w:pPr>
              <w:rPr>
                <w:rFonts w:cs="Arial"/>
                <w:sz w:val="16"/>
                <w:szCs w:val="16"/>
                <w:lang w:eastAsia="da-DK"/>
              </w:rPr>
            </w:pPr>
            <w:r w:rsidRPr="00C2061D">
              <w:rPr>
                <w:rFonts w:cs="Arial"/>
                <w:sz w:val="16"/>
                <w:szCs w:val="16"/>
                <w:lang w:eastAsia="da-DK"/>
              </w:rPr>
              <w:t xml:space="preserve">• Medication infused too </w:t>
            </w:r>
            <w:proofErr w:type="gramStart"/>
            <w:r w:rsidRPr="00C2061D">
              <w:rPr>
                <w:rFonts w:cs="Arial"/>
                <w:sz w:val="16"/>
                <w:szCs w:val="16"/>
                <w:lang w:eastAsia="da-DK"/>
              </w:rPr>
              <w:t>slow</w:t>
            </w:r>
            <w:proofErr w:type="gramEnd"/>
            <w:r w:rsidRPr="00C2061D">
              <w:rPr>
                <w:rFonts w:cs="Arial"/>
                <w:sz w:val="16"/>
                <w:szCs w:val="16"/>
                <w:lang w:eastAsia="da-DK"/>
              </w:rPr>
              <w:t xml:space="preserve"> (Under-infusion)</w:t>
            </w:r>
          </w:p>
        </w:tc>
        <w:tc>
          <w:tcPr>
            <w:tcW w:w="739" w:type="pct"/>
            <w:tcBorders>
              <w:top w:val="single" w:sz="4" w:space="0" w:color="auto"/>
              <w:left w:val="single" w:sz="4" w:space="0" w:color="auto"/>
              <w:bottom w:val="single" w:sz="4" w:space="0" w:color="auto"/>
              <w:right w:val="single" w:sz="4" w:space="0" w:color="auto"/>
            </w:tcBorders>
          </w:tcPr>
          <w:p w14:paraId="1A6F6FF2" w14:textId="72757FF6" w:rsidR="00E221F4" w:rsidRPr="00C2061D" w:rsidRDefault="003267DD" w:rsidP="00393A49">
            <w:pPr>
              <w:rPr>
                <w:rFonts w:cs="Arial"/>
                <w:sz w:val="16"/>
                <w:szCs w:val="16"/>
                <w:lang w:eastAsia="da-DK"/>
              </w:rPr>
            </w:pPr>
            <w:r w:rsidRPr="00C2061D">
              <w:rPr>
                <w:rFonts w:cs="Arial"/>
                <w:sz w:val="16"/>
                <w:szCs w:val="16"/>
                <w:lang w:eastAsia="da-DK"/>
              </w:rPr>
              <w:t>Yes</w:t>
            </w:r>
          </w:p>
        </w:tc>
      </w:tr>
    </w:tbl>
    <w:p w14:paraId="0CD6B3B9" w14:textId="77777777" w:rsidR="00850B52" w:rsidRPr="00C2061D" w:rsidRDefault="00850B52" w:rsidP="00850B52">
      <w:pPr>
        <w:rPr>
          <w:i/>
          <w:iCs/>
          <w:color w:val="0070C0"/>
        </w:rPr>
      </w:pPr>
    </w:p>
    <w:p w14:paraId="37128D4D" w14:textId="77777777" w:rsidR="00A37206" w:rsidRPr="00C2061D" w:rsidRDefault="00A37206" w:rsidP="00A37206"/>
    <w:p w14:paraId="702C5F5D" w14:textId="6B3F0BC0" w:rsidR="00A37206" w:rsidRPr="00C2061D" w:rsidRDefault="00A37206" w:rsidP="00A37206">
      <w:pPr>
        <w:pStyle w:val="AppendixHeading2"/>
        <w:rPr>
          <w:lang w:val="en-US"/>
        </w:rPr>
      </w:pPr>
      <w:r w:rsidRPr="00C2061D">
        <w:rPr>
          <w:lang w:val="en-US"/>
        </w:rPr>
        <w:lastRenderedPageBreak/>
        <w:t>DMA</w:t>
      </w:r>
    </w:p>
    <w:p w14:paraId="08DD5850" w14:textId="77777777" w:rsidR="00FB1A0D" w:rsidRPr="00C2061D" w:rsidRDefault="00FB1A0D" w:rsidP="00FB1A0D"/>
    <w:p w14:paraId="23B973FC" w14:textId="50B84242" w:rsidR="00850B52" w:rsidRPr="00C2061D" w:rsidRDefault="00850B52" w:rsidP="00850B52">
      <w:pPr>
        <w:keepNext/>
        <w:jc w:val="center"/>
        <w:rPr>
          <w:bCs/>
          <w:sz w:val="18"/>
          <w:szCs w:val="18"/>
        </w:rPr>
      </w:pPr>
      <w:bookmarkStart w:id="1801" w:name="_Toc182997825"/>
      <w:r w:rsidRPr="00C2061D">
        <w:rPr>
          <w:rFonts w:cs="Arial"/>
          <w:b/>
          <w:bCs/>
          <w:sz w:val="18"/>
          <w:szCs w:val="18"/>
        </w:rPr>
        <w:t xml:space="preserve">Table </w:t>
      </w:r>
      <w:r w:rsidRPr="00C2061D">
        <w:rPr>
          <w:rFonts w:cs="Arial"/>
          <w:b/>
          <w:bCs/>
          <w:sz w:val="18"/>
          <w:szCs w:val="18"/>
        </w:rPr>
        <w:fldChar w:fldCharType="begin"/>
      </w:r>
      <w:r w:rsidRPr="00C2061D">
        <w:rPr>
          <w:rFonts w:cs="Arial"/>
          <w:b/>
          <w:bCs/>
          <w:sz w:val="18"/>
          <w:szCs w:val="18"/>
        </w:rPr>
        <w:instrText xml:space="preserve"> SEQ Table \* ARABIC </w:instrText>
      </w:r>
      <w:r w:rsidRPr="00C2061D">
        <w:rPr>
          <w:rFonts w:cs="Arial"/>
          <w:b/>
          <w:bCs/>
          <w:sz w:val="18"/>
          <w:szCs w:val="18"/>
        </w:rPr>
        <w:fldChar w:fldCharType="separate"/>
      </w:r>
      <w:r w:rsidR="00E344B5">
        <w:rPr>
          <w:rFonts w:cs="Arial"/>
          <w:b/>
          <w:bCs/>
          <w:noProof/>
          <w:sz w:val="18"/>
          <w:szCs w:val="18"/>
        </w:rPr>
        <w:t>24</w:t>
      </w:r>
      <w:r w:rsidRPr="00C2061D">
        <w:rPr>
          <w:rFonts w:cs="Arial"/>
          <w:b/>
          <w:bCs/>
          <w:sz w:val="18"/>
          <w:szCs w:val="18"/>
        </w:rPr>
        <w:fldChar w:fldCharType="end"/>
      </w:r>
      <w:r w:rsidRPr="00C2061D">
        <w:rPr>
          <w:rFonts w:cs="Arial"/>
          <w:b/>
          <w:bCs/>
          <w:sz w:val="18"/>
          <w:szCs w:val="18"/>
        </w:rPr>
        <w:t>: DMA reports</w:t>
      </w:r>
      <w:bookmarkEnd w:id="1801"/>
    </w:p>
    <w:tbl>
      <w:tblPr>
        <w:tblStyle w:val="TableGrid11"/>
        <w:tblW w:w="5000" w:type="pct"/>
        <w:tblInd w:w="0" w:type="dxa"/>
        <w:tblLayout w:type="fixed"/>
        <w:tblLook w:val="04A0" w:firstRow="1" w:lastRow="0" w:firstColumn="1" w:lastColumn="0" w:noHBand="0" w:noVBand="1"/>
      </w:tblPr>
      <w:tblGrid>
        <w:gridCol w:w="846"/>
        <w:gridCol w:w="1275"/>
        <w:gridCol w:w="1134"/>
        <w:gridCol w:w="1419"/>
        <w:gridCol w:w="1700"/>
        <w:gridCol w:w="5245"/>
        <w:gridCol w:w="1421"/>
      </w:tblGrid>
      <w:tr w:rsidR="001E3AD0" w:rsidRPr="00C2061D" w14:paraId="4D70B70F" w14:textId="77777777" w:rsidTr="00D43E46">
        <w:trPr>
          <w:trHeight w:val="495"/>
          <w:tblHeader/>
        </w:trPr>
        <w:tc>
          <w:tcPr>
            <w:tcW w:w="3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9FB36" w14:textId="77777777" w:rsidR="004F3A88" w:rsidRPr="00C2061D" w:rsidRDefault="004F3A88" w:rsidP="00393A49">
            <w:pPr>
              <w:rPr>
                <w:rFonts w:cs="Arial"/>
                <w:b/>
                <w:sz w:val="16"/>
                <w:szCs w:val="16"/>
                <w:lang w:eastAsia="da-DK"/>
              </w:rPr>
            </w:pPr>
            <w:r w:rsidRPr="00C2061D">
              <w:rPr>
                <w:rFonts w:cs="Arial"/>
                <w:b/>
                <w:sz w:val="16"/>
                <w:szCs w:val="16"/>
                <w:lang w:eastAsia="da-DK"/>
              </w:rPr>
              <w:t>Search #</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D6F898" w14:textId="77777777" w:rsidR="004F3A88" w:rsidRPr="00C2061D" w:rsidRDefault="004F3A88" w:rsidP="00393A49">
            <w:pPr>
              <w:rPr>
                <w:rFonts w:cs="Arial"/>
                <w:b/>
                <w:sz w:val="16"/>
                <w:szCs w:val="16"/>
                <w:lang w:eastAsia="da-DK"/>
              </w:rPr>
            </w:pPr>
            <w:r w:rsidRPr="00C2061D">
              <w:rPr>
                <w:rFonts w:cs="Arial"/>
                <w:b/>
                <w:sz w:val="16"/>
                <w:szCs w:val="16"/>
                <w:lang w:eastAsia="da-DK"/>
              </w:rPr>
              <w:t>Date of Safety Notice</w:t>
            </w:r>
          </w:p>
        </w:tc>
        <w:tc>
          <w:tcPr>
            <w:tcW w:w="43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0BBEFA" w14:textId="77777777" w:rsidR="004F3A88" w:rsidRPr="00C2061D" w:rsidRDefault="004F3A88" w:rsidP="00393A49">
            <w:pPr>
              <w:rPr>
                <w:rFonts w:cs="Arial"/>
                <w:b/>
                <w:sz w:val="16"/>
                <w:szCs w:val="16"/>
                <w:lang w:eastAsia="da-DK"/>
              </w:rPr>
            </w:pPr>
            <w:r w:rsidRPr="00C2061D">
              <w:rPr>
                <w:rFonts w:cs="Arial"/>
                <w:b/>
                <w:sz w:val="16"/>
                <w:szCs w:val="16"/>
                <w:lang w:eastAsia="da-DK"/>
              </w:rPr>
              <w:t>Reference</w:t>
            </w:r>
          </w:p>
        </w:tc>
        <w:tc>
          <w:tcPr>
            <w:tcW w:w="54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76AA5BE7" w14:textId="77777777" w:rsidR="004F3A88" w:rsidRPr="00C2061D" w:rsidRDefault="004F3A88" w:rsidP="00393A49">
            <w:pPr>
              <w:rPr>
                <w:rFonts w:cs="Arial"/>
                <w:b/>
                <w:sz w:val="16"/>
                <w:szCs w:val="16"/>
                <w:lang w:eastAsia="da-DK"/>
              </w:rPr>
            </w:pPr>
            <w:r w:rsidRPr="00C2061D">
              <w:rPr>
                <w:rFonts w:cs="Arial"/>
                <w:b/>
                <w:sz w:val="16"/>
                <w:szCs w:val="16"/>
                <w:lang w:eastAsia="da-DK"/>
              </w:rPr>
              <w:t>Manufacturer</w:t>
            </w:r>
          </w:p>
        </w:tc>
        <w:tc>
          <w:tcPr>
            <w:tcW w:w="65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0949A18" w14:textId="77022B94" w:rsidR="004F3A88" w:rsidRPr="00C2061D" w:rsidRDefault="004F3A88" w:rsidP="00393A49">
            <w:pPr>
              <w:rPr>
                <w:rFonts w:cs="Arial"/>
                <w:b/>
                <w:sz w:val="16"/>
                <w:szCs w:val="16"/>
                <w:lang w:eastAsia="da-DK"/>
              </w:rPr>
            </w:pPr>
            <w:r w:rsidRPr="00C2061D">
              <w:rPr>
                <w:rFonts w:cs="Arial"/>
                <w:b/>
                <w:sz w:val="16"/>
                <w:szCs w:val="16"/>
                <w:lang w:eastAsia="da-DK"/>
              </w:rPr>
              <w:t>Devices</w:t>
            </w:r>
          </w:p>
        </w:tc>
        <w:tc>
          <w:tcPr>
            <w:tcW w:w="2011"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5FE830DB" w14:textId="77777777" w:rsidR="004F3A88" w:rsidRPr="00C2061D" w:rsidRDefault="004F3A88" w:rsidP="00393A49">
            <w:pPr>
              <w:rPr>
                <w:rFonts w:cs="Arial"/>
                <w:b/>
                <w:sz w:val="16"/>
                <w:szCs w:val="16"/>
                <w:lang w:eastAsia="da-DK"/>
              </w:rPr>
            </w:pPr>
            <w:r w:rsidRPr="00C2061D">
              <w:rPr>
                <w:rFonts w:cs="Arial"/>
                <w:b/>
                <w:sz w:val="16"/>
                <w:szCs w:val="16"/>
                <w:lang w:eastAsia="da-DK"/>
              </w:rPr>
              <w:t>Problem</w:t>
            </w:r>
          </w:p>
        </w:tc>
        <w:tc>
          <w:tcPr>
            <w:tcW w:w="54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72CDB" w14:textId="77777777" w:rsidR="004F3A88" w:rsidRPr="00C2061D" w:rsidRDefault="004F3A88" w:rsidP="00393A49">
            <w:pPr>
              <w:rPr>
                <w:rFonts w:cs="Arial"/>
                <w:b/>
                <w:sz w:val="16"/>
                <w:szCs w:val="16"/>
                <w:lang w:eastAsia="da-DK"/>
              </w:rPr>
            </w:pPr>
            <w:r w:rsidRPr="00C2061D">
              <w:rPr>
                <w:b/>
                <w:bCs/>
                <w:sz w:val="16"/>
                <w:szCs w:val="16"/>
              </w:rPr>
              <w:t>Relevance for subject device</w:t>
            </w:r>
          </w:p>
        </w:tc>
      </w:tr>
      <w:tr w:rsidR="001E3AD0" w:rsidRPr="00C2061D" w14:paraId="31970B1C" w14:textId="77777777" w:rsidTr="001E3AD0">
        <w:tc>
          <w:tcPr>
            <w:tcW w:w="324" w:type="pct"/>
            <w:tcBorders>
              <w:top w:val="single" w:sz="4" w:space="0" w:color="auto"/>
              <w:left w:val="single" w:sz="4" w:space="0" w:color="auto"/>
              <w:bottom w:val="single" w:sz="4" w:space="0" w:color="auto"/>
              <w:right w:val="single" w:sz="4" w:space="0" w:color="auto"/>
            </w:tcBorders>
          </w:tcPr>
          <w:p w14:paraId="50E71076" w14:textId="7FBADA65" w:rsidR="004F3A88" w:rsidRPr="00C2061D" w:rsidRDefault="00B10E38" w:rsidP="00393A49">
            <w:pPr>
              <w:rPr>
                <w:rFonts w:cs="Arial"/>
                <w:sz w:val="16"/>
                <w:szCs w:val="16"/>
                <w:lang w:eastAsia="da-DK"/>
              </w:rPr>
            </w:pPr>
            <w:r w:rsidRPr="00C2061D">
              <w:rPr>
                <w:rFonts w:cs="Arial"/>
                <w:sz w:val="16"/>
                <w:szCs w:val="16"/>
                <w:lang w:eastAsia="da-DK"/>
              </w:rPr>
              <w:t>1a</w:t>
            </w:r>
          </w:p>
        </w:tc>
        <w:tc>
          <w:tcPr>
            <w:tcW w:w="489" w:type="pct"/>
            <w:tcBorders>
              <w:top w:val="single" w:sz="4" w:space="0" w:color="auto"/>
              <w:left w:val="single" w:sz="4" w:space="0" w:color="auto"/>
              <w:bottom w:val="single" w:sz="4" w:space="0" w:color="auto"/>
              <w:right w:val="single" w:sz="4" w:space="0" w:color="auto"/>
            </w:tcBorders>
            <w:noWrap/>
          </w:tcPr>
          <w:p w14:paraId="4B6F5D20" w14:textId="1A648FCB" w:rsidR="004F3A88" w:rsidRPr="00C2061D" w:rsidRDefault="00B10E38" w:rsidP="00393A49">
            <w:pPr>
              <w:rPr>
                <w:rFonts w:cs="Arial"/>
                <w:sz w:val="16"/>
                <w:szCs w:val="16"/>
                <w:lang w:eastAsia="da-DK"/>
              </w:rPr>
            </w:pPr>
            <w:r w:rsidRPr="00C2061D">
              <w:rPr>
                <w:rFonts w:cs="Arial"/>
                <w:sz w:val="16"/>
                <w:szCs w:val="16"/>
                <w:lang w:eastAsia="da-DK"/>
              </w:rPr>
              <w:t>30. august 2023</w:t>
            </w:r>
          </w:p>
        </w:tc>
        <w:tc>
          <w:tcPr>
            <w:tcW w:w="435" w:type="pct"/>
            <w:tcBorders>
              <w:top w:val="single" w:sz="4" w:space="0" w:color="auto"/>
              <w:left w:val="single" w:sz="4" w:space="0" w:color="auto"/>
              <w:bottom w:val="single" w:sz="4" w:space="0" w:color="auto"/>
              <w:right w:val="single" w:sz="4" w:space="0" w:color="auto"/>
            </w:tcBorders>
            <w:noWrap/>
          </w:tcPr>
          <w:p w14:paraId="0A5481CD" w14:textId="61379B1F" w:rsidR="004F3A88" w:rsidRPr="00C2061D" w:rsidRDefault="00B10E38" w:rsidP="00393A49">
            <w:pPr>
              <w:rPr>
                <w:rFonts w:cs="Arial"/>
                <w:sz w:val="16"/>
                <w:szCs w:val="16"/>
                <w:lang w:eastAsia="da-DK"/>
              </w:rPr>
            </w:pPr>
            <w:r w:rsidRPr="00C2061D">
              <w:rPr>
                <w:rFonts w:cs="Arial"/>
                <w:sz w:val="16"/>
                <w:szCs w:val="16"/>
                <w:lang w:eastAsia="da-DK"/>
              </w:rPr>
              <w:t>2023085216</w:t>
            </w:r>
          </w:p>
        </w:tc>
        <w:tc>
          <w:tcPr>
            <w:tcW w:w="544" w:type="pct"/>
            <w:tcBorders>
              <w:top w:val="single" w:sz="4" w:space="0" w:color="auto"/>
              <w:left w:val="single" w:sz="4" w:space="0" w:color="auto"/>
              <w:bottom w:val="single" w:sz="4" w:space="0" w:color="auto"/>
              <w:right w:val="single" w:sz="4" w:space="0" w:color="auto"/>
            </w:tcBorders>
            <w:noWrap/>
          </w:tcPr>
          <w:p w14:paraId="67043B89" w14:textId="763AEBA9" w:rsidR="004F3A88" w:rsidRPr="00C2061D" w:rsidRDefault="00B10E38" w:rsidP="00393A49">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652" w:type="pct"/>
            <w:tcBorders>
              <w:top w:val="single" w:sz="4" w:space="0" w:color="auto"/>
              <w:left w:val="single" w:sz="4" w:space="0" w:color="auto"/>
              <w:bottom w:val="single" w:sz="4" w:space="0" w:color="auto"/>
              <w:right w:val="single" w:sz="4" w:space="0" w:color="auto"/>
            </w:tcBorders>
            <w:noWrap/>
          </w:tcPr>
          <w:p w14:paraId="286CDB1A" w14:textId="5CF67C0F" w:rsidR="004F3A88" w:rsidRPr="00C2061D" w:rsidRDefault="00B10E38" w:rsidP="00393A49">
            <w:pPr>
              <w:rPr>
                <w:rFonts w:cs="Arial"/>
                <w:sz w:val="16"/>
                <w:szCs w:val="16"/>
                <w:lang w:eastAsia="da-DK"/>
              </w:rPr>
            </w:pPr>
            <w:proofErr w:type="spellStart"/>
            <w:r w:rsidRPr="00C2061D">
              <w:rPr>
                <w:rFonts w:cs="Arial"/>
                <w:sz w:val="16"/>
                <w:szCs w:val="16"/>
                <w:lang w:eastAsia="da-DK"/>
              </w:rPr>
              <w:t>Medfusion</w:t>
            </w:r>
            <w:proofErr w:type="spellEnd"/>
            <w:r w:rsidRPr="00C2061D">
              <w:rPr>
                <w:rFonts w:cs="Arial"/>
                <w:sz w:val="16"/>
                <w:szCs w:val="16"/>
                <w:lang w:eastAsia="da-DK"/>
              </w:rPr>
              <w:t>™ Model 3500 and Model 4000 Syringe Infusion Pumps</w:t>
            </w:r>
          </w:p>
        </w:tc>
        <w:tc>
          <w:tcPr>
            <w:tcW w:w="2011" w:type="pct"/>
            <w:tcBorders>
              <w:top w:val="single" w:sz="4" w:space="0" w:color="auto"/>
              <w:left w:val="single" w:sz="4" w:space="0" w:color="auto"/>
              <w:bottom w:val="single" w:sz="4" w:space="0" w:color="auto"/>
              <w:right w:val="single" w:sz="4" w:space="0" w:color="auto"/>
            </w:tcBorders>
          </w:tcPr>
          <w:p w14:paraId="731E303C" w14:textId="4C44302E" w:rsidR="004F3A88" w:rsidRPr="00C2061D" w:rsidRDefault="00B10E38" w:rsidP="00393A49">
            <w:pPr>
              <w:rPr>
                <w:rFonts w:cs="Arial"/>
                <w:sz w:val="16"/>
                <w:szCs w:val="16"/>
                <w:lang w:eastAsia="da-DK"/>
              </w:rPr>
            </w:pPr>
            <w:r w:rsidRPr="00C2061D">
              <w:rPr>
                <w:rFonts w:cs="Arial"/>
                <w:sz w:val="16"/>
                <w:szCs w:val="16"/>
                <w:lang w:eastAsia="da-DK"/>
              </w:rPr>
              <w:t>The calibration of the force sensor used to detect occlusions may shift over time. If the force sensor calibration shift is large enough, the pump will display a System Failure Alarm (including Force Sensor BGND Test, Force Sensor Bridge Test, or Force Sensor Test).  If the calibration shift is not large enough to trigger a System Failure Alarm, there may be a slight increase in the threshold to detect an occlusion.  Although shifts in the force sensor calibration may occur over time with any device, an increased potential for such shifts has been reported in devices produced before April 2022 due to mechanical interference between parts of the plunger head assembly.  Out of an abundance of caution, we are notifying all customers of this potential issue.</w:t>
            </w:r>
          </w:p>
        </w:tc>
        <w:tc>
          <w:tcPr>
            <w:tcW w:w="545" w:type="pct"/>
            <w:tcBorders>
              <w:top w:val="single" w:sz="4" w:space="0" w:color="auto"/>
              <w:left w:val="single" w:sz="4" w:space="0" w:color="auto"/>
              <w:bottom w:val="single" w:sz="4" w:space="0" w:color="auto"/>
              <w:right w:val="single" w:sz="4" w:space="0" w:color="auto"/>
            </w:tcBorders>
          </w:tcPr>
          <w:p w14:paraId="682D6C0D" w14:textId="58D5281E" w:rsidR="004F3A88" w:rsidRPr="00C2061D" w:rsidRDefault="00B10E38" w:rsidP="00393A49">
            <w:pPr>
              <w:rPr>
                <w:rFonts w:cs="Arial"/>
                <w:sz w:val="16"/>
                <w:szCs w:val="16"/>
                <w:lang w:eastAsia="da-DK"/>
              </w:rPr>
            </w:pPr>
            <w:r w:rsidRPr="00C2061D">
              <w:rPr>
                <w:rFonts w:cs="Arial"/>
                <w:sz w:val="16"/>
                <w:szCs w:val="16"/>
                <w:lang w:eastAsia="da-DK"/>
              </w:rPr>
              <w:t>Yes</w:t>
            </w:r>
          </w:p>
        </w:tc>
      </w:tr>
      <w:tr w:rsidR="001E3AD0" w:rsidRPr="00C2061D" w14:paraId="33A72C1D" w14:textId="77777777" w:rsidTr="001E3AD0">
        <w:tc>
          <w:tcPr>
            <w:tcW w:w="324" w:type="pct"/>
            <w:tcBorders>
              <w:top w:val="single" w:sz="4" w:space="0" w:color="auto"/>
              <w:left w:val="single" w:sz="4" w:space="0" w:color="auto"/>
              <w:bottom w:val="single" w:sz="4" w:space="0" w:color="auto"/>
              <w:right w:val="single" w:sz="4" w:space="0" w:color="auto"/>
            </w:tcBorders>
          </w:tcPr>
          <w:p w14:paraId="0A920997" w14:textId="0653CD56" w:rsidR="001E3AD0" w:rsidRPr="00C2061D" w:rsidRDefault="001E3AD0" w:rsidP="001E3AD0">
            <w:pPr>
              <w:rPr>
                <w:rFonts w:cs="Arial"/>
                <w:sz w:val="16"/>
                <w:szCs w:val="16"/>
                <w:lang w:eastAsia="da-DK"/>
              </w:rPr>
            </w:pPr>
            <w:r w:rsidRPr="00C2061D">
              <w:rPr>
                <w:rFonts w:cs="Arial"/>
                <w:sz w:val="16"/>
                <w:szCs w:val="16"/>
                <w:lang w:eastAsia="da-DK"/>
              </w:rPr>
              <w:t>1a</w:t>
            </w:r>
          </w:p>
        </w:tc>
        <w:tc>
          <w:tcPr>
            <w:tcW w:w="489" w:type="pct"/>
            <w:tcBorders>
              <w:top w:val="single" w:sz="4" w:space="0" w:color="auto"/>
              <w:left w:val="single" w:sz="4" w:space="0" w:color="auto"/>
              <w:bottom w:val="single" w:sz="4" w:space="0" w:color="auto"/>
              <w:right w:val="single" w:sz="4" w:space="0" w:color="auto"/>
            </w:tcBorders>
            <w:noWrap/>
          </w:tcPr>
          <w:p w14:paraId="1F86A639" w14:textId="2447DC72" w:rsidR="001E3AD0" w:rsidRPr="00C2061D" w:rsidRDefault="001E3AD0" w:rsidP="001E3AD0">
            <w:pPr>
              <w:rPr>
                <w:rFonts w:cs="Arial"/>
                <w:sz w:val="16"/>
                <w:szCs w:val="16"/>
                <w:lang w:eastAsia="da-DK"/>
              </w:rPr>
            </w:pPr>
            <w:r w:rsidRPr="00C2061D">
              <w:rPr>
                <w:rFonts w:cs="Arial"/>
                <w:sz w:val="16"/>
                <w:szCs w:val="16"/>
                <w:lang w:eastAsia="da-DK"/>
              </w:rPr>
              <w:t xml:space="preserve">1. </w:t>
            </w:r>
            <w:proofErr w:type="spellStart"/>
            <w:r w:rsidRPr="00C2061D">
              <w:rPr>
                <w:rFonts w:cs="Arial"/>
                <w:sz w:val="16"/>
                <w:szCs w:val="16"/>
                <w:lang w:eastAsia="da-DK"/>
              </w:rPr>
              <w:t>april</w:t>
            </w:r>
            <w:proofErr w:type="spellEnd"/>
            <w:r w:rsidRPr="00C2061D">
              <w:rPr>
                <w:rFonts w:cs="Arial"/>
                <w:sz w:val="16"/>
                <w:szCs w:val="16"/>
                <w:lang w:eastAsia="da-DK"/>
              </w:rPr>
              <w:t xml:space="preserve"> 2022</w:t>
            </w:r>
          </w:p>
        </w:tc>
        <w:tc>
          <w:tcPr>
            <w:tcW w:w="435" w:type="pct"/>
            <w:tcBorders>
              <w:top w:val="single" w:sz="4" w:space="0" w:color="auto"/>
              <w:left w:val="single" w:sz="4" w:space="0" w:color="auto"/>
              <w:bottom w:val="single" w:sz="4" w:space="0" w:color="auto"/>
              <w:right w:val="single" w:sz="4" w:space="0" w:color="auto"/>
            </w:tcBorders>
            <w:noWrap/>
          </w:tcPr>
          <w:p w14:paraId="0BA38D4F" w14:textId="05987A0B" w:rsidR="001E3AD0" w:rsidRPr="00C2061D" w:rsidRDefault="001E3AD0" w:rsidP="001E3AD0">
            <w:pPr>
              <w:rPr>
                <w:rFonts w:cs="Arial"/>
                <w:sz w:val="16"/>
                <w:szCs w:val="16"/>
                <w:lang w:eastAsia="da-DK"/>
              </w:rPr>
            </w:pPr>
            <w:r w:rsidRPr="00C2061D">
              <w:rPr>
                <w:rFonts w:cs="Arial"/>
                <w:sz w:val="16"/>
                <w:szCs w:val="16"/>
                <w:lang w:eastAsia="da-DK"/>
              </w:rPr>
              <w:t>2023085216</w:t>
            </w:r>
          </w:p>
        </w:tc>
        <w:tc>
          <w:tcPr>
            <w:tcW w:w="544" w:type="pct"/>
            <w:tcBorders>
              <w:top w:val="single" w:sz="4" w:space="0" w:color="auto"/>
              <w:left w:val="single" w:sz="4" w:space="0" w:color="auto"/>
              <w:bottom w:val="single" w:sz="4" w:space="0" w:color="auto"/>
              <w:right w:val="single" w:sz="4" w:space="0" w:color="auto"/>
            </w:tcBorders>
            <w:noWrap/>
          </w:tcPr>
          <w:p w14:paraId="1C70D6CF" w14:textId="458EA5A1" w:rsidR="001E3AD0" w:rsidRPr="00C2061D" w:rsidRDefault="001E3AD0" w:rsidP="001E3AD0">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w:t>
            </w:r>
          </w:p>
        </w:tc>
        <w:tc>
          <w:tcPr>
            <w:tcW w:w="652" w:type="pct"/>
            <w:tcBorders>
              <w:top w:val="single" w:sz="4" w:space="0" w:color="auto"/>
              <w:left w:val="single" w:sz="4" w:space="0" w:color="auto"/>
              <w:bottom w:val="single" w:sz="4" w:space="0" w:color="auto"/>
              <w:right w:val="single" w:sz="4" w:space="0" w:color="auto"/>
            </w:tcBorders>
            <w:noWrap/>
          </w:tcPr>
          <w:p w14:paraId="2FED8523" w14:textId="0C74DCB8" w:rsidR="001E3AD0" w:rsidRPr="00C2061D" w:rsidRDefault="001E3AD0" w:rsidP="001E3AD0">
            <w:pPr>
              <w:rPr>
                <w:rFonts w:cs="Arial"/>
                <w:sz w:val="16"/>
                <w:szCs w:val="16"/>
                <w:lang w:eastAsia="da-DK"/>
              </w:rPr>
            </w:pPr>
            <w:proofErr w:type="spellStart"/>
            <w:r w:rsidRPr="00C2061D">
              <w:rPr>
                <w:rFonts w:cs="Arial"/>
                <w:sz w:val="16"/>
                <w:szCs w:val="16"/>
                <w:lang w:eastAsia="da-DK"/>
              </w:rPr>
              <w:t>Medfusion</w:t>
            </w:r>
            <w:proofErr w:type="spellEnd"/>
            <w:r w:rsidRPr="00C2061D">
              <w:rPr>
                <w:rFonts w:cs="Arial"/>
                <w:sz w:val="16"/>
                <w:szCs w:val="16"/>
                <w:lang w:eastAsia="da-DK"/>
              </w:rPr>
              <w:t>™ Model 3500 and Model 4000 Syringe Infusion Pumps</w:t>
            </w:r>
          </w:p>
        </w:tc>
        <w:tc>
          <w:tcPr>
            <w:tcW w:w="2011" w:type="pct"/>
            <w:tcBorders>
              <w:top w:val="single" w:sz="4" w:space="0" w:color="auto"/>
              <w:left w:val="single" w:sz="4" w:space="0" w:color="auto"/>
              <w:bottom w:val="single" w:sz="4" w:space="0" w:color="auto"/>
              <w:right w:val="single" w:sz="4" w:space="0" w:color="auto"/>
            </w:tcBorders>
          </w:tcPr>
          <w:p w14:paraId="3D02FE8A" w14:textId="77777777" w:rsidR="001E3AD0" w:rsidRPr="00C2061D" w:rsidRDefault="001E3AD0" w:rsidP="001E3AD0">
            <w:pPr>
              <w:rPr>
                <w:rFonts w:cs="Arial"/>
                <w:sz w:val="16"/>
                <w:szCs w:val="16"/>
                <w:lang w:eastAsia="da-DK"/>
              </w:rPr>
            </w:pPr>
            <w:r w:rsidRPr="00C2061D">
              <w:rPr>
                <w:rFonts w:cs="Arial"/>
                <w:sz w:val="16"/>
                <w:szCs w:val="16"/>
                <w:lang w:eastAsia="da-DK"/>
              </w:rPr>
              <w:t>Issue 1 - Primary Audible Alarm (PAA)</w:t>
            </w:r>
          </w:p>
          <w:p w14:paraId="0EAE621E" w14:textId="77777777" w:rsidR="001E3AD0" w:rsidRPr="00C2061D" w:rsidRDefault="001E3AD0" w:rsidP="001E3AD0">
            <w:pPr>
              <w:rPr>
                <w:rFonts w:cs="Arial"/>
                <w:sz w:val="16"/>
                <w:szCs w:val="16"/>
                <w:lang w:eastAsia="da-DK"/>
              </w:rPr>
            </w:pPr>
          </w:p>
          <w:p w14:paraId="57360DAE" w14:textId="44EF9838" w:rsidR="001E3AD0" w:rsidRPr="00C2061D" w:rsidRDefault="001E3AD0" w:rsidP="001E3AD0">
            <w:pPr>
              <w:rPr>
                <w:rFonts w:cs="Arial"/>
                <w:sz w:val="16"/>
                <w:szCs w:val="16"/>
                <w:lang w:eastAsia="da-DK"/>
              </w:rPr>
            </w:pPr>
            <w:r w:rsidRPr="00C2061D">
              <w:rPr>
                <w:rFonts w:cs="Arial"/>
                <w:sz w:val="16"/>
                <w:szCs w:val="16"/>
                <w:lang w:eastAsia="da-DK"/>
              </w:rPr>
              <w:t xml:space="preserve">Under certain conditions, the pump may falsely detect a Primary Audible Alarm (PAA) System Fault. </w:t>
            </w:r>
          </w:p>
          <w:p w14:paraId="560AB422" w14:textId="77777777" w:rsidR="001E3AD0" w:rsidRPr="00C2061D" w:rsidRDefault="001E3AD0" w:rsidP="001E3AD0">
            <w:pPr>
              <w:rPr>
                <w:rFonts w:cs="Arial"/>
                <w:sz w:val="16"/>
                <w:szCs w:val="16"/>
                <w:lang w:eastAsia="da-DK"/>
              </w:rPr>
            </w:pPr>
          </w:p>
          <w:p w14:paraId="5AF5F14D" w14:textId="77777777" w:rsidR="001E3AD0" w:rsidRPr="00C2061D" w:rsidRDefault="001E3AD0" w:rsidP="001E3AD0">
            <w:pPr>
              <w:rPr>
                <w:rFonts w:cs="Arial"/>
                <w:sz w:val="16"/>
                <w:szCs w:val="16"/>
                <w:lang w:eastAsia="da-DK"/>
              </w:rPr>
            </w:pPr>
          </w:p>
          <w:p w14:paraId="6D4D50A3" w14:textId="77777777" w:rsidR="001E3AD0" w:rsidRPr="00C2061D" w:rsidRDefault="001E3AD0" w:rsidP="001E3AD0">
            <w:pPr>
              <w:rPr>
                <w:rFonts w:cs="Arial"/>
                <w:sz w:val="16"/>
                <w:szCs w:val="16"/>
                <w:lang w:eastAsia="da-DK"/>
              </w:rPr>
            </w:pPr>
            <w:r w:rsidRPr="00C2061D">
              <w:rPr>
                <w:rFonts w:cs="Arial"/>
                <w:sz w:val="16"/>
                <w:szCs w:val="16"/>
                <w:lang w:eastAsia="da-DK"/>
              </w:rPr>
              <w:t>Issue 2 – Unanticipated Depleted Battery Alarms</w:t>
            </w:r>
          </w:p>
          <w:p w14:paraId="1B42A812" w14:textId="77777777" w:rsidR="001E3AD0" w:rsidRPr="00C2061D" w:rsidRDefault="001E3AD0" w:rsidP="001E3AD0">
            <w:pPr>
              <w:rPr>
                <w:rFonts w:cs="Arial"/>
                <w:sz w:val="16"/>
                <w:szCs w:val="16"/>
                <w:lang w:eastAsia="da-DK"/>
              </w:rPr>
            </w:pPr>
          </w:p>
          <w:p w14:paraId="034786E8" w14:textId="77777777" w:rsidR="001E3AD0" w:rsidRPr="00C2061D" w:rsidRDefault="001E3AD0" w:rsidP="001E3AD0">
            <w:pPr>
              <w:rPr>
                <w:rFonts w:cs="Arial"/>
                <w:sz w:val="16"/>
                <w:szCs w:val="16"/>
                <w:lang w:eastAsia="da-DK"/>
              </w:rPr>
            </w:pPr>
            <w:r w:rsidRPr="00C2061D">
              <w:rPr>
                <w:rFonts w:cs="Arial"/>
                <w:sz w:val="16"/>
                <w:szCs w:val="16"/>
                <w:lang w:eastAsia="da-DK"/>
              </w:rPr>
              <w:t>Under certain conditions with excessive wireless network activity, the pump may enter a state where the smart battery cannot provide its status to the pump.</w:t>
            </w:r>
          </w:p>
          <w:p w14:paraId="62A6CF75" w14:textId="77777777" w:rsidR="001E3AD0" w:rsidRPr="00C2061D" w:rsidRDefault="001E3AD0" w:rsidP="001E3AD0">
            <w:pPr>
              <w:rPr>
                <w:rFonts w:cs="Arial"/>
                <w:sz w:val="16"/>
                <w:szCs w:val="16"/>
                <w:lang w:eastAsia="da-DK"/>
              </w:rPr>
            </w:pPr>
          </w:p>
          <w:p w14:paraId="096EC99D" w14:textId="77777777" w:rsidR="001E3AD0" w:rsidRPr="00C2061D" w:rsidRDefault="001E3AD0" w:rsidP="001E3AD0">
            <w:pPr>
              <w:rPr>
                <w:rFonts w:cs="Arial"/>
                <w:sz w:val="16"/>
                <w:szCs w:val="16"/>
                <w:lang w:eastAsia="da-DK"/>
              </w:rPr>
            </w:pPr>
          </w:p>
          <w:p w14:paraId="40B55B50" w14:textId="77777777" w:rsidR="001E3AD0" w:rsidRPr="00C2061D" w:rsidRDefault="001E3AD0" w:rsidP="001E3AD0">
            <w:pPr>
              <w:rPr>
                <w:rFonts w:cs="Arial"/>
                <w:sz w:val="16"/>
                <w:szCs w:val="16"/>
                <w:lang w:eastAsia="da-DK"/>
              </w:rPr>
            </w:pPr>
            <w:r w:rsidRPr="00C2061D">
              <w:rPr>
                <w:rFonts w:cs="Arial"/>
                <w:sz w:val="16"/>
                <w:szCs w:val="16"/>
                <w:lang w:eastAsia="da-DK"/>
              </w:rPr>
              <w:t xml:space="preserve">Issue 3 – Time Base Alarm </w:t>
            </w:r>
          </w:p>
          <w:p w14:paraId="087CD2B9" w14:textId="77777777" w:rsidR="001E3AD0" w:rsidRPr="00C2061D" w:rsidRDefault="001E3AD0" w:rsidP="001E3AD0">
            <w:pPr>
              <w:rPr>
                <w:rFonts w:cs="Arial"/>
                <w:sz w:val="16"/>
                <w:szCs w:val="16"/>
                <w:lang w:eastAsia="da-DK"/>
              </w:rPr>
            </w:pPr>
          </w:p>
          <w:p w14:paraId="7F100FBC" w14:textId="2F7A02FB" w:rsidR="001E3AD0" w:rsidRPr="00C2061D" w:rsidRDefault="001E3AD0" w:rsidP="001E3AD0">
            <w:pPr>
              <w:rPr>
                <w:rFonts w:cs="Arial"/>
                <w:sz w:val="16"/>
                <w:szCs w:val="16"/>
                <w:lang w:eastAsia="da-DK"/>
              </w:rPr>
            </w:pPr>
            <w:r w:rsidRPr="00C2061D">
              <w:rPr>
                <w:rFonts w:cs="Arial"/>
                <w:sz w:val="16"/>
                <w:szCs w:val="16"/>
                <w:lang w:eastAsia="da-DK"/>
              </w:rPr>
              <w:t xml:space="preserve">A specific set of </w:t>
            </w:r>
            <w:proofErr w:type="spellStart"/>
            <w:r w:rsidRPr="00C2061D">
              <w:rPr>
                <w:rFonts w:cs="Arial"/>
                <w:sz w:val="16"/>
                <w:szCs w:val="16"/>
                <w:lang w:eastAsia="da-DK"/>
              </w:rPr>
              <w:t>Medfusion</w:t>
            </w:r>
            <w:proofErr w:type="spellEnd"/>
            <w:r w:rsidRPr="00C2061D">
              <w:rPr>
                <w:rFonts w:cs="Arial"/>
                <w:sz w:val="16"/>
                <w:szCs w:val="16"/>
                <w:lang w:eastAsia="da-DK"/>
              </w:rPr>
              <w:t xml:space="preserve"> pumps may contain a circuit board found to exhibit abnormal behavior in an internal clock. If the abnormal behavior of these boards occurs during infusion, the pump stops the infusion. </w:t>
            </w:r>
          </w:p>
          <w:p w14:paraId="6B140443" w14:textId="77777777" w:rsidR="001E3AD0" w:rsidRPr="00C2061D" w:rsidRDefault="001E3AD0" w:rsidP="001E3AD0">
            <w:pPr>
              <w:rPr>
                <w:rFonts w:cs="Arial"/>
                <w:sz w:val="16"/>
                <w:szCs w:val="16"/>
                <w:lang w:eastAsia="da-DK"/>
              </w:rPr>
            </w:pPr>
          </w:p>
          <w:p w14:paraId="2FFE5668" w14:textId="77777777" w:rsidR="001E3AD0" w:rsidRPr="00C2061D" w:rsidRDefault="001E3AD0" w:rsidP="001E3AD0">
            <w:pPr>
              <w:rPr>
                <w:rFonts w:cs="Arial"/>
                <w:sz w:val="16"/>
                <w:szCs w:val="16"/>
                <w:lang w:eastAsia="da-DK"/>
              </w:rPr>
            </w:pPr>
          </w:p>
          <w:p w14:paraId="2F6E9BFD" w14:textId="77777777" w:rsidR="001E3AD0" w:rsidRPr="00C2061D" w:rsidRDefault="001E3AD0" w:rsidP="001E3AD0">
            <w:pPr>
              <w:rPr>
                <w:rFonts w:cs="Arial"/>
                <w:sz w:val="16"/>
                <w:szCs w:val="16"/>
                <w:lang w:eastAsia="da-DK"/>
              </w:rPr>
            </w:pPr>
            <w:r w:rsidRPr="00C2061D">
              <w:rPr>
                <w:rFonts w:cs="Arial"/>
                <w:sz w:val="16"/>
                <w:szCs w:val="16"/>
                <w:lang w:eastAsia="da-DK"/>
              </w:rPr>
              <w:t>Issue 4 – Intermittent Volume Over Time (IVOT) - Infusion Continues after System Failure</w:t>
            </w:r>
          </w:p>
          <w:p w14:paraId="41631226" w14:textId="77777777" w:rsidR="001E3AD0" w:rsidRPr="00C2061D" w:rsidRDefault="001E3AD0" w:rsidP="001E3AD0">
            <w:pPr>
              <w:rPr>
                <w:rFonts w:cs="Arial"/>
                <w:sz w:val="16"/>
                <w:szCs w:val="16"/>
                <w:lang w:eastAsia="da-DK"/>
              </w:rPr>
            </w:pPr>
          </w:p>
          <w:p w14:paraId="467C73F9" w14:textId="32DB3F07" w:rsidR="001E3AD0" w:rsidRPr="00C2061D" w:rsidRDefault="001E3AD0" w:rsidP="001E3AD0">
            <w:pPr>
              <w:rPr>
                <w:rFonts w:cs="Arial"/>
                <w:sz w:val="16"/>
                <w:szCs w:val="16"/>
                <w:lang w:eastAsia="da-DK"/>
              </w:rPr>
            </w:pPr>
            <w:r w:rsidRPr="00C2061D">
              <w:rPr>
                <w:rFonts w:cs="Arial"/>
                <w:sz w:val="16"/>
                <w:szCs w:val="16"/>
                <w:lang w:eastAsia="da-DK"/>
              </w:rPr>
              <w:t>If a System Failure alarm occurs during the small window of time when the pump is transitioning from IVOT delay to IVOT delivery, the pump may continue to run without the ability to terminate infusion via the Stop or Power keys.</w:t>
            </w:r>
          </w:p>
          <w:p w14:paraId="4B836B51" w14:textId="77777777" w:rsidR="001E3AD0" w:rsidRPr="00C2061D" w:rsidRDefault="001E3AD0" w:rsidP="001E3AD0">
            <w:pPr>
              <w:rPr>
                <w:rFonts w:cs="Arial"/>
                <w:sz w:val="16"/>
                <w:szCs w:val="16"/>
                <w:lang w:eastAsia="da-DK"/>
              </w:rPr>
            </w:pPr>
          </w:p>
          <w:p w14:paraId="4EEC829B" w14:textId="77777777" w:rsidR="001E3AD0" w:rsidRPr="00C2061D" w:rsidRDefault="001E3AD0" w:rsidP="001E3AD0">
            <w:pPr>
              <w:rPr>
                <w:rFonts w:cs="Arial"/>
                <w:sz w:val="16"/>
                <w:szCs w:val="16"/>
                <w:lang w:eastAsia="da-DK"/>
              </w:rPr>
            </w:pPr>
          </w:p>
          <w:p w14:paraId="650B2B61" w14:textId="1BC61040" w:rsidR="001E3AD0" w:rsidRPr="00C2061D" w:rsidRDefault="001E3AD0" w:rsidP="001E3AD0">
            <w:pPr>
              <w:rPr>
                <w:rFonts w:cs="Arial"/>
                <w:sz w:val="16"/>
                <w:szCs w:val="16"/>
                <w:lang w:eastAsia="da-DK"/>
              </w:rPr>
            </w:pPr>
            <w:r w:rsidRPr="00C2061D">
              <w:rPr>
                <w:rFonts w:cs="Arial"/>
                <w:sz w:val="16"/>
                <w:szCs w:val="16"/>
                <w:lang w:eastAsia="da-DK"/>
              </w:rPr>
              <w:t>Issue 5 – Clearing of Program Volume Delivered (PVD)</w:t>
            </w:r>
          </w:p>
          <w:p w14:paraId="39F4BEB7" w14:textId="77777777" w:rsidR="001E3AD0" w:rsidRPr="00C2061D" w:rsidRDefault="001E3AD0" w:rsidP="001E3AD0">
            <w:pPr>
              <w:rPr>
                <w:rFonts w:cs="Arial"/>
                <w:sz w:val="16"/>
                <w:szCs w:val="16"/>
                <w:lang w:eastAsia="da-DK"/>
              </w:rPr>
            </w:pPr>
          </w:p>
          <w:p w14:paraId="67DE0854" w14:textId="5392D5C4" w:rsidR="001E3AD0" w:rsidRPr="00C2061D" w:rsidRDefault="001E3AD0" w:rsidP="001E3AD0">
            <w:pPr>
              <w:rPr>
                <w:rFonts w:cs="Arial"/>
                <w:sz w:val="16"/>
                <w:szCs w:val="16"/>
                <w:lang w:eastAsia="da-DK"/>
              </w:rPr>
            </w:pPr>
            <w:r w:rsidRPr="00C2061D">
              <w:rPr>
                <w:rFonts w:cs="Arial"/>
                <w:sz w:val="16"/>
                <w:szCs w:val="16"/>
                <w:lang w:eastAsia="da-DK"/>
              </w:rPr>
              <w:lastRenderedPageBreak/>
              <w:t>When two different syringe sizes or brands are used during the same volume-limited infusion, the PVD will be reset to zero during the syringe change. The volume of fluid delivered with the first syringe will not be accounted for in the PVD.</w:t>
            </w:r>
          </w:p>
          <w:p w14:paraId="30879119" w14:textId="77777777" w:rsidR="001E3AD0" w:rsidRPr="00C2061D" w:rsidRDefault="001E3AD0" w:rsidP="001E3AD0">
            <w:pPr>
              <w:rPr>
                <w:rFonts w:cs="Arial"/>
                <w:sz w:val="16"/>
                <w:szCs w:val="16"/>
                <w:lang w:eastAsia="da-DK"/>
              </w:rPr>
            </w:pPr>
          </w:p>
          <w:p w14:paraId="43D85C57" w14:textId="77777777" w:rsidR="001E3AD0" w:rsidRPr="00C2061D" w:rsidRDefault="001E3AD0" w:rsidP="001E3AD0">
            <w:pPr>
              <w:rPr>
                <w:rFonts w:cs="Arial"/>
                <w:sz w:val="16"/>
                <w:szCs w:val="16"/>
                <w:lang w:eastAsia="da-DK"/>
              </w:rPr>
            </w:pPr>
          </w:p>
          <w:p w14:paraId="711D4D69" w14:textId="32E7ED20" w:rsidR="001E3AD0" w:rsidRPr="00C2061D" w:rsidRDefault="001E3AD0" w:rsidP="001E3AD0">
            <w:pPr>
              <w:rPr>
                <w:rFonts w:cs="Arial"/>
                <w:sz w:val="16"/>
                <w:szCs w:val="16"/>
                <w:lang w:eastAsia="da-DK"/>
              </w:rPr>
            </w:pPr>
            <w:r w:rsidRPr="00C2061D">
              <w:rPr>
                <w:rFonts w:cs="Arial"/>
                <w:sz w:val="16"/>
                <w:szCs w:val="16"/>
                <w:lang w:eastAsia="da-DK"/>
              </w:rPr>
              <w:t>Issue 6 – False Alarm for Rate Below Recommended Minimum for Syringe Size</w:t>
            </w:r>
          </w:p>
          <w:p w14:paraId="1020FA8F" w14:textId="77777777" w:rsidR="001E3AD0" w:rsidRPr="00C2061D" w:rsidRDefault="001E3AD0" w:rsidP="001E3AD0">
            <w:pPr>
              <w:rPr>
                <w:rFonts w:cs="Arial"/>
                <w:sz w:val="16"/>
                <w:szCs w:val="16"/>
                <w:lang w:eastAsia="da-DK"/>
              </w:rPr>
            </w:pPr>
          </w:p>
          <w:p w14:paraId="0F58545A" w14:textId="06FB19A1" w:rsidR="001E3AD0" w:rsidRPr="00C2061D" w:rsidRDefault="001E3AD0" w:rsidP="001E3AD0">
            <w:pPr>
              <w:rPr>
                <w:rFonts w:cs="Arial"/>
                <w:sz w:val="16"/>
                <w:szCs w:val="16"/>
                <w:lang w:eastAsia="da-DK"/>
              </w:rPr>
            </w:pPr>
            <w:r w:rsidRPr="00C2061D">
              <w:rPr>
                <w:rFonts w:cs="Arial"/>
                <w:sz w:val="16"/>
                <w:szCs w:val="16"/>
                <w:lang w:eastAsia="da-DK"/>
              </w:rPr>
              <w:t>Under certain conditions, the pump may display a false “Rate Below Recommended Minimum for Syringe Size” alarm.</w:t>
            </w:r>
          </w:p>
          <w:p w14:paraId="70DF5027" w14:textId="77777777" w:rsidR="001E3AD0" w:rsidRPr="00C2061D" w:rsidRDefault="001E3AD0" w:rsidP="001E3AD0">
            <w:pPr>
              <w:rPr>
                <w:rFonts w:cs="Arial"/>
                <w:sz w:val="16"/>
                <w:szCs w:val="16"/>
                <w:lang w:eastAsia="da-DK"/>
              </w:rPr>
            </w:pPr>
          </w:p>
          <w:p w14:paraId="67E85305" w14:textId="77777777" w:rsidR="001E3AD0" w:rsidRPr="00C2061D" w:rsidRDefault="001E3AD0" w:rsidP="001E3AD0">
            <w:pPr>
              <w:rPr>
                <w:rFonts w:cs="Arial"/>
                <w:sz w:val="16"/>
                <w:szCs w:val="16"/>
                <w:lang w:eastAsia="da-DK"/>
              </w:rPr>
            </w:pPr>
          </w:p>
          <w:p w14:paraId="00E9203E" w14:textId="43FDCBF7" w:rsidR="001E3AD0" w:rsidRPr="00C2061D" w:rsidRDefault="001E3AD0" w:rsidP="001E3AD0">
            <w:pPr>
              <w:rPr>
                <w:rFonts w:cs="Arial"/>
                <w:sz w:val="16"/>
                <w:szCs w:val="16"/>
                <w:lang w:eastAsia="da-DK"/>
              </w:rPr>
            </w:pPr>
            <w:r w:rsidRPr="00C2061D">
              <w:rPr>
                <w:rFonts w:cs="Arial"/>
                <w:sz w:val="16"/>
                <w:szCs w:val="16"/>
                <w:lang w:eastAsia="da-DK"/>
              </w:rPr>
              <w:t>Issue 7 – Incorrect Bolus or Loading Dose Time Display</w:t>
            </w:r>
          </w:p>
          <w:p w14:paraId="19A179AB" w14:textId="77777777" w:rsidR="001E3AD0" w:rsidRPr="00C2061D" w:rsidRDefault="001E3AD0" w:rsidP="001E3AD0">
            <w:pPr>
              <w:rPr>
                <w:rFonts w:cs="Arial"/>
                <w:sz w:val="16"/>
                <w:szCs w:val="16"/>
                <w:lang w:eastAsia="da-DK"/>
              </w:rPr>
            </w:pPr>
          </w:p>
          <w:p w14:paraId="4A19723B" w14:textId="30D4F05B" w:rsidR="001E3AD0" w:rsidRPr="00C2061D" w:rsidRDefault="001E3AD0" w:rsidP="001E3AD0">
            <w:pPr>
              <w:rPr>
                <w:rFonts w:cs="Arial"/>
                <w:sz w:val="16"/>
                <w:szCs w:val="16"/>
                <w:lang w:eastAsia="da-DK"/>
              </w:rPr>
            </w:pPr>
            <w:r w:rsidRPr="00C2061D">
              <w:rPr>
                <w:rFonts w:cs="Arial"/>
                <w:sz w:val="16"/>
                <w:szCs w:val="16"/>
                <w:lang w:eastAsia="da-DK"/>
              </w:rPr>
              <w:t xml:space="preserve">In rare situations, the pump may display an incorrect value for the time remaining during a Bolus Dose or Loading Dose infusion. If this issue occurs, the pump will infuse correctly to the intended infusion time even though the </w:t>
            </w:r>
            <w:proofErr w:type="gramStart"/>
            <w:r w:rsidRPr="00C2061D">
              <w:rPr>
                <w:rFonts w:cs="Arial"/>
                <w:sz w:val="16"/>
                <w:szCs w:val="16"/>
                <w:lang w:eastAsia="da-DK"/>
              </w:rPr>
              <w:t>displayed time remaining</w:t>
            </w:r>
            <w:proofErr w:type="gramEnd"/>
            <w:r w:rsidRPr="00C2061D">
              <w:rPr>
                <w:rFonts w:cs="Arial"/>
                <w:sz w:val="16"/>
                <w:szCs w:val="16"/>
                <w:lang w:eastAsia="da-DK"/>
              </w:rPr>
              <w:t xml:space="preserve"> is incorrect.</w:t>
            </w:r>
          </w:p>
          <w:p w14:paraId="7CAB3B56" w14:textId="77777777" w:rsidR="001E3AD0" w:rsidRPr="00C2061D" w:rsidRDefault="001E3AD0" w:rsidP="001E3AD0">
            <w:pPr>
              <w:rPr>
                <w:rFonts w:cs="Arial"/>
                <w:sz w:val="16"/>
                <w:szCs w:val="16"/>
                <w:lang w:eastAsia="da-DK"/>
              </w:rPr>
            </w:pPr>
          </w:p>
          <w:p w14:paraId="1F48995E" w14:textId="77777777" w:rsidR="001E3AD0" w:rsidRPr="00C2061D" w:rsidRDefault="001E3AD0" w:rsidP="001E3AD0">
            <w:pPr>
              <w:rPr>
                <w:rFonts w:cs="Arial"/>
                <w:sz w:val="16"/>
                <w:szCs w:val="16"/>
                <w:lang w:eastAsia="da-DK"/>
              </w:rPr>
            </w:pPr>
          </w:p>
          <w:p w14:paraId="54FFC105" w14:textId="77777777" w:rsidR="001E3AD0" w:rsidRPr="00C2061D" w:rsidRDefault="001E3AD0" w:rsidP="001E3AD0">
            <w:pPr>
              <w:rPr>
                <w:rFonts w:cs="Arial"/>
                <w:sz w:val="16"/>
                <w:szCs w:val="16"/>
                <w:lang w:eastAsia="da-DK"/>
              </w:rPr>
            </w:pPr>
            <w:r w:rsidRPr="00C2061D">
              <w:rPr>
                <w:rFonts w:cs="Arial"/>
                <w:sz w:val="16"/>
                <w:szCs w:val="16"/>
                <w:lang w:eastAsia="da-DK"/>
              </w:rPr>
              <w:t>Issue 8 – Domain Name Server (DNS) Port 1001</w:t>
            </w:r>
          </w:p>
          <w:p w14:paraId="3FFDF707" w14:textId="77777777" w:rsidR="001E3AD0" w:rsidRPr="00C2061D" w:rsidRDefault="001E3AD0" w:rsidP="001E3AD0">
            <w:pPr>
              <w:rPr>
                <w:rFonts w:cs="Arial"/>
                <w:sz w:val="16"/>
                <w:szCs w:val="16"/>
                <w:lang w:eastAsia="da-DK"/>
              </w:rPr>
            </w:pPr>
          </w:p>
          <w:p w14:paraId="4619638F" w14:textId="6E635715" w:rsidR="001E3AD0" w:rsidRPr="00C2061D" w:rsidRDefault="001E3AD0" w:rsidP="001E3AD0">
            <w:pPr>
              <w:rPr>
                <w:rFonts w:cs="Arial"/>
                <w:sz w:val="16"/>
                <w:szCs w:val="16"/>
                <w:lang w:eastAsia="da-DK"/>
              </w:rPr>
            </w:pPr>
            <w:r w:rsidRPr="00C2061D">
              <w:rPr>
                <w:rFonts w:cs="Arial"/>
                <w:sz w:val="16"/>
                <w:szCs w:val="16"/>
                <w:lang w:eastAsia="da-DK"/>
              </w:rPr>
              <w:t xml:space="preserve">If a </w:t>
            </w:r>
            <w:proofErr w:type="spellStart"/>
            <w:r w:rsidRPr="00C2061D">
              <w:rPr>
                <w:rFonts w:cs="Arial"/>
                <w:sz w:val="16"/>
                <w:szCs w:val="16"/>
                <w:lang w:eastAsia="da-DK"/>
              </w:rPr>
              <w:t>Medfusion</w:t>
            </w:r>
            <w:proofErr w:type="spellEnd"/>
            <w:r w:rsidRPr="00C2061D">
              <w:rPr>
                <w:rFonts w:cs="Arial"/>
                <w:sz w:val="16"/>
                <w:szCs w:val="16"/>
                <w:lang w:eastAsia="da-DK"/>
              </w:rPr>
              <w:t xml:space="preserve"> 4000 pump is configured to use a Domain Name Server (DNS) and the wireless network is configured to disallow DNS communications over port 1001, the </w:t>
            </w:r>
            <w:proofErr w:type="spellStart"/>
            <w:r w:rsidRPr="00C2061D">
              <w:rPr>
                <w:rFonts w:cs="Arial"/>
                <w:sz w:val="16"/>
                <w:szCs w:val="16"/>
                <w:lang w:eastAsia="da-DK"/>
              </w:rPr>
              <w:t>Medfusion</w:t>
            </w:r>
            <w:proofErr w:type="spellEnd"/>
            <w:r w:rsidRPr="00C2061D">
              <w:rPr>
                <w:rFonts w:cs="Arial"/>
                <w:sz w:val="16"/>
                <w:szCs w:val="16"/>
                <w:lang w:eastAsia="da-DK"/>
              </w:rPr>
              <w:t xml:space="preserve"> 4000 pump will not communicate with the </w:t>
            </w:r>
            <w:proofErr w:type="spellStart"/>
            <w:r w:rsidRPr="00C2061D">
              <w:rPr>
                <w:rFonts w:cs="Arial"/>
                <w:sz w:val="16"/>
                <w:szCs w:val="16"/>
                <w:lang w:eastAsia="da-DK"/>
              </w:rPr>
              <w:t>PharmGuard</w:t>
            </w:r>
            <w:proofErr w:type="spellEnd"/>
            <w:r w:rsidRPr="00C2061D">
              <w:rPr>
                <w:rFonts w:cs="Arial"/>
                <w:sz w:val="16"/>
                <w:szCs w:val="16"/>
                <w:lang w:eastAsia="da-DK"/>
              </w:rPr>
              <w:t xml:space="preserve"> Server (PGS).</w:t>
            </w:r>
          </w:p>
        </w:tc>
        <w:tc>
          <w:tcPr>
            <w:tcW w:w="545" w:type="pct"/>
            <w:tcBorders>
              <w:top w:val="single" w:sz="4" w:space="0" w:color="auto"/>
              <w:left w:val="single" w:sz="4" w:space="0" w:color="auto"/>
              <w:bottom w:val="single" w:sz="4" w:space="0" w:color="auto"/>
              <w:right w:val="single" w:sz="4" w:space="0" w:color="auto"/>
            </w:tcBorders>
          </w:tcPr>
          <w:p w14:paraId="570D489A" w14:textId="310B7B7B" w:rsidR="001E3AD0" w:rsidRPr="00C2061D" w:rsidRDefault="001E3AD0" w:rsidP="001E3AD0">
            <w:pPr>
              <w:rPr>
                <w:rFonts w:cs="Arial"/>
                <w:sz w:val="16"/>
                <w:szCs w:val="16"/>
                <w:lang w:eastAsia="da-DK"/>
              </w:rPr>
            </w:pPr>
            <w:proofErr w:type="gramStart"/>
            <w:r w:rsidRPr="00C2061D">
              <w:rPr>
                <w:rFonts w:cs="Arial"/>
                <w:sz w:val="16"/>
                <w:szCs w:val="16"/>
                <w:lang w:eastAsia="da-DK"/>
              </w:rPr>
              <w:lastRenderedPageBreak/>
              <w:t>Yes</w:t>
            </w:r>
            <w:proofErr w:type="gramEnd"/>
            <w:r w:rsidRPr="00C2061D">
              <w:rPr>
                <w:rFonts w:cs="Arial"/>
                <w:sz w:val="16"/>
                <w:szCs w:val="16"/>
                <w:lang w:eastAsia="da-DK"/>
              </w:rPr>
              <w:t xml:space="preserve"> for issue 1, 2, 3, </w:t>
            </w:r>
            <w:r w:rsidR="00243A11">
              <w:rPr>
                <w:rFonts w:cs="Arial"/>
                <w:sz w:val="16"/>
                <w:szCs w:val="16"/>
                <w:lang w:eastAsia="da-DK"/>
              </w:rPr>
              <w:t xml:space="preserve">and </w:t>
            </w:r>
            <w:r w:rsidRPr="00C2061D">
              <w:rPr>
                <w:rFonts w:cs="Arial"/>
                <w:sz w:val="16"/>
                <w:szCs w:val="16"/>
                <w:lang w:eastAsia="da-DK"/>
              </w:rPr>
              <w:t xml:space="preserve">4 </w:t>
            </w:r>
          </w:p>
        </w:tc>
      </w:tr>
      <w:tr w:rsidR="001E3AD0" w:rsidRPr="00C2061D" w14:paraId="2A85A698" w14:textId="77777777" w:rsidTr="001E3AD0">
        <w:tc>
          <w:tcPr>
            <w:tcW w:w="324" w:type="pct"/>
            <w:tcBorders>
              <w:top w:val="single" w:sz="4" w:space="0" w:color="auto"/>
              <w:left w:val="single" w:sz="4" w:space="0" w:color="auto"/>
              <w:bottom w:val="single" w:sz="4" w:space="0" w:color="auto"/>
              <w:right w:val="single" w:sz="4" w:space="0" w:color="auto"/>
            </w:tcBorders>
          </w:tcPr>
          <w:p w14:paraId="2F542B27" w14:textId="084A3E1D" w:rsidR="001E3AD0" w:rsidRPr="00C2061D" w:rsidRDefault="001E3AD0" w:rsidP="001E3AD0">
            <w:pPr>
              <w:rPr>
                <w:rFonts w:cs="Arial"/>
                <w:sz w:val="16"/>
                <w:szCs w:val="16"/>
                <w:lang w:eastAsia="da-DK"/>
              </w:rPr>
            </w:pPr>
            <w:r w:rsidRPr="00C2061D">
              <w:rPr>
                <w:rFonts w:cs="Arial"/>
                <w:sz w:val="16"/>
                <w:szCs w:val="16"/>
                <w:lang w:eastAsia="da-DK"/>
              </w:rPr>
              <w:t>1a</w:t>
            </w:r>
          </w:p>
        </w:tc>
        <w:tc>
          <w:tcPr>
            <w:tcW w:w="489" w:type="pct"/>
            <w:tcBorders>
              <w:top w:val="single" w:sz="4" w:space="0" w:color="auto"/>
              <w:left w:val="single" w:sz="4" w:space="0" w:color="auto"/>
              <w:bottom w:val="single" w:sz="4" w:space="0" w:color="auto"/>
              <w:right w:val="single" w:sz="4" w:space="0" w:color="auto"/>
            </w:tcBorders>
            <w:noWrap/>
          </w:tcPr>
          <w:p w14:paraId="4B08501C" w14:textId="3CD22288" w:rsidR="001E3AD0" w:rsidRPr="00C2061D" w:rsidRDefault="00D43E46" w:rsidP="001E3AD0">
            <w:pPr>
              <w:rPr>
                <w:rFonts w:cs="Arial"/>
                <w:sz w:val="16"/>
                <w:szCs w:val="16"/>
                <w:lang w:eastAsia="da-DK"/>
              </w:rPr>
            </w:pPr>
            <w:r w:rsidRPr="00C2061D">
              <w:rPr>
                <w:rFonts w:cs="Arial"/>
                <w:sz w:val="16"/>
                <w:szCs w:val="16"/>
                <w:lang w:eastAsia="da-DK"/>
              </w:rPr>
              <w:t>23. august 2021</w:t>
            </w:r>
          </w:p>
        </w:tc>
        <w:tc>
          <w:tcPr>
            <w:tcW w:w="435" w:type="pct"/>
            <w:tcBorders>
              <w:top w:val="single" w:sz="4" w:space="0" w:color="auto"/>
              <w:left w:val="single" w:sz="4" w:space="0" w:color="auto"/>
              <w:bottom w:val="single" w:sz="4" w:space="0" w:color="auto"/>
              <w:right w:val="single" w:sz="4" w:space="0" w:color="auto"/>
            </w:tcBorders>
            <w:noWrap/>
          </w:tcPr>
          <w:p w14:paraId="18F60CF4" w14:textId="5A20E3E7" w:rsidR="001E3AD0" w:rsidRPr="00C2061D" w:rsidRDefault="00D43E46" w:rsidP="001E3AD0">
            <w:pPr>
              <w:rPr>
                <w:rFonts w:cs="Arial"/>
                <w:sz w:val="16"/>
                <w:szCs w:val="16"/>
                <w:lang w:eastAsia="da-DK"/>
              </w:rPr>
            </w:pPr>
            <w:r w:rsidRPr="00C2061D">
              <w:rPr>
                <w:rFonts w:cs="Arial"/>
                <w:sz w:val="16"/>
                <w:szCs w:val="16"/>
                <w:lang w:eastAsia="da-DK"/>
              </w:rPr>
              <w:t>2021082673</w:t>
            </w:r>
          </w:p>
        </w:tc>
        <w:tc>
          <w:tcPr>
            <w:tcW w:w="544" w:type="pct"/>
            <w:tcBorders>
              <w:top w:val="single" w:sz="4" w:space="0" w:color="auto"/>
              <w:left w:val="single" w:sz="4" w:space="0" w:color="auto"/>
              <w:bottom w:val="single" w:sz="4" w:space="0" w:color="auto"/>
              <w:right w:val="single" w:sz="4" w:space="0" w:color="auto"/>
            </w:tcBorders>
            <w:noWrap/>
          </w:tcPr>
          <w:p w14:paraId="325BAAC2" w14:textId="3133CFAD" w:rsidR="001E3AD0" w:rsidRPr="00C2061D" w:rsidRDefault="00D43E46" w:rsidP="001E3AD0">
            <w:pPr>
              <w:rPr>
                <w:rFonts w:cs="Arial"/>
                <w:sz w:val="16"/>
                <w:szCs w:val="16"/>
                <w:lang w:eastAsia="da-DK"/>
              </w:rPr>
            </w:pPr>
            <w:r w:rsidRPr="00C2061D">
              <w:rPr>
                <w:rFonts w:cs="Arial"/>
                <w:sz w:val="16"/>
                <w:szCs w:val="16"/>
                <w:lang w:eastAsia="da-DK"/>
              </w:rPr>
              <w:t>Caesarea Medical Electronics Limited</w:t>
            </w:r>
          </w:p>
        </w:tc>
        <w:tc>
          <w:tcPr>
            <w:tcW w:w="652" w:type="pct"/>
            <w:tcBorders>
              <w:top w:val="single" w:sz="4" w:space="0" w:color="auto"/>
              <w:left w:val="single" w:sz="4" w:space="0" w:color="auto"/>
              <w:bottom w:val="single" w:sz="4" w:space="0" w:color="auto"/>
              <w:right w:val="single" w:sz="4" w:space="0" w:color="auto"/>
            </w:tcBorders>
            <w:noWrap/>
          </w:tcPr>
          <w:p w14:paraId="01B29E36" w14:textId="4FF92D01" w:rsidR="001E3AD0" w:rsidRPr="00C2061D" w:rsidRDefault="00D43E46" w:rsidP="001E3AD0">
            <w:pPr>
              <w:rPr>
                <w:rFonts w:cs="Arial"/>
                <w:sz w:val="16"/>
                <w:szCs w:val="16"/>
                <w:lang w:eastAsia="da-DK"/>
              </w:rPr>
            </w:pPr>
            <w:proofErr w:type="spellStart"/>
            <w:r w:rsidRPr="00C2061D">
              <w:rPr>
                <w:rFonts w:cs="Arial"/>
                <w:sz w:val="16"/>
                <w:szCs w:val="16"/>
                <w:lang w:eastAsia="da-DK"/>
              </w:rPr>
              <w:t>BodyGuard</w:t>
            </w:r>
            <w:proofErr w:type="spellEnd"/>
            <w:r w:rsidRPr="00C2061D">
              <w:rPr>
                <w:rFonts w:cs="Arial"/>
                <w:sz w:val="16"/>
                <w:szCs w:val="16"/>
                <w:lang w:eastAsia="da-DK"/>
              </w:rPr>
              <w:t>™ Infusion Pumps Systems</w:t>
            </w:r>
          </w:p>
        </w:tc>
        <w:tc>
          <w:tcPr>
            <w:tcW w:w="2011" w:type="pct"/>
            <w:tcBorders>
              <w:top w:val="single" w:sz="4" w:space="0" w:color="auto"/>
              <w:left w:val="single" w:sz="4" w:space="0" w:color="auto"/>
              <w:bottom w:val="single" w:sz="4" w:space="0" w:color="auto"/>
              <w:right w:val="single" w:sz="4" w:space="0" w:color="auto"/>
            </w:tcBorders>
          </w:tcPr>
          <w:p w14:paraId="3C6C26E7" w14:textId="576342B8" w:rsidR="001E3AD0" w:rsidRPr="00C2061D" w:rsidRDefault="00D43E46" w:rsidP="001E3AD0">
            <w:pPr>
              <w:rPr>
                <w:rFonts w:cs="Arial"/>
                <w:sz w:val="16"/>
                <w:szCs w:val="16"/>
                <w:lang w:eastAsia="da-DK"/>
              </w:rPr>
            </w:pPr>
            <w:r w:rsidRPr="00C2061D">
              <w:rPr>
                <w:rFonts w:cs="Arial"/>
                <w:sz w:val="16"/>
                <w:szCs w:val="16"/>
                <w:lang w:eastAsia="da-DK"/>
              </w:rPr>
              <w:t xml:space="preserve">BD has identified potential flow rate issues. An investigation showed an increased risk of </w:t>
            </w:r>
            <w:proofErr w:type="spellStart"/>
            <w:r w:rsidRPr="00C2061D">
              <w:rPr>
                <w:rFonts w:cs="Arial"/>
                <w:sz w:val="16"/>
                <w:szCs w:val="16"/>
                <w:lang w:eastAsia="da-DK"/>
              </w:rPr>
              <w:t>underinfusion</w:t>
            </w:r>
            <w:proofErr w:type="spellEnd"/>
            <w:r w:rsidRPr="00C2061D">
              <w:rPr>
                <w:rFonts w:cs="Arial"/>
                <w:sz w:val="16"/>
                <w:szCs w:val="16"/>
                <w:lang w:eastAsia="da-DK"/>
              </w:rPr>
              <w:t xml:space="preserve"> when using the pump system at high flow rate settings in both continuous and an intermittent infusion as PCA mode. Deviations from nominal accuracy (5-7%) were detected above 500 mL/h and were most prevalent and significant (&gt;-20%) when running infusions at flow rates ≥ 800 mL/h in continuous mode. Likewise, when PCA bolus (intermittent) is delivered at rates ≥ 500 ml/h in combination with low basal rates.</w:t>
            </w:r>
          </w:p>
        </w:tc>
        <w:tc>
          <w:tcPr>
            <w:tcW w:w="545" w:type="pct"/>
            <w:tcBorders>
              <w:top w:val="single" w:sz="4" w:space="0" w:color="auto"/>
              <w:left w:val="single" w:sz="4" w:space="0" w:color="auto"/>
              <w:bottom w:val="single" w:sz="4" w:space="0" w:color="auto"/>
              <w:right w:val="single" w:sz="4" w:space="0" w:color="auto"/>
            </w:tcBorders>
          </w:tcPr>
          <w:p w14:paraId="1C1D48FC" w14:textId="12FBA9B9" w:rsidR="001E3AD0" w:rsidRPr="00C2061D" w:rsidRDefault="00D43E46" w:rsidP="001E3AD0">
            <w:pPr>
              <w:rPr>
                <w:rFonts w:cs="Arial"/>
                <w:sz w:val="16"/>
                <w:szCs w:val="16"/>
                <w:lang w:eastAsia="da-DK"/>
              </w:rPr>
            </w:pPr>
            <w:r w:rsidRPr="00C2061D">
              <w:rPr>
                <w:rFonts w:cs="Arial"/>
                <w:sz w:val="16"/>
                <w:szCs w:val="16"/>
                <w:lang w:eastAsia="da-DK"/>
              </w:rPr>
              <w:t>Yes</w:t>
            </w:r>
          </w:p>
        </w:tc>
      </w:tr>
      <w:tr w:rsidR="006426BD" w:rsidRPr="00C2061D" w14:paraId="3EB4111E" w14:textId="77777777" w:rsidTr="001E3AD0">
        <w:tc>
          <w:tcPr>
            <w:tcW w:w="324" w:type="pct"/>
            <w:tcBorders>
              <w:top w:val="single" w:sz="4" w:space="0" w:color="auto"/>
              <w:left w:val="single" w:sz="4" w:space="0" w:color="auto"/>
              <w:bottom w:val="single" w:sz="4" w:space="0" w:color="auto"/>
              <w:right w:val="single" w:sz="4" w:space="0" w:color="auto"/>
            </w:tcBorders>
          </w:tcPr>
          <w:p w14:paraId="21F40B41" w14:textId="3E9ABA23" w:rsidR="006426BD" w:rsidRPr="00C2061D" w:rsidRDefault="006426BD" w:rsidP="006426BD">
            <w:pPr>
              <w:rPr>
                <w:rFonts w:cs="Arial"/>
                <w:sz w:val="16"/>
                <w:szCs w:val="16"/>
                <w:lang w:eastAsia="da-DK"/>
              </w:rPr>
            </w:pPr>
            <w:r w:rsidRPr="00C2061D">
              <w:rPr>
                <w:rFonts w:cs="Arial"/>
                <w:sz w:val="16"/>
                <w:szCs w:val="16"/>
                <w:lang w:eastAsia="da-DK"/>
              </w:rPr>
              <w:t>1a</w:t>
            </w:r>
          </w:p>
        </w:tc>
        <w:tc>
          <w:tcPr>
            <w:tcW w:w="489" w:type="pct"/>
            <w:tcBorders>
              <w:top w:val="single" w:sz="4" w:space="0" w:color="auto"/>
              <w:left w:val="single" w:sz="4" w:space="0" w:color="auto"/>
              <w:bottom w:val="single" w:sz="4" w:space="0" w:color="auto"/>
              <w:right w:val="single" w:sz="4" w:space="0" w:color="auto"/>
            </w:tcBorders>
            <w:noWrap/>
          </w:tcPr>
          <w:p w14:paraId="2A60793B" w14:textId="0D4AA068" w:rsidR="006426BD" w:rsidRPr="00C2061D" w:rsidRDefault="006426BD" w:rsidP="006426BD">
            <w:pPr>
              <w:rPr>
                <w:rFonts w:cs="Arial"/>
                <w:sz w:val="16"/>
                <w:szCs w:val="16"/>
                <w:lang w:eastAsia="da-DK"/>
              </w:rPr>
            </w:pPr>
            <w:r w:rsidRPr="00C2061D">
              <w:rPr>
                <w:rFonts w:cs="Arial"/>
                <w:sz w:val="16"/>
                <w:szCs w:val="16"/>
                <w:lang w:eastAsia="da-DK"/>
              </w:rPr>
              <w:t xml:space="preserve">23. </w:t>
            </w:r>
            <w:proofErr w:type="spellStart"/>
            <w:r w:rsidRPr="00C2061D">
              <w:rPr>
                <w:rFonts w:cs="Arial"/>
                <w:sz w:val="16"/>
                <w:szCs w:val="16"/>
                <w:lang w:eastAsia="da-DK"/>
              </w:rPr>
              <w:t>februar</w:t>
            </w:r>
            <w:proofErr w:type="spellEnd"/>
            <w:r w:rsidRPr="00C2061D">
              <w:rPr>
                <w:rFonts w:cs="Arial"/>
                <w:sz w:val="16"/>
                <w:szCs w:val="16"/>
                <w:lang w:eastAsia="da-DK"/>
              </w:rPr>
              <w:t xml:space="preserve"> 2018</w:t>
            </w:r>
          </w:p>
        </w:tc>
        <w:tc>
          <w:tcPr>
            <w:tcW w:w="435" w:type="pct"/>
            <w:tcBorders>
              <w:top w:val="single" w:sz="4" w:space="0" w:color="auto"/>
              <w:left w:val="single" w:sz="4" w:space="0" w:color="auto"/>
              <w:bottom w:val="single" w:sz="4" w:space="0" w:color="auto"/>
              <w:right w:val="single" w:sz="4" w:space="0" w:color="auto"/>
            </w:tcBorders>
            <w:noWrap/>
          </w:tcPr>
          <w:p w14:paraId="5217A440" w14:textId="4E8E4442" w:rsidR="006426BD" w:rsidRPr="00C2061D" w:rsidRDefault="006426BD" w:rsidP="006426BD">
            <w:pPr>
              <w:rPr>
                <w:rFonts w:cs="Arial"/>
                <w:sz w:val="16"/>
                <w:szCs w:val="16"/>
                <w:lang w:eastAsia="da-DK"/>
              </w:rPr>
            </w:pPr>
            <w:r w:rsidRPr="00C2061D">
              <w:rPr>
                <w:rFonts w:cs="Arial"/>
                <w:sz w:val="16"/>
                <w:szCs w:val="16"/>
                <w:lang w:eastAsia="da-DK"/>
              </w:rPr>
              <w:t>2018023876</w:t>
            </w:r>
          </w:p>
        </w:tc>
        <w:tc>
          <w:tcPr>
            <w:tcW w:w="544" w:type="pct"/>
            <w:tcBorders>
              <w:top w:val="single" w:sz="4" w:space="0" w:color="auto"/>
              <w:left w:val="single" w:sz="4" w:space="0" w:color="auto"/>
              <w:bottom w:val="single" w:sz="4" w:space="0" w:color="auto"/>
              <w:right w:val="single" w:sz="4" w:space="0" w:color="auto"/>
            </w:tcBorders>
            <w:noWrap/>
          </w:tcPr>
          <w:p w14:paraId="70050097" w14:textId="710FAE48" w:rsidR="006426BD" w:rsidRPr="00C2061D" w:rsidRDefault="006426BD" w:rsidP="006426BD">
            <w:pPr>
              <w:rPr>
                <w:rFonts w:cs="Arial"/>
                <w:sz w:val="16"/>
                <w:szCs w:val="16"/>
                <w:lang w:eastAsia="da-DK"/>
              </w:rPr>
            </w:pPr>
            <w:r w:rsidRPr="00C2061D">
              <w:rPr>
                <w:rFonts w:cs="Arial"/>
                <w:sz w:val="16"/>
                <w:szCs w:val="16"/>
                <w:lang w:eastAsia="da-DK"/>
              </w:rPr>
              <w:t>Fresenius Kabi</w:t>
            </w:r>
          </w:p>
        </w:tc>
        <w:tc>
          <w:tcPr>
            <w:tcW w:w="652" w:type="pct"/>
            <w:tcBorders>
              <w:top w:val="single" w:sz="4" w:space="0" w:color="auto"/>
              <w:left w:val="single" w:sz="4" w:space="0" w:color="auto"/>
              <w:bottom w:val="single" w:sz="4" w:space="0" w:color="auto"/>
              <w:right w:val="single" w:sz="4" w:space="0" w:color="auto"/>
            </w:tcBorders>
            <w:noWrap/>
          </w:tcPr>
          <w:p w14:paraId="0AF49CCA" w14:textId="019DFEB7" w:rsidR="006426BD" w:rsidRPr="00C2061D" w:rsidRDefault="006426BD" w:rsidP="006426BD">
            <w:pPr>
              <w:rPr>
                <w:rFonts w:cs="Arial"/>
                <w:sz w:val="16"/>
                <w:szCs w:val="16"/>
                <w:lang w:eastAsia="da-DK"/>
              </w:rPr>
            </w:pPr>
            <w:proofErr w:type="spellStart"/>
            <w:r w:rsidRPr="00C2061D">
              <w:rPr>
                <w:rFonts w:cs="Arial"/>
                <w:sz w:val="16"/>
                <w:szCs w:val="16"/>
                <w:lang w:eastAsia="da-DK"/>
              </w:rPr>
              <w:t>Volumat</w:t>
            </w:r>
            <w:proofErr w:type="spellEnd"/>
            <w:r w:rsidRPr="00C2061D">
              <w:rPr>
                <w:rFonts w:cs="Arial"/>
                <w:sz w:val="16"/>
                <w:szCs w:val="16"/>
                <w:lang w:eastAsia="da-DK"/>
              </w:rPr>
              <w:t xml:space="preserve"> Infusion Pump Lines</w:t>
            </w:r>
          </w:p>
        </w:tc>
        <w:tc>
          <w:tcPr>
            <w:tcW w:w="2011" w:type="pct"/>
            <w:tcBorders>
              <w:top w:val="single" w:sz="4" w:space="0" w:color="auto"/>
              <w:left w:val="single" w:sz="4" w:space="0" w:color="auto"/>
              <w:bottom w:val="single" w:sz="4" w:space="0" w:color="auto"/>
              <w:right w:val="single" w:sz="4" w:space="0" w:color="auto"/>
            </w:tcBorders>
          </w:tcPr>
          <w:p w14:paraId="7035C8DE" w14:textId="77777777" w:rsidR="006426BD" w:rsidRPr="00C2061D" w:rsidRDefault="006426BD" w:rsidP="006426BD">
            <w:pPr>
              <w:rPr>
                <w:rFonts w:cs="Arial"/>
                <w:sz w:val="16"/>
                <w:szCs w:val="16"/>
                <w:lang w:eastAsia="da-DK"/>
              </w:rPr>
            </w:pPr>
            <w:r w:rsidRPr="00C2061D">
              <w:rPr>
                <w:rFonts w:cs="Arial"/>
                <w:sz w:val="16"/>
                <w:szCs w:val="16"/>
                <w:lang w:eastAsia="da-DK"/>
              </w:rPr>
              <w:t xml:space="preserve">Fresenius Kabi has received feedback from users who point out that some </w:t>
            </w:r>
            <w:proofErr w:type="spellStart"/>
            <w:r w:rsidRPr="00C2061D">
              <w:rPr>
                <w:rFonts w:cs="Arial"/>
                <w:sz w:val="16"/>
                <w:szCs w:val="16"/>
                <w:lang w:eastAsia="da-DK"/>
              </w:rPr>
              <w:t>Volumat</w:t>
            </w:r>
            <w:proofErr w:type="spellEnd"/>
            <w:r w:rsidRPr="00C2061D">
              <w:rPr>
                <w:rFonts w:cs="Arial"/>
                <w:sz w:val="16"/>
                <w:szCs w:val="16"/>
                <w:lang w:eastAsia="da-DK"/>
              </w:rPr>
              <w:t xml:space="preserve"> </w:t>
            </w:r>
            <w:proofErr w:type="spellStart"/>
            <w:r w:rsidRPr="00C2061D">
              <w:rPr>
                <w:rFonts w:cs="Arial"/>
                <w:sz w:val="16"/>
                <w:szCs w:val="16"/>
                <w:lang w:eastAsia="da-DK"/>
              </w:rPr>
              <w:t>Agilia</w:t>
            </w:r>
            <w:proofErr w:type="spellEnd"/>
            <w:r w:rsidRPr="00C2061D">
              <w:rPr>
                <w:rFonts w:cs="Arial"/>
                <w:sz w:val="16"/>
                <w:szCs w:val="16"/>
                <w:lang w:eastAsia="da-DK"/>
              </w:rPr>
              <w:t xml:space="preserve"> pumps display the error message "Error 24 (Er24)" when setting the pump. </w:t>
            </w:r>
          </w:p>
          <w:p w14:paraId="774178BD" w14:textId="77777777" w:rsidR="006426BD" w:rsidRPr="00C2061D" w:rsidRDefault="006426BD" w:rsidP="006426BD">
            <w:pPr>
              <w:rPr>
                <w:rFonts w:cs="Arial"/>
                <w:sz w:val="16"/>
                <w:szCs w:val="16"/>
                <w:lang w:eastAsia="da-DK"/>
              </w:rPr>
            </w:pPr>
            <w:r w:rsidRPr="00C2061D">
              <w:rPr>
                <w:rFonts w:cs="Arial"/>
                <w:sz w:val="16"/>
                <w:szCs w:val="16"/>
                <w:lang w:eastAsia="da-DK"/>
              </w:rPr>
              <w:t xml:space="preserve">The situation occurs when the Occlusion Check System (OCS) test is successful (the anti-free flow clamp is found to be closed) and the pump tries to open the anti-free flow clamp but cannot because sometimes there is too much resistance. </w:t>
            </w:r>
          </w:p>
          <w:p w14:paraId="652FB5A4" w14:textId="6EE58C3A" w:rsidR="006426BD" w:rsidRPr="00C2061D" w:rsidRDefault="006426BD" w:rsidP="006426BD">
            <w:pPr>
              <w:rPr>
                <w:rFonts w:cs="Arial"/>
                <w:sz w:val="16"/>
                <w:szCs w:val="16"/>
                <w:lang w:eastAsia="da-DK"/>
              </w:rPr>
            </w:pPr>
            <w:r w:rsidRPr="00C2061D">
              <w:rPr>
                <w:rFonts w:cs="Arial"/>
                <w:sz w:val="16"/>
                <w:szCs w:val="16"/>
                <w:lang w:eastAsia="da-DK"/>
              </w:rPr>
              <w:t xml:space="preserve">This error message cannot be removed from the display, no matter which button is pressed. It is necessary to switch off and restart the pump. After this, the pump setting process will normally expect the door to be opened and the </w:t>
            </w:r>
            <w:proofErr w:type="spellStart"/>
            <w:r w:rsidRPr="00C2061D">
              <w:rPr>
                <w:rFonts w:cs="Arial"/>
                <w:sz w:val="16"/>
                <w:szCs w:val="16"/>
                <w:lang w:eastAsia="da-DK"/>
              </w:rPr>
              <w:t>Volumat</w:t>
            </w:r>
            <w:proofErr w:type="spellEnd"/>
            <w:r w:rsidRPr="00C2061D">
              <w:rPr>
                <w:rFonts w:cs="Arial"/>
                <w:sz w:val="16"/>
                <w:szCs w:val="16"/>
                <w:lang w:eastAsia="da-DK"/>
              </w:rPr>
              <w:t xml:space="preserve"> infusion set installation process to repeat.</w:t>
            </w:r>
          </w:p>
        </w:tc>
        <w:tc>
          <w:tcPr>
            <w:tcW w:w="545" w:type="pct"/>
            <w:tcBorders>
              <w:top w:val="single" w:sz="4" w:space="0" w:color="auto"/>
              <w:left w:val="single" w:sz="4" w:space="0" w:color="auto"/>
              <w:bottom w:val="single" w:sz="4" w:space="0" w:color="auto"/>
              <w:right w:val="single" w:sz="4" w:space="0" w:color="auto"/>
            </w:tcBorders>
          </w:tcPr>
          <w:p w14:paraId="7258409F" w14:textId="0021202D" w:rsidR="006426BD" w:rsidRPr="00C2061D" w:rsidRDefault="006426BD" w:rsidP="006426BD">
            <w:pPr>
              <w:rPr>
                <w:rFonts w:cs="Arial"/>
                <w:sz w:val="16"/>
                <w:szCs w:val="16"/>
                <w:lang w:eastAsia="da-DK"/>
              </w:rPr>
            </w:pPr>
            <w:r w:rsidRPr="00C2061D">
              <w:rPr>
                <w:rFonts w:cs="Arial"/>
                <w:sz w:val="16"/>
                <w:szCs w:val="16"/>
                <w:lang w:eastAsia="da-DK"/>
              </w:rPr>
              <w:t>Yes</w:t>
            </w:r>
          </w:p>
        </w:tc>
      </w:tr>
      <w:tr w:rsidR="006426BD" w:rsidRPr="00C2061D" w14:paraId="571F3B09" w14:textId="77777777" w:rsidTr="001E3AD0">
        <w:tc>
          <w:tcPr>
            <w:tcW w:w="324" w:type="pct"/>
            <w:tcBorders>
              <w:top w:val="single" w:sz="4" w:space="0" w:color="auto"/>
              <w:left w:val="single" w:sz="4" w:space="0" w:color="auto"/>
              <w:bottom w:val="single" w:sz="4" w:space="0" w:color="auto"/>
              <w:right w:val="single" w:sz="4" w:space="0" w:color="auto"/>
            </w:tcBorders>
          </w:tcPr>
          <w:p w14:paraId="7FB7AA13" w14:textId="50E3A78E" w:rsidR="006426BD" w:rsidRPr="00C2061D" w:rsidRDefault="006426BD" w:rsidP="006426BD">
            <w:pPr>
              <w:rPr>
                <w:rFonts w:cs="Arial"/>
                <w:sz w:val="16"/>
                <w:szCs w:val="16"/>
                <w:lang w:eastAsia="da-DK"/>
              </w:rPr>
            </w:pPr>
            <w:r w:rsidRPr="00C2061D">
              <w:rPr>
                <w:rFonts w:cs="Arial"/>
                <w:sz w:val="16"/>
                <w:szCs w:val="16"/>
                <w:lang w:eastAsia="da-DK"/>
              </w:rPr>
              <w:lastRenderedPageBreak/>
              <w:t>1a</w:t>
            </w:r>
          </w:p>
        </w:tc>
        <w:tc>
          <w:tcPr>
            <w:tcW w:w="489" w:type="pct"/>
            <w:tcBorders>
              <w:top w:val="single" w:sz="4" w:space="0" w:color="auto"/>
              <w:left w:val="single" w:sz="4" w:space="0" w:color="auto"/>
              <w:bottom w:val="single" w:sz="4" w:space="0" w:color="auto"/>
              <w:right w:val="single" w:sz="4" w:space="0" w:color="auto"/>
            </w:tcBorders>
            <w:noWrap/>
          </w:tcPr>
          <w:p w14:paraId="440496D5" w14:textId="5D10AC88" w:rsidR="006426BD" w:rsidRPr="00C2061D" w:rsidRDefault="006426BD" w:rsidP="006426BD">
            <w:pPr>
              <w:rPr>
                <w:rFonts w:cs="Arial"/>
                <w:sz w:val="16"/>
                <w:szCs w:val="16"/>
                <w:lang w:eastAsia="da-DK"/>
              </w:rPr>
            </w:pPr>
            <w:r w:rsidRPr="00C2061D">
              <w:rPr>
                <w:rFonts w:cs="Arial"/>
                <w:sz w:val="16"/>
                <w:szCs w:val="16"/>
                <w:lang w:eastAsia="da-DK"/>
              </w:rPr>
              <w:t xml:space="preserve">26. </w:t>
            </w:r>
            <w:proofErr w:type="spellStart"/>
            <w:r w:rsidRPr="00C2061D">
              <w:rPr>
                <w:rFonts w:cs="Arial"/>
                <w:sz w:val="16"/>
                <w:szCs w:val="16"/>
                <w:lang w:eastAsia="da-DK"/>
              </w:rPr>
              <w:t>september</w:t>
            </w:r>
            <w:proofErr w:type="spellEnd"/>
            <w:r w:rsidRPr="00C2061D">
              <w:rPr>
                <w:rFonts w:cs="Arial"/>
                <w:sz w:val="16"/>
                <w:szCs w:val="16"/>
                <w:lang w:eastAsia="da-DK"/>
              </w:rPr>
              <w:t xml:space="preserve"> 2017</w:t>
            </w:r>
          </w:p>
        </w:tc>
        <w:tc>
          <w:tcPr>
            <w:tcW w:w="435" w:type="pct"/>
            <w:tcBorders>
              <w:top w:val="single" w:sz="4" w:space="0" w:color="auto"/>
              <w:left w:val="single" w:sz="4" w:space="0" w:color="auto"/>
              <w:bottom w:val="single" w:sz="4" w:space="0" w:color="auto"/>
              <w:right w:val="single" w:sz="4" w:space="0" w:color="auto"/>
            </w:tcBorders>
            <w:noWrap/>
          </w:tcPr>
          <w:p w14:paraId="7F1B5400" w14:textId="35C36081" w:rsidR="006426BD" w:rsidRPr="00C2061D" w:rsidRDefault="006426BD" w:rsidP="006426BD">
            <w:pPr>
              <w:rPr>
                <w:rFonts w:cs="Arial"/>
                <w:sz w:val="16"/>
                <w:szCs w:val="16"/>
                <w:lang w:eastAsia="da-DK"/>
              </w:rPr>
            </w:pPr>
            <w:r w:rsidRPr="00C2061D">
              <w:rPr>
                <w:rFonts w:cs="Arial"/>
                <w:sz w:val="16"/>
                <w:szCs w:val="16"/>
                <w:lang w:eastAsia="da-DK"/>
              </w:rPr>
              <w:t>2017093639</w:t>
            </w:r>
          </w:p>
        </w:tc>
        <w:tc>
          <w:tcPr>
            <w:tcW w:w="544" w:type="pct"/>
            <w:tcBorders>
              <w:top w:val="single" w:sz="4" w:space="0" w:color="auto"/>
              <w:left w:val="single" w:sz="4" w:space="0" w:color="auto"/>
              <w:bottom w:val="single" w:sz="4" w:space="0" w:color="auto"/>
              <w:right w:val="single" w:sz="4" w:space="0" w:color="auto"/>
            </w:tcBorders>
            <w:noWrap/>
          </w:tcPr>
          <w:p w14:paraId="5672700C" w14:textId="3379A3B2" w:rsidR="006426BD" w:rsidRPr="00C2061D" w:rsidRDefault="006426BD" w:rsidP="006426BD">
            <w:pPr>
              <w:rPr>
                <w:rFonts w:cs="Arial"/>
                <w:sz w:val="16"/>
                <w:szCs w:val="16"/>
                <w:lang w:eastAsia="da-DK"/>
              </w:rPr>
            </w:pPr>
            <w:r w:rsidRPr="00C2061D">
              <w:rPr>
                <w:rFonts w:cs="Arial"/>
                <w:sz w:val="16"/>
                <w:szCs w:val="16"/>
                <w:lang w:eastAsia="da-DK"/>
              </w:rPr>
              <w:t xml:space="preserve">Shenzhen </w:t>
            </w:r>
            <w:proofErr w:type="spellStart"/>
            <w:r w:rsidRPr="00C2061D">
              <w:rPr>
                <w:rFonts w:cs="Arial"/>
                <w:sz w:val="16"/>
                <w:szCs w:val="16"/>
                <w:lang w:eastAsia="da-DK"/>
              </w:rPr>
              <w:t>Shenke</w:t>
            </w:r>
            <w:proofErr w:type="spellEnd"/>
            <w:r w:rsidRPr="00C2061D">
              <w:rPr>
                <w:rFonts w:cs="Arial"/>
                <w:sz w:val="16"/>
                <w:szCs w:val="16"/>
                <w:lang w:eastAsia="da-DK"/>
              </w:rPr>
              <w:t xml:space="preserve"> Medical Instrument Technical Development Co. , Ltd.</w:t>
            </w:r>
          </w:p>
        </w:tc>
        <w:tc>
          <w:tcPr>
            <w:tcW w:w="652" w:type="pct"/>
            <w:tcBorders>
              <w:top w:val="single" w:sz="4" w:space="0" w:color="auto"/>
              <w:left w:val="single" w:sz="4" w:space="0" w:color="auto"/>
              <w:bottom w:val="single" w:sz="4" w:space="0" w:color="auto"/>
              <w:right w:val="single" w:sz="4" w:space="0" w:color="auto"/>
            </w:tcBorders>
            <w:noWrap/>
          </w:tcPr>
          <w:p w14:paraId="7F41537F" w14:textId="60ABE0D0" w:rsidR="006426BD" w:rsidRPr="00C2061D" w:rsidRDefault="006426BD" w:rsidP="006426BD">
            <w:pPr>
              <w:rPr>
                <w:rFonts w:cs="Arial"/>
                <w:sz w:val="16"/>
                <w:szCs w:val="16"/>
                <w:lang w:eastAsia="da-DK"/>
              </w:rPr>
            </w:pPr>
            <w:proofErr w:type="spellStart"/>
            <w:r w:rsidRPr="00C2061D">
              <w:rPr>
                <w:rFonts w:cs="Arial"/>
                <w:sz w:val="16"/>
                <w:szCs w:val="16"/>
                <w:lang w:eastAsia="da-DK"/>
              </w:rPr>
              <w:t>BeneFusion</w:t>
            </w:r>
            <w:proofErr w:type="spellEnd"/>
            <w:r w:rsidRPr="00C2061D">
              <w:rPr>
                <w:rFonts w:cs="Arial"/>
                <w:sz w:val="16"/>
                <w:szCs w:val="16"/>
                <w:lang w:eastAsia="da-DK"/>
              </w:rPr>
              <w:t xml:space="preserve"> VP1, </w:t>
            </w:r>
            <w:proofErr w:type="spellStart"/>
            <w:r w:rsidRPr="00C2061D">
              <w:rPr>
                <w:rFonts w:cs="Arial"/>
                <w:sz w:val="16"/>
                <w:szCs w:val="16"/>
                <w:lang w:eastAsia="da-DK"/>
              </w:rPr>
              <w:t>BeneFusion</w:t>
            </w:r>
            <w:proofErr w:type="spellEnd"/>
            <w:r w:rsidRPr="00C2061D">
              <w:rPr>
                <w:rFonts w:cs="Arial"/>
                <w:sz w:val="16"/>
                <w:szCs w:val="16"/>
                <w:lang w:eastAsia="da-DK"/>
              </w:rPr>
              <w:t xml:space="preserve"> VP3 infusion pump</w:t>
            </w:r>
          </w:p>
        </w:tc>
        <w:tc>
          <w:tcPr>
            <w:tcW w:w="2011" w:type="pct"/>
            <w:tcBorders>
              <w:top w:val="single" w:sz="4" w:space="0" w:color="auto"/>
              <w:left w:val="single" w:sz="4" w:space="0" w:color="auto"/>
              <w:bottom w:val="single" w:sz="4" w:space="0" w:color="auto"/>
              <w:right w:val="single" w:sz="4" w:space="0" w:color="auto"/>
            </w:tcBorders>
          </w:tcPr>
          <w:p w14:paraId="082D38DC" w14:textId="3723B979" w:rsidR="006426BD" w:rsidRPr="00C2061D" w:rsidRDefault="006426BD" w:rsidP="006426BD">
            <w:pPr>
              <w:rPr>
                <w:rFonts w:cs="Arial"/>
                <w:sz w:val="16"/>
                <w:szCs w:val="16"/>
                <w:lang w:eastAsia="da-DK"/>
              </w:rPr>
            </w:pPr>
            <w:proofErr w:type="spellStart"/>
            <w:r w:rsidRPr="00C2061D">
              <w:rPr>
                <w:rFonts w:cs="Arial"/>
                <w:sz w:val="16"/>
                <w:szCs w:val="16"/>
                <w:lang w:eastAsia="da-DK"/>
              </w:rPr>
              <w:t>Shenke</w:t>
            </w:r>
            <w:proofErr w:type="spellEnd"/>
            <w:r w:rsidRPr="00C2061D">
              <w:rPr>
                <w:rFonts w:cs="Arial"/>
                <w:sz w:val="16"/>
                <w:szCs w:val="16"/>
                <w:lang w:eastAsia="da-DK"/>
              </w:rPr>
              <w:t xml:space="preserve"> Medical has identified a potential issue with the </w:t>
            </w:r>
            <w:proofErr w:type="spellStart"/>
            <w:r w:rsidRPr="00C2061D">
              <w:rPr>
                <w:rFonts w:cs="Arial"/>
                <w:sz w:val="16"/>
                <w:szCs w:val="16"/>
                <w:lang w:eastAsia="da-DK"/>
              </w:rPr>
              <w:t>BeneFusion</w:t>
            </w:r>
            <w:proofErr w:type="spellEnd"/>
            <w:r w:rsidRPr="00C2061D">
              <w:rPr>
                <w:rFonts w:cs="Arial"/>
                <w:sz w:val="16"/>
                <w:szCs w:val="16"/>
                <w:lang w:eastAsia="da-DK"/>
              </w:rPr>
              <w:t xml:space="preserve"> infusion pump (</w:t>
            </w:r>
            <w:proofErr w:type="spellStart"/>
            <w:r w:rsidRPr="00C2061D">
              <w:rPr>
                <w:rFonts w:cs="Arial"/>
                <w:sz w:val="16"/>
                <w:szCs w:val="16"/>
                <w:lang w:eastAsia="da-DK"/>
              </w:rPr>
              <w:t>BeneFusion</w:t>
            </w:r>
            <w:proofErr w:type="spellEnd"/>
            <w:r w:rsidRPr="00C2061D">
              <w:rPr>
                <w:rFonts w:cs="Arial"/>
                <w:sz w:val="16"/>
                <w:szCs w:val="16"/>
                <w:lang w:eastAsia="da-DK"/>
              </w:rPr>
              <w:t xml:space="preserve"> VP1, </w:t>
            </w:r>
            <w:proofErr w:type="spellStart"/>
            <w:r w:rsidRPr="00C2061D">
              <w:rPr>
                <w:rFonts w:cs="Arial"/>
                <w:sz w:val="16"/>
                <w:szCs w:val="16"/>
                <w:lang w:eastAsia="da-DK"/>
              </w:rPr>
              <w:t>BeneFusion</w:t>
            </w:r>
            <w:proofErr w:type="spellEnd"/>
            <w:r w:rsidRPr="00C2061D">
              <w:rPr>
                <w:rFonts w:cs="Arial"/>
                <w:sz w:val="16"/>
                <w:szCs w:val="16"/>
                <w:lang w:eastAsia="da-DK"/>
              </w:rPr>
              <w:t xml:space="preserve"> VP3), which the plastic screw Joint used to fasten the pump body may crack under certain circumstance. The internal aging test revealed that, although in a rare case, the crack of the plastic screw Joint may lead to the abnormal infusion flow control. In some circumstances, this may result in over infusion.</w:t>
            </w:r>
          </w:p>
        </w:tc>
        <w:tc>
          <w:tcPr>
            <w:tcW w:w="545" w:type="pct"/>
            <w:tcBorders>
              <w:top w:val="single" w:sz="4" w:space="0" w:color="auto"/>
              <w:left w:val="single" w:sz="4" w:space="0" w:color="auto"/>
              <w:bottom w:val="single" w:sz="4" w:space="0" w:color="auto"/>
              <w:right w:val="single" w:sz="4" w:space="0" w:color="auto"/>
            </w:tcBorders>
          </w:tcPr>
          <w:p w14:paraId="49EAFE01" w14:textId="7F4BE567" w:rsidR="006426BD" w:rsidRPr="00C2061D" w:rsidRDefault="006426BD" w:rsidP="006426BD">
            <w:pPr>
              <w:rPr>
                <w:rFonts w:cs="Arial"/>
                <w:sz w:val="16"/>
                <w:szCs w:val="16"/>
                <w:lang w:eastAsia="da-DK"/>
              </w:rPr>
            </w:pPr>
            <w:r w:rsidRPr="00C2061D">
              <w:rPr>
                <w:rFonts w:cs="Arial"/>
                <w:sz w:val="16"/>
                <w:szCs w:val="16"/>
                <w:lang w:eastAsia="da-DK"/>
              </w:rPr>
              <w:t>Yes</w:t>
            </w:r>
          </w:p>
        </w:tc>
      </w:tr>
      <w:tr w:rsidR="006426BD" w:rsidRPr="00C2061D" w14:paraId="7545F4C0" w14:textId="77777777" w:rsidTr="001E3AD0">
        <w:tc>
          <w:tcPr>
            <w:tcW w:w="324" w:type="pct"/>
            <w:tcBorders>
              <w:top w:val="single" w:sz="4" w:space="0" w:color="auto"/>
              <w:left w:val="single" w:sz="4" w:space="0" w:color="auto"/>
              <w:bottom w:val="single" w:sz="4" w:space="0" w:color="auto"/>
              <w:right w:val="single" w:sz="4" w:space="0" w:color="auto"/>
            </w:tcBorders>
          </w:tcPr>
          <w:p w14:paraId="737369A5" w14:textId="489FE06E" w:rsidR="006426BD" w:rsidRPr="00C2061D" w:rsidRDefault="006426BD" w:rsidP="006426BD">
            <w:pPr>
              <w:rPr>
                <w:rFonts w:cs="Arial"/>
                <w:sz w:val="16"/>
                <w:szCs w:val="16"/>
                <w:lang w:eastAsia="da-DK"/>
              </w:rPr>
            </w:pPr>
            <w:r w:rsidRPr="00C2061D">
              <w:rPr>
                <w:rFonts w:cs="Arial"/>
                <w:sz w:val="16"/>
                <w:szCs w:val="16"/>
                <w:lang w:eastAsia="da-DK"/>
              </w:rPr>
              <w:t>1a</w:t>
            </w:r>
          </w:p>
        </w:tc>
        <w:tc>
          <w:tcPr>
            <w:tcW w:w="489" w:type="pct"/>
            <w:tcBorders>
              <w:top w:val="single" w:sz="4" w:space="0" w:color="auto"/>
              <w:left w:val="single" w:sz="4" w:space="0" w:color="auto"/>
              <w:bottom w:val="single" w:sz="4" w:space="0" w:color="auto"/>
              <w:right w:val="single" w:sz="4" w:space="0" w:color="auto"/>
            </w:tcBorders>
            <w:noWrap/>
          </w:tcPr>
          <w:p w14:paraId="2DA8D0AF" w14:textId="34AEA0BA" w:rsidR="006426BD" w:rsidRPr="00C2061D" w:rsidRDefault="006426BD" w:rsidP="006426BD">
            <w:pPr>
              <w:rPr>
                <w:rFonts w:cs="Arial"/>
                <w:sz w:val="16"/>
                <w:szCs w:val="16"/>
                <w:lang w:eastAsia="da-DK"/>
              </w:rPr>
            </w:pPr>
            <w:r w:rsidRPr="00C2061D">
              <w:rPr>
                <w:rFonts w:cs="Arial"/>
                <w:sz w:val="16"/>
                <w:szCs w:val="16"/>
                <w:lang w:eastAsia="da-DK"/>
              </w:rPr>
              <w:t xml:space="preserve">10. </w:t>
            </w:r>
            <w:proofErr w:type="spellStart"/>
            <w:r w:rsidRPr="00C2061D">
              <w:rPr>
                <w:rFonts w:cs="Arial"/>
                <w:sz w:val="16"/>
                <w:szCs w:val="16"/>
                <w:lang w:eastAsia="da-DK"/>
              </w:rPr>
              <w:t>juni</w:t>
            </w:r>
            <w:proofErr w:type="spellEnd"/>
            <w:r w:rsidRPr="00C2061D">
              <w:rPr>
                <w:rFonts w:cs="Arial"/>
                <w:sz w:val="16"/>
                <w:szCs w:val="16"/>
                <w:lang w:eastAsia="da-DK"/>
              </w:rPr>
              <w:t xml:space="preserve"> 2015</w:t>
            </w:r>
          </w:p>
        </w:tc>
        <w:tc>
          <w:tcPr>
            <w:tcW w:w="435" w:type="pct"/>
            <w:tcBorders>
              <w:top w:val="single" w:sz="4" w:space="0" w:color="auto"/>
              <w:left w:val="single" w:sz="4" w:space="0" w:color="auto"/>
              <w:bottom w:val="single" w:sz="4" w:space="0" w:color="auto"/>
              <w:right w:val="single" w:sz="4" w:space="0" w:color="auto"/>
            </w:tcBorders>
            <w:noWrap/>
          </w:tcPr>
          <w:p w14:paraId="405A9939" w14:textId="7A43D9C1" w:rsidR="006426BD" w:rsidRPr="00C2061D" w:rsidRDefault="006426BD" w:rsidP="006426BD">
            <w:pPr>
              <w:rPr>
                <w:rFonts w:cs="Arial"/>
                <w:sz w:val="16"/>
                <w:szCs w:val="16"/>
                <w:lang w:eastAsia="da-DK"/>
              </w:rPr>
            </w:pPr>
            <w:r w:rsidRPr="00C2061D">
              <w:rPr>
                <w:rFonts w:cs="Arial"/>
                <w:sz w:val="16"/>
                <w:szCs w:val="16"/>
                <w:lang w:eastAsia="da-DK"/>
              </w:rPr>
              <w:t>2015061133</w:t>
            </w:r>
          </w:p>
        </w:tc>
        <w:tc>
          <w:tcPr>
            <w:tcW w:w="544" w:type="pct"/>
            <w:tcBorders>
              <w:top w:val="single" w:sz="4" w:space="0" w:color="auto"/>
              <w:left w:val="single" w:sz="4" w:space="0" w:color="auto"/>
              <w:bottom w:val="single" w:sz="4" w:space="0" w:color="auto"/>
              <w:right w:val="single" w:sz="4" w:space="0" w:color="auto"/>
            </w:tcBorders>
            <w:noWrap/>
          </w:tcPr>
          <w:p w14:paraId="6EB4FCC4" w14:textId="75883679" w:rsidR="006426BD" w:rsidRPr="00C2061D" w:rsidRDefault="006426BD" w:rsidP="006426BD">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 ASD, Inc</w:t>
            </w:r>
          </w:p>
        </w:tc>
        <w:tc>
          <w:tcPr>
            <w:tcW w:w="652" w:type="pct"/>
            <w:tcBorders>
              <w:top w:val="single" w:sz="4" w:space="0" w:color="auto"/>
              <w:left w:val="single" w:sz="4" w:space="0" w:color="auto"/>
              <w:bottom w:val="single" w:sz="4" w:space="0" w:color="auto"/>
              <w:right w:val="single" w:sz="4" w:space="0" w:color="auto"/>
            </w:tcBorders>
            <w:noWrap/>
          </w:tcPr>
          <w:p w14:paraId="3051DBF9" w14:textId="4FB4D46D" w:rsidR="006426BD" w:rsidRPr="00C2061D" w:rsidRDefault="006426BD" w:rsidP="006426BD">
            <w:pPr>
              <w:rPr>
                <w:rFonts w:cs="Arial"/>
                <w:sz w:val="16"/>
                <w:szCs w:val="16"/>
                <w:lang w:eastAsia="da-DK"/>
              </w:rPr>
            </w:pPr>
            <w:r w:rsidRPr="00C2061D">
              <w:rPr>
                <w:rFonts w:cs="Arial"/>
                <w:sz w:val="16"/>
                <w:szCs w:val="16"/>
                <w:lang w:eastAsia="da-DK"/>
              </w:rPr>
              <w:t>CADD-Solis Ambulatory Infusion Pumps</w:t>
            </w:r>
          </w:p>
        </w:tc>
        <w:tc>
          <w:tcPr>
            <w:tcW w:w="2011" w:type="pct"/>
            <w:tcBorders>
              <w:top w:val="single" w:sz="4" w:space="0" w:color="auto"/>
              <w:left w:val="single" w:sz="4" w:space="0" w:color="auto"/>
              <w:bottom w:val="single" w:sz="4" w:space="0" w:color="auto"/>
              <w:right w:val="single" w:sz="4" w:space="0" w:color="auto"/>
            </w:tcBorders>
          </w:tcPr>
          <w:p w14:paraId="4F70A12B" w14:textId="5030BFBE" w:rsidR="006426BD" w:rsidRPr="00C2061D" w:rsidRDefault="006426BD" w:rsidP="006426BD">
            <w:pPr>
              <w:rPr>
                <w:rFonts w:cs="Arial"/>
                <w:sz w:val="16"/>
                <w:szCs w:val="16"/>
                <w:lang w:eastAsia="da-DK"/>
              </w:rPr>
            </w:pPr>
            <w:proofErr w:type="spellStart"/>
            <w:r w:rsidRPr="00C2061D">
              <w:rPr>
                <w:rFonts w:cs="Arial"/>
                <w:sz w:val="16"/>
                <w:szCs w:val="16"/>
                <w:lang w:eastAsia="da-DK"/>
              </w:rPr>
              <w:t>Smiths</w:t>
            </w:r>
            <w:proofErr w:type="spellEnd"/>
            <w:r w:rsidRPr="00C2061D">
              <w:rPr>
                <w:rFonts w:cs="Arial"/>
                <w:sz w:val="16"/>
                <w:szCs w:val="16"/>
                <w:lang w:eastAsia="da-DK"/>
              </w:rPr>
              <w:t xml:space="preserve"> Medical has become aware of an issue with an intermittent occurrence of binding of the locking assembly on some CADD®-Solis pumps.  Binding of the Cassette/ Keypad Lock can occur after latching the CADD®-Solis Medication Cassette Reservoir or Administration Set “disposable” to the pump.  When binding occurs, it can prevent the key from fully rotating the Cassette/ Keypad Lock to the locked (engaged) position.  </w:t>
            </w:r>
          </w:p>
        </w:tc>
        <w:tc>
          <w:tcPr>
            <w:tcW w:w="545" w:type="pct"/>
            <w:tcBorders>
              <w:top w:val="single" w:sz="4" w:space="0" w:color="auto"/>
              <w:left w:val="single" w:sz="4" w:space="0" w:color="auto"/>
              <w:bottom w:val="single" w:sz="4" w:space="0" w:color="auto"/>
              <w:right w:val="single" w:sz="4" w:space="0" w:color="auto"/>
            </w:tcBorders>
          </w:tcPr>
          <w:p w14:paraId="2EE3D3ED" w14:textId="1013B28B" w:rsidR="006426BD" w:rsidRPr="00C2061D" w:rsidRDefault="006426BD" w:rsidP="006426BD">
            <w:pPr>
              <w:rPr>
                <w:rFonts w:cs="Arial"/>
                <w:sz w:val="16"/>
                <w:szCs w:val="16"/>
                <w:lang w:eastAsia="da-DK"/>
              </w:rPr>
            </w:pPr>
            <w:r w:rsidRPr="00C2061D">
              <w:rPr>
                <w:rFonts w:cs="Arial"/>
                <w:sz w:val="16"/>
                <w:szCs w:val="16"/>
                <w:lang w:eastAsia="da-DK"/>
              </w:rPr>
              <w:t>Yes</w:t>
            </w:r>
          </w:p>
        </w:tc>
      </w:tr>
      <w:tr w:rsidR="006426BD" w:rsidRPr="00C2061D" w14:paraId="6B7A1417" w14:textId="77777777" w:rsidTr="001E3AD0">
        <w:tc>
          <w:tcPr>
            <w:tcW w:w="324" w:type="pct"/>
            <w:tcBorders>
              <w:top w:val="single" w:sz="4" w:space="0" w:color="auto"/>
              <w:left w:val="single" w:sz="4" w:space="0" w:color="auto"/>
              <w:bottom w:val="single" w:sz="4" w:space="0" w:color="auto"/>
              <w:right w:val="single" w:sz="4" w:space="0" w:color="auto"/>
            </w:tcBorders>
          </w:tcPr>
          <w:p w14:paraId="3007B817" w14:textId="7EFBF842" w:rsidR="006426BD" w:rsidRPr="00C2061D" w:rsidRDefault="006426BD" w:rsidP="006426BD">
            <w:pPr>
              <w:rPr>
                <w:rFonts w:cs="Arial"/>
                <w:sz w:val="16"/>
                <w:szCs w:val="16"/>
                <w:lang w:eastAsia="da-DK"/>
              </w:rPr>
            </w:pPr>
            <w:r w:rsidRPr="00C2061D">
              <w:rPr>
                <w:rFonts w:cs="Arial"/>
                <w:sz w:val="16"/>
                <w:szCs w:val="16"/>
                <w:lang w:eastAsia="da-DK"/>
              </w:rPr>
              <w:t>1a</w:t>
            </w:r>
          </w:p>
        </w:tc>
        <w:tc>
          <w:tcPr>
            <w:tcW w:w="489" w:type="pct"/>
            <w:tcBorders>
              <w:top w:val="single" w:sz="4" w:space="0" w:color="auto"/>
              <w:left w:val="single" w:sz="4" w:space="0" w:color="auto"/>
              <w:bottom w:val="single" w:sz="4" w:space="0" w:color="auto"/>
              <w:right w:val="single" w:sz="4" w:space="0" w:color="auto"/>
            </w:tcBorders>
            <w:noWrap/>
          </w:tcPr>
          <w:p w14:paraId="332E161C" w14:textId="60CC7F65" w:rsidR="006426BD" w:rsidRPr="00C2061D" w:rsidRDefault="006426BD" w:rsidP="006426BD">
            <w:pPr>
              <w:rPr>
                <w:rFonts w:cs="Arial"/>
                <w:sz w:val="16"/>
                <w:szCs w:val="16"/>
                <w:lang w:eastAsia="da-DK"/>
              </w:rPr>
            </w:pPr>
            <w:r w:rsidRPr="00C2061D">
              <w:rPr>
                <w:rFonts w:cs="Arial"/>
                <w:sz w:val="16"/>
                <w:szCs w:val="16"/>
                <w:lang w:eastAsia="da-DK"/>
              </w:rPr>
              <w:t>26. marts 2014</w:t>
            </w:r>
          </w:p>
        </w:tc>
        <w:tc>
          <w:tcPr>
            <w:tcW w:w="435" w:type="pct"/>
            <w:tcBorders>
              <w:top w:val="single" w:sz="4" w:space="0" w:color="auto"/>
              <w:left w:val="single" w:sz="4" w:space="0" w:color="auto"/>
              <w:bottom w:val="single" w:sz="4" w:space="0" w:color="auto"/>
              <w:right w:val="single" w:sz="4" w:space="0" w:color="auto"/>
            </w:tcBorders>
            <w:noWrap/>
          </w:tcPr>
          <w:p w14:paraId="0A12FC27" w14:textId="40BC8B18" w:rsidR="006426BD" w:rsidRPr="00C2061D" w:rsidRDefault="006426BD" w:rsidP="006426BD">
            <w:pPr>
              <w:rPr>
                <w:rFonts w:cs="Arial"/>
                <w:sz w:val="16"/>
                <w:szCs w:val="16"/>
                <w:lang w:eastAsia="da-DK"/>
              </w:rPr>
            </w:pPr>
            <w:r w:rsidRPr="00C2061D">
              <w:rPr>
                <w:rFonts w:cs="Arial"/>
                <w:sz w:val="16"/>
                <w:szCs w:val="16"/>
                <w:lang w:eastAsia="da-DK"/>
              </w:rPr>
              <w:t>2014033353</w:t>
            </w:r>
          </w:p>
        </w:tc>
        <w:tc>
          <w:tcPr>
            <w:tcW w:w="544" w:type="pct"/>
            <w:tcBorders>
              <w:top w:val="single" w:sz="4" w:space="0" w:color="auto"/>
              <w:left w:val="single" w:sz="4" w:space="0" w:color="auto"/>
              <w:bottom w:val="single" w:sz="4" w:space="0" w:color="auto"/>
              <w:right w:val="single" w:sz="4" w:space="0" w:color="auto"/>
            </w:tcBorders>
            <w:noWrap/>
          </w:tcPr>
          <w:p w14:paraId="15601EB1" w14:textId="1A3D4DB6" w:rsidR="006426BD" w:rsidRPr="00C2061D" w:rsidRDefault="006426BD" w:rsidP="006426BD">
            <w:pPr>
              <w:rPr>
                <w:rFonts w:cs="Arial"/>
                <w:sz w:val="16"/>
                <w:szCs w:val="16"/>
                <w:lang w:eastAsia="da-DK"/>
              </w:rPr>
            </w:pPr>
            <w:r w:rsidRPr="00C2061D">
              <w:rPr>
                <w:rFonts w:cs="Arial"/>
                <w:sz w:val="16"/>
                <w:szCs w:val="16"/>
                <w:lang w:eastAsia="da-DK"/>
              </w:rPr>
              <w:t>Medtronic, Inc.</w:t>
            </w:r>
          </w:p>
        </w:tc>
        <w:tc>
          <w:tcPr>
            <w:tcW w:w="652" w:type="pct"/>
            <w:tcBorders>
              <w:top w:val="single" w:sz="4" w:space="0" w:color="auto"/>
              <w:left w:val="single" w:sz="4" w:space="0" w:color="auto"/>
              <w:bottom w:val="single" w:sz="4" w:space="0" w:color="auto"/>
              <w:right w:val="single" w:sz="4" w:space="0" w:color="auto"/>
            </w:tcBorders>
            <w:noWrap/>
          </w:tcPr>
          <w:p w14:paraId="23861A75" w14:textId="011A0E22" w:rsidR="006426BD" w:rsidRPr="00C2061D" w:rsidRDefault="006426BD" w:rsidP="006426BD">
            <w:pPr>
              <w:rPr>
                <w:rFonts w:cs="Arial"/>
                <w:sz w:val="16"/>
                <w:szCs w:val="16"/>
                <w:lang w:eastAsia="da-DK"/>
              </w:rPr>
            </w:pPr>
            <w:proofErr w:type="spellStart"/>
            <w:r w:rsidRPr="00C2061D">
              <w:rPr>
                <w:rFonts w:cs="Arial"/>
                <w:sz w:val="16"/>
                <w:szCs w:val="16"/>
                <w:lang w:eastAsia="da-DK"/>
              </w:rPr>
              <w:t>SynchroMed</w:t>
            </w:r>
            <w:proofErr w:type="spellEnd"/>
            <w:r w:rsidRPr="00C2061D">
              <w:rPr>
                <w:rFonts w:cs="Arial"/>
                <w:sz w:val="16"/>
                <w:szCs w:val="16"/>
                <w:lang w:eastAsia="da-DK"/>
              </w:rPr>
              <w:t xml:space="preserve"> II Implantable Drug Infusion Pump</w:t>
            </w:r>
          </w:p>
        </w:tc>
        <w:tc>
          <w:tcPr>
            <w:tcW w:w="2011" w:type="pct"/>
            <w:tcBorders>
              <w:top w:val="single" w:sz="4" w:space="0" w:color="auto"/>
              <w:left w:val="single" w:sz="4" w:space="0" w:color="auto"/>
              <w:bottom w:val="single" w:sz="4" w:space="0" w:color="auto"/>
              <w:right w:val="single" w:sz="4" w:space="0" w:color="auto"/>
            </w:tcBorders>
          </w:tcPr>
          <w:p w14:paraId="6AB1D025" w14:textId="67065E37" w:rsidR="006426BD" w:rsidRPr="00C2061D" w:rsidRDefault="006426BD" w:rsidP="006426BD">
            <w:pPr>
              <w:rPr>
                <w:rFonts w:cs="Arial"/>
                <w:sz w:val="16"/>
                <w:szCs w:val="16"/>
                <w:lang w:eastAsia="da-DK"/>
              </w:rPr>
            </w:pPr>
            <w:r w:rsidRPr="00C2061D">
              <w:rPr>
                <w:rFonts w:cs="Arial"/>
                <w:i/>
                <w:iCs/>
                <w:sz w:val="16"/>
                <w:szCs w:val="16"/>
                <w:lang w:eastAsia="da-DK"/>
              </w:rPr>
              <w:t>Not relevant device</w:t>
            </w:r>
          </w:p>
        </w:tc>
        <w:tc>
          <w:tcPr>
            <w:tcW w:w="545" w:type="pct"/>
            <w:tcBorders>
              <w:top w:val="single" w:sz="4" w:space="0" w:color="auto"/>
              <w:left w:val="single" w:sz="4" w:space="0" w:color="auto"/>
              <w:bottom w:val="single" w:sz="4" w:space="0" w:color="auto"/>
              <w:right w:val="single" w:sz="4" w:space="0" w:color="auto"/>
            </w:tcBorders>
          </w:tcPr>
          <w:p w14:paraId="428B0CE2" w14:textId="50E12234" w:rsidR="006426BD" w:rsidRPr="00C2061D" w:rsidRDefault="006426BD" w:rsidP="006426BD">
            <w:pPr>
              <w:rPr>
                <w:rFonts w:cs="Arial"/>
                <w:sz w:val="16"/>
                <w:szCs w:val="16"/>
                <w:lang w:eastAsia="da-DK"/>
              </w:rPr>
            </w:pPr>
            <w:r w:rsidRPr="00C2061D">
              <w:rPr>
                <w:rFonts w:cs="Arial"/>
                <w:sz w:val="16"/>
                <w:szCs w:val="16"/>
                <w:lang w:eastAsia="da-DK"/>
              </w:rPr>
              <w:t>No</w:t>
            </w:r>
          </w:p>
        </w:tc>
      </w:tr>
      <w:tr w:rsidR="006426BD" w:rsidRPr="00C2061D" w14:paraId="3B49AC9D" w14:textId="77777777" w:rsidTr="001E3AD0">
        <w:tc>
          <w:tcPr>
            <w:tcW w:w="324" w:type="pct"/>
            <w:tcBorders>
              <w:top w:val="single" w:sz="4" w:space="0" w:color="auto"/>
              <w:left w:val="single" w:sz="4" w:space="0" w:color="auto"/>
              <w:bottom w:val="single" w:sz="4" w:space="0" w:color="auto"/>
              <w:right w:val="single" w:sz="4" w:space="0" w:color="auto"/>
            </w:tcBorders>
          </w:tcPr>
          <w:p w14:paraId="2984D60D" w14:textId="237007DF" w:rsidR="006426BD" w:rsidRPr="00C2061D" w:rsidRDefault="006426BD" w:rsidP="006426BD">
            <w:pPr>
              <w:rPr>
                <w:rFonts w:cs="Arial"/>
                <w:sz w:val="16"/>
                <w:szCs w:val="16"/>
                <w:lang w:eastAsia="da-DK"/>
              </w:rPr>
            </w:pPr>
            <w:r w:rsidRPr="00C2061D">
              <w:rPr>
                <w:rFonts w:cs="Arial"/>
                <w:sz w:val="16"/>
                <w:szCs w:val="16"/>
                <w:lang w:eastAsia="da-DK"/>
              </w:rPr>
              <w:t>1a</w:t>
            </w:r>
          </w:p>
        </w:tc>
        <w:tc>
          <w:tcPr>
            <w:tcW w:w="489" w:type="pct"/>
            <w:tcBorders>
              <w:top w:val="single" w:sz="4" w:space="0" w:color="auto"/>
              <w:left w:val="single" w:sz="4" w:space="0" w:color="auto"/>
              <w:bottom w:val="single" w:sz="4" w:space="0" w:color="auto"/>
              <w:right w:val="single" w:sz="4" w:space="0" w:color="auto"/>
            </w:tcBorders>
            <w:noWrap/>
          </w:tcPr>
          <w:p w14:paraId="68147162" w14:textId="3A2F301F" w:rsidR="006426BD" w:rsidRPr="00C2061D" w:rsidRDefault="006426BD" w:rsidP="006426BD">
            <w:pPr>
              <w:rPr>
                <w:rFonts w:cs="Arial"/>
                <w:sz w:val="16"/>
                <w:szCs w:val="16"/>
                <w:lang w:eastAsia="da-DK"/>
              </w:rPr>
            </w:pPr>
            <w:r w:rsidRPr="00C2061D">
              <w:rPr>
                <w:rFonts w:cs="Arial"/>
                <w:sz w:val="16"/>
                <w:szCs w:val="16"/>
                <w:lang w:eastAsia="da-DK"/>
              </w:rPr>
              <w:t xml:space="preserve">1. </w:t>
            </w:r>
            <w:proofErr w:type="spellStart"/>
            <w:r w:rsidRPr="00C2061D">
              <w:rPr>
                <w:rFonts w:cs="Arial"/>
                <w:sz w:val="16"/>
                <w:szCs w:val="16"/>
                <w:lang w:eastAsia="da-DK"/>
              </w:rPr>
              <w:t>maj</w:t>
            </w:r>
            <w:proofErr w:type="spellEnd"/>
            <w:r w:rsidRPr="00C2061D">
              <w:rPr>
                <w:rFonts w:cs="Arial"/>
                <w:sz w:val="16"/>
                <w:szCs w:val="16"/>
                <w:lang w:eastAsia="da-DK"/>
              </w:rPr>
              <w:t xml:space="preserve"> 2013</w:t>
            </w:r>
          </w:p>
        </w:tc>
        <w:tc>
          <w:tcPr>
            <w:tcW w:w="435" w:type="pct"/>
            <w:tcBorders>
              <w:top w:val="single" w:sz="4" w:space="0" w:color="auto"/>
              <w:left w:val="single" w:sz="4" w:space="0" w:color="auto"/>
              <w:bottom w:val="single" w:sz="4" w:space="0" w:color="auto"/>
              <w:right w:val="single" w:sz="4" w:space="0" w:color="auto"/>
            </w:tcBorders>
            <w:noWrap/>
          </w:tcPr>
          <w:p w14:paraId="734EB36F" w14:textId="7D8CECCB" w:rsidR="006426BD" w:rsidRPr="00C2061D" w:rsidRDefault="006426BD" w:rsidP="006426BD">
            <w:pPr>
              <w:rPr>
                <w:rFonts w:cs="Arial"/>
                <w:sz w:val="16"/>
                <w:szCs w:val="16"/>
                <w:lang w:eastAsia="da-DK"/>
              </w:rPr>
            </w:pPr>
            <w:r w:rsidRPr="00C2061D">
              <w:rPr>
                <w:rFonts w:cs="Arial"/>
                <w:sz w:val="16"/>
                <w:szCs w:val="16"/>
                <w:lang w:eastAsia="da-DK"/>
              </w:rPr>
              <w:t>2013040498</w:t>
            </w:r>
          </w:p>
        </w:tc>
        <w:tc>
          <w:tcPr>
            <w:tcW w:w="544" w:type="pct"/>
            <w:tcBorders>
              <w:top w:val="single" w:sz="4" w:space="0" w:color="auto"/>
              <w:left w:val="single" w:sz="4" w:space="0" w:color="auto"/>
              <w:bottom w:val="single" w:sz="4" w:space="0" w:color="auto"/>
              <w:right w:val="single" w:sz="4" w:space="0" w:color="auto"/>
            </w:tcBorders>
            <w:noWrap/>
          </w:tcPr>
          <w:p w14:paraId="2D46ACAD" w14:textId="1DF4899A" w:rsidR="006426BD" w:rsidRPr="00C2061D" w:rsidRDefault="006426BD" w:rsidP="006426BD">
            <w:pPr>
              <w:rPr>
                <w:rFonts w:cs="Arial"/>
                <w:sz w:val="16"/>
                <w:szCs w:val="16"/>
                <w:lang w:eastAsia="da-DK"/>
              </w:rPr>
            </w:pPr>
            <w:r w:rsidRPr="00C2061D">
              <w:rPr>
                <w:rFonts w:cs="Arial"/>
                <w:sz w:val="16"/>
                <w:szCs w:val="16"/>
                <w:lang w:eastAsia="da-DK"/>
              </w:rPr>
              <w:t>Medtronic</w:t>
            </w:r>
          </w:p>
        </w:tc>
        <w:tc>
          <w:tcPr>
            <w:tcW w:w="652" w:type="pct"/>
            <w:tcBorders>
              <w:top w:val="single" w:sz="4" w:space="0" w:color="auto"/>
              <w:left w:val="single" w:sz="4" w:space="0" w:color="auto"/>
              <w:bottom w:val="single" w:sz="4" w:space="0" w:color="auto"/>
              <w:right w:val="single" w:sz="4" w:space="0" w:color="auto"/>
            </w:tcBorders>
            <w:noWrap/>
          </w:tcPr>
          <w:p w14:paraId="0B5B2C5D" w14:textId="446FBCE2" w:rsidR="006426BD" w:rsidRPr="00C2061D" w:rsidRDefault="006426BD" w:rsidP="006426BD">
            <w:pPr>
              <w:rPr>
                <w:rFonts w:cs="Arial"/>
                <w:sz w:val="16"/>
                <w:szCs w:val="16"/>
                <w:lang w:eastAsia="da-DK"/>
              </w:rPr>
            </w:pPr>
            <w:r w:rsidRPr="00C2061D">
              <w:rPr>
                <w:rFonts w:cs="Arial"/>
                <w:sz w:val="16"/>
                <w:szCs w:val="16"/>
                <w:lang w:eastAsia="da-DK"/>
              </w:rPr>
              <w:t>Paradigm Insulin Infusion Pump </w:t>
            </w:r>
          </w:p>
        </w:tc>
        <w:tc>
          <w:tcPr>
            <w:tcW w:w="2011" w:type="pct"/>
            <w:tcBorders>
              <w:top w:val="single" w:sz="4" w:space="0" w:color="auto"/>
              <w:left w:val="single" w:sz="4" w:space="0" w:color="auto"/>
              <w:bottom w:val="single" w:sz="4" w:space="0" w:color="auto"/>
              <w:right w:val="single" w:sz="4" w:space="0" w:color="auto"/>
            </w:tcBorders>
          </w:tcPr>
          <w:p w14:paraId="696BEE7B" w14:textId="77777777" w:rsidR="006426BD" w:rsidRPr="00C2061D" w:rsidRDefault="006426BD" w:rsidP="006426BD">
            <w:pPr>
              <w:rPr>
                <w:rFonts w:cs="Arial"/>
                <w:sz w:val="16"/>
                <w:szCs w:val="16"/>
                <w:lang w:eastAsia="da-DK"/>
              </w:rPr>
            </w:pPr>
            <w:r w:rsidRPr="00C2061D">
              <w:rPr>
                <w:rFonts w:cs="Arial"/>
                <w:sz w:val="16"/>
                <w:szCs w:val="16"/>
                <w:lang w:eastAsia="da-DK"/>
              </w:rPr>
              <w:t xml:space="preserve">1. LOOSE CAPSULE </w:t>
            </w:r>
          </w:p>
          <w:p w14:paraId="3E73711A" w14:textId="350C8A68" w:rsidR="006426BD" w:rsidRPr="00C2061D" w:rsidRDefault="006426BD" w:rsidP="006426BD">
            <w:pPr>
              <w:rPr>
                <w:rFonts w:cs="Arial"/>
                <w:sz w:val="16"/>
                <w:szCs w:val="16"/>
                <w:lang w:eastAsia="da-DK"/>
              </w:rPr>
            </w:pPr>
            <w:r w:rsidRPr="00C2061D">
              <w:rPr>
                <w:rFonts w:cs="Arial"/>
                <w:sz w:val="16"/>
                <w:szCs w:val="16"/>
                <w:lang w:eastAsia="da-DK"/>
              </w:rPr>
              <w:t xml:space="preserve">The insulin pump capsule holds the pump motor in place and allows the motor piston to push against the reservoir to deliver insulin. Some customers have experienced that the capsule is loose and that in rare cases the capsule can protrude from the bottom of the chamber into the reservoir. </w:t>
            </w:r>
          </w:p>
          <w:p w14:paraId="0BFDCED1" w14:textId="77777777" w:rsidR="006426BD" w:rsidRPr="00C2061D" w:rsidRDefault="006426BD" w:rsidP="006426BD">
            <w:pPr>
              <w:rPr>
                <w:rFonts w:cs="Arial"/>
                <w:sz w:val="16"/>
                <w:szCs w:val="16"/>
                <w:lang w:eastAsia="da-DK"/>
              </w:rPr>
            </w:pPr>
          </w:p>
          <w:p w14:paraId="0AD22F23" w14:textId="77777777" w:rsidR="006426BD" w:rsidRPr="00C2061D" w:rsidRDefault="006426BD" w:rsidP="006426BD">
            <w:pPr>
              <w:rPr>
                <w:rFonts w:cs="Arial"/>
                <w:sz w:val="16"/>
                <w:szCs w:val="16"/>
                <w:lang w:eastAsia="da-DK"/>
              </w:rPr>
            </w:pPr>
            <w:r w:rsidRPr="00C2061D">
              <w:rPr>
                <w:rFonts w:cs="Arial"/>
                <w:sz w:val="16"/>
                <w:szCs w:val="16"/>
                <w:lang w:eastAsia="da-DK"/>
              </w:rPr>
              <w:t xml:space="preserve">2. WATER DAMAGE </w:t>
            </w:r>
          </w:p>
          <w:p w14:paraId="7DDA26B9" w14:textId="05403231" w:rsidR="006426BD" w:rsidRPr="00C2061D" w:rsidRDefault="006426BD" w:rsidP="006426BD">
            <w:pPr>
              <w:rPr>
                <w:rFonts w:cs="Arial"/>
                <w:sz w:val="16"/>
                <w:szCs w:val="16"/>
                <w:lang w:eastAsia="da-DK"/>
              </w:rPr>
            </w:pPr>
            <w:r w:rsidRPr="00C2061D">
              <w:rPr>
                <w:rFonts w:cs="Arial"/>
                <w:sz w:val="16"/>
                <w:szCs w:val="16"/>
                <w:lang w:eastAsia="da-DK"/>
              </w:rPr>
              <w:t>As explained in the pump's user manual, exposure to water can result in a pump alarm or damage to the pump's internal electronics or cause the buttons to stop working.</w:t>
            </w:r>
          </w:p>
          <w:p w14:paraId="56A0E196" w14:textId="77777777" w:rsidR="006426BD" w:rsidRPr="00C2061D" w:rsidRDefault="006426BD" w:rsidP="006426BD">
            <w:pPr>
              <w:rPr>
                <w:rFonts w:cs="Arial"/>
                <w:sz w:val="16"/>
                <w:szCs w:val="16"/>
                <w:lang w:eastAsia="da-DK"/>
              </w:rPr>
            </w:pPr>
          </w:p>
          <w:p w14:paraId="0FA6D60B" w14:textId="77777777" w:rsidR="006426BD" w:rsidRPr="00C2061D" w:rsidRDefault="006426BD" w:rsidP="006426BD">
            <w:pPr>
              <w:rPr>
                <w:rFonts w:cs="Arial"/>
                <w:sz w:val="16"/>
                <w:szCs w:val="16"/>
                <w:lang w:eastAsia="da-DK"/>
              </w:rPr>
            </w:pPr>
            <w:r w:rsidRPr="00C2061D">
              <w:rPr>
                <w:rFonts w:cs="Arial"/>
                <w:sz w:val="16"/>
                <w:szCs w:val="16"/>
                <w:lang w:eastAsia="da-DK"/>
              </w:rPr>
              <w:t>3. SENSOR CURVE TIMEOUT</w:t>
            </w:r>
          </w:p>
          <w:p w14:paraId="5E3C6267" w14:textId="063A3426" w:rsidR="006426BD" w:rsidRPr="00C2061D" w:rsidRDefault="006426BD" w:rsidP="006426BD">
            <w:pPr>
              <w:rPr>
                <w:rFonts w:cs="Arial"/>
                <w:sz w:val="16"/>
                <w:szCs w:val="16"/>
                <w:lang w:eastAsia="da-DK"/>
              </w:rPr>
            </w:pPr>
            <w:r w:rsidRPr="00C2061D">
              <w:rPr>
                <w:rFonts w:cs="Arial"/>
                <w:sz w:val="16"/>
                <w:szCs w:val="16"/>
                <w:lang w:eastAsia="da-DK"/>
              </w:rPr>
              <w:t xml:space="preserve">If Sensor Curve Timeout is set to “ZERO”, it may prevent automatic resumption of basal delivery 2 hours after a Stop Low Glucose event, which may result in elevated blood glucose values. </w:t>
            </w:r>
          </w:p>
          <w:p w14:paraId="43C19226" w14:textId="3F884280" w:rsidR="006426BD" w:rsidRPr="00C2061D" w:rsidRDefault="006426BD" w:rsidP="006426BD">
            <w:pPr>
              <w:rPr>
                <w:rFonts w:cs="Arial"/>
                <w:sz w:val="16"/>
                <w:szCs w:val="16"/>
                <w:lang w:eastAsia="da-DK"/>
              </w:rPr>
            </w:pPr>
          </w:p>
        </w:tc>
        <w:tc>
          <w:tcPr>
            <w:tcW w:w="545" w:type="pct"/>
            <w:tcBorders>
              <w:top w:val="single" w:sz="4" w:space="0" w:color="auto"/>
              <w:left w:val="single" w:sz="4" w:space="0" w:color="auto"/>
              <w:bottom w:val="single" w:sz="4" w:space="0" w:color="auto"/>
              <w:right w:val="single" w:sz="4" w:space="0" w:color="auto"/>
            </w:tcBorders>
          </w:tcPr>
          <w:p w14:paraId="741095A4" w14:textId="01573653" w:rsidR="006426BD" w:rsidRPr="00C2061D" w:rsidRDefault="005D4CF1" w:rsidP="006426BD">
            <w:pPr>
              <w:rPr>
                <w:rFonts w:cs="Arial"/>
                <w:sz w:val="16"/>
                <w:szCs w:val="16"/>
                <w:lang w:eastAsia="da-DK"/>
              </w:rPr>
            </w:pPr>
            <w:r w:rsidRPr="00C2061D">
              <w:rPr>
                <w:rFonts w:cs="Arial"/>
                <w:sz w:val="16"/>
                <w:szCs w:val="16"/>
                <w:lang w:eastAsia="da-DK"/>
              </w:rPr>
              <w:t>Yes</w:t>
            </w:r>
          </w:p>
        </w:tc>
      </w:tr>
      <w:tr w:rsidR="005D4CF1" w:rsidRPr="00C2061D" w14:paraId="20F39140" w14:textId="77777777" w:rsidTr="001E3AD0">
        <w:tc>
          <w:tcPr>
            <w:tcW w:w="324" w:type="pct"/>
            <w:tcBorders>
              <w:top w:val="single" w:sz="4" w:space="0" w:color="auto"/>
              <w:left w:val="single" w:sz="4" w:space="0" w:color="auto"/>
              <w:bottom w:val="single" w:sz="4" w:space="0" w:color="auto"/>
              <w:right w:val="single" w:sz="4" w:space="0" w:color="auto"/>
            </w:tcBorders>
          </w:tcPr>
          <w:p w14:paraId="33717D5D" w14:textId="1BEAAE49" w:rsidR="005D4CF1" w:rsidRPr="00C2061D" w:rsidRDefault="005D4CF1" w:rsidP="005D4CF1">
            <w:pPr>
              <w:rPr>
                <w:rFonts w:cs="Arial"/>
                <w:sz w:val="16"/>
                <w:szCs w:val="16"/>
                <w:lang w:eastAsia="da-DK"/>
              </w:rPr>
            </w:pPr>
            <w:r w:rsidRPr="00C2061D">
              <w:rPr>
                <w:rFonts w:cs="Arial"/>
                <w:sz w:val="16"/>
                <w:szCs w:val="16"/>
                <w:lang w:eastAsia="da-DK"/>
              </w:rPr>
              <w:t>1a</w:t>
            </w:r>
          </w:p>
        </w:tc>
        <w:tc>
          <w:tcPr>
            <w:tcW w:w="489" w:type="pct"/>
            <w:tcBorders>
              <w:top w:val="single" w:sz="4" w:space="0" w:color="auto"/>
              <w:left w:val="single" w:sz="4" w:space="0" w:color="auto"/>
              <w:bottom w:val="single" w:sz="4" w:space="0" w:color="auto"/>
              <w:right w:val="single" w:sz="4" w:space="0" w:color="auto"/>
            </w:tcBorders>
            <w:noWrap/>
          </w:tcPr>
          <w:p w14:paraId="23E31EEC" w14:textId="1B50CE84" w:rsidR="005D4CF1" w:rsidRPr="00C2061D" w:rsidRDefault="005D4CF1" w:rsidP="005D4CF1">
            <w:pPr>
              <w:rPr>
                <w:rFonts w:cs="Arial"/>
                <w:sz w:val="16"/>
                <w:szCs w:val="16"/>
                <w:lang w:eastAsia="da-DK"/>
              </w:rPr>
            </w:pPr>
            <w:r w:rsidRPr="00C2061D">
              <w:rPr>
                <w:rFonts w:cs="Arial"/>
                <w:sz w:val="16"/>
                <w:szCs w:val="16"/>
                <w:lang w:eastAsia="da-DK"/>
              </w:rPr>
              <w:t xml:space="preserve">20. </w:t>
            </w:r>
            <w:proofErr w:type="spellStart"/>
            <w:r w:rsidRPr="00C2061D">
              <w:rPr>
                <w:rFonts w:cs="Arial"/>
                <w:sz w:val="16"/>
                <w:szCs w:val="16"/>
                <w:lang w:eastAsia="da-DK"/>
              </w:rPr>
              <w:t>november</w:t>
            </w:r>
            <w:proofErr w:type="spellEnd"/>
            <w:r w:rsidRPr="00C2061D">
              <w:rPr>
                <w:rFonts w:cs="Arial"/>
                <w:sz w:val="16"/>
                <w:szCs w:val="16"/>
                <w:lang w:eastAsia="da-DK"/>
              </w:rPr>
              <w:t xml:space="preserve"> 2012</w:t>
            </w:r>
          </w:p>
        </w:tc>
        <w:tc>
          <w:tcPr>
            <w:tcW w:w="435" w:type="pct"/>
            <w:tcBorders>
              <w:top w:val="single" w:sz="4" w:space="0" w:color="auto"/>
              <w:left w:val="single" w:sz="4" w:space="0" w:color="auto"/>
              <w:bottom w:val="single" w:sz="4" w:space="0" w:color="auto"/>
              <w:right w:val="single" w:sz="4" w:space="0" w:color="auto"/>
            </w:tcBorders>
            <w:noWrap/>
          </w:tcPr>
          <w:p w14:paraId="5B25F7CF" w14:textId="2DB87494" w:rsidR="005D4CF1" w:rsidRPr="00C2061D" w:rsidRDefault="005D4CF1" w:rsidP="005D4CF1">
            <w:pPr>
              <w:rPr>
                <w:rFonts w:cs="Arial"/>
                <w:sz w:val="16"/>
                <w:szCs w:val="16"/>
                <w:lang w:eastAsia="da-DK"/>
              </w:rPr>
            </w:pPr>
            <w:r w:rsidRPr="00C2061D">
              <w:rPr>
                <w:rFonts w:cs="Arial"/>
                <w:sz w:val="16"/>
                <w:szCs w:val="16"/>
                <w:lang w:eastAsia="da-DK"/>
              </w:rPr>
              <w:t>LMST-2012111463</w:t>
            </w:r>
          </w:p>
        </w:tc>
        <w:tc>
          <w:tcPr>
            <w:tcW w:w="544" w:type="pct"/>
            <w:tcBorders>
              <w:top w:val="single" w:sz="4" w:space="0" w:color="auto"/>
              <w:left w:val="single" w:sz="4" w:space="0" w:color="auto"/>
              <w:bottom w:val="single" w:sz="4" w:space="0" w:color="auto"/>
              <w:right w:val="single" w:sz="4" w:space="0" w:color="auto"/>
            </w:tcBorders>
            <w:noWrap/>
          </w:tcPr>
          <w:p w14:paraId="5AA0A341" w14:textId="0A842F1B" w:rsidR="005D4CF1" w:rsidRPr="00C2061D" w:rsidRDefault="005D4CF1" w:rsidP="005D4CF1">
            <w:pPr>
              <w:rPr>
                <w:rFonts w:cs="Arial"/>
                <w:sz w:val="16"/>
                <w:szCs w:val="16"/>
                <w:lang w:eastAsia="da-DK"/>
              </w:rPr>
            </w:pPr>
            <w:r w:rsidRPr="00C2061D">
              <w:rPr>
                <w:rFonts w:cs="Arial"/>
                <w:sz w:val="16"/>
                <w:szCs w:val="16"/>
                <w:lang w:eastAsia="da-DK"/>
              </w:rPr>
              <w:t>Medtronic, Inc.</w:t>
            </w:r>
          </w:p>
        </w:tc>
        <w:tc>
          <w:tcPr>
            <w:tcW w:w="652" w:type="pct"/>
            <w:tcBorders>
              <w:top w:val="single" w:sz="4" w:space="0" w:color="auto"/>
              <w:left w:val="single" w:sz="4" w:space="0" w:color="auto"/>
              <w:bottom w:val="single" w:sz="4" w:space="0" w:color="auto"/>
              <w:right w:val="single" w:sz="4" w:space="0" w:color="auto"/>
            </w:tcBorders>
            <w:noWrap/>
          </w:tcPr>
          <w:p w14:paraId="5FA3D365" w14:textId="6782921A" w:rsidR="005D4CF1" w:rsidRPr="00C2061D" w:rsidRDefault="005D4CF1" w:rsidP="005D4CF1">
            <w:pPr>
              <w:rPr>
                <w:rFonts w:cs="Arial"/>
                <w:sz w:val="16"/>
                <w:szCs w:val="16"/>
                <w:lang w:eastAsia="da-DK"/>
              </w:rPr>
            </w:pPr>
            <w:proofErr w:type="spellStart"/>
            <w:r w:rsidRPr="00C2061D">
              <w:rPr>
                <w:rFonts w:cs="Arial"/>
                <w:sz w:val="16"/>
                <w:szCs w:val="16"/>
                <w:lang w:eastAsia="da-DK"/>
              </w:rPr>
              <w:t>SynchroMed</w:t>
            </w:r>
            <w:proofErr w:type="spellEnd"/>
            <w:r w:rsidRPr="00C2061D">
              <w:rPr>
                <w:rFonts w:cs="Arial"/>
                <w:sz w:val="16"/>
                <w:szCs w:val="16"/>
                <w:lang w:eastAsia="da-DK"/>
              </w:rPr>
              <w:t xml:space="preserve">  Implantable Infusion Pump</w:t>
            </w:r>
          </w:p>
        </w:tc>
        <w:tc>
          <w:tcPr>
            <w:tcW w:w="2011" w:type="pct"/>
            <w:tcBorders>
              <w:top w:val="single" w:sz="4" w:space="0" w:color="auto"/>
              <w:left w:val="single" w:sz="4" w:space="0" w:color="auto"/>
              <w:bottom w:val="single" w:sz="4" w:space="0" w:color="auto"/>
              <w:right w:val="single" w:sz="4" w:space="0" w:color="auto"/>
            </w:tcBorders>
          </w:tcPr>
          <w:p w14:paraId="2AF1C147" w14:textId="2E30BCFB" w:rsidR="005D4CF1" w:rsidRPr="00C2061D" w:rsidRDefault="005D4CF1" w:rsidP="005D4CF1">
            <w:pPr>
              <w:rPr>
                <w:rFonts w:cs="Arial"/>
                <w:sz w:val="16"/>
                <w:szCs w:val="16"/>
                <w:lang w:eastAsia="da-DK"/>
              </w:rPr>
            </w:pPr>
            <w:r w:rsidRPr="00C2061D">
              <w:rPr>
                <w:rFonts w:cs="Arial"/>
                <w:i/>
                <w:iCs/>
                <w:sz w:val="16"/>
                <w:szCs w:val="16"/>
                <w:lang w:eastAsia="da-DK"/>
              </w:rPr>
              <w:t>Not relevant device</w:t>
            </w:r>
          </w:p>
        </w:tc>
        <w:tc>
          <w:tcPr>
            <w:tcW w:w="545" w:type="pct"/>
            <w:tcBorders>
              <w:top w:val="single" w:sz="4" w:space="0" w:color="auto"/>
              <w:left w:val="single" w:sz="4" w:space="0" w:color="auto"/>
              <w:bottom w:val="single" w:sz="4" w:space="0" w:color="auto"/>
              <w:right w:val="single" w:sz="4" w:space="0" w:color="auto"/>
            </w:tcBorders>
          </w:tcPr>
          <w:p w14:paraId="179096BD" w14:textId="1ECEBA55" w:rsidR="005D4CF1" w:rsidRPr="00C2061D" w:rsidRDefault="005D4CF1" w:rsidP="005D4CF1">
            <w:pPr>
              <w:rPr>
                <w:rFonts w:cs="Arial"/>
                <w:sz w:val="16"/>
                <w:szCs w:val="16"/>
                <w:lang w:eastAsia="da-DK"/>
              </w:rPr>
            </w:pPr>
            <w:r w:rsidRPr="00C2061D">
              <w:rPr>
                <w:rFonts w:cs="Arial"/>
                <w:sz w:val="16"/>
                <w:szCs w:val="16"/>
                <w:lang w:eastAsia="da-DK"/>
              </w:rPr>
              <w:t>No</w:t>
            </w:r>
          </w:p>
        </w:tc>
      </w:tr>
      <w:tr w:rsidR="005D4CF1" w:rsidRPr="00C2061D" w14:paraId="6E94CA89" w14:textId="77777777" w:rsidTr="001E3AD0">
        <w:tc>
          <w:tcPr>
            <w:tcW w:w="324" w:type="pct"/>
            <w:tcBorders>
              <w:top w:val="single" w:sz="4" w:space="0" w:color="auto"/>
              <w:left w:val="single" w:sz="4" w:space="0" w:color="auto"/>
              <w:bottom w:val="single" w:sz="4" w:space="0" w:color="auto"/>
              <w:right w:val="single" w:sz="4" w:space="0" w:color="auto"/>
            </w:tcBorders>
          </w:tcPr>
          <w:p w14:paraId="4E2E8546" w14:textId="152CE9CF" w:rsidR="005D4CF1" w:rsidRPr="00C2061D" w:rsidRDefault="005D4CF1" w:rsidP="005D4CF1">
            <w:pPr>
              <w:rPr>
                <w:rFonts w:cs="Arial"/>
                <w:sz w:val="16"/>
                <w:szCs w:val="16"/>
                <w:lang w:eastAsia="da-DK"/>
              </w:rPr>
            </w:pPr>
            <w:r w:rsidRPr="00C2061D">
              <w:rPr>
                <w:rFonts w:cs="Arial"/>
                <w:sz w:val="16"/>
                <w:szCs w:val="16"/>
                <w:lang w:eastAsia="da-DK"/>
              </w:rPr>
              <w:t>1a</w:t>
            </w:r>
          </w:p>
        </w:tc>
        <w:tc>
          <w:tcPr>
            <w:tcW w:w="489" w:type="pct"/>
            <w:tcBorders>
              <w:top w:val="single" w:sz="4" w:space="0" w:color="auto"/>
              <w:left w:val="single" w:sz="4" w:space="0" w:color="auto"/>
              <w:bottom w:val="single" w:sz="4" w:space="0" w:color="auto"/>
              <w:right w:val="single" w:sz="4" w:space="0" w:color="auto"/>
            </w:tcBorders>
            <w:noWrap/>
          </w:tcPr>
          <w:p w14:paraId="69BBA9FD" w14:textId="0EB6D04F" w:rsidR="005D4CF1" w:rsidRPr="00C2061D" w:rsidRDefault="005D4CF1" w:rsidP="005D4CF1">
            <w:pPr>
              <w:rPr>
                <w:rFonts w:cs="Arial"/>
                <w:sz w:val="16"/>
                <w:szCs w:val="16"/>
                <w:lang w:eastAsia="da-DK"/>
              </w:rPr>
            </w:pPr>
            <w:r w:rsidRPr="00C2061D">
              <w:rPr>
                <w:rFonts w:cs="Arial"/>
                <w:sz w:val="16"/>
                <w:szCs w:val="16"/>
                <w:lang w:eastAsia="da-DK"/>
              </w:rPr>
              <w:t>29. marts 2012</w:t>
            </w:r>
          </w:p>
        </w:tc>
        <w:tc>
          <w:tcPr>
            <w:tcW w:w="435" w:type="pct"/>
            <w:tcBorders>
              <w:top w:val="single" w:sz="4" w:space="0" w:color="auto"/>
              <w:left w:val="single" w:sz="4" w:space="0" w:color="auto"/>
              <w:bottom w:val="single" w:sz="4" w:space="0" w:color="auto"/>
              <w:right w:val="single" w:sz="4" w:space="0" w:color="auto"/>
            </w:tcBorders>
            <w:noWrap/>
          </w:tcPr>
          <w:p w14:paraId="5F754DC3" w14:textId="71B36BB1" w:rsidR="005D4CF1" w:rsidRPr="00C2061D" w:rsidRDefault="005D4CF1" w:rsidP="005D4CF1">
            <w:pPr>
              <w:rPr>
                <w:rFonts w:cs="Arial"/>
                <w:sz w:val="16"/>
                <w:szCs w:val="16"/>
                <w:lang w:eastAsia="da-DK"/>
              </w:rPr>
            </w:pPr>
            <w:r w:rsidRPr="00C2061D">
              <w:rPr>
                <w:rFonts w:cs="Arial"/>
                <w:sz w:val="16"/>
                <w:szCs w:val="16"/>
                <w:lang w:eastAsia="da-DK"/>
              </w:rPr>
              <w:t>LMST-2012031834</w:t>
            </w:r>
          </w:p>
        </w:tc>
        <w:tc>
          <w:tcPr>
            <w:tcW w:w="544" w:type="pct"/>
            <w:tcBorders>
              <w:top w:val="single" w:sz="4" w:space="0" w:color="auto"/>
              <w:left w:val="single" w:sz="4" w:space="0" w:color="auto"/>
              <w:bottom w:val="single" w:sz="4" w:space="0" w:color="auto"/>
              <w:right w:val="single" w:sz="4" w:space="0" w:color="auto"/>
            </w:tcBorders>
            <w:noWrap/>
          </w:tcPr>
          <w:p w14:paraId="32351F89" w14:textId="6A424A1D" w:rsidR="005D4CF1" w:rsidRPr="00C2061D" w:rsidRDefault="005D4CF1" w:rsidP="005D4CF1">
            <w:pPr>
              <w:rPr>
                <w:rFonts w:cs="Arial"/>
                <w:sz w:val="16"/>
                <w:szCs w:val="16"/>
                <w:lang w:eastAsia="da-DK"/>
              </w:rPr>
            </w:pPr>
            <w:r w:rsidRPr="00C2061D">
              <w:rPr>
                <w:rFonts w:cs="Arial"/>
                <w:sz w:val="16"/>
                <w:szCs w:val="16"/>
                <w:lang w:eastAsia="da-DK"/>
              </w:rPr>
              <w:t>Medtronic</w:t>
            </w:r>
          </w:p>
        </w:tc>
        <w:tc>
          <w:tcPr>
            <w:tcW w:w="652" w:type="pct"/>
            <w:tcBorders>
              <w:top w:val="single" w:sz="4" w:space="0" w:color="auto"/>
              <w:left w:val="single" w:sz="4" w:space="0" w:color="auto"/>
              <w:bottom w:val="single" w:sz="4" w:space="0" w:color="auto"/>
              <w:right w:val="single" w:sz="4" w:space="0" w:color="auto"/>
            </w:tcBorders>
            <w:noWrap/>
          </w:tcPr>
          <w:p w14:paraId="3B07A19D" w14:textId="29135E17" w:rsidR="005D4CF1" w:rsidRPr="00C2061D" w:rsidRDefault="005D4CF1" w:rsidP="005D4CF1">
            <w:pPr>
              <w:rPr>
                <w:rFonts w:cs="Arial"/>
                <w:sz w:val="16"/>
                <w:szCs w:val="16"/>
                <w:lang w:eastAsia="da-DK"/>
              </w:rPr>
            </w:pPr>
            <w:proofErr w:type="spellStart"/>
            <w:r w:rsidRPr="00C2061D">
              <w:rPr>
                <w:rFonts w:cs="Arial"/>
                <w:sz w:val="16"/>
                <w:szCs w:val="16"/>
                <w:lang w:eastAsia="da-DK"/>
              </w:rPr>
              <w:t>SynchroMed</w:t>
            </w:r>
            <w:proofErr w:type="spellEnd"/>
            <w:r w:rsidRPr="00C2061D">
              <w:rPr>
                <w:rFonts w:cs="Arial"/>
                <w:sz w:val="16"/>
                <w:szCs w:val="16"/>
                <w:lang w:eastAsia="da-DK"/>
              </w:rPr>
              <w:t xml:space="preserve"> II Implantable Drug Infusion Pump</w:t>
            </w:r>
          </w:p>
        </w:tc>
        <w:tc>
          <w:tcPr>
            <w:tcW w:w="2011" w:type="pct"/>
            <w:tcBorders>
              <w:top w:val="single" w:sz="4" w:space="0" w:color="auto"/>
              <w:left w:val="single" w:sz="4" w:space="0" w:color="auto"/>
              <w:bottom w:val="single" w:sz="4" w:space="0" w:color="auto"/>
              <w:right w:val="single" w:sz="4" w:space="0" w:color="auto"/>
            </w:tcBorders>
          </w:tcPr>
          <w:p w14:paraId="2ECFCB85" w14:textId="670D6109" w:rsidR="005D4CF1" w:rsidRPr="00C2061D" w:rsidRDefault="005D4CF1" w:rsidP="005D4CF1">
            <w:pPr>
              <w:rPr>
                <w:rFonts w:cs="Arial"/>
                <w:sz w:val="16"/>
                <w:szCs w:val="16"/>
                <w:lang w:eastAsia="da-DK"/>
              </w:rPr>
            </w:pPr>
            <w:r w:rsidRPr="00C2061D">
              <w:rPr>
                <w:rFonts w:cs="Arial"/>
                <w:i/>
                <w:iCs/>
                <w:sz w:val="16"/>
                <w:szCs w:val="16"/>
                <w:lang w:eastAsia="da-DK"/>
              </w:rPr>
              <w:t>Not relevant device</w:t>
            </w:r>
          </w:p>
        </w:tc>
        <w:tc>
          <w:tcPr>
            <w:tcW w:w="545" w:type="pct"/>
            <w:tcBorders>
              <w:top w:val="single" w:sz="4" w:space="0" w:color="auto"/>
              <w:left w:val="single" w:sz="4" w:space="0" w:color="auto"/>
              <w:bottom w:val="single" w:sz="4" w:space="0" w:color="auto"/>
              <w:right w:val="single" w:sz="4" w:space="0" w:color="auto"/>
            </w:tcBorders>
          </w:tcPr>
          <w:p w14:paraId="74BF6BBB" w14:textId="07507775" w:rsidR="005D4CF1" w:rsidRPr="00C2061D" w:rsidRDefault="005D4CF1" w:rsidP="005D4CF1">
            <w:pPr>
              <w:rPr>
                <w:rFonts w:cs="Arial"/>
                <w:sz w:val="16"/>
                <w:szCs w:val="16"/>
                <w:lang w:eastAsia="da-DK"/>
              </w:rPr>
            </w:pPr>
            <w:r w:rsidRPr="00C2061D">
              <w:rPr>
                <w:rFonts w:cs="Arial"/>
                <w:sz w:val="16"/>
                <w:szCs w:val="16"/>
                <w:lang w:eastAsia="da-DK"/>
              </w:rPr>
              <w:t>No</w:t>
            </w:r>
          </w:p>
        </w:tc>
      </w:tr>
    </w:tbl>
    <w:p w14:paraId="76018072" w14:textId="77777777" w:rsidR="00850B52" w:rsidRPr="00C2061D" w:rsidRDefault="00850B52" w:rsidP="00850B52">
      <w:pPr>
        <w:rPr>
          <w:i/>
          <w:iCs/>
          <w:color w:val="0070C0"/>
        </w:rPr>
      </w:pPr>
    </w:p>
    <w:p w14:paraId="26689762" w14:textId="77777777" w:rsidR="00FB1A0D" w:rsidRPr="00C2061D" w:rsidRDefault="00FB1A0D" w:rsidP="00FB1A0D"/>
    <w:p w14:paraId="0F4B200D" w14:textId="0C74B811" w:rsidR="00FB1A0D" w:rsidRPr="00C2061D" w:rsidRDefault="000938D4" w:rsidP="000938D4">
      <w:pPr>
        <w:pStyle w:val="AppendixHeading2"/>
        <w:rPr>
          <w:lang w:val="en-US"/>
        </w:rPr>
      </w:pPr>
      <w:r w:rsidRPr="00C2061D">
        <w:rPr>
          <w:lang w:val="en-US"/>
        </w:rPr>
        <w:t>FDA Medical Device Recalls</w:t>
      </w:r>
    </w:p>
    <w:p w14:paraId="1355C9D8" w14:textId="77777777" w:rsidR="000938D4" w:rsidRPr="00C2061D" w:rsidRDefault="000938D4" w:rsidP="000938D4"/>
    <w:p w14:paraId="5F93C312" w14:textId="2E8AA230" w:rsidR="000938D4" w:rsidRPr="00C2061D" w:rsidRDefault="000938D4" w:rsidP="000938D4">
      <w:pPr>
        <w:pStyle w:val="Caption"/>
        <w:keepNext/>
      </w:pPr>
      <w:bookmarkStart w:id="1802" w:name="_Toc182997826"/>
      <w:r w:rsidRPr="00C2061D">
        <w:lastRenderedPageBreak/>
        <w:t xml:space="preserve">Table </w:t>
      </w:r>
      <w:fldSimple w:instr=" SEQ Table \* ARABIC ">
        <w:r w:rsidR="00E344B5">
          <w:rPr>
            <w:noProof/>
          </w:rPr>
          <w:t>25</w:t>
        </w:r>
      </w:fldSimple>
      <w:r w:rsidRPr="00C2061D">
        <w:t>: FDA Recalls for similar devices</w:t>
      </w:r>
      <w:bookmarkEnd w:id="1802"/>
    </w:p>
    <w:tbl>
      <w:tblPr>
        <w:tblStyle w:val="TableGrid2"/>
        <w:tblW w:w="13276" w:type="dxa"/>
        <w:jc w:val="center"/>
        <w:tblLayout w:type="fixed"/>
        <w:tblLook w:val="04A0" w:firstRow="1" w:lastRow="0" w:firstColumn="1" w:lastColumn="0" w:noHBand="0" w:noVBand="1"/>
      </w:tblPr>
      <w:tblGrid>
        <w:gridCol w:w="846"/>
        <w:gridCol w:w="3544"/>
        <w:gridCol w:w="1275"/>
        <w:gridCol w:w="1134"/>
        <w:gridCol w:w="1418"/>
        <w:gridCol w:w="4024"/>
        <w:gridCol w:w="1035"/>
      </w:tblGrid>
      <w:tr w:rsidR="00D51779" w:rsidRPr="00C2061D" w14:paraId="6643A7C6" w14:textId="77777777" w:rsidTr="00D51779">
        <w:trPr>
          <w:trHeight w:val="255"/>
          <w:tblHeader/>
          <w:jc w:val="center"/>
        </w:trPr>
        <w:tc>
          <w:tcPr>
            <w:tcW w:w="846" w:type="dxa"/>
            <w:shd w:val="clear" w:color="auto" w:fill="BFBFBF" w:themeFill="background1" w:themeFillShade="BF"/>
            <w:noWrap/>
            <w:hideMark/>
          </w:tcPr>
          <w:p w14:paraId="0505BF07" w14:textId="77777777" w:rsidR="000938D4" w:rsidRPr="00C2061D" w:rsidRDefault="000938D4" w:rsidP="009734F6">
            <w:pPr>
              <w:rPr>
                <w:rFonts w:cs="Arial"/>
                <w:b/>
                <w:bCs/>
                <w:sz w:val="16"/>
                <w:szCs w:val="16"/>
              </w:rPr>
            </w:pPr>
            <w:r w:rsidRPr="00C2061D">
              <w:rPr>
                <w:rFonts w:cs="Arial"/>
                <w:b/>
                <w:bCs/>
                <w:sz w:val="16"/>
                <w:szCs w:val="16"/>
              </w:rPr>
              <w:t>Recall Number</w:t>
            </w:r>
          </w:p>
        </w:tc>
        <w:tc>
          <w:tcPr>
            <w:tcW w:w="3544" w:type="dxa"/>
            <w:shd w:val="clear" w:color="auto" w:fill="BFBFBF" w:themeFill="background1" w:themeFillShade="BF"/>
            <w:noWrap/>
            <w:hideMark/>
          </w:tcPr>
          <w:p w14:paraId="487E34A0" w14:textId="77777777" w:rsidR="000938D4" w:rsidRPr="00C2061D" w:rsidRDefault="000938D4" w:rsidP="009734F6">
            <w:pPr>
              <w:rPr>
                <w:rFonts w:cs="Arial"/>
                <w:b/>
                <w:bCs/>
                <w:sz w:val="16"/>
                <w:szCs w:val="16"/>
              </w:rPr>
            </w:pPr>
            <w:r w:rsidRPr="00C2061D">
              <w:rPr>
                <w:rFonts w:cs="Arial"/>
                <w:b/>
                <w:bCs/>
                <w:sz w:val="16"/>
                <w:szCs w:val="16"/>
              </w:rPr>
              <w:t>Product Description</w:t>
            </w:r>
          </w:p>
        </w:tc>
        <w:tc>
          <w:tcPr>
            <w:tcW w:w="1275" w:type="dxa"/>
            <w:shd w:val="clear" w:color="auto" w:fill="BFBFBF" w:themeFill="background1" w:themeFillShade="BF"/>
            <w:noWrap/>
            <w:hideMark/>
          </w:tcPr>
          <w:p w14:paraId="2CB5CA19" w14:textId="77777777" w:rsidR="000938D4" w:rsidRPr="00C2061D" w:rsidRDefault="000938D4" w:rsidP="009734F6">
            <w:pPr>
              <w:rPr>
                <w:rFonts w:cs="Arial"/>
                <w:b/>
                <w:bCs/>
                <w:sz w:val="16"/>
                <w:szCs w:val="16"/>
              </w:rPr>
            </w:pPr>
            <w:r w:rsidRPr="00C2061D">
              <w:rPr>
                <w:rFonts w:cs="Arial"/>
                <w:b/>
                <w:bCs/>
                <w:sz w:val="16"/>
                <w:szCs w:val="16"/>
              </w:rPr>
              <w:t>Trade Name</w:t>
            </w:r>
          </w:p>
        </w:tc>
        <w:tc>
          <w:tcPr>
            <w:tcW w:w="1134" w:type="dxa"/>
            <w:shd w:val="clear" w:color="auto" w:fill="BFBFBF" w:themeFill="background1" w:themeFillShade="BF"/>
            <w:noWrap/>
            <w:hideMark/>
          </w:tcPr>
          <w:p w14:paraId="5516F11B" w14:textId="77777777" w:rsidR="000938D4" w:rsidRPr="00C2061D" w:rsidRDefault="000938D4" w:rsidP="009734F6">
            <w:pPr>
              <w:rPr>
                <w:rFonts w:cs="Arial"/>
                <w:b/>
                <w:bCs/>
                <w:sz w:val="16"/>
                <w:szCs w:val="16"/>
              </w:rPr>
            </w:pPr>
            <w:r w:rsidRPr="00C2061D">
              <w:rPr>
                <w:rFonts w:cs="Arial"/>
                <w:b/>
                <w:bCs/>
                <w:sz w:val="16"/>
                <w:szCs w:val="16"/>
              </w:rPr>
              <w:t>Termination Date</w:t>
            </w:r>
          </w:p>
        </w:tc>
        <w:tc>
          <w:tcPr>
            <w:tcW w:w="1418" w:type="dxa"/>
            <w:shd w:val="clear" w:color="auto" w:fill="BFBFBF" w:themeFill="background1" w:themeFillShade="BF"/>
            <w:noWrap/>
            <w:hideMark/>
          </w:tcPr>
          <w:p w14:paraId="6C2C7258" w14:textId="77777777" w:rsidR="000938D4" w:rsidRPr="00C2061D" w:rsidRDefault="000938D4" w:rsidP="009734F6">
            <w:pPr>
              <w:rPr>
                <w:rFonts w:cs="Arial"/>
                <w:b/>
                <w:bCs/>
                <w:sz w:val="16"/>
                <w:szCs w:val="16"/>
              </w:rPr>
            </w:pPr>
            <w:r w:rsidRPr="00C2061D">
              <w:rPr>
                <w:rFonts w:cs="Arial"/>
                <w:b/>
                <w:bCs/>
                <w:sz w:val="16"/>
                <w:szCs w:val="16"/>
              </w:rPr>
              <w:t>Recalling Manufacturer</w:t>
            </w:r>
          </w:p>
        </w:tc>
        <w:tc>
          <w:tcPr>
            <w:tcW w:w="4024" w:type="dxa"/>
            <w:shd w:val="clear" w:color="auto" w:fill="BFBFBF" w:themeFill="background1" w:themeFillShade="BF"/>
            <w:noWrap/>
            <w:hideMark/>
          </w:tcPr>
          <w:p w14:paraId="002B9C80" w14:textId="77777777" w:rsidR="000938D4" w:rsidRPr="00C2061D" w:rsidRDefault="000938D4" w:rsidP="00D51779">
            <w:pPr>
              <w:tabs>
                <w:tab w:val="left" w:pos="1375"/>
              </w:tabs>
              <w:rPr>
                <w:rFonts w:cs="Arial"/>
                <w:b/>
                <w:bCs/>
                <w:sz w:val="16"/>
                <w:szCs w:val="16"/>
              </w:rPr>
            </w:pPr>
            <w:r w:rsidRPr="00C2061D">
              <w:rPr>
                <w:rFonts w:cs="Arial"/>
                <w:b/>
                <w:bCs/>
                <w:sz w:val="16"/>
                <w:szCs w:val="16"/>
              </w:rPr>
              <w:t>Recall Reason</w:t>
            </w:r>
          </w:p>
        </w:tc>
        <w:tc>
          <w:tcPr>
            <w:tcW w:w="1035" w:type="dxa"/>
            <w:shd w:val="clear" w:color="auto" w:fill="BFBFBF" w:themeFill="background1" w:themeFillShade="BF"/>
          </w:tcPr>
          <w:p w14:paraId="241F77CD" w14:textId="77777777" w:rsidR="000938D4" w:rsidRPr="00C2061D" w:rsidRDefault="000938D4" w:rsidP="009734F6">
            <w:pPr>
              <w:rPr>
                <w:rFonts w:cs="Arial"/>
                <w:b/>
                <w:bCs/>
                <w:sz w:val="16"/>
                <w:szCs w:val="16"/>
              </w:rPr>
            </w:pPr>
            <w:r w:rsidRPr="00C2061D">
              <w:rPr>
                <w:rFonts w:cs="Arial"/>
                <w:b/>
                <w:bCs/>
                <w:sz w:val="16"/>
                <w:szCs w:val="16"/>
              </w:rPr>
              <w:t>Relevance for subject device</w:t>
            </w:r>
          </w:p>
        </w:tc>
      </w:tr>
      <w:tr w:rsidR="00D51779" w:rsidRPr="00C2061D" w14:paraId="22AE5C43" w14:textId="77777777" w:rsidTr="00D51779">
        <w:trPr>
          <w:trHeight w:val="255"/>
          <w:jc w:val="center"/>
        </w:trPr>
        <w:tc>
          <w:tcPr>
            <w:tcW w:w="846" w:type="dxa"/>
            <w:noWrap/>
          </w:tcPr>
          <w:p w14:paraId="4C8836EA" w14:textId="6015EB13" w:rsidR="00D51779" w:rsidRPr="00C2061D" w:rsidRDefault="00D51779" w:rsidP="00D51779">
            <w:pPr>
              <w:ind w:left="24"/>
              <w:rPr>
                <w:rFonts w:cs="Arial"/>
                <w:b/>
                <w:sz w:val="16"/>
                <w:szCs w:val="16"/>
              </w:rPr>
            </w:pPr>
            <w:r w:rsidRPr="00C2061D">
              <w:rPr>
                <w:rFonts w:cs="Arial"/>
                <w:sz w:val="16"/>
                <w:szCs w:val="16"/>
              </w:rPr>
              <w:t>Z-0061-2018</w:t>
            </w:r>
          </w:p>
        </w:tc>
        <w:tc>
          <w:tcPr>
            <w:tcW w:w="3544" w:type="dxa"/>
            <w:noWrap/>
          </w:tcPr>
          <w:p w14:paraId="20AF7CA3" w14:textId="6290D467" w:rsidR="00D51779" w:rsidRPr="00C2061D" w:rsidRDefault="00D51779" w:rsidP="00D51779">
            <w:pPr>
              <w:ind w:left="28"/>
              <w:rPr>
                <w:rFonts w:cs="Arial"/>
                <w:sz w:val="16"/>
                <w:szCs w:val="16"/>
              </w:rPr>
            </w:pPr>
            <w:r w:rsidRPr="00C2061D">
              <w:rPr>
                <w:rFonts w:cs="Arial"/>
                <w:sz w:val="16"/>
                <w:szCs w:val="16"/>
              </w:rPr>
              <w:t>For use with CADD(R) pumps (except CADD-Micro(TM), CADD-MS(R) 3 and CADD-TPN(R) pumps).</w:t>
            </w:r>
          </w:p>
        </w:tc>
        <w:tc>
          <w:tcPr>
            <w:tcW w:w="1275" w:type="dxa"/>
            <w:noWrap/>
          </w:tcPr>
          <w:p w14:paraId="074D3396" w14:textId="52EC8497" w:rsidR="00D51779" w:rsidRPr="00C2061D" w:rsidRDefault="00D51779" w:rsidP="00D51779">
            <w:pPr>
              <w:ind w:left="7"/>
              <w:rPr>
                <w:rFonts w:cs="Arial"/>
                <w:sz w:val="16"/>
                <w:szCs w:val="16"/>
              </w:rPr>
            </w:pPr>
            <w:r w:rsidRPr="00C2061D">
              <w:rPr>
                <w:rFonts w:cs="Arial"/>
                <w:sz w:val="16"/>
                <w:szCs w:val="16"/>
              </w:rPr>
              <w:t xml:space="preserve">CADD(TM) Medication Cassette Reservoir </w:t>
            </w:r>
          </w:p>
        </w:tc>
        <w:tc>
          <w:tcPr>
            <w:tcW w:w="1134" w:type="dxa"/>
            <w:noWrap/>
          </w:tcPr>
          <w:p w14:paraId="37C0C813" w14:textId="45F25601" w:rsidR="00D51779" w:rsidRPr="00C2061D" w:rsidRDefault="00D51779" w:rsidP="00D51779">
            <w:pPr>
              <w:ind w:left="1"/>
              <w:rPr>
                <w:rFonts w:cs="Arial"/>
                <w:sz w:val="16"/>
                <w:szCs w:val="16"/>
              </w:rPr>
            </w:pPr>
            <w:r w:rsidRPr="00C2061D">
              <w:rPr>
                <w:rFonts w:cs="Arial"/>
                <w:sz w:val="16"/>
                <w:szCs w:val="16"/>
              </w:rPr>
              <w:t>2020-08-07 9:20:32</w:t>
            </w:r>
          </w:p>
        </w:tc>
        <w:tc>
          <w:tcPr>
            <w:tcW w:w="1418" w:type="dxa"/>
            <w:noWrap/>
          </w:tcPr>
          <w:p w14:paraId="79C85EC9" w14:textId="7CDA434B" w:rsidR="00D51779" w:rsidRPr="00C2061D" w:rsidRDefault="00D51779" w:rsidP="00D51779">
            <w:pPr>
              <w:ind w:left="29"/>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ASD Inc.</w:t>
            </w:r>
          </w:p>
        </w:tc>
        <w:tc>
          <w:tcPr>
            <w:tcW w:w="4024" w:type="dxa"/>
            <w:noWrap/>
          </w:tcPr>
          <w:p w14:paraId="16E935B7" w14:textId="07B266D9" w:rsidR="00D51779" w:rsidRPr="00C2061D" w:rsidRDefault="00D51779" w:rsidP="00D51779">
            <w:pPr>
              <w:tabs>
                <w:tab w:val="left" w:pos="1375"/>
              </w:tabs>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became aware that certain </w:t>
            </w:r>
            <w:proofErr w:type="spellStart"/>
            <w:proofErr w:type="gramStart"/>
            <w:r w:rsidRPr="00C2061D">
              <w:rPr>
                <w:rFonts w:cs="Arial"/>
                <w:sz w:val="16"/>
                <w:szCs w:val="16"/>
              </w:rPr>
              <w:t>Non Flow</w:t>
            </w:r>
            <w:proofErr w:type="spellEnd"/>
            <w:proofErr w:type="gramEnd"/>
            <w:r w:rsidRPr="00C2061D">
              <w:rPr>
                <w:rFonts w:cs="Arial"/>
                <w:sz w:val="16"/>
                <w:szCs w:val="16"/>
              </w:rPr>
              <w:t>-Stop CADD(R) Medication Cassette Reservoirs may have been manufactured with an incorrect pressure plate.</w:t>
            </w:r>
          </w:p>
        </w:tc>
        <w:tc>
          <w:tcPr>
            <w:tcW w:w="1035" w:type="dxa"/>
          </w:tcPr>
          <w:p w14:paraId="0BBE6827" w14:textId="31E0208B" w:rsidR="00D51779" w:rsidRPr="00C2061D" w:rsidRDefault="00D51779" w:rsidP="00D51779">
            <w:pPr>
              <w:rPr>
                <w:rFonts w:cs="Arial"/>
                <w:sz w:val="16"/>
                <w:szCs w:val="16"/>
              </w:rPr>
            </w:pPr>
            <w:r w:rsidRPr="00C2061D">
              <w:rPr>
                <w:rFonts w:cs="Arial"/>
                <w:sz w:val="16"/>
                <w:szCs w:val="16"/>
              </w:rPr>
              <w:t>Yes</w:t>
            </w:r>
          </w:p>
        </w:tc>
      </w:tr>
      <w:tr w:rsidR="00D51779" w:rsidRPr="00C2061D" w14:paraId="5BF9A950" w14:textId="77777777" w:rsidTr="00D51779">
        <w:trPr>
          <w:trHeight w:val="255"/>
          <w:jc w:val="center"/>
        </w:trPr>
        <w:tc>
          <w:tcPr>
            <w:tcW w:w="846" w:type="dxa"/>
            <w:noWrap/>
          </w:tcPr>
          <w:p w14:paraId="161643BE" w14:textId="43E81BC8" w:rsidR="00D51779" w:rsidRPr="00C2061D" w:rsidRDefault="00D51779" w:rsidP="00D51779">
            <w:pPr>
              <w:ind w:left="24"/>
              <w:rPr>
                <w:rFonts w:cs="Arial"/>
                <w:b/>
                <w:sz w:val="16"/>
                <w:szCs w:val="16"/>
              </w:rPr>
            </w:pPr>
            <w:r w:rsidRPr="00C2061D">
              <w:rPr>
                <w:rFonts w:cs="Arial"/>
                <w:sz w:val="16"/>
                <w:szCs w:val="16"/>
              </w:rPr>
              <w:t>Z-0062-2018</w:t>
            </w:r>
          </w:p>
        </w:tc>
        <w:tc>
          <w:tcPr>
            <w:tcW w:w="3544" w:type="dxa"/>
            <w:noWrap/>
          </w:tcPr>
          <w:p w14:paraId="6F319BD9" w14:textId="5B23D9A4" w:rsidR="00D51779" w:rsidRPr="00C2061D" w:rsidRDefault="00D51779" w:rsidP="00D51779">
            <w:pPr>
              <w:ind w:left="28"/>
              <w:rPr>
                <w:rFonts w:cs="Arial"/>
                <w:sz w:val="16"/>
                <w:szCs w:val="16"/>
              </w:rPr>
            </w:pPr>
            <w:r w:rsidRPr="00C2061D">
              <w:rPr>
                <w:rFonts w:cs="Arial"/>
                <w:sz w:val="16"/>
                <w:szCs w:val="16"/>
              </w:rPr>
              <w:t>For use with CADD(R) pumps (except CADD-Micro(TM), CADD-MS(R) 3 and CADD-TPN(R) pumps).</w:t>
            </w:r>
          </w:p>
        </w:tc>
        <w:tc>
          <w:tcPr>
            <w:tcW w:w="1275" w:type="dxa"/>
            <w:noWrap/>
          </w:tcPr>
          <w:p w14:paraId="5D34CD24" w14:textId="73597149" w:rsidR="00D51779" w:rsidRPr="00C2061D" w:rsidRDefault="00D51779" w:rsidP="00D51779">
            <w:pPr>
              <w:ind w:left="7"/>
              <w:rPr>
                <w:rFonts w:cs="Arial"/>
                <w:sz w:val="16"/>
                <w:szCs w:val="16"/>
              </w:rPr>
            </w:pPr>
            <w:r w:rsidRPr="00C2061D">
              <w:rPr>
                <w:rFonts w:cs="Arial"/>
                <w:sz w:val="16"/>
                <w:szCs w:val="16"/>
              </w:rPr>
              <w:t xml:space="preserve">CADD(TM) Medication Cassette Reservoir </w:t>
            </w:r>
          </w:p>
        </w:tc>
        <w:tc>
          <w:tcPr>
            <w:tcW w:w="1134" w:type="dxa"/>
            <w:noWrap/>
          </w:tcPr>
          <w:p w14:paraId="4DAEBAEA" w14:textId="5C5499C4" w:rsidR="00D51779" w:rsidRPr="00C2061D" w:rsidRDefault="00D51779" w:rsidP="00D51779">
            <w:pPr>
              <w:ind w:left="1"/>
              <w:rPr>
                <w:rFonts w:cs="Arial"/>
                <w:sz w:val="16"/>
                <w:szCs w:val="16"/>
              </w:rPr>
            </w:pPr>
            <w:r w:rsidRPr="00C2061D">
              <w:rPr>
                <w:rFonts w:cs="Arial"/>
                <w:sz w:val="16"/>
                <w:szCs w:val="16"/>
              </w:rPr>
              <w:t>2020-08-07 9:20:32</w:t>
            </w:r>
          </w:p>
        </w:tc>
        <w:tc>
          <w:tcPr>
            <w:tcW w:w="1418" w:type="dxa"/>
            <w:noWrap/>
          </w:tcPr>
          <w:p w14:paraId="43457EDF" w14:textId="349BE86B" w:rsidR="00D51779" w:rsidRPr="00C2061D" w:rsidRDefault="00D51779" w:rsidP="00D51779">
            <w:pPr>
              <w:ind w:left="29"/>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ASD Inc.</w:t>
            </w:r>
          </w:p>
        </w:tc>
        <w:tc>
          <w:tcPr>
            <w:tcW w:w="4024" w:type="dxa"/>
            <w:noWrap/>
          </w:tcPr>
          <w:p w14:paraId="5C20FF03" w14:textId="62204170" w:rsidR="00D51779" w:rsidRPr="00C2061D" w:rsidRDefault="00D51779" w:rsidP="00D51779">
            <w:pPr>
              <w:tabs>
                <w:tab w:val="left" w:pos="1375"/>
              </w:tabs>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became aware that certain </w:t>
            </w:r>
            <w:proofErr w:type="spellStart"/>
            <w:proofErr w:type="gramStart"/>
            <w:r w:rsidRPr="00C2061D">
              <w:rPr>
                <w:rFonts w:cs="Arial"/>
                <w:sz w:val="16"/>
                <w:szCs w:val="16"/>
              </w:rPr>
              <w:t>Non Flow</w:t>
            </w:r>
            <w:proofErr w:type="spellEnd"/>
            <w:proofErr w:type="gramEnd"/>
            <w:r w:rsidRPr="00C2061D">
              <w:rPr>
                <w:rFonts w:cs="Arial"/>
                <w:sz w:val="16"/>
                <w:szCs w:val="16"/>
              </w:rPr>
              <w:t>-Stop CADD(R) Medication Cassette Reservoirs may have been manufactured with an incorrect pressure plate.</w:t>
            </w:r>
          </w:p>
        </w:tc>
        <w:tc>
          <w:tcPr>
            <w:tcW w:w="1035" w:type="dxa"/>
          </w:tcPr>
          <w:p w14:paraId="78E3F34C" w14:textId="440DA947" w:rsidR="00D51779" w:rsidRPr="00C2061D" w:rsidRDefault="00D51779" w:rsidP="00D51779">
            <w:pPr>
              <w:rPr>
                <w:rFonts w:cs="Arial"/>
                <w:sz w:val="16"/>
                <w:szCs w:val="16"/>
              </w:rPr>
            </w:pPr>
            <w:r w:rsidRPr="00C2061D">
              <w:rPr>
                <w:rFonts w:cs="Arial"/>
                <w:sz w:val="16"/>
                <w:szCs w:val="16"/>
              </w:rPr>
              <w:t>No. Duplicate</w:t>
            </w:r>
          </w:p>
        </w:tc>
      </w:tr>
      <w:tr w:rsidR="00D51779" w:rsidRPr="00C2061D" w14:paraId="067EAD43" w14:textId="77777777" w:rsidTr="00D51779">
        <w:trPr>
          <w:trHeight w:val="255"/>
          <w:jc w:val="center"/>
        </w:trPr>
        <w:tc>
          <w:tcPr>
            <w:tcW w:w="846" w:type="dxa"/>
            <w:noWrap/>
          </w:tcPr>
          <w:p w14:paraId="74B79902" w14:textId="3A7EA65E" w:rsidR="00D51779" w:rsidRPr="00C2061D" w:rsidRDefault="00D51779" w:rsidP="00D51779">
            <w:pPr>
              <w:ind w:left="24"/>
              <w:rPr>
                <w:rFonts w:cs="Arial"/>
                <w:b/>
                <w:sz w:val="16"/>
                <w:szCs w:val="16"/>
              </w:rPr>
            </w:pPr>
            <w:r w:rsidRPr="00C2061D">
              <w:rPr>
                <w:rFonts w:cs="Arial"/>
                <w:sz w:val="16"/>
                <w:szCs w:val="16"/>
              </w:rPr>
              <w:t>Z-0060-2018</w:t>
            </w:r>
          </w:p>
        </w:tc>
        <w:tc>
          <w:tcPr>
            <w:tcW w:w="3544" w:type="dxa"/>
            <w:noWrap/>
          </w:tcPr>
          <w:p w14:paraId="4275DB09" w14:textId="0961420C" w:rsidR="00D51779" w:rsidRPr="00C2061D" w:rsidRDefault="00D51779" w:rsidP="00D51779">
            <w:pPr>
              <w:ind w:left="28"/>
              <w:rPr>
                <w:rFonts w:cs="Arial"/>
                <w:sz w:val="16"/>
                <w:szCs w:val="16"/>
              </w:rPr>
            </w:pPr>
            <w:r w:rsidRPr="00C2061D">
              <w:rPr>
                <w:rFonts w:cs="Arial"/>
                <w:sz w:val="16"/>
                <w:szCs w:val="16"/>
              </w:rPr>
              <w:t>For use with CADD(R) pumps (except CADD-Micro(TM), CADD-MS(R) 3 and CADD-TPN(R) pumps).</w:t>
            </w:r>
          </w:p>
        </w:tc>
        <w:tc>
          <w:tcPr>
            <w:tcW w:w="1275" w:type="dxa"/>
            <w:noWrap/>
          </w:tcPr>
          <w:p w14:paraId="3E60C51B" w14:textId="686C5C06" w:rsidR="00D51779" w:rsidRPr="00C2061D" w:rsidRDefault="00D51779" w:rsidP="00D51779">
            <w:pPr>
              <w:ind w:left="7"/>
              <w:rPr>
                <w:rFonts w:cs="Arial"/>
                <w:sz w:val="16"/>
                <w:szCs w:val="16"/>
              </w:rPr>
            </w:pPr>
            <w:r w:rsidRPr="00C2061D">
              <w:rPr>
                <w:rFonts w:cs="Arial"/>
                <w:sz w:val="16"/>
                <w:szCs w:val="16"/>
              </w:rPr>
              <w:t xml:space="preserve">CADD(TM) Medication Cassette Reservoir </w:t>
            </w:r>
          </w:p>
        </w:tc>
        <w:tc>
          <w:tcPr>
            <w:tcW w:w="1134" w:type="dxa"/>
            <w:noWrap/>
          </w:tcPr>
          <w:p w14:paraId="217678AC" w14:textId="5C302025" w:rsidR="00D51779" w:rsidRPr="00C2061D" w:rsidRDefault="00D51779" w:rsidP="00D51779">
            <w:pPr>
              <w:ind w:left="1"/>
              <w:rPr>
                <w:rFonts w:cs="Arial"/>
                <w:sz w:val="16"/>
                <w:szCs w:val="16"/>
              </w:rPr>
            </w:pPr>
            <w:r w:rsidRPr="00C2061D">
              <w:rPr>
                <w:rFonts w:cs="Arial"/>
                <w:sz w:val="16"/>
                <w:szCs w:val="16"/>
              </w:rPr>
              <w:t>2020-08-07 9:20:32</w:t>
            </w:r>
          </w:p>
        </w:tc>
        <w:tc>
          <w:tcPr>
            <w:tcW w:w="1418" w:type="dxa"/>
            <w:noWrap/>
          </w:tcPr>
          <w:p w14:paraId="59002C7C" w14:textId="3D4E0C06" w:rsidR="00D51779" w:rsidRPr="00C2061D" w:rsidRDefault="00D51779" w:rsidP="00D51779">
            <w:pPr>
              <w:ind w:left="29"/>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ASD Inc.</w:t>
            </w:r>
          </w:p>
        </w:tc>
        <w:tc>
          <w:tcPr>
            <w:tcW w:w="4024" w:type="dxa"/>
            <w:noWrap/>
          </w:tcPr>
          <w:p w14:paraId="76B76E41" w14:textId="0A7B3EC8" w:rsidR="00D51779" w:rsidRPr="00C2061D" w:rsidRDefault="00D51779" w:rsidP="00D51779">
            <w:pPr>
              <w:tabs>
                <w:tab w:val="left" w:pos="1375"/>
              </w:tabs>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became aware that certain </w:t>
            </w:r>
            <w:proofErr w:type="spellStart"/>
            <w:proofErr w:type="gramStart"/>
            <w:r w:rsidRPr="00C2061D">
              <w:rPr>
                <w:rFonts w:cs="Arial"/>
                <w:sz w:val="16"/>
                <w:szCs w:val="16"/>
              </w:rPr>
              <w:t>Non Flow</w:t>
            </w:r>
            <w:proofErr w:type="spellEnd"/>
            <w:proofErr w:type="gramEnd"/>
            <w:r w:rsidRPr="00C2061D">
              <w:rPr>
                <w:rFonts w:cs="Arial"/>
                <w:sz w:val="16"/>
                <w:szCs w:val="16"/>
              </w:rPr>
              <w:t>-Stop CADD(R) Medication Cassette Reservoirs may have been manufactured with an incorrect pressure plate.</w:t>
            </w:r>
          </w:p>
        </w:tc>
        <w:tc>
          <w:tcPr>
            <w:tcW w:w="1035" w:type="dxa"/>
          </w:tcPr>
          <w:p w14:paraId="760DB250" w14:textId="14FF8F74" w:rsidR="00D51779" w:rsidRPr="00C2061D" w:rsidRDefault="00D51779" w:rsidP="00D51779">
            <w:pPr>
              <w:rPr>
                <w:rFonts w:cs="Arial"/>
                <w:sz w:val="16"/>
                <w:szCs w:val="16"/>
              </w:rPr>
            </w:pPr>
            <w:r w:rsidRPr="00C2061D">
              <w:rPr>
                <w:rFonts w:cs="Arial"/>
                <w:sz w:val="16"/>
                <w:szCs w:val="16"/>
              </w:rPr>
              <w:t>No. Duplicate</w:t>
            </w:r>
          </w:p>
        </w:tc>
      </w:tr>
      <w:tr w:rsidR="00D51779" w:rsidRPr="00C2061D" w14:paraId="0F4D5904" w14:textId="77777777" w:rsidTr="00D51779">
        <w:trPr>
          <w:trHeight w:val="255"/>
          <w:jc w:val="center"/>
        </w:trPr>
        <w:tc>
          <w:tcPr>
            <w:tcW w:w="846" w:type="dxa"/>
            <w:noWrap/>
          </w:tcPr>
          <w:p w14:paraId="4A3135D0" w14:textId="27C12E67" w:rsidR="00D51779" w:rsidRPr="00C2061D" w:rsidRDefault="00D51779" w:rsidP="00D51779">
            <w:pPr>
              <w:ind w:left="24"/>
              <w:rPr>
                <w:rFonts w:cs="Arial"/>
                <w:b/>
                <w:sz w:val="16"/>
                <w:szCs w:val="16"/>
              </w:rPr>
            </w:pPr>
            <w:r w:rsidRPr="00C2061D">
              <w:rPr>
                <w:rFonts w:cs="Arial"/>
                <w:sz w:val="16"/>
                <w:szCs w:val="16"/>
              </w:rPr>
              <w:t>Z-2260-2015</w:t>
            </w:r>
          </w:p>
        </w:tc>
        <w:tc>
          <w:tcPr>
            <w:tcW w:w="3544" w:type="dxa"/>
            <w:noWrap/>
          </w:tcPr>
          <w:p w14:paraId="5CEA5AA1" w14:textId="6423DE50" w:rsidR="00D51779" w:rsidRPr="00C2061D" w:rsidRDefault="00D51779" w:rsidP="00D51779">
            <w:pPr>
              <w:ind w:left="28"/>
              <w:rPr>
                <w:rFonts w:cs="Arial"/>
                <w:sz w:val="16"/>
                <w:szCs w:val="16"/>
              </w:rPr>
            </w:pPr>
            <w:proofErr w:type="spellStart"/>
            <w:r w:rsidRPr="00C2061D">
              <w:rPr>
                <w:rFonts w:cs="Arial"/>
                <w:sz w:val="16"/>
                <w:szCs w:val="16"/>
              </w:rPr>
              <w:t>MiniMed</w:t>
            </w:r>
            <w:proofErr w:type="spellEnd"/>
            <w:r w:rsidRPr="00C2061D">
              <w:rPr>
                <w:rFonts w:cs="Arial"/>
                <w:sz w:val="16"/>
                <w:szCs w:val="16"/>
              </w:rPr>
              <w:t xml:space="preserve"> NGP 640G </w:t>
            </w:r>
          </w:p>
        </w:tc>
        <w:tc>
          <w:tcPr>
            <w:tcW w:w="1275" w:type="dxa"/>
            <w:noWrap/>
          </w:tcPr>
          <w:p w14:paraId="25A3CC2C" w14:textId="1EE4FB71" w:rsidR="00D51779" w:rsidRPr="00C2061D" w:rsidRDefault="00D51779" w:rsidP="00D51779">
            <w:pPr>
              <w:ind w:left="7"/>
              <w:rPr>
                <w:rFonts w:cs="Arial"/>
                <w:sz w:val="16"/>
                <w:szCs w:val="16"/>
              </w:rPr>
            </w:pPr>
            <w:r w:rsidRPr="00C2061D">
              <w:rPr>
                <w:rFonts w:cs="Arial"/>
                <w:sz w:val="16"/>
                <w:szCs w:val="16"/>
              </w:rPr>
              <w:t xml:space="preserve">Medtronic </w:t>
            </w:r>
            <w:proofErr w:type="spellStart"/>
            <w:r w:rsidRPr="00C2061D">
              <w:rPr>
                <w:rFonts w:cs="Arial"/>
                <w:sz w:val="16"/>
                <w:szCs w:val="16"/>
              </w:rPr>
              <w:t>MiniMed</w:t>
            </w:r>
            <w:proofErr w:type="spellEnd"/>
          </w:p>
        </w:tc>
        <w:tc>
          <w:tcPr>
            <w:tcW w:w="1134" w:type="dxa"/>
            <w:noWrap/>
          </w:tcPr>
          <w:p w14:paraId="17DC8D3A" w14:textId="76302130" w:rsidR="00D51779" w:rsidRPr="00C2061D" w:rsidRDefault="00D51779" w:rsidP="00D51779">
            <w:pPr>
              <w:ind w:left="1"/>
              <w:rPr>
                <w:rFonts w:cs="Arial"/>
                <w:sz w:val="16"/>
                <w:szCs w:val="16"/>
              </w:rPr>
            </w:pPr>
            <w:r w:rsidRPr="00C2061D">
              <w:rPr>
                <w:rFonts w:cs="Arial"/>
                <w:sz w:val="16"/>
                <w:szCs w:val="16"/>
              </w:rPr>
              <w:t xml:space="preserve">2015-10-02 </w:t>
            </w:r>
          </w:p>
        </w:tc>
        <w:tc>
          <w:tcPr>
            <w:tcW w:w="1418" w:type="dxa"/>
            <w:noWrap/>
          </w:tcPr>
          <w:p w14:paraId="0322AA5D" w14:textId="2F761491" w:rsidR="00D51779" w:rsidRPr="00C2061D" w:rsidRDefault="00D51779" w:rsidP="00D51779">
            <w:pPr>
              <w:ind w:left="29"/>
              <w:rPr>
                <w:rFonts w:cs="Arial"/>
                <w:sz w:val="16"/>
                <w:szCs w:val="16"/>
              </w:rPr>
            </w:pPr>
            <w:r w:rsidRPr="00C2061D">
              <w:rPr>
                <w:rFonts w:cs="Arial"/>
                <w:sz w:val="16"/>
                <w:szCs w:val="16"/>
              </w:rPr>
              <w:t xml:space="preserve">Medtronic </w:t>
            </w:r>
            <w:proofErr w:type="spellStart"/>
            <w:r w:rsidRPr="00C2061D">
              <w:rPr>
                <w:rFonts w:cs="Arial"/>
                <w:sz w:val="16"/>
                <w:szCs w:val="16"/>
              </w:rPr>
              <w:t>MiniMed</w:t>
            </w:r>
            <w:proofErr w:type="spellEnd"/>
            <w:r w:rsidRPr="00C2061D">
              <w:rPr>
                <w:rFonts w:cs="Arial"/>
                <w:sz w:val="16"/>
                <w:szCs w:val="16"/>
              </w:rPr>
              <w:t xml:space="preserve"> Inc.</w:t>
            </w:r>
          </w:p>
        </w:tc>
        <w:tc>
          <w:tcPr>
            <w:tcW w:w="4024" w:type="dxa"/>
            <w:noWrap/>
          </w:tcPr>
          <w:p w14:paraId="63EE5F6A" w14:textId="35243102" w:rsidR="00D51779" w:rsidRPr="00C2061D" w:rsidRDefault="00D51779" w:rsidP="00D51779">
            <w:pPr>
              <w:tabs>
                <w:tab w:val="left" w:pos="1375"/>
              </w:tabs>
              <w:rPr>
                <w:rFonts w:cs="Arial"/>
                <w:sz w:val="16"/>
                <w:szCs w:val="16"/>
              </w:rPr>
            </w:pPr>
            <w:r w:rsidRPr="00C2061D">
              <w:rPr>
                <w:rFonts w:cs="Arial"/>
                <w:sz w:val="16"/>
                <w:szCs w:val="16"/>
              </w:rPr>
              <w:t xml:space="preserve">Medtronic </w:t>
            </w:r>
            <w:proofErr w:type="spellStart"/>
            <w:r w:rsidRPr="00C2061D">
              <w:rPr>
                <w:rFonts w:cs="Arial"/>
                <w:sz w:val="16"/>
                <w:szCs w:val="16"/>
              </w:rPr>
              <w:t>MiniMed</w:t>
            </w:r>
            <w:proofErr w:type="spellEnd"/>
            <w:r w:rsidRPr="00C2061D">
              <w:rPr>
                <w:rFonts w:cs="Arial"/>
                <w:sz w:val="16"/>
                <w:szCs w:val="16"/>
              </w:rPr>
              <w:t xml:space="preserve"> is recalling the </w:t>
            </w:r>
            <w:proofErr w:type="spellStart"/>
            <w:r w:rsidRPr="00C2061D">
              <w:rPr>
                <w:rFonts w:cs="Arial"/>
                <w:sz w:val="16"/>
                <w:szCs w:val="16"/>
              </w:rPr>
              <w:t>MiniMed</w:t>
            </w:r>
            <w:proofErr w:type="spellEnd"/>
            <w:r w:rsidRPr="00C2061D">
              <w:rPr>
                <w:rFonts w:cs="Arial"/>
                <w:sz w:val="16"/>
                <w:szCs w:val="16"/>
              </w:rPr>
              <w:t xml:space="preserve"> 620G and 640G insulin pumps because there are certain scenarios where the set Bolus screen will not </w:t>
            </w:r>
            <w:proofErr w:type="gramStart"/>
            <w:r w:rsidRPr="00C2061D">
              <w:rPr>
                <w:rFonts w:cs="Arial"/>
                <w:sz w:val="16"/>
                <w:szCs w:val="16"/>
              </w:rPr>
              <w:t>timeout</w:t>
            </w:r>
            <w:proofErr w:type="gramEnd"/>
            <w:r w:rsidRPr="00C2061D">
              <w:rPr>
                <w:rFonts w:cs="Arial"/>
                <w:sz w:val="16"/>
                <w:szCs w:val="16"/>
              </w:rPr>
              <w:t>, which could cause confusion by showing a bolus amount that is no longer appropriate.</w:t>
            </w:r>
          </w:p>
        </w:tc>
        <w:tc>
          <w:tcPr>
            <w:tcW w:w="1035" w:type="dxa"/>
          </w:tcPr>
          <w:p w14:paraId="4ACF571A" w14:textId="33B4BF7B" w:rsidR="00D51779" w:rsidRPr="00C2061D" w:rsidRDefault="0006456A" w:rsidP="00D51779">
            <w:pPr>
              <w:rPr>
                <w:rFonts w:cs="Arial"/>
                <w:sz w:val="16"/>
                <w:szCs w:val="16"/>
              </w:rPr>
            </w:pPr>
            <w:r>
              <w:rPr>
                <w:rFonts w:cs="Arial"/>
                <w:sz w:val="16"/>
                <w:szCs w:val="16"/>
              </w:rPr>
              <w:t>No</w:t>
            </w:r>
          </w:p>
        </w:tc>
      </w:tr>
      <w:tr w:rsidR="00D51779" w:rsidRPr="00C2061D" w14:paraId="7ADB7B05" w14:textId="77777777" w:rsidTr="00D51779">
        <w:trPr>
          <w:trHeight w:val="255"/>
          <w:jc w:val="center"/>
        </w:trPr>
        <w:tc>
          <w:tcPr>
            <w:tcW w:w="846" w:type="dxa"/>
            <w:noWrap/>
          </w:tcPr>
          <w:p w14:paraId="2B9492AF" w14:textId="391DFF7C" w:rsidR="00D51779" w:rsidRPr="00C2061D" w:rsidRDefault="00D51779" w:rsidP="00D51779">
            <w:pPr>
              <w:ind w:left="24"/>
              <w:rPr>
                <w:rFonts w:cs="Arial"/>
                <w:b/>
                <w:sz w:val="16"/>
                <w:szCs w:val="16"/>
              </w:rPr>
            </w:pPr>
            <w:r w:rsidRPr="00C2061D">
              <w:rPr>
                <w:rFonts w:cs="Arial"/>
                <w:sz w:val="16"/>
                <w:szCs w:val="16"/>
              </w:rPr>
              <w:t>Z-1986-2013</w:t>
            </w:r>
          </w:p>
        </w:tc>
        <w:tc>
          <w:tcPr>
            <w:tcW w:w="3544" w:type="dxa"/>
            <w:noWrap/>
          </w:tcPr>
          <w:p w14:paraId="06D0F889" w14:textId="77777777" w:rsidR="00D51779" w:rsidRPr="00C2061D" w:rsidRDefault="00D51779" w:rsidP="00D51779">
            <w:pPr>
              <w:ind w:left="28"/>
              <w:rPr>
                <w:rFonts w:cs="Arial"/>
                <w:sz w:val="16"/>
                <w:szCs w:val="16"/>
              </w:rPr>
            </w:pPr>
            <w:r w:rsidRPr="00C2061D">
              <w:rPr>
                <w:rFonts w:cs="Arial"/>
                <w:sz w:val="16"/>
                <w:szCs w:val="16"/>
              </w:rPr>
              <w:t xml:space="preserve">Medtronic </w:t>
            </w:r>
            <w:proofErr w:type="spellStart"/>
            <w:r w:rsidRPr="00C2061D">
              <w:rPr>
                <w:rFonts w:cs="Arial"/>
                <w:sz w:val="16"/>
                <w:szCs w:val="16"/>
              </w:rPr>
              <w:t>MiniMed</w:t>
            </w:r>
            <w:proofErr w:type="spellEnd"/>
            <w:r w:rsidRPr="00C2061D">
              <w:rPr>
                <w:rFonts w:cs="Arial"/>
                <w:sz w:val="16"/>
                <w:szCs w:val="16"/>
              </w:rPr>
              <w:t xml:space="preserve"> Paradigm Reservoirs</w:t>
            </w:r>
          </w:p>
          <w:p w14:paraId="7DCC00A3" w14:textId="32F6CAB4" w:rsidR="00D51779" w:rsidRPr="00C2061D" w:rsidRDefault="00D51779" w:rsidP="00D51779">
            <w:pPr>
              <w:ind w:left="28"/>
              <w:rPr>
                <w:rFonts w:cs="Arial"/>
                <w:sz w:val="16"/>
                <w:szCs w:val="16"/>
              </w:rPr>
            </w:pPr>
            <w:r w:rsidRPr="00C2061D">
              <w:rPr>
                <w:rFonts w:cs="Arial"/>
                <w:sz w:val="16"/>
                <w:szCs w:val="16"/>
              </w:rPr>
              <w:br/>
              <w:t xml:space="preserve">The model MMT-326A and MMT-332A are syringe type insulin reservoirs intended for use with Medtronic Paradigm series insulin infusion pumps. </w:t>
            </w:r>
          </w:p>
        </w:tc>
        <w:tc>
          <w:tcPr>
            <w:tcW w:w="1275" w:type="dxa"/>
            <w:noWrap/>
          </w:tcPr>
          <w:p w14:paraId="16416ED8" w14:textId="716D3E2A" w:rsidR="00D51779" w:rsidRPr="00C2061D" w:rsidRDefault="00D51779" w:rsidP="00D51779">
            <w:pPr>
              <w:ind w:left="7"/>
              <w:rPr>
                <w:rFonts w:cs="Arial"/>
                <w:sz w:val="16"/>
                <w:szCs w:val="16"/>
              </w:rPr>
            </w:pPr>
            <w:r w:rsidRPr="00C2061D">
              <w:rPr>
                <w:rFonts w:cs="Arial"/>
                <w:sz w:val="16"/>
                <w:szCs w:val="16"/>
              </w:rPr>
              <w:t xml:space="preserve">Medtronic </w:t>
            </w:r>
            <w:proofErr w:type="spellStart"/>
            <w:r w:rsidRPr="00C2061D">
              <w:rPr>
                <w:rFonts w:cs="Arial"/>
                <w:sz w:val="16"/>
                <w:szCs w:val="16"/>
              </w:rPr>
              <w:t>MiniMed</w:t>
            </w:r>
            <w:proofErr w:type="spellEnd"/>
            <w:r w:rsidRPr="00C2061D">
              <w:rPr>
                <w:rFonts w:cs="Arial"/>
                <w:sz w:val="16"/>
                <w:szCs w:val="16"/>
              </w:rPr>
              <w:t xml:space="preserve"> Paradigm Reservoirs</w:t>
            </w:r>
          </w:p>
        </w:tc>
        <w:tc>
          <w:tcPr>
            <w:tcW w:w="1134" w:type="dxa"/>
            <w:noWrap/>
          </w:tcPr>
          <w:p w14:paraId="6746113C" w14:textId="5FFFC854" w:rsidR="00D51779" w:rsidRPr="00C2061D" w:rsidRDefault="00D51779" w:rsidP="00D51779">
            <w:pPr>
              <w:ind w:left="1"/>
              <w:rPr>
                <w:rFonts w:cs="Arial"/>
                <w:sz w:val="16"/>
                <w:szCs w:val="16"/>
              </w:rPr>
            </w:pPr>
            <w:r w:rsidRPr="00C2061D">
              <w:rPr>
                <w:rFonts w:cs="Arial"/>
                <w:sz w:val="16"/>
                <w:szCs w:val="16"/>
              </w:rPr>
              <w:t xml:space="preserve">2014-01-16 </w:t>
            </w:r>
          </w:p>
        </w:tc>
        <w:tc>
          <w:tcPr>
            <w:tcW w:w="1418" w:type="dxa"/>
            <w:noWrap/>
          </w:tcPr>
          <w:p w14:paraId="0610108E" w14:textId="72B52D8E" w:rsidR="00D51779" w:rsidRPr="00C2061D" w:rsidRDefault="00D51779" w:rsidP="00D51779">
            <w:pPr>
              <w:ind w:left="29"/>
              <w:rPr>
                <w:rFonts w:cs="Arial"/>
                <w:sz w:val="16"/>
                <w:szCs w:val="16"/>
              </w:rPr>
            </w:pPr>
            <w:r w:rsidRPr="00C2061D">
              <w:rPr>
                <w:rFonts w:cs="Arial"/>
                <w:sz w:val="16"/>
                <w:szCs w:val="16"/>
              </w:rPr>
              <w:t xml:space="preserve">Medtronic </w:t>
            </w:r>
            <w:proofErr w:type="spellStart"/>
            <w:r w:rsidRPr="00C2061D">
              <w:rPr>
                <w:rFonts w:cs="Arial"/>
                <w:sz w:val="16"/>
                <w:szCs w:val="16"/>
              </w:rPr>
              <w:t>MiniMed</w:t>
            </w:r>
            <w:proofErr w:type="spellEnd"/>
          </w:p>
        </w:tc>
        <w:tc>
          <w:tcPr>
            <w:tcW w:w="4024" w:type="dxa"/>
            <w:noWrap/>
          </w:tcPr>
          <w:p w14:paraId="3157BE53" w14:textId="4878F5F7" w:rsidR="00D51779" w:rsidRPr="00C2061D" w:rsidRDefault="00D51779" w:rsidP="00D51779">
            <w:pPr>
              <w:tabs>
                <w:tab w:val="left" w:pos="1375"/>
              </w:tabs>
              <w:rPr>
                <w:rFonts w:cs="Arial"/>
                <w:sz w:val="16"/>
                <w:szCs w:val="16"/>
              </w:rPr>
            </w:pPr>
            <w:r w:rsidRPr="00C2061D">
              <w:rPr>
                <w:rFonts w:cs="Arial"/>
                <w:sz w:val="16"/>
                <w:szCs w:val="16"/>
              </w:rPr>
              <w:t xml:space="preserve">Medtronic is recalling certain lots of Medtronic </w:t>
            </w:r>
            <w:proofErr w:type="spellStart"/>
            <w:r w:rsidRPr="00C2061D">
              <w:rPr>
                <w:rFonts w:cs="Arial"/>
                <w:sz w:val="16"/>
                <w:szCs w:val="16"/>
              </w:rPr>
              <w:t>MiniMed</w:t>
            </w:r>
            <w:proofErr w:type="spellEnd"/>
            <w:r w:rsidRPr="00C2061D">
              <w:rPr>
                <w:rFonts w:cs="Arial"/>
                <w:sz w:val="16"/>
                <w:szCs w:val="16"/>
              </w:rPr>
              <w:t xml:space="preserve"> Paradigm Reservoirs MMT-326A (1.8mL) and MMT-332A (3.0mL) used with Medtronic Paradigm insulin pumps because they may have increased risk for leaking.  A leak in the reservoir may result in delivery of less insulin than intended.  In addition, if there is a leaky reservoir and an insulin blockage occurs in the infusion set, the pump may not </w:t>
            </w:r>
          </w:p>
        </w:tc>
        <w:tc>
          <w:tcPr>
            <w:tcW w:w="1035" w:type="dxa"/>
          </w:tcPr>
          <w:p w14:paraId="0E2D4C79" w14:textId="07DA33FC" w:rsidR="00D51779" w:rsidRPr="00C2061D" w:rsidRDefault="00D51779" w:rsidP="00D51779">
            <w:pPr>
              <w:rPr>
                <w:rFonts w:cs="Arial"/>
                <w:sz w:val="16"/>
                <w:szCs w:val="16"/>
              </w:rPr>
            </w:pPr>
            <w:r w:rsidRPr="00C2061D">
              <w:rPr>
                <w:rFonts w:cs="Arial"/>
                <w:sz w:val="16"/>
                <w:szCs w:val="16"/>
              </w:rPr>
              <w:t>Yes</w:t>
            </w:r>
          </w:p>
        </w:tc>
      </w:tr>
      <w:tr w:rsidR="00D51779" w:rsidRPr="00C2061D" w14:paraId="5EF629D0" w14:textId="77777777" w:rsidTr="00D51779">
        <w:trPr>
          <w:trHeight w:val="255"/>
          <w:jc w:val="center"/>
        </w:trPr>
        <w:tc>
          <w:tcPr>
            <w:tcW w:w="846" w:type="dxa"/>
            <w:noWrap/>
          </w:tcPr>
          <w:p w14:paraId="510B7071" w14:textId="4EDEF843" w:rsidR="00D51779" w:rsidRPr="00C2061D" w:rsidRDefault="00D51779" w:rsidP="00D51779">
            <w:pPr>
              <w:ind w:left="24"/>
              <w:rPr>
                <w:rFonts w:cs="Arial"/>
                <w:b/>
                <w:sz w:val="16"/>
                <w:szCs w:val="16"/>
              </w:rPr>
            </w:pPr>
            <w:r w:rsidRPr="00C2061D">
              <w:rPr>
                <w:rFonts w:cs="Arial"/>
                <w:sz w:val="16"/>
                <w:szCs w:val="16"/>
              </w:rPr>
              <w:t>Z-1491-2011</w:t>
            </w:r>
          </w:p>
        </w:tc>
        <w:tc>
          <w:tcPr>
            <w:tcW w:w="3544" w:type="dxa"/>
            <w:noWrap/>
          </w:tcPr>
          <w:p w14:paraId="3EE5822E" w14:textId="3ADCE30D" w:rsidR="00D51779" w:rsidRPr="00C2061D" w:rsidRDefault="00D51779" w:rsidP="00D51779">
            <w:pPr>
              <w:ind w:left="28"/>
              <w:rPr>
                <w:rFonts w:cs="Arial"/>
                <w:sz w:val="16"/>
                <w:szCs w:val="16"/>
              </w:rPr>
            </w:pPr>
            <w:r w:rsidRPr="00C2061D">
              <w:rPr>
                <w:rFonts w:cs="Arial"/>
                <w:sz w:val="16"/>
                <w:szCs w:val="16"/>
              </w:rPr>
              <w:t>An infusion set for the subcutaneous infusion of insulin administered with micro dosage insulin pumps.</w:t>
            </w:r>
          </w:p>
        </w:tc>
        <w:tc>
          <w:tcPr>
            <w:tcW w:w="1275" w:type="dxa"/>
            <w:noWrap/>
          </w:tcPr>
          <w:p w14:paraId="05C00478" w14:textId="466C8693" w:rsidR="00D51779" w:rsidRPr="00C2061D" w:rsidRDefault="00D51779" w:rsidP="00D51779">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32781655" w14:textId="2BA1A822" w:rsidR="00D51779" w:rsidRPr="00C2061D" w:rsidRDefault="00D51779" w:rsidP="00D51779">
            <w:pPr>
              <w:ind w:left="1"/>
              <w:rPr>
                <w:rFonts w:cs="Arial"/>
                <w:sz w:val="16"/>
                <w:szCs w:val="16"/>
              </w:rPr>
            </w:pPr>
            <w:r w:rsidRPr="00C2061D">
              <w:rPr>
                <w:rFonts w:cs="Arial"/>
                <w:sz w:val="16"/>
                <w:szCs w:val="16"/>
              </w:rPr>
              <w:t xml:space="preserve">2011-07-27 </w:t>
            </w:r>
          </w:p>
        </w:tc>
        <w:tc>
          <w:tcPr>
            <w:tcW w:w="1418" w:type="dxa"/>
            <w:noWrap/>
          </w:tcPr>
          <w:p w14:paraId="43FD9132" w14:textId="73BBEA74" w:rsidR="00D51779" w:rsidRPr="00C2061D" w:rsidRDefault="00D51779" w:rsidP="00D51779">
            <w:pPr>
              <w:ind w:left="29"/>
              <w:rPr>
                <w:rFonts w:cs="Arial"/>
                <w:sz w:val="16"/>
                <w:szCs w:val="16"/>
              </w:rPr>
            </w:pPr>
            <w:r w:rsidRPr="00C2061D">
              <w:rPr>
                <w:rFonts w:cs="Arial"/>
                <w:sz w:val="16"/>
                <w:szCs w:val="16"/>
              </w:rPr>
              <w:t>Roche Insulin Delivery Systems Inc.</w:t>
            </w:r>
          </w:p>
        </w:tc>
        <w:tc>
          <w:tcPr>
            <w:tcW w:w="4024" w:type="dxa"/>
            <w:noWrap/>
          </w:tcPr>
          <w:p w14:paraId="71B80E97" w14:textId="6380CF35" w:rsidR="00D51779" w:rsidRPr="00C2061D" w:rsidRDefault="00D51779" w:rsidP="00D51779">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3D14B87B" w14:textId="4B062F04" w:rsidR="00D51779" w:rsidRPr="00C2061D" w:rsidRDefault="00D51779" w:rsidP="00D51779">
            <w:pPr>
              <w:rPr>
                <w:rFonts w:cs="Arial"/>
                <w:sz w:val="16"/>
                <w:szCs w:val="16"/>
              </w:rPr>
            </w:pPr>
            <w:r w:rsidRPr="00C2061D">
              <w:rPr>
                <w:rFonts w:cs="Arial"/>
                <w:sz w:val="16"/>
                <w:szCs w:val="16"/>
              </w:rPr>
              <w:t>No</w:t>
            </w:r>
          </w:p>
        </w:tc>
      </w:tr>
      <w:tr w:rsidR="00D51779" w:rsidRPr="00C2061D" w14:paraId="27DB97A1" w14:textId="77777777" w:rsidTr="00D51779">
        <w:trPr>
          <w:trHeight w:val="255"/>
          <w:jc w:val="center"/>
        </w:trPr>
        <w:tc>
          <w:tcPr>
            <w:tcW w:w="846" w:type="dxa"/>
            <w:noWrap/>
          </w:tcPr>
          <w:p w14:paraId="24AEF651" w14:textId="5AE6EF5D" w:rsidR="00D51779" w:rsidRPr="00C2061D" w:rsidRDefault="00D51779" w:rsidP="00D51779">
            <w:pPr>
              <w:ind w:left="24"/>
              <w:rPr>
                <w:rFonts w:cs="Arial"/>
                <w:b/>
                <w:sz w:val="16"/>
                <w:szCs w:val="16"/>
              </w:rPr>
            </w:pPr>
            <w:r w:rsidRPr="00C2061D">
              <w:rPr>
                <w:rFonts w:cs="Arial"/>
                <w:sz w:val="16"/>
                <w:szCs w:val="16"/>
              </w:rPr>
              <w:t>Z-1480-2011</w:t>
            </w:r>
          </w:p>
        </w:tc>
        <w:tc>
          <w:tcPr>
            <w:tcW w:w="3544" w:type="dxa"/>
            <w:noWrap/>
          </w:tcPr>
          <w:p w14:paraId="672C4E86" w14:textId="67001720" w:rsidR="00D51779" w:rsidRPr="00C2061D" w:rsidRDefault="00D51779" w:rsidP="00D51779">
            <w:pPr>
              <w:ind w:left="28"/>
              <w:rPr>
                <w:rFonts w:cs="Arial"/>
                <w:sz w:val="16"/>
                <w:szCs w:val="16"/>
              </w:rPr>
            </w:pPr>
            <w:r w:rsidRPr="00C2061D">
              <w:rPr>
                <w:rFonts w:cs="Arial"/>
                <w:sz w:val="16"/>
                <w:szCs w:val="16"/>
              </w:rPr>
              <w:t>An infusion set for the subcutaneous infusion of insulin administered with micro dosage insulin pumps.</w:t>
            </w:r>
            <w:r w:rsidRPr="00C2061D">
              <w:rPr>
                <w:rFonts w:cs="Arial"/>
                <w:sz w:val="16"/>
                <w:szCs w:val="16"/>
              </w:rPr>
              <w:br/>
            </w:r>
          </w:p>
        </w:tc>
        <w:tc>
          <w:tcPr>
            <w:tcW w:w="1275" w:type="dxa"/>
            <w:noWrap/>
          </w:tcPr>
          <w:p w14:paraId="29CD675D" w14:textId="0AD791D8" w:rsidR="00D51779" w:rsidRPr="00C2061D" w:rsidRDefault="00D51779" w:rsidP="00D51779">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480317DA" w14:textId="0B1E56A2" w:rsidR="00D51779" w:rsidRPr="00C2061D" w:rsidRDefault="00D51779" w:rsidP="00D51779">
            <w:pPr>
              <w:ind w:left="1"/>
              <w:rPr>
                <w:rFonts w:cs="Arial"/>
                <w:sz w:val="16"/>
                <w:szCs w:val="16"/>
              </w:rPr>
            </w:pPr>
            <w:r w:rsidRPr="00C2061D">
              <w:rPr>
                <w:rFonts w:cs="Arial"/>
                <w:sz w:val="16"/>
                <w:szCs w:val="16"/>
              </w:rPr>
              <w:t xml:space="preserve">2011-07-27 </w:t>
            </w:r>
          </w:p>
        </w:tc>
        <w:tc>
          <w:tcPr>
            <w:tcW w:w="1418" w:type="dxa"/>
            <w:noWrap/>
          </w:tcPr>
          <w:p w14:paraId="39B6E175" w14:textId="25EE4D4F" w:rsidR="00D51779" w:rsidRPr="00C2061D" w:rsidRDefault="00D51779" w:rsidP="00D51779">
            <w:pPr>
              <w:ind w:left="29"/>
              <w:rPr>
                <w:rFonts w:cs="Arial"/>
                <w:sz w:val="16"/>
                <w:szCs w:val="16"/>
              </w:rPr>
            </w:pPr>
            <w:r w:rsidRPr="00C2061D">
              <w:rPr>
                <w:rFonts w:cs="Arial"/>
                <w:sz w:val="16"/>
                <w:szCs w:val="16"/>
              </w:rPr>
              <w:t>Roche Insulin Delivery Systems Inc.</w:t>
            </w:r>
          </w:p>
        </w:tc>
        <w:tc>
          <w:tcPr>
            <w:tcW w:w="4024" w:type="dxa"/>
            <w:noWrap/>
          </w:tcPr>
          <w:p w14:paraId="37F4287C" w14:textId="1930AC4E" w:rsidR="00D51779" w:rsidRPr="00C2061D" w:rsidRDefault="0097334C" w:rsidP="0097334C">
            <w:pPr>
              <w:tabs>
                <w:tab w:val="left" w:pos="1375"/>
              </w:tabs>
              <w:rPr>
                <w:rFonts w:cs="Arial"/>
                <w:sz w:val="16"/>
                <w:szCs w:val="16"/>
              </w:rPr>
            </w:pPr>
            <w:r w:rsidRPr="00C2061D">
              <w:rPr>
                <w:rFonts w:cs="Arial"/>
                <w:sz w:val="16"/>
                <w:szCs w:val="16"/>
              </w:rPr>
              <w:t>T</w:t>
            </w:r>
            <w:r w:rsidR="00D51779" w:rsidRPr="00C2061D">
              <w:rPr>
                <w:rFonts w:cs="Arial"/>
                <w:sz w:val="16"/>
                <w:szCs w:val="16"/>
              </w:rPr>
              <w:t xml:space="preserve">here is the potential to kink or bend the cannula when inserting the ACCU-CHEK </w:t>
            </w:r>
            <w:proofErr w:type="spellStart"/>
            <w:r w:rsidR="00D51779" w:rsidRPr="00C2061D">
              <w:rPr>
                <w:rFonts w:cs="Arial"/>
                <w:sz w:val="16"/>
                <w:szCs w:val="16"/>
              </w:rPr>
              <w:t>FlexLink</w:t>
            </w:r>
            <w:proofErr w:type="spellEnd"/>
            <w:r w:rsidR="00D51779" w:rsidRPr="00C2061D">
              <w:rPr>
                <w:rFonts w:cs="Arial"/>
                <w:sz w:val="16"/>
                <w:szCs w:val="16"/>
              </w:rPr>
              <w:t xml:space="preserve"> Plus infusion set.  This can lead to under delivery and elevation of blood glucose levels.</w:t>
            </w:r>
          </w:p>
        </w:tc>
        <w:tc>
          <w:tcPr>
            <w:tcW w:w="1035" w:type="dxa"/>
          </w:tcPr>
          <w:p w14:paraId="2CC1F4DD" w14:textId="3937E46A" w:rsidR="00D51779" w:rsidRPr="00C2061D" w:rsidRDefault="0097334C" w:rsidP="0097334C">
            <w:pPr>
              <w:rPr>
                <w:rFonts w:cs="Arial"/>
                <w:sz w:val="16"/>
                <w:szCs w:val="16"/>
              </w:rPr>
            </w:pPr>
            <w:r w:rsidRPr="00C2061D">
              <w:rPr>
                <w:rFonts w:cs="Arial"/>
                <w:sz w:val="16"/>
                <w:szCs w:val="16"/>
              </w:rPr>
              <w:t>No. Duplicate</w:t>
            </w:r>
          </w:p>
        </w:tc>
      </w:tr>
      <w:tr w:rsidR="00D51779" w:rsidRPr="00C2061D" w14:paraId="3C3D18AE" w14:textId="77777777" w:rsidTr="00D51779">
        <w:trPr>
          <w:trHeight w:val="255"/>
          <w:jc w:val="center"/>
        </w:trPr>
        <w:tc>
          <w:tcPr>
            <w:tcW w:w="846" w:type="dxa"/>
            <w:noWrap/>
          </w:tcPr>
          <w:p w14:paraId="2E54D10F" w14:textId="6879B87F" w:rsidR="00D51779" w:rsidRPr="00C2061D" w:rsidRDefault="00D51779" w:rsidP="00D51779">
            <w:pPr>
              <w:ind w:left="24"/>
              <w:rPr>
                <w:rFonts w:cs="Arial"/>
                <w:b/>
                <w:sz w:val="16"/>
                <w:szCs w:val="16"/>
              </w:rPr>
            </w:pPr>
            <w:r w:rsidRPr="00C2061D">
              <w:rPr>
                <w:rFonts w:cs="Arial"/>
                <w:sz w:val="16"/>
                <w:szCs w:val="16"/>
              </w:rPr>
              <w:t>Z-1485-2011</w:t>
            </w:r>
          </w:p>
        </w:tc>
        <w:tc>
          <w:tcPr>
            <w:tcW w:w="3544" w:type="dxa"/>
            <w:noWrap/>
          </w:tcPr>
          <w:p w14:paraId="06E4F090" w14:textId="59990D3E" w:rsidR="00D51779" w:rsidRPr="00C2061D" w:rsidRDefault="00D51779" w:rsidP="00D51779">
            <w:pPr>
              <w:ind w:left="28"/>
              <w:rPr>
                <w:rFonts w:cs="Arial"/>
                <w:sz w:val="16"/>
                <w:szCs w:val="16"/>
              </w:rPr>
            </w:pPr>
            <w:r w:rsidRPr="00C2061D">
              <w:rPr>
                <w:rFonts w:cs="Arial"/>
                <w:sz w:val="16"/>
                <w:szCs w:val="16"/>
              </w:rPr>
              <w:t>An infusion set for the subcutaneous infusion of insulin administered with micro dosage insulin pumps.</w:t>
            </w:r>
            <w:r w:rsidRPr="00C2061D">
              <w:rPr>
                <w:rFonts w:cs="Arial"/>
                <w:sz w:val="16"/>
                <w:szCs w:val="16"/>
              </w:rPr>
              <w:br/>
            </w:r>
          </w:p>
        </w:tc>
        <w:tc>
          <w:tcPr>
            <w:tcW w:w="1275" w:type="dxa"/>
            <w:noWrap/>
          </w:tcPr>
          <w:p w14:paraId="17ED7C10" w14:textId="011C95D8" w:rsidR="00D51779" w:rsidRPr="00C2061D" w:rsidRDefault="00D51779" w:rsidP="00D51779">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0CBD2AB0" w14:textId="42189BFA" w:rsidR="00D51779" w:rsidRPr="00C2061D" w:rsidRDefault="00D51779" w:rsidP="00D51779">
            <w:pPr>
              <w:ind w:left="1"/>
              <w:rPr>
                <w:rFonts w:cs="Arial"/>
                <w:sz w:val="16"/>
                <w:szCs w:val="16"/>
              </w:rPr>
            </w:pPr>
            <w:r w:rsidRPr="00C2061D">
              <w:rPr>
                <w:rFonts w:cs="Arial"/>
                <w:sz w:val="16"/>
                <w:szCs w:val="16"/>
              </w:rPr>
              <w:t xml:space="preserve">2011-07-27 </w:t>
            </w:r>
          </w:p>
        </w:tc>
        <w:tc>
          <w:tcPr>
            <w:tcW w:w="1418" w:type="dxa"/>
            <w:noWrap/>
          </w:tcPr>
          <w:p w14:paraId="501B503E" w14:textId="45249C36" w:rsidR="00D51779" w:rsidRPr="00C2061D" w:rsidRDefault="00D51779" w:rsidP="00D51779">
            <w:pPr>
              <w:ind w:left="29"/>
              <w:rPr>
                <w:rFonts w:cs="Arial"/>
                <w:sz w:val="16"/>
                <w:szCs w:val="16"/>
              </w:rPr>
            </w:pPr>
            <w:r w:rsidRPr="00C2061D">
              <w:rPr>
                <w:rFonts w:cs="Arial"/>
                <w:sz w:val="16"/>
                <w:szCs w:val="16"/>
              </w:rPr>
              <w:t>Roche Insulin Delivery Systems Inc.</w:t>
            </w:r>
          </w:p>
        </w:tc>
        <w:tc>
          <w:tcPr>
            <w:tcW w:w="4024" w:type="dxa"/>
            <w:noWrap/>
          </w:tcPr>
          <w:p w14:paraId="42E23E1A" w14:textId="34E04BEC" w:rsidR="00D51779" w:rsidRPr="00C2061D" w:rsidRDefault="00D51779"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7C7554A4" w14:textId="473EFF14" w:rsidR="00D51779" w:rsidRPr="00C2061D" w:rsidRDefault="0097334C" w:rsidP="0097334C">
            <w:pPr>
              <w:rPr>
                <w:rFonts w:cs="Arial"/>
                <w:sz w:val="16"/>
                <w:szCs w:val="16"/>
              </w:rPr>
            </w:pPr>
            <w:r w:rsidRPr="00C2061D">
              <w:rPr>
                <w:rFonts w:cs="Arial"/>
                <w:sz w:val="16"/>
                <w:szCs w:val="16"/>
              </w:rPr>
              <w:t>No. Duplicate</w:t>
            </w:r>
          </w:p>
        </w:tc>
      </w:tr>
      <w:tr w:rsidR="00D51779" w:rsidRPr="00C2061D" w14:paraId="2EBC81D0" w14:textId="77777777" w:rsidTr="00D51779">
        <w:trPr>
          <w:trHeight w:val="255"/>
          <w:jc w:val="center"/>
        </w:trPr>
        <w:tc>
          <w:tcPr>
            <w:tcW w:w="846" w:type="dxa"/>
            <w:noWrap/>
          </w:tcPr>
          <w:p w14:paraId="4879EBC7" w14:textId="20A7C7B1" w:rsidR="00D51779" w:rsidRPr="00C2061D" w:rsidRDefault="00D51779" w:rsidP="00D51779">
            <w:pPr>
              <w:ind w:left="24"/>
              <w:rPr>
                <w:rFonts w:cs="Arial"/>
                <w:b/>
                <w:sz w:val="16"/>
                <w:szCs w:val="16"/>
              </w:rPr>
            </w:pPr>
            <w:r w:rsidRPr="00C2061D">
              <w:rPr>
                <w:rFonts w:cs="Arial"/>
                <w:sz w:val="16"/>
                <w:szCs w:val="16"/>
              </w:rPr>
              <w:t>Z-1487-2011</w:t>
            </w:r>
          </w:p>
        </w:tc>
        <w:tc>
          <w:tcPr>
            <w:tcW w:w="3544" w:type="dxa"/>
            <w:noWrap/>
          </w:tcPr>
          <w:p w14:paraId="08570CB6" w14:textId="466F2FF2" w:rsidR="00D51779" w:rsidRPr="00C2061D" w:rsidRDefault="00D51779" w:rsidP="00D51779">
            <w:pPr>
              <w:ind w:left="28"/>
              <w:rPr>
                <w:rFonts w:cs="Arial"/>
                <w:sz w:val="16"/>
                <w:szCs w:val="16"/>
              </w:rPr>
            </w:pPr>
            <w:r w:rsidRPr="00C2061D">
              <w:rPr>
                <w:rFonts w:cs="Arial"/>
                <w:sz w:val="16"/>
                <w:szCs w:val="16"/>
              </w:rPr>
              <w:t>An infusion set for the subcutaneous infusion of insulin administered with micro dosage insulin pumps.</w:t>
            </w:r>
          </w:p>
        </w:tc>
        <w:tc>
          <w:tcPr>
            <w:tcW w:w="1275" w:type="dxa"/>
            <w:noWrap/>
          </w:tcPr>
          <w:p w14:paraId="0E8F4650" w14:textId="4E5A6D2A" w:rsidR="00D51779" w:rsidRPr="00C2061D" w:rsidRDefault="00D51779" w:rsidP="00D51779">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29891446" w14:textId="2889AE04" w:rsidR="00D51779" w:rsidRPr="00C2061D" w:rsidRDefault="00D51779" w:rsidP="00D51779">
            <w:pPr>
              <w:ind w:left="1"/>
              <w:rPr>
                <w:rFonts w:cs="Arial"/>
                <w:sz w:val="16"/>
                <w:szCs w:val="16"/>
              </w:rPr>
            </w:pPr>
            <w:r w:rsidRPr="00C2061D">
              <w:rPr>
                <w:rFonts w:cs="Arial"/>
                <w:sz w:val="16"/>
                <w:szCs w:val="16"/>
              </w:rPr>
              <w:t xml:space="preserve">2011-07-27 </w:t>
            </w:r>
          </w:p>
        </w:tc>
        <w:tc>
          <w:tcPr>
            <w:tcW w:w="1418" w:type="dxa"/>
            <w:noWrap/>
          </w:tcPr>
          <w:p w14:paraId="0ADB9787" w14:textId="44E5A698" w:rsidR="00D51779" w:rsidRPr="00C2061D" w:rsidRDefault="00D51779" w:rsidP="00D51779">
            <w:pPr>
              <w:ind w:left="29"/>
              <w:rPr>
                <w:rFonts w:cs="Arial"/>
                <w:sz w:val="16"/>
                <w:szCs w:val="16"/>
              </w:rPr>
            </w:pPr>
            <w:r w:rsidRPr="00C2061D">
              <w:rPr>
                <w:rFonts w:cs="Arial"/>
                <w:sz w:val="16"/>
                <w:szCs w:val="16"/>
              </w:rPr>
              <w:t>Roche Insulin Delivery Systems Inc.</w:t>
            </w:r>
          </w:p>
        </w:tc>
        <w:tc>
          <w:tcPr>
            <w:tcW w:w="4024" w:type="dxa"/>
            <w:noWrap/>
          </w:tcPr>
          <w:p w14:paraId="2550BE35" w14:textId="1BCD6AE3" w:rsidR="00D51779" w:rsidRPr="00C2061D" w:rsidRDefault="00D51779"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259DB885" w14:textId="5EA9C253" w:rsidR="00D51779" w:rsidRPr="00C2061D" w:rsidRDefault="0097334C" w:rsidP="0097334C">
            <w:pPr>
              <w:rPr>
                <w:rFonts w:cs="Arial"/>
                <w:sz w:val="16"/>
                <w:szCs w:val="16"/>
              </w:rPr>
            </w:pPr>
            <w:r w:rsidRPr="00C2061D">
              <w:rPr>
                <w:rFonts w:cs="Arial"/>
                <w:sz w:val="16"/>
                <w:szCs w:val="16"/>
              </w:rPr>
              <w:t>No. Duplicate</w:t>
            </w:r>
          </w:p>
        </w:tc>
      </w:tr>
      <w:tr w:rsidR="00D51779" w:rsidRPr="00C2061D" w14:paraId="74BDB175" w14:textId="77777777" w:rsidTr="00D51779">
        <w:trPr>
          <w:trHeight w:val="255"/>
          <w:jc w:val="center"/>
        </w:trPr>
        <w:tc>
          <w:tcPr>
            <w:tcW w:w="846" w:type="dxa"/>
            <w:noWrap/>
          </w:tcPr>
          <w:p w14:paraId="10CCC495" w14:textId="5FA485D3" w:rsidR="00D51779" w:rsidRPr="00C2061D" w:rsidRDefault="00D51779" w:rsidP="00D51779">
            <w:pPr>
              <w:ind w:left="24"/>
              <w:rPr>
                <w:rFonts w:cs="Arial"/>
                <w:b/>
                <w:sz w:val="16"/>
                <w:szCs w:val="16"/>
              </w:rPr>
            </w:pPr>
            <w:r w:rsidRPr="00C2061D">
              <w:rPr>
                <w:rFonts w:cs="Arial"/>
                <w:sz w:val="16"/>
                <w:szCs w:val="16"/>
              </w:rPr>
              <w:t>Z-1492-2011</w:t>
            </w:r>
          </w:p>
        </w:tc>
        <w:tc>
          <w:tcPr>
            <w:tcW w:w="3544" w:type="dxa"/>
            <w:noWrap/>
          </w:tcPr>
          <w:p w14:paraId="1A9E4E90" w14:textId="19C7386E" w:rsidR="00D51779" w:rsidRPr="00C2061D" w:rsidRDefault="00D51779" w:rsidP="00D51779">
            <w:pPr>
              <w:ind w:left="28"/>
              <w:rPr>
                <w:rFonts w:cs="Arial"/>
                <w:sz w:val="16"/>
                <w:szCs w:val="16"/>
              </w:rPr>
            </w:pPr>
            <w:r w:rsidRPr="00C2061D">
              <w:rPr>
                <w:rFonts w:cs="Arial"/>
                <w:sz w:val="16"/>
                <w:szCs w:val="16"/>
              </w:rPr>
              <w:t xml:space="preserve">An infusion set for the subcutaneous infusion of insulin administered with micro dosage insulin </w:t>
            </w:r>
            <w:r w:rsidRPr="00C2061D">
              <w:rPr>
                <w:rFonts w:cs="Arial"/>
                <w:sz w:val="16"/>
                <w:szCs w:val="16"/>
              </w:rPr>
              <w:lastRenderedPageBreak/>
              <w:t>pumps.</w:t>
            </w:r>
            <w:r w:rsidRPr="00C2061D">
              <w:rPr>
                <w:rFonts w:cs="Arial"/>
                <w:sz w:val="16"/>
                <w:szCs w:val="16"/>
              </w:rPr>
              <w:br/>
            </w:r>
          </w:p>
        </w:tc>
        <w:tc>
          <w:tcPr>
            <w:tcW w:w="1275" w:type="dxa"/>
            <w:noWrap/>
          </w:tcPr>
          <w:p w14:paraId="4638BA43" w14:textId="663D313F" w:rsidR="00D51779" w:rsidRPr="00C2061D" w:rsidRDefault="00D51779" w:rsidP="00D51779">
            <w:pPr>
              <w:ind w:left="7"/>
              <w:rPr>
                <w:rFonts w:cs="Arial"/>
                <w:sz w:val="16"/>
                <w:szCs w:val="16"/>
              </w:rPr>
            </w:pPr>
            <w:r w:rsidRPr="00C2061D">
              <w:rPr>
                <w:rFonts w:cs="Arial"/>
                <w:sz w:val="16"/>
                <w:szCs w:val="16"/>
              </w:rPr>
              <w:lastRenderedPageBreak/>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094E6EEA" w14:textId="3934F893" w:rsidR="00D51779" w:rsidRPr="00C2061D" w:rsidRDefault="00D51779" w:rsidP="00D51779">
            <w:pPr>
              <w:ind w:left="1"/>
              <w:rPr>
                <w:rFonts w:cs="Arial"/>
                <w:sz w:val="16"/>
                <w:szCs w:val="16"/>
              </w:rPr>
            </w:pPr>
            <w:r w:rsidRPr="00C2061D">
              <w:rPr>
                <w:rFonts w:cs="Arial"/>
                <w:sz w:val="16"/>
                <w:szCs w:val="16"/>
              </w:rPr>
              <w:t xml:space="preserve">2011-07-27 </w:t>
            </w:r>
          </w:p>
        </w:tc>
        <w:tc>
          <w:tcPr>
            <w:tcW w:w="1418" w:type="dxa"/>
            <w:noWrap/>
          </w:tcPr>
          <w:p w14:paraId="2101C0EE" w14:textId="4030F3B2" w:rsidR="00D51779" w:rsidRPr="00C2061D" w:rsidRDefault="00D51779" w:rsidP="00D51779">
            <w:pPr>
              <w:ind w:left="29"/>
              <w:rPr>
                <w:rFonts w:cs="Arial"/>
                <w:sz w:val="16"/>
                <w:szCs w:val="16"/>
              </w:rPr>
            </w:pPr>
            <w:r w:rsidRPr="00C2061D">
              <w:rPr>
                <w:rFonts w:cs="Arial"/>
                <w:sz w:val="16"/>
                <w:szCs w:val="16"/>
              </w:rPr>
              <w:t>Roche Insulin Delivery Systems Inc.</w:t>
            </w:r>
          </w:p>
        </w:tc>
        <w:tc>
          <w:tcPr>
            <w:tcW w:w="4024" w:type="dxa"/>
            <w:noWrap/>
          </w:tcPr>
          <w:p w14:paraId="5B532D98" w14:textId="328A4B40" w:rsidR="00D51779" w:rsidRPr="00C2061D" w:rsidRDefault="00D51779"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w:t>
            </w:r>
            <w:r w:rsidRPr="00C2061D">
              <w:rPr>
                <w:rFonts w:cs="Arial"/>
                <w:sz w:val="16"/>
                <w:szCs w:val="16"/>
              </w:rPr>
              <w:lastRenderedPageBreak/>
              <w:t>This can lead to under delivery and elevation of blood glucose levels.</w:t>
            </w:r>
          </w:p>
        </w:tc>
        <w:tc>
          <w:tcPr>
            <w:tcW w:w="1035" w:type="dxa"/>
          </w:tcPr>
          <w:p w14:paraId="210916D5" w14:textId="3FA2E08B" w:rsidR="00D51779" w:rsidRPr="00C2061D" w:rsidRDefault="0097334C" w:rsidP="0097334C">
            <w:pPr>
              <w:rPr>
                <w:rFonts w:cs="Arial"/>
                <w:sz w:val="16"/>
                <w:szCs w:val="16"/>
              </w:rPr>
            </w:pPr>
            <w:r w:rsidRPr="00C2061D">
              <w:rPr>
                <w:rFonts w:cs="Arial"/>
                <w:sz w:val="16"/>
                <w:szCs w:val="16"/>
              </w:rPr>
              <w:lastRenderedPageBreak/>
              <w:t>No. Duplicate</w:t>
            </w:r>
          </w:p>
        </w:tc>
      </w:tr>
      <w:tr w:rsidR="00D51779" w:rsidRPr="00C2061D" w14:paraId="09A5CCB7" w14:textId="77777777" w:rsidTr="00D51779">
        <w:trPr>
          <w:trHeight w:val="255"/>
          <w:jc w:val="center"/>
        </w:trPr>
        <w:tc>
          <w:tcPr>
            <w:tcW w:w="846" w:type="dxa"/>
            <w:noWrap/>
          </w:tcPr>
          <w:p w14:paraId="2C4DCBAB" w14:textId="45AED627" w:rsidR="00D51779" w:rsidRPr="00C2061D" w:rsidRDefault="00D51779" w:rsidP="00D51779">
            <w:pPr>
              <w:ind w:left="24"/>
              <w:rPr>
                <w:rFonts w:cs="Arial"/>
                <w:b/>
                <w:sz w:val="16"/>
                <w:szCs w:val="16"/>
              </w:rPr>
            </w:pPr>
            <w:r w:rsidRPr="00C2061D">
              <w:rPr>
                <w:rFonts w:cs="Arial"/>
                <w:sz w:val="16"/>
                <w:szCs w:val="16"/>
              </w:rPr>
              <w:t>Z-1488-2011</w:t>
            </w:r>
          </w:p>
        </w:tc>
        <w:tc>
          <w:tcPr>
            <w:tcW w:w="3544" w:type="dxa"/>
            <w:noWrap/>
          </w:tcPr>
          <w:p w14:paraId="3F8B23D5" w14:textId="0635EE5D" w:rsidR="00D51779" w:rsidRPr="00C2061D" w:rsidRDefault="00D51779" w:rsidP="00D51779">
            <w:pPr>
              <w:ind w:left="28"/>
              <w:rPr>
                <w:rFonts w:cs="Arial"/>
                <w:sz w:val="16"/>
                <w:szCs w:val="16"/>
              </w:rPr>
            </w:pPr>
            <w:r w:rsidRPr="00C2061D">
              <w:rPr>
                <w:rFonts w:cs="Arial"/>
                <w:sz w:val="16"/>
                <w:szCs w:val="16"/>
              </w:rPr>
              <w:t>An infusion set for the subcutaneous infusion of insulin administered with micro dosage insulin pumps.</w:t>
            </w:r>
          </w:p>
        </w:tc>
        <w:tc>
          <w:tcPr>
            <w:tcW w:w="1275" w:type="dxa"/>
            <w:noWrap/>
          </w:tcPr>
          <w:p w14:paraId="57EA6B82" w14:textId="484454E4" w:rsidR="00D51779" w:rsidRPr="00C2061D" w:rsidRDefault="00D51779" w:rsidP="00D51779">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572B3EDB" w14:textId="3101DAC4" w:rsidR="00D51779" w:rsidRPr="00C2061D" w:rsidRDefault="00D51779" w:rsidP="00D51779">
            <w:pPr>
              <w:ind w:left="1"/>
              <w:rPr>
                <w:rFonts w:cs="Arial"/>
                <w:sz w:val="16"/>
                <w:szCs w:val="16"/>
              </w:rPr>
            </w:pPr>
            <w:r w:rsidRPr="00C2061D">
              <w:rPr>
                <w:rFonts w:cs="Arial"/>
                <w:sz w:val="16"/>
                <w:szCs w:val="16"/>
              </w:rPr>
              <w:t xml:space="preserve">2011-07-27 </w:t>
            </w:r>
          </w:p>
        </w:tc>
        <w:tc>
          <w:tcPr>
            <w:tcW w:w="1418" w:type="dxa"/>
            <w:noWrap/>
          </w:tcPr>
          <w:p w14:paraId="31172F3A" w14:textId="2F3268A5" w:rsidR="00D51779" w:rsidRPr="00C2061D" w:rsidRDefault="00D51779" w:rsidP="00D51779">
            <w:pPr>
              <w:ind w:left="29"/>
              <w:rPr>
                <w:rFonts w:cs="Arial"/>
                <w:sz w:val="16"/>
                <w:szCs w:val="16"/>
              </w:rPr>
            </w:pPr>
            <w:r w:rsidRPr="00C2061D">
              <w:rPr>
                <w:rFonts w:cs="Arial"/>
                <w:sz w:val="16"/>
                <w:szCs w:val="16"/>
              </w:rPr>
              <w:t>Roche Insulin Delivery Systems Inc.</w:t>
            </w:r>
          </w:p>
        </w:tc>
        <w:tc>
          <w:tcPr>
            <w:tcW w:w="4024" w:type="dxa"/>
            <w:noWrap/>
          </w:tcPr>
          <w:p w14:paraId="617B8B7A" w14:textId="7E75A658" w:rsidR="00D51779" w:rsidRPr="00C2061D" w:rsidRDefault="00D51779"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5BA2A521" w14:textId="380BD039" w:rsidR="00D51779" w:rsidRPr="00C2061D" w:rsidRDefault="0097334C" w:rsidP="0097334C">
            <w:pPr>
              <w:rPr>
                <w:rFonts w:cs="Arial"/>
                <w:sz w:val="16"/>
                <w:szCs w:val="16"/>
              </w:rPr>
            </w:pPr>
            <w:r w:rsidRPr="00C2061D">
              <w:rPr>
                <w:rFonts w:cs="Arial"/>
                <w:sz w:val="16"/>
                <w:szCs w:val="16"/>
              </w:rPr>
              <w:t>No. Duplicate</w:t>
            </w:r>
          </w:p>
        </w:tc>
      </w:tr>
      <w:tr w:rsidR="00D51779" w:rsidRPr="00C2061D" w14:paraId="553BB2E4" w14:textId="77777777" w:rsidTr="00D51779">
        <w:trPr>
          <w:trHeight w:val="255"/>
          <w:jc w:val="center"/>
        </w:trPr>
        <w:tc>
          <w:tcPr>
            <w:tcW w:w="846" w:type="dxa"/>
            <w:noWrap/>
          </w:tcPr>
          <w:p w14:paraId="38AB4745" w14:textId="5F5A8296" w:rsidR="00D51779" w:rsidRPr="00C2061D" w:rsidRDefault="00D51779" w:rsidP="00D51779">
            <w:pPr>
              <w:ind w:left="24"/>
              <w:rPr>
                <w:rFonts w:cs="Arial"/>
                <w:b/>
                <w:sz w:val="16"/>
                <w:szCs w:val="16"/>
              </w:rPr>
            </w:pPr>
            <w:r w:rsidRPr="00C2061D">
              <w:rPr>
                <w:rFonts w:cs="Arial"/>
                <w:sz w:val="16"/>
                <w:szCs w:val="16"/>
              </w:rPr>
              <w:t>Z-1489-2011</w:t>
            </w:r>
          </w:p>
        </w:tc>
        <w:tc>
          <w:tcPr>
            <w:tcW w:w="3544" w:type="dxa"/>
            <w:noWrap/>
          </w:tcPr>
          <w:p w14:paraId="1DDA0426" w14:textId="06A9E6A6" w:rsidR="00D51779" w:rsidRPr="00C2061D" w:rsidRDefault="00D51779" w:rsidP="00D51779">
            <w:pPr>
              <w:ind w:left="28"/>
              <w:rPr>
                <w:rFonts w:cs="Arial"/>
                <w:sz w:val="16"/>
                <w:szCs w:val="16"/>
              </w:rPr>
            </w:pPr>
            <w:r w:rsidRPr="00C2061D">
              <w:rPr>
                <w:rFonts w:cs="Arial"/>
                <w:sz w:val="16"/>
                <w:szCs w:val="16"/>
              </w:rPr>
              <w:t>An infusion set for the subcutaneous infusion of insulin administered with micro dosage insulin pumps.</w:t>
            </w:r>
            <w:r w:rsidRPr="00C2061D">
              <w:rPr>
                <w:rFonts w:cs="Arial"/>
                <w:sz w:val="16"/>
                <w:szCs w:val="16"/>
              </w:rPr>
              <w:br/>
            </w:r>
          </w:p>
        </w:tc>
        <w:tc>
          <w:tcPr>
            <w:tcW w:w="1275" w:type="dxa"/>
            <w:noWrap/>
          </w:tcPr>
          <w:p w14:paraId="4FDDF6BA" w14:textId="518E1904" w:rsidR="00D51779" w:rsidRPr="00C2061D" w:rsidRDefault="00D51779" w:rsidP="00D51779">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114F1E02" w14:textId="3BE55ACF" w:rsidR="00D51779" w:rsidRPr="00C2061D" w:rsidRDefault="00D51779" w:rsidP="00D51779">
            <w:pPr>
              <w:ind w:left="1"/>
              <w:rPr>
                <w:rFonts w:cs="Arial"/>
                <w:sz w:val="16"/>
                <w:szCs w:val="16"/>
              </w:rPr>
            </w:pPr>
            <w:r w:rsidRPr="00C2061D">
              <w:rPr>
                <w:rFonts w:cs="Arial"/>
                <w:sz w:val="16"/>
                <w:szCs w:val="16"/>
              </w:rPr>
              <w:t xml:space="preserve">2011-07-27 </w:t>
            </w:r>
          </w:p>
        </w:tc>
        <w:tc>
          <w:tcPr>
            <w:tcW w:w="1418" w:type="dxa"/>
            <w:noWrap/>
          </w:tcPr>
          <w:p w14:paraId="233EDD70" w14:textId="68D97B02" w:rsidR="00D51779" w:rsidRPr="00C2061D" w:rsidRDefault="00D51779" w:rsidP="00D51779">
            <w:pPr>
              <w:ind w:left="29"/>
              <w:rPr>
                <w:rFonts w:cs="Arial"/>
                <w:sz w:val="16"/>
                <w:szCs w:val="16"/>
              </w:rPr>
            </w:pPr>
            <w:r w:rsidRPr="00C2061D">
              <w:rPr>
                <w:rFonts w:cs="Arial"/>
                <w:sz w:val="16"/>
                <w:szCs w:val="16"/>
              </w:rPr>
              <w:t>Roche Insulin Delivery Systems Inc.</w:t>
            </w:r>
          </w:p>
        </w:tc>
        <w:tc>
          <w:tcPr>
            <w:tcW w:w="4024" w:type="dxa"/>
            <w:noWrap/>
          </w:tcPr>
          <w:p w14:paraId="3DC1D9B2" w14:textId="027B84D8" w:rsidR="00D51779" w:rsidRPr="00C2061D" w:rsidRDefault="00D51779"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50C94A7E" w14:textId="64E6E931" w:rsidR="00D51779" w:rsidRPr="00C2061D" w:rsidRDefault="0097334C" w:rsidP="0097334C">
            <w:pPr>
              <w:rPr>
                <w:rFonts w:cs="Arial"/>
                <w:sz w:val="16"/>
                <w:szCs w:val="16"/>
              </w:rPr>
            </w:pPr>
            <w:r w:rsidRPr="00C2061D">
              <w:rPr>
                <w:rFonts w:cs="Arial"/>
                <w:sz w:val="16"/>
                <w:szCs w:val="16"/>
              </w:rPr>
              <w:t>No. Duplicate</w:t>
            </w:r>
          </w:p>
        </w:tc>
      </w:tr>
      <w:tr w:rsidR="0097334C" w:rsidRPr="00C2061D" w14:paraId="5BA4D713" w14:textId="77777777" w:rsidTr="00D51779">
        <w:trPr>
          <w:trHeight w:val="255"/>
          <w:jc w:val="center"/>
        </w:trPr>
        <w:tc>
          <w:tcPr>
            <w:tcW w:w="846" w:type="dxa"/>
            <w:noWrap/>
          </w:tcPr>
          <w:p w14:paraId="6E4ABCFA" w14:textId="2E50AE54" w:rsidR="0097334C" w:rsidRPr="00C2061D" w:rsidRDefault="0097334C" w:rsidP="0097334C">
            <w:pPr>
              <w:ind w:left="24"/>
              <w:rPr>
                <w:rFonts w:cs="Arial"/>
                <w:b/>
                <w:sz w:val="16"/>
                <w:szCs w:val="16"/>
              </w:rPr>
            </w:pPr>
            <w:r w:rsidRPr="00C2061D">
              <w:rPr>
                <w:rFonts w:cs="Arial"/>
                <w:sz w:val="16"/>
                <w:szCs w:val="16"/>
              </w:rPr>
              <w:t>Z-1484-2011</w:t>
            </w:r>
          </w:p>
        </w:tc>
        <w:tc>
          <w:tcPr>
            <w:tcW w:w="3544" w:type="dxa"/>
            <w:noWrap/>
          </w:tcPr>
          <w:p w14:paraId="4440AF17" w14:textId="4A5649AE" w:rsidR="0097334C" w:rsidRPr="00C2061D" w:rsidRDefault="0097334C" w:rsidP="0097334C">
            <w:pPr>
              <w:ind w:left="28"/>
              <w:rPr>
                <w:rFonts w:cs="Arial"/>
                <w:sz w:val="16"/>
                <w:szCs w:val="16"/>
              </w:rPr>
            </w:pPr>
            <w:r w:rsidRPr="00C2061D">
              <w:rPr>
                <w:rFonts w:cs="Arial"/>
                <w:sz w:val="16"/>
                <w:szCs w:val="16"/>
              </w:rPr>
              <w:t>An infusion set for the subcutaneous infusion of insulin administered with micro dosage insulin pumps.</w:t>
            </w:r>
          </w:p>
        </w:tc>
        <w:tc>
          <w:tcPr>
            <w:tcW w:w="1275" w:type="dxa"/>
            <w:noWrap/>
          </w:tcPr>
          <w:p w14:paraId="0089F155" w14:textId="49E818AB" w:rsidR="0097334C" w:rsidRPr="00C2061D" w:rsidRDefault="0097334C" w:rsidP="0097334C">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46FBF38A" w14:textId="76C3FFA8" w:rsidR="0097334C" w:rsidRPr="00C2061D" w:rsidRDefault="0097334C" w:rsidP="0097334C">
            <w:pPr>
              <w:ind w:left="1"/>
              <w:rPr>
                <w:rFonts w:cs="Arial"/>
                <w:sz w:val="16"/>
                <w:szCs w:val="16"/>
              </w:rPr>
            </w:pPr>
            <w:r w:rsidRPr="00C2061D">
              <w:rPr>
                <w:rFonts w:cs="Arial"/>
                <w:sz w:val="16"/>
                <w:szCs w:val="16"/>
              </w:rPr>
              <w:t xml:space="preserve">2011-07-27 </w:t>
            </w:r>
          </w:p>
        </w:tc>
        <w:tc>
          <w:tcPr>
            <w:tcW w:w="1418" w:type="dxa"/>
            <w:noWrap/>
          </w:tcPr>
          <w:p w14:paraId="4ABACEAC" w14:textId="56C29FCD" w:rsidR="0097334C" w:rsidRPr="00C2061D" w:rsidRDefault="0097334C" w:rsidP="0097334C">
            <w:pPr>
              <w:ind w:left="29"/>
              <w:rPr>
                <w:rFonts w:cs="Arial"/>
                <w:sz w:val="16"/>
                <w:szCs w:val="16"/>
              </w:rPr>
            </w:pPr>
            <w:r w:rsidRPr="00C2061D">
              <w:rPr>
                <w:rFonts w:cs="Arial"/>
                <w:sz w:val="16"/>
                <w:szCs w:val="16"/>
              </w:rPr>
              <w:t>Roche Insulin Delivery Systems Inc.</w:t>
            </w:r>
          </w:p>
        </w:tc>
        <w:tc>
          <w:tcPr>
            <w:tcW w:w="4024" w:type="dxa"/>
            <w:noWrap/>
          </w:tcPr>
          <w:p w14:paraId="7B97841B" w14:textId="6300F641" w:rsidR="0097334C" w:rsidRPr="00C2061D" w:rsidRDefault="0097334C"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7EB40806" w14:textId="36F41526" w:rsidR="0097334C" w:rsidRPr="00C2061D" w:rsidRDefault="0097334C" w:rsidP="0097334C">
            <w:pPr>
              <w:rPr>
                <w:rFonts w:cs="Arial"/>
                <w:sz w:val="16"/>
                <w:szCs w:val="16"/>
              </w:rPr>
            </w:pPr>
            <w:r w:rsidRPr="00C2061D">
              <w:rPr>
                <w:rFonts w:cs="Arial"/>
                <w:sz w:val="16"/>
                <w:szCs w:val="16"/>
              </w:rPr>
              <w:t>No. Duplicate</w:t>
            </w:r>
          </w:p>
        </w:tc>
      </w:tr>
      <w:tr w:rsidR="0097334C" w:rsidRPr="00C2061D" w14:paraId="56AF2A94" w14:textId="77777777" w:rsidTr="00D51779">
        <w:trPr>
          <w:trHeight w:val="255"/>
          <w:jc w:val="center"/>
        </w:trPr>
        <w:tc>
          <w:tcPr>
            <w:tcW w:w="846" w:type="dxa"/>
            <w:noWrap/>
          </w:tcPr>
          <w:p w14:paraId="5DDBC858" w14:textId="683C8D54" w:rsidR="0097334C" w:rsidRPr="00C2061D" w:rsidRDefault="0097334C" w:rsidP="0097334C">
            <w:pPr>
              <w:ind w:left="24"/>
              <w:rPr>
                <w:rFonts w:cs="Arial"/>
                <w:b/>
                <w:sz w:val="16"/>
                <w:szCs w:val="16"/>
              </w:rPr>
            </w:pPr>
            <w:r w:rsidRPr="00C2061D">
              <w:rPr>
                <w:rFonts w:cs="Arial"/>
                <w:sz w:val="16"/>
                <w:szCs w:val="16"/>
              </w:rPr>
              <w:t>Z-1481-2011</w:t>
            </w:r>
          </w:p>
        </w:tc>
        <w:tc>
          <w:tcPr>
            <w:tcW w:w="3544" w:type="dxa"/>
            <w:noWrap/>
          </w:tcPr>
          <w:p w14:paraId="53A1CD02" w14:textId="7998D664" w:rsidR="0097334C" w:rsidRPr="00C2061D" w:rsidRDefault="0097334C" w:rsidP="0097334C">
            <w:pPr>
              <w:ind w:left="28"/>
              <w:rPr>
                <w:rFonts w:cs="Arial"/>
                <w:sz w:val="16"/>
                <w:szCs w:val="16"/>
              </w:rPr>
            </w:pPr>
            <w:r w:rsidRPr="00C2061D">
              <w:rPr>
                <w:rFonts w:cs="Arial"/>
                <w:sz w:val="16"/>
                <w:szCs w:val="16"/>
              </w:rPr>
              <w:t>An infusion set for the subcutaneous infusion of insulin administered with micro dosage insulin pumps.</w:t>
            </w:r>
          </w:p>
        </w:tc>
        <w:tc>
          <w:tcPr>
            <w:tcW w:w="1275" w:type="dxa"/>
            <w:noWrap/>
          </w:tcPr>
          <w:p w14:paraId="014294EE" w14:textId="1424EB91" w:rsidR="0097334C" w:rsidRPr="00C2061D" w:rsidRDefault="0097334C" w:rsidP="0097334C">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725821B6" w14:textId="7DF079F8" w:rsidR="0097334C" w:rsidRPr="00C2061D" w:rsidRDefault="0097334C" w:rsidP="0097334C">
            <w:pPr>
              <w:ind w:left="1"/>
              <w:rPr>
                <w:rFonts w:cs="Arial"/>
                <w:sz w:val="16"/>
                <w:szCs w:val="16"/>
              </w:rPr>
            </w:pPr>
            <w:r w:rsidRPr="00C2061D">
              <w:rPr>
                <w:rFonts w:cs="Arial"/>
                <w:sz w:val="16"/>
                <w:szCs w:val="16"/>
              </w:rPr>
              <w:t xml:space="preserve">2011-07-27 </w:t>
            </w:r>
          </w:p>
        </w:tc>
        <w:tc>
          <w:tcPr>
            <w:tcW w:w="1418" w:type="dxa"/>
            <w:noWrap/>
          </w:tcPr>
          <w:p w14:paraId="3A122640" w14:textId="20F0B583" w:rsidR="0097334C" w:rsidRPr="00C2061D" w:rsidRDefault="0097334C" w:rsidP="0097334C">
            <w:pPr>
              <w:ind w:left="29"/>
              <w:rPr>
                <w:rFonts w:cs="Arial"/>
                <w:sz w:val="16"/>
                <w:szCs w:val="16"/>
              </w:rPr>
            </w:pPr>
            <w:r w:rsidRPr="00C2061D">
              <w:rPr>
                <w:rFonts w:cs="Arial"/>
                <w:sz w:val="16"/>
                <w:szCs w:val="16"/>
              </w:rPr>
              <w:t>Roche Insulin Delivery Systems Inc.</w:t>
            </w:r>
          </w:p>
        </w:tc>
        <w:tc>
          <w:tcPr>
            <w:tcW w:w="4024" w:type="dxa"/>
            <w:noWrap/>
          </w:tcPr>
          <w:p w14:paraId="65523040" w14:textId="64AE866F" w:rsidR="0097334C" w:rsidRPr="00C2061D" w:rsidRDefault="0097334C"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1D1200A3" w14:textId="16684211" w:rsidR="0097334C" w:rsidRPr="00C2061D" w:rsidRDefault="0097334C" w:rsidP="0097334C">
            <w:pPr>
              <w:rPr>
                <w:rFonts w:cs="Arial"/>
                <w:sz w:val="16"/>
                <w:szCs w:val="16"/>
              </w:rPr>
            </w:pPr>
            <w:r w:rsidRPr="00C2061D">
              <w:rPr>
                <w:rFonts w:cs="Arial"/>
                <w:sz w:val="16"/>
                <w:szCs w:val="16"/>
              </w:rPr>
              <w:t>No. Duplicate</w:t>
            </w:r>
          </w:p>
        </w:tc>
      </w:tr>
      <w:tr w:rsidR="0097334C" w:rsidRPr="00C2061D" w14:paraId="1233290F" w14:textId="77777777" w:rsidTr="00D51779">
        <w:trPr>
          <w:trHeight w:val="255"/>
          <w:jc w:val="center"/>
        </w:trPr>
        <w:tc>
          <w:tcPr>
            <w:tcW w:w="846" w:type="dxa"/>
            <w:noWrap/>
          </w:tcPr>
          <w:p w14:paraId="190166E8" w14:textId="7606ADEC" w:rsidR="0097334C" w:rsidRPr="00C2061D" w:rsidRDefault="0097334C" w:rsidP="0097334C">
            <w:pPr>
              <w:ind w:left="24"/>
              <w:rPr>
                <w:rFonts w:cs="Arial"/>
                <w:b/>
                <w:sz w:val="16"/>
                <w:szCs w:val="16"/>
              </w:rPr>
            </w:pPr>
            <w:r w:rsidRPr="00C2061D">
              <w:rPr>
                <w:rFonts w:cs="Arial"/>
                <w:sz w:val="16"/>
                <w:szCs w:val="16"/>
              </w:rPr>
              <w:t>Z-1482-2011</w:t>
            </w:r>
          </w:p>
        </w:tc>
        <w:tc>
          <w:tcPr>
            <w:tcW w:w="3544" w:type="dxa"/>
            <w:noWrap/>
          </w:tcPr>
          <w:p w14:paraId="65D57E69" w14:textId="0993E71B" w:rsidR="0097334C" w:rsidRPr="00C2061D" w:rsidRDefault="0097334C" w:rsidP="0097334C">
            <w:pPr>
              <w:ind w:left="28"/>
              <w:rPr>
                <w:rFonts w:cs="Arial"/>
                <w:sz w:val="16"/>
                <w:szCs w:val="16"/>
              </w:rPr>
            </w:pPr>
            <w:r w:rsidRPr="00C2061D">
              <w:rPr>
                <w:rFonts w:cs="Arial"/>
                <w:sz w:val="16"/>
                <w:szCs w:val="16"/>
              </w:rPr>
              <w:t>An infusion set for the subcutaneous infusion of insulin administered with micro dosage insulin pumps.</w:t>
            </w:r>
          </w:p>
        </w:tc>
        <w:tc>
          <w:tcPr>
            <w:tcW w:w="1275" w:type="dxa"/>
            <w:noWrap/>
          </w:tcPr>
          <w:p w14:paraId="4A5F81D2" w14:textId="7D775593" w:rsidR="0097334C" w:rsidRPr="00C2061D" w:rsidRDefault="0097334C" w:rsidP="0097334C">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4D0442E9" w14:textId="307CFE17" w:rsidR="0097334C" w:rsidRPr="00C2061D" w:rsidRDefault="0097334C" w:rsidP="0097334C">
            <w:pPr>
              <w:ind w:left="1"/>
              <w:rPr>
                <w:rFonts w:cs="Arial"/>
                <w:sz w:val="16"/>
                <w:szCs w:val="16"/>
              </w:rPr>
            </w:pPr>
            <w:r w:rsidRPr="00C2061D">
              <w:rPr>
                <w:rFonts w:cs="Arial"/>
                <w:sz w:val="16"/>
                <w:szCs w:val="16"/>
              </w:rPr>
              <w:t xml:space="preserve">2011-07-27 </w:t>
            </w:r>
          </w:p>
        </w:tc>
        <w:tc>
          <w:tcPr>
            <w:tcW w:w="1418" w:type="dxa"/>
            <w:noWrap/>
          </w:tcPr>
          <w:p w14:paraId="3787B485" w14:textId="34C692CC" w:rsidR="0097334C" w:rsidRPr="00C2061D" w:rsidRDefault="0097334C" w:rsidP="0097334C">
            <w:pPr>
              <w:ind w:left="29"/>
              <w:rPr>
                <w:rFonts w:cs="Arial"/>
                <w:sz w:val="16"/>
                <w:szCs w:val="16"/>
              </w:rPr>
            </w:pPr>
            <w:r w:rsidRPr="00C2061D">
              <w:rPr>
                <w:rFonts w:cs="Arial"/>
                <w:sz w:val="16"/>
                <w:szCs w:val="16"/>
              </w:rPr>
              <w:t>Roche Insulin Delivery Systems Inc.</w:t>
            </w:r>
          </w:p>
        </w:tc>
        <w:tc>
          <w:tcPr>
            <w:tcW w:w="4024" w:type="dxa"/>
            <w:noWrap/>
          </w:tcPr>
          <w:p w14:paraId="6C251DEB" w14:textId="61F0AF71" w:rsidR="0097334C" w:rsidRPr="00C2061D" w:rsidRDefault="0097334C"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66F9A4C6" w14:textId="6987694D" w:rsidR="0097334C" w:rsidRPr="00C2061D" w:rsidRDefault="0097334C" w:rsidP="0097334C">
            <w:pPr>
              <w:rPr>
                <w:rFonts w:cs="Arial"/>
                <w:sz w:val="16"/>
                <w:szCs w:val="16"/>
              </w:rPr>
            </w:pPr>
            <w:r w:rsidRPr="00C2061D">
              <w:rPr>
                <w:rFonts w:cs="Arial"/>
                <w:sz w:val="16"/>
                <w:szCs w:val="16"/>
              </w:rPr>
              <w:t>No. Duplicate</w:t>
            </w:r>
          </w:p>
        </w:tc>
      </w:tr>
      <w:tr w:rsidR="0097334C" w:rsidRPr="00C2061D" w14:paraId="38733006" w14:textId="77777777" w:rsidTr="00D51779">
        <w:trPr>
          <w:trHeight w:val="255"/>
          <w:jc w:val="center"/>
        </w:trPr>
        <w:tc>
          <w:tcPr>
            <w:tcW w:w="846" w:type="dxa"/>
            <w:noWrap/>
          </w:tcPr>
          <w:p w14:paraId="4FBAD1DB" w14:textId="794B31D7" w:rsidR="0097334C" w:rsidRPr="00C2061D" w:rsidRDefault="0097334C" w:rsidP="0097334C">
            <w:pPr>
              <w:ind w:left="24"/>
              <w:rPr>
                <w:rFonts w:cs="Arial"/>
                <w:b/>
                <w:sz w:val="16"/>
                <w:szCs w:val="16"/>
              </w:rPr>
            </w:pPr>
            <w:r w:rsidRPr="00C2061D">
              <w:rPr>
                <w:rFonts w:cs="Arial"/>
                <w:sz w:val="16"/>
                <w:szCs w:val="16"/>
              </w:rPr>
              <w:t>Z-1483-2011</w:t>
            </w:r>
          </w:p>
        </w:tc>
        <w:tc>
          <w:tcPr>
            <w:tcW w:w="3544" w:type="dxa"/>
            <w:noWrap/>
          </w:tcPr>
          <w:p w14:paraId="4D119B3F" w14:textId="395BFC58" w:rsidR="0097334C" w:rsidRPr="00C2061D" w:rsidRDefault="0097334C" w:rsidP="0097334C">
            <w:pPr>
              <w:ind w:left="28"/>
              <w:rPr>
                <w:rFonts w:cs="Arial"/>
                <w:sz w:val="16"/>
                <w:szCs w:val="16"/>
              </w:rPr>
            </w:pPr>
            <w:r w:rsidRPr="00C2061D">
              <w:rPr>
                <w:rFonts w:cs="Arial"/>
                <w:sz w:val="16"/>
                <w:szCs w:val="16"/>
              </w:rPr>
              <w:t>An infusion set for the subcutaneous infusion of insulin administered with micro dosage insulin pumps.</w:t>
            </w:r>
          </w:p>
        </w:tc>
        <w:tc>
          <w:tcPr>
            <w:tcW w:w="1275" w:type="dxa"/>
            <w:noWrap/>
          </w:tcPr>
          <w:p w14:paraId="377D8DD0" w14:textId="48446BF9" w:rsidR="0097334C" w:rsidRPr="00C2061D" w:rsidRDefault="0097334C" w:rsidP="0097334C">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66B63ACE" w14:textId="04DFB34D" w:rsidR="0097334C" w:rsidRPr="00C2061D" w:rsidRDefault="0097334C" w:rsidP="0097334C">
            <w:pPr>
              <w:ind w:left="1"/>
              <w:rPr>
                <w:rFonts w:cs="Arial"/>
                <w:sz w:val="16"/>
                <w:szCs w:val="16"/>
              </w:rPr>
            </w:pPr>
            <w:r w:rsidRPr="00C2061D">
              <w:rPr>
                <w:rFonts w:cs="Arial"/>
                <w:sz w:val="16"/>
                <w:szCs w:val="16"/>
              </w:rPr>
              <w:t xml:space="preserve">2011-07-27 </w:t>
            </w:r>
          </w:p>
        </w:tc>
        <w:tc>
          <w:tcPr>
            <w:tcW w:w="1418" w:type="dxa"/>
            <w:noWrap/>
          </w:tcPr>
          <w:p w14:paraId="77FACD4B" w14:textId="14D8B509" w:rsidR="0097334C" w:rsidRPr="00C2061D" w:rsidRDefault="0097334C" w:rsidP="0097334C">
            <w:pPr>
              <w:ind w:left="29"/>
              <w:rPr>
                <w:rFonts w:cs="Arial"/>
                <w:sz w:val="16"/>
                <w:szCs w:val="16"/>
              </w:rPr>
            </w:pPr>
            <w:r w:rsidRPr="00C2061D">
              <w:rPr>
                <w:rFonts w:cs="Arial"/>
                <w:sz w:val="16"/>
                <w:szCs w:val="16"/>
              </w:rPr>
              <w:t>Roche Insulin Delivery Systems Inc.</w:t>
            </w:r>
          </w:p>
        </w:tc>
        <w:tc>
          <w:tcPr>
            <w:tcW w:w="4024" w:type="dxa"/>
            <w:noWrap/>
          </w:tcPr>
          <w:p w14:paraId="6BA2BBFE" w14:textId="6FB57D4F" w:rsidR="0097334C" w:rsidRPr="00C2061D" w:rsidRDefault="0097334C"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5D12E1F4" w14:textId="20953903" w:rsidR="0097334C" w:rsidRPr="00C2061D" w:rsidRDefault="0097334C" w:rsidP="0097334C">
            <w:pPr>
              <w:rPr>
                <w:rFonts w:cs="Arial"/>
                <w:sz w:val="16"/>
                <w:szCs w:val="16"/>
              </w:rPr>
            </w:pPr>
            <w:r w:rsidRPr="00C2061D">
              <w:rPr>
                <w:rFonts w:cs="Arial"/>
                <w:sz w:val="16"/>
                <w:szCs w:val="16"/>
              </w:rPr>
              <w:t>No. Duplicate</w:t>
            </w:r>
          </w:p>
        </w:tc>
      </w:tr>
      <w:tr w:rsidR="0097334C" w:rsidRPr="00C2061D" w14:paraId="134964C1" w14:textId="77777777" w:rsidTr="00D51779">
        <w:trPr>
          <w:trHeight w:val="255"/>
          <w:jc w:val="center"/>
        </w:trPr>
        <w:tc>
          <w:tcPr>
            <w:tcW w:w="846" w:type="dxa"/>
            <w:noWrap/>
          </w:tcPr>
          <w:p w14:paraId="0FEA959B" w14:textId="54C3EFBA" w:rsidR="0097334C" w:rsidRPr="00C2061D" w:rsidRDefault="0097334C" w:rsidP="0097334C">
            <w:pPr>
              <w:ind w:left="24"/>
              <w:rPr>
                <w:rFonts w:cs="Arial"/>
                <w:b/>
                <w:sz w:val="16"/>
                <w:szCs w:val="16"/>
              </w:rPr>
            </w:pPr>
            <w:r w:rsidRPr="00C2061D">
              <w:rPr>
                <w:rFonts w:cs="Arial"/>
                <w:sz w:val="16"/>
                <w:szCs w:val="16"/>
              </w:rPr>
              <w:t>Z-1486-2011</w:t>
            </w:r>
          </w:p>
        </w:tc>
        <w:tc>
          <w:tcPr>
            <w:tcW w:w="3544" w:type="dxa"/>
            <w:noWrap/>
          </w:tcPr>
          <w:p w14:paraId="357A1BD3" w14:textId="08D95B0D" w:rsidR="0097334C" w:rsidRPr="00C2061D" w:rsidRDefault="0097334C" w:rsidP="0097334C">
            <w:pPr>
              <w:ind w:left="28"/>
              <w:rPr>
                <w:rFonts w:cs="Arial"/>
                <w:sz w:val="16"/>
                <w:szCs w:val="16"/>
              </w:rPr>
            </w:pPr>
            <w:r w:rsidRPr="00C2061D">
              <w:rPr>
                <w:rFonts w:cs="Arial"/>
                <w:sz w:val="16"/>
                <w:szCs w:val="16"/>
              </w:rPr>
              <w:t>An infusion set for the subcutaneous infusion of insulin administered with micro dosage insulin pumps.</w:t>
            </w:r>
          </w:p>
        </w:tc>
        <w:tc>
          <w:tcPr>
            <w:tcW w:w="1275" w:type="dxa"/>
            <w:noWrap/>
          </w:tcPr>
          <w:p w14:paraId="288A3031" w14:textId="6D97238A" w:rsidR="0097334C" w:rsidRPr="00C2061D" w:rsidRDefault="0097334C" w:rsidP="0097334C">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586786AA" w14:textId="31B73C7E" w:rsidR="0097334C" w:rsidRPr="00C2061D" w:rsidRDefault="0097334C" w:rsidP="0097334C">
            <w:pPr>
              <w:ind w:left="1"/>
              <w:rPr>
                <w:rFonts w:cs="Arial"/>
                <w:sz w:val="16"/>
                <w:szCs w:val="16"/>
              </w:rPr>
            </w:pPr>
            <w:r w:rsidRPr="00C2061D">
              <w:rPr>
                <w:rFonts w:cs="Arial"/>
                <w:sz w:val="16"/>
                <w:szCs w:val="16"/>
              </w:rPr>
              <w:t xml:space="preserve">2011-07-27 </w:t>
            </w:r>
          </w:p>
        </w:tc>
        <w:tc>
          <w:tcPr>
            <w:tcW w:w="1418" w:type="dxa"/>
            <w:noWrap/>
          </w:tcPr>
          <w:p w14:paraId="16A610CF" w14:textId="3ECB4CE4" w:rsidR="0097334C" w:rsidRPr="00C2061D" w:rsidRDefault="0097334C" w:rsidP="0097334C">
            <w:pPr>
              <w:ind w:left="29"/>
              <w:rPr>
                <w:rFonts w:cs="Arial"/>
                <w:sz w:val="16"/>
                <w:szCs w:val="16"/>
              </w:rPr>
            </w:pPr>
            <w:r w:rsidRPr="00C2061D">
              <w:rPr>
                <w:rFonts w:cs="Arial"/>
                <w:sz w:val="16"/>
                <w:szCs w:val="16"/>
              </w:rPr>
              <w:t>Roche Insulin Delivery Systems Inc.</w:t>
            </w:r>
          </w:p>
        </w:tc>
        <w:tc>
          <w:tcPr>
            <w:tcW w:w="4024" w:type="dxa"/>
            <w:noWrap/>
          </w:tcPr>
          <w:p w14:paraId="7BDFA1FF" w14:textId="0C574B46" w:rsidR="0097334C" w:rsidRPr="00C2061D" w:rsidRDefault="0097334C"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4D56BACF" w14:textId="0BEF75AE" w:rsidR="0097334C" w:rsidRPr="00C2061D" w:rsidRDefault="0097334C" w:rsidP="0097334C">
            <w:pPr>
              <w:rPr>
                <w:rFonts w:cs="Arial"/>
                <w:sz w:val="16"/>
                <w:szCs w:val="16"/>
              </w:rPr>
            </w:pPr>
            <w:r w:rsidRPr="00C2061D">
              <w:rPr>
                <w:rFonts w:cs="Arial"/>
                <w:sz w:val="16"/>
                <w:szCs w:val="16"/>
              </w:rPr>
              <w:t>No. Duplicate</w:t>
            </w:r>
          </w:p>
        </w:tc>
      </w:tr>
      <w:tr w:rsidR="0097334C" w:rsidRPr="00C2061D" w14:paraId="60745B26" w14:textId="77777777" w:rsidTr="00D51779">
        <w:trPr>
          <w:trHeight w:val="255"/>
          <w:jc w:val="center"/>
        </w:trPr>
        <w:tc>
          <w:tcPr>
            <w:tcW w:w="846" w:type="dxa"/>
            <w:noWrap/>
          </w:tcPr>
          <w:p w14:paraId="01AAF385" w14:textId="7BD09EB0" w:rsidR="0097334C" w:rsidRPr="00C2061D" w:rsidRDefault="0097334C" w:rsidP="0097334C">
            <w:pPr>
              <w:ind w:left="24"/>
              <w:rPr>
                <w:rFonts w:cs="Arial"/>
                <w:b/>
                <w:sz w:val="16"/>
                <w:szCs w:val="16"/>
              </w:rPr>
            </w:pPr>
            <w:r w:rsidRPr="00C2061D">
              <w:rPr>
                <w:rFonts w:cs="Arial"/>
                <w:sz w:val="16"/>
                <w:szCs w:val="16"/>
              </w:rPr>
              <w:t>Z-1490-2011</w:t>
            </w:r>
          </w:p>
        </w:tc>
        <w:tc>
          <w:tcPr>
            <w:tcW w:w="3544" w:type="dxa"/>
            <w:noWrap/>
          </w:tcPr>
          <w:p w14:paraId="164CD9A9" w14:textId="7515A540" w:rsidR="0097334C" w:rsidRPr="00C2061D" w:rsidRDefault="0097334C" w:rsidP="0097334C">
            <w:pPr>
              <w:ind w:left="28"/>
              <w:rPr>
                <w:rFonts w:cs="Arial"/>
                <w:sz w:val="16"/>
                <w:szCs w:val="16"/>
              </w:rPr>
            </w:pPr>
            <w:r w:rsidRPr="00C2061D">
              <w:rPr>
                <w:rFonts w:cs="Arial"/>
                <w:sz w:val="16"/>
                <w:szCs w:val="16"/>
              </w:rPr>
              <w:t>An infusion set for the subcutaneous infusion of insulin administered with micro dosage insulin pumps.</w:t>
            </w:r>
          </w:p>
        </w:tc>
        <w:tc>
          <w:tcPr>
            <w:tcW w:w="1275" w:type="dxa"/>
            <w:noWrap/>
          </w:tcPr>
          <w:p w14:paraId="1D46DF8C" w14:textId="50BA99D1" w:rsidR="0097334C" w:rsidRPr="00C2061D" w:rsidRDefault="0097334C" w:rsidP="0097334C">
            <w:pPr>
              <w:ind w:left="7"/>
              <w:rPr>
                <w:rFonts w:cs="Arial"/>
                <w:sz w:val="16"/>
                <w:szCs w:val="16"/>
              </w:rPr>
            </w:pPr>
            <w:r w:rsidRPr="00C2061D">
              <w:rPr>
                <w:rFonts w:cs="Arial"/>
                <w:sz w:val="16"/>
                <w:szCs w:val="16"/>
              </w:rPr>
              <w:t xml:space="preserve">ACCU-CHEK </w:t>
            </w:r>
            <w:proofErr w:type="spellStart"/>
            <w:r w:rsidRPr="00C2061D">
              <w:rPr>
                <w:rFonts w:cs="Arial"/>
                <w:sz w:val="16"/>
                <w:szCs w:val="16"/>
              </w:rPr>
              <w:t>FlexLink</w:t>
            </w:r>
            <w:proofErr w:type="spellEnd"/>
            <w:r w:rsidRPr="00C2061D">
              <w:rPr>
                <w:rFonts w:cs="Arial"/>
                <w:sz w:val="16"/>
                <w:szCs w:val="16"/>
              </w:rPr>
              <w:t xml:space="preserve"> Plus</w:t>
            </w:r>
          </w:p>
        </w:tc>
        <w:tc>
          <w:tcPr>
            <w:tcW w:w="1134" w:type="dxa"/>
            <w:noWrap/>
          </w:tcPr>
          <w:p w14:paraId="42FABC5A" w14:textId="57A6F300" w:rsidR="0097334C" w:rsidRPr="00C2061D" w:rsidRDefault="0097334C" w:rsidP="0097334C">
            <w:pPr>
              <w:ind w:left="1"/>
              <w:rPr>
                <w:rFonts w:cs="Arial"/>
                <w:sz w:val="16"/>
                <w:szCs w:val="16"/>
              </w:rPr>
            </w:pPr>
            <w:r w:rsidRPr="00C2061D">
              <w:rPr>
                <w:rFonts w:cs="Arial"/>
                <w:sz w:val="16"/>
                <w:szCs w:val="16"/>
              </w:rPr>
              <w:t xml:space="preserve">2011-07-27 </w:t>
            </w:r>
          </w:p>
        </w:tc>
        <w:tc>
          <w:tcPr>
            <w:tcW w:w="1418" w:type="dxa"/>
            <w:noWrap/>
          </w:tcPr>
          <w:p w14:paraId="28188EE8" w14:textId="38897E45" w:rsidR="0097334C" w:rsidRPr="00C2061D" w:rsidRDefault="0097334C" w:rsidP="0097334C">
            <w:pPr>
              <w:ind w:left="29"/>
              <w:rPr>
                <w:rFonts w:cs="Arial"/>
                <w:sz w:val="16"/>
                <w:szCs w:val="16"/>
              </w:rPr>
            </w:pPr>
            <w:r w:rsidRPr="00C2061D">
              <w:rPr>
                <w:rFonts w:cs="Arial"/>
                <w:sz w:val="16"/>
                <w:szCs w:val="16"/>
              </w:rPr>
              <w:t>Roche Insulin Delivery Systems Inc.</w:t>
            </w:r>
          </w:p>
        </w:tc>
        <w:tc>
          <w:tcPr>
            <w:tcW w:w="4024" w:type="dxa"/>
            <w:noWrap/>
          </w:tcPr>
          <w:p w14:paraId="512F1553" w14:textId="486BB9D8" w:rsidR="0097334C" w:rsidRPr="00C2061D" w:rsidRDefault="0097334C" w:rsidP="0097334C">
            <w:pPr>
              <w:tabs>
                <w:tab w:val="left" w:pos="1375"/>
              </w:tabs>
              <w:rPr>
                <w:rFonts w:cs="Arial"/>
                <w:sz w:val="16"/>
                <w:szCs w:val="16"/>
              </w:rPr>
            </w:pPr>
            <w:r w:rsidRPr="00C2061D">
              <w:rPr>
                <w:rFonts w:cs="Arial"/>
                <w:sz w:val="16"/>
                <w:szCs w:val="16"/>
              </w:rPr>
              <w:t xml:space="preserve">There is the potential to kink or bend the cannula when inserting the ACCU-CHEK </w:t>
            </w:r>
            <w:proofErr w:type="spellStart"/>
            <w:r w:rsidRPr="00C2061D">
              <w:rPr>
                <w:rFonts w:cs="Arial"/>
                <w:sz w:val="16"/>
                <w:szCs w:val="16"/>
              </w:rPr>
              <w:t>FlexLink</w:t>
            </w:r>
            <w:proofErr w:type="spellEnd"/>
            <w:r w:rsidRPr="00C2061D">
              <w:rPr>
                <w:rFonts w:cs="Arial"/>
                <w:sz w:val="16"/>
                <w:szCs w:val="16"/>
              </w:rPr>
              <w:t xml:space="preserve"> Plus infusion set.  This can lead to under delivery and elevation of blood glucose levels.</w:t>
            </w:r>
          </w:p>
        </w:tc>
        <w:tc>
          <w:tcPr>
            <w:tcW w:w="1035" w:type="dxa"/>
          </w:tcPr>
          <w:p w14:paraId="1651F017" w14:textId="67C57F10" w:rsidR="0097334C" w:rsidRPr="00C2061D" w:rsidRDefault="0097334C" w:rsidP="0097334C">
            <w:pPr>
              <w:rPr>
                <w:rFonts w:cs="Arial"/>
                <w:sz w:val="16"/>
                <w:szCs w:val="16"/>
              </w:rPr>
            </w:pPr>
            <w:r w:rsidRPr="00C2061D">
              <w:rPr>
                <w:rFonts w:cs="Arial"/>
                <w:sz w:val="16"/>
                <w:szCs w:val="16"/>
              </w:rPr>
              <w:t>No. Duplicate</w:t>
            </w:r>
          </w:p>
        </w:tc>
      </w:tr>
      <w:tr w:rsidR="00D51779" w:rsidRPr="00C2061D" w14:paraId="23713307" w14:textId="77777777" w:rsidTr="00D51779">
        <w:trPr>
          <w:trHeight w:val="255"/>
          <w:jc w:val="center"/>
        </w:trPr>
        <w:tc>
          <w:tcPr>
            <w:tcW w:w="846" w:type="dxa"/>
            <w:noWrap/>
          </w:tcPr>
          <w:p w14:paraId="6AD9B4DE" w14:textId="0D64CA44" w:rsidR="00D51779" w:rsidRPr="00C2061D" w:rsidRDefault="00D51779" w:rsidP="00D51779">
            <w:pPr>
              <w:ind w:left="24"/>
              <w:rPr>
                <w:rFonts w:cs="Arial"/>
                <w:b/>
                <w:sz w:val="16"/>
                <w:szCs w:val="16"/>
              </w:rPr>
            </w:pPr>
            <w:r w:rsidRPr="00C2061D">
              <w:rPr>
                <w:rFonts w:cs="Arial"/>
                <w:sz w:val="16"/>
                <w:szCs w:val="16"/>
              </w:rPr>
              <w:t>Z-1641-2008</w:t>
            </w:r>
          </w:p>
        </w:tc>
        <w:tc>
          <w:tcPr>
            <w:tcW w:w="3544" w:type="dxa"/>
            <w:noWrap/>
          </w:tcPr>
          <w:p w14:paraId="3CFC905A" w14:textId="41ABBAFD" w:rsidR="00D51779" w:rsidRPr="00C2061D" w:rsidRDefault="00D51779" w:rsidP="00D51779">
            <w:pPr>
              <w:ind w:left="28"/>
              <w:rPr>
                <w:rFonts w:cs="Arial"/>
                <w:sz w:val="16"/>
                <w:szCs w:val="16"/>
              </w:rPr>
            </w:pPr>
            <w:r w:rsidRPr="00C2061D">
              <w:rPr>
                <w:rFonts w:cs="Arial"/>
                <w:sz w:val="16"/>
                <w:szCs w:val="16"/>
              </w:rPr>
              <w:t>The device is designed for subcutaneous, intravenous, epidural and intrathecal infusion of medication.</w:t>
            </w:r>
            <w:r w:rsidRPr="00C2061D">
              <w:rPr>
                <w:rFonts w:cs="Arial"/>
                <w:sz w:val="16"/>
                <w:szCs w:val="16"/>
              </w:rPr>
              <w:br/>
            </w:r>
          </w:p>
        </w:tc>
        <w:tc>
          <w:tcPr>
            <w:tcW w:w="1275" w:type="dxa"/>
            <w:noWrap/>
          </w:tcPr>
          <w:p w14:paraId="403A8F28" w14:textId="184524FE" w:rsidR="00D51779" w:rsidRPr="00C2061D" w:rsidRDefault="00D51779" w:rsidP="00D51779">
            <w:pPr>
              <w:ind w:left="7"/>
              <w:rPr>
                <w:rFonts w:cs="Arial"/>
                <w:sz w:val="16"/>
                <w:szCs w:val="16"/>
              </w:rPr>
            </w:pPr>
            <w:r w:rsidRPr="00C2061D">
              <w:rPr>
                <w:rFonts w:cs="Arial"/>
                <w:sz w:val="16"/>
                <w:szCs w:val="16"/>
              </w:rPr>
              <w:t>CADD-MS"3 Ambulatory  Infusion Pumps</w:t>
            </w:r>
          </w:p>
        </w:tc>
        <w:tc>
          <w:tcPr>
            <w:tcW w:w="1134" w:type="dxa"/>
            <w:noWrap/>
          </w:tcPr>
          <w:p w14:paraId="2192CFCB" w14:textId="66891CA7" w:rsidR="00D51779" w:rsidRPr="00C2061D" w:rsidRDefault="00D51779" w:rsidP="00D51779">
            <w:pPr>
              <w:ind w:left="1"/>
              <w:rPr>
                <w:rFonts w:cs="Arial"/>
                <w:sz w:val="16"/>
                <w:szCs w:val="16"/>
              </w:rPr>
            </w:pPr>
            <w:r w:rsidRPr="00C2061D">
              <w:rPr>
                <w:rFonts w:cs="Arial"/>
                <w:sz w:val="16"/>
                <w:szCs w:val="16"/>
              </w:rPr>
              <w:t xml:space="preserve">2011-01-11 </w:t>
            </w:r>
          </w:p>
        </w:tc>
        <w:tc>
          <w:tcPr>
            <w:tcW w:w="1418" w:type="dxa"/>
            <w:noWrap/>
          </w:tcPr>
          <w:p w14:paraId="183A658E" w14:textId="351D2DC7" w:rsidR="00D51779" w:rsidRPr="00C2061D" w:rsidRDefault="00D51779" w:rsidP="00D51779">
            <w:pPr>
              <w:ind w:left="29"/>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MD, Inc.</w:t>
            </w:r>
          </w:p>
        </w:tc>
        <w:tc>
          <w:tcPr>
            <w:tcW w:w="4024" w:type="dxa"/>
            <w:noWrap/>
          </w:tcPr>
          <w:p w14:paraId="1356C504" w14:textId="672BC991" w:rsidR="00D51779" w:rsidRPr="00C2061D" w:rsidRDefault="00D51779" w:rsidP="0097334C">
            <w:pPr>
              <w:tabs>
                <w:tab w:val="left" w:pos="1375"/>
              </w:tabs>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has received reports that the device powers down without an alarm. Investigation concluded that if the battery cap is not fully tightened, the pump may power down and a brief "chirp" will sound. This may occur if the user has not sufficiently tightened the battery cap or if the battery cap is damaged. </w:t>
            </w:r>
          </w:p>
        </w:tc>
        <w:tc>
          <w:tcPr>
            <w:tcW w:w="1035" w:type="dxa"/>
          </w:tcPr>
          <w:p w14:paraId="02D0E86C" w14:textId="4CC61BF8" w:rsidR="00D51779" w:rsidRPr="00C2061D" w:rsidRDefault="0097334C" w:rsidP="0097334C">
            <w:pPr>
              <w:rPr>
                <w:rFonts w:cs="Arial"/>
                <w:sz w:val="16"/>
                <w:szCs w:val="16"/>
              </w:rPr>
            </w:pPr>
            <w:r w:rsidRPr="00C2061D">
              <w:rPr>
                <w:rFonts w:cs="Arial"/>
                <w:sz w:val="16"/>
                <w:szCs w:val="16"/>
              </w:rPr>
              <w:t>Yes</w:t>
            </w:r>
          </w:p>
        </w:tc>
      </w:tr>
      <w:tr w:rsidR="00D51779" w:rsidRPr="00C2061D" w14:paraId="2B7EC689" w14:textId="77777777" w:rsidTr="00D51779">
        <w:trPr>
          <w:trHeight w:val="255"/>
          <w:jc w:val="center"/>
        </w:trPr>
        <w:tc>
          <w:tcPr>
            <w:tcW w:w="846" w:type="dxa"/>
            <w:noWrap/>
          </w:tcPr>
          <w:p w14:paraId="48BF6B70" w14:textId="6EB03DC9" w:rsidR="00D51779" w:rsidRPr="00C2061D" w:rsidRDefault="00D51779" w:rsidP="00D51779">
            <w:pPr>
              <w:ind w:left="24"/>
              <w:rPr>
                <w:rFonts w:cs="Arial"/>
                <w:b/>
                <w:sz w:val="16"/>
                <w:szCs w:val="16"/>
              </w:rPr>
            </w:pPr>
            <w:r w:rsidRPr="00C2061D">
              <w:rPr>
                <w:rFonts w:cs="Arial"/>
                <w:sz w:val="16"/>
                <w:szCs w:val="16"/>
              </w:rPr>
              <w:t>Z-1621-2008</w:t>
            </w:r>
          </w:p>
        </w:tc>
        <w:tc>
          <w:tcPr>
            <w:tcW w:w="3544" w:type="dxa"/>
            <w:noWrap/>
          </w:tcPr>
          <w:p w14:paraId="728974A3" w14:textId="098CE8ED" w:rsidR="00D51779" w:rsidRPr="00C2061D" w:rsidRDefault="00D51779" w:rsidP="00D51779">
            <w:pPr>
              <w:ind w:left="28"/>
              <w:rPr>
                <w:rFonts w:cs="Arial"/>
                <w:sz w:val="16"/>
                <w:szCs w:val="16"/>
              </w:rPr>
            </w:pPr>
            <w:r w:rsidRPr="00C2061D">
              <w:rPr>
                <w:rFonts w:cs="Arial"/>
                <w:sz w:val="16"/>
                <w:szCs w:val="16"/>
              </w:rPr>
              <w:t xml:space="preserve">Electromechanical pumps used for general drug delivery infusion therapies.  </w:t>
            </w:r>
            <w:proofErr w:type="gramStart"/>
            <w:r w:rsidRPr="00C2061D">
              <w:rPr>
                <w:rFonts w:cs="Arial"/>
                <w:sz w:val="16"/>
                <w:szCs w:val="16"/>
              </w:rPr>
              <w:t>Used</w:t>
            </w:r>
            <w:proofErr w:type="gramEnd"/>
            <w:r w:rsidRPr="00C2061D">
              <w:rPr>
                <w:rFonts w:cs="Arial"/>
                <w:sz w:val="16"/>
                <w:szCs w:val="16"/>
              </w:rPr>
              <w:t xml:space="preserve"> mainly by home care patients but can also </w:t>
            </w:r>
            <w:proofErr w:type="spellStart"/>
            <w:r w:rsidRPr="00C2061D">
              <w:rPr>
                <w:rFonts w:cs="Arial"/>
                <w:sz w:val="16"/>
                <w:szCs w:val="16"/>
              </w:rPr>
              <w:t>used</w:t>
            </w:r>
            <w:proofErr w:type="spellEnd"/>
            <w:r w:rsidRPr="00C2061D">
              <w:rPr>
                <w:rFonts w:cs="Arial"/>
                <w:sz w:val="16"/>
                <w:szCs w:val="16"/>
              </w:rPr>
              <w:t xml:space="preserve"> in health care facilities.</w:t>
            </w:r>
          </w:p>
        </w:tc>
        <w:tc>
          <w:tcPr>
            <w:tcW w:w="1275" w:type="dxa"/>
            <w:noWrap/>
          </w:tcPr>
          <w:p w14:paraId="1E4C7FF6" w14:textId="7C8365BF" w:rsidR="00D51779" w:rsidRPr="00C2061D" w:rsidRDefault="00D51779" w:rsidP="00D51779">
            <w:pPr>
              <w:ind w:left="7"/>
              <w:rPr>
                <w:rFonts w:cs="Arial"/>
                <w:sz w:val="16"/>
                <w:szCs w:val="16"/>
              </w:rPr>
            </w:pPr>
            <w:r w:rsidRPr="00C2061D">
              <w:rPr>
                <w:rFonts w:cs="Arial"/>
                <w:sz w:val="16"/>
                <w:szCs w:val="16"/>
              </w:rPr>
              <w:t>CADD-MS¿ 3 Ambulatory Infusion Pump</w:t>
            </w:r>
          </w:p>
        </w:tc>
        <w:tc>
          <w:tcPr>
            <w:tcW w:w="1134" w:type="dxa"/>
            <w:noWrap/>
          </w:tcPr>
          <w:p w14:paraId="77D5C5D3" w14:textId="3B71EF7A" w:rsidR="00D51779" w:rsidRPr="00C2061D" w:rsidRDefault="00D51779" w:rsidP="00D51779">
            <w:pPr>
              <w:ind w:left="1"/>
              <w:rPr>
                <w:rFonts w:cs="Arial"/>
                <w:sz w:val="16"/>
                <w:szCs w:val="16"/>
              </w:rPr>
            </w:pPr>
            <w:r w:rsidRPr="00C2061D">
              <w:rPr>
                <w:rFonts w:cs="Arial"/>
                <w:sz w:val="16"/>
                <w:szCs w:val="16"/>
              </w:rPr>
              <w:t xml:space="preserve">2011-12-17 </w:t>
            </w:r>
          </w:p>
        </w:tc>
        <w:tc>
          <w:tcPr>
            <w:tcW w:w="1418" w:type="dxa"/>
            <w:noWrap/>
          </w:tcPr>
          <w:p w14:paraId="5F13181A" w14:textId="1CFD0067" w:rsidR="00D51779" w:rsidRPr="00C2061D" w:rsidRDefault="00D51779" w:rsidP="00D51779">
            <w:pPr>
              <w:ind w:left="29"/>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MD, Inc.</w:t>
            </w:r>
          </w:p>
        </w:tc>
        <w:tc>
          <w:tcPr>
            <w:tcW w:w="4024" w:type="dxa"/>
            <w:noWrap/>
          </w:tcPr>
          <w:p w14:paraId="7A907F60" w14:textId="2C645E62" w:rsidR="00D51779" w:rsidRPr="00C2061D" w:rsidRDefault="00D51779" w:rsidP="0097334C">
            <w:pPr>
              <w:tabs>
                <w:tab w:val="left" w:pos="1375"/>
              </w:tabs>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discovered an issue with a motor component in specific serial numbers of the CADD-MS ¿3 Ambulatory Infusion Pump. This issue affects motor operation and may cause an over-delivery of medication which could result in injury to the user.</w:t>
            </w:r>
          </w:p>
        </w:tc>
        <w:tc>
          <w:tcPr>
            <w:tcW w:w="1035" w:type="dxa"/>
          </w:tcPr>
          <w:p w14:paraId="14736F3A" w14:textId="4B85FE5A" w:rsidR="00D51779" w:rsidRPr="00C2061D" w:rsidRDefault="0097334C" w:rsidP="0097334C">
            <w:pPr>
              <w:rPr>
                <w:rFonts w:cs="Arial"/>
                <w:sz w:val="16"/>
                <w:szCs w:val="16"/>
              </w:rPr>
            </w:pPr>
            <w:r w:rsidRPr="00C2061D">
              <w:rPr>
                <w:rFonts w:cs="Arial"/>
                <w:sz w:val="16"/>
                <w:szCs w:val="16"/>
              </w:rPr>
              <w:t>Yes</w:t>
            </w:r>
          </w:p>
        </w:tc>
      </w:tr>
      <w:tr w:rsidR="00D51779" w:rsidRPr="00C2061D" w14:paraId="7FD9DB09" w14:textId="77777777" w:rsidTr="00D51779">
        <w:trPr>
          <w:trHeight w:val="255"/>
          <w:jc w:val="center"/>
        </w:trPr>
        <w:tc>
          <w:tcPr>
            <w:tcW w:w="846" w:type="dxa"/>
            <w:noWrap/>
          </w:tcPr>
          <w:p w14:paraId="39932DAB" w14:textId="7A3F32DD" w:rsidR="00D51779" w:rsidRPr="00C2061D" w:rsidRDefault="00D51779" w:rsidP="00D51779">
            <w:pPr>
              <w:ind w:left="24"/>
              <w:rPr>
                <w:rFonts w:cs="Arial"/>
                <w:b/>
                <w:sz w:val="16"/>
                <w:szCs w:val="16"/>
              </w:rPr>
            </w:pPr>
            <w:r w:rsidRPr="00C2061D">
              <w:rPr>
                <w:rFonts w:cs="Arial"/>
                <w:sz w:val="16"/>
                <w:szCs w:val="16"/>
              </w:rPr>
              <w:lastRenderedPageBreak/>
              <w:t>Z-0876-2008</w:t>
            </w:r>
          </w:p>
        </w:tc>
        <w:tc>
          <w:tcPr>
            <w:tcW w:w="3544" w:type="dxa"/>
            <w:noWrap/>
          </w:tcPr>
          <w:p w14:paraId="5E4BBFED" w14:textId="23388C25" w:rsidR="00D51779" w:rsidRPr="00C2061D" w:rsidRDefault="00D51779" w:rsidP="00D51779">
            <w:pPr>
              <w:ind w:left="28"/>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CADD Medication Cassette Reservoirs with Clamp and Female Luer, 50 ml</w:t>
            </w:r>
            <w:r w:rsidR="0097334C" w:rsidRPr="00C2061D">
              <w:rPr>
                <w:rFonts w:cs="Arial"/>
                <w:sz w:val="16"/>
                <w:szCs w:val="16"/>
              </w:rPr>
              <w:t>.</w:t>
            </w:r>
          </w:p>
        </w:tc>
        <w:tc>
          <w:tcPr>
            <w:tcW w:w="1275" w:type="dxa"/>
            <w:noWrap/>
          </w:tcPr>
          <w:p w14:paraId="1B0ED9E4" w14:textId="437E264C" w:rsidR="00D51779" w:rsidRPr="00C2061D" w:rsidRDefault="00D51779" w:rsidP="00D51779">
            <w:pPr>
              <w:ind w:left="7"/>
              <w:rPr>
                <w:rFonts w:cs="Arial"/>
                <w:sz w:val="16"/>
                <w:szCs w:val="16"/>
              </w:rPr>
            </w:pPr>
            <w:r w:rsidRPr="00C2061D">
              <w:rPr>
                <w:rFonts w:cs="Arial"/>
                <w:sz w:val="16"/>
                <w:szCs w:val="16"/>
              </w:rPr>
              <w:t xml:space="preserve">CADD Medication Cassette Reservoirs </w:t>
            </w:r>
          </w:p>
        </w:tc>
        <w:tc>
          <w:tcPr>
            <w:tcW w:w="1134" w:type="dxa"/>
            <w:noWrap/>
          </w:tcPr>
          <w:p w14:paraId="23C9BDCC" w14:textId="3105242B" w:rsidR="00D51779" w:rsidRPr="00C2061D" w:rsidRDefault="00D51779" w:rsidP="00D51779">
            <w:pPr>
              <w:ind w:left="1"/>
              <w:rPr>
                <w:rFonts w:cs="Arial"/>
                <w:sz w:val="16"/>
                <w:szCs w:val="16"/>
              </w:rPr>
            </w:pPr>
            <w:r w:rsidRPr="00C2061D">
              <w:rPr>
                <w:rFonts w:cs="Arial"/>
                <w:sz w:val="16"/>
                <w:szCs w:val="16"/>
              </w:rPr>
              <w:t xml:space="preserve">2011-01-11 </w:t>
            </w:r>
          </w:p>
        </w:tc>
        <w:tc>
          <w:tcPr>
            <w:tcW w:w="1418" w:type="dxa"/>
            <w:noWrap/>
          </w:tcPr>
          <w:p w14:paraId="0D82F6E8" w14:textId="2D495AAB" w:rsidR="00D51779" w:rsidRPr="00C2061D" w:rsidRDefault="00D51779" w:rsidP="00D51779">
            <w:pPr>
              <w:ind w:left="29"/>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MD, Inc.</w:t>
            </w:r>
          </w:p>
        </w:tc>
        <w:tc>
          <w:tcPr>
            <w:tcW w:w="4024" w:type="dxa"/>
            <w:noWrap/>
          </w:tcPr>
          <w:p w14:paraId="7446D3CE" w14:textId="218595E4" w:rsidR="00D51779" w:rsidRPr="00C2061D" w:rsidRDefault="00D51779" w:rsidP="0097334C">
            <w:pPr>
              <w:tabs>
                <w:tab w:val="left" w:pos="1375"/>
              </w:tabs>
              <w:rPr>
                <w:rFonts w:cs="Arial"/>
                <w:sz w:val="16"/>
                <w:szCs w:val="16"/>
              </w:rPr>
            </w:pPr>
            <w:r w:rsidRPr="00C2061D">
              <w:rPr>
                <w:rFonts w:cs="Arial"/>
                <w:sz w:val="16"/>
                <w:szCs w:val="16"/>
              </w:rPr>
              <w:t>Leakage associated with the CADD Medication Cassette Reservoirs for use with the CADD Ambulatory Infusion Pumps</w:t>
            </w:r>
          </w:p>
        </w:tc>
        <w:tc>
          <w:tcPr>
            <w:tcW w:w="1035" w:type="dxa"/>
          </w:tcPr>
          <w:p w14:paraId="5C388882" w14:textId="2EF3D509" w:rsidR="00D51779" w:rsidRPr="00C2061D" w:rsidRDefault="0097334C" w:rsidP="0097334C">
            <w:pPr>
              <w:rPr>
                <w:rFonts w:cs="Arial"/>
                <w:sz w:val="16"/>
                <w:szCs w:val="16"/>
              </w:rPr>
            </w:pPr>
            <w:r w:rsidRPr="00C2061D">
              <w:rPr>
                <w:rFonts w:cs="Arial"/>
                <w:sz w:val="16"/>
                <w:szCs w:val="16"/>
              </w:rPr>
              <w:t>Yes</w:t>
            </w:r>
          </w:p>
        </w:tc>
      </w:tr>
      <w:tr w:rsidR="00D51779" w:rsidRPr="00C2061D" w14:paraId="5EBA938E" w14:textId="77777777" w:rsidTr="00D51779">
        <w:trPr>
          <w:trHeight w:val="255"/>
          <w:jc w:val="center"/>
        </w:trPr>
        <w:tc>
          <w:tcPr>
            <w:tcW w:w="846" w:type="dxa"/>
            <w:noWrap/>
          </w:tcPr>
          <w:p w14:paraId="63B4D31E" w14:textId="658F4962" w:rsidR="00D51779" w:rsidRPr="00C2061D" w:rsidRDefault="00D51779" w:rsidP="00D51779">
            <w:pPr>
              <w:ind w:left="24"/>
              <w:rPr>
                <w:rFonts w:cs="Arial"/>
                <w:b/>
                <w:sz w:val="16"/>
                <w:szCs w:val="16"/>
              </w:rPr>
            </w:pPr>
            <w:r w:rsidRPr="00C2061D">
              <w:rPr>
                <w:rFonts w:cs="Arial"/>
                <w:sz w:val="16"/>
                <w:szCs w:val="16"/>
              </w:rPr>
              <w:t>Z-0877-2008</w:t>
            </w:r>
          </w:p>
        </w:tc>
        <w:tc>
          <w:tcPr>
            <w:tcW w:w="3544" w:type="dxa"/>
            <w:noWrap/>
          </w:tcPr>
          <w:p w14:paraId="2B1400A3" w14:textId="590B57EA" w:rsidR="00D51779" w:rsidRPr="00C2061D" w:rsidRDefault="00D51779" w:rsidP="00D51779">
            <w:pPr>
              <w:ind w:left="28"/>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CADD Medication Cassette Reservoirs with Clamp and Female Luer, 100 ml</w:t>
            </w:r>
            <w:r w:rsidR="0097334C" w:rsidRPr="00C2061D">
              <w:rPr>
                <w:rFonts w:cs="Arial"/>
                <w:sz w:val="16"/>
                <w:szCs w:val="16"/>
              </w:rPr>
              <w:t>.</w:t>
            </w:r>
          </w:p>
        </w:tc>
        <w:tc>
          <w:tcPr>
            <w:tcW w:w="1275" w:type="dxa"/>
            <w:noWrap/>
          </w:tcPr>
          <w:p w14:paraId="396945C8" w14:textId="0508B87B" w:rsidR="00D51779" w:rsidRPr="00C2061D" w:rsidRDefault="00D51779" w:rsidP="00D51779">
            <w:pPr>
              <w:ind w:left="7"/>
              <w:rPr>
                <w:rFonts w:cs="Arial"/>
                <w:sz w:val="16"/>
                <w:szCs w:val="16"/>
              </w:rPr>
            </w:pPr>
            <w:r w:rsidRPr="00C2061D">
              <w:rPr>
                <w:rFonts w:cs="Arial"/>
                <w:sz w:val="16"/>
                <w:szCs w:val="16"/>
              </w:rPr>
              <w:t xml:space="preserve">CADD Medication Cassette Reservoirs </w:t>
            </w:r>
          </w:p>
        </w:tc>
        <w:tc>
          <w:tcPr>
            <w:tcW w:w="1134" w:type="dxa"/>
            <w:noWrap/>
          </w:tcPr>
          <w:p w14:paraId="16A6D7F6" w14:textId="72280BD0" w:rsidR="00D51779" w:rsidRPr="00C2061D" w:rsidRDefault="00D51779" w:rsidP="00D51779">
            <w:pPr>
              <w:ind w:left="1"/>
              <w:rPr>
                <w:rFonts w:cs="Arial"/>
                <w:sz w:val="16"/>
                <w:szCs w:val="16"/>
              </w:rPr>
            </w:pPr>
            <w:r w:rsidRPr="00C2061D">
              <w:rPr>
                <w:rFonts w:cs="Arial"/>
                <w:sz w:val="16"/>
                <w:szCs w:val="16"/>
              </w:rPr>
              <w:t xml:space="preserve">2011-01-11 </w:t>
            </w:r>
          </w:p>
        </w:tc>
        <w:tc>
          <w:tcPr>
            <w:tcW w:w="1418" w:type="dxa"/>
            <w:noWrap/>
          </w:tcPr>
          <w:p w14:paraId="19B7A4BA" w14:textId="055A2586" w:rsidR="00D51779" w:rsidRPr="00C2061D" w:rsidRDefault="00D51779" w:rsidP="00D51779">
            <w:pPr>
              <w:ind w:left="29"/>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MD, Inc.</w:t>
            </w:r>
          </w:p>
        </w:tc>
        <w:tc>
          <w:tcPr>
            <w:tcW w:w="4024" w:type="dxa"/>
            <w:noWrap/>
          </w:tcPr>
          <w:p w14:paraId="35373B6D" w14:textId="1CD41FD3" w:rsidR="00D51779" w:rsidRPr="00C2061D" w:rsidRDefault="00D51779" w:rsidP="0097334C">
            <w:pPr>
              <w:tabs>
                <w:tab w:val="left" w:pos="1375"/>
              </w:tabs>
              <w:rPr>
                <w:rFonts w:cs="Arial"/>
                <w:sz w:val="16"/>
                <w:szCs w:val="16"/>
              </w:rPr>
            </w:pPr>
            <w:r w:rsidRPr="00C2061D">
              <w:rPr>
                <w:rFonts w:cs="Arial"/>
                <w:sz w:val="16"/>
                <w:szCs w:val="16"/>
              </w:rPr>
              <w:t>Leakage associated with the CADD Medication Cassette Reservoirs for use with the CADD Ambulatory Infusion Pumps</w:t>
            </w:r>
          </w:p>
        </w:tc>
        <w:tc>
          <w:tcPr>
            <w:tcW w:w="1035" w:type="dxa"/>
          </w:tcPr>
          <w:p w14:paraId="22EFA5DB" w14:textId="403EBD1A" w:rsidR="00D51779" w:rsidRPr="00C2061D" w:rsidRDefault="0097334C" w:rsidP="0097334C">
            <w:pPr>
              <w:rPr>
                <w:rFonts w:cs="Arial"/>
                <w:sz w:val="16"/>
                <w:szCs w:val="16"/>
              </w:rPr>
            </w:pPr>
            <w:r w:rsidRPr="00C2061D">
              <w:rPr>
                <w:rFonts w:cs="Arial"/>
                <w:sz w:val="16"/>
                <w:szCs w:val="16"/>
              </w:rPr>
              <w:t>Yes</w:t>
            </w:r>
          </w:p>
        </w:tc>
      </w:tr>
      <w:tr w:rsidR="00D51779" w:rsidRPr="00C2061D" w14:paraId="7404244C" w14:textId="77777777" w:rsidTr="00D51779">
        <w:trPr>
          <w:trHeight w:val="255"/>
          <w:jc w:val="center"/>
        </w:trPr>
        <w:tc>
          <w:tcPr>
            <w:tcW w:w="846" w:type="dxa"/>
            <w:noWrap/>
          </w:tcPr>
          <w:p w14:paraId="36BB95FD" w14:textId="44FF339B" w:rsidR="00D51779" w:rsidRPr="00C2061D" w:rsidRDefault="00D51779" w:rsidP="00D51779">
            <w:pPr>
              <w:ind w:left="24"/>
              <w:rPr>
                <w:rFonts w:cs="Arial"/>
                <w:b/>
                <w:sz w:val="16"/>
                <w:szCs w:val="16"/>
              </w:rPr>
            </w:pPr>
            <w:r w:rsidRPr="00C2061D">
              <w:rPr>
                <w:rFonts w:cs="Arial"/>
                <w:sz w:val="16"/>
                <w:szCs w:val="16"/>
              </w:rPr>
              <w:t>Z-0878-2008</w:t>
            </w:r>
          </w:p>
        </w:tc>
        <w:tc>
          <w:tcPr>
            <w:tcW w:w="3544" w:type="dxa"/>
            <w:noWrap/>
          </w:tcPr>
          <w:p w14:paraId="5575D7DC" w14:textId="4B6533A5" w:rsidR="00D51779" w:rsidRPr="00C2061D" w:rsidRDefault="00D51779" w:rsidP="00D51779">
            <w:pPr>
              <w:ind w:left="28"/>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CADD Yellow Medication Cassette Reservoirs with Clamp and Female Luer, 100 ml</w:t>
            </w:r>
          </w:p>
        </w:tc>
        <w:tc>
          <w:tcPr>
            <w:tcW w:w="1275" w:type="dxa"/>
            <w:noWrap/>
          </w:tcPr>
          <w:p w14:paraId="24E701AB" w14:textId="3FFF29FD" w:rsidR="00D51779" w:rsidRPr="00C2061D" w:rsidRDefault="00D51779" w:rsidP="00D51779">
            <w:pPr>
              <w:ind w:left="7"/>
              <w:rPr>
                <w:rFonts w:cs="Arial"/>
                <w:sz w:val="16"/>
                <w:szCs w:val="16"/>
              </w:rPr>
            </w:pPr>
            <w:r w:rsidRPr="00C2061D">
              <w:rPr>
                <w:rFonts w:cs="Arial"/>
                <w:sz w:val="16"/>
                <w:szCs w:val="16"/>
              </w:rPr>
              <w:t xml:space="preserve">CADD Medication Cassette Reservoirs </w:t>
            </w:r>
          </w:p>
        </w:tc>
        <w:tc>
          <w:tcPr>
            <w:tcW w:w="1134" w:type="dxa"/>
            <w:noWrap/>
          </w:tcPr>
          <w:p w14:paraId="4D37C26E" w14:textId="6E5E3C00" w:rsidR="00D51779" w:rsidRPr="00C2061D" w:rsidRDefault="00D51779" w:rsidP="00D51779">
            <w:pPr>
              <w:ind w:left="1"/>
              <w:rPr>
                <w:rFonts w:cs="Arial"/>
                <w:sz w:val="16"/>
                <w:szCs w:val="16"/>
              </w:rPr>
            </w:pPr>
            <w:r w:rsidRPr="00C2061D">
              <w:rPr>
                <w:rFonts w:cs="Arial"/>
                <w:sz w:val="16"/>
                <w:szCs w:val="16"/>
              </w:rPr>
              <w:t xml:space="preserve">2011-01-11 </w:t>
            </w:r>
          </w:p>
        </w:tc>
        <w:tc>
          <w:tcPr>
            <w:tcW w:w="1418" w:type="dxa"/>
            <w:noWrap/>
          </w:tcPr>
          <w:p w14:paraId="6F2AD079" w14:textId="3030C04A" w:rsidR="00D51779" w:rsidRPr="00C2061D" w:rsidRDefault="00D51779" w:rsidP="00D51779">
            <w:pPr>
              <w:ind w:left="29"/>
              <w:rPr>
                <w:rFonts w:cs="Arial"/>
                <w:sz w:val="16"/>
                <w:szCs w:val="16"/>
              </w:rPr>
            </w:pPr>
            <w:proofErr w:type="spellStart"/>
            <w:r w:rsidRPr="00C2061D">
              <w:rPr>
                <w:rFonts w:cs="Arial"/>
                <w:sz w:val="16"/>
                <w:szCs w:val="16"/>
              </w:rPr>
              <w:t>Smiths</w:t>
            </w:r>
            <w:proofErr w:type="spellEnd"/>
            <w:r w:rsidRPr="00C2061D">
              <w:rPr>
                <w:rFonts w:cs="Arial"/>
                <w:sz w:val="16"/>
                <w:szCs w:val="16"/>
              </w:rPr>
              <w:t xml:space="preserve"> Medical MD, Inc.</w:t>
            </w:r>
          </w:p>
        </w:tc>
        <w:tc>
          <w:tcPr>
            <w:tcW w:w="4024" w:type="dxa"/>
            <w:noWrap/>
          </w:tcPr>
          <w:p w14:paraId="588C9BFB" w14:textId="10D5ACE2" w:rsidR="00D51779" w:rsidRPr="00C2061D" w:rsidRDefault="00D51779" w:rsidP="0097334C">
            <w:pPr>
              <w:tabs>
                <w:tab w:val="left" w:pos="1375"/>
              </w:tabs>
              <w:rPr>
                <w:rFonts w:cs="Arial"/>
                <w:sz w:val="16"/>
                <w:szCs w:val="16"/>
              </w:rPr>
            </w:pPr>
            <w:r w:rsidRPr="00C2061D">
              <w:rPr>
                <w:rFonts w:cs="Arial"/>
                <w:sz w:val="16"/>
                <w:szCs w:val="16"/>
              </w:rPr>
              <w:t>Leakage associated with the CADD Medication Cassette Reservoirs for use with the CADD Ambulatory Infusion Pumps</w:t>
            </w:r>
          </w:p>
        </w:tc>
        <w:tc>
          <w:tcPr>
            <w:tcW w:w="1035" w:type="dxa"/>
          </w:tcPr>
          <w:p w14:paraId="2548C6EC" w14:textId="19903356" w:rsidR="00D51779" w:rsidRPr="00C2061D" w:rsidRDefault="0097334C" w:rsidP="0097334C">
            <w:pPr>
              <w:rPr>
                <w:rFonts w:cs="Arial"/>
                <w:sz w:val="16"/>
                <w:szCs w:val="16"/>
              </w:rPr>
            </w:pPr>
            <w:r w:rsidRPr="00C2061D">
              <w:rPr>
                <w:rFonts w:cs="Arial"/>
                <w:sz w:val="16"/>
                <w:szCs w:val="16"/>
              </w:rPr>
              <w:t>Yes</w:t>
            </w:r>
          </w:p>
        </w:tc>
      </w:tr>
    </w:tbl>
    <w:p w14:paraId="34B7AA1C" w14:textId="77777777" w:rsidR="000938D4" w:rsidRPr="00C2061D" w:rsidRDefault="000938D4" w:rsidP="000938D4"/>
    <w:p w14:paraId="09509B79" w14:textId="77777777" w:rsidR="000938D4" w:rsidRPr="00C2061D" w:rsidRDefault="000938D4" w:rsidP="000938D4"/>
    <w:p w14:paraId="6EAE7187" w14:textId="35B6483C" w:rsidR="000938D4" w:rsidRPr="00C2061D" w:rsidRDefault="000938D4" w:rsidP="000938D4">
      <w:pPr>
        <w:pStyle w:val="AppendixHeading2"/>
        <w:rPr>
          <w:lang w:val="en-US"/>
        </w:rPr>
      </w:pPr>
      <w:r w:rsidRPr="00C2061D">
        <w:rPr>
          <w:lang w:val="en-US"/>
        </w:rPr>
        <w:t>FDA TPLC</w:t>
      </w:r>
    </w:p>
    <w:p w14:paraId="00542BC0" w14:textId="7B71F8B1" w:rsidR="000938D4" w:rsidRPr="00C2061D" w:rsidRDefault="00F87D96" w:rsidP="00150A05">
      <w:pPr>
        <w:pStyle w:val="AppendixHeading3"/>
        <w:numPr>
          <w:ilvl w:val="0"/>
          <w:numId w:val="0"/>
        </w:numPr>
        <w:rPr>
          <w:lang w:val="en-US"/>
        </w:rPr>
      </w:pPr>
      <w:r w:rsidRPr="00C2061D">
        <w:rPr>
          <w:lang w:val="en-US"/>
        </w:rPr>
        <w:t>Device problems</w:t>
      </w:r>
    </w:p>
    <w:p w14:paraId="08956E85" w14:textId="6B672EC1" w:rsidR="00A8661F" w:rsidRPr="00C2061D" w:rsidRDefault="00A8661F" w:rsidP="00A8661F">
      <w:pPr>
        <w:pStyle w:val="Caption"/>
        <w:keepNext/>
      </w:pPr>
      <w:bookmarkStart w:id="1803" w:name="_Ref178151268"/>
      <w:bookmarkStart w:id="1804" w:name="_Toc182997827"/>
      <w:r w:rsidRPr="00C2061D">
        <w:t xml:space="preserve">Table </w:t>
      </w:r>
      <w:fldSimple w:instr=" SEQ Table \* ARABIC ">
        <w:r w:rsidR="00E344B5">
          <w:rPr>
            <w:noProof/>
          </w:rPr>
          <w:t>26</w:t>
        </w:r>
      </w:fldSimple>
      <w:bookmarkEnd w:id="1803"/>
      <w:r w:rsidRPr="00C2061D">
        <w:t>. TPLC Device Problems for FDA product code FRN</w:t>
      </w:r>
      <w:bookmarkEnd w:id="1804"/>
    </w:p>
    <w:tbl>
      <w:tblPr>
        <w:tblStyle w:val="CharCharCharCharCharCharCharCharCharCharCharChar4"/>
        <w:tblW w:w="0" w:type="auto"/>
        <w:jc w:val="center"/>
        <w:tblLook w:val="04A0" w:firstRow="1" w:lastRow="0" w:firstColumn="1" w:lastColumn="0" w:noHBand="0" w:noVBand="1"/>
      </w:tblPr>
      <w:tblGrid>
        <w:gridCol w:w="4067"/>
        <w:gridCol w:w="1031"/>
        <w:gridCol w:w="1276"/>
        <w:gridCol w:w="1559"/>
        <w:gridCol w:w="1560"/>
      </w:tblGrid>
      <w:tr w:rsidR="00A8661F" w:rsidRPr="00C2061D" w14:paraId="10CCF656" w14:textId="77777777" w:rsidTr="00A8661F">
        <w:trPr>
          <w:trHeight w:val="900"/>
          <w:tblHeader/>
          <w:jc w:val="center"/>
        </w:trPr>
        <w:tc>
          <w:tcPr>
            <w:tcW w:w="0" w:type="auto"/>
            <w:shd w:val="clear" w:color="auto" w:fill="BFBFBF" w:themeFill="background1" w:themeFillShade="BF"/>
            <w:noWrap/>
            <w:hideMark/>
          </w:tcPr>
          <w:p w14:paraId="7E5E3996" w14:textId="77777777" w:rsidR="00A8661F" w:rsidRPr="00C2061D" w:rsidRDefault="00A8661F" w:rsidP="00A8661F">
            <w:pPr>
              <w:jc w:val="left"/>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Device Problems</w:t>
            </w:r>
          </w:p>
        </w:tc>
        <w:tc>
          <w:tcPr>
            <w:tcW w:w="1031" w:type="dxa"/>
            <w:shd w:val="clear" w:color="auto" w:fill="BFBFBF" w:themeFill="background1" w:themeFillShade="BF"/>
            <w:hideMark/>
          </w:tcPr>
          <w:p w14:paraId="7FD4353C" w14:textId="2BCDF35C" w:rsidR="00A8661F" w:rsidRPr="00C2061D" w:rsidRDefault="00A8661F" w:rsidP="00A8661F">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Number of events</w:t>
            </w:r>
          </w:p>
        </w:tc>
        <w:tc>
          <w:tcPr>
            <w:tcW w:w="1276" w:type="dxa"/>
            <w:shd w:val="clear" w:color="auto" w:fill="BFBFBF" w:themeFill="background1" w:themeFillShade="BF"/>
            <w:noWrap/>
            <w:hideMark/>
          </w:tcPr>
          <w:p w14:paraId="0B0B47D8" w14:textId="7047FED8" w:rsidR="00A8661F" w:rsidRPr="00C2061D" w:rsidRDefault="00A8661F" w:rsidP="00A8661F">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Proportion of total (%)</w:t>
            </w:r>
          </w:p>
        </w:tc>
        <w:tc>
          <w:tcPr>
            <w:tcW w:w="1559" w:type="dxa"/>
            <w:shd w:val="clear" w:color="auto" w:fill="BFBFBF" w:themeFill="background1" w:themeFillShade="BF"/>
            <w:hideMark/>
          </w:tcPr>
          <w:p w14:paraId="24A3B2D8" w14:textId="487B66E7" w:rsidR="00A8661F" w:rsidRPr="00C2061D" w:rsidRDefault="00A8661F" w:rsidP="00A8661F">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Relevance for subject device</w:t>
            </w:r>
          </w:p>
        </w:tc>
        <w:tc>
          <w:tcPr>
            <w:tcW w:w="1560" w:type="dxa"/>
            <w:shd w:val="clear" w:color="auto" w:fill="BFBFBF" w:themeFill="background1" w:themeFillShade="BF"/>
            <w:hideMark/>
          </w:tcPr>
          <w:p w14:paraId="1C4B5372" w14:textId="06A81769" w:rsidR="00A8661F" w:rsidRPr="00C2061D" w:rsidRDefault="00A8661F" w:rsidP="00A8661F">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Cumulative relevance</w:t>
            </w:r>
            <w:r w:rsidRPr="00C2061D">
              <w:rPr>
                <w:rFonts w:eastAsia="Times New Roman" w:cs="Arial"/>
                <w:b/>
                <w:bCs/>
                <w:color w:val="000000"/>
                <w:sz w:val="16"/>
                <w:szCs w:val="16"/>
                <w:lang w:val="en-US" w:eastAsia="en-GB"/>
              </w:rPr>
              <w:br/>
              <w:t xml:space="preserve"> (%)</w:t>
            </w:r>
          </w:p>
        </w:tc>
      </w:tr>
      <w:tr w:rsidR="00A8661F" w:rsidRPr="00C2061D" w14:paraId="1ACF3595" w14:textId="77777777" w:rsidTr="00A8661F">
        <w:trPr>
          <w:trHeight w:val="300"/>
          <w:jc w:val="center"/>
        </w:trPr>
        <w:tc>
          <w:tcPr>
            <w:tcW w:w="0" w:type="auto"/>
            <w:noWrap/>
            <w:hideMark/>
          </w:tcPr>
          <w:p w14:paraId="22130461"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Crack</w:t>
            </w:r>
          </w:p>
        </w:tc>
        <w:tc>
          <w:tcPr>
            <w:tcW w:w="1031" w:type="dxa"/>
            <w:noWrap/>
            <w:hideMark/>
          </w:tcPr>
          <w:p w14:paraId="4E9BCD7C"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732323</w:t>
            </w:r>
          </w:p>
        </w:tc>
        <w:tc>
          <w:tcPr>
            <w:tcW w:w="1276" w:type="dxa"/>
            <w:noWrap/>
            <w:hideMark/>
          </w:tcPr>
          <w:p w14:paraId="4A26FC7E" w14:textId="1FD80811"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c>
          <w:tcPr>
            <w:tcW w:w="1559" w:type="dxa"/>
            <w:noWrap/>
            <w:hideMark/>
          </w:tcPr>
          <w:p w14:paraId="2E93F50A"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260B4E7F" w14:textId="2C0E26A2"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r>
      <w:tr w:rsidR="00A8661F" w:rsidRPr="00C2061D" w14:paraId="2E7202E7" w14:textId="77777777" w:rsidTr="00A8661F">
        <w:trPr>
          <w:trHeight w:val="300"/>
          <w:jc w:val="center"/>
        </w:trPr>
        <w:tc>
          <w:tcPr>
            <w:tcW w:w="0" w:type="auto"/>
            <w:noWrap/>
            <w:hideMark/>
          </w:tcPr>
          <w:p w14:paraId="1A4747A2"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Corroded</w:t>
            </w:r>
          </w:p>
        </w:tc>
        <w:tc>
          <w:tcPr>
            <w:tcW w:w="1031" w:type="dxa"/>
            <w:noWrap/>
            <w:hideMark/>
          </w:tcPr>
          <w:p w14:paraId="3B93D5AA"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203951</w:t>
            </w:r>
          </w:p>
        </w:tc>
        <w:tc>
          <w:tcPr>
            <w:tcW w:w="1276" w:type="dxa"/>
            <w:noWrap/>
            <w:hideMark/>
          </w:tcPr>
          <w:p w14:paraId="31789CFF" w14:textId="589D06E0"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c>
          <w:tcPr>
            <w:tcW w:w="1559" w:type="dxa"/>
            <w:noWrap/>
            <w:hideMark/>
          </w:tcPr>
          <w:p w14:paraId="55720271"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24460D1E" w14:textId="5B0153D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52</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1%</w:t>
            </w:r>
          </w:p>
        </w:tc>
      </w:tr>
      <w:tr w:rsidR="00A8661F" w:rsidRPr="00C2061D" w14:paraId="189AA852" w14:textId="77777777" w:rsidTr="00A8661F">
        <w:trPr>
          <w:trHeight w:val="300"/>
          <w:jc w:val="center"/>
        </w:trPr>
        <w:tc>
          <w:tcPr>
            <w:tcW w:w="0" w:type="auto"/>
            <w:noWrap/>
            <w:hideMark/>
          </w:tcPr>
          <w:p w14:paraId="66E62AF0"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Break</w:t>
            </w:r>
          </w:p>
        </w:tc>
        <w:tc>
          <w:tcPr>
            <w:tcW w:w="1031" w:type="dxa"/>
            <w:noWrap/>
            <w:hideMark/>
          </w:tcPr>
          <w:p w14:paraId="270A1CEB"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132449</w:t>
            </w:r>
          </w:p>
        </w:tc>
        <w:tc>
          <w:tcPr>
            <w:tcW w:w="1276" w:type="dxa"/>
            <w:noWrap/>
            <w:hideMark/>
          </w:tcPr>
          <w:p w14:paraId="4A043425" w14:textId="0689EC0A"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c>
          <w:tcPr>
            <w:tcW w:w="1559" w:type="dxa"/>
            <w:noWrap/>
            <w:hideMark/>
          </w:tcPr>
          <w:p w14:paraId="2E5B6D81"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72253622" w14:textId="12972AC3"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59</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r>
      <w:tr w:rsidR="00A8661F" w:rsidRPr="00C2061D" w14:paraId="5F73F672" w14:textId="77777777" w:rsidTr="00A8661F">
        <w:trPr>
          <w:trHeight w:val="300"/>
          <w:jc w:val="center"/>
        </w:trPr>
        <w:tc>
          <w:tcPr>
            <w:tcW w:w="0" w:type="auto"/>
            <w:noWrap/>
            <w:hideMark/>
          </w:tcPr>
          <w:p w14:paraId="00380FE9"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Device Displays Incorrect Message</w:t>
            </w:r>
          </w:p>
        </w:tc>
        <w:tc>
          <w:tcPr>
            <w:tcW w:w="1031" w:type="dxa"/>
            <w:noWrap/>
            <w:hideMark/>
          </w:tcPr>
          <w:p w14:paraId="01C70104"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106449</w:t>
            </w:r>
          </w:p>
        </w:tc>
        <w:tc>
          <w:tcPr>
            <w:tcW w:w="1276" w:type="dxa"/>
            <w:noWrap/>
            <w:hideMark/>
          </w:tcPr>
          <w:p w14:paraId="4A7E9FBD" w14:textId="3E1B87EC"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c>
          <w:tcPr>
            <w:tcW w:w="1559" w:type="dxa"/>
            <w:noWrap/>
            <w:hideMark/>
          </w:tcPr>
          <w:p w14:paraId="320DE1C4"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28765A53" w14:textId="71C5A255"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65</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r>
      <w:tr w:rsidR="00A8661F" w:rsidRPr="00C2061D" w14:paraId="695CA455" w14:textId="77777777" w:rsidTr="00A8661F">
        <w:trPr>
          <w:trHeight w:val="300"/>
          <w:jc w:val="center"/>
        </w:trPr>
        <w:tc>
          <w:tcPr>
            <w:tcW w:w="0" w:type="auto"/>
            <w:noWrap/>
            <w:hideMark/>
          </w:tcPr>
          <w:p w14:paraId="7EC25A83"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Display Difficult to Read</w:t>
            </w:r>
          </w:p>
        </w:tc>
        <w:tc>
          <w:tcPr>
            <w:tcW w:w="1031" w:type="dxa"/>
            <w:noWrap/>
            <w:hideMark/>
          </w:tcPr>
          <w:p w14:paraId="01175166"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90134</w:t>
            </w:r>
          </w:p>
        </w:tc>
        <w:tc>
          <w:tcPr>
            <w:tcW w:w="1276" w:type="dxa"/>
            <w:noWrap/>
            <w:hideMark/>
          </w:tcPr>
          <w:p w14:paraId="769A68A1" w14:textId="5E4F689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0%</w:t>
            </w:r>
          </w:p>
        </w:tc>
        <w:tc>
          <w:tcPr>
            <w:tcW w:w="1559" w:type="dxa"/>
            <w:noWrap/>
            <w:hideMark/>
          </w:tcPr>
          <w:p w14:paraId="2E25E58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50ABC976" w14:textId="2B3D1E0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r>
      <w:tr w:rsidR="00A8661F" w:rsidRPr="00C2061D" w14:paraId="3554B234" w14:textId="77777777" w:rsidTr="00A8661F">
        <w:trPr>
          <w:trHeight w:val="300"/>
          <w:jc w:val="center"/>
        </w:trPr>
        <w:tc>
          <w:tcPr>
            <w:tcW w:w="0" w:type="auto"/>
            <w:noWrap/>
            <w:hideMark/>
          </w:tcPr>
          <w:p w14:paraId="2219435F"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Device Sensing Problem</w:t>
            </w:r>
          </w:p>
        </w:tc>
        <w:tc>
          <w:tcPr>
            <w:tcW w:w="1031" w:type="dxa"/>
            <w:noWrap/>
            <w:hideMark/>
          </w:tcPr>
          <w:p w14:paraId="3E3A5BF8"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53212</w:t>
            </w:r>
          </w:p>
        </w:tc>
        <w:tc>
          <w:tcPr>
            <w:tcW w:w="1276" w:type="dxa"/>
            <w:noWrap/>
            <w:hideMark/>
          </w:tcPr>
          <w:p w14:paraId="5FE7055E" w14:textId="702A22E8"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0%</w:t>
            </w:r>
          </w:p>
        </w:tc>
        <w:tc>
          <w:tcPr>
            <w:tcW w:w="1559" w:type="dxa"/>
            <w:noWrap/>
            <w:hideMark/>
          </w:tcPr>
          <w:p w14:paraId="0EC4FF5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7240A707" w14:textId="186D9EA9"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73</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r>
      <w:tr w:rsidR="00A8661F" w:rsidRPr="00C2061D" w14:paraId="3C961B94" w14:textId="77777777" w:rsidTr="00A8661F">
        <w:trPr>
          <w:trHeight w:val="300"/>
          <w:jc w:val="center"/>
        </w:trPr>
        <w:tc>
          <w:tcPr>
            <w:tcW w:w="0" w:type="auto"/>
            <w:noWrap/>
            <w:hideMark/>
          </w:tcPr>
          <w:p w14:paraId="0D4535B5"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Failure to Read Input Signal</w:t>
            </w:r>
          </w:p>
        </w:tc>
        <w:tc>
          <w:tcPr>
            <w:tcW w:w="1031" w:type="dxa"/>
            <w:noWrap/>
            <w:hideMark/>
          </w:tcPr>
          <w:p w14:paraId="332A18CD"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52621</w:t>
            </w:r>
          </w:p>
        </w:tc>
        <w:tc>
          <w:tcPr>
            <w:tcW w:w="1276" w:type="dxa"/>
            <w:noWrap/>
            <w:hideMark/>
          </w:tcPr>
          <w:p w14:paraId="71064537" w14:textId="1EACE9B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c>
          <w:tcPr>
            <w:tcW w:w="1559" w:type="dxa"/>
            <w:noWrap/>
            <w:hideMark/>
          </w:tcPr>
          <w:p w14:paraId="6F9DD545"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7A30C8D9" w14:textId="2A5C4D90"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76</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r>
      <w:tr w:rsidR="00A8661F" w:rsidRPr="00C2061D" w14:paraId="55764BED" w14:textId="77777777" w:rsidTr="00A8661F">
        <w:trPr>
          <w:trHeight w:val="300"/>
          <w:jc w:val="center"/>
        </w:trPr>
        <w:tc>
          <w:tcPr>
            <w:tcW w:w="0" w:type="auto"/>
            <w:noWrap/>
            <w:hideMark/>
          </w:tcPr>
          <w:p w14:paraId="65ACC239"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Device Alarm System</w:t>
            </w:r>
          </w:p>
        </w:tc>
        <w:tc>
          <w:tcPr>
            <w:tcW w:w="1031" w:type="dxa"/>
            <w:noWrap/>
            <w:hideMark/>
          </w:tcPr>
          <w:p w14:paraId="2FA3ED29"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35199</w:t>
            </w:r>
          </w:p>
        </w:tc>
        <w:tc>
          <w:tcPr>
            <w:tcW w:w="1276" w:type="dxa"/>
            <w:noWrap/>
            <w:hideMark/>
          </w:tcPr>
          <w:p w14:paraId="3ECDF950" w14:textId="6943627D"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0%</w:t>
            </w:r>
          </w:p>
        </w:tc>
        <w:tc>
          <w:tcPr>
            <w:tcW w:w="1559" w:type="dxa"/>
            <w:noWrap/>
            <w:hideMark/>
          </w:tcPr>
          <w:p w14:paraId="4AC30BE0"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448FA33E" w14:textId="2E281FC9"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78</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r>
      <w:tr w:rsidR="00A8661F" w:rsidRPr="00C2061D" w14:paraId="7B28E3F9" w14:textId="77777777" w:rsidTr="00A8661F">
        <w:trPr>
          <w:trHeight w:val="300"/>
          <w:jc w:val="center"/>
        </w:trPr>
        <w:tc>
          <w:tcPr>
            <w:tcW w:w="0" w:type="auto"/>
            <w:noWrap/>
            <w:hideMark/>
          </w:tcPr>
          <w:p w14:paraId="364BAB19"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Contamination</w:t>
            </w:r>
          </w:p>
        </w:tc>
        <w:tc>
          <w:tcPr>
            <w:tcW w:w="1031" w:type="dxa"/>
            <w:noWrap/>
            <w:hideMark/>
          </w:tcPr>
          <w:p w14:paraId="0FEFBC6C"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33019</w:t>
            </w:r>
          </w:p>
        </w:tc>
        <w:tc>
          <w:tcPr>
            <w:tcW w:w="1276" w:type="dxa"/>
            <w:noWrap/>
            <w:hideMark/>
          </w:tcPr>
          <w:p w14:paraId="7B1C22A5" w14:textId="5833D623"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c>
          <w:tcPr>
            <w:tcW w:w="1559" w:type="dxa"/>
            <w:noWrap/>
            <w:hideMark/>
          </w:tcPr>
          <w:p w14:paraId="5AF2FF73"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7E00AE3A" w14:textId="4FA83AC0"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1%</w:t>
            </w:r>
          </w:p>
        </w:tc>
      </w:tr>
      <w:tr w:rsidR="00A8661F" w:rsidRPr="00C2061D" w14:paraId="60B6859F" w14:textId="77777777" w:rsidTr="00A8661F">
        <w:trPr>
          <w:trHeight w:val="300"/>
          <w:jc w:val="center"/>
        </w:trPr>
        <w:tc>
          <w:tcPr>
            <w:tcW w:w="0" w:type="auto"/>
            <w:noWrap/>
            <w:hideMark/>
          </w:tcPr>
          <w:p w14:paraId="6ABEBFDD"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No Apparent Adverse Event</w:t>
            </w:r>
          </w:p>
        </w:tc>
        <w:tc>
          <w:tcPr>
            <w:tcW w:w="1031" w:type="dxa"/>
            <w:noWrap/>
            <w:hideMark/>
          </w:tcPr>
          <w:p w14:paraId="32D37D98"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23721</w:t>
            </w:r>
          </w:p>
        </w:tc>
        <w:tc>
          <w:tcPr>
            <w:tcW w:w="1276" w:type="dxa"/>
            <w:noWrap/>
            <w:hideMark/>
          </w:tcPr>
          <w:p w14:paraId="7685F0CE" w14:textId="2A1FE6E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7BFF209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60" w:type="dxa"/>
            <w:noWrap/>
            <w:hideMark/>
          </w:tcPr>
          <w:p w14:paraId="37B9747C" w14:textId="3BCFCFF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1%</w:t>
            </w:r>
          </w:p>
        </w:tc>
      </w:tr>
      <w:tr w:rsidR="00A8661F" w:rsidRPr="00C2061D" w14:paraId="027CCAF9" w14:textId="77777777" w:rsidTr="00A8661F">
        <w:trPr>
          <w:trHeight w:val="300"/>
          <w:jc w:val="center"/>
        </w:trPr>
        <w:tc>
          <w:tcPr>
            <w:tcW w:w="0" w:type="auto"/>
            <w:noWrap/>
            <w:hideMark/>
          </w:tcPr>
          <w:p w14:paraId="55311707"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Physical Resistance/Sticking</w:t>
            </w:r>
          </w:p>
        </w:tc>
        <w:tc>
          <w:tcPr>
            <w:tcW w:w="1031" w:type="dxa"/>
            <w:noWrap/>
            <w:hideMark/>
          </w:tcPr>
          <w:p w14:paraId="574D4175"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20136</w:t>
            </w:r>
          </w:p>
        </w:tc>
        <w:tc>
          <w:tcPr>
            <w:tcW w:w="1276" w:type="dxa"/>
            <w:noWrap/>
            <w:hideMark/>
          </w:tcPr>
          <w:p w14:paraId="49D4FE25" w14:textId="5D825C21"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1%</w:t>
            </w:r>
          </w:p>
        </w:tc>
        <w:tc>
          <w:tcPr>
            <w:tcW w:w="1559" w:type="dxa"/>
            <w:noWrap/>
            <w:hideMark/>
          </w:tcPr>
          <w:p w14:paraId="64D662B7"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60" w:type="dxa"/>
            <w:noWrap/>
            <w:hideMark/>
          </w:tcPr>
          <w:p w14:paraId="06E7B7A4" w14:textId="6458D72C"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1%</w:t>
            </w:r>
          </w:p>
        </w:tc>
      </w:tr>
      <w:tr w:rsidR="00A8661F" w:rsidRPr="00C2061D" w14:paraId="48AEE499" w14:textId="77777777" w:rsidTr="00A8661F">
        <w:trPr>
          <w:trHeight w:val="300"/>
          <w:jc w:val="center"/>
        </w:trPr>
        <w:tc>
          <w:tcPr>
            <w:tcW w:w="0" w:type="auto"/>
            <w:noWrap/>
            <w:hideMark/>
          </w:tcPr>
          <w:p w14:paraId="0883755F"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lastRenderedPageBreak/>
              <w:t>Display or Visual Feedback Problem</w:t>
            </w:r>
          </w:p>
        </w:tc>
        <w:tc>
          <w:tcPr>
            <w:tcW w:w="1031" w:type="dxa"/>
            <w:noWrap/>
            <w:hideMark/>
          </w:tcPr>
          <w:p w14:paraId="363A78DC"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18680</w:t>
            </w:r>
          </w:p>
        </w:tc>
        <w:tc>
          <w:tcPr>
            <w:tcW w:w="1276" w:type="dxa"/>
            <w:noWrap/>
            <w:hideMark/>
          </w:tcPr>
          <w:p w14:paraId="7C3B54FE" w14:textId="23100C2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0%</w:t>
            </w:r>
          </w:p>
        </w:tc>
        <w:tc>
          <w:tcPr>
            <w:tcW w:w="1559" w:type="dxa"/>
            <w:noWrap/>
            <w:hideMark/>
          </w:tcPr>
          <w:p w14:paraId="15121928"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466FC394" w14:textId="3248384B"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r>
      <w:tr w:rsidR="00A8661F" w:rsidRPr="00C2061D" w14:paraId="3E289EB6" w14:textId="77777777" w:rsidTr="00A8661F">
        <w:trPr>
          <w:trHeight w:val="300"/>
          <w:jc w:val="center"/>
        </w:trPr>
        <w:tc>
          <w:tcPr>
            <w:tcW w:w="0" w:type="auto"/>
            <w:noWrap/>
            <w:hideMark/>
          </w:tcPr>
          <w:p w14:paraId="7884A7A2"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Appropriate Term/Code Not Available</w:t>
            </w:r>
          </w:p>
        </w:tc>
        <w:tc>
          <w:tcPr>
            <w:tcW w:w="1031" w:type="dxa"/>
            <w:noWrap/>
            <w:hideMark/>
          </w:tcPr>
          <w:p w14:paraId="141FDAD4"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16587</w:t>
            </w:r>
          </w:p>
        </w:tc>
        <w:tc>
          <w:tcPr>
            <w:tcW w:w="1276" w:type="dxa"/>
            <w:noWrap/>
            <w:hideMark/>
          </w:tcPr>
          <w:p w14:paraId="251ABCED" w14:textId="1ADBE9F1"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c>
          <w:tcPr>
            <w:tcW w:w="1559" w:type="dxa"/>
            <w:noWrap/>
            <w:hideMark/>
          </w:tcPr>
          <w:p w14:paraId="494F30E8"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60" w:type="dxa"/>
            <w:noWrap/>
            <w:hideMark/>
          </w:tcPr>
          <w:p w14:paraId="63012656" w14:textId="05CEE194"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r>
      <w:tr w:rsidR="00A8661F" w:rsidRPr="00C2061D" w14:paraId="0F4423AA" w14:textId="77777777" w:rsidTr="00A8661F">
        <w:trPr>
          <w:trHeight w:val="300"/>
          <w:jc w:val="center"/>
        </w:trPr>
        <w:tc>
          <w:tcPr>
            <w:tcW w:w="0" w:type="auto"/>
            <w:noWrap/>
            <w:hideMark/>
          </w:tcPr>
          <w:p w14:paraId="375D946B"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Failure to Calibrate</w:t>
            </w:r>
          </w:p>
        </w:tc>
        <w:tc>
          <w:tcPr>
            <w:tcW w:w="1031" w:type="dxa"/>
            <w:noWrap/>
            <w:hideMark/>
          </w:tcPr>
          <w:p w14:paraId="1C13A0B8"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15797</w:t>
            </w:r>
          </w:p>
        </w:tc>
        <w:tc>
          <w:tcPr>
            <w:tcW w:w="1276" w:type="dxa"/>
            <w:noWrap/>
            <w:hideMark/>
          </w:tcPr>
          <w:p w14:paraId="38097023" w14:textId="4DE4A280"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c>
          <w:tcPr>
            <w:tcW w:w="1559" w:type="dxa"/>
            <w:noWrap/>
            <w:hideMark/>
          </w:tcPr>
          <w:p w14:paraId="24F69CEF"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2FBA0AFC" w14:textId="098E2F55"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82</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0%</w:t>
            </w:r>
          </w:p>
        </w:tc>
      </w:tr>
      <w:tr w:rsidR="00A8661F" w:rsidRPr="00C2061D" w14:paraId="6D99087D" w14:textId="77777777" w:rsidTr="00A8661F">
        <w:trPr>
          <w:trHeight w:val="300"/>
          <w:jc w:val="center"/>
        </w:trPr>
        <w:tc>
          <w:tcPr>
            <w:tcW w:w="0" w:type="auto"/>
            <w:noWrap/>
            <w:hideMark/>
          </w:tcPr>
          <w:p w14:paraId="4418FA7D"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Battery Problem</w:t>
            </w:r>
          </w:p>
        </w:tc>
        <w:tc>
          <w:tcPr>
            <w:tcW w:w="1031" w:type="dxa"/>
            <w:noWrap/>
            <w:hideMark/>
          </w:tcPr>
          <w:p w14:paraId="0D4E5D10"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15422</w:t>
            </w:r>
          </w:p>
        </w:tc>
        <w:tc>
          <w:tcPr>
            <w:tcW w:w="1276" w:type="dxa"/>
            <w:noWrap/>
            <w:hideMark/>
          </w:tcPr>
          <w:p w14:paraId="1254E583" w14:textId="449308A0"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c>
          <w:tcPr>
            <w:tcW w:w="1559" w:type="dxa"/>
            <w:noWrap/>
            <w:hideMark/>
          </w:tcPr>
          <w:p w14:paraId="3294A446"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39F0FFFB" w14:textId="4D99693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82</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r>
      <w:tr w:rsidR="00A8661F" w:rsidRPr="00C2061D" w14:paraId="0A752582" w14:textId="77777777" w:rsidTr="00A8661F">
        <w:trPr>
          <w:trHeight w:val="300"/>
          <w:jc w:val="center"/>
        </w:trPr>
        <w:tc>
          <w:tcPr>
            <w:tcW w:w="0" w:type="auto"/>
            <w:noWrap/>
            <w:hideMark/>
          </w:tcPr>
          <w:p w14:paraId="22E7881E"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Circuit Failure</w:t>
            </w:r>
          </w:p>
        </w:tc>
        <w:tc>
          <w:tcPr>
            <w:tcW w:w="1031" w:type="dxa"/>
            <w:noWrap/>
            <w:hideMark/>
          </w:tcPr>
          <w:p w14:paraId="275D9F2C"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14397</w:t>
            </w:r>
          </w:p>
        </w:tc>
        <w:tc>
          <w:tcPr>
            <w:tcW w:w="1276" w:type="dxa"/>
            <w:noWrap/>
            <w:hideMark/>
          </w:tcPr>
          <w:p w14:paraId="4DB01E45" w14:textId="44EEAA01"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c>
          <w:tcPr>
            <w:tcW w:w="1559" w:type="dxa"/>
            <w:noWrap/>
            <w:hideMark/>
          </w:tcPr>
          <w:p w14:paraId="4BD04C74"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733319E4" w14:textId="07BE3F0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83</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7%</w:t>
            </w:r>
          </w:p>
        </w:tc>
      </w:tr>
      <w:tr w:rsidR="00A8661F" w:rsidRPr="00C2061D" w14:paraId="33771BD7" w14:textId="77777777" w:rsidTr="00A8661F">
        <w:trPr>
          <w:trHeight w:val="300"/>
          <w:jc w:val="center"/>
        </w:trPr>
        <w:tc>
          <w:tcPr>
            <w:tcW w:w="0" w:type="auto"/>
            <w:noWrap/>
            <w:hideMark/>
          </w:tcPr>
          <w:p w14:paraId="4B2CB26F"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Electrical /Electronic Property Problem</w:t>
            </w:r>
          </w:p>
        </w:tc>
        <w:tc>
          <w:tcPr>
            <w:tcW w:w="1031" w:type="dxa"/>
            <w:noWrap/>
            <w:hideMark/>
          </w:tcPr>
          <w:p w14:paraId="0CC62DBC"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14209</w:t>
            </w:r>
          </w:p>
        </w:tc>
        <w:tc>
          <w:tcPr>
            <w:tcW w:w="1276" w:type="dxa"/>
            <w:noWrap/>
            <w:hideMark/>
          </w:tcPr>
          <w:p w14:paraId="29D53DDF" w14:textId="05F2AB86"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c>
          <w:tcPr>
            <w:tcW w:w="1559" w:type="dxa"/>
            <w:noWrap/>
            <w:hideMark/>
          </w:tcPr>
          <w:p w14:paraId="1D966EE7"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5FBB674F" w14:textId="3C05801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84</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r>
      <w:tr w:rsidR="00A8661F" w:rsidRPr="00C2061D" w14:paraId="3E036050" w14:textId="77777777" w:rsidTr="00A8661F">
        <w:trPr>
          <w:trHeight w:val="300"/>
          <w:jc w:val="center"/>
        </w:trPr>
        <w:tc>
          <w:tcPr>
            <w:tcW w:w="0" w:type="auto"/>
            <w:noWrap/>
            <w:hideMark/>
          </w:tcPr>
          <w:p w14:paraId="7B73CE49"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Insufficient Information</w:t>
            </w:r>
          </w:p>
        </w:tc>
        <w:tc>
          <w:tcPr>
            <w:tcW w:w="1031" w:type="dxa"/>
            <w:noWrap/>
            <w:hideMark/>
          </w:tcPr>
          <w:p w14:paraId="24BDB5CA"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14021</w:t>
            </w:r>
          </w:p>
        </w:tc>
        <w:tc>
          <w:tcPr>
            <w:tcW w:w="1276" w:type="dxa"/>
            <w:noWrap/>
            <w:hideMark/>
          </w:tcPr>
          <w:p w14:paraId="1CF3D62F" w14:textId="33BF17AD"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c>
          <w:tcPr>
            <w:tcW w:w="1559" w:type="dxa"/>
            <w:noWrap/>
            <w:hideMark/>
          </w:tcPr>
          <w:p w14:paraId="4C854147"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60" w:type="dxa"/>
            <w:noWrap/>
            <w:hideMark/>
          </w:tcPr>
          <w:p w14:paraId="661490C9" w14:textId="18576698"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84</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r>
      <w:tr w:rsidR="00A8661F" w:rsidRPr="00C2061D" w14:paraId="3AB80162" w14:textId="77777777" w:rsidTr="00A8661F">
        <w:trPr>
          <w:trHeight w:val="300"/>
          <w:jc w:val="center"/>
        </w:trPr>
        <w:tc>
          <w:tcPr>
            <w:tcW w:w="0" w:type="auto"/>
            <w:noWrap/>
            <w:hideMark/>
          </w:tcPr>
          <w:p w14:paraId="2292A91E"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No Display/Image</w:t>
            </w:r>
          </w:p>
        </w:tc>
        <w:tc>
          <w:tcPr>
            <w:tcW w:w="1031" w:type="dxa"/>
            <w:noWrap/>
            <w:hideMark/>
          </w:tcPr>
          <w:p w14:paraId="6F6EA56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12353</w:t>
            </w:r>
          </w:p>
        </w:tc>
        <w:tc>
          <w:tcPr>
            <w:tcW w:w="1276" w:type="dxa"/>
            <w:noWrap/>
            <w:hideMark/>
          </w:tcPr>
          <w:p w14:paraId="02CB975E" w14:textId="79F6D09B"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7%</w:t>
            </w:r>
          </w:p>
        </w:tc>
        <w:tc>
          <w:tcPr>
            <w:tcW w:w="1559" w:type="dxa"/>
            <w:noWrap/>
            <w:hideMark/>
          </w:tcPr>
          <w:p w14:paraId="167AA645"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6A9A40E2" w14:textId="01EE58F6"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85</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r>
      <w:tr w:rsidR="00A8661F" w:rsidRPr="00C2061D" w14:paraId="77BF75B8" w14:textId="77777777" w:rsidTr="00A8661F">
        <w:trPr>
          <w:trHeight w:val="300"/>
          <w:jc w:val="center"/>
        </w:trPr>
        <w:tc>
          <w:tcPr>
            <w:tcW w:w="0" w:type="auto"/>
            <w:noWrap/>
            <w:hideMark/>
          </w:tcPr>
          <w:p w14:paraId="4019D9EE"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Excess Flow or Over-Infusion</w:t>
            </w:r>
          </w:p>
        </w:tc>
        <w:tc>
          <w:tcPr>
            <w:tcW w:w="1031" w:type="dxa"/>
            <w:noWrap/>
            <w:hideMark/>
          </w:tcPr>
          <w:p w14:paraId="3ACA445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11562</w:t>
            </w:r>
          </w:p>
        </w:tc>
        <w:tc>
          <w:tcPr>
            <w:tcW w:w="1276" w:type="dxa"/>
            <w:noWrap/>
            <w:hideMark/>
          </w:tcPr>
          <w:p w14:paraId="7CABD4DA" w14:textId="7BAF2C5F"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6%</w:t>
            </w:r>
          </w:p>
        </w:tc>
        <w:tc>
          <w:tcPr>
            <w:tcW w:w="1559" w:type="dxa"/>
            <w:noWrap/>
            <w:hideMark/>
          </w:tcPr>
          <w:p w14:paraId="2CE46968"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62086960" w14:textId="41E6A2A5"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85</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r>
      <w:tr w:rsidR="00A8661F" w:rsidRPr="00C2061D" w14:paraId="19FDE079" w14:textId="77777777" w:rsidTr="00A8661F">
        <w:trPr>
          <w:trHeight w:val="300"/>
          <w:jc w:val="center"/>
        </w:trPr>
        <w:tc>
          <w:tcPr>
            <w:tcW w:w="0" w:type="auto"/>
            <w:noWrap/>
            <w:hideMark/>
          </w:tcPr>
          <w:p w14:paraId="0713F8A0"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Failure to Align</w:t>
            </w:r>
          </w:p>
        </w:tc>
        <w:tc>
          <w:tcPr>
            <w:tcW w:w="1031" w:type="dxa"/>
            <w:noWrap/>
            <w:hideMark/>
          </w:tcPr>
          <w:p w14:paraId="2435D171"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10500</w:t>
            </w:r>
          </w:p>
        </w:tc>
        <w:tc>
          <w:tcPr>
            <w:tcW w:w="1276" w:type="dxa"/>
            <w:noWrap/>
            <w:hideMark/>
          </w:tcPr>
          <w:p w14:paraId="3FB0A22F" w14:textId="6A58A599"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6%</w:t>
            </w:r>
          </w:p>
        </w:tc>
        <w:tc>
          <w:tcPr>
            <w:tcW w:w="1559" w:type="dxa"/>
            <w:noWrap/>
            <w:hideMark/>
          </w:tcPr>
          <w:p w14:paraId="2CA1E7A6"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60" w:type="dxa"/>
            <w:noWrap/>
            <w:hideMark/>
          </w:tcPr>
          <w:p w14:paraId="78100788" w14:textId="55AE9AC6"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85</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r>
      <w:tr w:rsidR="00A8661F" w:rsidRPr="00C2061D" w14:paraId="0166A276" w14:textId="77777777" w:rsidTr="00A8661F">
        <w:trPr>
          <w:trHeight w:val="300"/>
          <w:jc w:val="center"/>
        </w:trPr>
        <w:tc>
          <w:tcPr>
            <w:tcW w:w="0" w:type="auto"/>
            <w:noWrap/>
            <w:hideMark/>
          </w:tcPr>
          <w:p w14:paraId="3B99435F"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Insufficient Flow or Under Infusion</w:t>
            </w:r>
          </w:p>
        </w:tc>
        <w:tc>
          <w:tcPr>
            <w:tcW w:w="1031" w:type="dxa"/>
            <w:noWrap/>
            <w:hideMark/>
          </w:tcPr>
          <w:p w14:paraId="01BA5CF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9873</w:t>
            </w:r>
          </w:p>
        </w:tc>
        <w:tc>
          <w:tcPr>
            <w:tcW w:w="1276" w:type="dxa"/>
            <w:noWrap/>
            <w:hideMark/>
          </w:tcPr>
          <w:p w14:paraId="658C63B0" w14:textId="5CE734F4"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c>
          <w:tcPr>
            <w:tcW w:w="1559" w:type="dxa"/>
            <w:noWrap/>
            <w:hideMark/>
          </w:tcPr>
          <w:p w14:paraId="0B2528F5"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5B63093F" w14:textId="4221E631"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86</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r>
      <w:tr w:rsidR="00A8661F" w:rsidRPr="00C2061D" w14:paraId="66508A0B" w14:textId="77777777" w:rsidTr="00A8661F">
        <w:trPr>
          <w:trHeight w:val="300"/>
          <w:jc w:val="center"/>
        </w:trPr>
        <w:tc>
          <w:tcPr>
            <w:tcW w:w="0" w:type="auto"/>
            <w:noWrap/>
            <w:hideMark/>
          </w:tcPr>
          <w:p w14:paraId="597343E9"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Premature Discharge of Battery</w:t>
            </w:r>
          </w:p>
        </w:tc>
        <w:tc>
          <w:tcPr>
            <w:tcW w:w="1031" w:type="dxa"/>
            <w:noWrap/>
            <w:hideMark/>
          </w:tcPr>
          <w:p w14:paraId="36012095"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9833</w:t>
            </w:r>
          </w:p>
        </w:tc>
        <w:tc>
          <w:tcPr>
            <w:tcW w:w="1276" w:type="dxa"/>
            <w:noWrap/>
            <w:hideMark/>
          </w:tcPr>
          <w:p w14:paraId="644BB863" w14:textId="7BA60558"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c>
          <w:tcPr>
            <w:tcW w:w="1559" w:type="dxa"/>
            <w:noWrap/>
            <w:hideMark/>
          </w:tcPr>
          <w:p w14:paraId="013A3C16"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0823F3E7" w14:textId="39AA9C2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86</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r>
      <w:tr w:rsidR="00A8661F" w:rsidRPr="00C2061D" w14:paraId="01794DBE" w14:textId="77777777" w:rsidTr="00A8661F">
        <w:trPr>
          <w:trHeight w:val="300"/>
          <w:jc w:val="center"/>
        </w:trPr>
        <w:tc>
          <w:tcPr>
            <w:tcW w:w="0" w:type="auto"/>
            <w:noWrap/>
            <w:hideMark/>
          </w:tcPr>
          <w:p w14:paraId="3ACCB521"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False Alarm</w:t>
            </w:r>
          </w:p>
        </w:tc>
        <w:tc>
          <w:tcPr>
            <w:tcW w:w="1031" w:type="dxa"/>
            <w:noWrap/>
            <w:hideMark/>
          </w:tcPr>
          <w:p w14:paraId="5A4D8F26"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9762</w:t>
            </w:r>
          </w:p>
        </w:tc>
        <w:tc>
          <w:tcPr>
            <w:tcW w:w="1276" w:type="dxa"/>
            <w:noWrap/>
            <w:hideMark/>
          </w:tcPr>
          <w:p w14:paraId="6C798EAD" w14:textId="014901E3"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c>
          <w:tcPr>
            <w:tcW w:w="1559" w:type="dxa"/>
            <w:noWrap/>
            <w:hideMark/>
          </w:tcPr>
          <w:p w14:paraId="18B05207"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3B0D1F5F" w14:textId="1284862A"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87</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r>
      <w:tr w:rsidR="00A8661F" w:rsidRPr="00C2061D" w14:paraId="4FB2B73A" w14:textId="77777777" w:rsidTr="00A8661F">
        <w:trPr>
          <w:trHeight w:val="300"/>
          <w:jc w:val="center"/>
        </w:trPr>
        <w:tc>
          <w:tcPr>
            <w:tcW w:w="0" w:type="auto"/>
            <w:noWrap/>
            <w:hideMark/>
          </w:tcPr>
          <w:p w14:paraId="25A8176A"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Computer Software Problem</w:t>
            </w:r>
          </w:p>
        </w:tc>
        <w:tc>
          <w:tcPr>
            <w:tcW w:w="1031" w:type="dxa"/>
            <w:noWrap/>
            <w:hideMark/>
          </w:tcPr>
          <w:p w14:paraId="3C97097D"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8716</w:t>
            </w:r>
          </w:p>
        </w:tc>
        <w:tc>
          <w:tcPr>
            <w:tcW w:w="1276" w:type="dxa"/>
            <w:noWrap/>
            <w:hideMark/>
          </w:tcPr>
          <w:p w14:paraId="0953C66F" w14:textId="20425D01"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c>
          <w:tcPr>
            <w:tcW w:w="1559" w:type="dxa"/>
            <w:noWrap/>
            <w:hideMark/>
          </w:tcPr>
          <w:p w14:paraId="36CD30FB"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4B13BFD2" w14:textId="0C64B432"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87</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r>
      <w:tr w:rsidR="00A8661F" w:rsidRPr="00C2061D" w14:paraId="77E4A884" w14:textId="77777777" w:rsidTr="00A8661F">
        <w:trPr>
          <w:trHeight w:val="300"/>
          <w:jc w:val="center"/>
        </w:trPr>
        <w:tc>
          <w:tcPr>
            <w:tcW w:w="0" w:type="auto"/>
            <w:noWrap/>
            <w:hideMark/>
          </w:tcPr>
          <w:p w14:paraId="162C010B"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Communication or Transmission Problem</w:t>
            </w:r>
          </w:p>
        </w:tc>
        <w:tc>
          <w:tcPr>
            <w:tcW w:w="1031" w:type="dxa"/>
            <w:noWrap/>
            <w:hideMark/>
          </w:tcPr>
          <w:p w14:paraId="3130B5B9"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8378</w:t>
            </w:r>
          </w:p>
        </w:tc>
        <w:tc>
          <w:tcPr>
            <w:tcW w:w="1276" w:type="dxa"/>
            <w:noWrap/>
            <w:hideMark/>
          </w:tcPr>
          <w:p w14:paraId="34B852EC" w14:textId="534FF84F"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c>
          <w:tcPr>
            <w:tcW w:w="1559" w:type="dxa"/>
            <w:noWrap/>
            <w:hideMark/>
          </w:tcPr>
          <w:p w14:paraId="4B6F31EF"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18B521F6" w14:textId="1CABCEC9"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88</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r>
      <w:tr w:rsidR="00A8661F" w:rsidRPr="00C2061D" w14:paraId="7BE7499A" w14:textId="77777777" w:rsidTr="00A8661F">
        <w:trPr>
          <w:trHeight w:val="300"/>
          <w:jc w:val="center"/>
        </w:trPr>
        <w:tc>
          <w:tcPr>
            <w:tcW w:w="0" w:type="auto"/>
            <w:noWrap/>
            <w:hideMark/>
          </w:tcPr>
          <w:p w14:paraId="1A21BB1A"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Misassembled</w:t>
            </w:r>
          </w:p>
        </w:tc>
        <w:tc>
          <w:tcPr>
            <w:tcW w:w="1031" w:type="dxa"/>
            <w:noWrap/>
            <w:hideMark/>
          </w:tcPr>
          <w:p w14:paraId="1B13A4B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7612</w:t>
            </w:r>
          </w:p>
        </w:tc>
        <w:tc>
          <w:tcPr>
            <w:tcW w:w="1276" w:type="dxa"/>
            <w:noWrap/>
            <w:hideMark/>
          </w:tcPr>
          <w:p w14:paraId="5BA208BE" w14:textId="60ACA39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c>
          <w:tcPr>
            <w:tcW w:w="1559" w:type="dxa"/>
            <w:noWrap/>
            <w:hideMark/>
          </w:tcPr>
          <w:p w14:paraId="29BB9113"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2E0E7690" w14:textId="5F1C5B3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88</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r>
      <w:tr w:rsidR="00A8661F" w:rsidRPr="00C2061D" w14:paraId="41614EBC" w14:textId="77777777" w:rsidTr="00A8661F">
        <w:trPr>
          <w:trHeight w:val="300"/>
          <w:jc w:val="center"/>
        </w:trPr>
        <w:tc>
          <w:tcPr>
            <w:tcW w:w="0" w:type="auto"/>
            <w:noWrap/>
            <w:hideMark/>
          </w:tcPr>
          <w:p w14:paraId="72FF8A3C"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Air Leak</w:t>
            </w:r>
          </w:p>
        </w:tc>
        <w:tc>
          <w:tcPr>
            <w:tcW w:w="1031" w:type="dxa"/>
            <w:noWrap/>
            <w:hideMark/>
          </w:tcPr>
          <w:p w14:paraId="50671236"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7221</w:t>
            </w:r>
          </w:p>
        </w:tc>
        <w:tc>
          <w:tcPr>
            <w:tcW w:w="1276" w:type="dxa"/>
            <w:noWrap/>
            <w:hideMark/>
          </w:tcPr>
          <w:p w14:paraId="1D32898C" w14:textId="3C778DE4"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c>
          <w:tcPr>
            <w:tcW w:w="1559" w:type="dxa"/>
            <w:noWrap/>
            <w:hideMark/>
          </w:tcPr>
          <w:p w14:paraId="689DA02E"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45755597" w14:textId="62E9BBE6"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89</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r>
      <w:tr w:rsidR="00A8661F" w:rsidRPr="00C2061D" w14:paraId="3ACF4259" w14:textId="77777777" w:rsidTr="00A8661F">
        <w:trPr>
          <w:trHeight w:val="300"/>
          <w:jc w:val="center"/>
        </w:trPr>
        <w:tc>
          <w:tcPr>
            <w:tcW w:w="0" w:type="auto"/>
            <w:noWrap/>
            <w:hideMark/>
          </w:tcPr>
          <w:p w14:paraId="4D165AB6"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Failure to Sense</w:t>
            </w:r>
          </w:p>
        </w:tc>
        <w:tc>
          <w:tcPr>
            <w:tcW w:w="1031" w:type="dxa"/>
            <w:noWrap/>
            <w:hideMark/>
          </w:tcPr>
          <w:p w14:paraId="6DA2DED7"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7138</w:t>
            </w:r>
          </w:p>
        </w:tc>
        <w:tc>
          <w:tcPr>
            <w:tcW w:w="1276" w:type="dxa"/>
            <w:noWrap/>
            <w:hideMark/>
          </w:tcPr>
          <w:p w14:paraId="1C4BDF6F" w14:textId="41B3D408"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c>
          <w:tcPr>
            <w:tcW w:w="1559" w:type="dxa"/>
            <w:noWrap/>
            <w:hideMark/>
          </w:tcPr>
          <w:p w14:paraId="6E9D6000"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041BD537" w14:textId="0B84B845"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89</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6%</w:t>
            </w:r>
          </w:p>
        </w:tc>
      </w:tr>
      <w:tr w:rsidR="00A8661F" w:rsidRPr="00C2061D" w14:paraId="25EEDA5E" w14:textId="77777777" w:rsidTr="00A8661F">
        <w:trPr>
          <w:trHeight w:val="300"/>
          <w:jc w:val="center"/>
        </w:trPr>
        <w:tc>
          <w:tcPr>
            <w:tcW w:w="0" w:type="auto"/>
            <w:noWrap/>
            <w:hideMark/>
          </w:tcPr>
          <w:p w14:paraId="3C311FFB"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Protective Measures Problem</w:t>
            </w:r>
          </w:p>
        </w:tc>
        <w:tc>
          <w:tcPr>
            <w:tcW w:w="1031" w:type="dxa"/>
            <w:noWrap/>
            <w:hideMark/>
          </w:tcPr>
          <w:p w14:paraId="43A4BD3F"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6940</w:t>
            </w:r>
          </w:p>
        </w:tc>
        <w:tc>
          <w:tcPr>
            <w:tcW w:w="1276" w:type="dxa"/>
            <w:noWrap/>
            <w:hideMark/>
          </w:tcPr>
          <w:p w14:paraId="21FCE44B" w14:textId="2B37151F"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c>
          <w:tcPr>
            <w:tcW w:w="1559" w:type="dxa"/>
            <w:noWrap/>
            <w:hideMark/>
          </w:tcPr>
          <w:p w14:paraId="027D0671"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14BCB16A" w14:textId="49857F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0%</w:t>
            </w:r>
          </w:p>
        </w:tc>
      </w:tr>
      <w:tr w:rsidR="00A8661F" w:rsidRPr="00C2061D" w14:paraId="54ACEA3B" w14:textId="77777777" w:rsidTr="00A8661F">
        <w:trPr>
          <w:trHeight w:val="300"/>
          <w:jc w:val="center"/>
        </w:trPr>
        <w:tc>
          <w:tcPr>
            <w:tcW w:w="0" w:type="auto"/>
            <w:noWrap/>
            <w:hideMark/>
          </w:tcPr>
          <w:p w14:paraId="573C1E17"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Nonstandard Device</w:t>
            </w:r>
          </w:p>
        </w:tc>
        <w:tc>
          <w:tcPr>
            <w:tcW w:w="1031" w:type="dxa"/>
            <w:noWrap/>
            <w:hideMark/>
          </w:tcPr>
          <w:p w14:paraId="385B3F4F"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6575</w:t>
            </w:r>
          </w:p>
        </w:tc>
        <w:tc>
          <w:tcPr>
            <w:tcW w:w="1276" w:type="dxa"/>
            <w:noWrap/>
            <w:hideMark/>
          </w:tcPr>
          <w:p w14:paraId="1F988335" w14:textId="0FAE2C9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c>
          <w:tcPr>
            <w:tcW w:w="1559" w:type="dxa"/>
            <w:noWrap/>
            <w:hideMark/>
          </w:tcPr>
          <w:p w14:paraId="278D1A10"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5089E1EC" w14:textId="6FF9DAAB"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4%</w:t>
            </w:r>
          </w:p>
        </w:tc>
      </w:tr>
      <w:tr w:rsidR="00A8661F" w:rsidRPr="00C2061D" w14:paraId="4F33BCC6" w14:textId="77777777" w:rsidTr="00A8661F">
        <w:trPr>
          <w:trHeight w:val="300"/>
          <w:jc w:val="center"/>
        </w:trPr>
        <w:tc>
          <w:tcPr>
            <w:tcW w:w="0" w:type="auto"/>
            <w:noWrap/>
            <w:hideMark/>
          </w:tcPr>
          <w:p w14:paraId="08A2CEED"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Occlusion Within Device</w:t>
            </w:r>
          </w:p>
        </w:tc>
        <w:tc>
          <w:tcPr>
            <w:tcW w:w="1031" w:type="dxa"/>
            <w:noWrap/>
            <w:hideMark/>
          </w:tcPr>
          <w:p w14:paraId="68E90661"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5705</w:t>
            </w:r>
          </w:p>
        </w:tc>
        <w:tc>
          <w:tcPr>
            <w:tcW w:w="1276" w:type="dxa"/>
            <w:noWrap/>
            <w:hideMark/>
          </w:tcPr>
          <w:p w14:paraId="4EA69E7D" w14:textId="39A69B6B"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4CE04401"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09A66314" w14:textId="27CA00C8"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7%</w:t>
            </w:r>
          </w:p>
        </w:tc>
      </w:tr>
      <w:tr w:rsidR="00A8661F" w:rsidRPr="00C2061D" w14:paraId="133C844E" w14:textId="77777777" w:rsidTr="00A8661F">
        <w:trPr>
          <w:trHeight w:val="300"/>
          <w:jc w:val="center"/>
        </w:trPr>
        <w:tc>
          <w:tcPr>
            <w:tcW w:w="0" w:type="auto"/>
            <w:noWrap/>
            <w:hideMark/>
          </w:tcPr>
          <w:p w14:paraId="0EDDCEDA"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Improper Flow or Infusion</w:t>
            </w:r>
          </w:p>
        </w:tc>
        <w:tc>
          <w:tcPr>
            <w:tcW w:w="1031" w:type="dxa"/>
            <w:noWrap/>
            <w:hideMark/>
          </w:tcPr>
          <w:p w14:paraId="6E552948"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5684</w:t>
            </w:r>
          </w:p>
        </w:tc>
        <w:tc>
          <w:tcPr>
            <w:tcW w:w="1276" w:type="dxa"/>
            <w:noWrap/>
            <w:hideMark/>
          </w:tcPr>
          <w:p w14:paraId="541D8FD0" w14:textId="327D1A71"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1377C3E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17B4EEDE" w14:textId="45E2BC99"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0%</w:t>
            </w:r>
          </w:p>
        </w:tc>
      </w:tr>
      <w:tr w:rsidR="00A8661F" w:rsidRPr="00C2061D" w14:paraId="77BAA8DB" w14:textId="77777777" w:rsidTr="00A8661F">
        <w:trPr>
          <w:trHeight w:val="300"/>
          <w:jc w:val="center"/>
        </w:trPr>
        <w:tc>
          <w:tcPr>
            <w:tcW w:w="0" w:type="auto"/>
            <w:noWrap/>
            <w:hideMark/>
          </w:tcPr>
          <w:p w14:paraId="13AC6D05"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Deformation Due to Compressive Stress</w:t>
            </w:r>
          </w:p>
        </w:tc>
        <w:tc>
          <w:tcPr>
            <w:tcW w:w="1031" w:type="dxa"/>
            <w:noWrap/>
            <w:hideMark/>
          </w:tcPr>
          <w:p w14:paraId="58DF13A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5494</w:t>
            </w:r>
          </w:p>
        </w:tc>
        <w:tc>
          <w:tcPr>
            <w:tcW w:w="1276" w:type="dxa"/>
            <w:noWrap/>
            <w:hideMark/>
          </w:tcPr>
          <w:p w14:paraId="01011E40" w14:textId="4CBA5BF4"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3D2AC4F0"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0FBA4375" w14:textId="083B6D49"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r>
      <w:tr w:rsidR="00A8661F" w:rsidRPr="00C2061D" w14:paraId="720C2829" w14:textId="77777777" w:rsidTr="00A8661F">
        <w:trPr>
          <w:trHeight w:val="300"/>
          <w:jc w:val="center"/>
        </w:trPr>
        <w:tc>
          <w:tcPr>
            <w:tcW w:w="0" w:type="auto"/>
            <w:noWrap/>
            <w:hideMark/>
          </w:tcPr>
          <w:p w14:paraId="4EECD317"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Device Operates Differently Than Expected</w:t>
            </w:r>
          </w:p>
        </w:tc>
        <w:tc>
          <w:tcPr>
            <w:tcW w:w="1031" w:type="dxa"/>
            <w:noWrap/>
            <w:hideMark/>
          </w:tcPr>
          <w:p w14:paraId="6E6B0B2B"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5488</w:t>
            </w:r>
          </w:p>
        </w:tc>
        <w:tc>
          <w:tcPr>
            <w:tcW w:w="1276" w:type="dxa"/>
            <w:noWrap/>
            <w:hideMark/>
          </w:tcPr>
          <w:p w14:paraId="1B986D74" w14:textId="1D50BD7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75E30C33"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256014D6" w14:textId="4C27460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6%</w:t>
            </w:r>
          </w:p>
        </w:tc>
      </w:tr>
      <w:tr w:rsidR="00A8661F" w:rsidRPr="00C2061D" w14:paraId="534047BC" w14:textId="77777777" w:rsidTr="00A8661F">
        <w:trPr>
          <w:trHeight w:val="300"/>
          <w:jc w:val="center"/>
        </w:trPr>
        <w:tc>
          <w:tcPr>
            <w:tcW w:w="0" w:type="auto"/>
            <w:noWrap/>
            <w:hideMark/>
          </w:tcPr>
          <w:p w14:paraId="576DA59A"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Naturally Worn</w:t>
            </w:r>
          </w:p>
        </w:tc>
        <w:tc>
          <w:tcPr>
            <w:tcW w:w="1031" w:type="dxa"/>
            <w:noWrap/>
            <w:hideMark/>
          </w:tcPr>
          <w:p w14:paraId="2476F6C3"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5484</w:t>
            </w:r>
          </w:p>
        </w:tc>
        <w:tc>
          <w:tcPr>
            <w:tcW w:w="1276" w:type="dxa"/>
            <w:noWrap/>
            <w:hideMark/>
          </w:tcPr>
          <w:p w14:paraId="02E56D50" w14:textId="2B4D72ED"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159BDE6B"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63E7EB71" w14:textId="62612CB0"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91</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r>
      <w:tr w:rsidR="00A8661F" w:rsidRPr="00C2061D" w14:paraId="5789BAE4" w14:textId="77777777" w:rsidTr="00A8661F">
        <w:trPr>
          <w:trHeight w:val="300"/>
          <w:jc w:val="center"/>
        </w:trPr>
        <w:tc>
          <w:tcPr>
            <w:tcW w:w="0" w:type="auto"/>
            <w:noWrap/>
            <w:hideMark/>
          </w:tcPr>
          <w:p w14:paraId="640CD089"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Fluid/Blood Leak</w:t>
            </w:r>
          </w:p>
        </w:tc>
        <w:tc>
          <w:tcPr>
            <w:tcW w:w="1031" w:type="dxa"/>
            <w:noWrap/>
            <w:hideMark/>
          </w:tcPr>
          <w:p w14:paraId="5AA8FE6C"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5328</w:t>
            </w:r>
          </w:p>
        </w:tc>
        <w:tc>
          <w:tcPr>
            <w:tcW w:w="1276" w:type="dxa"/>
            <w:noWrap/>
            <w:hideMark/>
          </w:tcPr>
          <w:p w14:paraId="2035493B" w14:textId="1E2E7C5C"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3FC9665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0D88E36E" w14:textId="6BBD202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92</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r>
      <w:tr w:rsidR="00A8661F" w:rsidRPr="00C2061D" w14:paraId="080BFFAC" w14:textId="77777777" w:rsidTr="00A8661F">
        <w:trPr>
          <w:trHeight w:val="300"/>
          <w:jc w:val="center"/>
        </w:trPr>
        <w:tc>
          <w:tcPr>
            <w:tcW w:w="0" w:type="auto"/>
            <w:noWrap/>
            <w:hideMark/>
          </w:tcPr>
          <w:p w14:paraId="59D3A50D"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Mechanics Altered</w:t>
            </w:r>
          </w:p>
        </w:tc>
        <w:tc>
          <w:tcPr>
            <w:tcW w:w="1031" w:type="dxa"/>
            <w:noWrap/>
            <w:hideMark/>
          </w:tcPr>
          <w:p w14:paraId="276FD6F7"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5315</w:t>
            </w:r>
          </w:p>
        </w:tc>
        <w:tc>
          <w:tcPr>
            <w:tcW w:w="1276" w:type="dxa"/>
            <w:noWrap/>
            <w:hideMark/>
          </w:tcPr>
          <w:p w14:paraId="08968326" w14:textId="540DB2AC"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4332A427"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364ECC9A" w14:textId="1FD223E2"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92</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r>
      <w:tr w:rsidR="00A8661F" w:rsidRPr="00C2061D" w14:paraId="0C7B9148" w14:textId="77777777" w:rsidTr="00A8661F">
        <w:trPr>
          <w:trHeight w:val="300"/>
          <w:jc w:val="center"/>
        </w:trPr>
        <w:tc>
          <w:tcPr>
            <w:tcW w:w="0" w:type="auto"/>
            <w:noWrap/>
            <w:hideMark/>
          </w:tcPr>
          <w:p w14:paraId="4F5C2726"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lastRenderedPageBreak/>
              <w:t>Peeled/Delaminated</w:t>
            </w:r>
          </w:p>
        </w:tc>
        <w:tc>
          <w:tcPr>
            <w:tcW w:w="1031" w:type="dxa"/>
            <w:noWrap/>
            <w:hideMark/>
          </w:tcPr>
          <w:p w14:paraId="1D56C974"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5032</w:t>
            </w:r>
          </w:p>
        </w:tc>
        <w:tc>
          <w:tcPr>
            <w:tcW w:w="1276" w:type="dxa"/>
            <w:noWrap/>
            <w:hideMark/>
          </w:tcPr>
          <w:p w14:paraId="257B2928" w14:textId="2405E94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296157B8"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3A2DDCC7" w14:textId="13E645BD"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92</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r>
      <w:tr w:rsidR="00A8661F" w:rsidRPr="00C2061D" w14:paraId="46370C28" w14:textId="77777777" w:rsidTr="00A8661F">
        <w:trPr>
          <w:trHeight w:val="300"/>
          <w:jc w:val="center"/>
        </w:trPr>
        <w:tc>
          <w:tcPr>
            <w:tcW w:w="0" w:type="auto"/>
            <w:noWrap/>
            <w:hideMark/>
          </w:tcPr>
          <w:p w14:paraId="7B811DD1"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Device Contamination with Chemical or Other Material</w:t>
            </w:r>
          </w:p>
        </w:tc>
        <w:tc>
          <w:tcPr>
            <w:tcW w:w="1031" w:type="dxa"/>
            <w:noWrap/>
            <w:hideMark/>
          </w:tcPr>
          <w:p w14:paraId="2361D0A4"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4686</w:t>
            </w:r>
          </w:p>
        </w:tc>
        <w:tc>
          <w:tcPr>
            <w:tcW w:w="1276" w:type="dxa"/>
            <w:noWrap/>
            <w:hideMark/>
          </w:tcPr>
          <w:p w14:paraId="7A8DE4D6" w14:textId="2D01BB39"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c>
          <w:tcPr>
            <w:tcW w:w="1559" w:type="dxa"/>
            <w:noWrap/>
            <w:hideMark/>
          </w:tcPr>
          <w:p w14:paraId="4305D8E6"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188F22CF" w14:textId="3EA330A1"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93</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1%</w:t>
            </w:r>
          </w:p>
        </w:tc>
      </w:tr>
      <w:tr w:rsidR="00A8661F" w:rsidRPr="00C2061D" w14:paraId="3EA33A55" w14:textId="77777777" w:rsidTr="00A8661F">
        <w:trPr>
          <w:trHeight w:val="300"/>
          <w:jc w:val="center"/>
        </w:trPr>
        <w:tc>
          <w:tcPr>
            <w:tcW w:w="0" w:type="auto"/>
            <w:noWrap/>
            <w:hideMark/>
          </w:tcPr>
          <w:p w14:paraId="48DA33C5"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Infusion or Flow Problem</w:t>
            </w:r>
          </w:p>
        </w:tc>
        <w:tc>
          <w:tcPr>
            <w:tcW w:w="1031" w:type="dxa"/>
            <w:noWrap/>
            <w:hideMark/>
          </w:tcPr>
          <w:p w14:paraId="7600F337"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4457</w:t>
            </w:r>
          </w:p>
        </w:tc>
        <w:tc>
          <w:tcPr>
            <w:tcW w:w="1276" w:type="dxa"/>
            <w:noWrap/>
            <w:hideMark/>
          </w:tcPr>
          <w:p w14:paraId="1D7F7F57" w14:textId="6E1DBFB6"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53E76E2D"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27B0A47E" w14:textId="5B634FD0"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93</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r>
      <w:tr w:rsidR="00A8661F" w:rsidRPr="00C2061D" w14:paraId="4AC46F86" w14:textId="77777777" w:rsidTr="00A8661F">
        <w:trPr>
          <w:trHeight w:val="300"/>
          <w:jc w:val="center"/>
        </w:trPr>
        <w:tc>
          <w:tcPr>
            <w:tcW w:w="0" w:type="auto"/>
            <w:noWrap/>
            <w:hideMark/>
          </w:tcPr>
          <w:p w14:paraId="1701B070"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Application Program Freezes, Becomes Nonfunctional</w:t>
            </w:r>
          </w:p>
        </w:tc>
        <w:tc>
          <w:tcPr>
            <w:tcW w:w="1031" w:type="dxa"/>
            <w:noWrap/>
            <w:hideMark/>
          </w:tcPr>
          <w:p w14:paraId="36DA7F32"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4409</w:t>
            </w:r>
          </w:p>
        </w:tc>
        <w:tc>
          <w:tcPr>
            <w:tcW w:w="1276" w:type="dxa"/>
            <w:noWrap/>
            <w:hideMark/>
          </w:tcPr>
          <w:p w14:paraId="774E7814" w14:textId="095D13FA"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7147BBFF"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7F49BC29" w14:textId="2D9137CF"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93</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6%</w:t>
            </w:r>
          </w:p>
        </w:tc>
      </w:tr>
      <w:tr w:rsidR="00A8661F" w:rsidRPr="00C2061D" w14:paraId="3301030E" w14:textId="77777777" w:rsidTr="00A8661F">
        <w:trPr>
          <w:trHeight w:val="300"/>
          <w:jc w:val="center"/>
        </w:trPr>
        <w:tc>
          <w:tcPr>
            <w:tcW w:w="0" w:type="auto"/>
            <w:noWrap/>
            <w:hideMark/>
          </w:tcPr>
          <w:p w14:paraId="6CF7409E"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Inaccurate Delivery</w:t>
            </w:r>
          </w:p>
        </w:tc>
        <w:tc>
          <w:tcPr>
            <w:tcW w:w="1031" w:type="dxa"/>
            <w:noWrap/>
            <w:hideMark/>
          </w:tcPr>
          <w:p w14:paraId="6476DE8A"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4353</w:t>
            </w:r>
          </w:p>
        </w:tc>
        <w:tc>
          <w:tcPr>
            <w:tcW w:w="1276" w:type="dxa"/>
            <w:noWrap/>
            <w:hideMark/>
          </w:tcPr>
          <w:p w14:paraId="3F4438C3" w14:textId="7E9E5281"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09B00AA3"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03962B1F" w14:textId="3E66F3C9"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93</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8%</w:t>
            </w:r>
          </w:p>
        </w:tc>
      </w:tr>
      <w:tr w:rsidR="00A8661F" w:rsidRPr="00C2061D" w14:paraId="352E95C3" w14:textId="77777777" w:rsidTr="00A8661F">
        <w:trPr>
          <w:trHeight w:val="300"/>
          <w:jc w:val="center"/>
        </w:trPr>
        <w:tc>
          <w:tcPr>
            <w:tcW w:w="0" w:type="auto"/>
            <w:noWrap/>
            <w:hideMark/>
          </w:tcPr>
          <w:p w14:paraId="48DEEBCE"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Obstruction of Flow</w:t>
            </w:r>
          </w:p>
        </w:tc>
        <w:tc>
          <w:tcPr>
            <w:tcW w:w="1031" w:type="dxa"/>
            <w:noWrap/>
            <w:hideMark/>
          </w:tcPr>
          <w:p w14:paraId="2B090EC3"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4317</w:t>
            </w:r>
          </w:p>
        </w:tc>
        <w:tc>
          <w:tcPr>
            <w:tcW w:w="1276" w:type="dxa"/>
            <w:noWrap/>
            <w:hideMark/>
          </w:tcPr>
          <w:p w14:paraId="158808EA" w14:textId="28A1C36A"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5EF791D9"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3F36D24C" w14:textId="05BF994C"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94</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0%</w:t>
            </w:r>
          </w:p>
        </w:tc>
      </w:tr>
      <w:tr w:rsidR="00A8661F" w:rsidRPr="00C2061D" w14:paraId="53E16F23" w14:textId="77777777" w:rsidTr="00A8661F">
        <w:trPr>
          <w:trHeight w:val="300"/>
          <w:jc w:val="center"/>
        </w:trPr>
        <w:tc>
          <w:tcPr>
            <w:tcW w:w="0" w:type="auto"/>
            <w:noWrap/>
            <w:hideMark/>
          </w:tcPr>
          <w:p w14:paraId="57341FBF"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Failure to Deliver</w:t>
            </w:r>
          </w:p>
        </w:tc>
        <w:tc>
          <w:tcPr>
            <w:tcW w:w="1031" w:type="dxa"/>
            <w:noWrap/>
            <w:hideMark/>
          </w:tcPr>
          <w:p w14:paraId="05B2CE4A"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4247</w:t>
            </w:r>
          </w:p>
        </w:tc>
        <w:tc>
          <w:tcPr>
            <w:tcW w:w="1276" w:type="dxa"/>
            <w:noWrap/>
            <w:hideMark/>
          </w:tcPr>
          <w:p w14:paraId="37A08F93" w14:textId="25483209"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0C5DB99A"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37BFCB27" w14:textId="696243F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94</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r>
      <w:tr w:rsidR="00A8661F" w:rsidRPr="00C2061D" w14:paraId="10987522" w14:textId="77777777" w:rsidTr="00A8661F">
        <w:trPr>
          <w:trHeight w:val="300"/>
          <w:jc w:val="center"/>
        </w:trPr>
        <w:tc>
          <w:tcPr>
            <w:tcW w:w="0" w:type="auto"/>
            <w:noWrap/>
            <w:hideMark/>
          </w:tcPr>
          <w:p w14:paraId="0A7165A3"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Failure to Power Up</w:t>
            </w:r>
          </w:p>
        </w:tc>
        <w:tc>
          <w:tcPr>
            <w:tcW w:w="1031" w:type="dxa"/>
            <w:noWrap/>
            <w:hideMark/>
          </w:tcPr>
          <w:p w14:paraId="3B54E27A"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3858</w:t>
            </w:r>
          </w:p>
        </w:tc>
        <w:tc>
          <w:tcPr>
            <w:tcW w:w="1276" w:type="dxa"/>
            <w:noWrap/>
            <w:hideMark/>
          </w:tcPr>
          <w:p w14:paraId="42812801" w14:textId="5328D8DA"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4650C97A"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65A89CE9" w14:textId="5740CF8B"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94</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5%</w:t>
            </w:r>
          </w:p>
        </w:tc>
      </w:tr>
      <w:tr w:rsidR="00A8661F" w:rsidRPr="00C2061D" w14:paraId="0FAF789E" w14:textId="77777777" w:rsidTr="00A8661F">
        <w:trPr>
          <w:trHeight w:val="300"/>
          <w:jc w:val="center"/>
        </w:trPr>
        <w:tc>
          <w:tcPr>
            <w:tcW w:w="0" w:type="auto"/>
            <w:noWrap/>
            <w:hideMark/>
          </w:tcPr>
          <w:p w14:paraId="43D24EB3"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Output Problem</w:t>
            </w:r>
          </w:p>
        </w:tc>
        <w:tc>
          <w:tcPr>
            <w:tcW w:w="1031" w:type="dxa"/>
            <w:noWrap/>
            <w:hideMark/>
          </w:tcPr>
          <w:p w14:paraId="76220F74"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3820</w:t>
            </w:r>
          </w:p>
        </w:tc>
        <w:tc>
          <w:tcPr>
            <w:tcW w:w="1276" w:type="dxa"/>
            <w:noWrap/>
            <w:hideMark/>
          </w:tcPr>
          <w:p w14:paraId="13B7BA99" w14:textId="43CDDBAC"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26291BBE"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0F8C2D38" w14:textId="4D6874E6"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94</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7%</w:t>
            </w:r>
          </w:p>
        </w:tc>
      </w:tr>
      <w:tr w:rsidR="00A8661F" w:rsidRPr="00C2061D" w14:paraId="5F514378" w14:textId="77777777" w:rsidTr="00A8661F">
        <w:trPr>
          <w:trHeight w:val="300"/>
          <w:jc w:val="center"/>
        </w:trPr>
        <w:tc>
          <w:tcPr>
            <w:tcW w:w="0" w:type="auto"/>
            <w:noWrap/>
            <w:hideMark/>
          </w:tcPr>
          <w:p w14:paraId="59B2EC83"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Mechanical Problem</w:t>
            </w:r>
          </w:p>
        </w:tc>
        <w:tc>
          <w:tcPr>
            <w:tcW w:w="1031" w:type="dxa"/>
            <w:noWrap/>
            <w:hideMark/>
          </w:tcPr>
          <w:p w14:paraId="40283063"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3396</w:t>
            </w:r>
          </w:p>
        </w:tc>
        <w:tc>
          <w:tcPr>
            <w:tcW w:w="1276" w:type="dxa"/>
            <w:noWrap/>
            <w:hideMark/>
          </w:tcPr>
          <w:p w14:paraId="60D514CA" w14:textId="6FD74DEF"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23E8CDB1"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50837CA2" w14:textId="6E3EE81F"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94</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9%</w:t>
            </w:r>
          </w:p>
        </w:tc>
      </w:tr>
      <w:tr w:rsidR="00A8661F" w:rsidRPr="00C2061D" w14:paraId="46CE8E6F" w14:textId="77777777" w:rsidTr="00A8661F">
        <w:trPr>
          <w:trHeight w:val="300"/>
          <w:jc w:val="center"/>
        </w:trPr>
        <w:tc>
          <w:tcPr>
            <w:tcW w:w="0" w:type="auto"/>
            <w:noWrap/>
            <w:hideMark/>
          </w:tcPr>
          <w:p w14:paraId="4B962CA8"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Defective Alarm</w:t>
            </w:r>
          </w:p>
        </w:tc>
        <w:tc>
          <w:tcPr>
            <w:tcW w:w="1031" w:type="dxa"/>
            <w:noWrap/>
            <w:hideMark/>
          </w:tcPr>
          <w:p w14:paraId="5B3C0F9B"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3316</w:t>
            </w:r>
          </w:p>
        </w:tc>
        <w:tc>
          <w:tcPr>
            <w:tcW w:w="1276" w:type="dxa"/>
            <w:noWrap/>
            <w:hideMark/>
          </w:tcPr>
          <w:p w14:paraId="2A2FA0B3" w14:textId="236A9154"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0311C46E"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0C80DDED" w14:textId="608F2D52"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95</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1%</w:t>
            </w:r>
          </w:p>
        </w:tc>
      </w:tr>
      <w:tr w:rsidR="00A8661F" w:rsidRPr="00C2061D" w14:paraId="4CB8890C" w14:textId="77777777" w:rsidTr="00A8661F">
        <w:trPr>
          <w:trHeight w:val="300"/>
          <w:jc w:val="center"/>
        </w:trPr>
        <w:tc>
          <w:tcPr>
            <w:tcW w:w="0" w:type="auto"/>
            <w:noWrap/>
            <w:hideMark/>
          </w:tcPr>
          <w:p w14:paraId="7D3B2125" w14:textId="77777777" w:rsidR="00A8661F" w:rsidRPr="00C2061D" w:rsidRDefault="00A8661F" w:rsidP="00A8661F">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Calibration Problem</w:t>
            </w:r>
          </w:p>
        </w:tc>
        <w:tc>
          <w:tcPr>
            <w:tcW w:w="1031" w:type="dxa"/>
            <w:noWrap/>
            <w:hideMark/>
          </w:tcPr>
          <w:p w14:paraId="60738D10"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3301</w:t>
            </w:r>
          </w:p>
        </w:tc>
        <w:tc>
          <w:tcPr>
            <w:tcW w:w="1276" w:type="dxa"/>
            <w:noWrap/>
            <w:hideMark/>
          </w:tcPr>
          <w:p w14:paraId="4BF78C22" w14:textId="49189BC2"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2%</w:t>
            </w:r>
          </w:p>
        </w:tc>
        <w:tc>
          <w:tcPr>
            <w:tcW w:w="1559" w:type="dxa"/>
            <w:noWrap/>
            <w:hideMark/>
          </w:tcPr>
          <w:p w14:paraId="76521E90" w14:textId="77777777"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60" w:type="dxa"/>
            <w:noWrap/>
            <w:hideMark/>
          </w:tcPr>
          <w:p w14:paraId="02A69BED" w14:textId="687DC8AE" w:rsidR="00A8661F" w:rsidRPr="00C2061D" w:rsidRDefault="00A8661F" w:rsidP="00A8661F">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95</w:t>
            </w:r>
            <w:r w:rsidR="00E50CE4" w:rsidRPr="00C2061D">
              <w:rPr>
                <w:rFonts w:eastAsia="Times New Roman" w:cs="Arial"/>
                <w:color w:val="000000"/>
                <w:sz w:val="16"/>
                <w:szCs w:val="16"/>
                <w:lang w:val="en-US" w:eastAsia="en-GB"/>
              </w:rPr>
              <w:t>.</w:t>
            </w:r>
            <w:r w:rsidRPr="00C2061D">
              <w:rPr>
                <w:rFonts w:eastAsia="Times New Roman" w:cs="Arial"/>
                <w:color w:val="000000"/>
                <w:sz w:val="16"/>
                <w:szCs w:val="16"/>
                <w:lang w:val="en-US" w:eastAsia="en-GB"/>
              </w:rPr>
              <w:t>3%</w:t>
            </w:r>
          </w:p>
        </w:tc>
      </w:tr>
      <w:tr w:rsidR="00A8661F" w:rsidRPr="00C2061D" w14:paraId="102A315A" w14:textId="77777777" w:rsidTr="00A8661F">
        <w:trPr>
          <w:trHeight w:val="300"/>
          <w:jc w:val="center"/>
        </w:trPr>
        <w:tc>
          <w:tcPr>
            <w:tcW w:w="0" w:type="auto"/>
            <w:noWrap/>
            <w:hideMark/>
          </w:tcPr>
          <w:p w14:paraId="5E6E62CF" w14:textId="77777777" w:rsidR="00A8661F" w:rsidRPr="00C2061D" w:rsidRDefault="00A8661F" w:rsidP="00A8661F">
            <w:pPr>
              <w:jc w:val="left"/>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Total</w:t>
            </w:r>
          </w:p>
        </w:tc>
        <w:tc>
          <w:tcPr>
            <w:tcW w:w="1031" w:type="dxa"/>
            <w:noWrap/>
            <w:hideMark/>
          </w:tcPr>
          <w:p w14:paraId="4BD17AB0" w14:textId="77777777" w:rsidR="00A8661F" w:rsidRPr="00C2061D" w:rsidRDefault="00A8661F" w:rsidP="00A8661F">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1796480</w:t>
            </w:r>
          </w:p>
        </w:tc>
        <w:tc>
          <w:tcPr>
            <w:tcW w:w="1276" w:type="dxa"/>
            <w:noWrap/>
            <w:hideMark/>
          </w:tcPr>
          <w:p w14:paraId="3E5C8376" w14:textId="3D0C8816" w:rsidR="00A8661F" w:rsidRPr="00C2061D" w:rsidRDefault="0092632F" w:rsidP="00A8661F">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100%</w:t>
            </w:r>
          </w:p>
        </w:tc>
        <w:tc>
          <w:tcPr>
            <w:tcW w:w="1559" w:type="dxa"/>
            <w:noWrap/>
            <w:hideMark/>
          </w:tcPr>
          <w:p w14:paraId="7BA14D41" w14:textId="24CD970D" w:rsidR="00A8661F" w:rsidRPr="00C2061D" w:rsidRDefault="0092632F" w:rsidP="00A8661F">
            <w:pPr>
              <w:jc w:val="center"/>
              <w:rPr>
                <w:rFonts w:eastAsia="Times New Roman" w:cs="Arial"/>
                <w:sz w:val="16"/>
                <w:szCs w:val="16"/>
                <w:lang w:val="en-US" w:eastAsia="en-GB"/>
              </w:rPr>
            </w:pPr>
            <w:r w:rsidRPr="00C2061D">
              <w:rPr>
                <w:rFonts w:eastAsia="Times New Roman" w:cs="Arial"/>
                <w:sz w:val="16"/>
                <w:szCs w:val="16"/>
                <w:lang w:val="en-US" w:eastAsia="en-GB"/>
              </w:rPr>
              <w:t>-</w:t>
            </w:r>
          </w:p>
        </w:tc>
        <w:tc>
          <w:tcPr>
            <w:tcW w:w="1560" w:type="dxa"/>
            <w:noWrap/>
            <w:hideMark/>
          </w:tcPr>
          <w:p w14:paraId="6AC7DB05" w14:textId="390AC3E7" w:rsidR="00A8661F" w:rsidRPr="00C2061D" w:rsidRDefault="00E50CE4" w:rsidP="00A8661F">
            <w:pPr>
              <w:jc w:val="center"/>
              <w:rPr>
                <w:rFonts w:eastAsia="Times New Roman" w:cs="Arial"/>
                <w:b/>
                <w:bCs/>
                <w:sz w:val="16"/>
                <w:szCs w:val="16"/>
                <w:lang w:val="en-US" w:eastAsia="en-GB"/>
              </w:rPr>
            </w:pPr>
            <w:r w:rsidRPr="00C2061D">
              <w:rPr>
                <w:rFonts w:eastAsia="Times New Roman" w:cs="Arial"/>
                <w:b/>
                <w:bCs/>
                <w:sz w:val="16"/>
                <w:szCs w:val="16"/>
                <w:lang w:val="en-US" w:eastAsia="en-GB"/>
              </w:rPr>
              <w:t>95.3%</w:t>
            </w:r>
          </w:p>
        </w:tc>
      </w:tr>
    </w:tbl>
    <w:p w14:paraId="29728550" w14:textId="77777777" w:rsidR="00A8661F" w:rsidRPr="00C2061D" w:rsidRDefault="00A8661F" w:rsidP="000938D4"/>
    <w:p w14:paraId="5B1687CA" w14:textId="53621C9A" w:rsidR="00F87D96" w:rsidRPr="00C2061D" w:rsidRDefault="00150A05" w:rsidP="00150A05">
      <w:pPr>
        <w:pStyle w:val="AppendixHeading3"/>
        <w:numPr>
          <w:ilvl w:val="0"/>
          <w:numId w:val="0"/>
        </w:numPr>
        <w:rPr>
          <w:lang w:val="en-US"/>
        </w:rPr>
      </w:pPr>
      <w:r w:rsidRPr="00C2061D">
        <w:rPr>
          <w:lang w:val="en-US"/>
        </w:rPr>
        <w:t>Patient Problems</w:t>
      </w:r>
    </w:p>
    <w:p w14:paraId="427A9E70" w14:textId="77777777" w:rsidR="00F87D96" w:rsidRPr="00C2061D" w:rsidRDefault="00F87D96" w:rsidP="000938D4"/>
    <w:p w14:paraId="08CF1857" w14:textId="5C86F72E" w:rsidR="0092632F" w:rsidRPr="00C2061D" w:rsidRDefault="0092632F" w:rsidP="0092632F">
      <w:pPr>
        <w:pStyle w:val="Caption"/>
        <w:keepNext/>
      </w:pPr>
      <w:bookmarkStart w:id="1805" w:name="_Ref178153419"/>
      <w:bookmarkStart w:id="1806" w:name="_Toc182997828"/>
      <w:r w:rsidRPr="00C2061D">
        <w:t xml:space="preserve">Table </w:t>
      </w:r>
      <w:fldSimple w:instr=" SEQ Table \* ARABIC ">
        <w:r w:rsidR="00E344B5">
          <w:rPr>
            <w:noProof/>
          </w:rPr>
          <w:t>27</w:t>
        </w:r>
      </w:fldSimple>
      <w:bookmarkEnd w:id="1805"/>
      <w:r w:rsidRPr="00C2061D">
        <w:t>. TPLC Patient Problems for FDA product code FRN</w:t>
      </w:r>
      <w:bookmarkEnd w:id="1806"/>
    </w:p>
    <w:tbl>
      <w:tblPr>
        <w:tblStyle w:val="CharCharCharCharCharCharCharCharCharCharCharChar4"/>
        <w:tblW w:w="11052" w:type="dxa"/>
        <w:jc w:val="center"/>
        <w:tblLook w:val="04A0" w:firstRow="1" w:lastRow="0" w:firstColumn="1" w:lastColumn="0" w:noHBand="0" w:noVBand="1"/>
      </w:tblPr>
      <w:tblGrid>
        <w:gridCol w:w="5748"/>
        <w:gridCol w:w="1051"/>
        <w:gridCol w:w="1276"/>
        <w:gridCol w:w="1418"/>
        <w:gridCol w:w="1559"/>
      </w:tblGrid>
      <w:tr w:rsidR="00E50CE4" w:rsidRPr="00C2061D" w14:paraId="1C089F85" w14:textId="77777777" w:rsidTr="0092632F">
        <w:trPr>
          <w:trHeight w:val="900"/>
          <w:tblHeader/>
          <w:jc w:val="center"/>
        </w:trPr>
        <w:tc>
          <w:tcPr>
            <w:tcW w:w="5748" w:type="dxa"/>
            <w:shd w:val="clear" w:color="auto" w:fill="BFBFBF" w:themeFill="background1" w:themeFillShade="BF"/>
            <w:noWrap/>
            <w:hideMark/>
          </w:tcPr>
          <w:p w14:paraId="2C705B7C" w14:textId="77777777" w:rsidR="00E50CE4" w:rsidRPr="00C2061D" w:rsidRDefault="00E50CE4" w:rsidP="00E50CE4">
            <w:pPr>
              <w:jc w:val="left"/>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Patient Problems</w:t>
            </w:r>
          </w:p>
        </w:tc>
        <w:tc>
          <w:tcPr>
            <w:tcW w:w="1051" w:type="dxa"/>
            <w:shd w:val="clear" w:color="auto" w:fill="BFBFBF" w:themeFill="background1" w:themeFillShade="BF"/>
            <w:hideMark/>
          </w:tcPr>
          <w:p w14:paraId="6D72817B" w14:textId="086E327A" w:rsidR="00E50CE4" w:rsidRPr="00C2061D" w:rsidRDefault="00E50CE4" w:rsidP="00E50CE4">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Number of events</w:t>
            </w:r>
          </w:p>
        </w:tc>
        <w:tc>
          <w:tcPr>
            <w:tcW w:w="1276" w:type="dxa"/>
            <w:shd w:val="clear" w:color="auto" w:fill="BFBFBF" w:themeFill="background1" w:themeFillShade="BF"/>
            <w:noWrap/>
            <w:hideMark/>
          </w:tcPr>
          <w:p w14:paraId="5CDE38ED" w14:textId="5440AA40" w:rsidR="00E50CE4" w:rsidRPr="00C2061D" w:rsidRDefault="00E50CE4" w:rsidP="00E50CE4">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Proportion of total (%)</w:t>
            </w:r>
          </w:p>
        </w:tc>
        <w:tc>
          <w:tcPr>
            <w:tcW w:w="1418" w:type="dxa"/>
            <w:shd w:val="clear" w:color="auto" w:fill="BFBFBF" w:themeFill="background1" w:themeFillShade="BF"/>
            <w:hideMark/>
          </w:tcPr>
          <w:p w14:paraId="543AD601" w14:textId="003C56EE" w:rsidR="00E50CE4" w:rsidRPr="00C2061D" w:rsidRDefault="00E50CE4" w:rsidP="00E50CE4">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Relevance for subject device</w:t>
            </w:r>
          </w:p>
        </w:tc>
        <w:tc>
          <w:tcPr>
            <w:tcW w:w="1559" w:type="dxa"/>
            <w:shd w:val="clear" w:color="auto" w:fill="BFBFBF" w:themeFill="background1" w:themeFillShade="BF"/>
            <w:hideMark/>
          </w:tcPr>
          <w:p w14:paraId="7030D281" w14:textId="0DB06066" w:rsidR="00E50CE4" w:rsidRPr="00C2061D" w:rsidRDefault="00E50CE4" w:rsidP="00E50CE4">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Cumulative relevance</w:t>
            </w:r>
            <w:r w:rsidRPr="00C2061D">
              <w:rPr>
                <w:rFonts w:eastAsia="Times New Roman" w:cs="Arial"/>
                <w:b/>
                <w:bCs/>
                <w:color w:val="000000"/>
                <w:sz w:val="16"/>
                <w:szCs w:val="16"/>
                <w:lang w:val="en-US" w:eastAsia="en-GB"/>
              </w:rPr>
              <w:br/>
              <w:t xml:space="preserve"> (%)</w:t>
            </w:r>
          </w:p>
        </w:tc>
      </w:tr>
      <w:tr w:rsidR="00E50CE4" w:rsidRPr="00C2061D" w14:paraId="44A024BD" w14:textId="77777777" w:rsidTr="0092632F">
        <w:trPr>
          <w:trHeight w:val="300"/>
          <w:jc w:val="center"/>
        </w:trPr>
        <w:tc>
          <w:tcPr>
            <w:tcW w:w="5748" w:type="dxa"/>
            <w:noWrap/>
            <w:hideMark/>
          </w:tcPr>
          <w:p w14:paraId="11DC6026"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Insufficient Information</w:t>
            </w:r>
          </w:p>
        </w:tc>
        <w:tc>
          <w:tcPr>
            <w:tcW w:w="1051" w:type="dxa"/>
            <w:noWrap/>
            <w:hideMark/>
          </w:tcPr>
          <w:p w14:paraId="4E615970"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651566</w:t>
            </w:r>
          </w:p>
        </w:tc>
        <w:tc>
          <w:tcPr>
            <w:tcW w:w="1276" w:type="dxa"/>
            <w:noWrap/>
            <w:hideMark/>
          </w:tcPr>
          <w:p w14:paraId="07B0EA0B" w14:textId="36037223"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41.1%</w:t>
            </w:r>
          </w:p>
        </w:tc>
        <w:tc>
          <w:tcPr>
            <w:tcW w:w="1418" w:type="dxa"/>
            <w:noWrap/>
            <w:hideMark/>
          </w:tcPr>
          <w:p w14:paraId="290F5EFF"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4DBC1C8D" w14:textId="321B671A"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23009406" w14:textId="77777777" w:rsidTr="0092632F">
        <w:trPr>
          <w:trHeight w:val="300"/>
          <w:jc w:val="center"/>
        </w:trPr>
        <w:tc>
          <w:tcPr>
            <w:tcW w:w="5748" w:type="dxa"/>
            <w:noWrap/>
            <w:hideMark/>
          </w:tcPr>
          <w:p w14:paraId="4EAE467E"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No Clinical Signs, Symptoms or Conditions</w:t>
            </w:r>
          </w:p>
        </w:tc>
        <w:tc>
          <w:tcPr>
            <w:tcW w:w="1051" w:type="dxa"/>
            <w:noWrap/>
            <w:hideMark/>
          </w:tcPr>
          <w:p w14:paraId="0ED335D4"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615226</w:t>
            </w:r>
          </w:p>
        </w:tc>
        <w:tc>
          <w:tcPr>
            <w:tcW w:w="1276" w:type="dxa"/>
            <w:noWrap/>
            <w:hideMark/>
          </w:tcPr>
          <w:p w14:paraId="57C4C8A0" w14:textId="1EA27B9C"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38.8%</w:t>
            </w:r>
          </w:p>
        </w:tc>
        <w:tc>
          <w:tcPr>
            <w:tcW w:w="1418" w:type="dxa"/>
            <w:noWrap/>
            <w:hideMark/>
          </w:tcPr>
          <w:p w14:paraId="33518E53"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5ACDC4B7" w14:textId="5738AE26"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47AECEF9" w14:textId="77777777" w:rsidTr="0092632F">
        <w:trPr>
          <w:trHeight w:val="300"/>
          <w:jc w:val="center"/>
        </w:trPr>
        <w:tc>
          <w:tcPr>
            <w:tcW w:w="5748" w:type="dxa"/>
            <w:noWrap/>
            <w:hideMark/>
          </w:tcPr>
          <w:p w14:paraId="683B611A"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No Patient Involvement</w:t>
            </w:r>
          </w:p>
        </w:tc>
        <w:tc>
          <w:tcPr>
            <w:tcW w:w="1051" w:type="dxa"/>
            <w:noWrap/>
            <w:hideMark/>
          </w:tcPr>
          <w:p w14:paraId="490901C1"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148810</w:t>
            </w:r>
          </w:p>
        </w:tc>
        <w:tc>
          <w:tcPr>
            <w:tcW w:w="1276" w:type="dxa"/>
            <w:noWrap/>
            <w:hideMark/>
          </w:tcPr>
          <w:p w14:paraId="799524BF" w14:textId="1C6CF91D"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9.4%</w:t>
            </w:r>
          </w:p>
        </w:tc>
        <w:tc>
          <w:tcPr>
            <w:tcW w:w="1418" w:type="dxa"/>
            <w:noWrap/>
            <w:hideMark/>
          </w:tcPr>
          <w:p w14:paraId="69AFB935"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15610FFB" w14:textId="58F8F769"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052E34F8" w14:textId="77777777" w:rsidTr="0092632F">
        <w:trPr>
          <w:trHeight w:val="300"/>
          <w:jc w:val="center"/>
        </w:trPr>
        <w:tc>
          <w:tcPr>
            <w:tcW w:w="5748" w:type="dxa"/>
            <w:noWrap/>
            <w:hideMark/>
          </w:tcPr>
          <w:p w14:paraId="1847088A"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 xml:space="preserve">No Known Impact </w:t>
            </w:r>
            <w:proofErr w:type="gramStart"/>
            <w:r w:rsidRPr="00C2061D">
              <w:rPr>
                <w:rFonts w:eastAsia="Times New Roman" w:cs="Arial"/>
                <w:color w:val="000000"/>
                <w:sz w:val="16"/>
                <w:szCs w:val="16"/>
                <w:lang w:val="en-US" w:eastAsia="en-GB"/>
              </w:rPr>
              <w:t>Or</w:t>
            </w:r>
            <w:proofErr w:type="gramEnd"/>
            <w:r w:rsidRPr="00C2061D">
              <w:rPr>
                <w:rFonts w:eastAsia="Times New Roman" w:cs="Arial"/>
                <w:color w:val="000000"/>
                <w:sz w:val="16"/>
                <w:szCs w:val="16"/>
                <w:lang w:val="en-US" w:eastAsia="en-GB"/>
              </w:rPr>
              <w:t xml:space="preserve"> Consequence To Patient</w:t>
            </w:r>
          </w:p>
        </w:tc>
        <w:tc>
          <w:tcPr>
            <w:tcW w:w="1051" w:type="dxa"/>
            <w:noWrap/>
            <w:hideMark/>
          </w:tcPr>
          <w:p w14:paraId="781F670D"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93648</w:t>
            </w:r>
          </w:p>
        </w:tc>
        <w:tc>
          <w:tcPr>
            <w:tcW w:w="1276" w:type="dxa"/>
            <w:noWrap/>
            <w:hideMark/>
          </w:tcPr>
          <w:p w14:paraId="67C16484" w14:textId="05FD8FA9"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5.9%</w:t>
            </w:r>
          </w:p>
        </w:tc>
        <w:tc>
          <w:tcPr>
            <w:tcW w:w="1418" w:type="dxa"/>
            <w:noWrap/>
            <w:hideMark/>
          </w:tcPr>
          <w:p w14:paraId="013A1378"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2C098B35" w14:textId="298F96CB"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7E1F5F6B" w14:textId="77777777" w:rsidTr="0092632F">
        <w:trPr>
          <w:trHeight w:val="300"/>
          <w:jc w:val="center"/>
        </w:trPr>
        <w:tc>
          <w:tcPr>
            <w:tcW w:w="5748" w:type="dxa"/>
            <w:noWrap/>
            <w:hideMark/>
          </w:tcPr>
          <w:p w14:paraId="58B2BC5C"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 xml:space="preserve">No Consequences </w:t>
            </w:r>
            <w:proofErr w:type="gramStart"/>
            <w:r w:rsidRPr="00C2061D">
              <w:rPr>
                <w:rFonts w:eastAsia="Times New Roman" w:cs="Arial"/>
                <w:color w:val="000000"/>
                <w:sz w:val="16"/>
                <w:szCs w:val="16"/>
                <w:lang w:val="en-US" w:eastAsia="en-GB"/>
              </w:rPr>
              <w:t>Or</w:t>
            </w:r>
            <w:proofErr w:type="gramEnd"/>
            <w:r w:rsidRPr="00C2061D">
              <w:rPr>
                <w:rFonts w:eastAsia="Times New Roman" w:cs="Arial"/>
                <w:color w:val="000000"/>
                <w:sz w:val="16"/>
                <w:szCs w:val="16"/>
                <w:lang w:val="en-US" w:eastAsia="en-GB"/>
              </w:rPr>
              <w:t xml:space="preserve"> Impact To Patient</w:t>
            </w:r>
          </w:p>
        </w:tc>
        <w:tc>
          <w:tcPr>
            <w:tcW w:w="1051" w:type="dxa"/>
            <w:noWrap/>
            <w:hideMark/>
          </w:tcPr>
          <w:p w14:paraId="5BF108B3"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30183</w:t>
            </w:r>
          </w:p>
        </w:tc>
        <w:tc>
          <w:tcPr>
            <w:tcW w:w="1276" w:type="dxa"/>
            <w:noWrap/>
            <w:hideMark/>
          </w:tcPr>
          <w:p w14:paraId="48E79325" w14:textId="343FF50C"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1.9%</w:t>
            </w:r>
          </w:p>
        </w:tc>
        <w:tc>
          <w:tcPr>
            <w:tcW w:w="1418" w:type="dxa"/>
            <w:noWrap/>
            <w:hideMark/>
          </w:tcPr>
          <w:p w14:paraId="7704BD4B"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0BDED1B2" w14:textId="70442950"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0C4BA531" w14:textId="77777777" w:rsidTr="0092632F">
        <w:trPr>
          <w:trHeight w:val="300"/>
          <w:jc w:val="center"/>
        </w:trPr>
        <w:tc>
          <w:tcPr>
            <w:tcW w:w="5748" w:type="dxa"/>
            <w:noWrap/>
            <w:hideMark/>
          </w:tcPr>
          <w:p w14:paraId="149C9033"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Hyperglycemia</w:t>
            </w:r>
          </w:p>
        </w:tc>
        <w:tc>
          <w:tcPr>
            <w:tcW w:w="1051" w:type="dxa"/>
            <w:noWrap/>
            <w:hideMark/>
          </w:tcPr>
          <w:p w14:paraId="55549F9C"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22099</w:t>
            </w:r>
          </w:p>
        </w:tc>
        <w:tc>
          <w:tcPr>
            <w:tcW w:w="1276" w:type="dxa"/>
            <w:noWrap/>
            <w:hideMark/>
          </w:tcPr>
          <w:p w14:paraId="2A7C0E85" w14:textId="23E12FB0"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1.4%</w:t>
            </w:r>
          </w:p>
        </w:tc>
        <w:tc>
          <w:tcPr>
            <w:tcW w:w="1418" w:type="dxa"/>
            <w:noWrap/>
            <w:hideMark/>
          </w:tcPr>
          <w:p w14:paraId="7445DEE7"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378534E9" w14:textId="41BE40E3"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1.4%</w:t>
            </w:r>
          </w:p>
        </w:tc>
      </w:tr>
      <w:tr w:rsidR="00E50CE4" w:rsidRPr="00C2061D" w14:paraId="08F63590" w14:textId="77777777" w:rsidTr="0092632F">
        <w:trPr>
          <w:trHeight w:val="300"/>
          <w:jc w:val="center"/>
        </w:trPr>
        <w:tc>
          <w:tcPr>
            <w:tcW w:w="5748" w:type="dxa"/>
            <w:noWrap/>
            <w:hideMark/>
          </w:tcPr>
          <w:p w14:paraId="4D0CF469"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lastRenderedPageBreak/>
              <w:t>No Information</w:t>
            </w:r>
          </w:p>
        </w:tc>
        <w:tc>
          <w:tcPr>
            <w:tcW w:w="1051" w:type="dxa"/>
            <w:noWrap/>
            <w:hideMark/>
          </w:tcPr>
          <w:p w14:paraId="05092F0C"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8881</w:t>
            </w:r>
          </w:p>
        </w:tc>
        <w:tc>
          <w:tcPr>
            <w:tcW w:w="1276" w:type="dxa"/>
            <w:noWrap/>
            <w:hideMark/>
          </w:tcPr>
          <w:p w14:paraId="4C5E9D1A" w14:textId="4334EDB3"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0.6%</w:t>
            </w:r>
          </w:p>
        </w:tc>
        <w:tc>
          <w:tcPr>
            <w:tcW w:w="1418" w:type="dxa"/>
            <w:noWrap/>
            <w:hideMark/>
          </w:tcPr>
          <w:p w14:paraId="64BDBBB2"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5DD67FEB" w14:textId="35A7D1DD"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65CD844C" w14:textId="77777777" w:rsidTr="0092632F">
        <w:trPr>
          <w:trHeight w:val="300"/>
          <w:jc w:val="center"/>
        </w:trPr>
        <w:tc>
          <w:tcPr>
            <w:tcW w:w="5748" w:type="dxa"/>
            <w:noWrap/>
            <w:hideMark/>
          </w:tcPr>
          <w:p w14:paraId="68718AF6"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Hypoglycemia</w:t>
            </w:r>
          </w:p>
        </w:tc>
        <w:tc>
          <w:tcPr>
            <w:tcW w:w="1051" w:type="dxa"/>
            <w:noWrap/>
            <w:hideMark/>
          </w:tcPr>
          <w:p w14:paraId="66ECDB4D"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4785</w:t>
            </w:r>
          </w:p>
        </w:tc>
        <w:tc>
          <w:tcPr>
            <w:tcW w:w="1276" w:type="dxa"/>
            <w:noWrap/>
            <w:hideMark/>
          </w:tcPr>
          <w:p w14:paraId="27A6144E" w14:textId="2805CB55"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0.3%</w:t>
            </w:r>
          </w:p>
        </w:tc>
        <w:tc>
          <w:tcPr>
            <w:tcW w:w="1418" w:type="dxa"/>
            <w:noWrap/>
            <w:hideMark/>
          </w:tcPr>
          <w:p w14:paraId="2965CD6D"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4186A750" w14:textId="68570330"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1.7%</w:t>
            </w:r>
          </w:p>
        </w:tc>
      </w:tr>
      <w:tr w:rsidR="00E50CE4" w:rsidRPr="00C2061D" w14:paraId="0A0B6CC0" w14:textId="77777777" w:rsidTr="0092632F">
        <w:trPr>
          <w:trHeight w:val="300"/>
          <w:jc w:val="center"/>
        </w:trPr>
        <w:tc>
          <w:tcPr>
            <w:tcW w:w="5748" w:type="dxa"/>
            <w:noWrap/>
            <w:hideMark/>
          </w:tcPr>
          <w:p w14:paraId="18594874"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Low Blood Pressure/ Hypotension</w:t>
            </w:r>
          </w:p>
        </w:tc>
        <w:tc>
          <w:tcPr>
            <w:tcW w:w="1051" w:type="dxa"/>
            <w:noWrap/>
            <w:hideMark/>
          </w:tcPr>
          <w:p w14:paraId="343D52BF"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1390</w:t>
            </w:r>
          </w:p>
        </w:tc>
        <w:tc>
          <w:tcPr>
            <w:tcW w:w="1276" w:type="dxa"/>
            <w:noWrap/>
            <w:hideMark/>
          </w:tcPr>
          <w:p w14:paraId="2F9C439A" w14:textId="51DA574F"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0.1%</w:t>
            </w:r>
          </w:p>
        </w:tc>
        <w:tc>
          <w:tcPr>
            <w:tcW w:w="1418" w:type="dxa"/>
            <w:noWrap/>
            <w:hideMark/>
          </w:tcPr>
          <w:p w14:paraId="18DA3919"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06CD38DF" w14:textId="7B954DCE"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1.8%</w:t>
            </w:r>
          </w:p>
        </w:tc>
      </w:tr>
      <w:tr w:rsidR="00E50CE4" w:rsidRPr="00C2061D" w14:paraId="24EAE694" w14:textId="77777777" w:rsidTr="0092632F">
        <w:trPr>
          <w:trHeight w:val="300"/>
          <w:jc w:val="center"/>
        </w:trPr>
        <w:tc>
          <w:tcPr>
            <w:tcW w:w="5748" w:type="dxa"/>
            <w:noWrap/>
            <w:hideMark/>
          </w:tcPr>
          <w:p w14:paraId="7357BBE4"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Diabetic Ketoacidosis</w:t>
            </w:r>
          </w:p>
        </w:tc>
        <w:tc>
          <w:tcPr>
            <w:tcW w:w="1051" w:type="dxa"/>
            <w:noWrap/>
            <w:hideMark/>
          </w:tcPr>
          <w:p w14:paraId="07D0183C"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1003</w:t>
            </w:r>
          </w:p>
        </w:tc>
        <w:tc>
          <w:tcPr>
            <w:tcW w:w="1276" w:type="dxa"/>
            <w:noWrap/>
            <w:hideMark/>
          </w:tcPr>
          <w:p w14:paraId="553E79C2" w14:textId="2F002DDA"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0.1%</w:t>
            </w:r>
          </w:p>
        </w:tc>
        <w:tc>
          <w:tcPr>
            <w:tcW w:w="1418" w:type="dxa"/>
            <w:noWrap/>
            <w:hideMark/>
          </w:tcPr>
          <w:p w14:paraId="58D1D7A6" w14:textId="56605601" w:rsidR="00E50CE4" w:rsidRPr="00C2061D" w:rsidRDefault="002B3152"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No</w:t>
            </w:r>
          </w:p>
        </w:tc>
        <w:tc>
          <w:tcPr>
            <w:tcW w:w="1559" w:type="dxa"/>
            <w:noWrap/>
            <w:hideMark/>
          </w:tcPr>
          <w:p w14:paraId="054AE2C9" w14:textId="43150042"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3D7F0485" w14:textId="77777777" w:rsidTr="0092632F">
        <w:trPr>
          <w:trHeight w:val="300"/>
          <w:jc w:val="center"/>
        </w:trPr>
        <w:tc>
          <w:tcPr>
            <w:tcW w:w="5748" w:type="dxa"/>
            <w:noWrap/>
            <w:hideMark/>
          </w:tcPr>
          <w:p w14:paraId="629C8006"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Nausea</w:t>
            </w:r>
          </w:p>
        </w:tc>
        <w:tc>
          <w:tcPr>
            <w:tcW w:w="1051" w:type="dxa"/>
            <w:noWrap/>
            <w:hideMark/>
          </w:tcPr>
          <w:p w14:paraId="28E8523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614</w:t>
            </w:r>
          </w:p>
        </w:tc>
        <w:tc>
          <w:tcPr>
            <w:tcW w:w="1276" w:type="dxa"/>
            <w:noWrap/>
            <w:hideMark/>
          </w:tcPr>
          <w:p w14:paraId="73A7520F" w14:textId="06B07205"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7504053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364984F9" w14:textId="000B4012"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1.9%</w:t>
            </w:r>
          </w:p>
        </w:tc>
      </w:tr>
      <w:tr w:rsidR="00E50CE4" w:rsidRPr="00C2061D" w14:paraId="5F776867" w14:textId="77777777" w:rsidTr="0092632F">
        <w:trPr>
          <w:trHeight w:val="300"/>
          <w:jc w:val="center"/>
        </w:trPr>
        <w:tc>
          <w:tcPr>
            <w:tcW w:w="5748" w:type="dxa"/>
            <w:noWrap/>
            <w:hideMark/>
          </w:tcPr>
          <w:p w14:paraId="4CDD47C5"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Death</w:t>
            </w:r>
          </w:p>
        </w:tc>
        <w:tc>
          <w:tcPr>
            <w:tcW w:w="1051" w:type="dxa"/>
            <w:noWrap/>
            <w:hideMark/>
          </w:tcPr>
          <w:p w14:paraId="60172828"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565</w:t>
            </w:r>
          </w:p>
        </w:tc>
        <w:tc>
          <w:tcPr>
            <w:tcW w:w="1276" w:type="dxa"/>
            <w:noWrap/>
            <w:hideMark/>
          </w:tcPr>
          <w:p w14:paraId="736C6D54" w14:textId="4E77694B"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1AB37D0"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4088E9A0" w14:textId="203098CC"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1.9%</w:t>
            </w:r>
          </w:p>
        </w:tc>
      </w:tr>
      <w:tr w:rsidR="00E50CE4" w:rsidRPr="00C2061D" w14:paraId="3AA38289" w14:textId="77777777" w:rsidTr="0092632F">
        <w:trPr>
          <w:trHeight w:val="300"/>
          <w:jc w:val="center"/>
        </w:trPr>
        <w:tc>
          <w:tcPr>
            <w:tcW w:w="5748" w:type="dxa"/>
            <w:noWrap/>
            <w:hideMark/>
          </w:tcPr>
          <w:p w14:paraId="02ED29FD"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Vomiting</w:t>
            </w:r>
          </w:p>
        </w:tc>
        <w:tc>
          <w:tcPr>
            <w:tcW w:w="1051" w:type="dxa"/>
            <w:noWrap/>
            <w:hideMark/>
          </w:tcPr>
          <w:p w14:paraId="5F7077F8"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515</w:t>
            </w:r>
          </w:p>
        </w:tc>
        <w:tc>
          <w:tcPr>
            <w:tcW w:w="1276" w:type="dxa"/>
            <w:noWrap/>
            <w:hideMark/>
          </w:tcPr>
          <w:p w14:paraId="78B7539D" w14:textId="77ABF04E"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C0F9BCF"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6DD90BB8" w14:textId="0FCE2979"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2.0%</w:t>
            </w:r>
          </w:p>
        </w:tc>
      </w:tr>
      <w:tr w:rsidR="00E50CE4" w:rsidRPr="00C2061D" w14:paraId="36EAAB72" w14:textId="77777777" w:rsidTr="0092632F">
        <w:trPr>
          <w:trHeight w:val="300"/>
          <w:jc w:val="center"/>
        </w:trPr>
        <w:tc>
          <w:tcPr>
            <w:tcW w:w="5748" w:type="dxa"/>
            <w:noWrap/>
            <w:hideMark/>
          </w:tcPr>
          <w:p w14:paraId="2DD3A2CE"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Underdose</w:t>
            </w:r>
          </w:p>
        </w:tc>
        <w:tc>
          <w:tcPr>
            <w:tcW w:w="1051" w:type="dxa"/>
            <w:noWrap/>
            <w:hideMark/>
          </w:tcPr>
          <w:p w14:paraId="2B1974EE"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478</w:t>
            </w:r>
          </w:p>
        </w:tc>
        <w:tc>
          <w:tcPr>
            <w:tcW w:w="1276" w:type="dxa"/>
            <w:noWrap/>
            <w:hideMark/>
          </w:tcPr>
          <w:p w14:paraId="0AA79BDE" w14:textId="3C1DB0FD"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5B13391C"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0B82E07C" w14:textId="747DD66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2.0%</w:t>
            </w:r>
          </w:p>
        </w:tc>
      </w:tr>
      <w:tr w:rsidR="00E50CE4" w:rsidRPr="00C2061D" w14:paraId="47776319" w14:textId="77777777" w:rsidTr="0092632F">
        <w:trPr>
          <w:trHeight w:val="300"/>
          <w:jc w:val="center"/>
        </w:trPr>
        <w:tc>
          <w:tcPr>
            <w:tcW w:w="5748" w:type="dxa"/>
            <w:noWrap/>
            <w:hideMark/>
          </w:tcPr>
          <w:p w14:paraId="63C0094E"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Overdose</w:t>
            </w:r>
          </w:p>
        </w:tc>
        <w:tc>
          <w:tcPr>
            <w:tcW w:w="1051" w:type="dxa"/>
            <w:noWrap/>
            <w:hideMark/>
          </w:tcPr>
          <w:p w14:paraId="5931EDD2"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417</w:t>
            </w:r>
          </w:p>
        </w:tc>
        <w:tc>
          <w:tcPr>
            <w:tcW w:w="1276" w:type="dxa"/>
            <w:noWrap/>
            <w:hideMark/>
          </w:tcPr>
          <w:p w14:paraId="6B7D6E1F" w14:textId="30E12AFF"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45F69D7D"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21049290" w14:textId="048CFBD9"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2.0%</w:t>
            </w:r>
          </w:p>
        </w:tc>
      </w:tr>
      <w:tr w:rsidR="00E50CE4" w:rsidRPr="00C2061D" w14:paraId="220C00F3" w14:textId="77777777" w:rsidTr="0092632F">
        <w:trPr>
          <w:trHeight w:val="300"/>
          <w:jc w:val="center"/>
        </w:trPr>
        <w:tc>
          <w:tcPr>
            <w:tcW w:w="5748" w:type="dxa"/>
            <w:noWrap/>
            <w:hideMark/>
          </w:tcPr>
          <w:p w14:paraId="4A21862E"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High Blood Pressure/ Hypertension</w:t>
            </w:r>
          </w:p>
        </w:tc>
        <w:tc>
          <w:tcPr>
            <w:tcW w:w="1051" w:type="dxa"/>
            <w:noWrap/>
            <w:hideMark/>
          </w:tcPr>
          <w:p w14:paraId="03257339"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394</w:t>
            </w:r>
          </w:p>
        </w:tc>
        <w:tc>
          <w:tcPr>
            <w:tcW w:w="1276" w:type="dxa"/>
            <w:noWrap/>
            <w:hideMark/>
          </w:tcPr>
          <w:p w14:paraId="4EC20362" w14:textId="1F1AE4C2"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0408B0DB"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5C757B67" w14:textId="13EF5F0F"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2.0%</w:t>
            </w:r>
          </w:p>
        </w:tc>
      </w:tr>
      <w:tr w:rsidR="00E50CE4" w:rsidRPr="00C2061D" w14:paraId="1064F89C" w14:textId="77777777" w:rsidTr="0092632F">
        <w:trPr>
          <w:trHeight w:val="300"/>
          <w:jc w:val="center"/>
        </w:trPr>
        <w:tc>
          <w:tcPr>
            <w:tcW w:w="5748" w:type="dxa"/>
            <w:noWrap/>
            <w:hideMark/>
          </w:tcPr>
          <w:p w14:paraId="418D3EA6"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No Code Available</w:t>
            </w:r>
          </w:p>
        </w:tc>
        <w:tc>
          <w:tcPr>
            <w:tcW w:w="1051" w:type="dxa"/>
            <w:noWrap/>
            <w:hideMark/>
          </w:tcPr>
          <w:p w14:paraId="62A92E02"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327</w:t>
            </w:r>
          </w:p>
        </w:tc>
        <w:tc>
          <w:tcPr>
            <w:tcW w:w="1276" w:type="dxa"/>
            <w:noWrap/>
            <w:hideMark/>
          </w:tcPr>
          <w:p w14:paraId="0F56FC6A" w14:textId="6A1D2591"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171E2163"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79F39340" w14:textId="7C760091"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3EC5D86F" w14:textId="77777777" w:rsidTr="0092632F">
        <w:trPr>
          <w:trHeight w:val="300"/>
          <w:jc w:val="center"/>
        </w:trPr>
        <w:tc>
          <w:tcPr>
            <w:tcW w:w="5748" w:type="dxa"/>
            <w:noWrap/>
            <w:hideMark/>
          </w:tcPr>
          <w:p w14:paraId="0CA243FA"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Cardiac Arrest</w:t>
            </w:r>
          </w:p>
        </w:tc>
        <w:tc>
          <w:tcPr>
            <w:tcW w:w="1051" w:type="dxa"/>
            <w:noWrap/>
            <w:hideMark/>
          </w:tcPr>
          <w:p w14:paraId="4816965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320</w:t>
            </w:r>
          </w:p>
        </w:tc>
        <w:tc>
          <w:tcPr>
            <w:tcW w:w="1276" w:type="dxa"/>
            <w:noWrap/>
            <w:hideMark/>
          </w:tcPr>
          <w:p w14:paraId="2592CDF1" w14:textId="1662CFD8"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0BF368D3"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14092B11" w14:textId="25C523D3"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2.1%</w:t>
            </w:r>
          </w:p>
        </w:tc>
      </w:tr>
      <w:tr w:rsidR="00E50CE4" w:rsidRPr="00C2061D" w14:paraId="6B1629BB" w14:textId="77777777" w:rsidTr="0092632F">
        <w:trPr>
          <w:trHeight w:val="300"/>
          <w:jc w:val="center"/>
        </w:trPr>
        <w:tc>
          <w:tcPr>
            <w:tcW w:w="5748" w:type="dxa"/>
            <w:noWrap/>
            <w:hideMark/>
          </w:tcPr>
          <w:p w14:paraId="470CE913"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Aneurysm</w:t>
            </w:r>
          </w:p>
        </w:tc>
        <w:tc>
          <w:tcPr>
            <w:tcW w:w="1051" w:type="dxa"/>
            <w:noWrap/>
            <w:hideMark/>
          </w:tcPr>
          <w:p w14:paraId="55565412"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301</w:t>
            </w:r>
          </w:p>
        </w:tc>
        <w:tc>
          <w:tcPr>
            <w:tcW w:w="1276" w:type="dxa"/>
            <w:noWrap/>
            <w:hideMark/>
          </w:tcPr>
          <w:p w14:paraId="6BE40C08" w14:textId="61891F88"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6AE726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0D680861" w14:textId="73FD07B1"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42F64FB5" w14:textId="77777777" w:rsidTr="0092632F">
        <w:trPr>
          <w:trHeight w:val="300"/>
          <w:jc w:val="center"/>
        </w:trPr>
        <w:tc>
          <w:tcPr>
            <w:tcW w:w="5748" w:type="dxa"/>
            <w:noWrap/>
            <w:hideMark/>
          </w:tcPr>
          <w:p w14:paraId="4C4BE97D"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Loss of consciousness</w:t>
            </w:r>
          </w:p>
        </w:tc>
        <w:tc>
          <w:tcPr>
            <w:tcW w:w="1051" w:type="dxa"/>
            <w:noWrap/>
            <w:hideMark/>
          </w:tcPr>
          <w:p w14:paraId="1749324F"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284</w:t>
            </w:r>
          </w:p>
        </w:tc>
        <w:tc>
          <w:tcPr>
            <w:tcW w:w="1276" w:type="dxa"/>
            <w:noWrap/>
            <w:hideMark/>
          </w:tcPr>
          <w:p w14:paraId="6E1BC8A1" w14:textId="3FD9C0CE"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3AECB0B7"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2544296F" w14:textId="1A66E9AA"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2.1%</w:t>
            </w:r>
          </w:p>
        </w:tc>
      </w:tr>
      <w:tr w:rsidR="00E50CE4" w:rsidRPr="00C2061D" w14:paraId="51C3C15C" w14:textId="77777777" w:rsidTr="0092632F">
        <w:trPr>
          <w:trHeight w:val="300"/>
          <w:jc w:val="center"/>
        </w:trPr>
        <w:tc>
          <w:tcPr>
            <w:tcW w:w="5748" w:type="dxa"/>
            <w:noWrap/>
            <w:hideMark/>
          </w:tcPr>
          <w:p w14:paraId="7E5C980F"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Dyspnea</w:t>
            </w:r>
          </w:p>
        </w:tc>
        <w:tc>
          <w:tcPr>
            <w:tcW w:w="1051" w:type="dxa"/>
            <w:noWrap/>
            <w:hideMark/>
          </w:tcPr>
          <w:p w14:paraId="41427853"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279</w:t>
            </w:r>
          </w:p>
        </w:tc>
        <w:tc>
          <w:tcPr>
            <w:tcW w:w="1276" w:type="dxa"/>
            <w:noWrap/>
            <w:hideMark/>
          </w:tcPr>
          <w:p w14:paraId="2E0EF22D" w14:textId="2DCD60F9"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0E6D8304"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1A47DBB0" w14:textId="7051E6E1"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05700464" w14:textId="77777777" w:rsidTr="0092632F">
        <w:trPr>
          <w:trHeight w:val="300"/>
          <w:jc w:val="center"/>
        </w:trPr>
        <w:tc>
          <w:tcPr>
            <w:tcW w:w="5748" w:type="dxa"/>
            <w:noWrap/>
            <w:hideMark/>
          </w:tcPr>
          <w:p w14:paraId="5DDDB8C4"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Not Applicable</w:t>
            </w:r>
          </w:p>
        </w:tc>
        <w:tc>
          <w:tcPr>
            <w:tcW w:w="1051" w:type="dxa"/>
            <w:noWrap/>
            <w:hideMark/>
          </w:tcPr>
          <w:p w14:paraId="1E0628F2"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266</w:t>
            </w:r>
          </w:p>
        </w:tc>
        <w:tc>
          <w:tcPr>
            <w:tcW w:w="1276" w:type="dxa"/>
            <w:noWrap/>
            <w:hideMark/>
          </w:tcPr>
          <w:p w14:paraId="6D5D9B69" w14:textId="5AE57DFA"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3B2000A2"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55C5197F" w14:textId="19B47A6D"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43D1ADCF" w14:textId="77777777" w:rsidTr="0092632F">
        <w:trPr>
          <w:trHeight w:val="300"/>
          <w:jc w:val="center"/>
        </w:trPr>
        <w:tc>
          <w:tcPr>
            <w:tcW w:w="5748" w:type="dxa"/>
            <w:noWrap/>
            <w:hideMark/>
          </w:tcPr>
          <w:p w14:paraId="35652F58"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Headache</w:t>
            </w:r>
          </w:p>
        </w:tc>
        <w:tc>
          <w:tcPr>
            <w:tcW w:w="1051" w:type="dxa"/>
            <w:noWrap/>
            <w:hideMark/>
          </w:tcPr>
          <w:p w14:paraId="05D61398"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256</w:t>
            </w:r>
          </w:p>
        </w:tc>
        <w:tc>
          <w:tcPr>
            <w:tcW w:w="1276" w:type="dxa"/>
            <w:noWrap/>
            <w:hideMark/>
          </w:tcPr>
          <w:p w14:paraId="00BA72C8" w14:textId="10C6486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0BD21DD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16CFFAB5" w14:textId="68EAFD9E"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2.1%</w:t>
            </w:r>
          </w:p>
        </w:tc>
      </w:tr>
      <w:tr w:rsidR="00E50CE4" w:rsidRPr="00C2061D" w14:paraId="0D4B7861" w14:textId="77777777" w:rsidTr="0092632F">
        <w:trPr>
          <w:trHeight w:val="300"/>
          <w:jc w:val="center"/>
        </w:trPr>
        <w:tc>
          <w:tcPr>
            <w:tcW w:w="5748" w:type="dxa"/>
            <w:noWrap/>
            <w:hideMark/>
          </w:tcPr>
          <w:p w14:paraId="5E05BB4C"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Pain</w:t>
            </w:r>
          </w:p>
        </w:tc>
        <w:tc>
          <w:tcPr>
            <w:tcW w:w="1051" w:type="dxa"/>
            <w:noWrap/>
            <w:hideMark/>
          </w:tcPr>
          <w:p w14:paraId="1CEF33B8"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256</w:t>
            </w:r>
          </w:p>
        </w:tc>
        <w:tc>
          <w:tcPr>
            <w:tcW w:w="1276" w:type="dxa"/>
            <w:noWrap/>
            <w:hideMark/>
          </w:tcPr>
          <w:p w14:paraId="1F9FDCE8" w14:textId="0946256E"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52EA798F"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08465585" w14:textId="78EA19C4"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2.1%</w:t>
            </w:r>
          </w:p>
        </w:tc>
      </w:tr>
      <w:tr w:rsidR="00E50CE4" w:rsidRPr="00C2061D" w14:paraId="35AA689A" w14:textId="77777777" w:rsidTr="0092632F">
        <w:trPr>
          <w:trHeight w:val="300"/>
          <w:jc w:val="center"/>
        </w:trPr>
        <w:tc>
          <w:tcPr>
            <w:tcW w:w="5748" w:type="dxa"/>
            <w:noWrap/>
            <w:hideMark/>
          </w:tcPr>
          <w:p w14:paraId="2355E965"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Abdominal Pain</w:t>
            </w:r>
          </w:p>
        </w:tc>
        <w:tc>
          <w:tcPr>
            <w:tcW w:w="1051" w:type="dxa"/>
            <w:noWrap/>
            <w:hideMark/>
          </w:tcPr>
          <w:p w14:paraId="31E79E76"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205</w:t>
            </w:r>
          </w:p>
        </w:tc>
        <w:tc>
          <w:tcPr>
            <w:tcW w:w="1276" w:type="dxa"/>
            <w:noWrap/>
            <w:hideMark/>
          </w:tcPr>
          <w:p w14:paraId="1DB6D562" w14:textId="2E64D0F6"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0A24D324"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41C4CAF1" w14:textId="66310301"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2.1%</w:t>
            </w:r>
          </w:p>
        </w:tc>
      </w:tr>
      <w:tr w:rsidR="00E50CE4" w:rsidRPr="00C2061D" w14:paraId="0C852230" w14:textId="77777777" w:rsidTr="0092632F">
        <w:trPr>
          <w:trHeight w:val="300"/>
          <w:jc w:val="center"/>
        </w:trPr>
        <w:tc>
          <w:tcPr>
            <w:tcW w:w="5748" w:type="dxa"/>
            <w:noWrap/>
            <w:hideMark/>
          </w:tcPr>
          <w:p w14:paraId="657BA8BF"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Blood Loss</w:t>
            </w:r>
          </w:p>
        </w:tc>
        <w:tc>
          <w:tcPr>
            <w:tcW w:w="1051" w:type="dxa"/>
            <w:noWrap/>
            <w:hideMark/>
          </w:tcPr>
          <w:p w14:paraId="54058831"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185</w:t>
            </w:r>
          </w:p>
        </w:tc>
        <w:tc>
          <w:tcPr>
            <w:tcW w:w="1276" w:type="dxa"/>
            <w:noWrap/>
            <w:hideMark/>
          </w:tcPr>
          <w:p w14:paraId="7346B3B6" w14:textId="085FD675"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7A694D3E"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34C534BE" w14:textId="29CE3320"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0BDAC933" w14:textId="77777777" w:rsidTr="0092632F">
        <w:trPr>
          <w:trHeight w:val="300"/>
          <w:jc w:val="center"/>
        </w:trPr>
        <w:tc>
          <w:tcPr>
            <w:tcW w:w="5748" w:type="dxa"/>
            <w:noWrap/>
            <w:hideMark/>
          </w:tcPr>
          <w:p w14:paraId="6A7D31A6"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Bradycardia</w:t>
            </w:r>
          </w:p>
        </w:tc>
        <w:tc>
          <w:tcPr>
            <w:tcW w:w="1051" w:type="dxa"/>
            <w:noWrap/>
            <w:hideMark/>
          </w:tcPr>
          <w:p w14:paraId="5FE69F92"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163</w:t>
            </w:r>
          </w:p>
        </w:tc>
        <w:tc>
          <w:tcPr>
            <w:tcW w:w="1276" w:type="dxa"/>
            <w:noWrap/>
            <w:hideMark/>
          </w:tcPr>
          <w:p w14:paraId="2D847DF4" w14:textId="2D9696A0"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4EE0D248"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21EFE96D" w14:textId="5170DBCE"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2.1%</w:t>
            </w:r>
          </w:p>
        </w:tc>
      </w:tr>
      <w:tr w:rsidR="00E50CE4" w:rsidRPr="00C2061D" w14:paraId="20D70FE3" w14:textId="77777777" w:rsidTr="0092632F">
        <w:trPr>
          <w:trHeight w:val="300"/>
          <w:jc w:val="center"/>
        </w:trPr>
        <w:tc>
          <w:tcPr>
            <w:tcW w:w="5748" w:type="dxa"/>
            <w:noWrap/>
            <w:hideMark/>
          </w:tcPr>
          <w:p w14:paraId="636571C2"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Therapeutic Response, Increased</w:t>
            </w:r>
          </w:p>
        </w:tc>
        <w:tc>
          <w:tcPr>
            <w:tcW w:w="1051" w:type="dxa"/>
            <w:noWrap/>
            <w:hideMark/>
          </w:tcPr>
          <w:p w14:paraId="45C9FD36"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160</w:t>
            </w:r>
          </w:p>
        </w:tc>
        <w:tc>
          <w:tcPr>
            <w:tcW w:w="1276" w:type="dxa"/>
            <w:noWrap/>
            <w:hideMark/>
          </w:tcPr>
          <w:p w14:paraId="7103E35F" w14:textId="2291C7C4"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3D369CC9"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7329ACCC" w14:textId="2A2847B0"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6B50D1C8" w14:textId="77777777" w:rsidTr="0092632F">
        <w:trPr>
          <w:trHeight w:val="300"/>
          <w:jc w:val="center"/>
        </w:trPr>
        <w:tc>
          <w:tcPr>
            <w:tcW w:w="5748" w:type="dxa"/>
            <w:noWrap/>
            <w:hideMark/>
          </w:tcPr>
          <w:p w14:paraId="75894204"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Appropriate Clinical Signs, Symptoms, Conditions Term / Code Not Available</w:t>
            </w:r>
          </w:p>
        </w:tc>
        <w:tc>
          <w:tcPr>
            <w:tcW w:w="1051" w:type="dxa"/>
            <w:noWrap/>
            <w:hideMark/>
          </w:tcPr>
          <w:p w14:paraId="2DB68964"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159</w:t>
            </w:r>
          </w:p>
        </w:tc>
        <w:tc>
          <w:tcPr>
            <w:tcW w:w="1276" w:type="dxa"/>
            <w:noWrap/>
            <w:hideMark/>
          </w:tcPr>
          <w:p w14:paraId="4EC19792" w14:textId="538EE306"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73E0987F"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0A4745E3" w14:textId="6F6D6B52"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2.1%</w:t>
            </w:r>
          </w:p>
        </w:tc>
      </w:tr>
      <w:tr w:rsidR="00E50CE4" w:rsidRPr="00C2061D" w14:paraId="76C2E9F3" w14:textId="77777777" w:rsidTr="0092632F">
        <w:trPr>
          <w:trHeight w:val="300"/>
          <w:jc w:val="center"/>
        </w:trPr>
        <w:tc>
          <w:tcPr>
            <w:tcW w:w="5748" w:type="dxa"/>
            <w:noWrap/>
            <w:hideMark/>
          </w:tcPr>
          <w:p w14:paraId="168CC7F7"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Fatigue</w:t>
            </w:r>
          </w:p>
        </w:tc>
        <w:tc>
          <w:tcPr>
            <w:tcW w:w="1051" w:type="dxa"/>
            <w:noWrap/>
            <w:hideMark/>
          </w:tcPr>
          <w:p w14:paraId="31E00E32"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159</w:t>
            </w:r>
          </w:p>
        </w:tc>
        <w:tc>
          <w:tcPr>
            <w:tcW w:w="1276" w:type="dxa"/>
            <w:noWrap/>
            <w:hideMark/>
          </w:tcPr>
          <w:p w14:paraId="7B8D683B" w14:textId="4E4008AC"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7AE497FD"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2EA7CF27" w14:textId="6309BE92"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2.1%</w:t>
            </w:r>
          </w:p>
        </w:tc>
      </w:tr>
      <w:tr w:rsidR="00E50CE4" w:rsidRPr="00C2061D" w14:paraId="6C508FA2" w14:textId="77777777" w:rsidTr="0092632F">
        <w:trPr>
          <w:trHeight w:val="300"/>
          <w:jc w:val="center"/>
        </w:trPr>
        <w:tc>
          <w:tcPr>
            <w:tcW w:w="5748" w:type="dxa"/>
            <w:noWrap/>
            <w:hideMark/>
          </w:tcPr>
          <w:p w14:paraId="2E9606DD"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Tachycardia</w:t>
            </w:r>
          </w:p>
        </w:tc>
        <w:tc>
          <w:tcPr>
            <w:tcW w:w="1051" w:type="dxa"/>
            <w:noWrap/>
            <w:hideMark/>
          </w:tcPr>
          <w:p w14:paraId="4C92223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152</w:t>
            </w:r>
          </w:p>
        </w:tc>
        <w:tc>
          <w:tcPr>
            <w:tcW w:w="1276" w:type="dxa"/>
            <w:noWrap/>
            <w:hideMark/>
          </w:tcPr>
          <w:p w14:paraId="1D37F206" w14:textId="5805FEDC"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064C99B0"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43B0AFAE" w14:textId="56C6DAB4"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2.1%</w:t>
            </w:r>
          </w:p>
        </w:tc>
      </w:tr>
      <w:tr w:rsidR="00E50CE4" w:rsidRPr="00C2061D" w14:paraId="1898E862" w14:textId="77777777" w:rsidTr="0092632F">
        <w:trPr>
          <w:trHeight w:val="300"/>
          <w:jc w:val="center"/>
        </w:trPr>
        <w:tc>
          <w:tcPr>
            <w:tcW w:w="5748" w:type="dxa"/>
            <w:noWrap/>
            <w:hideMark/>
          </w:tcPr>
          <w:p w14:paraId="69A3297E"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Dizziness</w:t>
            </w:r>
          </w:p>
        </w:tc>
        <w:tc>
          <w:tcPr>
            <w:tcW w:w="1051" w:type="dxa"/>
            <w:noWrap/>
            <w:hideMark/>
          </w:tcPr>
          <w:p w14:paraId="337BB97D"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134</w:t>
            </w:r>
          </w:p>
        </w:tc>
        <w:tc>
          <w:tcPr>
            <w:tcW w:w="1276" w:type="dxa"/>
            <w:noWrap/>
            <w:hideMark/>
          </w:tcPr>
          <w:p w14:paraId="2C87CDC6" w14:textId="7B709D64"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70EDE4D7"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717109FB" w14:textId="4ED6FAD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0B02E32E" w14:textId="77777777" w:rsidTr="0092632F">
        <w:trPr>
          <w:trHeight w:val="300"/>
          <w:jc w:val="center"/>
        </w:trPr>
        <w:tc>
          <w:tcPr>
            <w:tcW w:w="5748" w:type="dxa"/>
            <w:noWrap/>
            <w:hideMark/>
          </w:tcPr>
          <w:p w14:paraId="3D17B75E"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Polydipsia</w:t>
            </w:r>
          </w:p>
        </w:tc>
        <w:tc>
          <w:tcPr>
            <w:tcW w:w="1051" w:type="dxa"/>
            <w:noWrap/>
            <w:hideMark/>
          </w:tcPr>
          <w:p w14:paraId="51E25AB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101</w:t>
            </w:r>
          </w:p>
        </w:tc>
        <w:tc>
          <w:tcPr>
            <w:tcW w:w="1276" w:type="dxa"/>
            <w:noWrap/>
            <w:hideMark/>
          </w:tcPr>
          <w:p w14:paraId="73BF79A5" w14:textId="50F38FBF"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13AA943F"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1205FE8B" w14:textId="321B9C8B"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73074B29" w14:textId="77777777" w:rsidTr="0092632F">
        <w:trPr>
          <w:trHeight w:val="300"/>
          <w:jc w:val="center"/>
        </w:trPr>
        <w:tc>
          <w:tcPr>
            <w:tcW w:w="5748" w:type="dxa"/>
            <w:noWrap/>
            <w:hideMark/>
          </w:tcPr>
          <w:p w14:paraId="08D21689"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lastRenderedPageBreak/>
              <w:t>Complaint, Ill-Defined</w:t>
            </w:r>
          </w:p>
        </w:tc>
        <w:tc>
          <w:tcPr>
            <w:tcW w:w="1051" w:type="dxa"/>
            <w:noWrap/>
            <w:hideMark/>
          </w:tcPr>
          <w:p w14:paraId="7EB7296F"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95</w:t>
            </w:r>
          </w:p>
        </w:tc>
        <w:tc>
          <w:tcPr>
            <w:tcW w:w="1276" w:type="dxa"/>
            <w:noWrap/>
            <w:hideMark/>
          </w:tcPr>
          <w:p w14:paraId="53BD72D8" w14:textId="14F1FC2F"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5EBBB7C"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N/A</w:t>
            </w:r>
          </w:p>
        </w:tc>
        <w:tc>
          <w:tcPr>
            <w:tcW w:w="1559" w:type="dxa"/>
            <w:noWrap/>
            <w:hideMark/>
          </w:tcPr>
          <w:p w14:paraId="5F8456EA" w14:textId="36E2D7A3"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0225D647" w14:textId="77777777" w:rsidTr="0092632F">
        <w:trPr>
          <w:trHeight w:val="300"/>
          <w:jc w:val="center"/>
        </w:trPr>
        <w:tc>
          <w:tcPr>
            <w:tcW w:w="5748" w:type="dxa"/>
            <w:noWrap/>
            <w:hideMark/>
          </w:tcPr>
          <w:p w14:paraId="79DB6345"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Chest Pain</w:t>
            </w:r>
          </w:p>
        </w:tc>
        <w:tc>
          <w:tcPr>
            <w:tcW w:w="1051" w:type="dxa"/>
            <w:noWrap/>
            <w:hideMark/>
          </w:tcPr>
          <w:p w14:paraId="707C462D"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93</w:t>
            </w:r>
          </w:p>
        </w:tc>
        <w:tc>
          <w:tcPr>
            <w:tcW w:w="1276" w:type="dxa"/>
            <w:noWrap/>
            <w:hideMark/>
          </w:tcPr>
          <w:p w14:paraId="6A9D0CC7" w14:textId="649F7001"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60025CE"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6EB71ECF" w14:textId="271F04DC"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1D4203D2" w14:textId="77777777" w:rsidTr="0092632F">
        <w:trPr>
          <w:trHeight w:val="300"/>
          <w:jc w:val="center"/>
        </w:trPr>
        <w:tc>
          <w:tcPr>
            <w:tcW w:w="5748" w:type="dxa"/>
            <w:noWrap/>
            <w:hideMark/>
          </w:tcPr>
          <w:p w14:paraId="009A04A4"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Chemical Exposure</w:t>
            </w:r>
          </w:p>
        </w:tc>
        <w:tc>
          <w:tcPr>
            <w:tcW w:w="1051" w:type="dxa"/>
            <w:noWrap/>
            <w:hideMark/>
          </w:tcPr>
          <w:p w14:paraId="2FB0A674"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88</w:t>
            </w:r>
          </w:p>
        </w:tc>
        <w:tc>
          <w:tcPr>
            <w:tcW w:w="1276" w:type="dxa"/>
            <w:noWrap/>
            <w:hideMark/>
          </w:tcPr>
          <w:p w14:paraId="26EE7452" w14:textId="61317ADD"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4F13FB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56267ACE" w14:textId="76648E02"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5242A756" w14:textId="77777777" w:rsidTr="0092632F">
        <w:trPr>
          <w:trHeight w:val="300"/>
          <w:jc w:val="center"/>
        </w:trPr>
        <w:tc>
          <w:tcPr>
            <w:tcW w:w="5748" w:type="dxa"/>
            <w:noWrap/>
            <w:hideMark/>
          </w:tcPr>
          <w:p w14:paraId="08995C52"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Confusion/ Disorientation</w:t>
            </w:r>
          </w:p>
        </w:tc>
        <w:tc>
          <w:tcPr>
            <w:tcW w:w="1051" w:type="dxa"/>
            <w:noWrap/>
            <w:hideMark/>
          </w:tcPr>
          <w:p w14:paraId="7E775EC5"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85</w:t>
            </w:r>
          </w:p>
        </w:tc>
        <w:tc>
          <w:tcPr>
            <w:tcW w:w="1276" w:type="dxa"/>
            <w:noWrap/>
            <w:hideMark/>
          </w:tcPr>
          <w:p w14:paraId="447BB97B" w14:textId="48EF5D44"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59877EB8"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3E154D48" w14:textId="3E83B6ED"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718E2276" w14:textId="77777777" w:rsidTr="0092632F">
        <w:trPr>
          <w:trHeight w:val="300"/>
          <w:jc w:val="center"/>
        </w:trPr>
        <w:tc>
          <w:tcPr>
            <w:tcW w:w="5748" w:type="dxa"/>
            <w:noWrap/>
            <w:hideMark/>
          </w:tcPr>
          <w:p w14:paraId="621A6276"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Therapeutic Response, Decreased</w:t>
            </w:r>
          </w:p>
        </w:tc>
        <w:tc>
          <w:tcPr>
            <w:tcW w:w="1051" w:type="dxa"/>
            <w:noWrap/>
            <w:hideMark/>
          </w:tcPr>
          <w:p w14:paraId="29402900"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84</w:t>
            </w:r>
          </w:p>
        </w:tc>
        <w:tc>
          <w:tcPr>
            <w:tcW w:w="1276" w:type="dxa"/>
            <w:noWrap/>
            <w:hideMark/>
          </w:tcPr>
          <w:p w14:paraId="1D71C091" w14:textId="4389D831"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FF52CCE"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6BC4A22A" w14:textId="0D8F2558"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44D13ED5" w14:textId="77777777" w:rsidTr="0092632F">
        <w:trPr>
          <w:trHeight w:val="300"/>
          <w:jc w:val="center"/>
        </w:trPr>
        <w:tc>
          <w:tcPr>
            <w:tcW w:w="5748" w:type="dxa"/>
            <w:noWrap/>
            <w:hideMark/>
          </w:tcPr>
          <w:p w14:paraId="74CCF6C9"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Low Oxygen Saturation</w:t>
            </w:r>
          </w:p>
        </w:tc>
        <w:tc>
          <w:tcPr>
            <w:tcW w:w="1051" w:type="dxa"/>
            <w:noWrap/>
            <w:hideMark/>
          </w:tcPr>
          <w:p w14:paraId="762468D7"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84</w:t>
            </w:r>
          </w:p>
        </w:tc>
        <w:tc>
          <w:tcPr>
            <w:tcW w:w="1276" w:type="dxa"/>
            <w:noWrap/>
            <w:hideMark/>
          </w:tcPr>
          <w:p w14:paraId="6DD6E8A1" w14:textId="501E9B95"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68A75150"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75E74865" w14:textId="3B877898"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7ED6158D" w14:textId="77777777" w:rsidTr="0092632F">
        <w:trPr>
          <w:trHeight w:val="300"/>
          <w:jc w:val="center"/>
        </w:trPr>
        <w:tc>
          <w:tcPr>
            <w:tcW w:w="5748" w:type="dxa"/>
            <w:noWrap/>
            <w:hideMark/>
          </w:tcPr>
          <w:p w14:paraId="2A6439D6"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Diarrhea</w:t>
            </w:r>
          </w:p>
        </w:tc>
        <w:tc>
          <w:tcPr>
            <w:tcW w:w="1051" w:type="dxa"/>
            <w:noWrap/>
            <w:hideMark/>
          </w:tcPr>
          <w:p w14:paraId="620B9304"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80</w:t>
            </w:r>
          </w:p>
        </w:tc>
        <w:tc>
          <w:tcPr>
            <w:tcW w:w="1276" w:type="dxa"/>
            <w:noWrap/>
            <w:hideMark/>
          </w:tcPr>
          <w:p w14:paraId="7113FD35" w14:textId="4EF4AA03"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6E5C4A7"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57B611CF" w14:textId="5C61A3B8"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4AECD07C" w14:textId="77777777" w:rsidTr="0092632F">
        <w:trPr>
          <w:trHeight w:val="300"/>
          <w:jc w:val="center"/>
        </w:trPr>
        <w:tc>
          <w:tcPr>
            <w:tcW w:w="5748" w:type="dxa"/>
            <w:noWrap/>
            <w:hideMark/>
          </w:tcPr>
          <w:p w14:paraId="7605BCE1"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Shaking/Tremors</w:t>
            </w:r>
          </w:p>
        </w:tc>
        <w:tc>
          <w:tcPr>
            <w:tcW w:w="1051" w:type="dxa"/>
            <w:noWrap/>
            <w:hideMark/>
          </w:tcPr>
          <w:p w14:paraId="552BEAE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79</w:t>
            </w:r>
          </w:p>
        </w:tc>
        <w:tc>
          <w:tcPr>
            <w:tcW w:w="1276" w:type="dxa"/>
            <w:noWrap/>
            <w:hideMark/>
          </w:tcPr>
          <w:p w14:paraId="10DFF17F" w14:textId="374DDAAC"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7A404A7C"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0F765D7A" w14:textId="40A00411"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1D0BD25C" w14:textId="77777777" w:rsidTr="0092632F">
        <w:trPr>
          <w:trHeight w:val="300"/>
          <w:jc w:val="center"/>
        </w:trPr>
        <w:tc>
          <w:tcPr>
            <w:tcW w:w="5748" w:type="dxa"/>
            <w:noWrap/>
            <w:hideMark/>
          </w:tcPr>
          <w:p w14:paraId="7A07039A"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Anxiety</w:t>
            </w:r>
          </w:p>
        </w:tc>
        <w:tc>
          <w:tcPr>
            <w:tcW w:w="1051" w:type="dxa"/>
            <w:noWrap/>
            <w:hideMark/>
          </w:tcPr>
          <w:p w14:paraId="7A2233FC"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78</w:t>
            </w:r>
          </w:p>
        </w:tc>
        <w:tc>
          <w:tcPr>
            <w:tcW w:w="1276" w:type="dxa"/>
            <w:noWrap/>
            <w:hideMark/>
          </w:tcPr>
          <w:p w14:paraId="0D31534B" w14:textId="12BFFB64"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38552AC1"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36560508" w14:textId="4AF74E3B"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7A12A84A" w14:textId="77777777" w:rsidTr="0092632F">
        <w:trPr>
          <w:trHeight w:val="300"/>
          <w:jc w:val="center"/>
        </w:trPr>
        <w:tc>
          <w:tcPr>
            <w:tcW w:w="5748" w:type="dxa"/>
            <w:noWrap/>
            <w:hideMark/>
          </w:tcPr>
          <w:p w14:paraId="6991CDB7"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Discomfort</w:t>
            </w:r>
          </w:p>
        </w:tc>
        <w:tc>
          <w:tcPr>
            <w:tcW w:w="1051" w:type="dxa"/>
            <w:noWrap/>
            <w:hideMark/>
          </w:tcPr>
          <w:p w14:paraId="198DCB76"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78</w:t>
            </w:r>
          </w:p>
        </w:tc>
        <w:tc>
          <w:tcPr>
            <w:tcW w:w="1276" w:type="dxa"/>
            <w:noWrap/>
            <w:hideMark/>
          </w:tcPr>
          <w:p w14:paraId="6FC32982" w14:textId="4DA7929A"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D1C508C"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324AC920" w14:textId="685D3BBA"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3B4087C3" w14:textId="77777777" w:rsidTr="0092632F">
        <w:trPr>
          <w:trHeight w:val="300"/>
          <w:jc w:val="center"/>
        </w:trPr>
        <w:tc>
          <w:tcPr>
            <w:tcW w:w="5748" w:type="dxa"/>
            <w:noWrap/>
            <w:hideMark/>
          </w:tcPr>
          <w:p w14:paraId="38CF0CA7"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Coma</w:t>
            </w:r>
          </w:p>
        </w:tc>
        <w:tc>
          <w:tcPr>
            <w:tcW w:w="1051" w:type="dxa"/>
            <w:noWrap/>
            <w:hideMark/>
          </w:tcPr>
          <w:p w14:paraId="7A25408D"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78</w:t>
            </w:r>
          </w:p>
        </w:tc>
        <w:tc>
          <w:tcPr>
            <w:tcW w:w="1276" w:type="dxa"/>
            <w:noWrap/>
            <w:hideMark/>
          </w:tcPr>
          <w:p w14:paraId="022A51EB" w14:textId="50E64162"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2C955F0B"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796BE516" w14:textId="0C518DB1"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083FB7E9" w14:textId="77777777" w:rsidTr="0092632F">
        <w:trPr>
          <w:trHeight w:val="300"/>
          <w:jc w:val="center"/>
        </w:trPr>
        <w:tc>
          <w:tcPr>
            <w:tcW w:w="5748" w:type="dxa"/>
            <w:noWrap/>
            <w:hideMark/>
          </w:tcPr>
          <w:p w14:paraId="35A5069A"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Oversedation</w:t>
            </w:r>
          </w:p>
        </w:tc>
        <w:tc>
          <w:tcPr>
            <w:tcW w:w="1051" w:type="dxa"/>
            <w:noWrap/>
            <w:hideMark/>
          </w:tcPr>
          <w:p w14:paraId="16FB15B8"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75</w:t>
            </w:r>
          </w:p>
        </w:tc>
        <w:tc>
          <w:tcPr>
            <w:tcW w:w="1276" w:type="dxa"/>
            <w:noWrap/>
            <w:hideMark/>
          </w:tcPr>
          <w:p w14:paraId="397CEA2B" w14:textId="5FBEC56D"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0830418D"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3E4F6E1A" w14:textId="07B6BED3"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6C1A51C7" w14:textId="77777777" w:rsidTr="0092632F">
        <w:trPr>
          <w:trHeight w:val="300"/>
          <w:jc w:val="center"/>
        </w:trPr>
        <w:tc>
          <w:tcPr>
            <w:tcW w:w="5748" w:type="dxa"/>
            <w:noWrap/>
            <w:hideMark/>
          </w:tcPr>
          <w:p w14:paraId="0F7F1EAB"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Hemorrhage/Bleeding</w:t>
            </w:r>
          </w:p>
        </w:tc>
        <w:tc>
          <w:tcPr>
            <w:tcW w:w="1051" w:type="dxa"/>
            <w:noWrap/>
            <w:hideMark/>
          </w:tcPr>
          <w:p w14:paraId="1AC8425E"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70</w:t>
            </w:r>
          </w:p>
        </w:tc>
        <w:tc>
          <w:tcPr>
            <w:tcW w:w="1276" w:type="dxa"/>
            <w:noWrap/>
            <w:hideMark/>
          </w:tcPr>
          <w:p w14:paraId="0FA6C520" w14:textId="7D409B0F"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0BE52037"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70118B4F" w14:textId="4C013A2A"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6A628A8C" w14:textId="77777777" w:rsidTr="0092632F">
        <w:trPr>
          <w:trHeight w:val="300"/>
          <w:jc w:val="center"/>
        </w:trPr>
        <w:tc>
          <w:tcPr>
            <w:tcW w:w="5748" w:type="dxa"/>
            <w:noWrap/>
            <w:hideMark/>
          </w:tcPr>
          <w:p w14:paraId="48C037B4"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Seizures</w:t>
            </w:r>
          </w:p>
        </w:tc>
        <w:tc>
          <w:tcPr>
            <w:tcW w:w="1051" w:type="dxa"/>
            <w:noWrap/>
            <w:hideMark/>
          </w:tcPr>
          <w:p w14:paraId="1125CA56"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66</w:t>
            </w:r>
          </w:p>
        </w:tc>
        <w:tc>
          <w:tcPr>
            <w:tcW w:w="1276" w:type="dxa"/>
            <w:noWrap/>
            <w:hideMark/>
          </w:tcPr>
          <w:p w14:paraId="71D005D4" w14:textId="359BA91D"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547C85E2"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48291049" w14:textId="152B0D6D"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3C907AA4" w14:textId="77777777" w:rsidTr="0092632F">
        <w:trPr>
          <w:trHeight w:val="300"/>
          <w:jc w:val="center"/>
        </w:trPr>
        <w:tc>
          <w:tcPr>
            <w:tcW w:w="5748" w:type="dxa"/>
            <w:noWrap/>
            <w:hideMark/>
          </w:tcPr>
          <w:p w14:paraId="616A0861"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Unspecified Infection</w:t>
            </w:r>
          </w:p>
        </w:tc>
        <w:tc>
          <w:tcPr>
            <w:tcW w:w="1051" w:type="dxa"/>
            <w:noWrap/>
            <w:hideMark/>
          </w:tcPr>
          <w:p w14:paraId="3BD0642E"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62</w:t>
            </w:r>
          </w:p>
        </w:tc>
        <w:tc>
          <w:tcPr>
            <w:tcW w:w="1276" w:type="dxa"/>
            <w:noWrap/>
            <w:hideMark/>
          </w:tcPr>
          <w:p w14:paraId="44A0049D" w14:textId="5D35D1A2"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49DDD4F3"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5E3F46EA" w14:textId="58C3397E"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48679699" w14:textId="77777777" w:rsidTr="0092632F">
        <w:trPr>
          <w:trHeight w:val="300"/>
          <w:jc w:val="center"/>
        </w:trPr>
        <w:tc>
          <w:tcPr>
            <w:tcW w:w="5748" w:type="dxa"/>
            <w:noWrap/>
            <w:hideMark/>
          </w:tcPr>
          <w:p w14:paraId="0DBDB42E"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Cardiopulmonary Arrest</w:t>
            </w:r>
          </w:p>
        </w:tc>
        <w:tc>
          <w:tcPr>
            <w:tcW w:w="1051" w:type="dxa"/>
            <w:noWrap/>
            <w:hideMark/>
          </w:tcPr>
          <w:p w14:paraId="41B610F1"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59</w:t>
            </w:r>
          </w:p>
        </w:tc>
        <w:tc>
          <w:tcPr>
            <w:tcW w:w="1276" w:type="dxa"/>
            <w:noWrap/>
            <w:hideMark/>
          </w:tcPr>
          <w:p w14:paraId="00B4CB4A" w14:textId="04400EEB"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32E79247"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No</w:t>
            </w:r>
          </w:p>
        </w:tc>
        <w:tc>
          <w:tcPr>
            <w:tcW w:w="1559" w:type="dxa"/>
            <w:noWrap/>
            <w:hideMark/>
          </w:tcPr>
          <w:p w14:paraId="78E370B4" w14:textId="243FE0C3" w:rsidR="00E50CE4" w:rsidRPr="00C2061D" w:rsidRDefault="00C61CE3" w:rsidP="00E50CE4">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50CE4" w:rsidRPr="00C2061D" w14:paraId="76DCF262" w14:textId="77777777" w:rsidTr="0092632F">
        <w:trPr>
          <w:trHeight w:val="300"/>
          <w:jc w:val="center"/>
        </w:trPr>
        <w:tc>
          <w:tcPr>
            <w:tcW w:w="5748" w:type="dxa"/>
            <w:noWrap/>
            <w:hideMark/>
          </w:tcPr>
          <w:p w14:paraId="49094EB6" w14:textId="77777777" w:rsidR="00E50CE4" w:rsidRPr="00C2061D" w:rsidRDefault="00E50CE4" w:rsidP="00E50CE4">
            <w:pPr>
              <w:jc w:val="left"/>
              <w:rPr>
                <w:rFonts w:eastAsia="Times New Roman" w:cs="Arial"/>
                <w:color w:val="000000"/>
                <w:sz w:val="16"/>
                <w:szCs w:val="16"/>
                <w:lang w:val="en-US" w:eastAsia="en-GB"/>
              </w:rPr>
            </w:pPr>
            <w:r w:rsidRPr="00C2061D">
              <w:rPr>
                <w:rFonts w:eastAsia="Times New Roman" w:cs="Arial"/>
                <w:color w:val="000000"/>
                <w:sz w:val="16"/>
                <w:szCs w:val="16"/>
                <w:lang w:val="en-US" w:eastAsia="en-GB"/>
              </w:rPr>
              <w:t>Injury</w:t>
            </w:r>
          </w:p>
        </w:tc>
        <w:tc>
          <w:tcPr>
            <w:tcW w:w="1051" w:type="dxa"/>
            <w:noWrap/>
            <w:hideMark/>
          </w:tcPr>
          <w:p w14:paraId="051D81E0"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59</w:t>
            </w:r>
          </w:p>
        </w:tc>
        <w:tc>
          <w:tcPr>
            <w:tcW w:w="1276" w:type="dxa"/>
            <w:noWrap/>
            <w:hideMark/>
          </w:tcPr>
          <w:p w14:paraId="580C151D" w14:textId="7C6DF6D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0.0%</w:t>
            </w:r>
          </w:p>
        </w:tc>
        <w:tc>
          <w:tcPr>
            <w:tcW w:w="1418" w:type="dxa"/>
            <w:noWrap/>
            <w:hideMark/>
          </w:tcPr>
          <w:p w14:paraId="6292CFDA" w14:textId="77777777"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Yes</w:t>
            </w:r>
          </w:p>
        </w:tc>
        <w:tc>
          <w:tcPr>
            <w:tcW w:w="1559" w:type="dxa"/>
            <w:noWrap/>
            <w:hideMark/>
          </w:tcPr>
          <w:p w14:paraId="353CC1A0" w14:textId="1ADE710E" w:rsidR="00E50CE4" w:rsidRPr="00C2061D" w:rsidRDefault="00E50CE4" w:rsidP="00E50CE4">
            <w:pPr>
              <w:jc w:val="center"/>
              <w:rPr>
                <w:rFonts w:eastAsia="Times New Roman" w:cs="Arial"/>
                <w:color w:val="000000"/>
                <w:sz w:val="16"/>
                <w:szCs w:val="16"/>
                <w:lang w:val="en-US" w:eastAsia="en-GB"/>
              </w:rPr>
            </w:pPr>
            <w:r w:rsidRPr="00C2061D">
              <w:rPr>
                <w:rFonts w:eastAsia="Times New Roman" w:cs="Arial"/>
                <w:color w:val="000000"/>
                <w:sz w:val="16"/>
                <w:szCs w:val="16"/>
                <w:lang w:val="en-US" w:eastAsia="en-GB"/>
              </w:rPr>
              <w:t>2.2%</w:t>
            </w:r>
          </w:p>
        </w:tc>
      </w:tr>
      <w:tr w:rsidR="00E50CE4" w:rsidRPr="00C2061D" w14:paraId="78AD5AAB" w14:textId="77777777" w:rsidTr="0092632F">
        <w:trPr>
          <w:trHeight w:val="300"/>
          <w:jc w:val="center"/>
        </w:trPr>
        <w:tc>
          <w:tcPr>
            <w:tcW w:w="5748" w:type="dxa"/>
            <w:noWrap/>
            <w:hideMark/>
          </w:tcPr>
          <w:p w14:paraId="154BA2F3" w14:textId="77777777" w:rsidR="00E50CE4" w:rsidRPr="00C2061D" w:rsidRDefault="00E50CE4" w:rsidP="00E50CE4">
            <w:pPr>
              <w:jc w:val="left"/>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Total</w:t>
            </w:r>
          </w:p>
        </w:tc>
        <w:tc>
          <w:tcPr>
            <w:tcW w:w="1051" w:type="dxa"/>
            <w:noWrap/>
            <w:hideMark/>
          </w:tcPr>
          <w:p w14:paraId="11B6F5CF" w14:textId="77777777" w:rsidR="00E50CE4" w:rsidRPr="00C2061D" w:rsidRDefault="00E50CE4" w:rsidP="00E50CE4">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1585594</w:t>
            </w:r>
          </w:p>
        </w:tc>
        <w:tc>
          <w:tcPr>
            <w:tcW w:w="1276" w:type="dxa"/>
            <w:noWrap/>
            <w:hideMark/>
          </w:tcPr>
          <w:p w14:paraId="3300BC26" w14:textId="2C9D470E" w:rsidR="00E50CE4" w:rsidRPr="00C2061D" w:rsidRDefault="0092632F" w:rsidP="00E50CE4">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100%</w:t>
            </w:r>
          </w:p>
        </w:tc>
        <w:tc>
          <w:tcPr>
            <w:tcW w:w="1418" w:type="dxa"/>
            <w:noWrap/>
            <w:hideMark/>
          </w:tcPr>
          <w:p w14:paraId="3E3ECF41" w14:textId="77777777" w:rsidR="00E50CE4" w:rsidRPr="00C2061D" w:rsidRDefault="00E50CE4" w:rsidP="00E50CE4">
            <w:pPr>
              <w:jc w:val="center"/>
              <w:rPr>
                <w:rFonts w:eastAsia="Times New Roman" w:cs="Arial"/>
                <w:sz w:val="16"/>
                <w:szCs w:val="16"/>
                <w:lang w:val="en-US" w:eastAsia="en-GB"/>
              </w:rPr>
            </w:pPr>
          </w:p>
        </w:tc>
        <w:tc>
          <w:tcPr>
            <w:tcW w:w="1559" w:type="dxa"/>
            <w:noWrap/>
            <w:hideMark/>
          </w:tcPr>
          <w:p w14:paraId="0AA1B51A" w14:textId="1A445F28" w:rsidR="00E50CE4" w:rsidRPr="00C2061D" w:rsidRDefault="00E50CE4" w:rsidP="00E50CE4">
            <w:pPr>
              <w:jc w:val="center"/>
              <w:rPr>
                <w:rFonts w:eastAsia="Times New Roman" w:cs="Arial"/>
                <w:b/>
                <w:bCs/>
                <w:sz w:val="16"/>
                <w:szCs w:val="16"/>
                <w:lang w:val="en-US" w:eastAsia="en-GB"/>
              </w:rPr>
            </w:pPr>
            <w:r w:rsidRPr="00C2061D">
              <w:rPr>
                <w:rFonts w:eastAsia="Times New Roman" w:cs="Arial"/>
                <w:b/>
                <w:bCs/>
                <w:sz w:val="16"/>
                <w:szCs w:val="16"/>
                <w:lang w:val="en-US" w:eastAsia="en-GB"/>
              </w:rPr>
              <w:t>2.2%</w:t>
            </w:r>
          </w:p>
        </w:tc>
      </w:tr>
    </w:tbl>
    <w:p w14:paraId="16E08848" w14:textId="77777777" w:rsidR="00150A05" w:rsidRPr="00C2061D" w:rsidRDefault="00150A05" w:rsidP="000938D4"/>
    <w:p w14:paraId="23625D06" w14:textId="21B3ECD9" w:rsidR="000938D4" w:rsidRPr="00C2061D" w:rsidRDefault="000938D4" w:rsidP="000938D4">
      <w:pPr>
        <w:pStyle w:val="AppendixHeading2"/>
        <w:rPr>
          <w:lang w:val="en-US"/>
        </w:rPr>
      </w:pPr>
      <w:r w:rsidRPr="00C2061D">
        <w:rPr>
          <w:lang w:val="en-US"/>
        </w:rPr>
        <w:t>FDA MAUDE</w:t>
      </w:r>
    </w:p>
    <w:p w14:paraId="5A14BA5E" w14:textId="460143A6" w:rsidR="00822400" w:rsidRPr="00C2061D" w:rsidRDefault="00822400" w:rsidP="00F803F8">
      <w:pPr>
        <w:pStyle w:val="AppendixHeading3"/>
        <w:numPr>
          <w:ilvl w:val="0"/>
          <w:numId w:val="0"/>
        </w:numPr>
        <w:rPr>
          <w:lang w:val="en-US"/>
        </w:rPr>
      </w:pPr>
      <w:r w:rsidRPr="00C2061D">
        <w:rPr>
          <w:lang w:val="en-US"/>
        </w:rPr>
        <w:t>Deaths</w:t>
      </w:r>
    </w:p>
    <w:p w14:paraId="5649F454" w14:textId="4CEF8EFF" w:rsidR="00822400" w:rsidRPr="00C2061D" w:rsidRDefault="00822400" w:rsidP="00822400">
      <w:pPr>
        <w:jc w:val="center"/>
        <w:rPr>
          <w:bCs/>
          <w:sz w:val="18"/>
          <w:szCs w:val="18"/>
        </w:rPr>
      </w:pPr>
      <w:bookmarkStart w:id="1807" w:name="_Ref89163186"/>
      <w:bookmarkStart w:id="1808" w:name="_Ref521427669"/>
      <w:bookmarkStart w:id="1809" w:name="_Toc182997829"/>
      <w:r w:rsidRPr="00C2061D">
        <w:rPr>
          <w:rFonts w:cs="Arial"/>
          <w:b/>
          <w:bCs/>
          <w:sz w:val="18"/>
          <w:szCs w:val="18"/>
        </w:rPr>
        <w:t xml:space="preserve">Table </w:t>
      </w:r>
      <w:r w:rsidRPr="00C2061D">
        <w:rPr>
          <w:rFonts w:cs="Arial"/>
          <w:b/>
          <w:bCs/>
          <w:sz w:val="18"/>
          <w:szCs w:val="18"/>
        </w:rPr>
        <w:fldChar w:fldCharType="begin"/>
      </w:r>
      <w:r w:rsidRPr="00C2061D">
        <w:rPr>
          <w:rFonts w:cs="Arial"/>
          <w:b/>
          <w:bCs/>
          <w:sz w:val="18"/>
          <w:szCs w:val="18"/>
        </w:rPr>
        <w:instrText xml:space="preserve"> SEQ Table \* ARABIC </w:instrText>
      </w:r>
      <w:r w:rsidRPr="00C2061D">
        <w:rPr>
          <w:rFonts w:cs="Arial"/>
          <w:b/>
          <w:bCs/>
          <w:sz w:val="18"/>
          <w:szCs w:val="18"/>
        </w:rPr>
        <w:fldChar w:fldCharType="separate"/>
      </w:r>
      <w:r w:rsidR="00E344B5">
        <w:rPr>
          <w:rFonts w:cs="Arial"/>
          <w:b/>
          <w:bCs/>
          <w:noProof/>
          <w:sz w:val="18"/>
          <w:szCs w:val="18"/>
        </w:rPr>
        <w:t>28</w:t>
      </w:r>
      <w:r w:rsidRPr="00C2061D">
        <w:rPr>
          <w:rFonts w:cs="Arial"/>
          <w:b/>
          <w:bCs/>
          <w:sz w:val="18"/>
          <w:szCs w:val="18"/>
        </w:rPr>
        <w:fldChar w:fldCharType="end"/>
      </w:r>
      <w:bookmarkEnd w:id="1807"/>
      <w:bookmarkEnd w:id="1808"/>
      <w:r w:rsidRPr="00C2061D">
        <w:rPr>
          <w:rFonts w:cs="Arial"/>
          <w:b/>
          <w:bCs/>
          <w:sz w:val="18"/>
          <w:szCs w:val="18"/>
        </w:rPr>
        <w:t>: Details on retrieved MAUDE reports on event type “Death”</w:t>
      </w:r>
      <w:bookmarkEnd w:id="1809"/>
    </w:p>
    <w:tbl>
      <w:tblPr>
        <w:tblStyle w:val="TableGrid41"/>
        <w:tblW w:w="12719" w:type="dxa"/>
        <w:jc w:val="center"/>
        <w:tblLook w:val="04A0" w:firstRow="1" w:lastRow="0" w:firstColumn="1" w:lastColumn="0" w:noHBand="0" w:noVBand="1"/>
      </w:tblPr>
      <w:tblGrid>
        <w:gridCol w:w="1396"/>
        <w:gridCol w:w="1151"/>
        <w:gridCol w:w="1276"/>
        <w:gridCol w:w="1488"/>
        <w:gridCol w:w="7479"/>
      </w:tblGrid>
      <w:tr w:rsidR="00822400" w:rsidRPr="00C2061D" w14:paraId="0443BB00" w14:textId="77777777" w:rsidTr="00B272A7">
        <w:trPr>
          <w:trHeight w:val="255"/>
          <w:tblHeader/>
          <w:jc w:val="center"/>
        </w:trPr>
        <w:tc>
          <w:tcPr>
            <w:tcW w:w="139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hideMark/>
          </w:tcPr>
          <w:p w14:paraId="6E2F2AE8" w14:textId="77777777" w:rsidR="00822400" w:rsidRPr="00C2061D" w:rsidRDefault="00822400" w:rsidP="00785C32">
            <w:pPr>
              <w:rPr>
                <w:b/>
                <w:sz w:val="16"/>
                <w:szCs w:val="16"/>
                <w:lang w:eastAsia="da-DK"/>
              </w:rPr>
            </w:pPr>
            <w:r w:rsidRPr="00C2061D">
              <w:rPr>
                <w:b/>
                <w:sz w:val="16"/>
                <w:szCs w:val="16"/>
                <w:lang w:eastAsia="da-DK"/>
              </w:rPr>
              <w:t>Report Number</w:t>
            </w:r>
          </w:p>
        </w:tc>
        <w:tc>
          <w:tcPr>
            <w:tcW w:w="11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hideMark/>
          </w:tcPr>
          <w:p w14:paraId="228DF1CE" w14:textId="77777777" w:rsidR="00822400" w:rsidRPr="00C2061D" w:rsidRDefault="00822400" w:rsidP="00785C32">
            <w:pPr>
              <w:rPr>
                <w:b/>
                <w:sz w:val="16"/>
                <w:szCs w:val="16"/>
                <w:lang w:eastAsia="da-DK"/>
              </w:rPr>
            </w:pPr>
            <w:r w:rsidRPr="00C2061D">
              <w:rPr>
                <w:b/>
                <w:sz w:val="16"/>
                <w:szCs w:val="16"/>
                <w:lang w:eastAsia="da-DK"/>
              </w:rPr>
              <w:t>Event Date</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hideMark/>
          </w:tcPr>
          <w:p w14:paraId="3A82387D" w14:textId="77777777" w:rsidR="00822400" w:rsidRPr="00C2061D" w:rsidRDefault="00822400" w:rsidP="00785C32">
            <w:pPr>
              <w:rPr>
                <w:b/>
                <w:sz w:val="16"/>
                <w:szCs w:val="16"/>
                <w:lang w:eastAsia="da-DK"/>
              </w:rPr>
            </w:pPr>
            <w:r w:rsidRPr="00C2061D">
              <w:rPr>
                <w:b/>
                <w:sz w:val="16"/>
                <w:szCs w:val="16"/>
                <w:lang w:eastAsia="da-DK"/>
              </w:rPr>
              <w:t>Manufacturer</w:t>
            </w:r>
          </w:p>
        </w:tc>
        <w:tc>
          <w:tcPr>
            <w:tcW w:w="141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hideMark/>
          </w:tcPr>
          <w:p w14:paraId="30BDE648" w14:textId="77777777" w:rsidR="00822400" w:rsidRPr="00C2061D" w:rsidRDefault="00822400" w:rsidP="00785C32">
            <w:pPr>
              <w:rPr>
                <w:b/>
                <w:sz w:val="16"/>
                <w:szCs w:val="16"/>
                <w:lang w:eastAsia="da-DK"/>
              </w:rPr>
            </w:pPr>
            <w:r w:rsidRPr="00C2061D">
              <w:rPr>
                <w:b/>
                <w:sz w:val="16"/>
                <w:szCs w:val="16"/>
                <w:lang w:eastAsia="da-DK"/>
              </w:rPr>
              <w:t>Brand Name</w:t>
            </w:r>
          </w:p>
        </w:tc>
        <w:tc>
          <w:tcPr>
            <w:tcW w:w="747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hideMark/>
          </w:tcPr>
          <w:p w14:paraId="00382DF4" w14:textId="77777777" w:rsidR="00822400" w:rsidRPr="00C2061D" w:rsidRDefault="00822400" w:rsidP="00785C32">
            <w:pPr>
              <w:rPr>
                <w:b/>
                <w:sz w:val="16"/>
                <w:szCs w:val="16"/>
                <w:lang w:eastAsia="da-DK"/>
              </w:rPr>
            </w:pPr>
            <w:r w:rsidRPr="00C2061D">
              <w:rPr>
                <w:b/>
                <w:sz w:val="16"/>
                <w:szCs w:val="16"/>
                <w:lang w:eastAsia="da-DK"/>
              </w:rPr>
              <w:t>Event text</w:t>
            </w:r>
          </w:p>
        </w:tc>
      </w:tr>
      <w:tr w:rsidR="0082385B" w:rsidRPr="00C2061D" w14:paraId="57C664BB" w14:textId="77777777" w:rsidTr="0082385B">
        <w:trPr>
          <w:trHeight w:val="255"/>
          <w:jc w:val="center"/>
        </w:trPr>
        <w:tc>
          <w:tcPr>
            <w:tcW w:w="1396" w:type="dxa"/>
            <w:tcBorders>
              <w:top w:val="single" w:sz="4" w:space="0" w:color="000000"/>
              <w:left w:val="single" w:sz="4" w:space="0" w:color="000000"/>
              <w:bottom w:val="single" w:sz="4" w:space="0" w:color="000000"/>
              <w:right w:val="single" w:sz="4" w:space="0" w:color="000000"/>
            </w:tcBorders>
            <w:noWrap/>
          </w:tcPr>
          <w:p w14:paraId="35699101" w14:textId="5029A1EE" w:rsidR="0082385B" w:rsidRPr="00C2061D" w:rsidRDefault="0082385B" w:rsidP="0082385B">
            <w:pPr>
              <w:rPr>
                <w:sz w:val="16"/>
                <w:szCs w:val="16"/>
                <w:lang w:eastAsia="da-DK"/>
              </w:rPr>
            </w:pPr>
            <w:r w:rsidRPr="00C2061D">
              <w:rPr>
                <w:sz w:val="16"/>
                <w:szCs w:val="16"/>
              </w:rPr>
              <w:t>3019004087-2024-00375</w:t>
            </w:r>
          </w:p>
        </w:tc>
        <w:tc>
          <w:tcPr>
            <w:tcW w:w="1151" w:type="dxa"/>
            <w:tcBorders>
              <w:top w:val="single" w:sz="4" w:space="0" w:color="000000"/>
              <w:left w:val="single" w:sz="4" w:space="0" w:color="000000"/>
              <w:bottom w:val="single" w:sz="4" w:space="0" w:color="000000"/>
              <w:right w:val="single" w:sz="4" w:space="0" w:color="000000"/>
            </w:tcBorders>
            <w:noWrap/>
          </w:tcPr>
          <w:p w14:paraId="2DECA827" w14:textId="6835FB74" w:rsidR="0082385B" w:rsidRPr="00C2061D" w:rsidRDefault="0082385B" w:rsidP="0082385B">
            <w:pPr>
              <w:rPr>
                <w:sz w:val="16"/>
                <w:szCs w:val="16"/>
                <w:lang w:eastAsia="da-DK"/>
              </w:rPr>
            </w:pPr>
            <w:r w:rsidRPr="00C2061D">
              <w:rPr>
                <w:sz w:val="16"/>
                <w:szCs w:val="16"/>
              </w:rPr>
              <w:t>2024-07-08 4:00:00</w:t>
            </w:r>
          </w:p>
        </w:tc>
        <w:tc>
          <w:tcPr>
            <w:tcW w:w="1276" w:type="dxa"/>
            <w:tcBorders>
              <w:top w:val="single" w:sz="4" w:space="0" w:color="000000"/>
              <w:left w:val="single" w:sz="4" w:space="0" w:color="000000"/>
              <w:bottom w:val="single" w:sz="4" w:space="0" w:color="000000"/>
              <w:right w:val="single" w:sz="4" w:space="0" w:color="000000"/>
            </w:tcBorders>
            <w:noWrap/>
          </w:tcPr>
          <w:p w14:paraId="6AFB9C42" w14:textId="3A7A99B3" w:rsidR="0082385B" w:rsidRPr="00C2061D" w:rsidRDefault="0082385B" w:rsidP="0082385B">
            <w:pPr>
              <w:rPr>
                <w:sz w:val="16"/>
                <w:szCs w:val="16"/>
                <w:lang w:eastAsia="da-DK"/>
              </w:rPr>
            </w:pPr>
            <w:r w:rsidRPr="00C2061D">
              <w:rPr>
                <w:sz w:val="16"/>
                <w:szCs w:val="16"/>
              </w:rPr>
              <w:t>BETA BIONICS</w:t>
            </w:r>
          </w:p>
        </w:tc>
        <w:tc>
          <w:tcPr>
            <w:tcW w:w="1417" w:type="dxa"/>
            <w:tcBorders>
              <w:top w:val="single" w:sz="4" w:space="0" w:color="000000"/>
              <w:left w:val="single" w:sz="4" w:space="0" w:color="000000"/>
              <w:bottom w:val="single" w:sz="4" w:space="0" w:color="000000"/>
              <w:right w:val="single" w:sz="4" w:space="0" w:color="000000"/>
            </w:tcBorders>
            <w:noWrap/>
          </w:tcPr>
          <w:p w14:paraId="51A683BD" w14:textId="4D1D7CFB" w:rsidR="0082385B" w:rsidRPr="00C2061D" w:rsidRDefault="0082385B" w:rsidP="0082385B">
            <w:pPr>
              <w:rPr>
                <w:sz w:val="16"/>
                <w:szCs w:val="16"/>
                <w:lang w:eastAsia="da-DK"/>
              </w:rPr>
            </w:pPr>
            <w:r w:rsidRPr="00C2061D">
              <w:rPr>
                <w:sz w:val="16"/>
                <w:szCs w:val="16"/>
              </w:rPr>
              <w:t>ILET BIONIC PANCREAS</w:t>
            </w:r>
          </w:p>
        </w:tc>
        <w:tc>
          <w:tcPr>
            <w:tcW w:w="7479" w:type="dxa"/>
            <w:tcBorders>
              <w:top w:val="single" w:sz="4" w:space="0" w:color="000000"/>
              <w:left w:val="single" w:sz="4" w:space="0" w:color="000000"/>
              <w:bottom w:val="single" w:sz="4" w:space="0" w:color="000000"/>
              <w:right w:val="single" w:sz="4" w:space="0" w:color="000000"/>
            </w:tcBorders>
            <w:noWrap/>
          </w:tcPr>
          <w:p w14:paraId="4A9EA861" w14:textId="268A5608" w:rsidR="0082385B" w:rsidRPr="00C2061D" w:rsidRDefault="0082385B" w:rsidP="0082385B">
            <w:pPr>
              <w:rPr>
                <w:sz w:val="16"/>
                <w:szCs w:val="16"/>
              </w:rPr>
            </w:pPr>
            <w:r w:rsidRPr="00C2061D">
              <w:rPr>
                <w:sz w:val="16"/>
                <w:szCs w:val="16"/>
              </w:rPr>
              <w:t>Event description: on 7/30/24 a beta bionics clinical diabetes specialist (</w:t>
            </w:r>
            <w:proofErr w:type="spellStart"/>
            <w:r w:rsidRPr="00C2061D">
              <w:rPr>
                <w:sz w:val="16"/>
                <w:szCs w:val="16"/>
              </w:rPr>
              <w:t>cds</w:t>
            </w:r>
            <w:proofErr w:type="spellEnd"/>
            <w:r w:rsidRPr="00C2061D">
              <w:rPr>
                <w:sz w:val="16"/>
                <w:szCs w:val="16"/>
              </w:rPr>
              <w:t xml:space="preserve">) became aware that an </w:t>
            </w:r>
            <w:proofErr w:type="spellStart"/>
            <w:r w:rsidRPr="00C2061D">
              <w:rPr>
                <w:sz w:val="16"/>
                <w:szCs w:val="16"/>
              </w:rPr>
              <w:t>ilet</w:t>
            </w:r>
            <w:proofErr w:type="spellEnd"/>
            <w:r w:rsidRPr="00C2061D">
              <w:rPr>
                <w:sz w:val="16"/>
                <w:szCs w:val="16"/>
              </w:rPr>
              <w:t xml:space="preserve"> user had passed away. The date of death was not initially reported but is estimated to have occurred on (b)(6) 2024. At the time of this report, attempts by beta bionics to determine if the user was on the </w:t>
            </w:r>
            <w:proofErr w:type="spellStart"/>
            <w:r w:rsidRPr="00C2061D">
              <w:rPr>
                <w:sz w:val="16"/>
                <w:szCs w:val="16"/>
              </w:rPr>
              <w:t>ilet</w:t>
            </w:r>
            <w:proofErr w:type="spellEnd"/>
            <w:r w:rsidRPr="00C2061D">
              <w:rPr>
                <w:sz w:val="16"/>
                <w:szCs w:val="16"/>
              </w:rPr>
              <w:t xml:space="preserve"> at the time of the event as well as cause of death have been unsuccessful. The </w:t>
            </w:r>
            <w:proofErr w:type="spellStart"/>
            <w:r w:rsidRPr="00C2061D">
              <w:rPr>
                <w:sz w:val="16"/>
                <w:szCs w:val="16"/>
              </w:rPr>
              <w:t>cds</w:t>
            </w:r>
            <w:proofErr w:type="spellEnd"/>
            <w:r w:rsidRPr="00C2061D">
              <w:rPr>
                <w:sz w:val="16"/>
                <w:szCs w:val="16"/>
              </w:rPr>
              <w:t xml:space="preserve"> </w:t>
            </w:r>
            <w:proofErr w:type="gramStart"/>
            <w:r w:rsidRPr="00C2061D">
              <w:rPr>
                <w:sz w:val="16"/>
                <w:szCs w:val="16"/>
              </w:rPr>
              <w:t>did report</w:t>
            </w:r>
            <w:proofErr w:type="gramEnd"/>
            <w:r w:rsidRPr="00C2061D">
              <w:rPr>
                <w:sz w:val="16"/>
                <w:szCs w:val="16"/>
              </w:rPr>
              <w:t xml:space="preserve"> the user </w:t>
            </w:r>
            <w:r w:rsidRPr="00C2061D">
              <w:rPr>
                <w:sz w:val="16"/>
                <w:szCs w:val="16"/>
              </w:rPr>
              <w:lastRenderedPageBreak/>
              <w:t xml:space="preserve">was 65 years old and had and was receiving treatment for advanced breast cancer with liver and pancreas metastases. </w:t>
            </w:r>
          </w:p>
          <w:p w14:paraId="17C153BF" w14:textId="77777777" w:rsidR="0082385B" w:rsidRPr="00C2061D" w:rsidRDefault="0082385B" w:rsidP="0082385B">
            <w:pPr>
              <w:rPr>
                <w:sz w:val="16"/>
                <w:szCs w:val="16"/>
              </w:rPr>
            </w:pPr>
          </w:p>
          <w:p w14:paraId="7C18DBEC" w14:textId="25697E9B" w:rsidR="0082385B" w:rsidRPr="00C2061D" w:rsidRDefault="0082385B" w:rsidP="0082385B">
            <w:pPr>
              <w:rPr>
                <w:sz w:val="16"/>
                <w:szCs w:val="16"/>
                <w:lang w:eastAsia="da-DK"/>
              </w:rPr>
            </w:pPr>
            <w:r w:rsidRPr="00C2061D">
              <w:rPr>
                <w:sz w:val="16"/>
                <w:szCs w:val="16"/>
              </w:rPr>
              <w:t xml:space="preserve">Manufacturer narrative: no product was returned for evaluation. Data uploads from the </w:t>
            </w:r>
            <w:proofErr w:type="spellStart"/>
            <w:r w:rsidRPr="00C2061D">
              <w:rPr>
                <w:sz w:val="16"/>
                <w:szCs w:val="16"/>
              </w:rPr>
              <w:t>ilet</w:t>
            </w:r>
            <w:proofErr w:type="spellEnd"/>
            <w:r w:rsidRPr="00C2061D">
              <w:rPr>
                <w:sz w:val="16"/>
                <w:szCs w:val="16"/>
              </w:rPr>
              <w:t xml:space="preserve"> were not completed after (b)(6) 2024, prior to the presumed event date; </w:t>
            </w:r>
            <w:proofErr w:type="spellStart"/>
            <w:r w:rsidRPr="00C2061D">
              <w:rPr>
                <w:sz w:val="16"/>
                <w:szCs w:val="16"/>
              </w:rPr>
              <w:t>cgm</w:t>
            </w:r>
            <w:proofErr w:type="spellEnd"/>
            <w:r w:rsidRPr="00C2061D">
              <w:rPr>
                <w:sz w:val="16"/>
                <w:szCs w:val="16"/>
              </w:rPr>
              <w:t xml:space="preserve"> glucose data were therefore not available to confirm the event, and </w:t>
            </w:r>
            <w:proofErr w:type="spellStart"/>
            <w:r w:rsidRPr="00C2061D">
              <w:rPr>
                <w:sz w:val="16"/>
                <w:szCs w:val="16"/>
              </w:rPr>
              <w:t>ilet</w:t>
            </w:r>
            <w:proofErr w:type="spellEnd"/>
            <w:r w:rsidRPr="00C2061D">
              <w:rPr>
                <w:sz w:val="16"/>
                <w:szCs w:val="16"/>
              </w:rPr>
              <w:t xml:space="preserve"> performance during the event could not be evaluated. No product performance issues can be identified. If the product is received </w:t>
            </w:r>
            <w:proofErr w:type="gramStart"/>
            <w:r w:rsidRPr="00C2061D">
              <w:rPr>
                <w:sz w:val="16"/>
                <w:szCs w:val="16"/>
              </w:rPr>
              <w:t>at a later date</w:t>
            </w:r>
            <w:proofErr w:type="gramEnd"/>
            <w:r w:rsidRPr="00C2061D">
              <w:rPr>
                <w:sz w:val="16"/>
                <w:szCs w:val="16"/>
              </w:rPr>
              <w:t xml:space="preserve">, or the </w:t>
            </w:r>
            <w:proofErr w:type="spellStart"/>
            <w:r w:rsidRPr="00C2061D">
              <w:rPr>
                <w:sz w:val="16"/>
                <w:szCs w:val="16"/>
              </w:rPr>
              <w:t>ilet</w:t>
            </w:r>
            <w:proofErr w:type="spellEnd"/>
            <w:r w:rsidRPr="00C2061D">
              <w:rPr>
                <w:sz w:val="16"/>
                <w:szCs w:val="16"/>
              </w:rPr>
              <w:t xml:space="preserve"> data is uploaded, the complaint will be reopened and investigated accordingly. The device history record (</w:t>
            </w:r>
            <w:proofErr w:type="spellStart"/>
            <w:r w:rsidRPr="00C2061D">
              <w:rPr>
                <w:sz w:val="16"/>
                <w:szCs w:val="16"/>
              </w:rPr>
              <w:t>dhr</w:t>
            </w:r>
            <w:proofErr w:type="spellEnd"/>
            <w:r w:rsidRPr="00C2061D">
              <w:rPr>
                <w:sz w:val="16"/>
                <w:szCs w:val="16"/>
              </w:rPr>
              <w:t xml:space="preserve">) review was completed, and this device passed all manufacturing release criteria for distribution. There were no issues identified that would have impacted this event. Review of the available device data showed the </w:t>
            </w:r>
            <w:proofErr w:type="spellStart"/>
            <w:r w:rsidRPr="00C2061D">
              <w:rPr>
                <w:sz w:val="16"/>
                <w:szCs w:val="16"/>
              </w:rPr>
              <w:t>ilet</w:t>
            </w:r>
            <w:proofErr w:type="spellEnd"/>
            <w:r w:rsidRPr="00C2061D">
              <w:rPr>
                <w:sz w:val="16"/>
                <w:szCs w:val="16"/>
              </w:rPr>
              <w:t xml:space="preserve"> was operating as intended at that time. Without more specific information including the event date, cause of death, and if the user was wearing the </w:t>
            </w:r>
            <w:proofErr w:type="spellStart"/>
            <w:r w:rsidRPr="00C2061D">
              <w:rPr>
                <w:sz w:val="16"/>
                <w:szCs w:val="16"/>
              </w:rPr>
              <w:t>ilet</w:t>
            </w:r>
            <w:proofErr w:type="spellEnd"/>
            <w:r w:rsidRPr="00C2061D">
              <w:rPr>
                <w:sz w:val="16"/>
                <w:szCs w:val="16"/>
              </w:rPr>
              <w:t xml:space="preserve"> at the time, and up to date device data, the performance of the device during this event cannot be evaluated and the cause of the event cannot be determined. It is likely the user's death was related to their cancer diagnosis.</w:t>
            </w:r>
          </w:p>
        </w:tc>
      </w:tr>
      <w:tr w:rsidR="0082385B" w:rsidRPr="00C2061D" w14:paraId="34C37CE7" w14:textId="77777777" w:rsidTr="0082385B">
        <w:trPr>
          <w:trHeight w:val="255"/>
          <w:jc w:val="center"/>
        </w:trPr>
        <w:tc>
          <w:tcPr>
            <w:tcW w:w="1396" w:type="dxa"/>
            <w:tcBorders>
              <w:top w:val="single" w:sz="4" w:space="0" w:color="000000"/>
              <w:left w:val="single" w:sz="4" w:space="0" w:color="000000"/>
              <w:bottom w:val="single" w:sz="4" w:space="0" w:color="000000"/>
              <w:right w:val="single" w:sz="4" w:space="0" w:color="000000"/>
            </w:tcBorders>
            <w:noWrap/>
          </w:tcPr>
          <w:p w14:paraId="71132F33" w14:textId="79FC82BB" w:rsidR="0082385B" w:rsidRPr="00C2061D" w:rsidRDefault="0082385B" w:rsidP="0082385B">
            <w:pPr>
              <w:rPr>
                <w:sz w:val="16"/>
                <w:szCs w:val="16"/>
                <w:lang w:eastAsia="da-DK"/>
              </w:rPr>
            </w:pPr>
            <w:r w:rsidRPr="00C2061D">
              <w:rPr>
                <w:sz w:val="16"/>
                <w:szCs w:val="16"/>
              </w:rPr>
              <w:lastRenderedPageBreak/>
              <w:t>3019004087-2024-00198</w:t>
            </w:r>
          </w:p>
        </w:tc>
        <w:tc>
          <w:tcPr>
            <w:tcW w:w="1151" w:type="dxa"/>
            <w:tcBorders>
              <w:top w:val="single" w:sz="4" w:space="0" w:color="000000"/>
              <w:left w:val="single" w:sz="4" w:space="0" w:color="000000"/>
              <w:bottom w:val="single" w:sz="4" w:space="0" w:color="000000"/>
              <w:right w:val="single" w:sz="4" w:space="0" w:color="000000"/>
            </w:tcBorders>
            <w:noWrap/>
          </w:tcPr>
          <w:p w14:paraId="0806AC7F" w14:textId="673027DB" w:rsidR="0082385B" w:rsidRPr="00C2061D" w:rsidRDefault="0082385B" w:rsidP="0082385B">
            <w:pPr>
              <w:rPr>
                <w:sz w:val="16"/>
                <w:szCs w:val="16"/>
                <w:lang w:eastAsia="da-DK"/>
              </w:rPr>
            </w:pPr>
            <w:r w:rsidRPr="00C2061D">
              <w:rPr>
                <w:sz w:val="16"/>
                <w:szCs w:val="16"/>
              </w:rPr>
              <w:t>2024-05-05 4:00:00</w:t>
            </w:r>
          </w:p>
        </w:tc>
        <w:tc>
          <w:tcPr>
            <w:tcW w:w="1276" w:type="dxa"/>
            <w:tcBorders>
              <w:top w:val="single" w:sz="4" w:space="0" w:color="000000"/>
              <w:left w:val="single" w:sz="4" w:space="0" w:color="000000"/>
              <w:bottom w:val="single" w:sz="4" w:space="0" w:color="000000"/>
              <w:right w:val="single" w:sz="4" w:space="0" w:color="000000"/>
            </w:tcBorders>
            <w:noWrap/>
          </w:tcPr>
          <w:p w14:paraId="03142615" w14:textId="0C674CCF" w:rsidR="0082385B" w:rsidRPr="00C2061D" w:rsidRDefault="0082385B" w:rsidP="0082385B">
            <w:pPr>
              <w:rPr>
                <w:sz w:val="16"/>
                <w:szCs w:val="16"/>
                <w:lang w:eastAsia="da-DK"/>
              </w:rPr>
            </w:pPr>
            <w:r w:rsidRPr="00C2061D">
              <w:rPr>
                <w:sz w:val="16"/>
                <w:szCs w:val="16"/>
              </w:rPr>
              <w:t>BETA BIONICS</w:t>
            </w:r>
          </w:p>
        </w:tc>
        <w:tc>
          <w:tcPr>
            <w:tcW w:w="1417" w:type="dxa"/>
            <w:tcBorders>
              <w:top w:val="single" w:sz="4" w:space="0" w:color="000000"/>
              <w:left w:val="single" w:sz="4" w:space="0" w:color="000000"/>
              <w:bottom w:val="single" w:sz="4" w:space="0" w:color="000000"/>
              <w:right w:val="single" w:sz="4" w:space="0" w:color="000000"/>
            </w:tcBorders>
            <w:noWrap/>
          </w:tcPr>
          <w:p w14:paraId="3705B1F8" w14:textId="7F508AD0" w:rsidR="0082385B" w:rsidRPr="00C2061D" w:rsidRDefault="0082385B" w:rsidP="0082385B">
            <w:pPr>
              <w:rPr>
                <w:sz w:val="16"/>
                <w:szCs w:val="16"/>
                <w:lang w:eastAsia="da-DK"/>
              </w:rPr>
            </w:pPr>
            <w:r w:rsidRPr="00C2061D">
              <w:rPr>
                <w:sz w:val="16"/>
                <w:szCs w:val="16"/>
              </w:rPr>
              <w:t>ILET BIONIC PANCREAS</w:t>
            </w:r>
          </w:p>
        </w:tc>
        <w:tc>
          <w:tcPr>
            <w:tcW w:w="7479" w:type="dxa"/>
            <w:tcBorders>
              <w:top w:val="single" w:sz="4" w:space="0" w:color="000000"/>
              <w:left w:val="single" w:sz="4" w:space="0" w:color="000000"/>
              <w:bottom w:val="single" w:sz="4" w:space="0" w:color="000000"/>
              <w:right w:val="single" w:sz="4" w:space="0" w:color="000000"/>
            </w:tcBorders>
            <w:noWrap/>
          </w:tcPr>
          <w:p w14:paraId="6CB53F31" w14:textId="33A9DF1E" w:rsidR="0082385B" w:rsidRPr="00C2061D" w:rsidRDefault="0082385B" w:rsidP="0082385B">
            <w:pPr>
              <w:rPr>
                <w:sz w:val="16"/>
                <w:szCs w:val="16"/>
              </w:rPr>
            </w:pPr>
            <w:r w:rsidRPr="00C2061D">
              <w:rPr>
                <w:sz w:val="16"/>
                <w:szCs w:val="16"/>
              </w:rPr>
              <w:t>Event description: on 5/14/24 a beta bionics clinical diabetes specialist (</w:t>
            </w:r>
            <w:proofErr w:type="spellStart"/>
            <w:r w:rsidRPr="00C2061D">
              <w:rPr>
                <w:sz w:val="16"/>
                <w:szCs w:val="16"/>
              </w:rPr>
              <w:t>cds</w:t>
            </w:r>
            <w:proofErr w:type="spellEnd"/>
            <w:r w:rsidRPr="00C2061D">
              <w:rPr>
                <w:sz w:val="16"/>
                <w:szCs w:val="16"/>
              </w:rPr>
              <w:t xml:space="preserve">) was notified that an </w:t>
            </w:r>
            <w:proofErr w:type="spellStart"/>
            <w:r w:rsidRPr="00C2061D">
              <w:rPr>
                <w:sz w:val="16"/>
                <w:szCs w:val="16"/>
              </w:rPr>
              <w:t>ilet</w:t>
            </w:r>
            <w:proofErr w:type="spellEnd"/>
            <w:r w:rsidRPr="00C2061D">
              <w:rPr>
                <w:sz w:val="16"/>
                <w:szCs w:val="16"/>
              </w:rPr>
              <w:t xml:space="preserve"> user had passed away on (b)(6) 2024. The user's family notified the </w:t>
            </w:r>
            <w:proofErr w:type="spellStart"/>
            <w:r w:rsidRPr="00C2061D">
              <w:rPr>
                <w:sz w:val="16"/>
                <w:szCs w:val="16"/>
              </w:rPr>
              <w:t>cds</w:t>
            </w:r>
            <w:proofErr w:type="spellEnd"/>
            <w:r w:rsidRPr="00C2061D">
              <w:rPr>
                <w:sz w:val="16"/>
                <w:szCs w:val="16"/>
              </w:rPr>
              <w:t xml:space="preserve"> that the user died in her sleep and that the user's blood glucose (</w:t>
            </w:r>
            <w:proofErr w:type="spellStart"/>
            <w:r w:rsidRPr="00C2061D">
              <w:rPr>
                <w:sz w:val="16"/>
                <w:szCs w:val="16"/>
              </w:rPr>
              <w:t>bg</w:t>
            </w:r>
            <w:proofErr w:type="spellEnd"/>
            <w:r w:rsidRPr="00C2061D">
              <w:rPr>
                <w:sz w:val="16"/>
                <w:szCs w:val="16"/>
              </w:rPr>
              <w:t xml:space="preserve">) levels at the time were unknown. The user's </w:t>
            </w:r>
            <w:proofErr w:type="spellStart"/>
            <w:r w:rsidRPr="00C2061D">
              <w:rPr>
                <w:sz w:val="16"/>
                <w:szCs w:val="16"/>
              </w:rPr>
              <w:t>ilet</w:t>
            </w:r>
            <w:proofErr w:type="spellEnd"/>
            <w:r w:rsidRPr="00C2061D">
              <w:rPr>
                <w:sz w:val="16"/>
                <w:szCs w:val="16"/>
              </w:rPr>
              <w:t xml:space="preserve"> mobile app was never activated. As a result, the </w:t>
            </w:r>
            <w:proofErr w:type="spellStart"/>
            <w:r w:rsidRPr="00C2061D">
              <w:rPr>
                <w:sz w:val="16"/>
                <w:szCs w:val="16"/>
              </w:rPr>
              <w:t>ilet</w:t>
            </w:r>
            <w:proofErr w:type="spellEnd"/>
            <w:r w:rsidRPr="00C2061D">
              <w:rPr>
                <w:sz w:val="16"/>
                <w:szCs w:val="16"/>
              </w:rPr>
              <w:t xml:space="preserve"> data reports were not accessible. Multiple attempts by beta bionics to have the </w:t>
            </w:r>
            <w:proofErr w:type="spellStart"/>
            <w:r w:rsidRPr="00C2061D">
              <w:rPr>
                <w:sz w:val="16"/>
                <w:szCs w:val="16"/>
              </w:rPr>
              <w:t>ilet</w:t>
            </w:r>
            <w:proofErr w:type="spellEnd"/>
            <w:r w:rsidRPr="00C2061D">
              <w:rPr>
                <w:sz w:val="16"/>
                <w:szCs w:val="16"/>
              </w:rPr>
              <w:t xml:space="preserve"> mobile app activated by the user's family have been unsuccessful. At the time of this report the </w:t>
            </w:r>
            <w:proofErr w:type="spellStart"/>
            <w:r w:rsidRPr="00C2061D">
              <w:rPr>
                <w:sz w:val="16"/>
                <w:szCs w:val="16"/>
              </w:rPr>
              <w:t>ilet</w:t>
            </w:r>
            <w:proofErr w:type="spellEnd"/>
            <w:r w:rsidRPr="00C2061D">
              <w:rPr>
                <w:sz w:val="16"/>
                <w:szCs w:val="16"/>
              </w:rPr>
              <w:t xml:space="preserve"> has not </w:t>
            </w:r>
            <w:proofErr w:type="gramStart"/>
            <w:r w:rsidRPr="00C2061D">
              <w:rPr>
                <w:sz w:val="16"/>
                <w:szCs w:val="16"/>
              </w:rPr>
              <w:t>been returned</w:t>
            </w:r>
            <w:proofErr w:type="gramEnd"/>
            <w:r w:rsidRPr="00C2061D">
              <w:rPr>
                <w:sz w:val="16"/>
                <w:szCs w:val="16"/>
              </w:rPr>
              <w:t xml:space="preserve"> to beta bionics. </w:t>
            </w:r>
          </w:p>
          <w:p w14:paraId="1F2A7FF1" w14:textId="77777777" w:rsidR="0082385B" w:rsidRPr="00C2061D" w:rsidRDefault="0082385B" w:rsidP="0082385B">
            <w:pPr>
              <w:rPr>
                <w:sz w:val="16"/>
                <w:szCs w:val="16"/>
              </w:rPr>
            </w:pPr>
          </w:p>
          <w:p w14:paraId="708955BA" w14:textId="3C70BC0F" w:rsidR="0082385B" w:rsidRPr="00C2061D" w:rsidRDefault="0082385B" w:rsidP="0082385B">
            <w:pPr>
              <w:rPr>
                <w:sz w:val="16"/>
                <w:szCs w:val="16"/>
                <w:lang w:eastAsia="da-DK"/>
              </w:rPr>
            </w:pPr>
            <w:r w:rsidRPr="00C2061D">
              <w:rPr>
                <w:sz w:val="16"/>
                <w:szCs w:val="16"/>
              </w:rPr>
              <w:t xml:space="preserve">Manufacturer narrative: no product was returned for evaluation. Ilet device logs only contain a record of the </w:t>
            </w:r>
            <w:proofErr w:type="spellStart"/>
            <w:r w:rsidRPr="00C2061D">
              <w:rPr>
                <w:sz w:val="16"/>
                <w:szCs w:val="16"/>
              </w:rPr>
              <w:t>ilet</w:t>
            </w:r>
            <w:proofErr w:type="spellEnd"/>
            <w:r w:rsidRPr="00C2061D">
              <w:rPr>
                <w:sz w:val="16"/>
                <w:szCs w:val="16"/>
              </w:rPr>
              <w:t xml:space="preserve"> being paired to the beta bionics employee's smartphone app and the </w:t>
            </w:r>
            <w:proofErr w:type="spellStart"/>
            <w:r w:rsidRPr="00C2061D">
              <w:rPr>
                <w:sz w:val="16"/>
                <w:szCs w:val="16"/>
              </w:rPr>
              <w:t>ilet's</w:t>
            </w:r>
            <w:proofErr w:type="spellEnd"/>
            <w:r w:rsidRPr="00C2061D">
              <w:rPr>
                <w:sz w:val="16"/>
                <w:szCs w:val="16"/>
              </w:rPr>
              <w:t xml:space="preserve"> software update being completed. There is no record of the device being paired to the user's app, being initialized, or dosing any insulin, and therefore no data available to review on the reported event date of 5/5/24. Notes in the user's record indicate the user completed </w:t>
            </w:r>
            <w:proofErr w:type="spellStart"/>
            <w:r w:rsidRPr="00C2061D">
              <w:rPr>
                <w:sz w:val="16"/>
                <w:szCs w:val="16"/>
              </w:rPr>
              <w:t>ilet</w:t>
            </w:r>
            <w:proofErr w:type="spellEnd"/>
            <w:r w:rsidRPr="00C2061D">
              <w:rPr>
                <w:sz w:val="16"/>
                <w:szCs w:val="16"/>
              </w:rPr>
              <w:t xml:space="preserve"> training on (b)(6) 2024 and a follow-up visit on (b)(6) 2024, where it was documented that the user was doing well. Without device data from the reported event date, it is not possible to determine if the user was still wearing the </w:t>
            </w:r>
            <w:proofErr w:type="spellStart"/>
            <w:r w:rsidRPr="00C2061D">
              <w:rPr>
                <w:sz w:val="16"/>
                <w:szCs w:val="16"/>
              </w:rPr>
              <w:t>ilet</w:t>
            </w:r>
            <w:proofErr w:type="spellEnd"/>
            <w:r w:rsidRPr="00C2061D">
              <w:rPr>
                <w:sz w:val="16"/>
                <w:szCs w:val="16"/>
              </w:rPr>
              <w:t xml:space="preserve"> on the day of their passing, (b)(6) 2024. No product performance issues can be identified. If the product is received </w:t>
            </w:r>
            <w:proofErr w:type="gramStart"/>
            <w:r w:rsidRPr="00C2061D">
              <w:rPr>
                <w:sz w:val="16"/>
                <w:szCs w:val="16"/>
              </w:rPr>
              <w:t>at a later date</w:t>
            </w:r>
            <w:proofErr w:type="gramEnd"/>
            <w:r w:rsidRPr="00C2061D">
              <w:rPr>
                <w:sz w:val="16"/>
                <w:szCs w:val="16"/>
              </w:rPr>
              <w:t xml:space="preserve">, or the </w:t>
            </w:r>
            <w:proofErr w:type="spellStart"/>
            <w:r w:rsidRPr="00C2061D">
              <w:rPr>
                <w:sz w:val="16"/>
                <w:szCs w:val="16"/>
              </w:rPr>
              <w:t>ilet</w:t>
            </w:r>
            <w:proofErr w:type="spellEnd"/>
            <w:r w:rsidRPr="00C2061D">
              <w:rPr>
                <w:sz w:val="16"/>
                <w:szCs w:val="16"/>
              </w:rPr>
              <w:t xml:space="preserve"> data is uploaded, the complaint will be reopened and investigated accordingly. The device history record (</w:t>
            </w:r>
            <w:proofErr w:type="spellStart"/>
            <w:r w:rsidRPr="00C2061D">
              <w:rPr>
                <w:sz w:val="16"/>
                <w:szCs w:val="16"/>
              </w:rPr>
              <w:t>dhr</w:t>
            </w:r>
            <w:proofErr w:type="spellEnd"/>
            <w:r w:rsidRPr="00C2061D">
              <w:rPr>
                <w:sz w:val="16"/>
                <w:szCs w:val="16"/>
              </w:rPr>
              <w:t xml:space="preserve">) review was completed, and this device passed all manufacturing release criteria for distribution. There were no issues identified that would have impacted this event. Without device data from the date of the event, performance of the </w:t>
            </w:r>
            <w:proofErr w:type="spellStart"/>
            <w:r w:rsidRPr="00C2061D">
              <w:rPr>
                <w:sz w:val="16"/>
                <w:szCs w:val="16"/>
              </w:rPr>
              <w:t>ilet</w:t>
            </w:r>
            <w:proofErr w:type="spellEnd"/>
            <w:r w:rsidRPr="00C2061D">
              <w:rPr>
                <w:sz w:val="16"/>
                <w:szCs w:val="16"/>
              </w:rPr>
              <w:t xml:space="preserve"> during the event cannot be assessed and without any additional information from the user's next of kin, </w:t>
            </w:r>
            <w:proofErr w:type="gramStart"/>
            <w:r w:rsidRPr="00C2061D">
              <w:rPr>
                <w:sz w:val="16"/>
                <w:szCs w:val="16"/>
              </w:rPr>
              <w:t>a cause</w:t>
            </w:r>
            <w:proofErr w:type="gramEnd"/>
            <w:r w:rsidRPr="00C2061D">
              <w:rPr>
                <w:sz w:val="16"/>
                <w:szCs w:val="16"/>
              </w:rPr>
              <w:t xml:space="preserve"> of the event cannot be determined. Review of the case notes showed the user was 70 years old and had several cardiometabolic risk factors that may have contributed to their death.</w:t>
            </w:r>
          </w:p>
        </w:tc>
      </w:tr>
      <w:tr w:rsidR="0082385B" w:rsidRPr="00C2061D" w14:paraId="072820A9" w14:textId="77777777" w:rsidTr="0082385B">
        <w:trPr>
          <w:trHeight w:val="255"/>
          <w:jc w:val="center"/>
        </w:trPr>
        <w:tc>
          <w:tcPr>
            <w:tcW w:w="1396" w:type="dxa"/>
            <w:tcBorders>
              <w:top w:val="single" w:sz="4" w:space="0" w:color="000000"/>
              <w:left w:val="single" w:sz="4" w:space="0" w:color="000000"/>
              <w:bottom w:val="single" w:sz="4" w:space="0" w:color="000000"/>
              <w:right w:val="single" w:sz="4" w:space="0" w:color="000000"/>
            </w:tcBorders>
            <w:noWrap/>
          </w:tcPr>
          <w:p w14:paraId="4A9B718D" w14:textId="3D75FA5D" w:rsidR="0082385B" w:rsidRPr="00C2061D" w:rsidRDefault="0082385B" w:rsidP="0082385B">
            <w:pPr>
              <w:rPr>
                <w:sz w:val="16"/>
                <w:szCs w:val="16"/>
                <w:lang w:eastAsia="da-DK"/>
              </w:rPr>
            </w:pPr>
            <w:r w:rsidRPr="00C2061D">
              <w:rPr>
                <w:sz w:val="16"/>
                <w:szCs w:val="16"/>
              </w:rPr>
              <w:t>3019004087-2024-00086</w:t>
            </w:r>
          </w:p>
        </w:tc>
        <w:tc>
          <w:tcPr>
            <w:tcW w:w="1151" w:type="dxa"/>
            <w:tcBorders>
              <w:top w:val="single" w:sz="4" w:space="0" w:color="000000"/>
              <w:left w:val="single" w:sz="4" w:space="0" w:color="000000"/>
              <w:bottom w:val="single" w:sz="4" w:space="0" w:color="000000"/>
              <w:right w:val="single" w:sz="4" w:space="0" w:color="000000"/>
            </w:tcBorders>
            <w:noWrap/>
          </w:tcPr>
          <w:p w14:paraId="485FFA93" w14:textId="72129AA6" w:rsidR="0082385B" w:rsidRPr="00C2061D" w:rsidRDefault="0082385B" w:rsidP="0082385B">
            <w:pPr>
              <w:jc w:val="right"/>
              <w:rPr>
                <w:sz w:val="16"/>
                <w:szCs w:val="16"/>
                <w:lang w:eastAsia="da-DK"/>
              </w:rPr>
            </w:pPr>
            <w:r w:rsidRPr="00C2061D">
              <w:rPr>
                <w:sz w:val="16"/>
                <w:szCs w:val="16"/>
              </w:rPr>
              <w:t>2024-03-22 4:00:00</w:t>
            </w:r>
          </w:p>
        </w:tc>
        <w:tc>
          <w:tcPr>
            <w:tcW w:w="1276" w:type="dxa"/>
            <w:tcBorders>
              <w:top w:val="single" w:sz="4" w:space="0" w:color="000000"/>
              <w:left w:val="single" w:sz="4" w:space="0" w:color="000000"/>
              <w:bottom w:val="single" w:sz="4" w:space="0" w:color="000000"/>
              <w:right w:val="single" w:sz="4" w:space="0" w:color="000000"/>
            </w:tcBorders>
            <w:noWrap/>
          </w:tcPr>
          <w:p w14:paraId="251CB6C4" w14:textId="71FA6070" w:rsidR="0082385B" w:rsidRPr="00C2061D" w:rsidRDefault="0082385B" w:rsidP="0082385B">
            <w:pPr>
              <w:rPr>
                <w:sz w:val="16"/>
                <w:szCs w:val="16"/>
                <w:lang w:eastAsia="da-DK"/>
              </w:rPr>
            </w:pPr>
            <w:r w:rsidRPr="00C2061D">
              <w:rPr>
                <w:sz w:val="16"/>
                <w:szCs w:val="16"/>
              </w:rPr>
              <w:t>BETA BIONICS</w:t>
            </w:r>
          </w:p>
        </w:tc>
        <w:tc>
          <w:tcPr>
            <w:tcW w:w="1417" w:type="dxa"/>
            <w:tcBorders>
              <w:top w:val="single" w:sz="4" w:space="0" w:color="000000"/>
              <w:left w:val="single" w:sz="4" w:space="0" w:color="000000"/>
              <w:bottom w:val="single" w:sz="4" w:space="0" w:color="000000"/>
              <w:right w:val="single" w:sz="4" w:space="0" w:color="000000"/>
            </w:tcBorders>
            <w:noWrap/>
          </w:tcPr>
          <w:p w14:paraId="599C3D1E" w14:textId="4FEA4167" w:rsidR="0082385B" w:rsidRPr="00C2061D" w:rsidRDefault="0082385B" w:rsidP="0082385B">
            <w:pPr>
              <w:rPr>
                <w:sz w:val="16"/>
                <w:szCs w:val="16"/>
                <w:lang w:eastAsia="da-DK"/>
              </w:rPr>
            </w:pPr>
            <w:r w:rsidRPr="00C2061D">
              <w:rPr>
                <w:sz w:val="16"/>
                <w:szCs w:val="16"/>
              </w:rPr>
              <w:t>ILET BIONIC PANCREAS</w:t>
            </w:r>
          </w:p>
        </w:tc>
        <w:tc>
          <w:tcPr>
            <w:tcW w:w="7479" w:type="dxa"/>
            <w:tcBorders>
              <w:top w:val="single" w:sz="4" w:space="0" w:color="000000"/>
              <w:left w:val="single" w:sz="4" w:space="0" w:color="000000"/>
              <w:bottom w:val="single" w:sz="4" w:space="0" w:color="000000"/>
              <w:right w:val="single" w:sz="4" w:space="0" w:color="000000"/>
            </w:tcBorders>
            <w:noWrap/>
          </w:tcPr>
          <w:p w14:paraId="58827BF7" w14:textId="73D63274" w:rsidR="0082385B" w:rsidRPr="00C2061D" w:rsidRDefault="0082385B" w:rsidP="0082385B">
            <w:pPr>
              <w:rPr>
                <w:sz w:val="16"/>
                <w:szCs w:val="16"/>
              </w:rPr>
            </w:pPr>
            <w:r w:rsidRPr="00C2061D">
              <w:rPr>
                <w:sz w:val="16"/>
                <w:szCs w:val="16"/>
              </w:rPr>
              <w:t>Event description: on 3/22/24 a beta bionics clinical diabetes specialist (</w:t>
            </w:r>
            <w:proofErr w:type="spellStart"/>
            <w:r w:rsidRPr="00C2061D">
              <w:rPr>
                <w:sz w:val="16"/>
                <w:szCs w:val="16"/>
              </w:rPr>
              <w:t>cds</w:t>
            </w:r>
            <w:proofErr w:type="spellEnd"/>
            <w:r w:rsidRPr="00C2061D">
              <w:rPr>
                <w:sz w:val="16"/>
                <w:szCs w:val="16"/>
              </w:rPr>
              <w:t xml:space="preserve">) was notified by an assisted living facility that an </w:t>
            </w:r>
            <w:proofErr w:type="spellStart"/>
            <w:r w:rsidRPr="00C2061D">
              <w:rPr>
                <w:sz w:val="16"/>
                <w:szCs w:val="16"/>
              </w:rPr>
              <w:t>ilet</w:t>
            </w:r>
            <w:proofErr w:type="spellEnd"/>
            <w:r w:rsidRPr="00C2061D">
              <w:rPr>
                <w:sz w:val="16"/>
                <w:szCs w:val="16"/>
              </w:rPr>
              <w:t xml:space="preserve"> user was found deceased that morning. The user was still wearing the </w:t>
            </w:r>
            <w:proofErr w:type="spellStart"/>
            <w:r w:rsidRPr="00C2061D">
              <w:rPr>
                <w:sz w:val="16"/>
                <w:szCs w:val="16"/>
              </w:rPr>
              <w:t>ilet</w:t>
            </w:r>
            <w:proofErr w:type="spellEnd"/>
            <w:r w:rsidRPr="00C2061D">
              <w:rPr>
                <w:sz w:val="16"/>
                <w:szCs w:val="16"/>
              </w:rPr>
              <w:t xml:space="preserve"> at the time of their death. The user was trained on 3/8/2024. The </w:t>
            </w:r>
            <w:proofErr w:type="spellStart"/>
            <w:proofErr w:type="gramStart"/>
            <w:r w:rsidRPr="00C2061D">
              <w:rPr>
                <w:sz w:val="16"/>
                <w:szCs w:val="16"/>
              </w:rPr>
              <w:t>cds</w:t>
            </w:r>
            <w:proofErr w:type="spellEnd"/>
            <w:proofErr w:type="gramEnd"/>
            <w:r w:rsidRPr="00C2061D">
              <w:rPr>
                <w:sz w:val="16"/>
                <w:szCs w:val="16"/>
              </w:rPr>
              <w:t xml:space="preserve"> followed-up with the user on 3/18/2024. The user stated she would like additional training and support. </w:t>
            </w:r>
            <w:proofErr w:type="gramStart"/>
            <w:r w:rsidRPr="00C2061D">
              <w:rPr>
                <w:sz w:val="16"/>
                <w:szCs w:val="16"/>
              </w:rPr>
              <w:t>Additional</w:t>
            </w:r>
            <w:proofErr w:type="gramEnd"/>
            <w:r w:rsidRPr="00C2061D">
              <w:rPr>
                <w:sz w:val="16"/>
                <w:szCs w:val="16"/>
              </w:rPr>
              <w:t xml:space="preserve"> follow up with the assisted living director revealed that the clinic staff at the assisted living had been supporting the user with completing </w:t>
            </w:r>
            <w:proofErr w:type="spellStart"/>
            <w:r w:rsidRPr="00C2061D">
              <w:rPr>
                <w:sz w:val="16"/>
                <w:szCs w:val="16"/>
              </w:rPr>
              <w:t>ilet</w:t>
            </w:r>
            <w:proofErr w:type="spellEnd"/>
            <w:r w:rsidRPr="00C2061D">
              <w:rPr>
                <w:sz w:val="16"/>
                <w:szCs w:val="16"/>
              </w:rPr>
              <w:t xml:space="preserve"> tasks including changing the insulin cartridge, infusion set and </w:t>
            </w:r>
            <w:proofErr w:type="spellStart"/>
            <w:r w:rsidRPr="00C2061D">
              <w:rPr>
                <w:sz w:val="16"/>
                <w:szCs w:val="16"/>
              </w:rPr>
              <w:t>cgm</w:t>
            </w:r>
            <w:proofErr w:type="spellEnd"/>
            <w:r w:rsidRPr="00C2061D">
              <w:rPr>
                <w:sz w:val="16"/>
                <w:szCs w:val="16"/>
              </w:rPr>
              <w:t xml:space="preserve"> sensor. They would also help the user respond to alarms. The </w:t>
            </w:r>
            <w:proofErr w:type="spellStart"/>
            <w:proofErr w:type="gramStart"/>
            <w:r w:rsidRPr="00C2061D">
              <w:rPr>
                <w:sz w:val="16"/>
                <w:szCs w:val="16"/>
              </w:rPr>
              <w:t>cds</w:t>
            </w:r>
            <w:proofErr w:type="spellEnd"/>
            <w:proofErr w:type="gramEnd"/>
            <w:r w:rsidRPr="00C2061D">
              <w:rPr>
                <w:sz w:val="16"/>
                <w:szCs w:val="16"/>
              </w:rPr>
              <w:t xml:space="preserve"> notified the user's hcp about their request for additional training. The </w:t>
            </w:r>
            <w:proofErr w:type="spellStart"/>
            <w:proofErr w:type="gramStart"/>
            <w:r w:rsidRPr="00C2061D">
              <w:rPr>
                <w:sz w:val="16"/>
                <w:szCs w:val="16"/>
              </w:rPr>
              <w:t>cds</w:t>
            </w:r>
            <w:proofErr w:type="spellEnd"/>
            <w:proofErr w:type="gramEnd"/>
            <w:r w:rsidRPr="00C2061D">
              <w:rPr>
                <w:sz w:val="16"/>
                <w:szCs w:val="16"/>
              </w:rPr>
              <w:t xml:space="preserve"> expressed concern regarding the user's inability to independently fill the insulin cartridges, change her infusion site and </w:t>
            </w:r>
            <w:proofErr w:type="spellStart"/>
            <w:r w:rsidRPr="00C2061D">
              <w:rPr>
                <w:sz w:val="16"/>
                <w:szCs w:val="16"/>
              </w:rPr>
              <w:t>cgm</w:t>
            </w:r>
            <w:proofErr w:type="spellEnd"/>
            <w:r w:rsidRPr="00C2061D">
              <w:rPr>
                <w:sz w:val="16"/>
                <w:szCs w:val="16"/>
              </w:rPr>
              <w:t xml:space="preserve"> sensor as well as respond to alarms, especially overnight. The </w:t>
            </w:r>
            <w:proofErr w:type="spellStart"/>
            <w:r w:rsidRPr="00C2061D">
              <w:rPr>
                <w:sz w:val="16"/>
                <w:szCs w:val="16"/>
              </w:rPr>
              <w:t>cds</w:t>
            </w:r>
            <w:proofErr w:type="spellEnd"/>
            <w:r w:rsidRPr="00C2061D">
              <w:rPr>
                <w:sz w:val="16"/>
                <w:szCs w:val="16"/>
              </w:rPr>
              <w:t xml:space="preserve"> </w:t>
            </w:r>
            <w:proofErr w:type="gramStart"/>
            <w:r w:rsidRPr="00C2061D">
              <w:rPr>
                <w:sz w:val="16"/>
                <w:szCs w:val="16"/>
              </w:rPr>
              <w:t>has</w:t>
            </w:r>
            <w:proofErr w:type="gramEnd"/>
            <w:r w:rsidRPr="00C2061D">
              <w:rPr>
                <w:sz w:val="16"/>
                <w:szCs w:val="16"/>
              </w:rPr>
              <w:t xml:space="preserve"> discussed the use of the </w:t>
            </w:r>
            <w:proofErr w:type="spellStart"/>
            <w:r w:rsidRPr="00C2061D">
              <w:rPr>
                <w:sz w:val="16"/>
                <w:szCs w:val="16"/>
              </w:rPr>
              <w:t>fiasp</w:t>
            </w:r>
            <w:proofErr w:type="spellEnd"/>
            <w:r w:rsidRPr="00C2061D">
              <w:rPr>
                <w:sz w:val="16"/>
                <w:szCs w:val="16"/>
              </w:rPr>
              <w:t xml:space="preserve"> </w:t>
            </w:r>
            <w:proofErr w:type="spellStart"/>
            <w:r w:rsidRPr="00C2061D">
              <w:rPr>
                <w:sz w:val="16"/>
                <w:szCs w:val="16"/>
              </w:rPr>
              <w:t>pumpcart</w:t>
            </w:r>
            <w:proofErr w:type="spellEnd"/>
            <w:r w:rsidRPr="00C2061D">
              <w:rPr>
                <w:sz w:val="16"/>
                <w:szCs w:val="16"/>
              </w:rPr>
              <w:t xml:space="preserve"> (insulin </w:t>
            </w:r>
            <w:proofErr w:type="spellStart"/>
            <w:r w:rsidRPr="00C2061D">
              <w:rPr>
                <w:sz w:val="16"/>
                <w:szCs w:val="16"/>
              </w:rPr>
              <w:t>aspart</w:t>
            </w:r>
            <w:proofErr w:type="spellEnd"/>
            <w:r w:rsidRPr="00C2061D">
              <w:rPr>
                <w:sz w:val="16"/>
                <w:szCs w:val="16"/>
              </w:rPr>
              <w:t xml:space="preserve"> in 1.6 ml pre-filled cartridge) </w:t>
            </w:r>
            <w:proofErr w:type="gramStart"/>
            <w:r w:rsidRPr="00C2061D">
              <w:rPr>
                <w:sz w:val="16"/>
                <w:szCs w:val="16"/>
              </w:rPr>
              <w:t>and also</w:t>
            </w:r>
            <w:proofErr w:type="gramEnd"/>
            <w:r w:rsidRPr="00C2061D">
              <w:rPr>
                <w:sz w:val="16"/>
                <w:szCs w:val="16"/>
              </w:rPr>
              <w:t xml:space="preserve"> recommended switching the user to the contact detach infusion set (steel cannula). When the </w:t>
            </w:r>
            <w:proofErr w:type="spellStart"/>
            <w:proofErr w:type="gramStart"/>
            <w:r w:rsidRPr="00C2061D">
              <w:rPr>
                <w:sz w:val="16"/>
                <w:szCs w:val="16"/>
              </w:rPr>
              <w:t>cds</w:t>
            </w:r>
            <w:proofErr w:type="spellEnd"/>
            <w:proofErr w:type="gramEnd"/>
            <w:r w:rsidRPr="00C2061D">
              <w:rPr>
                <w:sz w:val="16"/>
                <w:szCs w:val="16"/>
              </w:rPr>
              <w:t xml:space="preserve"> contacted assisted living facility and hcp to coordinate additional training with clinic staff and the user, she was informed they had been found deceased. The assisted living director reported that the user had </w:t>
            </w:r>
            <w:r w:rsidRPr="00C2061D">
              <w:rPr>
                <w:sz w:val="16"/>
                <w:szCs w:val="16"/>
              </w:rPr>
              <w:lastRenderedPageBreak/>
              <w:t xml:space="preserve">a history of poor glucose control prior to using the </w:t>
            </w:r>
            <w:proofErr w:type="spellStart"/>
            <w:r w:rsidRPr="00C2061D">
              <w:rPr>
                <w:sz w:val="16"/>
                <w:szCs w:val="16"/>
              </w:rPr>
              <w:t>ilet</w:t>
            </w:r>
            <w:proofErr w:type="spellEnd"/>
            <w:r w:rsidRPr="00C2061D">
              <w:rPr>
                <w:sz w:val="16"/>
                <w:szCs w:val="16"/>
              </w:rPr>
              <w:t xml:space="preserve"> </w:t>
            </w:r>
            <w:proofErr w:type="gramStart"/>
            <w:r w:rsidRPr="00C2061D">
              <w:rPr>
                <w:sz w:val="16"/>
                <w:szCs w:val="16"/>
              </w:rPr>
              <w:t>and also</w:t>
            </w:r>
            <w:proofErr w:type="gramEnd"/>
            <w:r w:rsidRPr="00C2061D">
              <w:rPr>
                <w:sz w:val="16"/>
                <w:szCs w:val="16"/>
              </w:rPr>
              <w:t xml:space="preserve"> had several serious medical conditions. The </w:t>
            </w:r>
            <w:proofErr w:type="spellStart"/>
            <w:r w:rsidRPr="00C2061D">
              <w:rPr>
                <w:sz w:val="16"/>
                <w:szCs w:val="16"/>
              </w:rPr>
              <w:t>ilet</w:t>
            </w:r>
            <w:proofErr w:type="spellEnd"/>
            <w:r w:rsidRPr="00C2061D">
              <w:rPr>
                <w:sz w:val="16"/>
                <w:szCs w:val="16"/>
              </w:rPr>
              <w:t xml:space="preserve"> was prescribed to help the user achieve better glucose control, which she believed it did. Prior to this event the user did have a previous episode where the </w:t>
            </w:r>
            <w:proofErr w:type="spellStart"/>
            <w:r w:rsidRPr="00C2061D">
              <w:rPr>
                <w:sz w:val="16"/>
                <w:szCs w:val="16"/>
              </w:rPr>
              <w:t>ilet</w:t>
            </w:r>
            <w:proofErr w:type="spellEnd"/>
            <w:r w:rsidRPr="00C2061D">
              <w:rPr>
                <w:sz w:val="16"/>
                <w:szCs w:val="16"/>
              </w:rPr>
              <w:t xml:space="preserve"> ran out of insulin on (b)(6) 2024 and the user had to ask the clinic staff for help determining the cause of why her </w:t>
            </w:r>
            <w:proofErr w:type="spellStart"/>
            <w:r w:rsidRPr="00C2061D">
              <w:rPr>
                <w:sz w:val="16"/>
                <w:szCs w:val="16"/>
              </w:rPr>
              <w:t>ilet</w:t>
            </w:r>
            <w:proofErr w:type="spellEnd"/>
            <w:r w:rsidRPr="00C2061D">
              <w:rPr>
                <w:sz w:val="16"/>
                <w:szCs w:val="16"/>
              </w:rPr>
              <w:t xml:space="preserve"> was alarming. The day prior (3/21/2024) to the user's death, the user was observed going about her usual daily activities including eating lunch in the cafeteria, circulating in the common areas and playing games late into the evening with fellow residents. She was noted to be in good spirits. At 2:00am on 3/22/2024, staff checked in on the user and she was noted to be sleeping in her recliner and chose not to disturb her. The next morning around 10:00am, the user was found deceased. The cause of death was not determined as an autopsy was declined per the user's previously expressed wishes. </w:t>
            </w:r>
          </w:p>
          <w:p w14:paraId="7C216544" w14:textId="77777777" w:rsidR="0082385B" w:rsidRPr="00C2061D" w:rsidRDefault="0082385B" w:rsidP="0082385B">
            <w:pPr>
              <w:rPr>
                <w:sz w:val="16"/>
                <w:szCs w:val="16"/>
              </w:rPr>
            </w:pPr>
          </w:p>
          <w:p w14:paraId="59E17F6A" w14:textId="5030DAD2" w:rsidR="0082385B" w:rsidRPr="00C2061D" w:rsidRDefault="0082385B" w:rsidP="0082385B">
            <w:pPr>
              <w:rPr>
                <w:sz w:val="16"/>
                <w:szCs w:val="16"/>
                <w:lang w:eastAsia="da-DK"/>
              </w:rPr>
            </w:pPr>
            <w:r w:rsidRPr="00C2061D">
              <w:rPr>
                <w:sz w:val="16"/>
                <w:szCs w:val="16"/>
              </w:rPr>
              <w:t xml:space="preserve">Manufacturer narrative: at the time of this report no product was returned for evaluation. The </w:t>
            </w:r>
            <w:proofErr w:type="spellStart"/>
            <w:r w:rsidRPr="00C2061D">
              <w:rPr>
                <w:sz w:val="16"/>
                <w:szCs w:val="16"/>
              </w:rPr>
              <w:t>ilet</w:t>
            </w:r>
            <w:proofErr w:type="spellEnd"/>
            <w:r w:rsidRPr="00C2061D">
              <w:rPr>
                <w:sz w:val="16"/>
                <w:szCs w:val="16"/>
              </w:rPr>
              <w:t xml:space="preserve"> logs were reviewed by </w:t>
            </w:r>
            <w:proofErr w:type="gramStart"/>
            <w:r w:rsidRPr="00C2061D">
              <w:rPr>
                <w:sz w:val="16"/>
                <w:szCs w:val="16"/>
              </w:rPr>
              <w:t>beta</w:t>
            </w:r>
            <w:proofErr w:type="gramEnd"/>
            <w:r w:rsidRPr="00C2061D">
              <w:rPr>
                <w:sz w:val="16"/>
                <w:szCs w:val="16"/>
              </w:rPr>
              <w:t xml:space="preserve"> bionics failure investigation department. No instances of malfunction alerts were found in the device engineering logs. No factory reset was found in the logs. Audio setting and all </w:t>
            </w:r>
            <w:proofErr w:type="spellStart"/>
            <w:r w:rsidRPr="00C2061D">
              <w:rPr>
                <w:sz w:val="16"/>
                <w:szCs w:val="16"/>
              </w:rPr>
              <w:t>cgm</w:t>
            </w:r>
            <w:proofErr w:type="spellEnd"/>
            <w:r w:rsidRPr="00C2061D">
              <w:rPr>
                <w:sz w:val="16"/>
                <w:szCs w:val="16"/>
              </w:rPr>
              <w:t xml:space="preserve"> alerts were not changed from factory defaults (all on/high). Body weight was not changed after initial setup on (b)(6) 2024. Unless otherwise stated, no motor errors were seen to indicate inaccurate dosing relative to delivery requests for insulin. Logs contain no instances of meal bolus requests being made. All insulin requests in this log review are basal or correction requests made by the </w:t>
            </w:r>
            <w:proofErr w:type="spellStart"/>
            <w:r w:rsidRPr="00C2061D">
              <w:rPr>
                <w:sz w:val="16"/>
                <w:szCs w:val="16"/>
              </w:rPr>
              <w:t>ilet</w:t>
            </w:r>
            <w:proofErr w:type="spellEnd"/>
            <w:r w:rsidRPr="00C2061D">
              <w:rPr>
                <w:sz w:val="16"/>
                <w:szCs w:val="16"/>
              </w:rPr>
              <w:t xml:space="preserve">. Review of the </w:t>
            </w:r>
            <w:proofErr w:type="spellStart"/>
            <w:r w:rsidRPr="00C2061D">
              <w:rPr>
                <w:sz w:val="16"/>
                <w:szCs w:val="16"/>
              </w:rPr>
              <w:t>ilet</w:t>
            </w:r>
            <w:proofErr w:type="spellEnd"/>
            <w:r w:rsidRPr="00C2061D">
              <w:rPr>
                <w:sz w:val="16"/>
                <w:szCs w:val="16"/>
              </w:rPr>
              <w:t xml:space="preserve"> report shows a prolonged period of hyperglycemia on (b)(6) 2024 that continued into the morning hours on (b)(6) 2024. On (b)(6) 2024, the </w:t>
            </w:r>
            <w:proofErr w:type="spellStart"/>
            <w:r w:rsidRPr="00C2061D">
              <w:rPr>
                <w:sz w:val="16"/>
                <w:szCs w:val="16"/>
              </w:rPr>
              <w:t>cgm</w:t>
            </w:r>
            <w:proofErr w:type="spellEnd"/>
            <w:r w:rsidRPr="00C2061D">
              <w:rPr>
                <w:sz w:val="16"/>
                <w:szCs w:val="16"/>
              </w:rPr>
              <w:t xml:space="preserve"> glucose rises above 180 mg/dl at 12:13pm and is above 300 mg/dl by 2:03pm. The </w:t>
            </w:r>
            <w:proofErr w:type="spellStart"/>
            <w:r w:rsidRPr="00C2061D">
              <w:rPr>
                <w:sz w:val="16"/>
                <w:szCs w:val="16"/>
              </w:rPr>
              <w:t>cgm</w:t>
            </w:r>
            <w:proofErr w:type="spellEnd"/>
            <w:r w:rsidRPr="00C2061D">
              <w:rPr>
                <w:sz w:val="16"/>
                <w:szCs w:val="16"/>
              </w:rPr>
              <w:t xml:space="preserve"> glucose remains above 300 mg/dl for 5 hours and is above 400 mg/dl by 7:00pm and remains above 400 mg/dl until the morning on (b)(6) 2024 when the data ends. The </w:t>
            </w:r>
            <w:proofErr w:type="spellStart"/>
            <w:r w:rsidRPr="00C2061D">
              <w:rPr>
                <w:sz w:val="16"/>
                <w:szCs w:val="16"/>
              </w:rPr>
              <w:t>ilet</w:t>
            </w:r>
            <w:proofErr w:type="spellEnd"/>
            <w:r w:rsidRPr="00C2061D">
              <w:rPr>
                <w:sz w:val="16"/>
                <w:szCs w:val="16"/>
              </w:rPr>
              <w:t xml:space="preserve"> is shown dosing insulin appropriately in response to the </w:t>
            </w:r>
            <w:proofErr w:type="spellStart"/>
            <w:r w:rsidRPr="00C2061D">
              <w:rPr>
                <w:sz w:val="16"/>
                <w:szCs w:val="16"/>
              </w:rPr>
              <w:t>cgm</w:t>
            </w:r>
            <w:proofErr w:type="spellEnd"/>
            <w:r w:rsidRPr="00C2061D">
              <w:rPr>
                <w:sz w:val="16"/>
                <w:szCs w:val="16"/>
              </w:rPr>
              <w:t xml:space="preserve"> glucose until dosing stops at 3:08pm on (b)(6) 2024, when the cartridge is empty, and does not resume. The </w:t>
            </w:r>
            <w:proofErr w:type="spellStart"/>
            <w:r w:rsidRPr="00C2061D">
              <w:rPr>
                <w:sz w:val="16"/>
                <w:szCs w:val="16"/>
              </w:rPr>
              <w:t>cgm</w:t>
            </w:r>
            <w:proofErr w:type="spellEnd"/>
            <w:r w:rsidRPr="00C2061D">
              <w:rPr>
                <w:sz w:val="16"/>
                <w:szCs w:val="16"/>
              </w:rPr>
              <w:t xml:space="preserve"> does not report glucose data after 2:58am on (b)(6) 2024 and the device is powered off before 9:00am on (b)(6) 2024. No evidence of device malfunction was found through the engineering logs. The </w:t>
            </w:r>
            <w:proofErr w:type="spellStart"/>
            <w:r w:rsidRPr="00C2061D">
              <w:rPr>
                <w:sz w:val="16"/>
                <w:szCs w:val="16"/>
              </w:rPr>
              <w:t>ilet</w:t>
            </w:r>
            <w:proofErr w:type="spellEnd"/>
            <w:r w:rsidRPr="00C2061D">
              <w:rPr>
                <w:sz w:val="16"/>
                <w:szCs w:val="16"/>
              </w:rPr>
              <w:t xml:space="preserve"> had triggered warning alerts for low insulin before triggering the alert for empty insulin cartridge the afternoon on (b)(6) 2024 prior to the high glucose events (</w:t>
            </w:r>
            <w:proofErr w:type="spellStart"/>
            <w:r w:rsidRPr="00C2061D">
              <w:rPr>
                <w:sz w:val="16"/>
                <w:szCs w:val="16"/>
              </w:rPr>
              <w:t>cgm</w:t>
            </w:r>
            <w:proofErr w:type="spellEnd"/>
            <w:r w:rsidRPr="00C2061D">
              <w:rPr>
                <w:sz w:val="16"/>
                <w:szCs w:val="16"/>
              </w:rPr>
              <w:t xml:space="preserve"> glucose over 300mg/dl). None of the alerts were ever acknowledged by the user. The cartridge is never replaced. Because of this the </w:t>
            </w:r>
            <w:proofErr w:type="spellStart"/>
            <w:r w:rsidRPr="00C2061D">
              <w:rPr>
                <w:sz w:val="16"/>
                <w:szCs w:val="16"/>
              </w:rPr>
              <w:t>ilet</w:t>
            </w:r>
            <w:proofErr w:type="spellEnd"/>
            <w:r w:rsidRPr="00C2061D">
              <w:rPr>
                <w:sz w:val="16"/>
                <w:szCs w:val="16"/>
              </w:rPr>
              <w:t xml:space="preserve"> was unable to dose insulin. During periods where </w:t>
            </w:r>
            <w:proofErr w:type="spellStart"/>
            <w:r w:rsidRPr="00C2061D">
              <w:rPr>
                <w:sz w:val="16"/>
                <w:szCs w:val="16"/>
              </w:rPr>
              <w:t>cgm</w:t>
            </w:r>
            <w:proofErr w:type="spellEnd"/>
            <w:r w:rsidRPr="00C2061D">
              <w:rPr>
                <w:sz w:val="16"/>
                <w:szCs w:val="16"/>
              </w:rPr>
              <w:t xml:space="preserve"> glucose was over 300mg/dl for at least 90 minutes, the high glucose alert was seen being triggered consistently. On (b)(6) 2024, alerts for </w:t>
            </w:r>
            <w:proofErr w:type="spellStart"/>
            <w:r w:rsidRPr="00C2061D">
              <w:rPr>
                <w:sz w:val="16"/>
                <w:szCs w:val="16"/>
              </w:rPr>
              <w:t>cgm</w:t>
            </w:r>
            <w:proofErr w:type="spellEnd"/>
            <w:r w:rsidRPr="00C2061D">
              <w:rPr>
                <w:sz w:val="16"/>
                <w:szCs w:val="16"/>
              </w:rPr>
              <w:t xml:space="preserve"> transmitter issues were triggered before the </w:t>
            </w:r>
            <w:proofErr w:type="spellStart"/>
            <w:r w:rsidRPr="00C2061D">
              <w:rPr>
                <w:sz w:val="16"/>
                <w:szCs w:val="16"/>
              </w:rPr>
              <w:t>cgm</w:t>
            </w:r>
            <w:proofErr w:type="spellEnd"/>
            <w:r w:rsidRPr="00C2061D">
              <w:rPr>
                <w:sz w:val="16"/>
                <w:szCs w:val="16"/>
              </w:rPr>
              <w:t xml:space="preserve"> transmitter failed altogether. After the </w:t>
            </w:r>
            <w:proofErr w:type="spellStart"/>
            <w:r w:rsidRPr="00C2061D">
              <w:rPr>
                <w:sz w:val="16"/>
                <w:szCs w:val="16"/>
              </w:rPr>
              <w:t>cgm</w:t>
            </w:r>
            <w:proofErr w:type="spellEnd"/>
            <w:r w:rsidRPr="00C2061D">
              <w:rPr>
                <w:sz w:val="16"/>
                <w:szCs w:val="16"/>
              </w:rPr>
              <w:t xml:space="preserve"> transmitter failure, the </w:t>
            </w:r>
            <w:proofErr w:type="spellStart"/>
            <w:r w:rsidRPr="00C2061D">
              <w:rPr>
                <w:sz w:val="16"/>
                <w:szCs w:val="16"/>
              </w:rPr>
              <w:t>ilet</w:t>
            </w:r>
            <w:proofErr w:type="spellEnd"/>
            <w:r w:rsidRPr="00C2061D">
              <w:rPr>
                <w:sz w:val="16"/>
                <w:szCs w:val="16"/>
              </w:rPr>
              <w:t xml:space="preserve"> entered </w:t>
            </w:r>
            <w:proofErr w:type="spellStart"/>
            <w:r w:rsidRPr="00C2061D">
              <w:rPr>
                <w:sz w:val="16"/>
                <w:szCs w:val="16"/>
              </w:rPr>
              <w:t>bg</w:t>
            </w:r>
            <w:proofErr w:type="spellEnd"/>
            <w:r w:rsidRPr="00C2061D">
              <w:rPr>
                <w:sz w:val="16"/>
                <w:szCs w:val="16"/>
              </w:rPr>
              <w:t xml:space="preserve">-run mode but was unable provide basal insulin dosing as the cartridge was empty. The logs end at 6:38am on (b)(6) 2024. A similar pattern of prolonged hyperglycemia related to an empty insulin cartridge was noted in the </w:t>
            </w:r>
            <w:proofErr w:type="spellStart"/>
            <w:r w:rsidRPr="00C2061D">
              <w:rPr>
                <w:sz w:val="16"/>
                <w:szCs w:val="16"/>
              </w:rPr>
              <w:t>ilet</w:t>
            </w:r>
            <w:proofErr w:type="spellEnd"/>
            <w:r w:rsidRPr="00C2061D">
              <w:rPr>
                <w:sz w:val="16"/>
                <w:szCs w:val="16"/>
              </w:rPr>
              <w:t xml:space="preserve"> report and device logs on (b)(6) 2024. No product performance issues were identified. If the product is received </w:t>
            </w:r>
            <w:proofErr w:type="gramStart"/>
            <w:r w:rsidRPr="00C2061D">
              <w:rPr>
                <w:sz w:val="16"/>
                <w:szCs w:val="16"/>
              </w:rPr>
              <w:t>at a later date</w:t>
            </w:r>
            <w:proofErr w:type="gramEnd"/>
            <w:r w:rsidRPr="00C2061D">
              <w:rPr>
                <w:sz w:val="16"/>
                <w:szCs w:val="16"/>
              </w:rPr>
              <w:t>, the complaint will be reopened and investigated accordingly. No anomalies were observed. The device history record (</w:t>
            </w:r>
            <w:proofErr w:type="spellStart"/>
            <w:r w:rsidRPr="00C2061D">
              <w:rPr>
                <w:sz w:val="16"/>
                <w:szCs w:val="16"/>
              </w:rPr>
              <w:t>dhr</w:t>
            </w:r>
            <w:proofErr w:type="spellEnd"/>
            <w:r w:rsidRPr="00C2061D">
              <w:rPr>
                <w:sz w:val="16"/>
                <w:szCs w:val="16"/>
              </w:rPr>
              <w:t xml:space="preserve">) review was completed, and this device passed all manufacturing release criteria for distribution. There were no issues identified that would have impacted this event. Based on the review of the case notes, </w:t>
            </w:r>
            <w:proofErr w:type="spellStart"/>
            <w:r w:rsidRPr="00C2061D">
              <w:rPr>
                <w:sz w:val="16"/>
                <w:szCs w:val="16"/>
              </w:rPr>
              <w:t>ilet</w:t>
            </w:r>
            <w:proofErr w:type="spellEnd"/>
            <w:r w:rsidRPr="00C2061D">
              <w:rPr>
                <w:sz w:val="16"/>
                <w:szCs w:val="16"/>
              </w:rPr>
              <w:t xml:space="preserve"> report and device logs, it was determined that the </w:t>
            </w:r>
            <w:proofErr w:type="spellStart"/>
            <w:r w:rsidRPr="00C2061D">
              <w:rPr>
                <w:sz w:val="16"/>
                <w:szCs w:val="16"/>
              </w:rPr>
              <w:t>ilet</w:t>
            </w:r>
            <w:proofErr w:type="spellEnd"/>
            <w:r w:rsidRPr="00C2061D">
              <w:rPr>
                <w:sz w:val="16"/>
                <w:szCs w:val="16"/>
              </w:rPr>
              <w:t xml:space="preserve"> operated as intended. The assignable cause to the hyperglycemic event was failure to replace the insulin cartridge promptly when empty which resulted in several hours without insulin delivery. An assignable cause for death cannot be determined as an autopsy was not performed. The </w:t>
            </w:r>
            <w:proofErr w:type="spellStart"/>
            <w:r w:rsidRPr="00C2061D">
              <w:rPr>
                <w:sz w:val="16"/>
                <w:szCs w:val="16"/>
              </w:rPr>
              <w:t>ilet</w:t>
            </w:r>
            <w:proofErr w:type="spellEnd"/>
            <w:r w:rsidRPr="00C2061D">
              <w:rPr>
                <w:sz w:val="16"/>
                <w:szCs w:val="16"/>
              </w:rPr>
              <w:t xml:space="preserve"> device is in the process of being returned to beta bionics and if additional information about this event is obtained the complaint will be reopened.</w:t>
            </w:r>
          </w:p>
        </w:tc>
      </w:tr>
      <w:tr w:rsidR="0082385B" w:rsidRPr="00C2061D" w14:paraId="1484233A" w14:textId="77777777" w:rsidTr="0082385B">
        <w:trPr>
          <w:trHeight w:val="255"/>
          <w:jc w:val="center"/>
        </w:trPr>
        <w:tc>
          <w:tcPr>
            <w:tcW w:w="1396" w:type="dxa"/>
            <w:tcBorders>
              <w:top w:val="single" w:sz="4" w:space="0" w:color="000000"/>
              <w:left w:val="single" w:sz="4" w:space="0" w:color="000000"/>
              <w:bottom w:val="single" w:sz="4" w:space="0" w:color="000000"/>
              <w:right w:val="single" w:sz="4" w:space="0" w:color="000000"/>
            </w:tcBorders>
            <w:noWrap/>
          </w:tcPr>
          <w:p w14:paraId="2979B602" w14:textId="4EC3BC7A" w:rsidR="0082385B" w:rsidRPr="00C2061D" w:rsidRDefault="0082385B" w:rsidP="0082385B">
            <w:pPr>
              <w:rPr>
                <w:sz w:val="16"/>
                <w:szCs w:val="16"/>
                <w:lang w:eastAsia="da-DK"/>
              </w:rPr>
            </w:pPr>
            <w:r w:rsidRPr="00C2061D">
              <w:rPr>
                <w:sz w:val="16"/>
                <w:szCs w:val="16"/>
              </w:rPr>
              <w:lastRenderedPageBreak/>
              <w:t>3012307300-2021-09555</w:t>
            </w:r>
          </w:p>
        </w:tc>
        <w:tc>
          <w:tcPr>
            <w:tcW w:w="1151" w:type="dxa"/>
            <w:tcBorders>
              <w:top w:val="single" w:sz="4" w:space="0" w:color="000000"/>
              <w:left w:val="single" w:sz="4" w:space="0" w:color="000000"/>
              <w:bottom w:val="single" w:sz="4" w:space="0" w:color="000000"/>
              <w:right w:val="single" w:sz="4" w:space="0" w:color="000000"/>
            </w:tcBorders>
            <w:noWrap/>
          </w:tcPr>
          <w:p w14:paraId="3D48308F" w14:textId="46227CFF" w:rsidR="0082385B" w:rsidRPr="00C2061D" w:rsidRDefault="0082385B" w:rsidP="0082385B">
            <w:pPr>
              <w:jc w:val="right"/>
              <w:rPr>
                <w:sz w:val="16"/>
                <w:szCs w:val="16"/>
                <w:lang w:eastAsia="da-DK"/>
              </w:rPr>
            </w:pPr>
            <w:r w:rsidRPr="00C2061D">
              <w:rPr>
                <w:sz w:val="16"/>
                <w:szCs w:val="16"/>
              </w:rPr>
              <w:t xml:space="preserve">2021-09-07 </w:t>
            </w:r>
          </w:p>
        </w:tc>
        <w:tc>
          <w:tcPr>
            <w:tcW w:w="1276" w:type="dxa"/>
            <w:tcBorders>
              <w:top w:val="single" w:sz="4" w:space="0" w:color="000000"/>
              <w:left w:val="single" w:sz="4" w:space="0" w:color="000000"/>
              <w:bottom w:val="single" w:sz="4" w:space="0" w:color="000000"/>
              <w:right w:val="single" w:sz="4" w:space="0" w:color="000000"/>
            </w:tcBorders>
            <w:noWrap/>
          </w:tcPr>
          <w:p w14:paraId="157BC2E1" w14:textId="2D528E38" w:rsidR="0082385B" w:rsidRPr="00C2061D" w:rsidRDefault="0082385B" w:rsidP="0082385B">
            <w:pPr>
              <w:rPr>
                <w:sz w:val="16"/>
                <w:szCs w:val="16"/>
                <w:lang w:eastAsia="da-DK"/>
              </w:rPr>
            </w:pPr>
            <w:r w:rsidRPr="00C2061D">
              <w:rPr>
                <w:sz w:val="16"/>
                <w:szCs w:val="16"/>
              </w:rPr>
              <w:t>SMITHS MEDICAL ASD, INC.</w:t>
            </w:r>
          </w:p>
        </w:tc>
        <w:tc>
          <w:tcPr>
            <w:tcW w:w="1417" w:type="dxa"/>
            <w:tcBorders>
              <w:top w:val="single" w:sz="4" w:space="0" w:color="000000"/>
              <w:left w:val="single" w:sz="4" w:space="0" w:color="000000"/>
              <w:bottom w:val="single" w:sz="4" w:space="0" w:color="000000"/>
              <w:right w:val="single" w:sz="4" w:space="0" w:color="000000"/>
            </w:tcBorders>
            <w:noWrap/>
          </w:tcPr>
          <w:p w14:paraId="47EFFEEA" w14:textId="68DBDF5D" w:rsidR="0082385B" w:rsidRPr="00C2061D" w:rsidRDefault="0082385B" w:rsidP="0082385B">
            <w:pPr>
              <w:rPr>
                <w:sz w:val="16"/>
                <w:szCs w:val="16"/>
                <w:lang w:eastAsia="da-DK"/>
              </w:rPr>
            </w:pPr>
            <w:r w:rsidRPr="00C2061D">
              <w:rPr>
                <w:sz w:val="16"/>
                <w:szCs w:val="16"/>
              </w:rPr>
              <w:t>CADD-MS3 AMBULATORY INFUSION PUMP</w:t>
            </w:r>
          </w:p>
        </w:tc>
        <w:tc>
          <w:tcPr>
            <w:tcW w:w="7479" w:type="dxa"/>
            <w:tcBorders>
              <w:top w:val="single" w:sz="4" w:space="0" w:color="000000"/>
              <w:left w:val="single" w:sz="4" w:space="0" w:color="000000"/>
              <w:bottom w:val="single" w:sz="4" w:space="0" w:color="000000"/>
              <w:right w:val="single" w:sz="4" w:space="0" w:color="000000"/>
            </w:tcBorders>
            <w:noWrap/>
          </w:tcPr>
          <w:p w14:paraId="5D13344B" w14:textId="434EDA15" w:rsidR="0082385B" w:rsidRPr="00C2061D" w:rsidRDefault="0082385B" w:rsidP="0082385B">
            <w:pPr>
              <w:rPr>
                <w:sz w:val="16"/>
                <w:szCs w:val="16"/>
                <w:lang w:eastAsia="da-DK"/>
              </w:rPr>
            </w:pPr>
            <w:r w:rsidRPr="00C2061D">
              <w:rPr>
                <w:sz w:val="16"/>
                <w:szCs w:val="16"/>
              </w:rPr>
              <w:t xml:space="preserve">Event description: the reporter (drug manufacturer) stated the prescribing pharmacy called to report a homecare patient expired. The patient was being treated with subcutaneous infusion of </w:t>
            </w:r>
            <w:proofErr w:type="spellStart"/>
            <w:r w:rsidRPr="00C2061D">
              <w:rPr>
                <w:sz w:val="16"/>
                <w:szCs w:val="16"/>
              </w:rPr>
              <w:t>remodulin</w:t>
            </w:r>
            <w:proofErr w:type="spellEnd"/>
            <w:r w:rsidRPr="00C2061D">
              <w:rPr>
                <w:sz w:val="16"/>
                <w:szCs w:val="16"/>
              </w:rPr>
              <w:t xml:space="preserve"> for treatment of pulmonary arterial hypertension. The reporter did not allege a problem with the drug or the device. The cause of death has not been provided at this time. Additional information will be requested </w:t>
            </w:r>
            <w:r w:rsidRPr="00C2061D">
              <w:rPr>
                <w:sz w:val="16"/>
                <w:szCs w:val="16"/>
              </w:rPr>
              <w:lastRenderedPageBreak/>
              <w:t xml:space="preserve">regarding any product fault alleged, cause of death, patient's course of treatment and prognosis. A follow up </w:t>
            </w:r>
            <w:proofErr w:type="spellStart"/>
            <w:r w:rsidRPr="00C2061D">
              <w:rPr>
                <w:sz w:val="16"/>
                <w:szCs w:val="16"/>
              </w:rPr>
              <w:t>mdr</w:t>
            </w:r>
            <w:proofErr w:type="spellEnd"/>
            <w:r w:rsidRPr="00C2061D">
              <w:rPr>
                <w:sz w:val="16"/>
                <w:szCs w:val="16"/>
              </w:rPr>
              <w:t xml:space="preserve"> report will be filed if further information is provided or if device is returned for analysis.</w:t>
            </w:r>
          </w:p>
        </w:tc>
      </w:tr>
      <w:tr w:rsidR="009430F2" w:rsidRPr="00C2061D" w14:paraId="0706A8AD" w14:textId="77777777" w:rsidTr="0082385B">
        <w:trPr>
          <w:trHeight w:val="255"/>
          <w:jc w:val="center"/>
        </w:trPr>
        <w:tc>
          <w:tcPr>
            <w:tcW w:w="1396" w:type="dxa"/>
            <w:tcBorders>
              <w:top w:val="single" w:sz="4" w:space="0" w:color="000000"/>
              <w:left w:val="single" w:sz="4" w:space="0" w:color="000000"/>
              <w:bottom w:val="single" w:sz="4" w:space="0" w:color="000000"/>
              <w:right w:val="single" w:sz="4" w:space="0" w:color="000000"/>
            </w:tcBorders>
            <w:noWrap/>
          </w:tcPr>
          <w:p w14:paraId="7767814D" w14:textId="1E5781DB" w:rsidR="009430F2" w:rsidRPr="00C2061D" w:rsidRDefault="009430F2" w:rsidP="0082385B">
            <w:pPr>
              <w:rPr>
                <w:sz w:val="16"/>
                <w:szCs w:val="16"/>
              </w:rPr>
            </w:pPr>
            <w:r w:rsidRPr="00C2061D">
              <w:rPr>
                <w:sz w:val="16"/>
                <w:szCs w:val="16"/>
              </w:rPr>
              <w:lastRenderedPageBreak/>
              <w:t>3016798778-2023-00060</w:t>
            </w:r>
          </w:p>
        </w:tc>
        <w:tc>
          <w:tcPr>
            <w:tcW w:w="1151" w:type="dxa"/>
            <w:tcBorders>
              <w:top w:val="single" w:sz="4" w:space="0" w:color="000000"/>
              <w:left w:val="single" w:sz="4" w:space="0" w:color="000000"/>
              <w:bottom w:val="single" w:sz="4" w:space="0" w:color="000000"/>
              <w:right w:val="single" w:sz="4" w:space="0" w:color="000000"/>
            </w:tcBorders>
            <w:noWrap/>
          </w:tcPr>
          <w:p w14:paraId="58D85D49" w14:textId="788B66DF" w:rsidR="009430F2" w:rsidRPr="00C2061D" w:rsidRDefault="009430F2" w:rsidP="0082385B">
            <w:pPr>
              <w:jc w:val="right"/>
              <w:rPr>
                <w:sz w:val="16"/>
                <w:szCs w:val="16"/>
              </w:rPr>
            </w:pPr>
            <w:r w:rsidRPr="00C2061D">
              <w:rPr>
                <w:sz w:val="16"/>
                <w:szCs w:val="16"/>
              </w:rPr>
              <w:t>2023-10-26</w:t>
            </w:r>
          </w:p>
        </w:tc>
        <w:tc>
          <w:tcPr>
            <w:tcW w:w="1276" w:type="dxa"/>
            <w:tcBorders>
              <w:top w:val="single" w:sz="4" w:space="0" w:color="000000"/>
              <w:left w:val="single" w:sz="4" w:space="0" w:color="000000"/>
              <w:bottom w:val="single" w:sz="4" w:space="0" w:color="000000"/>
              <w:right w:val="single" w:sz="4" w:space="0" w:color="000000"/>
            </w:tcBorders>
            <w:noWrap/>
          </w:tcPr>
          <w:p w14:paraId="7F7F8C29" w14:textId="587CB43A" w:rsidR="009430F2" w:rsidRPr="00C2061D" w:rsidRDefault="009430F2" w:rsidP="0082385B">
            <w:pPr>
              <w:rPr>
                <w:sz w:val="16"/>
                <w:szCs w:val="16"/>
              </w:rPr>
            </w:pPr>
            <w:r w:rsidRPr="00C2061D">
              <w:rPr>
                <w:sz w:val="16"/>
                <w:szCs w:val="16"/>
              </w:rPr>
              <w:t>MILLYARD ADVANCED MEDICAL PRODUCTS, LLC</w:t>
            </w:r>
          </w:p>
        </w:tc>
        <w:tc>
          <w:tcPr>
            <w:tcW w:w="1417" w:type="dxa"/>
            <w:tcBorders>
              <w:top w:val="single" w:sz="4" w:space="0" w:color="000000"/>
              <w:left w:val="single" w:sz="4" w:space="0" w:color="000000"/>
              <w:bottom w:val="single" w:sz="4" w:space="0" w:color="000000"/>
              <w:right w:val="single" w:sz="4" w:space="0" w:color="000000"/>
            </w:tcBorders>
            <w:noWrap/>
          </w:tcPr>
          <w:p w14:paraId="5B310E82" w14:textId="7CE756D3" w:rsidR="009430F2" w:rsidRPr="00C2061D" w:rsidRDefault="009430F2" w:rsidP="0082385B">
            <w:pPr>
              <w:rPr>
                <w:sz w:val="16"/>
                <w:szCs w:val="16"/>
              </w:rPr>
            </w:pPr>
            <w:r w:rsidRPr="00C2061D">
              <w:rPr>
                <w:sz w:val="16"/>
                <w:szCs w:val="16"/>
              </w:rPr>
              <w:t>REMUNITY PUMP FOR REMODULIN (TREPROSTINIL) INJECTION</w:t>
            </w:r>
          </w:p>
        </w:tc>
        <w:tc>
          <w:tcPr>
            <w:tcW w:w="7479" w:type="dxa"/>
            <w:tcBorders>
              <w:top w:val="single" w:sz="4" w:space="0" w:color="000000"/>
              <w:left w:val="single" w:sz="4" w:space="0" w:color="000000"/>
              <w:bottom w:val="single" w:sz="4" w:space="0" w:color="000000"/>
              <w:right w:val="single" w:sz="4" w:space="0" w:color="000000"/>
            </w:tcBorders>
            <w:noWrap/>
          </w:tcPr>
          <w:p w14:paraId="040676C2" w14:textId="3EF19E66" w:rsidR="009430F2" w:rsidRPr="00C2061D" w:rsidRDefault="009430F2" w:rsidP="0082385B">
            <w:pPr>
              <w:rPr>
                <w:sz w:val="16"/>
                <w:szCs w:val="16"/>
              </w:rPr>
            </w:pPr>
            <w:r w:rsidRPr="00C2061D">
              <w:rPr>
                <w:sz w:val="16"/>
                <w:szCs w:val="16"/>
              </w:rPr>
              <w:t xml:space="preserve">Event description: an initial report of cardiac arrest was received by united therapeutics on 26-sep-2023 and forwarded to </w:t>
            </w:r>
            <w:proofErr w:type="spellStart"/>
            <w:r w:rsidRPr="00C2061D">
              <w:rPr>
                <w:sz w:val="16"/>
                <w:szCs w:val="16"/>
              </w:rPr>
              <w:t>millyard</w:t>
            </w:r>
            <w:proofErr w:type="spellEnd"/>
            <w:r w:rsidRPr="00C2061D">
              <w:rPr>
                <w:sz w:val="16"/>
                <w:szCs w:val="16"/>
              </w:rPr>
              <w:t xml:space="preserve"> advanced medical products, </w:t>
            </w:r>
            <w:proofErr w:type="spellStart"/>
            <w:r w:rsidRPr="00C2061D">
              <w:rPr>
                <w:sz w:val="16"/>
                <w:szCs w:val="16"/>
              </w:rPr>
              <w:t>llc</w:t>
            </w:r>
            <w:proofErr w:type="spellEnd"/>
            <w:r w:rsidRPr="00C2061D">
              <w:rPr>
                <w:sz w:val="16"/>
                <w:szCs w:val="16"/>
              </w:rPr>
              <w:t xml:space="preserve"> on 03-oct-2023. A follow up report from united therapeutics was received by </w:t>
            </w:r>
            <w:proofErr w:type="spellStart"/>
            <w:r w:rsidRPr="00C2061D">
              <w:rPr>
                <w:sz w:val="16"/>
                <w:szCs w:val="16"/>
              </w:rPr>
              <w:t>millyard</w:t>
            </w:r>
            <w:proofErr w:type="spellEnd"/>
            <w:r w:rsidRPr="00C2061D">
              <w:rPr>
                <w:sz w:val="16"/>
                <w:szCs w:val="16"/>
              </w:rPr>
              <w:t xml:space="preserve"> advanced medical products, </w:t>
            </w:r>
            <w:proofErr w:type="spellStart"/>
            <w:r w:rsidRPr="00C2061D">
              <w:rPr>
                <w:sz w:val="16"/>
                <w:szCs w:val="16"/>
              </w:rPr>
              <w:t>llc</w:t>
            </w:r>
            <w:proofErr w:type="spellEnd"/>
            <w:r w:rsidRPr="00C2061D">
              <w:rPr>
                <w:sz w:val="16"/>
                <w:szCs w:val="16"/>
              </w:rPr>
              <w:t xml:space="preserve"> on 13-oct-2023 in which it stated the patient was deceased. The </w:t>
            </w:r>
            <w:proofErr w:type="gramStart"/>
            <w:r w:rsidRPr="00C2061D">
              <w:rPr>
                <w:sz w:val="16"/>
                <w:szCs w:val="16"/>
              </w:rPr>
              <w:t>patient was</w:t>
            </w:r>
            <w:proofErr w:type="gramEnd"/>
            <w:r w:rsidRPr="00C2061D">
              <w:rPr>
                <w:sz w:val="16"/>
                <w:szCs w:val="16"/>
              </w:rPr>
              <w:t xml:space="preserve"> started on </w:t>
            </w:r>
            <w:proofErr w:type="spellStart"/>
            <w:r w:rsidRPr="00C2061D">
              <w:rPr>
                <w:sz w:val="16"/>
                <w:szCs w:val="16"/>
              </w:rPr>
              <w:t>remodulin</w:t>
            </w:r>
            <w:proofErr w:type="spellEnd"/>
            <w:r w:rsidRPr="00C2061D">
              <w:rPr>
                <w:sz w:val="16"/>
                <w:szCs w:val="16"/>
              </w:rPr>
              <w:t xml:space="preserve"> in (b)(6) 2023 using a different manufacturer's pump. The patient was switched to </w:t>
            </w:r>
            <w:proofErr w:type="spellStart"/>
            <w:r w:rsidRPr="00C2061D">
              <w:rPr>
                <w:sz w:val="16"/>
                <w:szCs w:val="16"/>
              </w:rPr>
              <w:t>remunity</w:t>
            </w:r>
            <w:proofErr w:type="spellEnd"/>
            <w:r w:rsidRPr="00C2061D">
              <w:rPr>
                <w:sz w:val="16"/>
                <w:szCs w:val="16"/>
              </w:rPr>
              <w:t xml:space="preserve"> therapy on an unreported date. On (b)(6) 2023, the patient experienced disease worsening including a large increase in </w:t>
            </w:r>
            <w:proofErr w:type="spellStart"/>
            <w:r w:rsidRPr="00C2061D">
              <w:rPr>
                <w:sz w:val="16"/>
                <w:szCs w:val="16"/>
              </w:rPr>
              <w:t>bnp</w:t>
            </w:r>
            <w:proofErr w:type="spellEnd"/>
            <w:r w:rsidRPr="00C2061D">
              <w:rPr>
                <w:sz w:val="16"/>
                <w:szCs w:val="16"/>
              </w:rPr>
              <w:t xml:space="preserve"> from their baseline. It was unclear whether there were alarms or any malfunction. A nurse from the physician's office reported to the specialty pharmacy on (b)(6) 2023 that their patient was currently hospitalized for cardiac arrest. The nurse stated the cardiac arrest was believed to be associated with the failure of her </w:t>
            </w:r>
            <w:proofErr w:type="spellStart"/>
            <w:r w:rsidRPr="00C2061D">
              <w:rPr>
                <w:sz w:val="16"/>
                <w:szCs w:val="16"/>
              </w:rPr>
              <w:t>remunity</w:t>
            </w:r>
            <w:proofErr w:type="spellEnd"/>
            <w:r w:rsidRPr="00C2061D">
              <w:rPr>
                <w:sz w:val="16"/>
                <w:szCs w:val="16"/>
              </w:rPr>
              <w:t xml:space="preserve"> pump. On an unreported date, the patient's disease </w:t>
            </w:r>
            <w:proofErr w:type="gramStart"/>
            <w:r w:rsidRPr="00C2061D">
              <w:rPr>
                <w:sz w:val="16"/>
                <w:szCs w:val="16"/>
              </w:rPr>
              <w:t>progressed</w:t>
            </w:r>
            <w:proofErr w:type="gramEnd"/>
            <w:r w:rsidRPr="00C2061D">
              <w:rPr>
                <w:sz w:val="16"/>
                <w:szCs w:val="16"/>
              </w:rPr>
              <w:t xml:space="preserve"> and the patient expired. The cause of death was pulmonary arterial hypertension. It is unknown if an autopsy was performed. No components or additional information associated with the reported event have been made available to the manufacturer for further evaluation despite multiple requests.</w:t>
            </w:r>
          </w:p>
        </w:tc>
      </w:tr>
    </w:tbl>
    <w:p w14:paraId="067C8E0D" w14:textId="77777777" w:rsidR="00A6012C" w:rsidRPr="00C2061D" w:rsidRDefault="00A6012C" w:rsidP="00A6012C">
      <w:pPr>
        <w:pStyle w:val="AppendixHeading3"/>
        <w:numPr>
          <w:ilvl w:val="0"/>
          <w:numId w:val="0"/>
        </w:numPr>
        <w:rPr>
          <w:lang w:val="en-US"/>
        </w:rPr>
      </w:pPr>
      <w:r w:rsidRPr="00C2061D">
        <w:rPr>
          <w:lang w:val="en-US"/>
        </w:rPr>
        <w:t>Malfunctions</w:t>
      </w:r>
    </w:p>
    <w:p w14:paraId="1CC00A47" w14:textId="45CA3AF5" w:rsidR="00A6012C" w:rsidRPr="00C2061D" w:rsidRDefault="00A6012C" w:rsidP="00A6012C">
      <w:pPr>
        <w:pStyle w:val="Caption"/>
        <w:keepNext/>
      </w:pPr>
      <w:bookmarkStart w:id="1810" w:name="_Ref178241423"/>
      <w:bookmarkStart w:id="1811" w:name="_Toc182997830"/>
      <w:r w:rsidRPr="00C2061D">
        <w:t xml:space="preserve">Table </w:t>
      </w:r>
      <w:fldSimple w:instr=" SEQ Table \* ARABIC ">
        <w:r w:rsidR="00E344B5">
          <w:rPr>
            <w:noProof/>
          </w:rPr>
          <w:t>29</w:t>
        </w:r>
      </w:fldSimple>
      <w:bookmarkEnd w:id="1810"/>
      <w:r w:rsidRPr="00C2061D">
        <w:t>. Malfunctions in MAUDE database</w:t>
      </w:r>
      <w:bookmarkEnd w:id="1811"/>
      <w:r w:rsidRPr="00C2061D">
        <w:t xml:space="preserve"> </w:t>
      </w:r>
    </w:p>
    <w:tbl>
      <w:tblPr>
        <w:tblStyle w:val="CharCharCharCharCharCharCharCharCharCharCharChar4"/>
        <w:tblW w:w="12352" w:type="dxa"/>
        <w:jc w:val="center"/>
        <w:tblLook w:val="04A0" w:firstRow="1" w:lastRow="0" w:firstColumn="1" w:lastColumn="0" w:noHBand="0" w:noVBand="1"/>
      </w:tblPr>
      <w:tblGrid>
        <w:gridCol w:w="6272"/>
        <w:gridCol w:w="1520"/>
        <w:gridCol w:w="1520"/>
        <w:gridCol w:w="1520"/>
        <w:gridCol w:w="1520"/>
      </w:tblGrid>
      <w:tr w:rsidR="00A6012C" w:rsidRPr="00C2061D" w14:paraId="6CCD1444" w14:textId="77777777" w:rsidTr="0056456B">
        <w:trPr>
          <w:trHeight w:val="300"/>
          <w:tblHeader/>
          <w:jc w:val="center"/>
        </w:trPr>
        <w:tc>
          <w:tcPr>
            <w:tcW w:w="6272" w:type="dxa"/>
            <w:shd w:val="clear" w:color="auto" w:fill="BFBFBF" w:themeFill="background1" w:themeFillShade="BF"/>
            <w:noWrap/>
            <w:vAlign w:val="center"/>
            <w:hideMark/>
          </w:tcPr>
          <w:p w14:paraId="0E56FDC5" w14:textId="77777777" w:rsidR="00A6012C" w:rsidRPr="00C2061D" w:rsidRDefault="00A6012C" w:rsidP="0056456B">
            <w:pPr>
              <w:jc w:val="left"/>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Malfunctions</w:t>
            </w:r>
          </w:p>
        </w:tc>
        <w:tc>
          <w:tcPr>
            <w:tcW w:w="1520" w:type="dxa"/>
            <w:shd w:val="clear" w:color="auto" w:fill="BFBFBF" w:themeFill="background1" w:themeFillShade="BF"/>
            <w:noWrap/>
            <w:vAlign w:val="center"/>
            <w:hideMark/>
          </w:tcPr>
          <w:p w14:paraId="3A5215FB" w14:textId="77777777" w:rsidR="00A6012C" w:rsidRPr="00C2061D" w:rsidRDefault="00A6012C" w:rsidP="0056456B">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Number of malfunctions</w:t>
            </w:r>
          </w:p>
        </w:tc>
        <w:tc>
          <w:tcPr>
            <w:tcW w:w="1520" w:type="dxa"/>
            <w:shd w:val="clear" w:color="auto" w:fill="BFBFBF" w:themeFill="background1" w:themeFillShade="BF"/>
            <w:vAlign w:val="center"/>
          </w:tcPr>
          <w:p w14:paraId="7A22067C" w14:textId="77777777" w:rsidR="00A6012C" w:rsidRPr="00C2061D" w:rsidRDefault="00A6012C" w:rsidP="0056456B">
            <w:pPr>
              <w:jc w:val="center"/>
              <w:rPr>
                <w:rFonts w:eastAsia="Times New Roman" w:cs="Arial"/>
                <w:b/>
                <w:bCs/>
                <w:color w:val="000000"/>
                <w:sz w:val="16"/>
                <w:szCs w:val="16"/>
                <w:lang w:val="en-US" w:eastAsia="en-GB"/>
              </w:rPr>
            </w:pPr>
            <w:r w:rsidRPr="00C2061D">
              <w:rPr>
                <w:rFonts w:eastAsia="Times New Roman" w:cs="Arial"/>
                <w:b/>
                <w:bCs/>
                <w:color w:val="000000"/>
                <w:sz w:val="16"/>
                <w:szCs w:val="16"/>
                <w:lang w:val="en-US" w:eastAsia="en-GB"/>
              </w:rPr>
              <w:t>Proportion of total (%)</w:t>
            </w:r>
          </w:p>
        </w:tc>
        <w:tc>
          <w:tcPr>
            <w:tcW w:w="1520" w:type="dxa"/>
            <w:shd w:val="clear" w:color="auto" w:fill="BFBFBF" w:themeFill="background1" w:themeFillShade="BF"/>
            <w:vAlign w:val="center"/>
          </w:tcPr>
          <w:p w14:paraId="065FCE1E" w14:textId="39DBD2F5" w:rsidR="00A6012C" w:rsidRPr="007D4D3C" w:rsidRDefault="00A6012C" w:rsidP="0056456B">
            <w:pPr>
              <w:jc w:val="center"/>
              <w:rPr>
                <w:rFonts w:eastAsia="Times New Roman" w:cs="Arial"/>
                <w:b/>
                <w:bCs/>
                <w:color w:val="000000"/>
                <w:sz w:val="16"/>
                <w:szCs w:val="16"/>
                <w:lang w:val="en-US" w:eastAsia="en-GB"/>
              </w:rPr>
            </w:pPr>
            <w:r w:rsidRPr="007D4D3C">
              <w:rPr>
                <w:rFonts w:eastAsia="Times New Roman" w:cs="Arial"/>
                <w:b/>
                <w:bCs/>
                <w:color w:val="000000"/>
                <w:sz w:val="16"/>
                <w:szCs w:val="16"/>
                <w:lang w:val="en-US" w:eastAsia="en-GB"/>
              </w:rPr>
              <w:t>Relevan</w:t>
            </w:r>
            <w:r w:rsidR="00277CEB" w:rsidRPr="007D4D3C">
              <w:rPr>
                <w:rFonts w:eastAsia="Times New Roman" w:cs="Arial"/>
                <w:b/>
                <w:bCs/>
                <w:color w:val="000000"/>
                <w:sz w:val="16"/>
                <w:szCs w:val="16"/>
                <w:lang w:val="en-US" w:eastAsia="en-GB"/>
              </w:rPr>
              <w:t>t</w:t>
            </w:r>
            <w:r w:rsidRPr="007D4D3C">
              <w:rPr>
                <w:rFonts w:eastAsia="Times New Roman" w:cs="Arial"/>
                <w:b/>
                <w:bCs/>
                <w:color w:val="000000"/>
                <w:sz w:val="16"/>
                <w:szCs w:val="16"/>
                <w:lang w:val="en-US" w:eastAsia="en-GB"/>
              </w:rPr>
              <w:t xml:space="preserve"> for subject device</w:t>
            </w:r>
          </w:p>
        </w:tc>
        <w:tc>
          <w:tcPr>
            <w:tcW w:w="1520" w:type="dxa"/>
            <w:shd w:val="clear" w:color="auto" w:fill="BFBFBF" w:themeFill="background1" w:themeFillShade="BF"/>
            <w:vAlign w:val="center"/>
          </w:tcPr>
          <w:p w14:paraId="24730D2C" w14:textId="77777777" w:rsidR="00A6012C" w:rsidRPr="00C2061D" w:rsidRDefault="00A6012C" w:rsidP="0056456B">
            <w:pPr>
              <w:jc w:val="center"/>
              <w:rPr>
                <w:rFonts w:eastAsia="Times New Roman" w:cs="Arial"/>
                <w:b/>
                <w:bCs/>
                <w:color w:val="000000"/>
                <w:sz w:val="16"/>
                <w:szCs w:val="16"/>
                <w:lang w:val="en-US" w:eastAsia="en-GB"/>
              </w:rPr>
            </w:pPr>
            <w:r w:rsidRPr="00C2061D">
              <w:rPr>
                <w:rFonts w:cs="Arial"/>
                <w:b/>
                <w:bCs/>
                <w:color w:val="000000"/>
                <w:sz w:val="16"/>
                <w:szCs w:val="16"/>
                <w:lang w:val="en-US"/>
              </w:rPr>
              <w:t>Cumulative relevance</w:t>
            </w:r>
            <w:r w:rsidRPr="00C2061D">
              <w:rPr>
                <w:rFonts w:cs="Arial"/>
                <w:b/>
                <w:bCs/>
                <w:color w:val="000000"/>
                <w:sz w:val="16"/>
                <w:szCs w:val="16"/>
                <w:lang w:val="en-US"/>
              </w:rPr>
              <w:br/>
              <w:t xml:space="preserve"> (%)</w:t>
            </w:r>
          </w:p>
        </w:tc>
      </w:tr>
      <w:tr w:rsidR="00D9403D" w:rsidRPr="00C2061D" w14:paraId="31818FBB" w14:textId="77777777" w:rsidTr="0042559E">
        <w:trPr>
          <w:trHeight w:val="300"/>
          <w:jc w:val="center"/>
        </w:trPr>
        <w:tc>
          <w:tcPr>
            <w:tcW w:w="6272" w:type="dxa"/>
            <w:noWrap/>
            <w:vAlign w:val="bottom"/>
          </w:tcPr>
          <w:p w14:paraId="128F7941" w14:textId="51AEF723"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Insufficient Information / Adverse Event Without Identified Device or Use Problem</w:t>
            </w:r>
          </w:p>
        </w:tc>
        <w:tc>
          <w:tcPr>
            <w:tcW w:w="1520" w:type="dxa"/>
            <w:noWrap/>
            <w:vAlign w:val="bottom"/>
          </w:tcPr>
          <w:p w14:paraId="252B7287" w14:textId="5CBBF78C"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80</w:t>
            </w:r>
          </w:p>
        </w:tc>
        <w:tc>
          <w:tcPr>
            <w:tcW w:w="1520" w:type="dxa"/>
            <w:vAlign w:val="bottom"/>
          </w:tcPr>
          <w:p w14:paraId="0ED57C90" w14:textId="542CDDB5"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29</w:t>
            </w:r>
            <w:r w:rsidR="007D4D3C">
              <w:rPr>
                <w:rFonts w:cs="Arial"/>
                <w:color w:val="000000"/>
                <w:sz w:val="16"/>
                <w:szCs w:val="16"/>
              </w:rPr>
              <w:t>.</w:t>
            </w:r>
            <w:r w:rsidRPr="00D9403D">
              <w:rPr>
                <w:rFonts w:cs="Arial"/>
                <w:color w:val="000000"/>
                <w:sz w:val="16"/>
                <w:szCs w:val="16"/>
              </w:rPr>
              <w:t>3%</w:t>
            </w:r>
          </w:p>
        </w:tc>
        <w:tc>
          <w:tcPr>
            <w:tcW w:w="1520" w:type="dxa"/>
            <w:vAlign w:val="bottom"/>
          </w:tcPr>
          <w:p w14:paraId="2F1859C9" w14:textId="1817AD7A"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No</w:t>
            </w:r>
          </w:p>
        </w:tc>
        <w:tc>
          <w:tcPr>
            <w:tcW w:w="1520" w:type="dxa"/>
            <w:vAlign w:val="bottom"/>
          </w:tcPr>
          <w:p w14:paraId="543933B5" w14:textId="08CCC2BE"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w:t>
            </w:r>
          </w:p>
        </w:tc>
      </w:tr>
      <w:tr w:rsidR="00D9403D" w:rsidRPr="00C2061D" w14:paraId="474BB64A" w14:textId="77777777" w:rsidTr="0042559E">
        <w:trPr>
          <w:trHeight w:val="300"/>
          <w:jc w:val="center"/>
        </w:trPr>
        <w:tc>
          <w:tcPr>
            <w:tcW w:w="6272" w:type="dxa"/>
            <w:noWrap/>
            <w:vAlign w:val="bottom"/>
          </w:tcPr>
          <w:p w14:paraId="5273BEC4" w14:textId="1A966DB7"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Device Operates Differently Than Expected</w:t>
            </w:r>
          </w:p>
        </w:tc>
        <w:tc>
          <w:tcPr>
            <w:tcW w:w="1520" w:type="dxa"/>
            <w:noWrap/>
            <w:vAlign w:val="bottom"/>
          </w:tcPr>
          <w:p w14:paraId="3D6A4A22" w14:textId="17FBD6DB"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29</w:t>
            </w:r>
          </w:p>
        </w:tc>
        <w:tc>
          <w:tcPr>
            <w:tcW w:w="1520" w:type="dxa"/>
            <w:vAlign w:val="bottom"/>
          </w:tcPr>
          <w:p w14:paraId="31AAC787" w14:textId="034ED862"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10</w:t>
            </w:r>
            <w:r w:rsidR="007D4D3C">
              <w:rPr>
                <w:rFonts w:cs="Arial"/>
                <w:color w:val="000000"/>
                <w:sz w:val="16"/>
                <w:szCs w:val="16"/>
              </w:rPr>
              <w:t>.</w:t>
            </w:r>
            <w:r w:rsidRPr="00D9403D">
              <w:rPr>
                <w:rFonts w:cs="Arial"/>
                <w:color w:val="000000"/>
                <w:sz w:val="16"/>
                <w:szCs w:val="16"/>
              </w:rPr>
              <w:t>6%</w:t>
            </w:r>
          </w:p>
        </w:tc>
        <w:tc>
          <w:tcPr>
            <w:tcW w:w="1520" w:type="dxa"/>
            <w:vAlign w:val="bottom"/>
          </w:tcPr>
          <w:p w14:paraId="7FB56353" w14:textId="5F66D8FE"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6CB06CD2" w14:textId="7AE38223"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10</w:t>
            </w:r>
            <w:r w:rsidR="007D4D3C">
              <w:rPr>
                <w:rFonts w:cs="Arial"/>
                <w:color w:val="000000"/>
                <w:sz w:val="16"/>
                <w:szCs w:val="16"/>
              </w:rPr>
              <w:t>.</w:t>
            </w:r>
            <w:r w:rsidRPr="00D9403D">
              <w:rPr>
                <w:rFonts w:cs="Arial"/>
                <w:color w:val="000000"/>
                <w:sz w:val="16"/>
                <w:szCs w:val="16"/>
              </w:rPr>
              <w:t>6%</w:t>
            </w:r>
          </w:p>
        </w:tc>
      </w:tr>
      <w:tr w:rsidR="00D9403D" w:rsidRPr="00C2061D" w14:paraId="24AC4F2A" w14:textId="77777777" w:rsidTr="0042559E">
        <w:trPr>
          <w:trHeight w:val="300"/>
          <w:jc w:val="center"/>
        </w:trPr>
        <w:tc>
          <w:tcPr>
            <w:tcW w:w="6272" w:type="dxa"/>
            <w:noWrap/>
            <w:vAlign w:val="bottom"/>
          </w:tcPr>
          <w:p w14:paraId="3E9D146B" w14:textId="0877414B"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Device Display Problems</w:t>
            </w:r>
          </w:p>
        </w:tc>
        <w:tc>
          <w:tcPr>
            <w:tcW w:w="1520" w:type="dxa"/>
            <w:noWrap/>
            <w:vAlign w:val="bottom"/>
          </w:tcPr>
          <w:p w14:paraId="2B25170D" w14:textId="62108DF2"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27</w:t>
            </w:r>
          </w:p>
        </w:tc>
        <w:tc>
          <w:tcPr>
            <w:tcW w:w="1520" w:type="dxa"/>
            <w:vAlign w:val="bottom"/>
          </w:tcPr>
          <w:p w14:paraId="48F220D1" w14:textId="144119EA"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9</w:t>
            </w:r>
            <w:r w:rsidR="007D4D3C">
              <w:rPr>
                <w:rFonts w:cs="Arial"/>
                <w:color w:val="000000"/>
                <w:sz w:val="16"/>
                <w:szCs w:val="16"/>
              </w:rPr>
              <w:t>.</w:t>
            </w:r>
            <w:r w:rsidRPr="00D9403D">
              <w:rPr>
                <w:rFonts w:cs="Arial"/>
                <w:color w:val="000000"/>
                <w:sz w:val="16"/>
                <w:szCs w:val="16"/>
              </w:rPr>
              <w:t>9%</w:t>
            </w:r>
          </w:p>
        </w:tc>
        <w:tc>
          <w:tcPr>
            <w:tcW w:w="1520" w:type="dxa"/>
            <w:vAlign w:val="bottom"/>
          </w:tcPr>
          <w:p w14:paraId="0BE1DCA1" w14:textId="079F608B"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72D9B2C6" w14:textId="2F62A463"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20</w:t>
            </w:r>
            <w:r w:rsidR="007D4D3C">
              <w:rPr>
                <w:rFonts w:cs="Arial"/>
                <w:color w:val="000000"/>
                <w:sz w:val="16"/>
                <w:szCs w:val="16"/>
              </w:rPr>
              <w:t>.</w:t>
            </w:r>
            <w:r w:rsidRPr="00D9403D">
              <w:rPr>
                <w:rFonts w:cs="Arial"/>
                <w:color w:val="000000"/>
                <w:sz w:val="16"/>
                <w:szCs w:val="16"/>
              </w:rPr>
              <w:t>5%</w:t>
            </w:r>
          </w:p>
        </w:tc>
      </w:tr>
      <w:tr w:rsidR="00D9403D" w:rsidRPr="00C2061D" w14:paraId="60A7F228" w14:textId="77777777" w:rsidTr="0042559E">
        <w:trPr>
          <w:trHeight w:val="300"/>
          <w:jc w:val="center"/>
        </w:trPr>
        <w:tc>
          <w:tcPr>
            <w:tcW w:w="6272" w:type="dxa"/>
            <w:noWrap/>
            <w:vAlign w:val="bottom"/>
          </w:tcPr>
          <w:p w14:paraId="0165D434" w14:textId="349878D3"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Device Contamination</w:t>
            </w:r>
          </w:p>
        </w:tc>
        <w:tc>
          <w:tcPr>
            <w:tcW w:w="1520" w:type="dxa"/>
            <w:noWrap/>
            <w:vAlign w:val="bottom"/>
          </w:tcPr>
          <w:p w14:paraId="3A8A8F7B" w14:textId="585FF7D7"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27</w:t>
            </w:r>
          </w:p>
        </w:tc>
        <w:tc>
          <w:tcPr>
            <w:tcW w:w="1520" w:type="dxa"/>
            <w:vAlign w:val="bottom"/>
          </w:tcPr>
          <w:p w14:paraId="70AF2B30" w14:textId="6F0C5D6F"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9</w:t>
            </w:r>
            <w:r w:rsidR="007D4D3C">
              <w:rPr>
                <w:rFonts w:cs="Arial"/>
                <w:color w:val="000000"/>
                <w:sz w:val="16"/>
                <w:szCs w:val="16"/>
              </w:rPr>
              <w:t>.</w:t>
            </w:r>
            <w:r w:rsidRPr="00D9403D">
              <w:rPr>
                <w:rFonts w:cs="Arial"/>
                <w:color w:val="000000"/>
                <w:sz w:val="16"/>
                <w:szCs w:val="16"/>
              </w:rPr>
              <w:t>9%</w:t>
            </w:r>
          </w:p>
        </w:tc>
        <w:tc>
          <w:tcPr>
            <w:tcW w:w="1520" w:type="dxa"/>
            <w:vAlign w:val="bottom"/>
          </w:tcPr>
          <w:p w14:paraId="0B18BD03" w14:textId="084766ED"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4F17D735" w14:textId="0E12BA05"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30</w:t>
            </w:r>
            <w:r w:rsidR="007D4D3C">
              <w:rPr>
                <w:rFonts w:cs="Arial"/>
                <w:color w:val="000000"/>
                <w:sz w:val="16"/>
                <w:szCs w:val="16"/>
              </w:rPr>
              <w:t>.</w:t>
            </w:r>
            <w:r w:rsidRPr="00D9403D">
              <w:rPr>
                <w:rFonts w:cs="Arial"/>
                <w:color w:val="000000"/>
                <w:sz w:val="16"/>
                <w:szCs w:val="16"/>
              </w:rPr>
              <w:t>4%</w:t>
            </w:r>
          </w:p>
        </w:tc>
      </w:tr>
      <w:tr w:rsidR="00D9403D" w:rsidRPr="00C2061D" w14:paraId="19B0D976" w14:textId="77777777" w:rsidTr="0042559E">
        <w:trPr>
          <w:trHeight w:val="300"/>
          <w:jc w:val="center"/>
        </w:trPr>
        <w:tc>
          <w:tcPr>
            <w:tcW w:w="6272" w:type="dxa"/>
            <w:noWrap/>
            <w:vAlign w:val="bottom"/>
          </w:tcPr>
          <w:p w14:paraId="2601C392" w14:textId="5FB6EB59"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Fail-Safe Problem</w:t>
            </w:r>
          </w:p>
        </w:tc>
        <w:tc>
          <w:tcPr>
            <w:tcW w:w="1520" w:type="dxa"/>
            <w:noWrap/>
            <w:vAlign w:val="bottom"/>
          </w:tcPr>
          <w:p w14:paraId="2CB8861E" w14:textId="076FAF2B"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22</w:t>
            </w:r>
          </w:p>
        </w:tc>
        <w:tc>
          <w:tcPr>
            <w:tcW w:w="1520" w:type="dxa"/>
            <w:vAlign w:val="bottom"/>
          </w:tcPr>
          <w:p w14:paraId="3DFDEAB7" w14:textId="13FEC0D4"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8</w:t>
            </w:r>
            <w:r w:rsidR="007D4D3C">
              <w:rPr>
                <w:rFonts w:cs="Arial"/>
                <w:color w:val="000000"/>
                <w:sz w:val="16"/>
                <w:szCs w:val="16"/>
              </w:rPr>
              <w:t>.</w:t>
            </w:r>
            <w:r w:rsidRPr="00D9403D">
              <w:rPr>
                <w:rFonts w:cs="Arial"/>
                <w:color w:val="000000"/>
                <w:sz w:val="16"/>
                <w:szCs w:val="16"/>
              </w:rPr>
              <w:t>1%</w:t>
            </w:r>
          </w:p>
        </w:tc>
        <w:tc>
          <w:tcPr>
            <w:tcW w:w="1520" w:type="dxa"/>
            <w:vAlign w:val="bottom"/>
          </w:tcPr>
          <w:p w14:paraId="512242B3" w14:textId="36444EF1"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2A65AD29" w14:textId="19609C85"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38</w:t>
            </w:r>
            <w:r w:rsidR="007D4D3C">
              <w:rPr>
                <w:rFonts w:cs="Arial"/>
                <w:color w:val="000000"/>
                <w:sz w:val="16"/>
                <w:szCs w:val="16"/>
              </w:rPr>
              <w:t>.</w:t>
            </w:r>
            <w:r w:rsidRPr="00D9403D">
              <w:rPr>
                <w:rFonts w:cs="Arial"/>
                <w:color w:val="000000"/>
                <w:sz w:val="16"/>
                <w:szCs w:val="16"/>
              </w:rPr>
              <w:t>5%</w:t>
            </w:r>
          </w:p>
        </w:tc>
      </w:tr>
      <w:tr w:rsidR="00D9403D" w:rsidRPr="00C2061D" w14:paraId="50EFDCE6" w14:textId="77777777" w:rsidTr="0042559E">
        <w:trPr>
          <w:trHeight w:val="300"/>
          <w:jc w:val="center"/>
        </w:trPr>
        <w:tc>
          <w:tcPr>
            <w:tcW w:w="6272" w:type="dxa"/>
            <w:noWrap/>
            <w:vAlign w:val="bottom"/>
          </w:tcPr>
          <w:p w14:paraId="309335FF" w14:textId="34C32E0B"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Inaccurate Dispensing/Delivery or Pumping Problem</w:t>
            </w:r>
          </w:p>
        </w:tc>
        <w:tc>
          <w:tcPr>
            <w:tcW w:w="1520" w:type="dxa"/>
            <w:noWrap/>
            <w:vAlign w:val="bottom"/>
          </w:tcPr>
          <w:p w14:paraId="1A8B3EF9" w14:textId="3ECA202E"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17</w:t>
            </w:r>
          </w:p>
        </w:tc>
        <w:tc>
          <w:tcPr>
            <w:tcW w:w="1520" w:type="dxa"/>
            <w:vAlign w:val="bottom"/>
          </w:tcPr>
          <w:p w14:paraId="6AFB86EF" w14:textId="72E96B4B"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6</w:t>
            </w:r>
            <w:r w:rsidR="007D4D3C">
              <w:rPr>
                <w:rFonts w:cs="Arial"/>
                <w:color w:val="000000"/>
                <w:sz w:val="16"/>
                <w:szCs w:val="16"/>
              </w:rPr>
              <w:t>.</w:t>
            </w:r>
            <w:r w:rsidRPr="00D9403D">
              <w:rPr>
                <w:rFonts w:cs="Arial"/>
                <w:color w:val="000000"/>
                <w:sz w:val="16"/>
                <w:szCs w:val="16"/>
              </w:rPr>
              <w:t>2%</w:t>
            </w:r>
          </w:p>
        </w:tc>
        <w:tc>
          <w:tcPr>
            <w:tcW w:w="1520" w:type="dxa"/>
            <w:vAlign w:val="bottom"/>
          </w:tcPr>
          <w:p w14:paraId="4E746CAB" w14:textId="759539E8"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6379C10C" w14:textId="6CCE4A13"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44</w:t>
            </w:r>
            <w:r w:rsidR="007D4D3C">
              <w:rPr>
                <w:rFonts w:cs="Arial"/>
                <w:color w:val="000000"/>
                <w:sz w:val="16"/>
                <w:szCs w:val="16"/>
              </w:rPr>
              <w:t>.</w:t>
            </w:r>
            <w:r w:rsidRPr="00D9403D">
              <w:rPr>
                <w:rFonts w:cs="Arial"/>
                <w:color w:val="000000"/>
                <w:sz w:val="16"/>
                <w:szCs w:val="16"/>
              </w:rPr>
              <w:t>7%</w:t>
            </w:r>
          </w:p>
        </w:tc>
      </w:tr>
      <w:tr w:rsidR="00D9403D" w:rsidRPr="00C2061D" w14:paraId="5828BCF2" w14:textId="77777777" w:rsidTr="0042559E">
        <w:trPr>
          <w:trHeight w:val="300"/>
          <w:jc w:val="center"/>
        </w:trPr>
        <w:tc>
          <w:tcPr>
            <w:tcW w:w="6272" w:type="dxa"/>
            <w:noWrap/>
            <w:vAlign w:val="bottom"/>
          </w:tcPr>
          <w:p w14:paraId="1CFA40D8" w14:textId="386AEE2E"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Mechanical Problem</w:t>
            </w:r>
          </w:p>
        </w:tc>
        <w:tc>
          <w:tcPr>
            <w:tcW w:w="1520" w:type="dxa"/>
            <w:noWrap/>
            <w:vAlign w:val="bottom"/>
          </w:tcPr>
          <w:p w14:paraId="4796576A" w14:textId="79403AC4"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16</w:t>
            </w:r>
          </w:p>
        </w:tc>
        <w:tc>
          <w:tcPr>
            <w:tcW w:w="1520" w:type="dxa"/>
            <w:vAlign w:val="bottom"/>
          </w:tcPr>
          <w:p w14:paraId="6DA45925" w14:textId="3A2FD1BB"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5</w:t>
            </w:r>
            <w:r w:rsidR="007D4D3C">
              <w:rPr>
                <w:rFonts w:cs="Arial"/>
                <w:color w:val="000000"/>
                <w:sz w:val="16"/>
                <w:szCs w:val="16"/>
              </w:rPr>
              <w:t>.</w:t>
            </w:r>
            <w:r w:rsidRPr="00D9403D">
              <w:rPr>
                <w:rFonts w:cs="Arial"/>
                <w:color w:val="000000"/>
                <w:sz w:val="16"/>
                <w:szCs w:val="16"/>
              </w:rPr>
              <w:t>9%</w:t>
            </w:r>
          </w:p>
        </w:tc>
        <w:tc>
          <w:tcPr>
            <w:tcW w:w="1520" w:type="dxa"/>
            <w:vAlign w:val="bottom"/>
          </w:tcPr>
          <w:p w14:paraId="54FCBFE6" w14:textId="78DB689F"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7F5AC446" w14:textId="72E4DCE8"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50</w:t>
            </w:r>
            <w:r w:rsidR="007D4D3C">
              <w:rPr>
                <w:rFonts w:cs="Arial"/>
                <w:color w:val="000000"/>
                <w:sz w:val="16"/>
                <w:szCs w:val="16"/>
              </w:rPr>
              <w:t>.</w:t>
            </w:r>
            <w:r w:rsidRPr="00D9403D">
              <w:rPr>
                <w:rFonts w:cs="Arial"/>
                <w:color w:val="000000"/>
                <w:sz w:val="16"/>
                <w:szCs w:val="16"/>
              </w:rPr>
              <w:t>5%</w:t>
            </w:r>
          </w:p>
        </w:tc>
      </w:tr>
      <w:tr w:rsidR="00D9403D" w:rsidRPr="00C2061D" w14:paraId="6353DE33" w14:textId="77777777" w:rsidTr="0042559E">
        <w:trPr>
          <w:trHeight w:val="300"/>
          <w:jc w:val="center"/>
        </w:trPr>
        <w:tc>
          <w:tcPr>
            <w:tcW w:w="6272" w:type="dxa"/>
            <w:noWrap/>
            <w:vAlign w:val="bottom"/>
          </w:tcPr>
          <w:p w14:paraId="2DE57225" w14:textId="5B744B0E"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Insufficient Flow or Under Infusion</w:t>
            </w:r>
          </w:p>
        </w:tc>
        <w:tc>
          <w:tcPr>
            <w:tcW w:w="1520" w:type="dxa"/>
            <w:noWrap/>
            <w:vAlign w:val="bottom"/>
          </w:tcPr>
          <w:p w14:paraId="5658D44D" w14:textId="17702E55"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11</w:t>
            </w:r>
          </w:p>
        </w:tc>
        <w:tc>
          <w:tcPr>
            <w:tcW w:w="1520" w:type="dxa"/>
            <w:vAlign w:val="bottom"/>
          </w:tcPr>
          <w:p w14:paraId="28D5662A" w14:textId="5EBD641C"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4</w:t>
            </w:r>
            <w:r w:rsidR="007D4D3C">
              <w:rPr>
                <w:rFonts w:cs="Arial"/>
                <w:color w:val="000000"/>
                <w:sz w:val="16"/>
                <w:szCs w:val="16"/>
              </w:rPr>
              <w:t>.</w:t>
            </w:r>
            <w:r w:rsidRPr="00D9403D">
              <w:rPr>
                <w:rFonts w:cs="Arial"/>
                <w:color w:val="000000"/>
                <w:sz w:val="16"/>
                <w:szCs w:val="16"/>
              </w:rPr>
              <w:t>0%</w:t>
            </w:r>
          </w:p>
        </w:tc>
        <w:tc>
          <w:tcPr>
            <w:tcW w:w="1520" w:type="dxa"/>
            <w:vAlign w:val="bottom"/>
          </w:tcPr>
          <w:p w14:paraId="1DBD2B15" w14:textId="144998F8"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7D2A8597" w14:textId="4D8A96DA"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54</w:t>
            </w:r>
            <w:r w:rsidR="007D4D3C">
              <w:rPr>
                <w:rFonts w:cs="Arial"/>
                <w:color w:val="000000"/>
                <w:sz w:val="16"/>
                <w:szCs w:val="16"/>
              </w:rPr>
              <w:t>.</w:t>
            </w:r>
            <w:r w:rsidRPr="00D9403D">
              <w:rPr>
                <w:rFonts w:cs="Arial"/>
                <w:color w:val="000000"/>
                <w:sz w:val="16"/>
                <w:szCs w:val="16"/>
              </w:rPr>
              <w:t>6%</w:t>
            </w:r>
          </w:p>
        </w:tc>
      </w:tr>
      <w:tr w:rsidR="00D9403D" w:rsidRPr="00C2061D" w14:paraId="7D1D5EB1" w14:textId="77777777" w:rsidTr="0042559E">
        <w:trPr>
          <w:trHeight w:val="300"/>
          <w:jc w:val="center"/>
        </w:trPr>
        <w:tc>
          <w:tcPr>
            <w:tcW w:w="6272" w:type="dxa"/>
            <w:noWrap/>
            <w:vAlign w:val="bottom"/>
          </w:tcPr>
          <w:p w14:paraId="3518666B" w14:textId="16675380" w:rsidR="00D9403D" w:rsidRPr="00D9403D" w:rsidRDefault="00D9403D" w:rsidP="00D9403D">
            <w:pPr>
              <w:jc w:val="left"/>
              <w:rPr>
                <w:rFonts w:eastAsia="Times New Roman" w:cs="Arial"/>
                <w:color w:val="000000"/>
                <w:sz w:val="16"/>
                <w:szCs w:val="16"/>
                <w:lang w:eastAsia="en-GB"/>
              </w:rPr>
            </w:pPr>
            <w:r w:rsidRPr="00D9403D">
              <w:rPr>
                <w:rFonts w:cs="Arial"/>
                <w:color w:val="000000"/>
                <w:sz w:val="16"/>
                <w:szCs w:val="16"/>
              </w:rPr>
              <w:t xml:space="preserve"> Defective Alarm or Volume Accuracy Problem</w:t>
            </w:r>
          </w:p>
        </w:tc>
        <w:tc>
          <w:tcPr>
            <w:tcW w:w="1520" w:type="dxa"/>
            <w:noWrap/>
            <w:vAlign w:val="bottom"/>
          </w:tcPr>
          <w:p w14:paraId="041DF090" w14:textId="14FB0A7A"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10</w:t>
            </w:r>
          </w:p>
        </w:tc>
        <w:tc>
          <w:tcPr>
            <w:tcW w:w="1520" w:type="dxa"/>
            <w:vAlign w:val="bottom"/>
          </w:tcPr>
          <w:p w14:paraId="0BA2880D" w14:textId="580BABA4"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3</w:t>
            </w:r>
            <w:r w:rsidR="007D4D3C">
              <w:rPr>
                <w:rFonts w:cs="Arial"/>
                <w:color w:val="000000"/>
                <w:sz w:val="16"/>
                <w:szCs w:val="16"/>
              </w:rPr>
              <w:t>.</w:t>
            </w:r>
            <w:r w:rsidRPr="00D9403D">
              <w:rPr>
                <w:rFonts w:cs="Arial"/>
                <w:color w:val="000000"/>
                <w:sz w:val="16"/>
                <w:szCs w:val="16"/>
              </w:rPr>
              <w:t>7%</w:t>
            </w:r>
          </w:p>
        </w:tc>
        <w:tc>
          <w:tcPr>
            <w:tcW w:w="1520" w:type="dxa"/>
            <w:vAlign w:val="bottom"/>
          </w:tcPr>
          <w:p w14:paraId="754A15FD" w14:textId="667E29A6" w:rsidR="00D9403D" w:rsidRPr="007D4D3C" w:rsidRDefault="00D9403D" w:rsidP="00D9403D">
            <w:pPr>
              <w:jc w:val="center"/>
              <w:rPr>
                <w:rFonts w:eastAsia="Times New Roman" w:cs="Arial"/>
                <w:color w:val="000000"/>
                <w:sz w:val="16"/>
                <w:szCs w:val="16"/>
                <w:lang w:eastAsia="en-GB"/>
              </w:rPr>
            </w:pPr>
            <w:r w:rsidRPr="007D4D3C">
              <w:rPr>
                <w:rFonts w:cs="Arial"/>
                <w:color w:val="000000"/>
                <w:sz w:val="16"/>
                <w:szCs w:val="16"/>
              </w:rPr>
              <w:t>Yes</w:t>
            </w:r>
          </w:p>
        </w:tc>
        <w:tc>
          <w:tcPr>
            <w:tcW w:w="1520" w:type="dxa"/>
            <w:vAlign w:val="bottom"/>
          </w:tcPr>
          <w:p w14:paraId="363A7EC0" w14:textId="598DD391"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58</w:t>
            </w:r>
            <w:r w:rsidR="007D4D3C">
              <w:rPr>
                <w:rFonts w:cs="Arial"/>
                <w:color w:val="000000"/>
                <w:sz w:val="16"/>
                <w:szCs w:val="16"/>
              </w:rPr>
              <w:t>.</w:t>
            </w:r>
            <w:r w:rsidRPr="00D9403D">
              <w:rPr>
                <w:rFonts w:cs="Arial"/>
                <w:color w:val="000000"/>
                <w:sz w:val="16"/>
                <w:szCs w:val="16"/>
              </w:rPr>
              <w:t>2%</w:t>
            </w:r>
          </w:p>
        </w:tc>
      </w:tr>
      <w:tr w:rsidR="00D9403D" w:rsidRPr="00C2061D" w14:paraId="5E6731EF" w14:textId="77777777" w:rsidTr="0042559E">
        <w:trPr>
          <w:trHeight w:val="300"/>
          <w:jc w:val="center"/>
        </w:trPr>
        <w:tc>
          <w:tcPr>
            <w:tcW w:w="6272" w:type="dxa"/>
            <w:noWrap/>
            <w:vAlign w:val="bottom"/>
          </w:tcPr>
          <w:p w14:paraId="6D7DD8EB" w14:textId="3E1BFC9D" w:rsidR="00D9403D" w:rsidRPr="00D9403D" w:rsidRDefault="00D9403D" w:rsidP="00D9403D">
            <w:pPr>
              <w:jc w:val="left"/>
              <w:rPr>
                <w:rFonts w:eastAsia="Times New Roman" w:cs="Arial"/>
                <w:color w:val="000000"/>
                <w:sz w:val="16"/>
                <w:szCs w:val="16"/>
                <w:lang w:eastAsia="en-GB"/>
              </w:rPr>
            </w:pPr>
            <w:r w:rsidRPr="00D9403D">
              <w:rPr>
                <w:rFonts w:cs="Arial"/>
                <w:color w:val="000000"/>
                <w:sz w:val="16"/>
                <w:szCs w:val="16"/>
              </w:rPr>
              <w:t xml:space="preserve"> Use of Device Problem</w:t>
            </w:r>
          </w:p>
        </w:tc>
        <w:tc>
          <w:tcPr>
            <w:tcW w:w="1520" w:type="dxa"/>
            <w:noWrap/>
            <w:vAlign w:val="bottom"/>
          </w:tcPr>
          <w:p w14:paraId="0FF79427" w14:textId="52B6EC0D"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9</w:t>
            </w:r>
          </w:p>
        </w:tc>
        <w:tc>
          <w:tcPr>
            <w:tcW w:w="1520" w:type="dxa"/>
            <w:vAlign w:val="bottom"/>
          </w:tcPr>
          <w:p w14:paraId="27FB5B7C" w14:textId="0DC3C65B"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3</w:t>
            </w:r>
            <w:r w:rsidR="007D4D3C">
              <w:rPr>
                <w:rFonts w:cs="Arial"/>
                <w:color w:val="000000"/>
                <w:sz w:val="16"/>
                <w:szCs w:val="16"/>
              </w:rPr>
              <w:t>.</w:t>
            </w:r>
            <w:r w:rsidRPr="00D9403D">
              <w:rPr>
                <w:rFonts w:cs="Arial"/>
                <w:color w:val="000000"/>
                <w:sz w:val="16"/>
                <w:szCs w:val="16"/>
              </w:rPr>
              <w:t>3%</w:t>
            </w:r>
          </w:p>
        </w:tc>
        <w:tc>
          <w:tcPr>
            <w:tcW w:w="1520" w:type="dxa"/>
            <w:vAlign w:val="bottom"/>
          </w:tcPr>
          <w:p w14:paraId="70F16A2D" w14:textId="1110B10E" w:rsidR="00D9403D" w:rsidRPr="007D4D3C" w:rsidRDefault="00D9403D" w:rsidP="00D9403D">
            <w:pPr>
              <w:jc w:val="center"/>
              <w:rPr>
                <w:rFonts w:eastAsia="Times New Roman" w:cs="Arial"/>
                <w:color w:val="000000"/>
                <w:sz w:val="16"/>
                <w:szCs w:val="16"/>
                <w:lang w:eastAsia="en-GB"/>
              </w:rPr>
            </w:pPr>
            <w:r w:rsidRPr="007D4D3C">
              <w:rPr>
                <w:rFonts w:cs="Arial"/>
                <w:color w:val="000000"/>
                <w:sz w:val="16"/>
                <w:szCs w:val="16"/>
              </w:rPr>
              <w:t>Yes</w:t>
            </w:r>
          </w:p>
        </w:tc>
        <w:tc>
          <w:tcPr>
            <w:tcW w:w="1520" w:type="dxa"/>
            <w:vAlign w:val="bottom"/>
          </w:tcPr>
          <w:p w14:paraId="78834125" w14:textId="715A8AE9"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61</w:t>
            </w:r>
            <w:r w:rsidR="007D4D3C">
              <w:rPr>
                <w:rFonts w:cs="Arial"/>
                <w:color w:val="000000"/>
                <w:sz w:val="16"/>
                <w:szCs w:val="16"/>
              </w:rPr>
              <w:t>.</w:t>
            </w:r>
            <w:r w:rsidRPr="00D9403D">
              <w:rPr>
                <w:rFonts w:cs="Arial"/>
                <w:color w:val="000000"/>
                <w:sz w:val="16"/>
                <w:szCs w:val="16"/>
              </w:rPr>
              <w:t>5%</w:t>
            </w:r>
          </w:p>
        </w:tc>
      </w:tr>
      <w:tr w:rsidR="00D9403D" w:rsidRPr="00C2061D" w14:paraId="20D695A3" w14:textId="77777777" w:rsidTr="0042559E">
        <w:trPr>
          <w:trHeight w:val="300"/>
          <w:jc w:val="center"/>
        </w:trPr>
        <w:tc>
          <w:tcPr>
            <w:tcW w:w="6272" w:type="dxa"/>
            <w:noWrap/>
            <w:vAlign w:val="bottom"/>
          </w:tcPr>
          <w:p w14:paraId="749B27FF" w14:textId="752769BE" w:rsidR="00D9403D" w:rsidRPr="00D9403D" w:rsidRDefault="00D9403D" w:rsidP="00D9403D">
            <w:pPr>
              <w:jc w:val="left"/>
              <w:rPr>
                <w:rFonts w:eastAsia="Times New Roman" w:cs="Arial"/>
                <w:color w:val="000000"/>
                <w:sz w:val="16"/>
                <w:szCs w:val="16"/>
                <w:lang w:eastAsia="en-GB"/>
              </w:rPr>
            </w:pPr>
            <w:r w:rsidRPr="00D9403D">
              <w:rPr>
                <w:rFonts w:cs="Arial"/>
                <w:color w:val="000000"/>
                <w:sz w:val="16"/>
                <w:szCs w:val="16"/>
              </w:rPr>
              <w:t xml:space="preserve"> Delivery System Failure</w:t>
            </w:r>
          </w:p>
        </w:tc>
        <w:tc>
          <w:tcPr>
            <w:tcW w:w="1520" w:type="dxa"/>
            <w:noWrap/>
            <w:vAlign w:val="bottom"/>
          </w:tcPr>
          <w:p w14:paraId="7F5A5BC4" w14:textId="04109085"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6</w:t>
            </w:r>
          </w:p>
        </w:tc>
        <w:tc>
          <w:tcPr>
            <w:tcW w:w="1520" w:type="dxa"/>
            <w:vAlign w:val="bottom"/>
          </w:tcPr>
          <w:p w14:paraId="487F7167" w14:textId="624D406A"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2</w:t>
            </w:r>
            <w:r w:rsidR="007D4D3C">
              <w:rPr>
                <w:rFonts w:cs="Arial"/>
                <w:color w:val="000000"/>
                <w:sz w:val="16"/>
                <w:szCs w:val="16"/>
              </w:rPr>
              <w:t>.</w:t>
            </w:r>
            <w:r w:rsidRPr="00D9403D">
              <w:rPr>
                <w:rFonts w:cs="Arial"/>
                <w:color w:val="000000"/>
                <w:sz w:val="16"/>
                <w:szCs w:val="16"/>
              </w:rPr>
              <w:t>2%</w:t>
            </w:r>
          </w:p>
        </w:tc>
        <w:tc>
          <w:tcPr>
            <w:tcW w:w="1520" w:type="dxa"/>
            <w:vAlign w:val="bottom"/>
          </w:tcPr>
          <w:p w14:paraId="5C2E585B" w14:textId="48652134" w:rsidR="00D9403D" w:rsidRPr="007D4D3C" w:rsidRDefault="00D9403D" w:rsidP="00D9403D">
            <w:pPr>
              <w:jc w:val="center"/>
              <w:rPr>
                <w:rFonts w:eastAsia="Times New Roman" w:cs="Arial"/>
                <w:color w:val="000000"/>
                <w:sz w:val="16"/>
                <w:szCs w:val="16"/>
                <w:lang w:eastAsia="en-GB"/>
              </w:rPr>
            </w:pPr>
            <w:r w:rsidRPr="007D4D3C">
              <w:rPr>
                <w:rFonts w:cs="Arial"/>
                <w:color w:val="000000"/>
                <w:sz w:val="16"/>
                <w:szCs w:val="16"/>
              </w:rPr>
              <w:t>Yes</w:t>
            </w:r>
          </w:p>
        </w:tc>
        <w:tc>
          <w:tcPr>
            <w:tcW w:w="1520" w:type="dxa"/>
            <w:vAlign w:val="bottom"/>
          </w:tcPr>
          <w:p w14:paraId="79007006" w14:textId="300ECBDC"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63</w:t>
            </w:r>
            <w:r w:rsidR="007D4D3C">
              <w:rPr>
                <w:rFonts w:cs="Arial"/>
                <w:color w:val="000000"/>
                <w:sz w:val="16"/>
                <w:szCs w:val="16"/>
              </w:rPr>
              <w:t>.</w:t>
            </w:r>
            <w:r w:rsidRPr="00D9403D">
              <w:rPr>
                <w:rFonts w:cs="Arial"/>
                <w:color w:val="000000"/>
                <w:sz w:val="16"/>
                <w:szCs w:val="16"/>
              </w:rPr>
              <w:t>7%</w:t>
            </w:r>
          </w:p>
        </w:tc>
      </w:tr>
      <w:tr w:rsidR="00D9403D" w:rsidRPr="00C2061D" w14:paraId="33E8B298" w14:textId="77777777" w:rsidTr="0042559E">
        <w:trPr>
          <w:trHeight w:val="300"/>
          <w:jc w:val="center"/>
        </w:trPr>
        <w:tc>
          <w:tcPr>
            <w:tcW w:w="6272" w:type="dxa"/>
            <w:noWrap/>
            <w:vAlign w:val="bottom"/>
          </w:tcPr>
          <w:p w14:paraId="010B83E5" w14:textId="2C5E4DA1" w:rsidR="00D9403D" w:rsidRPr="00D9403D" w:rsidRDefault="00D9403D" w:rsidP="00D9403D">
            <w:pPr>
              <w:jc w:val="left"/>
              <w:rPr>
                <w:rFonts w:eastAsia="Times New Roman" w:cs="Arial"/>
                <w:color w:val="000000"/>
                <w:sz w:val="16"/>
                <w:szCs w:val="16"/>
                <w:lang w:eastAsia="en-GB"/>
              </w:rPr>
            </w:pPr>
            <w:r w:rsidRPr="00D9403D">
              <w:rPr>
                <w:rFonts w:cs="Arial"/>
                <w:color w:val="000000"/>
                <w:sz w:val="16"/>
                <w:szCs w:val="16"/>
              </w:rPr>
              <w:t xml:space="preserve"> Break or Fluid/Blood Leak</w:t>
            </w:r>
          </w:p>
        </w:tc>
        <w:tc>
          <w:tcPr>
            <w:tcW w:w="1520" w:type="dxa"/>
            <w:noWrap/>
            <w:vAlign w:val="bottom"/>
          </w:tcPr>
          <w:p w14:paraId="31CF8FE8" w14:textId="38D4DD86"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4</w:t>
            </w:r>
          </w:p>
        </w:tc>
        <w:tc>
          <w:tcPr>
            <w:tcW w:w="1520" w:type="dxa"/>
            <w:vAlign w:val="bottom"/>
          </w:tcPr>
          <w:p w14:paraId="02D0751A" w14:textId="5FD66E1C"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1</w:t>
            </w:r>
            <w:r w:rsidR="007D4D3C">
              <w:rPr>
                <w:rFonts w:cs="Arial"/>
                <w:color w:val="000000"/>
                <w:sz w:val="16"/>
                <w:szCs w:val="16"/>
              </w:rPr>
              <w:t>.</w:t>
            </w:r>
            <w:r w:rsidRPr="00D9403D">
              <w:rPr>
                <w:rFonts w:cs="Arial"/>
                <w:color w:val="000000"/>
                <w:sz w:val="16"/>
                <w:szCs w:val="16"/>
              </w:rPr>
              <w:t>5%</w:t>
            </w:r>
          </w:p>
        </w:tc>
        <w:tc>
          <w:tcPr>
            <w:tcW w:w="1520" w:type="dxa"/>
            <w:vAlign w:val="bottom"/>
          </w:tcPr>
          <w:p w14:paraId="12291FCE" w14:textId="6AB7ADCA" w:rsidR="00D9403D" w:rsidRPr="007D4D3C" w:rsidRDefault="00D9403D" w:rsidP="00D9403D">
            <w:pPr>
              <w:jc w:val="center"/>
              <w:rPr>
                <w:rFonts w:eastAsia="Times New Roman" w:cs="Arial"/>
                <w:color w:val="000000"/>
                <w:sz w:val="16"/>
                <w:szCs w:val="16"/>
                <w:lang w:eastAsia="en-GB"/>
              </w:rPr>
            </w:pPr>
            <w:r w:rsidRPr="007D4D3C">
              <w:rPr>
                <w:rFonts w:cs="Arial"/>
                <w:color w:val="000000"/>
                <w:sz w:val="16"/>
                <w:szCs w:val="16"/>
              </w:rPr>
              <w:t>Yes</w:t>
            </w:r>
          </w:p>
        </w:tc>
        <w:tc>
          <w:tcPr>
            <w:tcW w:w="1520" w:type="dxa"/>
            <w:vAlign w:val="bottom"/>
          </w:tcPr>
          <w:p w14:paraId="4EB5EA42" w14:textId="1D7B6682"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65</w:t>
            </w:r>
            <w:r w:rsidR="007D4D3C">
              <w:rPr>
                <w:rFonts w:cs="Arial"/>
                <w:color w:val="000000"/>
                <w:sz w:val="16"/>
                <w:szCs w:val="16"/>
              </w:rPr>
              <w:t>.</w:t>
            </w:r>
            <w:r w:rsidRPr="00D9403D">
              <w:rPr>
                <w:rFonts w:cs="Arial"/>
                <w:color w:val="000000"/>
                <w:sz w:val="16"/>
                <w:szCs w:val="16"/>
              </w:rPr>
              <w:t>2%</w:t>
            </w:r>
          </w:p>
        </w:tc>
      </w:tr>
      <w:tr w:rsidR="00D9403D" w:rsidRPr="00C2061D" w14:paraId="0A9825E3" w14:textId="77777777" w:rsidTr="0042559E">
        <w:trPr>
          <w:trHeight w:val="300"/>
          <w:jc w:val="center"/>
        </w:trPr>
        <w:tc>
          <w:tcPr>
            <w:tcW w:w="6272" w:type="dxa"/>
            <w:noWrap/>
            <w:vAlign w:val="bottom"/>
          </w:tcPr>
          <w:p w14:paraId="5B480022" w14:textId="0EEC713D" w:rsidR="00D9403D" w:rsidRPr="00D9403D" w:rsidRDefault="00D9403D" w:rsidP="00D9403D">
            <w:pPr>
              <w:jc w:val="left"/>
              <w:rPr>
                <w:rFonts w:eastAsia="Times New Roman" w:cs="Arial"/>
                <w:color w:val="000000"/>
                <w:sz w:val="16"/>
                <w:szCs w:val="16"/>
                <w:lang w:eastAsia="en-GB"/>
              </w:rPr>
            </w:pPr>
            <w:r w:rsidRPr="00D9403D">
              <w:rPr>
                <w:rFonts w:cs="Arial"/>
                <w:color w:val="000000"/>
                <w:sz w:val="16"/>
                <w:szCs w:val="16"/>
              </w:rPr>
              <w:t xml:space="preserve"> Device Displays Incorrect Message</w:t>
            </w:r>
          </w:p>
        </w:tc>
        <w:tc>
          <w:tcPr>
            <w:tcW w:w="1520" w:type="dxa"/>
            <w:noWrap/>
            <w:vAlign w:val="bottom"/>
          </w:tcPr>
          <w:p w14:paraId="7439F1AA" w14:textId="1FC0F1E7"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3</w:t>
            </w:r>
          </w:p>
        </w:tc>
        <w:tc>
          <w:tcPr>
            <w:tcW w:w="1520" w:type="dxa"/>
            <w:vAlign w:val="bottom"/>
          </w:tcPr>
          <w:p w14:paraId="6DF8F460" w14:textId="185BE5DD"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1</w:t>
            </w:r>
            <w:r w:rsidR="007D4D3C">
              <w:rPr>
                <w:rFonts w:cs="Arial"/>
                <w:color w:val="000000"/>
                <w:sz w:val="16"/>
                <w:szCs w:val="16"/>
              </w:rPr>
              <w:t>.</w:t>
            </w:r>
            <w:r w:rsidRPr="00D9403D">
              <w:rPr>
                <w:rFonts w:cs="Arial"/>
                <w:color w:val="000000"/>
                <w:sz w:val="16"/>
                <w:szCs w:val="16"/>
              </w:rPr>
              <w:t>1%</w:t>
            </w:r>
          </w:p>
        </w:tc>
        <w:tc>
          <w:tcPr>
            <w:tcW w:w="1520" w:type="dxa"/>
            <w:vAlign w:val="bottom"/>
          </w:tcPr>
          <w:p w14:paraId="02C3FD31" w14:textId="23931FC9" w:rsidR="00D9403D" w:rsidRPr="007D4D3C" w:rsidRDefault="00D9403D" w:rsidP="00D9403D">
            <w:pPr>
              <w:jc w:val="center"/>
              <w:rPr>
                <w:rFonts w:eastAsia="Times New Roman" w:cs="Arial"/>
                <w:color w:val="000000"/>
                <w:sz w:val="16"/>
                <w:szCs w:val="16"/>
                <w:lang w:eastAsia="en-GB"/>
              </w:rPr>
            </w:pPr>
            <w:r w:rsidRPr="007D4D3C">
              <w:rPr>
                <w:rFonts w:cs="Arial"/>
                <w:color w:val="000000"/>
                <w:sz w:val="16"/>
                <w:szCs w:val="16"/>
              </w:rPr>
              <w:t>Yes</w:t>
            </w:r>
          </w:p>
        </w:tc>
        <w:tc>
          <w:tcPr>
            <w:tcW w:w="1520" w:type="dxa"/>
            <w:vAlign w:val="bottom"/>
          </w:tcPr>
          <w:p w14:paraId="33D4ED16" w14:textId="1F14B616"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66</w:t>
            </w:r>
            <w:r w:rsidR="007D4D3C">
              <w:rPr>
                <w:rFonts w:cs="Arial"/>
                <w:color w:val="000000"/>
                <w:sz w:val="16"/>
                <w:szCs w:val="16"/>
              </w:rPr>
              <w:t>.</w:t>
            </w:r>
            <w:r w:rsidRPr="00D9403D">
              <w:rPr>
                <w:rFonts w:cs="Arial"/>
                <w:color w:val="000000"/>
                <w:sz w:val="16"/>
                <w:szCs w:val="16"/>
              </w:rPr>
              <w:t>3%</w:t>
            </w:r>
          </w:p>
        </w:tc>
      </w:tr>
      <w:tr w:rsidR="00D9403D" w:rsidRPr="00C2061D" w14:paraId="065A3E60" w14:textId="77777777" w:rsidTr="0042559E">
        <w:trPr>
          <w:trHeight w:val="300"/>
          <w:jc w:val="center"/>
        </w:trPr>
        <w:tc>
          <w:tcPr>
            <w:tcW w:w="6272" w:type="dxa"/>
            <w:noWrap/>
            <w:vAlign w:val="bottom"/>
          </w:tcPr>
          <w:p w14:paraId="641443E9" w14:textId="441E7B1B" w:rsidR="00D9403D" w:rsidRPr="00D9403D" w:rsidRDefault="00D9403D" w:rsidP="00D9403D">
            <w:pPr>
              <w:jc w:val="left"/>
              <w:rPr>
                <w:rFonts w:eastAsia="Times New Roman" w:cs="Arial"/>
                <w:color w:val="000000"/>
                <w:sz w:val="16"/>
                <w:szCs w:val="16"/>
                <w:lang w:eastAsia="en-GB"/>
              </w:rPr>
            </w:pPr>
            <w:r w:rsidRPr="00D9403D">
              <w:rPr>
                <w:rFonts w:cs="Arial"/>
                <w:color w:val="000000"/>
                <w:sz w:val="16"/>
                <w:szCs w:val="16"/>
              </w:rPr>
              <w:t xml:space="preserve"> Connection Problem; Wireless Communication Problem</w:t>
            </w:r>
          </w:p>
        </w:tc>
        <w:tc>
          <w:tcPr>
            <w:tcW w:w="1520" w:type="dxa"/>
            <w:noWrap/>
            <w:vAlign w:val="bottom"/>
          </w:tcPr>
          <w:p w14:paraId="787E25F8" w14:textId="6065A355"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3</w:t>
            </w:r>
          </w:p>
        </w:tc>
        <w:tc>
          <w:tcPr>
            <w:tcW w:w="1520" w:type="dxa"/>
            <w:vAlign w:val="bottom"/>
          </w:tcPr>
          <w:p w14:paraId="1A83A39E" w14:textId="4DD91A34"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1</w:t>
            </w:r>
            <w:r w:rsidR="007D4D3C">
              <w:rPr>
                <w:rFonts w:cs="Arial"/>
                <w:color w:val="000000"/>
                <w:sz w:val="16"/>
                <w:szCs w:val="16"/>
              </w:rPr>
              <w:t>.</w:t>
            </w:r>
            <w:r w:rsidRPr="00D9403D">
              <w:rPr>
                <w:rFonts w:cs="Arial"/>
                <w:color w:val="000000"/>
                <w:sz w:val="16"/>
                <w:szCs w:val="16"/>
              </w:rPr>
              <w:t>1%</w:t>
            </w:r>
          </w:p>
        </w:tc>
        <w:tc>
          <w:tcPr>
            <w:tcW w:w="1520" w:type="dxa"/>
            <w:vAlign w:val="bottom"/>
          </w:tcPr>
          <w:p w14:paraId="47289613" w14:textId="5E373018" w:rsidR="00D9403D" w:rsidRPr="007D4D3C" w:rsidRDefault="00D9403D" w:rsidP="00D9403D">
            <w:pPr>
              <w:jc w:val="center"/>
              <w:rPr>
                <w:rFonts w:eastAsia="Times New Roman" w:cs="Arial"/>
                <w:color w:val="000000"/>
                <w:sz w:val="16"/>
                <w:szCs w:val="16"/>
                <w:lang w:eastAsia="en-GB"/>
              </w:rPr>
            </w:pPr>
            <w:r w:rsidRPr="007D4D3C">
              <w:rPr>
                <w:rFonts w:cs="Arial"/>
                <w:color w:val="000000"/>
                <w:sz w:val="16"/>
                <w:szCs w:val="16"/>
              </w:rPr>
              <w:t>Yes</w:t>
            </w:r>
          </w:p>
        </w:tc>
        <w:tc>
          <w:tcPr>
            <w:tcW w:w="1520" w:type="dxa"/>
            <w:vAlign w:val="bottom"/>
          </w:tcPr>
          <w:p w14:paraId="7B124126" w14:textId="4DD06AD0" w:rsidR="00D9403D" w:rsidRPr="00D9403D" w:rsidRDefault="00D9403D" w:rsidP="00D9403D">
            <w:pPr>
              <w:jc w:val="center"/>
              <w:rPr>
                <w:rFonts w:eastAsia="Times New Roman" w:cs="Arial"/>
                <w:color w:val="000000"/>
                <w:sz w:val="16"/>
                <w:szCs w:val="16"/>
                <w:lang w:eastAsia="en-GB"/>
              </w:rPr>
            </w:pPr>
            <w:r w:rsidRPr="00D9403D">
              <w:rPr>
                <w:rFonts w:cs="Arial"/>
                <w:color w:val="000000"/>
                <w:sz w:val="16"/>
                <w:szCs w:val="16"/>
              </w:rPr>
              <w:t>67</w:t>
            </w:r>
            <w:r w:rsidR="007D4D3C">
              <w:rPr>
                <w:rFonts w:cs="Arial"/>
                <w:color w:val="000000"/>
                <w:sz w:val="16"/>
                <w:szCs w:val="16"/>
              </w:rPr>
              <w:t>.</w:t>
            </w:r>
            <w:r w:rsidRPr="00D9403D">
              <w:rPr>
                <w:rFonts w:cs="Arial"/>
                <w:color w:val="000000"/>
                <w:sz w:val="16"/>
                <w:szCs w:val="16"/>
              </w:rPr>
              <w:t>4%</w:t>
            </w:r>
          </w:p>
        </w:tc>
      </w:tr>
      <w:tr w:rsidR="00D9403D" w:rsidRPr="00C2061D" w14:paraId="71CE7897" w14:textId="77777777" w:rsidTr="0042559E">
        <w:trPr>
          <w:trHeight w:val="300"/>
          <w:jc w:val="center"/>
        </w:trPr>
        <w:tc>
          <w:tcPr>
            <w:tcW w:w="6272" w:type="dxa"/>
            <w:noWrap/>
            <w:vAlign w:val="bottom"/>
          </w:tcPr>
          <w:p w14:paraId="23803D8B" w14:textId="678A3A95"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Loss of Power</w:t>
            </w:r>
          </w:p>
        </w:tc>
        <w:tc>
          <w:tcPr>
            <w:tcW w:w="1520" w:type="dxa"/>
            <w:noWrap/>
            <w:vAlign w:val="bottom"/>
          </w:tcPr>
          <w:p w14:paraId="09C5D05F" w14:textId="3CF6588B"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2</w:t>
            </w:r>
          </w:p>
        </w:tc>
        <w:tc>
          <w:tcPr>
            <w:tcW w:w="1520" w:type="dxa"/>
            <w:vAlign w:val="bottom"/>
          </w:tcPr>
          <w:p w14:paraId="04D77BF2" w14:textId="13386400"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0</w:t>
            </w:r>
            <w:r w:rsidR="007D4D3C">
              <w:rPr>
                <w:rFonts w:cs="Arial"/>
                <w:color w:val="000000"/>
                <w:sz w:val="16"/>
                <w:szCs w:val="16"/>
              </w:rPr>
              <w:t>.</w:t>
            </w:r>
            <w:r w:rsidRPr="00D9403D">
              <w:rPr>
                <w:rFonts w:cs="Arial"/>
                <w:color w:val="000000"/>
                <w:sz w:val="16"/>
                <w:szCs w:val="16"/>
              </w:rPr>
              <w:t>7%</w:t>
            </w:r>
          </w:p>
        </w:tc>
        <w:tc>
          <w:tcPr>
            <w:tcW w:w="1520" w:type="dxa"/>
            <w:vAlign w:val="bottom"/>
          </w:tcPr>
          <w:p w14:paraId="59BAA590" w14:textId="063CECE7"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686E7D6C" w14:textId="2A5C7779"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68</w:t>
            </w:r>
            <w:r w:rsidR="007D4D3C">
              <w:rPr>
                <w:rFonts w:cs="Arial"/>
                <w:color w:val="000000"/>
                <w:sz w:val="16"/>
                <w:szCs w:val="16"/>
              </w:rPr>
              <w:t>.</w:t>
            </w:r>
            <w:r w:rsidRPr="00D9403D">
              <w:rPr>
                <w:rFonts w:cs="Arial"/>
                <w:color w:val="000000"/>
                <w:sz w:val="16"/>
                <w:szCs w:val="16"/>
              </w:rPr>
              <w:t>1%</w:t>
            </w:r>
          </w:p>
        </w:tc>
      </w:tr>
      <w:tr w:rsidR="00D9403D" w:rsidRPr="00C2061D" w14:paraId="4838C0E8" w14:textId="77777777" w:rsidTr="0042559E">
        <w:trPr>
          <w:trHeight w:val="300"/>
          <w:jc w:val="center"/>
        </w:trPr>
        <w:tc>
          <w:tcPr>
            <w:tcW w:w="6272" w:type="dxa"/>
            <w:noWrap/>
            <w:vAlign w:val="bottom"/>
          </w:tcPr>
          <w:p w14:paraId="18F52953" w14:textId="7C24FDF3"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lastRenderedPageBreak/>
              <w:t xml:space="preserve"> Application Program Problem or Battery Problem</w:t>
            </w:r>
          </w:p>
        </w:tc>
        <w:tc>
          <w:tcPr>
            <w:tcW w:w="1520" w:type="dxa"/>
            <w:noWrap/>
            <w:vAlign w:val="bottom"/>
          </w:tcPr>
          <w:p w14:paraId="103F215C" w14:textId="322F4133"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2</w:t>
            </w:r>
          </w:p>
        </w:tc>
        <w:tc>
          <w:tcPr>
            <w:tcW w:w="1520" w:type="dxa"/>
            <w:vAlign w:val="bottom"/>
          </w:tcPr>
          <w:p w14:paraId="60EF6F7B" w14:textId="596BB819"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0</w:t>
            </w:r>
            <w:r w:rsidR="007D4D3C">
              <w:rPr>
                <w:rFonts w:cs="Arial"/>
                <w:color w:val="000000"/>
                <w:sz w:val="16"/>
                <w:szCs w:val="16"/>
              </w:rPr>
              <w:t>.</w:t>
            </w:r>
            <w:r w:rsidRPr="00D9403D">
              <w:rPr>
                <w:rFonts w:cs="Arial"/>
                <w:color w:val="000000"/>
                <w:sz w:val="16"/>
                <w:szCs w:val="16"/>
              </w:rPr>
              <w:t>7%</w:t>
            </w:r>
          </w:p>
        </w:tc>
        <w:tc>
          <w:tcPr>
            <w:tcW w:w="1520" w:type="dxa"/>
            <w:vAlign w:val="bottom"/>
          </w:tcPr>
          <w:p w14:paraId="5C94B034" w14:textId="6A5907C6"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4F3891A8" w14:textId="6BCE186C"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68</w:t>
            </w:r>
            <w:r w:rsidR="007D4D3C">
              <w:rPr>
                <w:rFonts w:cs="Arial"/>
                <w:color w:val="000000"/>
                <w:sz w:val="16"/>
                <w:szCs w:val="16"/>
              </w:rPr>
              <w:t>.</w:t>
            </w:r>
            <w:r w:rsidRPr="00D9403D">
              <w:rPr>
                <w:rFonts w:cs="Arial"/>
                <w:color w:val="000000"/>
                <w:sz w:val="16"/>
                <w:szCs w:val="16"/>
              </w:rPr>
              <w:t>9%</w:t>
            </w:r>
          </w:p>
        </w:tc>
      </w:tr>
      <w:tr w:rsidR="00D9403D" w:rsidRPr="00C2061D" w14:paraId="1A7A43C6" w14:textId="77777777" w:rsidTr="0042559E">
        <w:trPr>
          <w:trHeight w:val="300"/>
          <w:jc w:val="center"/>
        </w:trPr>
        <w:tc>
          <w:tcPr>
            <w:tcW w:w="6272" w:type="dxa"/>
            <w:noWrap/>
            <w:vAlign w:val="bottom"/>
          </w:tcPr>
          <w:p w14:paraId="444D6D2E" w14:textId="263CED6C"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Failure to Deliver</w:t>
            </w:r>
          </w:p>
        </w:tc>
        <w:tc>
          <w:tcPr>
            <w:tcW w:w="1520" w:type="dxa"/>
            <w:noWrap/>
            <w:vAlign w:val="bottom"/>
          </w:tcPr>
          <w:p w14:paraId="696262F0" w14:textId="0A6CFD4A"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2</w:t>
            </w:r>
          </w:p>
        </w:tc>
        <w:tc>
          <w:tcPr>
            <w:tcW w:w="1520" w:type="dxa"/>
            <w:vAlign w:val="bottom"/>
          </w:tcPr>
          <w:p w14:paraId="7E7A7A3C" w14:textId="798EBB3B"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0</w:t>
            </w:r>
            <w:r w:rsidR="007D4D3C">
              <w:rPr>
                <w:rFonts w:cs="Arial"/>
                <w:color w:val="000000"/>
                <w:sz w:val="16"/>
                <w:szCs w:val="16"/>
              </w:rPr>
              <w:t>.</w:t>
            </w:r>
            <w:r w:rsidRPr="00D9403D">
              <w:rPr>
                <w:rFonts w:cs="Arial"/>
                <w:color w:val="000000"/>
                <w:sz w:val="16"/>
                <w:szCs w:val="16"/>
              </w:rPr>
              <w:t>7%</w:t>
            </w:r>
          </w:p>
        </w:tc>
        <w:tc>
          <w:tcPr>
            <w:tcW w:w="1520" w:type="dxa"/>
            <w:vAlign w:val="bottom"/>
          </w:tcPr>
          <w:p w14:paraId="3BB042F6" w14:textId="748C170F"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7405B83F" w14:textId="054C567B"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69</w:t>
            </w:r>
            <w:r w:rsidR="007D4D3C">
              <w:rPr>
                <w:rFonts w:cs="Arial"/>
                <w:color w:val="000000"/>
                <w:sz w:val="16"/>
                <w:szCs w:val="16"/>
              </w:rPr>
              <w:t>.</w:t>
            </w:r>
            <w:r w:rsidRPr="00D9403D">
              <w:rPr>
                <w:rFonts w:cs="Arial"/>
                <w:color w:val="000000"/>
                <w:sz w:val="16"/>
                <w:szCs w:val="16"/>
              </w:rPr>
              <w:t>6%</w:t>
            </w:r>
          </w:p>
        </w:tc>
      </w:tr>
      <w:tr w:rsidR="00D9403D" w:rsidRPr="00C2061D" w14:paraId="4758909A" w14:textId="77777777" w:rsidTr="0042559E">
        <w:trPr>
          <w:trHeight w:val="300"/>
          <w:jc w:val="center"/>
        </w:trPr>
        <w:tc>
          <w:tcPr>
            <w:tcW w:w="6272" w:type="dxa"/>
            <w:noWrap/>
            <w:vAlign w:val="bottom"/>
          </w:tcPr>
          <w:p w14:paraId="5F86B235" w14:textId="7338EA69"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Reset Problem</w:t>
            </w:r>
          </w:p>
        </w:tc>
        <w:tc>
          <w:tcPr>
            <w:tcW w:w="1520" w:type="dxa"/>
            <w:noWrap/>
            <w:vAlign w:val="bottom"/>
          </w:tcPr>
          <w:p w14:paraId="4D6F8CB2" w14:textId="6985B308"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1</w:t>
            </w:r>
          </w:p>
        </w:tc>
        <w:tc>
          <w:tcPr>
            <w:tcW w:w="1520" w:type="dxa"/>
            <w:vAlign w:val="bottom"/>
          </w:tcPr>
          <w:p w14:paraId="4B7562A7" w14:textId="43FB49A2"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0</w:t>
            </w:r>
            <w:r w:rsidR="007D4D3C">
              <w:rPr>
                <w:rFonts w:cs="Arial"/>
                <w:color w:val="000000"/>
                <w:sz w:val="16"/>
                <w:szCs w:val="16"/>
              </w:rPr>
              <w:t>.</w:t>
            </w:r>
            <w:r w:rsidRPr="00D9403D">
              <w:rPr>
                <w:rFonts w:cs="Arial"/>
                <w:color w:val="000000"/>
                <w:sz w:val="16"/>
                <w:szCs w:val="16"/>
              </w:rPr>
              <w:t>4%</w:t>
            </w:r>
          </w:p>
        </w:tc>
        <w:tc>
          <w:tcPr>
            <w:tcW w:w="1520" w:type="dxa"/>
            <w:vAlign w:val="bottom"/>
          </w:tcPr>
          <w:p w14:paraId="71568046" w14:textId="3D5D9C60"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1E83F4F1" w14:textId="57FF78AD"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70</w:t>
            </w:r>
            <w:r w:rsidR="007D4D3C">
              <w:rPr>
                <w:rFonts w:cs="Arial"/>
                <w:color w:val="000000"/>
                <w:sz w:val="16"/>
                <w:szCs w:val="16"/>
              </w:rPr>
              <w:t>.</w:t>
            </w:r>
            <w:r w:rsidRPr="00D9403D">
              <w:rPr>
                <w:rFonts w:cs="Arial"/>
                <w:color w:val="000000"/>
                <w:sz w:val="16"/>
                <w:szCs w:val="16"/>
              </w:rPr>
              <w:t>0%</w:t>
            </w:r>
          </w:p>
        </w:tc>
      </w:tr>
      <w:tr w:rsidR="00D9403D" w:rsidRPr="00C2061D" w14:paraId="51035EC5" w14:textId="77777777" w:rsidTr="0042559E">
        <w:trPr>
          <w:trHeight w:val="300"/>
          <w:jc w:val="center"/>
        </w:trPr>
        <w:tc>
          <w:tcPr>
            <w:tcW w:w="6272" w:type="dxa"/>
            <w:noWrap/>
            <w:vAlign w:val="bottom"/>
          </w:tcPr>
          <w:p w14:paraId="2BB02FA0" w14:textId="7FD72CB8"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Communication or Transmission Problem</w:t>
            </w:r>
          </w:p>
        </w:tc>
        <w:tc>
          <w:tcPr>
            <w:tcW w:w="1520" w:type="dxa"/>
            <w:noWrap/>
            <w:vAlign w:val="bottom"/>
          </w:tcPr>
          <w:p w14:paraId="211FD223" w14:textId="7CDB7BA3"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1</w:t>
            </w:r>
          </w:p>
        </w:tc>
        <w:tc>
          <w:tcPr>
            <w:tcW w:w="1520" w:type="dxa"/>
            <w:vAlign w:val="bottom"/>
          </w:tcPr>
          <w:p w14:paraId="5CCD475A" w14:textId="7769399A"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0</w:t>
            </w:r>
            <w:r w:rsidR="007D4D3C">
              <w:rPr>
                <w:rFonts w:cs="Arial"/>
                <w:color w:val="000000"/>
                <w:sz w:val="16"/>
                <w:szCs w:val="16"/>
              </w:rPr>
              <w:t>.</w:t>
            </w:r>
            <w:r w:rsidRPr="00D9403D">
              <w:rPr>
                <w:rFonts w:cs="Arial"/>
                <w:color w:val="000000"/>
                <w:sz w:val="16"/>
                <w:szCs w:val="16"/>
              </w:rPr>
              <w:t>4%</w:t>
            </w:r>
          </w:p>
        </w:tc>
        <w:tc>
          <w:tcPr>
            <w:tcW w:w="1520" w:type="dxa"/>
            <w:vAlign w:val="bottom"/>
          </w:tcPr>
          <w:p w14:paraId="4A374234" w14:textId="4B44E784" w:rsidR="00D9403D" w:rsidRPr="007D4D3C" w:rsidRDefault="00D9403D" w:rsidP="00D9403D">
            <w:pPr>
              <w:jc w:val="center"/>
              <w:rPr>
                <w:rFonts w:eastAsia="Times New Roman" w:cs="Arial"/>
                <w:color w:val="000000"/>
                <w:sz w:val="16"/>
                <w:szCs w:val="16"/>
                <w:lang w:val="en-US" w:eastAsia="en-GB"/>
              </w:rPr>
            </w:pPr>
            <w:r w:rsidRPr="007D4D3C">
              <w:rPr>
                <w:rFonts w:cs="Arial"/>
                <w:color w:val="000000"/>
                <w:sz w:val="16"/>
                <w:szCs w:val="16"/>
              </w:rPr>
              <w:t>Yes</w:t>
            </w:r>
          </w:p>
        </w:tc>
        <w:tc>
          <w:tcPr>
            <w:tcW w:w="1520" w:type="dxa"/>
            <w:vAlign w:val="bottom"/>
          </w:tcPr>
          <w:p w14:paraId="44F39E0E" w14:textId="4A4003E5"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70</w:t>
            </w:r>
            <w:r w:rsidR="007D4D3C">
              <w:rPr>
                <w:rFonts w:cs="Arial"/>
                <w:color w:val="000000"/>
                <w:sz w:val="16"/>
                <w:szCs w:val="16"/>
              </w:rPr>
              <w:t>.</w:t>
            </w:r>
            <w:r w:rsidRPr="00D9403D">
              <w:rPr>
                <w:rFonts w:cs="Arial"/>
                <w:color w:val="000000"/>
                <w:sz w:val="16"/>
                <w:szCs w:val="16"/>
              </w:rPr>
              <w:t>3%</w:t>
            </w:r>
          </w:p>
        </w:tc>
      </w:tr>
      <w:tr w:rsidR="00D9403D" w:rsidRPr="00C2061D" w14:paraId="396A872A" w14:textId="77777777" w:rsidTr="003B0DAF">
        <w:trPr>
          <w:trHeight w:val="300"/>
          <w:jc w:val="center"/>
        </w:trPr>
        <w:tc>
          <w:tcPr>
            <w:tcW w:w="6272" w:type="dxa"/>
            <w:noWrap/>
            <w:vAlign w:val="bottom"/>
          </w:tcPr>
          <w:p w14:paraId="095783B0" w14:textId="1B74BDC2" w:rsidR="00D9403D" w:rsidRPr="00D9403D" w:rsidRDefault="00D9403D" w:rsidP="00D9403D">
            <w:pPr>
              <w:jc w:val="left"/>
              <w:rPr>
                <w:rFonts w:eastAsia="Times New Roman" w:cs="Arial"/>
                <w:color w:val="000000"/>
                <w:sz w:val="16"/>
                <w:szCs w:val="16"/>
                <w:lang w:val="en-US" w:eastAsia="en-GB"/>
              </w:rPr>
            </w:pPr>
            <w:r w:rsidRPr="00D9403D">
              <w:rPr>
                <w:rFonts w:cs="Arial"/>
                <w:color w:val="000000"/>
                <w:sz w:val="16"/>
                <w:szCs w:val="16"/>
              </w:rPr>
              <w:t xml:space="preserve"> Optical Distortion</w:t>
            </w:r>
          </w:p>
        </w:tc>
        <w:tc>
          <w:tcPr>
            <w:tcW w:w="1520" w:type="dxa"/>
            <w:noWrap/>
            <w:vAlign w:val="bottom"/>
          </w:tcPr>
          <w:p w14:paraId="7D639B6D" w14:textId="68A06F66" w:rsidR="00D9403D" w:rsidRPr="00D9403D" w:rsidRDefault="00D9403D" w:rsidP="00D9403D">
            <w:pPr>
              <w:jc w:val="center"/>
              <w:rPr>
                <w:rFonts w:eastAsia="Times New Roman" w:cs="Arial"/>
                <w:color w:val="000000"/>
                <w:sz w:val="16"/>
                <w:szCs w:val="16"/>
                <w:lang w:val="en-US" w:eastAsia="en-GB"/>
              </w:rPr>
            </w:pPr>
            <w:r w:rsidRPr="00D9403D">
              <w:rPr>
                <w:rFonts w:cs="Arial"/>
                <w:color w:val="000000"/>
                <w:sz w:val="16"/>
                <w:szCs w:val="16"/>
              </w:rPr>
              <w:t>1</w:t>
            </w:r>
          </w:p>
        </w:tc>
        <w:tc>
          <w:tcPr>
            <w:tcW w:w="1520" w:type="dxa"/>
            <w:vAlign w:val="bottom"/>
          </w:tcPr>
          <w:p w14:paraId="714E900B" w14:textId="48C98A88" w:rsidR="00D9403D" w:rsidRPr="00D9403D" w:rsidRDefault="00D9403D" w:rsidP="00D9403D">
            <w:pPr>
              <w:jc w:val="center"/>
              <w:rPr>
                <w:rFonts w:eastAsia="Times New Roman" w:cs="Arial"/>
                <w:b/>
                <w:bCs/>
                <w:color w:val="000000"/>
                <w:sz w:val="16"/>
                <w:szCs w:val="16"/>
                <w:lang w:val="en-US" w:eastAsia="en-GB"/>
              </w:rPr>
            </w:pPr>
            <w:r w:rsidRPr="00D9403D">
              <w:rPr>
                <w:rFonts w:cs="Arial"/>
                <w:color w:val="000000"/>
                <w:sz w:val="16"/>
                <w:szCs w:val="16"/>
              </w:rPr>
              <w:t>0</w:t>
            </w:r>
            <w:r w:rsidR="007D4D3C">
              <w:rPr>
                <w:rFonts w:cs="Arial"/>
                <w:color w:val="000000"/>
                <w:sz w:val="16"/>
                <w:szCs w:val="16"/>
              </w:rPr>
              <w:t>.</w:t>
            </w:r>
            <w:r w:rsidRPr="00D9403D">
              <w:rPr>
                <w:rFonts w:cs="Arial"/>
                <w:color w:val="000000"/>
                <w:sz w:val="16"/>
                <w:szCs w:val="16"/>
              </w:rPr>
              <w:t>4%</w:t>
            </w:r>
          </w:p>
        </w:tc>
        <w:tc>
          <w:tcPr>
            <w:tcW w:w="1520" w:type="dxa"/>
            <w:vAlign w:val="bottom"/>
          </w:tcPr>
          <w:p w14:paraId="6DF8E21D" w14:textId="2D728839" w:rsidR="00D9403D" w:rsidRPr="007D4D3C" w:rsidRDefault="00D9403D" w:rsidP="00D9403D">
            <w:pPr>
              <w:jc w:val="center"/>
              <w:rPr>
                <w:rFonts w:eastAsia="Times New Roman" w:cs="Arial"/>
                <w:b/>
                <w:bCs/>
                <w:color w:val="000000"/>
                <w:sz w:val="16"/>
                <w:szCs w:val="16"/>
                <w:lang w:val="en-US" w:eastAsia="en-GB"/>
              </w:rPr>
            </w:pPr>
            <w:r w:rsidRPr="007D4D3C">
              <w:rPr>
                <w:rFonts w:cs="Arial"/>
                <w:color w:val="000000"/>
                <w:sz w:val="16"/>
                <w:szCs w:val="16"/>
              </w:rPr>
              <w:t>No</w:t>
            </w:r>
          </w:p>
        </w:tc>
        <w:tc>
          <w:tcPr>
            <w:tcW w:w="1520" w:type="dxa"/>
            <w:vAlign w:val="bottom"/>
          </w:tcPr>
          <w:p w14:paraId="000776F0" w14:textId="4DFB552F" w:rsidR="00D9403D" w:rsidRPr="00D9403D" w:rsidRDefault="00D9403D" w:rsidP="00D9403D">
            <w:pPr>
              <w:jc w:val="center"/>
              <w:rPr>
                <w:rFonts w:eastAsia="Times New Roman" w:cs="Arial"/>
                <w:b/>
                <w:bCs/>
                <w:color w:val="000000"/>
                <w:sz w:val="16"/>
                <w:szCs w:val="16"/>
                <w:lang w:val="en-US" w:eastAsia="en-GB"/>
              </w:rPr>
            </w:pPr>
            <w:r w:rsidRPr="00D9403D">
              <w:rPr>
                <w:rFonts w:cs="Arial"/>
                <w:color w:val="000000"/>
                <w:sz w:val="16"/>
                <w:szCs w:val="16"/>
              </w:rPr>
              <w:t>70</w:t>
            </w:r>
            <w:r w:rsidR="007D4D3C">
              <w:rPr>
                <w:rFonts w:cs="Arial"/>
                <w:color w:val="000000"/>
                <w:sz w:val="16"/>
                <w:szCs w:val="16"/>
              </w:rPr>
              <w:t>.</w:t>
            </w:r>
            <w:r w:rsidRPr="00D9403D">
              <w:rPr>
                <w:rFonts w:cs="Arial"/>
                <w:color w:val="000000"/>
                <w:sz w:val="16"/>
                <w:szCs w:val="16"/>
              </w:rPr>
              <w:t>3%</w:t>
            </w:r>
          </w:p>
        </w:tc>
      </w:tr>
      <w:tr w:rsidR="000172F6" w:rsidRPr="00C2061D" w14:paraId="637F08BA" w14:textId="77777777" w:rsidTr="003B0DAF">
        <w:trPr>
          <w:trHeight w:val="300"/>
          <w:jc w:val="center"/>
        </w:trPr>
        <w:tc>
          <w:tcPr>
            <w:tcW w:w="6272" w:type="dxa"/>
            <w:noWrap/>
            <w:vAlign w:val="bottom"/>
          </w:tcPr>
          <w:p w14:paraId="2B593D07" w14:textId="1FBAB849" w:rsidR="000172F6" w:rsidRPr="00D9403D" w:rsidRDefault="000172F6" w:rsidP="000172F6">
            <w:pPr>
              <w:jc w:val="left"/>
              <w:rPr>
                <w:rFonts w:cs="Arial"/>
                <w:color w:val="000000"/>
                <w:sz w:val="16"/>
                <w:szCs w:val="16"/>
              </w:rPr>
            </w:pPr>
            <w:r w:rsidRPr="00D9403D">
              <w:rPr>
                <w:rFonts w:cs="Arial"/>
                <w:b/>
                <w:bCs/>
                <w:color w:val="000000"/>
                <w:sz w:val="16"/>
                <w:szCs w:val="16"/>
              </w:rPr>
              <w:t>Total</w:t>
            </w:r>
          </w:p>
        </w:tc>
        <w:tc>
          <w:tcPr>
            <w:tcW w:w="1520" w:type="dxa"/>
            <w:noWrap/>
            <w:vAlign w:val="bottom"/>
          </w:tcPr>
          <w:p w14:paraId="1987033F" w14:textId="593C84D6" w:rsidR="000172F6" w:rsidRPr="00D9403D" w:rsidRDefault="000172F6" w:rsidP="000172F6">
            <w:pPr>
              <w:jc w:val="center"/>
              <w:rPr>
                <w:rFonts w:cs="Arial"/>
                <w:color w:val="000000"/>
                <w:sz w:val="16"/>
                <w:szCs w:val="16"/>
              </w:rPr>
            </w:pPr>
            <w:r w:rsidRPr="00D9403D">
              <w:rPr>
                <w:rFonts w:cs="Arial"/>
                <w:b/>
                <w:bCs/>
                <w:color w:val="000000"/>
                <w:sz w:val="16"/>
                <w:szCs w:val="16"/>
              </w:rPr>
              <w:t>273</w:t>
            </w:r>
          </w:p>
        </w:tc>
        <w:tc>
          <w:tcPr>
            <w:tcW w:w="1520" w:type="dxa"/>
            <w:vAlign w:val="bottom"/>
          </w:tcPr>
          <w:p w14:paraId="6B94579C" w14:textId="461C7F6D" w:rsidR="000172F6" w:rsidRPr="00D9403D" w:rsidRDefault="000172F6" w:rsidP="000172F6">
            <w:pPr>
              <w:jc w:val="center"/>
              <w:rPr>
                <w:rFonts w:cs="Arial"/>
                <w:b/>
                <w:bCs/>
                <w:color w:val="000000"/>
                <w:sz w:val="16"/>
                <w:szCs w:val="16"/>
              </w:rPr>
            </w:pPr>
            <w:r w:rsidRPr="00D9403D">
              <w:rPr>
                <w:rFonts w:cs="Arial"/>
                <w:b/>
                <w:bCs/>
                <w:color w:val="000000"/>
                <w:sz w:val="16"/>
                <w:szCs w:val="16"/>
              </w:rPr>
              <w:t>100%</w:t>
            </w:r>
          </w:p>
        </w:tc>
        <w:tc>
          <w:tcPr>
            <w:tcW w:w="1520" w:type="dxa"/>
            <w:vAlign w:val="bottom"/>
          </w:tcPr>
          <w:p w14:paraId="34F1DFB4" w14:textId="4E515356" w:rsidR="000172F6" w:rsidRPr="007D4D3C" w:rsidRDefault="000172F6" w:rsidP="000172F6">
            <w:pPr>
              <w:jc w:val="center"/>
              <w:rPr>
                <w:rFonts w:cs="Arial"/>
                <w:b/>
                <w:bCs/>
                <w:color w:val="000000"/>
                <w:sz w:val="16"/>
                <w:szCs w:val="16"/>
              </w:rPr>
            </w:pPr>
            <w:r w:rsidRPr="007D4D3C">
              <w:rPr>
                <w:rFonts w:cs="Arial"/>
                <w:b/>
                <w:bCs/>
                <w:color w:val="000000"/>
                <w:sz w:val="16"/>
                <w:szCs w:val="16"/>
              </w:rPr>
              <w:t>-</w:t>
            </w:r>
          </w:p>
        </w:tc>
        <w:tc>
          <w:tcPr>
            <w:tcW w:w="1520" w:type="dxa"/>
            <w:vAlign w:val="bottom"/>
          </w:tcPr>
          <w:p w14:paraId="3E1FC2C0" w14:textId="6A3B6106" w:rsidR="000172F6" w:rsidRPr="00D9403D" w:rsidRDefault="000172F6" w:rsidP="000172F6">
            <w:pPr>
              <w:jc w:val="center"/>
              <w:rPr>
                <w:rFonts w:cs="Arial"/>
                <w:b/>
                <w:bCs/>
                <w:color w:val="000000"/>
                <w:sz w:val="16"/>
                <w:szCs w:val="16"/>
              </w:rPr>
            </w:pPr>
            <w:r w:rsidRPr="00D9403D">
              <w:rPr>
                <w:rFonts w:cs="Arial"/>
                <w:b/>
                <w:bCs/>
                <w:color w:val="000000"/>
                <w:sz w:val="16"/>
                <w:szCs w:val="16"/>
              </w:rPr>
              <w:t>70.3%</w:t>
            </w:r>
          </w:p>
        </w:tc>
      </w:tr>
    </w:tbl>
    <w:p w14:paraId="46D03604" w14:textId="77777777" w:rsidR="00A6012C" w:rsidRPr="00C2061D" w:rsidRDefault="00A6012C" w:rsidP="00A6012C">
      <w:pPr>
        <w:tabs>
          <w:tab w:val="left" w:pos="7245"/>
        </w:tabs>
      </w:pPr>
    </w:p>
    <w:p w14:paraId="6A150DF7" w14:textId="54263D91" w:rsidR="00822400" w:rsidRPr="00C2061D" w:rsidRDefault="00822400" w:rsidP="00F803F8">
      <w:pPr>
        <w:pStyle w:val="AppendixHeading3"/>
        <w:numPr>
          <w:ilvl w:val="0"/>
          <w:numId w:val="0"/>
        </w:numPr>
        <w:rPr>
          <w:lang w:val="en-US"/>
        </w:rPr>
      </w:pPr>
      <w:r w:rsidRPr="00C2061D">
        <w:rPr>
          <w:lang w:val="en-US"/>
        </w:rPr>
        <w:t>Injuries</w:t>
      </w:r>
    </w:p>
    <w:p w14:paraId="03DADF2D" w14:textId="510F1C23" w:rsidR="00AA699C" w:rsidRPr="00C2061D" w:rsidRDefault="00AA699C" w:rsidP="00AA699C">
      <w:pPr>
        <w:pStyle w:val="Caption"/>
        <w:keepNext/>
      </w:pPr>
      <w:bookmarkStart w:id="1812" w:name="_Ref180153505"/>
      <w:bookmarkStart w:id="1813" w:name="_Toc182997831"/>
      <w:r w:rsidRPr="00C2061D">
        <w:t xml:space="preserve">Table </w:t>
      </w:r>
      <w:fldSimple w:instr=" SEQ Table \* ARABIC ">
        <w:r w:rsidR="00E344B5">
          <w:rPr>
            <w:noProof/>
          </w:rPr>
          <w:t>30</w:t>
        </w:r>
      </w:fldSimple>
      <w:bookmarkEnd w:id="1812"/>
      <w:r w:rsidRPr="00C2061D">
        <w:t>. Injuries and associated device problems in MAUDE database</w:t>
      </w:r>
      <w:bookmarkEnd w:id="1813"/>
      <w:r w:rsidRPr="00C2061D">
        <w:t xml:space="preserve"> </w:t>
      </w:r>
    </w:p>
    <w:tbl>
      <w:tblPr>
        <w:tblStyle w:val="CharCharCharCharCharCharCharCharCharCharCharChar4"/>
        <w:tblW w:w="13153" w:type="dxa"/>
        <w:tblLook w:val="04A0" w:firstRow="1" w:lastRow="0" w:firstColumn="1" w:lastColumn="0" w:noHBand="0" w:noVBand="1"/>
      </w:tblPr>
      <w:tblGrid>
        <w:gridCol w:w="2830"/>
        <w:gridCol w:w="4916"/>
        <w:gridCol w:w="1378"/>
        <w:gridCol w:w="1284"/>
        <w:gridCol w:w="883"/>
        <w:gridCol w:w="1862"/>
      </w:tblGrid>
      <w:tr w:rsidR="00444BEB" w:rsidRPr="00A45F27" w14:paraId="6C3227C9" w14:textId="77777777" w:rsidTr="00444BEB">
        <w:trPr>
          <w:trHeight w:val="945"/>
          <w:tblHeader/>
        </w:trPr>
        <w:tc>
          <w:tcPr>
            <w:tcW w:w="2830" w:type="dxa"/>
            <w:shd w:val="clear" w:color="auto" w:fill="BFBFBF" w:themeFill="background1" w:themeFillShade="BF"/>
            <w:noWrap/>
            <w:hideMark/>
          </w:tcPr>
          <w:p w14:paraId="5328F489" w14:textId="77777777" w:rsidR="00444BEB" w:rsidRPr="00A45F27" w:rsidRDefault="00444BEB" w:rsidP="00A6012C">
            <w:pPr>
              <w:jc w:val="left"/>
              <w:rPr>
                <w:rFonts w:eastAsia="Times New Roman" w:cs="Arial"/>
                <w:b/>
                <w:bCs/>
                <w:color w:val="000000"/>
                <w:sz w:val="16"/>
                <w:szCs w:val="16"/>
                <w:lang w:val="en-US" w:eastAsia="en-GB"/>
              </w:rPr>
            </w:pPr>
            <w:r w:rsidRPr="00A45F27">
              <w:rPr>
                <w:rFonts w:eastAsia="Times New Roman" w:cs="Arial"/>
                <w:b/>
                <w:bCs/>
                <w:color w:val="000000"/>
                <w:sz w:val="16"/>
                <w:szCs w:val="16"/>
                <w:lang w:val="en-US" w:eastAsia="en-GB"/>
              </w:rPr>
              <w:t>Patient Problem</w:t>
            </w:r>
          </w:p>
        </w:tc>
        <w:tc>
          <w:tcPr>
            <w:tcW w:w="4916" w:type="dxa"/>
            <w:shd w:val="clear" w:color="auto" w:fill="BFBFBF" w:themeFill="background1" w:themeFillShade="BF"/>
            <w:noWrap/>
            <w:hideMark/>
          </w:tcPr>
          <w:p w14:paraId="653A08AE" w14:textId="1908BC36" w:rsidR="00444BEB" w:rsidRPr="00A45F27" w:rsidRDefault="00444BEB" w:rsidP="00A6012C">
            <w:pPr>
              <w:jc w:val="center"/>
              <w:rPr>
                <w:rFonts w:eastAsia="Times New Roman" w:cs="Arial"/>
                <w:b/>
                <w:bCs/>
                <w:color w:val="000000"/>
                <w:sz w:val="16"/>
                <w:szCs w:val="16"/>
                <w:lang w:val="en-US" w:eastAsia="en-GB"/>
              </w:rPr>
            </w:pPr>
            <w:r w:rsidRPr="00A45F27">
              <w:rPr>
                <w:rFonts w:eastAsia="Times New Roman" w:cs="Arial"/>
                <w:b/>
                <w:bCs/>
                <w:color w:val="000000"/>
                <w:sz w:val="16"/>
                <w:szCs w:val="16"/>
                <w:lang w:val="en-US" w:eastAsia="en-GB"/>
              </w:rPr>
              <w:t>Associated Device Problem(s)</w:t>
            </w:r>
          </w:p>
        </w:tc>
        <w:tc>
          <w:tcPr>
            <w:tcW w:w="1378" w:type="dxa"/>
            <w:shd w:val="clear" w:color="auto" w:fill="BFBFBF" w:themeFill="background1" w:themeFillShade="BF"/>
            <w:noWrap/>
            <w:hideMark/>
          </w:tcPr>
          <w:p w14:paraId="7E6BDE0A" w14:textId="1297A45D" w:rsidR="00444BEB" w:rsidRPr="00A45F27" w:rsidRDefault="00444BEB" w:rsidP="00A6012C">
            <w:pPr>
              <w:jc w:val="center"/>
              <w:rPr>
                <w:rFonts w:eastAsia="Times New Roman" w:cs="Arial"/>
                <w:b/>
                <w:bCs/>
                <w:color w:val="000000"/>
                <w:sz w:val="16"/>
                <w:szCs w:val="16"/>
                <w:lang w:val="en-US" w:eastAsia="en-GB"/>
              </w:rPr>
            </w:pPr>
            <w:r w:rsidRPr="00A45F27">
              <w:rPr>
                <w:rFonts w:eastAsia="Times New Roman" w:cs="Arial"/>
                <w:b/>
                <w:bCs/>
                <w:color w:val="000000"/>
                <w:sz w:val="16"/>
                <w:szCs w:val="16"/>
                <w:lang w:val="en-US" w:eastAsia="en-GB"/>
              </w:rPr>
              <w:t>Number of Patient Problems</w:t>
            </w:r>
          </w:p>
        </w:tc>
        <w:tc>
          <w:tcPr>
            <w:tcW w:w="1284" w:type="dxa"/>
            <w:shd w:val="clear" w:color="auto" w:fill="BFBFBF" w:themeFill="background1" w:themeFillShade="BF"/>
            <w:noWrap/>
            <w:hideMark/>
          </w:tcPr>
          <w:p w14:paraId="0B3215E1" w14:textId="1C4DA675" w:rsidR="00444BEB" w:rsidRPr="00A45F27" w:rsidRDefault="00444BEB" w:rsidP="00A6012C">
            <w:pPr>
              <w:jc w:val="center"/>
              <w:rPr>
                <w:rFonts w:eastAsia="Times New Roman" w:cs="Arial"/>
                <w:b/>
                <w:bCs/>
                <w:color w:val="000000"/>
                <w:sz w:val="16"/>
                <w:szCs w:val="16"/>
                <w:lang w:val="en-US" w:eastAsia="en-GB"/>
              </w:rPr>
            </w:pPr>
            <w:r w:rsidRPr="00A45F27">
              <w:rPr>
                <w:rFonts w:eastAsia="Times New Roman" w:cs="Arial"/>
                <w:b/>
                <w:bCs/>
                <w:color w:val="000000"/>
                <w:sz w:val="16"/>
                <w:szCs w:val="16"/>
                <w:lang w:val="en-US" w:eastAsia="en-GB"/>
              </w:rPr>
              <w:t>Proportion of total (%)</w:t>
            </w:r>
          </w:p>
        </w:tc>
        <w:tc>
          <w:tcPr>
            <w:tcW w:w="0" w:type="auto"/>
            <w:shd w:val="clear" w:color="auto" w:fill="BFBFBF" w:themeFill="background1" w:themeFillShade="BF"/>
            <w:noWrap/>
            <w:hideMark/>
          </w:tcPr>
          <w:p w14:paraId="4E3CE4ED" w14:textId="77777777" w:rsidR="00444BEB" w:rsidRPr="00A45F27" w:rsidRDefault="00444BEB" w:rsidP="00A6012C">
            <w:pPr>
              <w:jc w:val="center"/>
              <w:rPr>
                <w:rFonts w:eastAsia="Times New Roman" w:cs="Arial"/>
                <w:b/>
                <w:bCs/>
                <w:color w:val="000000"/>
                <w:sz w:val="16"/>
                <w:szCs w:val="16"/>
                <w:lang w:val="en-US" w:eastAsia="en-GB"/>
              </w:rPr>
            </w:pPr>
            <w:r w:rsidRPr="00A45F27">
              <w:rPr>
                <w:rFonts w:eastAsia="Times New Roman" w:cs="Arial"/>
                <w:b/>
                <w:bCs/>
                <w:color w:val="000000"/>
                <w:sz w:val="16"/>
                <w:szCs w:val="16"/>
                <w:lang w:val="en-US" w:eastAsia="en-GB"/>
              </w:rPr>
              <w:t>Relevant</w:t>
            </w:r>
          </w:p>
        </w:tc>
        <w:tc>
          <w:tcPr>
            <w:tcW w:w="0" w:type="auto"/>
            <w:shd w:val="clear" w:color="auto" w:fill="BFBFBF" w:themeFill="background1" w:themeFillShade="BF"/>
            <w:hideMark/>
          </w:tcPr>
          <w:p w14:paraId="2A03BB38" w14:textId="2ED604F2" w:rsidR="00444BEB" w:rsidRPr="00A45F27" w:rsidRDefault="00444BEB" w:rsidP="00A6012C">
            <w:pPr>
              <w:jc w:val="center"/>
              <w:rPr>
                <w:rFonts w:eastAsia="Times New Roman" w:cs="Arial"/>
                <w:b/>
                <w:bCs/>
                <w:color w:val="000000"/>
                <w:sz w:val="16"/>
                <w:szCs w:val="16"/>
                <w:lang w:val="en-US" w:eastAsia="en-GB"/>
              </w:rPr>
            </w:pPr>
            <w:r w:rsidRPr="00A45F27">
              <w:rPr>
                <w:rFonts w:eastAsia="Times New Roman" w:cs="Arial"/>
                <w:b/>
                <w:bCs/>
                <w:color w:val="000000"/>
                <w:sz w:val="16"/>
                <w:szCs w:val="16"/>
                <w:lang w:val="en-US" w:eastAsia="en-GB"/>
              </w:rPr>
              <w:t>Cumulative relevance</w:t>
            </w:r>
            <w:r w:rsidRPr="00A45F27">
              <w:rPr>
                <w:rFonts w:eastAsia="Times New Roman" w:cs="Arial"/>
                <w:b/>
                <w:bCs/>
                <w:color w:val="000000"/>
                <w:sz w:val="16"/>
                <w:szCs w:val="16"/>
                <w:lang w:val="en-US" w:eastAsia="en-GB"/>
              </w:rPr>
              <w:br/>
              <w:t xml:space="preserve"> (%)</w:t>
            </w:r>
          </w:p>
        </w:tc>
      </w:tr>
      <w:tr w:rsidR="00444BEB" w:rsidRPr="00A45F27" w14:paraId="29D1AA0E" w14:textId="77777777" w:rsidTr="00444BEB">
        <w:trPr>
          <w:trHeight w:val="300"/>
        </w:trPr>
        <w:tc>
          <w:tcPr>
            <w:tcW w:w="2830" w:type="dxa"/>
            <w:vMerge w:val="restart"/>
            <w:noWrap/>
            <w:hideMark/>
          </w:tcPr>
          <w:p w14:paraId="5B2D3F0E" w14:textId="0854D0FB" w:rsidR="00444BEB" w:rsidRPr="00A45F27" w:rsidRDefault="00444BEB" w:rsidP="00A6012C">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Hypoglycemia</w:t>
            </w:r>
            <w:r w:rsidR="00707242" w:rsidRPr="00A45F27">
              <w:rPr>
                <w:rFonts w:eastAsia="Times New Roman" w:cs="Arial"/>
                <w:color w:val="000000"/>
                <w:sz w:val="16"/>
                <w:szCs w:val="16"/>
                <w:lang w:val="en-US" w:eastAsia="en-GB"/>
              </w:rPr>
              <w:t>*</w:t>
            </w:r>
            <w:r w:rsidRPr="00A45F27">
              <w:rPr>
                <w:rFonts w:eastAsia="Times New Roman" w:cs="Arial"/>
                <w:color w:val="000000"/>
                <w:sz w:val="16"/>
                <w:szCs w:val="16"/>
                <w:lang w:val="en-US" w:eastAsia="en-GB"/>
              </w:rPr>
              <w:t xml:space="preserve"> &amp; Loss of Consciousness and/or Convulsions</w:t>
            </w:r>
            <w:r w:rsidR="008D2A37" w:rsidRPr="00A45F27">
              <w:rPr>
                <w:rFonts w:eastAsia="Times New Roman" w:cs="Arial"/>
                <w:color w:val="000000"/>
                <w:sz w:val="16"/>
                <w:szCs w:val="16"/>
                <w:lang w:val="en-US" w:eastAsia="en-GB"/>
              </w:rPr>
              <w:t xml:space="preserve"> and Seizures</w:t>
            </w:r>
          </w:p>
        </w:tc>
        <w:tc>
          <w:tcPr>
            <w:tcW w:w="4916" w:type="dxa"/>
            <w:noWrap/>
            <w:hideMark/>
          </w:tcPr>
          <w:p w14:paraId="71D8F1CC"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Adverse Event Without Identified Device or Use Problem</w:t>
            </w:r>
          </w:p>
        </w:tc>
        <w:tc>
          <w:tcPr>
            <w:tcW w:w="1378" w:type="dxa"/>
            <w:vMerge w:val="restart"/>
            <w:noWrap/>
            <w:hideMark/>
          </w:tcPr>
          <w:p w14:paraId="2AC106A9"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114</w:t>
            </w:r>
          </w:p>
        </w:tc>
        <w:tc>
          <w:tcPr>
            <w:tcW w:w="1284" w:type="dxa"/>
            <w:vMerge w:val="restart"/>
            <w:noWrap/>
            <w:hideMark/>
          </w:tcPr>
          <w:p w14:paraId="4A295C6F" w14:textId="2B1FC09D"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2</w:t>
            </w:r>
            <w:r w:rsidR="00F06B7D" w:rsidRPr="00A45F27">
              <w:rPr>
                <w:rFonts w:eastAsia="Times New Roman" w:cs="Arial"/>
                <w:color w:val="000000"/>
                <w:sz w:val="16"/>
                <w:szCs w:val="16"/>
                <w:lang w:val="en-US" w:eastAsia="en-GB"/>
              </w:rPr>
              <w:t>4</w:t>
            </w:r>
            <w:r w:rsidRPr="00A45F27">
              <w:rPr>
                <w:rFonts w:eastAsia="Times New Roman" w:cs="Arial"/>
                <w:color w:val="000000"/>
                <w:sz w:val="16"/>
                <w:szCs w:val="16"/>
                <w:lang w:val="en-US" w:eastAsia="en-GB"/>
              </w:rPr>
              <w:t>.4%</w:t>
            </w:r>
          </w:p>
        </w:tc>
        <w:tc>
          <w:tcPr>
            <w:tcW w:w="0" w:type="auto"/>
            <w:vMerge w:val="restart"/>
            <w:noWrap/>
            <w:hideMark/>
          </w:tcPr>
          <w:p w14:paraId="3AD3193C"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Yes</w:t>
            </w:r>
          </w:p>
        </w:tc>
        <w:tc>
          <w:tcPr>
            <w:tcW w:w="0" w:type="auto"/>
            <w:vMerge w:val="restart"/>
            <w:hideMark/>
          </w:tcPr>
          <w:p w14:paraId="5F5A6496" w14:textId="6A616266"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2</w:t>
            </w:r>
            <w:r w:rsidR="00F06B7D" w:rsidRPr="00A45F27">
              <w:rPr>
                <w:rFonts w:eastAsia="Times New Roman" w:cs="Arial"/>
                <w:color w:val="000000"/>
                <w:sz w:val="16"/>
                <w:szCs w:val="16"/>
                <w:lang w:val="en-US" w:eastAsia="en-GB"/>
              </w:rPr>
              <w:t>4</w:t>
            </w:r>
            <w:r w:rsidRPr="00A45F27">
              <w:rPr>
                <w:rFonts w:eastAsia="Times New Roman" w:cs="Arial"/>
                <w:color w:val="000000"/>
                <w:sz w:val="16"/>
                <w:szCs w:val="16"/>
                <w:lang w:val="en-US" w:eastAsia="en-GB"/>
              </w:rPr>
              <w:t>.4%</w:t>
            </w:r>
          </w:p>
        </w:tc>
      </w:tr>
      <w:tr w:rsidR="00444BEB" w:rsidRPr="00A45F27" w14:paraId="43D80BDA" w14:textId="77777777" w:rsidTr="00444BEB">
        <w:trPr>
          <w:trHeight w:val="300"/>
        </w:trPr>
        <w:tc>
          <w:tcPr>
            <w:tcW w:w="2830" w:type="dxa"/>
            <w:vMerge/>
            <w:hideMark/>
          </w:tcPr>
          <w:p w14:paraId="6B75B393"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1D76FC1A"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Calibration Problem</w:t>
            </w:r>
          </w:p>
        </w:tc>
        <w:tc>
          <w:tcPr>
            <w:tcW w:w="1378" w:type="dxa"/>
            <w:vMerge/>
            <w:hideMark/>
          </w:tcPr>
          <w:p w14:paraId="78B221EC"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64CC4894"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591D8BD7"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286B9FA4"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0A008523" w14:textId="77777777" w:rsidTr="00444BEB">
        <w:trPr>
          <w:trHeight w:val="300"/>
        </w:trPr>
        <w:tc>
          <w:tcPr>
            <w:tcW w:w="2830" w:type="dxa"/>
            <w:vMerge/>
            <w:hideMark/>
          </w:tcPr>
          <w:p w14:paraId="524B89A7"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36ECB53E"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Insufficient Information</w:t>
            </w:r>
          </w:p>
        </w:tc>
        <w:tc>
          <w:tcPr>
            <w:tcW w:w="1378" w:type="dxa"/>
            <w:vMerge/>
            <w:hideMark/>
          </w:tcPr>
          <w:p w14:paraId="31F1E2BE"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279456FC"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3F4F6752"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5AF87DD7"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344B1763" w14:textId="77777777" w:rsidTr="00444BEB">
        <w:trPr>
          <w:trHeight w:val="300"/>
        </w:trPr>
        <w:tc>
          <w:tcPr>
            <w:tcW w:w="2830" w:type="dxa"/>
            <w:vMerge/>
            <w:hideMark/>
          </w:tcPr>
          <w:p w14:paraId="510055FF"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14F00004"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w:t>
            </w:r>
          </w:p>
        </w:tc>
        <w:tc>
          <w:tcPr>
            <w:tcW w:w="1378" w:type="dxa"/>
            <w:vMerge/>
            <w:hideMark/>
          </w:tcPr>
          <w:p w14:paraId="563D4DE7"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08E27675"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2483BEE3"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1D933AFF"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1C64DC2F" w14:textId="77777777" w:rsidTr="00444BEB">
        <w:trPr>
          <w:trHeight w:val="300"/>
        </w:trPr>
        <w:tc>
          <w:tcPr>
            <w:tcW w:w="2830" w:type="dxa"/>
            <w:vMerge w:val="restart"/>
            <w:noWrap/>
            <w:hideMark/>
          </w:tcPr>
          <w:p w14:paraId="3FCD0722" w14:textId="21112BA9" w:rsidR="00444BEB" w:rsidRPr="00A45F27" w:rsidRDefault="00444BEB" w:rsidP="00A6012C">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Hypoglycemia</w:t>
            </w:r>
            <w:r w:rsidR="00A40871" w:rsidRPr="00A45F27">
              <w:rPr>
                <w:rFonts w:eastAsia="Times New Roman" w:cs="Arial"/>
                <w:color w:val="000000"/>
                <w:sz w:val="16"/>
                <w:szCs w:val="16"/>
                <w:lang w:val="en-US" w:eastAsia="en-GB"/>
              </w:rPr>
              <w:t>*</w:t>
            </w:r>
          </w:p>
        </w:tc>
        <w:tc>
          <w:tcPr>
            <w:tcW w:w="4916" w:type="dxa"/>
            <w:noWrap/>
            <w:hideMark/>
          </w:tcPr>
          <w:p w14:paraId="379778D8"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Adverse Event Without Identified Device or Use Problem</w:t>
            </w:r>
          </w:p>
        </w:tc>
        <w:tc>
          <w:tcPr>
            <w:tcW w:w="1378" w:type="dxa"/>
            <w:vMerge w:val="restart"/>
            <w:noWrap/>
            <w:hideMark/>
          </w:tcPr>
          <w:p w14:paraId="4903D9F9"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110</w:t>
            </w:r>
          </w:p>
        </w:tc>
        <w:tc>
          <w:tcPr>
            <w:tcW w:w="1284" w:type="dxa"/>
            <w:vMerge w:val="restart"/>
            <w:noWrap/>
            <w:hideMark/>
          </w:tcPr>
          <w:p w14:paraId="33CE07B0" w14:textId="1CD3831E"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2</w:t>
            </w:r>
            <w:r w:rsidR="00F06B7D" w:rsidRPr="00A45F27">
              <w:rPr>
                <w:rFonts w:eastAsia="Times New Roman" w:cs="Arial"/>
                <w:color w:val="000000"/>
                <w:sz w:val="16"/>
                <w:szCs w:val="16"/>
                <w:lang w:val="en-US" w:eastAsia="en-GB"/>
              </w:rPr>
              <w:t>3</w:t>
            </w:r>
            <w:r w:rsidRPr="00A45F27">
              <w:rPr>
                <w:rFonts w:eastAsia="Times New Roman" w:cs="Arial"/>
                <w:color w:val="000000"/>
                <w:sz w:val="16"/>
                <w:szCs w:val="16"/>
                <w:lang w:val="en-US" w:eastAsia="en-GB"/>
              </w:rPr>
              <w:t>.</w:t>
            </w:r>
            <w:r w:rsidR="00F06B7D" w:rsidRPr="00A45F27">
              <w:rPr>
                <w:rFonts w:eastAsia="Times New Roman" w:cs="Arial"/>
                <w:color w:val="000000"/>
                <w:sz w:val="16"/>
                <w:szCs w:val="16"/>
                <w:lang w:val="en-US" w:eastAsia="en-GB"/>
              </w:rPr>
              <w:t>6</w:t>
            </w:r>
            <w:r w:rsidRPr="00A45F27">
              <w:rPr>
                <w:rFonts w:eastAsia="Times New Roman" w:cs="Arial"/>
                <w:color w:val="000000"/>
                <w:sz w:val="16"/>
                <w:szCs w:val="16"/>
                <w:lang w:val="en-US" w:eastAsia="en-GB"/>
              </w:rPr>
              <w:t>%</w:t>
            </w:r>
          </w:p>
        </w:tc>
        <w:tc>
          <w:tcPr>
            <w:tcW w:w="0" w:type="auto"/>
            <w:vMerge w:val="restart"/>
            <w:noWrap/>
            <w:hideMark/>
          </w:tcPr>
          <w:p w14:paraId="4C8F6F4D"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Yes</w:t>
            </w:r>
          </w:p>
        </w:tc>
        <w:tc>
          <w:tcPr>
            <w:tcW w:w="0" w:type="auto"/>
            <w:vMerge w:val="restart"/>
            <w:noWrap/>
            <w:hideMark/>
          </w:tcPr>
          <w:p w14:paraId="6317A013" w14:textId="7F44DD51" w:rsidR="00444BEB" w:rsidRPr="00A45F27" w:rsidRDefault="00F06B7D"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4</w:t>
            </w:r>
            <w:r w:rsidR="00444BEB" w:rsidRPr="00A45F27">
              <w:rPr>
                <w:rFonts w:eastAsia="Times New Roman" w:cs="Arial"/>
                <w:color w:val="000000"/>
                <w:sz w:val="16"/>
                <w:szCs w:val="16"/>
                <w:lang w:val="en-US" w:eastAsia="en-GB"/>
              </w:rPr>
              <w:t>8</w:t>
            </w:r>
            <w:r w:rsidRPr="00A45F27">
              <w:rPr>
                <w:rFonts w:eastAsia="Times New Roman" w:cs="Arial"/>
                <w:color w:val="000000"/>
                <w:sz w:val="16"/>
                <w:szCs w:val="16"/>
                <w:lang w:val="en-US" w:eastAsia="en-GB"/>
              </w:rPr>
              <w:t>.0</w:t>
            </w:r>
            <w:r w:rsidR="00444BEB" w:rsidRPr="00A45F27">
              <w:rPr>
                <w:rFonts w:eastAsia="Times New Roman" w:cs="Arial"/>
                <w:color w:val="000000"/>
                <w:sz w:val="16"/>
                <w:szCs w:val="16"/>
                <w:lang w:val="en-US" w:eastAsia="en-GB"/>
              </w:rPr>
              <w:t>%</w:t>
            </w:r>
          </w:p>
        </w:tc>
      </w:tr>
      <w:tr w:rsidR="00444BEB" w:rsidRPr="00A45F27" w14:paraId="7952AF59" w14:textId="77777777" w:rsidTr="00444BEB">
        <w:trPr>
          <w:trHeight w:val="300"/>
        </w:trPr>
        <w:tc>
          <w:tcPr>
            <w:tcW w:w="2830" w:type="dxa"/>
            <w:vMerge/>
            <w:hideMark/>
          </w:tcPr>
          <w:p w14:paraId="645FC466"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48FE6847"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Calibration Problem</w:t>
            </w:r>
          </w:p>
        </w:tc>
        <w:tc>
          <w:tcPr>
            <w:tcW w:w="1378" w:type="dxa"/>
            <w:vMerge/>
            <w:hideMark/>
          </w:tcPr>
          <w:p w14:paraId="62F342DC"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2958CE4F"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55D29043"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1F0AB872"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22A3D8D6" w14:textId="77777777" w:rsidTr="00444BEB">
        <w:trPr>
          <w:trHeight w:val="300"/>
        </w:trPr>
        <w:tc>
          <w:tcPr>
            <w:tcW w:w="2830" w:type="dxa"/>
            <w:vMerge/>
            <w:hideMark/>
          </w:tcPr>
          <w:p w14:paraId="741DE38A"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39AF08DD"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Excess Flow or Over-Infusion</w:t>
            </w:r>
          </w:p>
        </w:tc>
        <w:tc>
          <w:tcPr>
            <w:tcW w:w="1378" w:type="dxa"/>
            <w:vMerge/>
            <w:hideMark/>
          </w:tcPr>
          <w:p w14:paraId="0AF3D723"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47910CD1"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42A403E5"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1F8A95DC"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035940E2" w14:textId="77777777" w:rsidTr="00444BEB">
        <w:trPr>
          <w:trHeight w:val="300"/>
        </w:trPr>
        <w:tc>
          <w:tcPr>
            <w:tcW w:w="2830" w:type="dxa"/>
            <w:vMerge/>
            <w:hideMark/>
          </w:tcPr>
          <w:p w14:paraId="02C26143"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761A00CF"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Insufficient Information</w:t>
            </w:r>
          </w:p>
        </w:tc>
        <w:tc>
          <w:tcPr>
            <w:tcW w:w="1378" w:type="dxa"/>
            <w:vMerge/>
            <w:hideMark/>
          </w:tcPr>
          <w:p w14:paraId="5E9DEB41"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6B56F64D"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190EDE2C"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1ABA97AB"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646D3B46" w14:textId="77777777" w:rsidTr="00444BEB">
        <w:trPr>
          <w:trHeight w:val="300"/>
        </w:trPr>
        <w:tc>
          <w:tcPr>
            <w:tcW w:w="2830" w:type="dxa"/>
            <w:vMerge/>
            <w:hideMark/>
          </w:tcPr>
          <w:p w14:paraId="121AD5B4"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2A850554"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Obstruction of Flow</w:t>
            </w:r>
          </w:p>
        </w:tc>
        <w:tc>
          <w:tcPr>
            <w:tcW w:w="1378" w:type="dxa"/>
            <w:vMerge/>
            <w:hideMark/>
          </w:tcPr>
          <w:p w14:paraId="4C2A1E10"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06D02EA6"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66A90ADF"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3B311130"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211A8AC5" w14:textId="77777777" w:rsidTr="00444BEB">
        <w:trPr>
          <w:trHeight w:val="300"/>
        </w:trPr>
        <w:tc>
          <w:tcPr>
            <w:tcW w:w="2830" w:type="dxa"/>
            <w:vMerge/>
            <w:hideMark/>
          </w:tcPr>
          <w:p w14:paraId="4D87C84B"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6D1BB33E"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w:t>
            </w:r>
          </w:p>
        </w:tc>
        <w:tc>
          <w:tcPr>
            <w:tcW w:w="1378" w:type="dxa"/>
            <w:vMerge/>
            <w:hideMark/>
          </w:tcPr>
          <w:p w14:paraId="5AB85519"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6CA5786C"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44583D82"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12F6CCC6"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4F1F23DC" w14:textId="77777777" w:rsidTr="00444BEB">
        <w:trPr>
          <w:trHeight w:val="300"/>
        </w:trPr>
        <w:tc>
          <w:tcPr>
            <w:tcW w:w="2830" w:type="dxa"/>
            <w:vMerge w:val="restart"/>
            <w:noWrap/>
            <w:hideMark/>
          </w:tcPr>
          <w:p w14:paraId="124A5BF2" w14:textId="027AAB0A" w:rsidR="00444BEB" w:rsidRPr="00A45F27" w:rsidRDefault="00444BEB" w:rsidP="00A6012C">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Hyperglycemia</w:t>
            </w:r>
            <w:r w:rsidR="00707242" w:rsidRPr="00A45F27">
              <w:rPr>
                <w:rFonts w:eastAsia="Times New Roman" w:cs="Arial"/>
                <w:color w:val="000000"/>
                <w:sz w:val="16"/>
                <w:szCs w:val="16"/>
                <w:lang w:val="en-US" w:eastAsia="en-GB"/>
              </w:rPr>
              <w:t>**</w:t>
            </w:r>
            <w:r w:rsidRPr="00A45F27">
              <w:rPr>
                <w:rFonts w:eastAsia="Times New Roman" w:cs="Arial"/>
                <w:color w:val="000000"/>
                <w:sz w:val="16"/>
                <w:szCs w:val="16"/>
                <w:lang w:val="en-US" w:eastAsia="en-GB"/>
              </w:rPr>
              <w:t xml:space="preserve"> &amp; Diabetic Ketoacidosis</w:t>
            </w:r>
          </w:p>
        </w:tc>
        <w:tc>
          <w:tcPr>
            <w:tcW w:w="4916" w:type="dxa"/>
            <w:noWrap/>
            <w:hideMark/>
          </w:tcPr>
          <w:p w14:paraId="49B6051E"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Adverse Event Without Identified Device or Use Problem</w:t>
            </w:r>
          </w:p>
        </w:tc>
        <w:tc>
          <w:tcPr>
            <w:tcW w:w="1378" w:type="dxa"/>
            <w:vMerge w:val="restart"/>
            <w:noWrap/>
            <w:hideMark/>
          </w:tcPr>
          <w:p w14:paraId="66EF1E32"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88</w:t>
            </w:r>
          </w:p>
        </w:tc>
        <w:tc>
          <w:tcPr>
            <w:tcW w:w="1284" w:type="dxa"/>
            <w:vMerge w:val="restart"/>
            <w:noWrap/>
            <w:hideMark/>
          </w:tcPr>
          <w:p w14:paraId="7E665D3F" w14:textId="785F4F55"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w:t>
            </w:r>
            <w:r w:rsidR="00F06B7D" w:rsidRPr="00A45F27">
              <w:rPr>
                <w:rFonts w:eastAsia="Times New Roman" w:cs="Arial"/>
                <w:color w:val="000000"/>
                <w:sz w:val="16"/>
                <w:szCs w:val="16"/>
                <w:lang w:val="en-US" w:eastAsia="en-GB"/>
              </w:rPr>
              <w:t>8</w:t>
            </w:r>
            <w:r w:rsidRPr="00A45F27">
              <w:rPr>
                <w:rFonts w:eastAsia="Times New Roman" w:cs="Arial"/>
                <w:color w:val="000000"/>
                <w:sz w:val="16"/>
                <w:szCs w:val="16"/>
                <w:lang w:val="en-US" w:eastAsia="en-GB"/>
              </w:rPr>
              <w:t>.</w:t>
            </w:r>
            <w:r w:rsidR="00F06B7D" w:rsidRPr="00A45F27">
              <w:rPr>
                <w:rFonts w:eastAsia="Times New Roman" w:cs="Arial"/>
                <w:color w:val="000000"/>
                <w:sz w:val="16"/>
                <w:szCs w:val="16"/>
                <w:lang w:val="en-US" w:eastAsia="en-GB"/>
              </w:rPr>
              <w:t>8</w:t>
            </w:r>
            <w:r w:rsidRPr="00A45F27">
              <w:rPr>
                <w:rFonts w:eastAsia="Times New Roman" w:cs="Arial"/>
                <w:color w:val="000000"/>
                <w:sz w:val="16"/>
                <w:szCs w:val="16"/>
                <w:lang w:val="en-US" w:eastAsia="en-GB"/>
              </w:rPr>
              <w:t>%</w:t>
            </w:r>
          </w:p>
        </w:tc>
        <w:tc>
          <w:tcPr>
            <w:tcW w:w="0" w:type="auto"/>
            <w:vMerge w:val="restart"/>
            <w:noWrap/>
            <w:hideMark/>
          </w:tcPr>
          <w:p w14:paraId="78537523" w14:textId="4CB6E4CA" w:rsidR="00444BEB" w:rsidRPr="00A45F27" w:rsidRDefault="00EA0044" w:rsidP="00A6012C">
            <w:pPr>
              <w:jc w:val="center"/>
              <w:rPr>
                <w:rFonts w:eastAsia="Times New Roman" w:cs="Arial"/>
                <w:color w:val="000000"/>
                <w:sz w:val="16"/>
                <w:szCs w:val="16"/>
                <w:lang w:val="en-US" w:eastAsia="en-GB"/>
              </w:rPr>
            </w:pPr>
            <w:r>
              <w:rPr>
                <w:rFonts w:eastAsia="Times New Roman" w:cs="Arial"/>
                <w:color w:val="000000"/>
                <w:sz w:val="16"/>
                <w:szCs w:val="16"/>
                <w:lang w:val="en-US" w:eastAsia="en-GB"/>
              </w:rPr>
              <w:t>No</w:t>
            </w:r>
          </w:p>
        </w:tc>
        <w:tc>
          <w:tcPr>
            <w:tcW w:w="0" w:type="auto"/>
            <w:vMerge w:val="restart"/>
            <w:noWrap/>
            <w:hideMark/>
          </w:tcPr>
          <w:p w14:paraId="07A48F6E" w14:textId="3C7D97F1" w:rsidR="00444BEB" w:rsidRPr="00A45F27" w:rsidRDefault="00EA0044" w:rsidP="00A6012C">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444BEB" w:rsidRPr="00A45F27" w14:paraId="27CCD87F" w14:textId="77777777" w:rsidTr="00444BEB">
        <w:trPr>
          <w:trHeight w:val="300"/>
        </w:trPr>
        <w:tc>
          <w:tcPr>
            <w:tcW w:w="2830" w:type="dxa"/>
            <w:vMerge/>
            <w:hideMark/>
          </w:tcPr>
          <w:p w14:paraId="78AF91E6"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027D22BD"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Calibration Problem</w:t>
            </w:r>
          </w:p>
        </w:tc>
        <w:tc>
          <w:tcPr>
            <w:tcW w:w="1378" w:type="dxa"/>
            <w:vMerge/>
            <w:hideMark/>
          </w:tcPr>
          <w:p w14:paraId="15AA5BA5"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438A7826"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7C052069"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4207296B"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726C730F" w14:textId="77777777" w:rsidTr="00444BEB">
        <w:trPr>
          <w:trHeight w:val="300"/>
        </w:trPr>
        <w:tc>
          <w:tcPr>
            <w:tcW w:w="2830" w:type="dxa"/>
            <w:vMerge/>
            <w:hideMark/>
          </w:tcPr>
          <w:p w14:paraId="789A45D1"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51756048"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Device Displays Incorrect Message</w:t>
            </w:r>
          </w:p>
        </w:tc>
        <w:tc>
          <w:tcPr>
            <w:tcW w:w="1378" w:type="dxa"/>
            <w:vMerge/>
            <w:hideMark/>
          </w:tcPr>
          <w:p w14:paraId="1EFB7FA7"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315CE6D0"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7018DBD1"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504B4394"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7C33206F" w14:textId="77777777" w:rsidTr="00444BEB">
        <w:trPr>
          <w:trHeight w:val="300"/>
        </w:trPr>
        <w:tc>
          <w:tcPr>
            <w:tcW w:w="2830" w:type="dxa"/>
            <w:vMerge/>
            <w:hideMark/>
          </w:tcPr>
          <w:p w14:paraId="4586EEAD"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647F2FCC"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Fluid/Blood Leak</w:t>
            </w:r>
          </w:p>
        </w:tc>
        <w:tc>
          <w:tcPr>
            <w:tcW w:w="1378" w:type="dxa"/>
            <w:vMerge/>
            <w:hideMark/>
          </w:tcPr>
          <w:p w14:paraId="7E5993DA"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4D89FDDE"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5791D6CA"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765A2B11"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2A71B0C2" w14:textId="77777777" w:rsidTr="00444BEB">
        <w:trPr>
          <w:trHeight w:val="300"/>
        </w:trPr>
        <w:tc>
          <w:tcPr>
            <w:tcW w:w="2830" w:type="dxa"/>
            <w:vMerge/>
            <w:hideMark/>
          </w:tcPr>
          <w:p w14:paraId="50704CDE"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7F41B4F0"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Insufficient Information</w:t>
            </w:r>
          </w:p>
        </w:tc>
        <w:tc>
          <w:tcPr>
            <w:tcW w:w="1378" w:type="dxa"/>
            <w:vMerge/>
            <w:hideMark/>
          </w:tcPr>
          <w:p w14:paraId="16C768A8"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7B06A61B"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52A79898"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484216CE"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72DDB986" w14:textId="77777777" w:rsidTr="00444BEB">
        <w:trPr>
          <w:trHeight w:val="300"/>
        </w:trPr>
        <w:tc>
          <w:tcPr>
            <w:tcW w:w="2830" w:type="dxa"/>
            <w:vMerge/>
            <w:hideMark/>
          </w:tcPr>
          <w:p w14:paraId="6696DDBD"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44C57EA4"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Obstruction of Flow</w:t>
            </w:r>
          </w:p>
        </w:tc>
        <w:tc>
          <w:tcPr>
            <w:tcW w:w="1378" w:type="dxa"/>
            <w:vMerge/>
            <w:hideMark/>
          </w:tcPr>
          <w:p w14:paraId="67983164"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54ABC509"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50765F37"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05F71498"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6E368913" w14:textId="77777777" w:rsidTr="00444BEB">
        <w:trPr>
          <w:trHeight w:val="300"/>
        </w:trPr>
        <w:tc>
          <w:tcPr>
            <w:tcW w:w="2830" w:type="dxa"/>
            <w:vMerge/>
            <w:hideMark/>
          </w:tcPr>
          <w:p w14:paraId="3F232D43"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438C2640"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w:t>
            </w:r>
          </w:p>
        </w:tc>
        <w:tc>
          <w:tcPr>
            <w:tcW w:w="1378" w:type="dxa"/>
            <w:vMerge/>
            <w:hideMark/>
          </w:tcPr>
          <w:p w14:paraId="72A446F4"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2342F973"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52F13436"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0B9F02AE"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5CFC79B4" w14:textId="77777777" w:rsidTr="00EA0044">
        <w:trPr>
          <w:trHeight w:val="300"/>
        </w:trPr>
        <w:tc>
          <w:tcPr>
            <w:tcW w:w="2830" w:type="dxa"/>
            <w:vMerge w:val="restart"/>
            <w:noWrap/>
            <w:hideMark/>
          </w:tcPr>
          <w:p w14:paraId="3D35A320" w14:textId="2A2F9599" w:rsidR="00444BEB" w:rsidRPr="00A45F27" w:rsidRDefault="00444BEB" w:rsidP="00A6012C">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Hyperglycemia</w:t>
            </w:r>
            <w:r w:rsidR="00707242" w:rsidRPr="00A45F27">
              <w:rPr>
                <w:rFonts w:eastAsia="Times New Roman" w:cs="Arial"/>
                <w:color w:val="000000"/>
                <w:sz w:val="16"/>
                <w:szCs w:val="16"/>
                <w:lang w:val="en-US" w:eastAsia="en-GB"/>
              </w:rPr>
              <w:t>**</w:t>
            </w:r>
          </w:p>
        </w:tc>
        <w:tc>
          <w:tcPr>
            <w:tcW w:w="4916" w:type="dxa"/>
            <w:noWrap/>
            <w:hideMark/>
          </w:tcPr>
          <w:p w14:paraId="4DBFDAF7"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Adverse Event Without Identified Device or Use Problem</w:t>
            </w:r>
          </w:p>
        </w:tc>
        <w:tc>
          <w:tcPr>
            <w:tcW w:w="1378" w:type="dxa"/>
            <w:vMerge w:val="restart"/>
            <w:noWrap/>
            <w:hideMark/>
          </w:tcPr>
          <w:p w14:paraId="5440157D"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58</w:t>
            </w:r>
          </w:p>
        </w:tc>
        <w:tc>
          <w:tcPr>
            <w:tcW w:w="1284" w:type="dxa"/>
            <w:vMerge w:val="restart"/>
            <w:noWrap/>
            <w:hideMark/>
          </w:tcPr>
          <w:p w14:paraId="39853B7F" w14:textId="01819E28"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w:t>
            </w:r>
            <w:r w:rsidR="00F06B7D" w:rsidRPr="00A45F27">
              <w:rPr>
                <w:rFonts w:eastAsia="Times New Roman" w:cs="Arial"/>
                <w:color w:val="000000"/>
                <w:sz w:val="16"/>
                <w:szCs w:val="16"/>
                <w:lang w:val="en-US" w:eastAsia="en-GB"/>
              </w:rPr>
              <w:t>2</w:t>
            </w:r>
            <w:r w:rsidRPr="00A45F27">
              <w:rPr>
                <w:rFonts w:eastAsia="Times New Roman" w:cs="Arial"/>
                <w:color w:val="000000"/>
                <w:sz w:val="16"/>
                <w:szCs w:val="16"/>
                <w:lang w:val="en-US" w:eastAsia="en-GB"/>
              </w:rPr>
              <w:t>.</w:t>
            </w:r>
            <w:r w:rsidR="00F06B7D" w:rsidRPr="00A45F27">
              <w:rPr>
                <w:rFonts w:eastAsia="Times New Roman" w:cs="Arial"/>
                <w:color w:val="000000"/>
                <w:sz w:val="16"/>
                <w:szCs w:val="16"/>
                <w:lang w:val="en-US" w:eastAsia="en-GB"/>
              </w:rPr>
              <w:t>4</w:t>
            </w:r>
            <w:r w:rsidRPr="00A45F27">
              <w:rPr>
                <w:rFonts w:eastAsia="Times New Roman" w:cs="Arial"/>
                <w:color w:val="000000"/>
                <w:sz w:val="16"/>
                <w:szCs w:val="16"/>
                <w:lang w:val="en-US" w:eastAsia="en-GB"/>
              </w:rPr>
              <w:t>%</w:t>
            </w:r>
          </w:p>
        </w:tc>
        <w:tc>
          <w:tcPr>
            <w:tcW w:w="0" w:type="auto"/>
            <w:vMerge w:val="restart"/>
            <w:noWrap/>
            <w:hideMark/>
          </w:tcPr>
          <w:p w14:paraId="397A5979"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Yes</w:t>
            </w:r>
          </w:p>
        </w:tc>
        <w:tc>
          <w:tcPr>
            <w:tcW w:w="0" w:type="auto"/>
            <w:vMerge w:val="restart"/>
            <w:noWrap/>
          </w:tcPr>
          <w:p w14:paraId="66E43CC7" w14:textId="4271F584" w:rsidR="00444BEB" w:rsidRPr="00A45F27" w:rsidRDefault="00EA0044" w:rsidP="00A6012C">
            <w:pPr>
              <w:jc w:val="center"/>
              <w:rPr>
                <w:rFonts w:eastAsia="Times New Roman" w:cs="Arial"/>
                <w:color w:val="000000"/>
                <w:sz w:val="16"/>
                <w:szCs w:val="16"/>
                <w:lang w:val="en-US" w:eastAsia="en-GB"/>
              </w:rPr>
            </w:pPr>
            <w:r>
              <w:rPr>
                <w:rFonts w:eastAsia="Times New Roman" w:cs="Arial"/>
                <w:color w:val="000000"/>
                <w:sz w:val="16"/>
                <w:szCs w:val="16"/>
                <w:lang w:val="en-US" w:eastAsia="en-GB"/>
              </w:rPr>
              <w:t>60.4%</w:t>
            </w:r>
          </w:p>
        </w:tc>
      </w:tr>
      <w:tr w:rsidR="00444BEB" w:rsidRPr="00A45F27" w14:paraId="46090334" w14:textId="77777777" w:rsidTr="00EA0044">
        <w:trPr>
          <w:trHeight w:val="300"/>
        </w:trPr>
        <w:tc>
          <w:tcPr>
            <w:tcW w:w="2830" w:type="dxa"/>
            <w:vMerge/>
            <w:hideMark/>
          </w:tcPr>
          <w:p w14:paraId="5CD5DF4E"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13E4A947"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Fluid/Blood Leak</w:t>
            </w:r>
          </w:p>
        </w:tc>
        <w:tc>
          <w:tcPr>
            <w:tcW w:w="1378" w:type="dxa"/>
            <w:vMerge/>
            <w:hideMark/>
          </w:tcPr>
          <w:p w14:paraId="463EB886"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6F39BB34"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7C7426E2" w14:textId="77777777" w:rsidR="00444BEB" w:rsidRPr="00A45F27" w:rsidRDefault="00444BEB" w:rsidP="00A6012C">
            <w:pPr>
              <w:jc w:val="left"/>
              <w:rPr>
                <w:rFonts w:eastAsia="Times New Roman" w:cs="Arial"/>
                <w:color w:val="000000"/>
                <w:sz w:val="16"/>
                <w:szCs w:val="16"/>
                <w:lang w:val="en-US" w:eastAsia="en-GB"/>
              </w:rPr>
            </w:pPr>
          </w:p>
        </w:tc>
        <w:tc>
          <w:tcPr>
            <w:tcW w:w="0" w:type="auto"/>
            <w:vMerge/>
          </w:tcPr>
          <w:p w14:paraId="3DE6459A"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45D534DF" w14:textId="77777777" w:rsidTr="00EA0044">
        <w:trPr>
          <w:trHeight w:val="300"/>
        </w:trPr>
        <w:tc>
          <w:tcPr>
            <w:tcW w:w="2830" w:type="dxa"/>
            <w:vMerge/>
            <w:hideMark/>
          </w:tcPr>
          <w:p w14:paraId="62CCCF0F"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6630653D"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Insufficient Information</w:t>
            </w:r>
          </w:p>
        </w:tc>
        <w:tc>
          <w:tcPr>
            <w:tcW w:w="1378" w:type="dxa"/>
            <w:vMerge/>
            <w:hideMark/>
          </w:tcPr>
          <w:p w14:paraId="69A8B97D"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08E0D292"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39EC82FD" w14:textId="77777777" w:rsidR="00444BEB" w:rsidRPr="00A45F27" w:rsidRDefault="00444BEB" w:rsidP="00A6012C">
            <w:pPr>
              <w:jc w:val="left"/>
              <w:rPr>
                <w:rFonts w:eastAsia="Times New Roman" w:cs="Arial"/>
                <w:color w:val="000000"/>
                <w:sz w:val="16"/>
                <w:szCs w:val="16"/>
                <w:lang w:val="en-US" w:eastAsia="en-GB"/>
              </w:rPr>
            </w:pPr>
          </w:p>
        </w:tc>
        <w:tc>
          <w:tcPr>
            <w:tcW w:w="0" w:type="auto"/>
            <w:vMerge/>
          </w:tcPr>
          <w:p w14:paraId="18F68EE9"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00562C92" w14:textId="77777777" w:rsidTr="00EA0044">
        <w:trPr>
          <w:trHeight w:val="300"/>
        </w:trPr>
        <w:tc>
          <w:tcPr>
            <w:tcW w:w="2830" w:type="dxa"/>
            <w:vMerge/>
            <w:hideMark/>
          </w:tcPr>
          <w:p w14:paraId="1F5A19A5"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5E967F1E"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Obstruction of Flow</w:t>
            </w:r>
          </w:p>
        </w:tc>
        <w:tc>
          <w:tcPr>
            <w:tcW w:w="1378" w:type="dxa"/>
            <w:vMerge/>
            <w:hideMark/>
          </w:tcPr>
          <w:p w14:paraId="4E979A3C"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2904BEB3"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4EE8D0D1" w14:textId="77777777" w:rsidR="00444BEB" w:rsidRPr="00A45F27" w:rsidRDefault="00444BEB" w:rsidP="00A6012C">
            <w:pPr>
              <w:jc w:val="left"/>
              <w:rPr>
                <w:rFonts w:eastAsia="Times New Roman" w:cs="Arial"/>
                <w:color w:val="000000"/>
                <w:sz w:val="16"/>
                <w:szCs w:val="16"/>
                <w:lang w:val="en-US" w:eastAsia="en-GB"/>
              </w:rPr>
            </w:pPr>
          </w:p>
        </w:tc>
        <w:tc>
          <w:tcPr>
            <w:tcW w:w="0" w:type="auto"/>
            <w:vMerge/>
          </w:tcPr>
          <w:p w14:paraId="1082ADE7" w14:textId="77777777" w:rsidR="00444BEB" w:rsidRPr="00A45F27" w:rsidRDefault="00444BEB" w:rsidP="00A6012C">
            <w:pPr>
              <w:jc w:val="left"/>
              <w:rPr>
                <w:rFonts w:eastAsia="Times New Roman" w:cs="Arial"/>
                <w:color w:val="000000"/>
                <w:sz w:val="16"/>
                <w:szCs w:val="16"/>
                <w:lang w:val="en-US" w:eastAsia="en-GB"/>
              </w:rPr>
            </w:pPr>
          </w:p>
        </w:tc>
      </w:tr>
      <w:tr w:rsidR="00444BEB" w:rsidRPr="00A45F27" w14:paraId="548320AD" w14:textId="77777777" w:rsidTr="00EA0044">
        <w:trPr>
          <w:trHeight w:val="300"/>
        </w:trPr>
        <w:tc>
          <w:tcPr>
            <w:tcW w:w="2830" w:type="dxa"/>
            <w:vMerge/>
            <w:hideMark/>
          </w:tcPr>
          <w:p w14:paraId="04F8929E" w14:textId="77777777" w:rsidR="00444BEB" w:rsidRPr="00A45F27" w:rsidRDefault="00444BEB" w:rsidP="00A6012C">
            <w:pPr>
              <w:jc w:val="left"/>
              <w:rPr>
                <w:rFonts w:eastAsia="Times New Roman" w:cs="Arial"/>
                <w:color w:val="000000"/>
                <w:sz w:val="16"/>
                <w:szCs w:val="16"/>
                <w:lang w:val="en-US" w:eastAsia="en-GB"/>
              </w:rPr>
            </w:pPr>
          </w:p>
        </w:tc>
        <w:tc>
          <w:tcPr>
            <w:tcW w:w="4916" w:type="dxa"/>
            <w:noWrap/>
            <w:hideMark/>
          </w:tcPr>
          <w:p w14:paraId="4F1D6601" w14:textId="77777777" w:rsidR="00444BEB" w:rsidRPr="00A45F27" w:rsidRDefault="00444BEB" w:rsidP="00A6012C">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w:t>
            </w:r>
          </w:p>
        </w:tc>
        <w:tc>
          <w:tcPr>
            <w:tcW w:w="1378" w:type="dxa"/>
            <w:vMerge/>
            <w:hideMark/>
          </w:tcPr>
          <w:p w14:paraId="35DF1BD3" w14:textId="77777777" w:rsidR="00444BEB" w:rsidRPr="00A45F27" w:rsidRDefault="00444BEB" w:rsidP="00A6012C">
            <w:pPr>
              <w:jc w:val="left"/>
              <w:rPr>
                <w:rFonts w:eastAsia="Times New Roman" w:cs="Arial"/>
                <w:color w:val="000000"/>
                <w:sz w:val="16"/>
                <w:szCs w:val="16"/>
                <w:lang w:val="en-US" w:eastAsia="en-GB"/>
              </w:rPr>
            </w:pPr>
          </w:p>
        </w:tc>
        <w:tc>
          <w:tcPr>
            <w:tcW w:w="1284" w:type="dxa"/>
            <w:vMerge/>
            <w:hideMark/>
          </w:tcPr>
          <w:p w14:paraId="4B3B5115" w14:textId="77777777" w:rsidR="00444BEB" w:rsidRPr="00A45F27" w:rsidRDefault="00444BEB" w:rsidP="00A6012C">
            <w:pPr>
              <w:jc w:val="left"/>
              <w:rPr>
                <w:rFonts w:eastAsia="Times New Roman" w:cs="Arial"/>
                <w:color w:val="000000"/>
                <w:sz w:val="16"/>
                <w:szCs w:val="16"/>
                <w:lang w:val="en-US" w:eastAsia="en-GB"/>
              </w:rPr>
            </w:pPr>
          </w:p>
        </w:tc>
        <w:tc>
          <w:tcPr>
            <w:tcW w:w="0" w:type="auto"/>
            <w:vMerge/>
            <w:hideMark/>
          </w:tcPr>
          <w:p w14:paraId="1B5EA6D0" w14:textId="77777777" w:rsidR="00444BEB" w:rsidRPr="00A45F27" w:rsidRDefault="00444BEB" w:rsidP="00A6012C">
            <w:pPr>
              <w:jc w:val="left"/>
              <w:rPr>
                <w:rFonts w:eastAsia="Times New Roman" w:cs="Arial"/>
                <w:color w:val="000000"/>
                <w:sz w:val="16"/>
                <w:szCs w:val="16"/>
                <w:lang w:val="en-US" w:eastAsia="en-GB"/>
              </w:rPr>
            </w:pPr>
          </w:p>
        </w:tc>
        <w:tc>
          <w:tcPr>
            <w:tcW w:w="0" w:type="auto"/>
            <w:vMerge/>
          </w:tcPr>
          <w:p w14:paraId="34A90DCC" w14:textId="77777777" w:rsidR="00444BEB" w:rsidRPr="00A45F27" w:rsidRDefault="00444BEB" w:rsidP="00A6012C">
            <w:pPr>
              <w:jc w:val="left"/>
              <w:rPr>
                <w:rFonts w:eastAsia="Times New Roman" w:cs="Arial"/>
                <w:color w:val="000000"/>
                <w:sz w:val="16"/>
                <w:szCs w:val="16"/>
                <w:lang w:val="en-US" w:eastAsia="en-GB"/>
              </w:rPr>
            </w:pPr>
          </w:p>
        </w:tc>
      </w:tr>
      <w:tr w:rsidR="00C60145" w:rsidRPr="00A45F27" w14:paraId="1E27B172" w14:textId="77777777" w:rsidTr="00444BEB">
        <w:trPr>
          <w:trHeight w:val="300"/>
        </w:trPr>
        <w:tc>
          <w:tcPr>
            <w:tcW w:w="2830" w:type="dxa"/>
            <w:vMerge w:val="restart"/>
          </w:tcPr>
          <w:p w14:paraId="0BE1B786" w14:textId="2780230D" w:rsidR="00C60145" w:rsidRPr="00A45F27" w:rsidRDefault="00C60145" w:rsidP="00C60145">
            <w:pPr>
              <w:jc w:val="left"/>
              <w:rPr>
                <w:rFonts w:eastAsia="Times New Roman" w:cs="Arial"/>
                <w:color w:val="000000"/>
                <w:sz w:val="16"/>
                <w:szCs w:val="16"/>
                <w:lang w:eastAsia="en-GB"/>
              </w:rPr>
            </w:pPr>
            <w:r w:rsidRPr="00A45F27">
              <w:rPr>
                <w:rFonts w:eastAsia="Times New Roman" w:cs="Arial"/>
                <w:color w:val="000000"/>
                <w:sz w:val="16"/>
                <w:szCs w:val="16"/>
                <w:lang w:val="en-US" w:eastAsia="en-GB"/>
              </w:rPr>
              <w:t xml:space="preserve">No Known Impact </w:t>
            </w:r>
            <w:proofErr w:type="gramStart"/>
            <w:r w:rsidRPr="00A45F27">
              <w:rPr>
                <w:rFonts w:eastAsia="Times New Roman" w:cs="Arial"/>
                <w:color w:val="000000"/>
                <w:sz w:val="16"/>
                <w:szCs w:val="16"/>
                <w:lang w:val="en-US" w:eastAsia="en-GB"/>
              </w:rPr>
              <w:t>Or</w:t>
            </w:r>
            <w:proofErr w:type="gramEnd"/>
            <w:r w:rsidRPr="00A45F27">
              <w:rPr>
                <w:rFonts w:eastAsia="Times New Roman" w:cs="Arial"/>
                <w:color w:val="000000"/>
                <w:sz w:val="16"/>
                <w:szCs w:val="16"/>
                <w:lang w:val="en-US" w:eastAsia="en-GB"/>
              </w:rPr>
              <w:t xml:space="preserve"> Consequence To Patient; Insufficient Information; No Clinical Signs, Symptoms or Conditions; Appropriate Clinical Signs, Symptoms, Conditions Term / Code Not Available</w:t>
            </w:r>
          </w:p>
        </w:tc>
        <w:tc>
          <w:tcPr>
            <w:tcW w:w="4916" w:type="dxa"/>
            <w:noWrap/>
          </w:tcPr>
          <w:p w14:paraId="6D4A3D62" w14:textId="0D2BC417" w:rsidR="00C60145" w:rsidRPr="00A45F27" w:rsidRDefault="00C60145" w:rsidP="00C60145">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 xml:space="preserve"> Break; Poor Quality Image</w:t>
            </w:r>
          </w:p>
        </w:tc>
        <w:tc>
          <w:tcPr>
            <w:tcW w:w="1378" w:type="dxa"/>
            <w:vMerge w:val="restart"/>
          </w:tcPr>
          <w:p w14:paraId="5421D129" w14:textId="52BB1460" w:rsidR="00C60145" w:rsidRPr="00A45F27" w:rsidRDefault="00C60145" w:rsidP="00C60145">
            <w:pPr>
              <w:jc w:val="center"/>
              <w:rPr>
                <w:rFonts w:eastAsia="Times New Roman" w:cs="Arial"/>
                <w:color w:val="000000"/>
                <w:sz w:val="16"/>
                <w:szCs w:val="16"/>
                <w:lang w:eastAsia="en-GB"/>
              </w:rPr>
            </w:pPr>
            <w:r w:rsidRPr="00A45F27">
              <w:rPr>
                <w:rFonts w:eastAsia="Times New Roman" w:cs="Arial"/>
                <w:color w:val="000000"/>
                <w:sz w:val="16"/>
                <w:szCs w:val="16"/>
                <w:lang w:eastAsia="en-GB"/>
              </w:rPr>
              <w:t>24</w:t>
            </w:r>
          </w:p>
        </w:tc>
        <w:tc>
          <w:tcPr>
            <w:tcW w:w="1284" w:type="dxa"/>
            <w:vMerge w:val="restart"/>
          </w:tcPr>
          <w:p w14:paraId="3061F5C6" w14:textId="0B273BD2" w:rsidR="00C60145" w:rsidRPr="00A45F27" w:rsidRDefault="00F06B7D" w:rsidP="00F06B7D">
            <w:pPr>
              <w:jc w:val="center"/>
              <w:rPr>
                <w:rFonts w:eastAsia="Times New Roman" w:cs="Arial"/>
                <w:color w:val="000000"/>
                <w:sz w:val="16"/>
                <w:szCs w:val="16"/>
                <w:lang w:eastAsia="en-GB"/>
              </w:rPr>
            </w:pPr>
            <w:r w:rsidRPr="00A45F27">
              <w:rPr>
                <w:rFonts w:eastAsia="Times New Roman" w:cs="Arial"/>
                <w:color w:val="000000"/>
                <w:sz w:val="16"/>
                <w:szCs w:val="16"/>
                <w:lang w:eastAsia="en-GB"/>
              </w:rPr>
              <w:t>5.1%</w:t>
            </w:r>
          </w:p>
        </w:tc>
        <w:tc>
          <w:tcPr>
            <w:tcW w:w="0" w:type="auto"/>
            <w:vMerge w:val="restart"/>
          </w:tcPr>
          <w:p w14:paraId="391E8BA4" w14:textId="45D7642B" w:rsidR="00C60145" w:rsidRPr="00A45F27" w:rsidRDefault="00F06B7D" w:rsidP="00F06B7D">
            <w:pPr>
              <w:jc w:val="center"/>
              <w:rPr>
                <w:rFonts w:eastAsia="Times New Roman" w:cs="Arial"/>
                <w:color w:val="000000"/>
                <w:sz w:val="16"/>
                <w:szCs w:val="16"/>
                <w:lang w:eastAsia="en-GB"/>
              </w:rPr>
            </w:pPr>
            <w:r w:rsidRPr="00A45F27">
              <w:rPr>
                <w:rFonts w:eastAsia="Times New Roman" w:cs="Arial"/>
                <w:color w:val="000000"/>
                <w:sz w:val="16"/>
                <w:szCs w:val="16"/>
                <w:lang w:eastAsia="en-GB"/>
              </w:rPr>
              <w:t>No</w:t>
            </w:r>
          </w:p>
        </w:tc>
        <w:tc>
          <w:tcPr>
            <w:tcW w:w="0" w:type="auto"/>
            <w:vMerge w:val="restart"/>
          </w:tcPr>
          <w:p w14:paraId="63DFDCD5" w14:textId="28E4B29B" w:rsidR="00C60145" w:rsidRPr="00A45F27" w:rsidRDefault="00EA0044" w:rsidP="00F06B7D">
            <w:pPr>
              <w:jc w:val="center"/>
              <w:rPr>
                <w:rFonts w:eastAsia="Times New Roman" w:cs="Arial"/>
                <w:color w:val="000000"/>
                <w:sz w:val="16"/>
                <w:szCs w:val="16"/>
                <w:lang w:eastAsia="en-GB"/>
              </w:rPr>
            </w:pPr>
            <w:r>
              <w:rPr>
                <w:rFonts w:eastAsia="Times New Roman" w:cs="Arial"/>
                <w:color w:val="000000"/>
                <w:sz w:val="16"/>
                <w:szCs w:val="16"/>
                <w:lang w:eastAsia="en-GB"/>
              </w:rPr>
              <w:t>-</w:t>
            </w:r>
          </w:p>
        </w:tc>
      </w:tr>
      <w:tr w:rsidR="00C60145" w:rsidRPr="00A45F27" w14:paraId="17EEFB14" w14:textId="77777777" w:rsidTr="00444BEB">
        <w:trPr>
          <w:trHeight w:val="300"/>
        </w:trPr>
        <w:tc>
          <w:tcPr>
            <w:tcW w:w="2830" w:type="dxa"/>
            <w:vMerge/>
          </w:tcPr>
          <w:p w14:paraId="0AF53844" w14:textId="77777777" w:rsidR="00C60145" w:rsidRPr="00A45F27" w:rsidRDefault="00C60145" w:rsidP="00C60145">
            <w:pPr>
              <w:jc w:val="left"/>
              <w:rPr>
                <w:rFonts w:eastAsia="Times New Roman" w:cs="Arial"/>
                <w:color w:val="000000"/>
                <w:sz w:val="16"/>
                <w:szCs w:val="16"/>
                <w:lang w:eastAsia="en-GB"/>
              </w:rPr>
            </w:pPr>
          </w:p>
        </w:tc>
        <w:tc>
          <w:tcPr>
            <w:tcW w:w="4916" w:type="dxa"/>
            <w:noWrap/>
          </w:tcPr>
          <w:p w14:paraId="7C7C3BF3" w14:textId="630E587B" w:rsidR="00C60145" w:rsidRPr="00A45F27" w:rsidRDefault="00C60145" w:rsidP="00C60145">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 xml:space="preserve"> Compatibility Problem</w:t>
            </w:r>
          </w:p>
        </w:tc>
        <w:tc>
          <w:tcPr>
            <w:tcW w:w="1378" w:type="dxa"/>
            <w:vMerge/>
          </w:tcPr>
          <w:p w14:paraId="4514E2C5" w14:textId="77777777" w:rsidR="00C60145" w:rsidRPr="00A45F27" w:rsidRDefault="00C60145" w:rsidP="00C60145">
            <w:pPr>
              <w:jc w:val="left"/>
              <w:rPr>
                <w:rFonts w:eastAsia="Times New Roman" w:cs="Arial"/>
                <w:color w:val="000000"/>
                <w:sz w:val="16"/>
                <w:szCs w:val="16"/>
                <w:lang w:eastAsia="en-GB"/>
              </w:rPr>
            </w:pPr>
          </w:p>
        </w:tc>
        <w:tc>
          <w:tcPr>
            <w:tcW w:w="1284" w:type="dxa"/>
            <w:vMerge/>
          </w:tcPr>
          <w:p w14:paraId="4D4C8565"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0BA647C4"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051BD60A" w14:textId="77777777" w:rsidR="00C60145" w:rsidRPr="00A45F27" w:rsidRDefault="00C60145" w:rsidP="00C60145">
            <w:pPr>
              <w:jc w:val="left"/>
              <w:rPr>
                <w:rFonts w:eastAsia="Times New Roman" w:cs="Arial"/>
                <w:color w:val="000000"/>
                <w:sz w:val="16"/>
                <w:szCs w:val="16"/>
                <w:lang w:eastAsia="en-GB"/>
              </w:rPr>
            </w:pPr>
          </w:p>
        </w:tc>
      </w:tr>
      <w:tr w:rsidR="00C60145" w:rsidRPr="00A45F27" w14:paraId="580E7E20" w14:textId="77777777" w:rsidTr="00444BEB">
        <w:trPr>
          <w:trHeight w:val="300"/>
        </w:trPr>
        <w:tc>
          <w:tcPr>
            <w:tcW w:w="2830" w:type="dxa"/>
            <w:vMerge/>
          </w:tcPr>
          <w:p w14:paraId="661AD185" w14:textId="77777777" w:rsidR="00C60145" w:rsidRPr="00A45F27" w:rsidRDefault="00C60145" w:rsidP="00C60145">
            <w:pPr>
              <w:jc w:val="left"/>
              <w:rPr>
                <w:rFonts w:eastAsia="Times New Roman" w:cs="Arial"/>
                <w:color w:val="000000"/>
                <w:sz w:val="16"/>
                <w:szCs w:val="16"/>
                <w:lang w:eastAsia="en-GB"/>
              </w:rPr>
            </w:pPr>
          </w:p>
        </w:tc>
        <w:tc>
          <w:tcPr>
            <w:tcW w:w="4916" w:type="dxa"/>
            <w:noWrap/>
          </w:tcPr>
          <w:p w14:paraId="2DE4D91F" w14:textId="38655461" w:rsidR="00C60145" w:rsidRPr="00A45F27" w:rsidRDefault="00C60145" w:rsidP="00C60145">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 xml:space="preserve"> Packaging Problem; Physical Property Issue</w:t>
            </w:r>
          </w:p>
        </w:tc>
        <w:tc>
          <w:tcPr>
            <w:tcW w:w="1378" w:type="dxa"/>
            <w:vMerge/>
          </w:tcPr>
          <w:p w14:paraId="3F6A5321" w14:textId="77777777" w:rsidR="00C60145" w:rsidRPr="00A45F27" w:rsidRDefault="00C60145" w:rsidP="00C60145">
            <w:pPr>
              <w:jc w:val="left"/>
              <w:rPr>
                <w:rFonts w:eastAsia="Times New Roman" w:cs="Arial"/>
                <w:color w:val="000000"/>
                <w:sz w:val="16"/>
                <w:szCs w:val="16"/>
                <w:lang w:eastAsia="en-GB"/>
              </w:rPr>
            </w:pPr>
          </w:p>
        </w:tc>
        <w:tc>
          <w:tcPr>
            <w:tcW w:w="1284" w:type="dxa"/>
            <w:vMerge/>
          </w:tcPr>
          <w:p w14:paraId="6D03DCCC"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483A66B6"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03831D7A" w14:textId="77777777" w:rsidR="00C60145" w:rsidRPr="00A45F27" w:rsidRDefault="00C60145" w:rsidP="00C60145">
            <w:pPr>
              <w:jc w:val="left"/>
              <w:rPr>
                <w:rFonts w:eastAsia="Times New Roman" w:cs="Arial"/>
                <w:color w:val="000000"/>
                <w:sz w:val="16"/>
                <w:szCs w:val="16"/>
                <w:lang w:eastAsia="en-GB"/>
              </w:rPr>
            </w:pPr>
          </w:p>
        </w:tc>
      </w:tr>
      <w:tr w:rsidR="00C60145" w:rsidRPr="00A45F27" w14:paraId="70D23899" w14:textId="77777777" w:rsidTr="00444BEB">
        <w:trPr>
          <w:trHeight w:val="300"/>
        </w:trPr>
        <w:tc>
          <w:tcPr>
            <w:tcW w:w="2830" w:type="dxa"/>
            <w:vMerge/>
          </w:tcPr>
          <w:p w14:paraId="5489E729" w14:textId="77777777" w:rsidR="00C60145" w:rsidRPr="00A45F27" w:rsidRDefault="00C60145" w:rsidP="00C60145">
            <w:pPr>
              <w:jc w:val="left"/>
              <w:rPr>
                <w:rFonts w:eastAsia="Times New Roman" w:cs="Arial"/>
                <w:color w:val="000000"/>
                <w:sz w:val="16"/>
                <w:szCs w:val="16"/>
                <w:lang w:eastAsia="en-GB"/>
              </w:rPr>
            </w:pPr>
          </w:p>
        </w:tc>
        <w:tc>
          <w:tcPr>
            <w:tcW w:w="4916" w:type="dxa"/>
            <w:noWrap/>
          </w:tcPr>
          <w:p w14:paraId="4975FBB7" w14:textId="2262E415" w:rsidR="00C60145" w:rsidRPr="00A45F27" w:rsidRDefault="00C60145" w:rsidP="00C60145">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 xml:space="preserve"> Defective Device; Infusion or Flow Problem</w:t>
            </w:r>
          </w:p>
        </w:tc>
        <w:tc>
          <w:tcPr>
            <w:tcW w:w="1378" w:type="dxa"/>
            <w:vMerge/>
          </w:tcPr>
          <w:p w14:paraId="4E4683EE" w14:textId="77777777" w:rsidR="00C60145" w:rsidRPr="00A45F27" w:rsidRDefault="00C60145" w:rsidP="00C60145">
            <w:pPr>
              <w:jc w:val="left"/>
              <w:rPr>
                <w:rFonts w:eastAsia="Times New Roman" w:cs="Arial"/>
                <w:color w:val="000000"/>
                <w:sz w:val="16"/>
                <w:szCs w:val="16"/>
                <w:lang w:eastAsia="en-GB"/>
              </w:rPr>
            </w:pPr>
          </w:p>
        </w:tc>
        <w:tc>
          <w:tcPr>
            <w:tcW w:w="1284" w:type="dxa"/>
            <w:vMerge/>
          </w:tcPr>
          <w:p w14:paraId="0240233F"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7194DCEF"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76ECADBE" w14:textId="77777777" w:rsidR="00C60145" w:rsidRPr="00A45F27" w:rsidRDefault="00C60145" w:rsidP="00C60145">
            <w:pPr>
              <w:jc w:val="left"/>
              <w:rPr>
                <w:rFonts w:eastAsia="Times New Roman" w:cs="Arial"/>
                <w:color w:val="000000"/>
                <w:sz w:val="16"/>
                <w:szCs w:val="16"/>
                <w:lang w:eastAsia="en-GB"/>
              </w:rPr>
            </w:pPr>
          </w:p>
        </w:tc>
      </w:tr>
      <w:tr w:rsidR="00C60145" w:rsidRPr="00A45F27" w14:paraId="473441C0" w14:textId="77777777" w:rsidTr="00444BEB">
        <w:trPr>
          <w:trHeight w:val="300"/>
        </w:trPr>
        <w:tc>
          <w:tcPr>
            <w:tcW w:w="2830" w:type="dxa"/>
            <w:vMerge/>
          </w:tcPr>
          <w:p w14:paraId="412B007D" w14:textId="77777777" w:rsidR="00C60145" w:rsidRPr="00A45F27" w:rsidRDefault="00C60145" w:rsidP="00C60145">
            <w:pPr>
              <w:jc w:val="left"/>
              <w:rPr>
                <w:rFonts w:eastAsia="Times New Roman" w:cs="Arial"/>
                <w:color w:val="000000"/>
                <w:sz w:val="16"/>
                <w:szCs w:val="16"/>
                <w:lang w:eastAsia="en-GB"/>
              </w:rPr>
            </w:pPr>
          </w:p>
        </w:tc>
        <w:tc>
          <w:tcPr>
            <w:tcW w:w="4916" w:type="dxa"/>
            <w:noWrap/>
          </w:tcPr>
          <w:p w14:paraId="29BE873D" w14:textId="46D4C11C" w:rsidR="00C60145" w:rsidRPr="00A45F27" w:rsidRDefault="00C60145" w:rsidP="00C60145">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 xml:space="preserve"> Break</w:t>
            </w:r>
          </w:p>
        </w:tc>
        <w:tc>
          <w:tcPr>
            <w:tcW w:w="1378" w:type="dxa"/>
            <w:vMerge/>
          </w:tcPr>
          <w:p w14:paraId="0D57021C" w14:textId="77777777" w:rsidR="00C60145" w:rsidRPr="00A45F27" w:rsidRDefault="00C60145" w:rsidP="00C60145">
            <w:pPr>
              <w:jc w:val="left"/>
              <w:rPr>
                <w:rFonts w:eastAsia="Times New Roman" w:cs="Arial"/>
                <w:color w:val="000000"/>
                <w:sz w:val="16"/>
                <w:szCs w:val="16"/>
                <w:lang w:eastAsia="en-GB"/>
              </w:rPr>
            </w:pPr>
          </w:p>
        </w:tc>
        <w:tc>
          <w:tcPr>
            <w:tcW w:w="1284" w:type="dxa"/>
            <w:vMerge/>
          </w:tcPr>
          <w:p w14:paraId="5DF8A291"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26818FEF"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537B95F2" w14:textId="77777777" w:rsidR="00C60145" w:rsidRPr="00A45F27" w:rsidRDefault="00C60145" w:rsidP="00C60145">
            <w:pPr>
              <w:jc w:val="left"/>
              <w:rPr>
                <w:rFonts w:eastAsia="Times New Roman" w:cs="Arial"/>
                <w:color w:val="000000"/>
                <w:sz w:val="16"/>
                <w:szCs w:val="16"/>
                <w:lang w:eastAsia="en-GB"/>
              </w:rPr>
            </w:pPr>
          </w:p>
        </w:tc>
      </w:tr>
      <w:tr w:rsidR="00C60145" w:rsidRPr="00A45F27" w14:paraId="6622EAD3" w14:textId="77777777" w:rsidTr="00444BEB">
        <w:trPr>
          <w:trHeight w:val="300"/>
        </w:trPr>
        <w:tc>
          <w:tcPr>
            <w:tcW w:w="2830" w:type="dxa"/>
            <w:vMerge/>
          </w:tcPr>
          <w:p w14:paraId="08C40658" w14:textId="77777777" w:rsidR="00C60145" w:rsidRPr="00A45F27" w:rsidRDefault="00C60145" w:rsidP="00C60145">
            <w:pPr>
              <w:jc w:val="left"/>
              <w:rPr>
                <w:rFonts w:eastAsia="Times New Roman" w:cs="Arial"/>
                <w:color w:val="000000"/>
                <w:sz w:val="16"/>
                <w:szCs w:val="16"/>
                <w:lang w:eastAsia="en-GB"/>
              </w:rPr>
            </w:pPr>
          </w:p>
        </w:tc>
        <w:tc>
          <w:tcPr>
            <w:tcW w:w="4916" w:type="dxa"/>
            <w:noWrap/>
          </w:tcPr>
          <w:p w14:paraId="633409CD" w14:textId="6B0133F3" w:rsidR="00C60145" w:rsidRPr="00A45F27" w:rsidRDefault="00C60145" w:rsidP="00C60145">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 xml:space="preserve"> Failure to Charge; Environmental Compatibility Problem</w:t>
            </w:r>
          </w:p>
        </w:tc>
        <w:tc>
          <w:tcPr>
            <w:tcW w:w="1378" w:type="dxa"/>
            <w:vMerge/>
          </w:tcPr>
          <w:p w14:paraId="5E68E147" w14:textId="77777777" w:rsidR="00C60145" w:rsidRPr="00A45F27" w:rsidRDefault="00C60145" w:rsidP="00C60145">
            <w:pPr>
              <w:jc w:val="left"/>
              <w:rPr>
                <w:rFonts w:eastAsia="Times New Roman" w:cs="Arial"/>
                <w:color w:val="000000"/>
                <w:sz w:val="16"/>
                <w:szCs w:val="16"/>
                <w:lang w:eastAsia="en-GB"/>
              </w:rPr>
            </w:pPr>
          </w:p>
        </w:tc>
        <w:tc>
          <w:tcPr>
            <w:tcW w:w="1284" w:type="dxa"/>
            <w:vMerge/>
          </w:tcPr>
          <w:p w14:paraId="78973888"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5C60AE25"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04059B49" w14:textId="77777777" w:rsidR="00C60145" w:rsidRPr="00A45F27" w:rsidRDefault="00C60145" w:rsidP="00C60145">
            <w:pPr>
              <w:jc w:val="left"/>
              <w:rPr>
                <w:rFonts w:eastAsia="Times New Roman" w:cs="Arial"/>
                <w:color w:val="000000"/>
                <w:sz w:val="16"/>
                <w:szCs w:val="16"/>
                <w:lang w:eastAsia="en-GB"/>
              </w:rPr>
            </w:pPr>
          </w:p>
        </w:tc>
      </w:tr>
      <w:tr w:rsidR="00C60145" w:rsidRPr="00A45F27" w14:paraId="7672BDC6" w14:textId="77777777" w:rsidTr="00444BEB">
        <w:trPr>
          <w:trHeight w:val="300"/>
        </w:trPr>
        <w:tc>
          <w:tcPr>
            <w:tcW w:w="2830" w:type="dxa"/>
            <w:vMerge/>
          </w:tcPr>
          <w:p w14:paraId="0B5D560D" w14:textId="77777777" w:rsidR="00C60145" w:rsidRPr="00A45F27" w:rsidRDefault="00C60145" w:rsidP="00C60145">
            <w:pPr>
              <w:jc w:val="left"/>
              <w:rPr>
                <w:rFonts w:eastAsia="Times New Roman" w:cs="Arial"/>
                <w:color w:val="000000"/>
                <w:sz w:val="16"/>
                <w:szCs w:val="16"/>
                <w:lang w:eastAsia="en-GB"/>
              </w:rPr>
            </w:pPr>
          </w:p>
        </w:tc>
        <w:tc>
          <w:tcPr>
            <w:tcW w:w="4916" w:type="dxa"/>
            <w:noWrap/>
          </w:tcPr>
          <w:p w14:paraId="16BAE15B" w14:textId="2832D6E2" w:rsidR="00C60145" w:rsidRPr="00A45F27" w:rsidRDefault="00C60145" w:rsidP="00C60145">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 xml:space="preserve"> Use of Device Problem</w:t>
            </w:r>
          </w:p>
        </w:tc>
        <w:tc>
          <w:tcPr>
            <w:tcW w:w="1378" w:type="dxa"/>
            <w:vMerge/>
          </w:tcPr>
          <w:p w14:paraId="1A640F1E" w14:textId="77777777" w:rsidR="00C60145" w:rsidRPr="00A45F27" w:rsidRDefault="00C60145" w:rsidP="00C60145">
            <w:pPr>
              <w:jc w:val="left"/>
              <w:rPr>
                <w:rFonts w:eastAsia="Times New Roman" w:cs="Arial"/>
                <w:color w:val="000000"/>
                <w:sz w:val="16"/>
                <w:szCs w:val="16"/>
                <w:lang w:eastAsia="en-GB"/>
              </w:rPr>
            </w:pPr>
          </w:p>
        </w:tc>
        <w:tc>
          <w:tcPr>
            <w:tcW w:w="1284" w:type="dxa"/>
            <w:vMerge/>
          </w:tcPr>
          <w:p w14:paraId="0BA4A813"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46D0A0E4" w14:textId="77777777" w:rsidR="00C60145" w:rsidRPr="00A45F27" w:rsidRDefault="00C60145" w:rsidP="00C60145">
            <w:pPr>
              <w:jc w:val="left"/>
              <w:rPr>
                <w:rFonts w:eastAsia="Times New Roman" w:cs="Arial"/>
                <w:color w:val="000000"/>
                <w:sz w:val="16"/>
                <w:szCs w:val="16"/>
                <w:lang w:eastAsia="en-GB"/>
              </w:rPr>
            </w:pPr>
          </w:p>
        </w:tc>
        <w:tc>
          <w:tcPr>
            <w:tcW w:w="0" w:type="auto"/>
            <w:vMerge/>
          </w:tcPr>
          <w:p w14:paraId="4CB92950" w14:textId="77777777" w:rsidR="00C60145" w:rsidRPr="00A45F27" w:rsidRDefault="00C60145" w:rsidP="00C60145">
            <w:pPr>
              <w:jc w:val="left"/>
              <w:rPr>
                <w:rFonts w:eastAsia="Times New Roman" w:cs="Arial"/>
                <w:color w:val="000000"/>
                <w:sz w:val="16"/>
                <w:szCs w:val="16"/>
                <w:lang w:eastAsia="en-GB"/>
              </w:rPr>
            </w:pPr>
          </w:p>
        </w:tc>
      </w:tr>
      <w:tr w:rsidR="00C60145" w:rsidRPr="00A45F27" w14:paraId="3BD82061" w14:textId="77777777" w:rsidTr="00EA0044">
        <w:trPr>
          <w:trHeight w:val="300"/>
        </w:trPr>
        <w:tc>
          <w:tcPr>
            <w:tcW w:w="2830" w:type="dxa"/>
            <w:vMerge w:val="restart"/>
            <w:noWrap/>
            <w:hideMark/>
          </w:tcPr>
          <w:p w14:paraId="45897752" w14:textId="5CE4CAAC" w:rsidR="00C60145" w:rsidRPr="00A45F27" w:rsidRDefault="00C60145" w:rsidP="00C60145">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Aneurysm</w:t>
            </w:r>
          </w:p>
        </w:tc>
        <w:tc>
          <w:tcPr>
            <w:tcW w:w="4916" w:type="dxa"/>
            <w:noWrap/>
            <w:hideMark/>
          </w:tcPr>
          <w:p w14:paraId="45B362E6"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Insufficient Flow or Under Infusion</w:t>
            </w:r>
          </w:p>
        </w:tc>
        <w:tc>
          <w:tcPr>
            <w:tcW w:w="1378" w:type="dxa"/>
            <w:vMerge w:val="restart"/>
            <w:noWrap/>
            <w:hideMark/>
          </w:tcPr>
          <w:p w14:paraId="0DE5F0CB"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11</w:t>
            </w:r>
          </w:p>
        </w:tc>
        <w:tc>
          <w:tcPr>
            <w:tcW w:w="1284" w:type="dxa"/>
            <w:vMerge w:val="restart"/>
            <w:noWrap/>
            <w:hideMark/>
          </w:tcPr>
          <w:p w14:paraId="49534A0D" w14:textId="42684F23"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2.</w:t>
            </w:r>
            <w:r w:rsidR="00F06B7D" w:rsidRPr="00A45F27">
              <w:rPr>
                <w:rFonts w:eastAsia="Times New Roman" w:cs="Arial"/>
                <w:color w:val="000000"/>
                <w:sz w:val="16"/>
                <w:szCs w:val="16"/>
                <w:lang w:val="en-US" w:eastAsia="en-GB"/>
              </w:rPr>
              <w:t>4</w:t>
            </w:r>
            <w:r w:rsidRPr="00A45F27">
              <w:rPr>
                <w:rFonts w:eastAsia="Times New Roman" w:cs="Arial"/>
                <w:color w:val="000000"/>
                <w:sz w:val="16"/>
                <w:szCs w:val="16"/>
                <w:lang w:val="en-US" w:eastAsia="en-GB"/>
              </w:rPr>
              <w:t>%</w:t>
            </w:r>
          </w:p>
        </w:tc>
        <w:tc>
          <w:tcPr>
            <w:tcW w:w="0" w:type="auto"/>
            <w:vMerge w:val="restart"/>
            <w:noWrap/>
            <w:hideMark/>
          </w:tcPr>
          <w:p w14:paraId="69474B2B" w14:textId="77777777" w:rsidR="00C60145" w:rsidRPr="00A45F27" w:rsidRDefault="00C60145" w:rsidP="00C60145">
            <w:pPr>
              <w:jc w:val="center"/>
              <w:rPr>
                <w:rFonts w:eastAsia="Times New Roman" w:cs="Arial"/>
                <w:color w:val="000000"/>
                <w:sz w:val="16"/>
                <w:szCs w:val="16"/>
                <w:lang w:val="en-US" w:eastAsia="en-GB"/>
              </w:rPr>
            </w:pPr>
            <w:commentRangeStart w:id="1814"/>
            <w:r w:rsidRPr="00A45F27">
              <w:rPr>
                <w:rFonts w:eastAsia="Times New Roman" w:cs="Arial"/>
                <w:color w:val="000000"/>
                <w:sz w:val="16"/>
                <w:szCs w:val="16"/>
                <w:lang w:val="en-US" w:eastAsia="en-GB"/>
              </w:rPr>
              <w:t>No</w:t>
            </w:r>
            <w:commentRangeEnd w:id="1814"/>
            <w:r w:rsidRPr="00A45F27">
              <w:rPr>
                <w:rStyle w:val="CommentReference"/>
                <w:rFonts w:cs="Arial"/>
                <w:lang w:val="en-US"/>
              </w:rPr>
              <w:commentReference w:id="1814"/>
            </w:r>
          </w:p>
        </w:tc>
        <w:tc>
          <w:tcPr>
            <w:tcW w:w="0" w:type="auto"/>
            <w:vMerge w:val="restart"/>
            <w:noWrap/>
          </w:tcPr>
          <w:p w14:paraId="147DDEC6" w14:textId="68A49C21" w:rsidR="00C60145" w:rsidRPr="00A45F27" w:rsidRDefault="00EA0044" w:rsidP="00C60145">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C60145" w:rsidRPr="00A45F27" w14:paraId="4BD946AA" w14:textId="77777777" w:rsidTr="00EA0044">
        <w:trPr>
          <w:trHeight w:val="300"/>
        </w:trPr>
        <w:tc>
          <w:tcPr>
            <w:tcW w:w="2830" w:type="dxa"/>
            <w:vMerge/>
            <w:hideMark/>
          </w:tcPr>
          <w:p w14:paraId="6D5F09E5"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720B7C2B"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Adverse Event Without Identified Device or Use Problem</w:t>
            </w:r>
          </w:p>
        </w:tc>
        <w:tc>
          <w:tcPr>
            <w:tcW w:w="1378" w:type="dxa"/>
            <w:vMerge/>
            <w:hideMark/>
          </w:tcPr>
          <w:p w14:paraId="3DA75FB4"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590F4D63"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3E19011A"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60482C53" w14:textId="77777777" w:rsidR="00C60145" w:rsidRPr="00A45F27" w:rsidRDefault="00C60145" w:rsidP="00C60145">
            <w:pPr>
              <w:jc w:val="left"/>
              <w:rPr>
                <w:rFonts w:eastAsia="Times New Roman" w:cs="Arial"/>
                <w:color w:val="000000"/>
                <w:sz w:val="16"/>
                <w:szCs w:val="16"/>
                <w:lang w:val="en-US" w:eastAsia="en-GB"/>
              </w:rPr>
            </w:pPr>
          </w:p>
        </w:tc>
      </w:tr>
      <w:tr w:rsidR="00C60145" w:rsidRPr="00A45F27" w14:paraId="09E881FB" w14:textId="77777777" w:rsidTr="00EA0044">
        <w:trPr>
          <w:trHeight w:val="300"/>
        </w:trPr>
        <w:tc>
          <w:tcPr>
            <w:tcW w:w="2830" w:type="dxa"/>
            <w:vMerge/>
            <w:hideMark/>
          </w:tcPr>
          <w:p w14:paraId="6978D1C7"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5B14C051"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Fail-Safe Problem</w:t>
            </w:r>
          </w:p>
        </w:tc>
        <w:tc>
          <w:tcPr>
            <w:tcW w:w="1378" w:type="dxa"/>
            <w:vMerge/>
            <w:hideMark/>
          </w:tcPr>
          <w:p w14:paraId="4622DB63"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42473763"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3599FF71"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67502D58" w14:textId="77777777" w:rsidR="00C60145" w:rsidRPr="00A45F27" w:rsidRDefault="00C60145" w:rsidP="00C60145">
            <w:pPr>
              <w:jc w:val="left"/>
              <w:rPr>
                <w:rFonts w:eastAsia="Times New Roman" w:cs="Arial"/>
                <w:color w:val="000000"/>
                <w:sz w:val="16"/>
                <w:szCs w:val="16"/>
                <w:lang w:val="en-US" w:eastAsia="en-GB"/>
              </w:rPr>
            </w:pPr>
          </w:p>
        </w:tc>
      </w:tr>
      <w:tr w:rsidR="00C60145" w:rsidRPr="00A45F27" w14:paraId="3592C186" w14:textId="77777777" w:rsidTr="00EA0044">
        <w:trPr>
          <w:trHeight w:val="300"/>
        </w:trPr>
        <w:tc>
          <w:tcPr>
            <w:tcW w:w="2830" w:type="dxa"/>
            <w:vMerge/>
            <w:hideMark/>
          </w:tcPr>
          <w:p w14:paraId="37CF3B13"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241A06EB"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Device Operational Issue</w:t>
            </w:r>
          </w:p>
        </w:tc>
        <w:tc>
          <w:tcPr>
            <w:tcW w:w="1378" w:type="dxa"/>
            <w:vMerge/>
            <w:hideMark/>
          </w:tcPr>
          <w:p w14:paraId="158835FF"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258C3C33"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3F101EB7"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3E7BFC81" w14:textId="77777777" w:rsidR="00C60145" w:rsidRPr="00A45F27" w:rsidRDefault="00C60145" w:rsidP="00C60145">
            <w:pPr>
              <w:jc w:val="left"/>
              <w:rPr>
                <w:rFonts w:eastAsia="Times New Roman" w:cs="Arial"/>
                <w:color w:val="000000"/>
                <w:sz w:val="16"/>
                <w:szCs w:val="16"/>
                <w:lang w:val="en-US" w:eastAsia="en-GB"/>
              </w:rPr>
            </w:pPr>
          </w:p>
        </w:tc>
      </w:tr>
      <w:tr w:rsidR="00C60145" w:rsidRPr="00A45F27" w14:paraId="4A003C14" w14:textId="77777777" w:rsidTr="00EA0044">
        <w:trPr>
          <w:trHeight w:val="300"/>
        </w:trPr>
        <w:tc>
          <w:tcPr>
            <w:tcW w:w="2830" w:type="dxa"/>
            <w:vMerge/>
            <w:hideMark/>
          </w:tcPr>
          <w:p w14:paraId="5A16F14B"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3D33AC41"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Delivery System Failure</w:t>
            </w:r>
          </w:p>
        </w:tc>
        <w:tc>
          <w:tcPr>
            <w:tcW w:w="1378" w:type="dxa"/>
            <w:vMerge/>
            <w:hideMark/>
          </w:tcPr>
          <w:p w14:paraId="02640392"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51E9B63B"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4EBDE8E2"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08E4BBAB" w14:textId="77777777" w:rsidR="00C60145" w:rsidRPr="00A45F27" w:rsidRDefault="00C60145" w:rsidP="00C60145">
            <w:pPr>
              <w:jc w:val="left"/>
              <w:rPr>
                <w:rFonts w:eastAsia="Times New Roman" w:cs="Arial"/>
                <w:color w:val="000000"/>
                <w:sz w:val="16"/>
                <w:szCs w:val="16"/>
                <w:lang w:val="en-US" w:eastAsia="en-GB"/>
              </w:rPr>
            </w:pPr>
          </w:p>
        </w:tc>
      </w:tr>
      <w:tr w:rsidR="00C60145" w:rsidRPr="00A45F27" w14:paraId="286A3406" w14:textId="77777777" w:rsidTr="00EA0044">
        <w:trPr>
          <w:trHeight w:val="300"/>
        </w:trPr>
        <w:tc>
          <w:tcPr>
            <w:tcW w:w="2830" w:type="dxa"/>
            <w:vMerge/>
            <w:hideMark/>
          </w:tcPr>
          <w:p w14:paraId="060DA482"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546CCF84"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Leak/Splash</w:t>
            </w:r>
          </w:p>
        </w:tc>
        <w:tc>
          <w:tcPr>
            <w:tcW w:w="1378" w:type="dxa"/>
            <w:vMerge/>
            <w:hideMark/>
          </w:tcPr>
          <w:p w14:paraId="6D61CEF2"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5C4D0B81"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4D658BC0"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1704A63D" w14:textId="77777777" w:rsidR="00C60145" w:rsidRPr="00A45F27" w:rsidRDefault="00C60145" w:rsidP="00C60145">
            <w:pPr>
              <w:jc w:val="left"/>
              <w:rPr>
                <w:rFonts w:eastAsia="Times New Roman" w:cs="Arial"/>
                <w:color w:val="000000"/>
                <w:sz w:val="16"/>
                <w:szCs w:val="16"/>
                <w:lang w:val="en-US" w:eastAsia="en-GB"/>
              </w:rPr>
            </w:pPr>
          </w:p>
        </w:tc>
      </w:tr>
      <w:tr w:rsidR="00126753" w:rsidRPr="00A45F27" w14:paraId="373ABCA7" w14:textId="77777777" w:rsidTr="0059785A">
        <w:trPr>
          <w:trHeight w:val="300"/>
        </w:trPr>
        <w:tc>
          <w:tcPr>
            <w:tcW w:w="2830" w:type="dxa"/>
            <w:vMerge w:val="restart"/>
          </w:tcPr>
          <w:p w14:paraId="17A1D2E3" w14:textId="7B1E7F29" w:rsidR="00126753" w:rsidRPr="00A45F27" w:rsidRDefault="00126753" w:rsidP="00126753">
            <w:pPr>
              <w:jc w:val="left"/>
              <w:rPr>
                <w:rFonts w:eastAsia="Times New Roman" w:cs="Arial"/>
                <w:color w:val="000000"/>
                <w:sz w:val="16"/>
                <w:szCs w:val="16"/>
                <w:lang w:eastAsia="en-GB"/>
              </w:rPr>
            </w:pPr>
            <w:proofErr w:type="spellStart"/>
            <w:r w:rsidRPr="00A45F27">
              <w:rPr>
                <w:rFonts w:eastAsia="Times New Roman" w:cs="Arial"/>
                <w:color w:val="000000"/>
                <w:sz w:val="16"/>
                <w:szCs w:val="16"/>
                <w:lang w:eastAsia="en-GB"/>
              </w:rPr>
              <w:t>Dyspnea</w:t>
            </w:r>
            <w:proofErr w:type="spellEnd"/>
            <w:r w:rsidRPr="00A45F27">
              <w:rPr>
                <w:rFonts w:eastAsia="Times New Roman" w:cs="Arial"/>
                <w:color w:val="000000"/>
                <w:sz w:val="16"/>
                <w:szCs w:val="16"/>
                <w:lang w:eastAsia="en-GB"/>
              </w:rPr>
              <w:t>/Hypoxia</w:t>
            </w:r>
          </w:p>
        </w:tc>
        <w:tc>
          <w:tcPr>
            <w:tcW w:w="4916" w:type="dxa"/>
            <w:noWrap/>
            <w:vAlign w:val="bottom"/>
          </w:tcPr>
          <w:p w14:paraId="36240F21" w14:textId="57BC1427" w:rsidR="00126753" w:rsidRPr="00A45F27" w:rsidRDefault="00126753" w:rsidP="00126753">
            <w:pPr>
              <w:jc w:val="center"/>
              <w:rPr>
                <w:rFonts w:eastAsia="Times New Roman" w:cs="Arial"/>
                <w:color w:val="000000"/>
                <w:sz w:val="16"/>
                <w:szCs w:val="16"/>
                <w:lang w:eastAsia="en-GB"/>
              </w:rPr>
            </w:pPr>
            <w:r w:rsidRPr="00A45F27">
              <w:rPr>
                <w:rFonts w:cs="Arial"/>
                <w:color w:val="000000"/>
                <w:sz w:val="16"/>
                <w:szCs w:val="16"/>
              </w:rPr>
              <w:t>Fluid/Blood Leak</w:t>
            </w:r>
          </w:p>
        </w:tc>
        <w:tc>
          <w:tcPr>
            <w:tcW w:w="1378" w:type="dxa"/>
            <w:vMerge w:val="restart"/>
          </w:tcPr>
          <w:p w14:paraId="20653577" w14:textId="5C013AFC" w:rsidR="00126753" w:rsidRPr="00A45F27" w:rsidRDefault="00126753" w:rsidP="00126753">
            <w:pPr>
              <w:jc w:val="center"/>
              <w:rPr>
                <w:rFonts w:eastAsia="Times New Roman" w:cs="Arial"/>
                <w:color w:val="000000"/>
                <w:sz w:val="16"/>
                <w:szCs w:val="16"/>
                <w:lang w:eastAsia="en-GB"/>
              </w:rPr>
            </w:pPr>
            <w:r w:rsidRPr="00A45F27">
              <w:rPr>
                <w:rFonts w:eastAsia="Times New Roman" w:cs="Arial"/>
                <w:color w:val="000000"/>
                <w:sz w:val="16"/>
                <w:szCs w:val="16"/>
                <w:lang w:eastAsia="en-GB"/>
              </w:rPr>
              <w:t>8</w:t>
            </w:r>
          </w:p>
        </w:tc>
        <w:tc>
          <w:tcPr>
            <w:tcW w:w="1284" w:type="dxa"/>
            <w:vMerge w:val="restart"/>
          </w:tcPr>
          <w:p w14:paraId="65C0CCDA" w14:textId="0C7218BC" w:rsidR="00126753" w:rsidRPr="00A45F27" w:rsidRDefault="00F06B7D" w:rsidP="00F06B7D">
            <w:pPr>
              <w:jc w:val="center"/>
              <w:rPr>
                <w:rFonts w:eastAsia="Times New Roman" w:cs="Arial"/>
                <w:color w:val="000000"/>
                <w:sz w:val="16"/>
                <w:szCs w:val="16"/>
                <w:lang w:eastAsia="en-GB"/>
              </w:rPr>
            </w:pPr>
            <w:r w:rsidRPr="00A45F27">
              <w:rPr>
                <w:rFonts w:eastAsia="Times New Roman" w:cs="Arial"/>
                <w:color w:val="000000"/>
                <w:sz w:val="16"/>
                <w:szCs w:val="16"/>
                <w:lang w:eastAsia="en-GB"/>
              </w:rPr>
              <w:t>1.7%</w:t>
            </w:r>
          </w:p>
        </w:tc>
        <w:tc>
          <w:tcPr>
            <w:tcW w:w="0" w:type="auto"/>
            <w:vMerge w:val="restart"/>
          </w:tcPr>
          <w:p w14:paraId="307FB0FF" w14:textId="72C3A01A" w:rsidR="00126753" w:rsidRPr="00A45F27" w:rsidRDefault="00F06B7D" w:rsidP="00F06B7D">
            <w:pPr>
              <w:jc w:val="center"/>
              <w:rPr>
                <w:rFonts w:eastAsia="Times New Roman" w:cs="Arial"/>
                <w:color w:val="000000"/>
                <w:sz w:val="16"/>
                <w:szCs w:val="16"/>
                <w:lang w:eastAsia="en-GB"/>
              </w:rPr>
            </w:pPr>
            <w:r w:rsidRPr="00A45F27">
              <w:rPr>
                <w:rFonts w:eastAsia="Times New Roman" w:cs="Arial"/>
                <w:color w:val="000000"/>
                <w:sz w:val="16"/>
                <w:szCs w:val="16"/>
                <w:lang w:eastAsia="en-GB"/>
              </w:rPr>
              <w:t>No</w:t>
            </w:r>
          </w:p>
        </w:tc>
        <w:tc>
          <w:tcPr>
            <w:tcW w:w="0" w:type="auto"/>
            <w:vMerge w:val="restart"/>
          </w:tcPr>
          <w:p w14:paraId="2DB5EC65" w14:textId="0E068432" w:rsidR="00126753" w:rsidRPr="00A45F27" w:rsidRDefault="00EA0044" w:rsidP="00F06B7D">
            <w:pPr>
              <w:jc w:val="center"/>
              <w:rPr>
                <w:rFonts w:eastAsia="Times New Roman" w:cs="Arial"/>
                <w:color w:val="000000"/>
                <w:sz w:val="16"/>
                <w:szCs w:val="16"/>
                <w:lang w:eastAsia="en-GB"/>
              </w:rPr>
            </w:pPr>
            <w:r>
              <w:rPr>
                <w:rFonts w:eastAsia="Times New Roman" w:cs="Arial"/>
                <w:color w:val="000000"/>
                <w:sz w:val="16"/>
                <w:szCs w:val="16"/>
                <w:lang w:eastAsia="en-GB"/>
              </w:rPr>
              <w:t>-</w:t>
            </w:r>
          </w:p>
        </w:tc>
      </w:tr>
      <w:tr w:rsidR="00126753" w:rsidRPr="00A45F27" w14:paraId="1B0BF727" w14:textId="77777777" w:rsidTr="0059785A">
        <w:trPr>
          <w:trHeight w:val="300"/>
        </w:trPr>
        <w:tc>
          <w:tcPr>
            <w:tcW w:w="2830" w:type="dxa"/>
            <w:vMerge/>
          </w:tcPr>
          <w:p w14:paraId="427D6D41" w14:textId="77777777" w:rsidR="00126753" w:rsidRPr="00A45F27" w:rsidRDefault="00126753" w:rsidP="00126753">
            <w:pPr>
              <w:jc w:val="left"/>
              <w:rPr>
                <w:rFonts w:eastAsia="Times New Roman" w:cs="Arial"/>
                <w:color w:val="000000"/>
                <w:sz w:val="16"/>
                <w:szCs w:val="16"/>
                <w:lang w:eastAsia="en-GB"/>
              </w:rPr>
            </w:pPr>
          </w:p>
        </w:tc>
        <w:tc>
          <w:tcPr>
            <w:tcW w:w="4916" w:type="dxa"/>
            <w:noWrap/>
            <w:vAlign w:val="bottom"/>
          </w:tcPr>
          <w:p w14:paraId="60D53F10" w14:textId="655DF69B" w:rsidR="00126753" w:rsidRPr="00A45F27" w:rsidRDefault="00126753" w:rsidP="00126753">
            <w:pPr>
              <w:jc w:val="center"/>
              <w:rPr>
                <w:rFonts w:eastAsia="Times New Roman" w:cs="Arial"/>
                <w:color w:val="000000"/>
                <w:sz w:val="16"/>
                <w:szCs w:val="16"/>
                <w:lang w:eastAsia="en-GB"/>
              </w:rPr>
            </w:pPr>
            <w:r w:rsidRPr="00A45F27">
              <w:rPr>
                <w:rFonts w:cs="Arial"/>
                <w:color w:val="000000"/>
                <w:sz w:val="16"/>
                <w:szCs w:val="16"/>
              </w:rPr>
              <w:t xml:space="preserve"> No Audible Alarm</w:t>
            </w:r>
          </w:p>
        </w:tc>
        <w:tc>
          <w:tcPr>
            <w:tcW w:w="1378" w:type="dxa"/>
            <w:vMerge/>
          </w:tcPr>
          <w:p w14:paraId="6FE12A97" w14:textId="77777777" w:rsidR="00126753" w:rsidRPr="00A45F27" w:rsidRDefault="00126753" w:rsidP="00126753">
            <w:pPr>
              <w:jc w:val="left"/>
              <w:rPr>
                <w:rFonts w:eastAsia="Times New Roman" w:cs="Arial"/>
                <w:color w:val="000000"/>
                <w:sz w:val="16"/>
                <w:szCs w:val="16"/>
                <w:lang w:eastAsia="en-GB"/>
              </w:rPr>
            </w:pPr>
          </w:p>
        </w:tc>
        <w:tc>
          <w:tcPr>
            <w:tcW w:w="1284" w:type="dxa"/>
            <w:vMerge/>
          </w:tcPr>
          <w:p w14:paraId="2C2BE4A2"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2AEEE568"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29E3965B" w14:textId="77777777" w:rsidR="00126753" w:rsidRPr="00A45F27" w:rsidRDefault="00126753" w:rsidP="00126753">
            <w:pPr>
              <w:jc w:val="left"/>
              <w:rPr>
                <w:rFonts w:eastAsia="Times New Roman" w:cs="Arial"/>
                <w:color w:val="000000"/>
                <w:sz w:val="16"/>
                <w:szCs w:val="16"/>
                <w:lang w:eastAsia="en-GB"/>
              </w:rPr>
            </w:pPr>
          </w:p>
        </w:tc>
      </w:tr>
      <w:tr w:rsidR="00126753" w:rsidRPr="00A45F27" w14:paraId="2B3512F5" w14:textId="77777777" w:rsidTr="0059785A">
        <w:trPr>
          <w:trHeight w:val="300"/>
        </w:trPr>
        <w:tc>
          <w:tcPr>
            <w:tcW w:w="2830" w:type="dxa"/>
            <w:vMerge/>
          </w:tcPr>
          <w:p w14:paraId="64C8EB82" w14:textId="77777777" w:rsidR="00126753" w:rsidRPr="00A45F27" w:rsidRDefault="00126753" w:rsidP="00126753">
            <w:pPr>
              <w:jc w:val="left"/>
              <w:rPr>
                <w:rFonts w:eastAsia="Times New Roman" w:cs="Arial"/>
                <w:color w:val="000000"/>
                <w:sz w:val="16"/>
                <w:szCs w:val="16"/>
                <w:lang w:eastAsia="en-GB"/>
              </w:rPr>
            </w:pPr>
          </w:p>
        </w:tc>
        <w:tc>
          <w:tcPr>
            <w:tcW w:w="4916" w:type="dxa"/>
            <w:noWrap/>
            <w:vAlign w:val="bottom"/>
          </w:tcPr>
          <w:p w14:paraId="0AFFBD83" w14:textId="60CA7B5D" w:rsidR="00126753" w:rsidRPr="00A45F27" w:rsidRDefault="00126753" w:rsidP="00126753">
            <w:pPr>
              <w:jc w:val="center"/>
              <w:rPr>
                <w:rFonts w:eastAsia="Times New Roman" w:cs="Arial"/>
                <w:color w:val="000000"/>
                <w:sz w:val="16"/>
                <w:szCs w:val="16"/>
                <w:lang w:eastAsia="en-GB"/>
              </w:rPr>
            </w:pPr>
            <w:r w:rsidRPr="00A45F27">
              <w:rPr>
                <w:rFonts w:cs="Arial"/>
                <w:color w:val="000000"/>
                <w:sz w:val="16"/>
                <w:szCs w:val="16"/>
              </w:rPr>
              <w:t xml:space="preserve"> Pumping Problem</w:t>
            </w:r>
          </w:p>
        </w:tc>
        <w:tc>
          <w:tcPr>
            <w:tcW w:w="1378" w:type="dxa"/>
            <w:vMerge/>
          </w:tcPr>
          <w:p w14:paraId="1015F18E" w14:textId="77777777" w:rsidR="00126753" w:rsidRPr="00A45F27" w:rsidRDefault="00126753" w:rsidP="00126753">
            <w:pPr>
              <w:jc w:val="left"/>
              <w:rPr>
                <w:rFonts w:eastAsia="Times New Roman" w:cs="Arial"/>
                <w:color w:val="000000"/>
                <w:sz w:val="16"/>
                <w:szCs w:val="16"/>
                <w:lang w:eastAsia="en-GB"/>
              </w:rPr>
            </w:pPr>
          </w:p>
        </w:tc>
        <w:tc>
          <w:tcPr>
            <w:tcW w:w="1284" w:type="dxa"/>
            <w:vMerge/>
          </w:tcPr>
          <w:p w14:paraId="34E09972"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276B817C"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62532812" w14:textId="77777777" w:rsidR="00126753" w:rsidRPr="00A45F27" w:rsidRDefault="00126753" w:rsidP="00126753">
            <w:pPr>
              <w:jc w:val="left"/>
              <w:rPr>
                <w:rFonts w:eastAsia="Times New Roman" w:cs="Arial"/>
                <w:color w:val="000000"/>
                <w:sz w:val="16"/>
                <w:szCs w:val="16"/>
                <w:lang w:eastAsia="en-GB"/>
              </w:rPr>
            </w:pPr>
          </w:p>
        </w:tc>
      </w:tr>
      <w:tr w:rsidR="00126753" w:rsidRPr="00A45F27" w14:paraId="257B2816" w14:textId="77777777" w:rsidTr="0059785A">
        <w:trPr>
          <w:trHeight w:val="300"/>
        </w:trPr>
        <w:tc>
          <w:tcPr>
            <w:tcW w:w="2830" w:type="dxa"/>
            <w:vMerge/>
          </w:tcPr>
          <w:p w14:paraId="6448F631" w14:textId="77777777" w:rsidR="00126753" w:rsidRPr="00A45F27" w:rsidRDefault="00126753" w:rsidP="00126753">
            <w:pPr>
              <w:jc w:val="left"/>
              <w:rPr>
                <w:rFonts w:eastAsia="Times New Roman" w:cs="Arial"/>
                <w:color w:val="000000"/>
                <w:sz w:val="16"/>
                <w:szCs w:val="16"/>
                <w:lang w:eastAsia="en-GB"/>
              </w:rPr>
            </w:pPr>
          </w:p>
        </w:tc>
        <w:tc>
          <w:tcPr>
            <w:tcW w:w="4916" w:type="dxa"/>
            <w:noWrap/>
            <w:vAlign w:val="bottom"/>
          </w:tcPr>
          <w:p w14:paraId="5E199D0D" w14:textId="52EB7D92" w:rsidR="00126753" w:rsidRPr="00A45F27" w:rsidRDefault="00126753" w:rsidP="00126753">
            <w:pPr>
              <w:jc w:val="center"/>
              <w:rPr>
                <w:rFonts w:eastAsia="Times New Roman" w:cs="Arial"/>
                <w:color w:val="000000"/>
                <w:sz w:val="16"/>
                <w:szCs w:val="16"/>
                <w:lang w:eastAsia="en-GB"/>
              </w:rPr>
            </w:pPr>
            <w:r w:rsidRPr="00A45F27">
              <w:rPr>
                <w:rFonts w:cs="Arial"/>
                <w:color w:val="000000"/>
                <w:sz w:val="16"/>
                <w:szCs w:val="16"/>
              </w:rPr>
              <w:t>Detachment of Device or Device Component</w:t>
            </w:r>
          </w:p>
        </w:tc>
        <w:tc>
          <w:tcPr>
            <w:tcW w:w="1378" w:type="dxa"/>
            <w:vMerge/>
          </w:tcPr>
          <w:p w14:paraId="17AAE11A" w14:textId="77777777" w:rsidR="00126753" w:rsidRPr="00A45F27" w:rsidRDefault="00126753" w:rsidP="00126753">
            <w:pPr>
              <w:jc w:val="left"/>
              <w:rPr>
                <w:rFonts w:eastAsia="Times New Roman" w:cs="Arial"/>
                <w:color w:val="000000"/>
                <w:sz w:val="16"/>
                <w:szCs w:val="16"/>
                <w:lang w:eastAsia="en-GB"/>
              </w:rPr>
            </w:pPr>
          </w:p>
        </w:tc>
        <w:tc>
          <w:tcPr>
            <w:tcW w:w="1284" w:type="dxa"/>
            <w:vMerge/>
          </w:tcPr>
          <w:p w14:paraId="118A7312"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076D3E1A"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04F426A5" w14:textId="77777777" w:rsidR="00126753" w:rsidRPr="00A45F27" w:rsidRDefault="00126753" w:rsidP="00126753">
            <w:pPr>
              <w:jc w:val="left"/>
              <w:rPr>
                <w:rFonts w:eastAsia="Times New Roman" w:cs="Arial"/>
                <w:color w:val="000000"/>
                <w:sz w:val="16"/>
                <w:szCs w:val="16"/>
                <w:lang w:eastAsia="en-GB"/>
              </w:rPr>
            </w:pPr>
          </w:p>
        </w:tc>
      </w:tr>
      <w:tr w:rsidR="00126753" w:rsidRPr="00A45F27" w14:paraId="2A01E943" w14:textId="77777777" w:rsidTr="0059785A">
        <w:trPr>
          <w:trHeight w:val="300"/>
        </w:trPr>
        <w:tc>
          <w:tcPr>
            <w:tcW w:w="2830" w:type="dxa"/>
            <w:vMerge/>
          </w:tcPr>
          <w:p w14:paraId="1D973559" w14:textId="77777777" w:rsidR="00126753" w:rsidRPr="00A45F27" w:rsidRDefault="00126753" w:rsidP="00126753">
            <w:pPr>
              <w:jc w:val="left"/>
              <w:rPr>
                <w:rFonts w:eastAsia="Times New Roman" w:cs="Arial"/>
                <w:color w:val="000000"/>
                <w:sz w:val="16"/>
                <w:szCs w:val="16"/>
                <w:lang w:eastAsia="en-GB"/>
              </w:rPr>
            </w:pPr>
          </w:p>
        </w:tc>
        <w:tc>
          <w:tcPr>
            <w:tcW w:w="4916" w:type="dxa"/>
            <w:noWrap/>
            <w:vAlign w:val="bottom"/>
          </w:tcPr>
          <w:p w14:paraId="4CE648B6" w14:textId="2F3D1B43" w:rsidR="00126753" w:rsidRPr="00A45F27" w:rsidRDefault="00126753" w:rsidP="00126753">
            <w:pPr>
              <w:jc w:val="center"/>
              <w:rPr>
                <w:rFonts w:eastAsia="Times New Roman" w:cs="Arial"/>
                <w:color w:val="000000"/>
                <w:sz w:val="16"/>
                <w:szCs w:val="16"/>
                <w:lang w:eastAsia="en-GB"/>
              </w:rPr>
            </w:pPr>
            <w:r w:rsidRPr="00A45F27">
              <w:rPr>
                <w:rFonts w:cs="Arial"/>
                <w:color w:val="000000"/>
                <w:sz w:val="16"/>
                <w:szCs w:val="16"/>
              </w:rPr>
              <w:t xml:space="preserve"> Communication or Transmission Problem</w:t>
            </w:r>
          </w:p>
        </w:tc>
        <w:tc>
          <w:tcPr>
            <w:tcW w:w="1378" w:type="dxa"/>
            <w:vMerge/>
          </w:tcPr>
          <w:p w14:paraId="39803C7E" w14:textId="77777777" w:rsidR="00126753" w:rsidRPr="00A45F27" w:rsidRDefault="00126753" w:rsidP="00126753">
            <w:pPr>
              <w:jc w:val="left"/>
              <w:rPr>
                <w:rFonts w:eastAsia="Times New Roman" w:cs="Arial"/>
                <w:color w:val="000000"/>
                <w:sz w:val="16"/>
                <w:szCs w:val="16"/>
                <w:lang w:eastAsia="en-GB"/>
              </w:rPr>
            </w:pPr>
          </w:p>
        </w:tc>
        <w:tc>
          <w:tcPr>
            <w:tcW w:w="1284" w:type="dxa"/>
            <w:vMerge/>
          </w:tcPr>
          <w:p w14:paraId="079D8777"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4162A3F7"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00391C5E" w14:textId="77777777" w:rsidR="00126753" w:rsidRPr="00A45F27" w:rsidRDefault="00126753" w:rsidP="00126753">
            <w:pPr>
              <w:jc w:val="left"/>
              <w:rPr>
                <w:rFonts w:eastAsia="Times New Roman" w:cs="Arial"/>
                <w:color w:val="000000"/>
                <w:sz w:val="16"/>
                <w:szCs w:val="16"/>
                <w:lang w:eastAsia="en-GB"/>
              </w:rPr>
            </w:pPr>
          </w:p>
        </w:tc>
      </w:tr>
      <w:tr w:rsidR="00126753" w:rsidRPr="00A45F27" w14:paraId="7AC816B3" w14:textId="77777777" w:rsidTr="0059785A">
        <w:trPr>
          <w:trHeight w:val="300"/>
        </w:trPr>
        <w:tc>
          <w:tcPr>
            <w:tcW w:w="2830" w:type="dxa"/>
            <w:vMerge/>
          </w:tcPr>
          <w:p w14:paraId="099E431E" w14:textId="77777777" w:rsidR="00126753" w:rsidRPr="00A45F27" w:rsidRDefault="00126753" w:rsidP="00126753">
            <w:pPr>
              <w:jc w:val="left"/>
              <w:rPr>
                <w:rFonts w:eastAsia="Times New Roman" w:cs="Arial"/>
                <w:color w:val="000000"/>
                <w:sz w:val="16"/>
                <w:szCs w:val="16"/>
                <w:lang w:eastAsia="en-GB"/>
              </w:rPr>
            </w:pPr>
          </w:p>
        </w:tc>
        <w:tc>
          <w:tcPr>
            <w:tcW w:w="4916" w:type="dxa"/>
            <w:noWrap/>
            <w:vAlign w:val="bottom"/>
          </w:tcPr>
          <w:p w14:paraId="17819152" w14:textId="564BAF48" w:rsidR="00126753" w:rsidRPr="00A45F27" w:rsidRDefault="00126753" w:rsidP="00126753">
            <w:pPr>
              <w:jc w:val="center"/>
              <w:rPr>
                <w:rFonts w:eastAsia="Times New Roman" w:cs="Arial"/>
                <w:color w:val="000000"/>
                <w:sz w:val="16"/>
                <w:szCs w:val="16"/>
                <w:lang w:eastAsia="en-GB"/>
              </w:rPr>
            </w:pPr>
            <w:r w:rsidRPr="00A45F27">
              <w:rPr>
                <w:rFonts w:cs="Arial"/>
                <w:color w:val="000000"/>
                <w:sz w:val="16"/>
                <w:szCs w:val="16"/>
              </w:rPr>
              <w:t xml:space="preserve"> Insufficient Information</w:t>
            </w:r>
          </w:p>
        </w:tc>
        <w:tc>
          <w:tcPr>
            <w:tcW w:w="1378" w:type="dxa"/>
            <w:vMerge/>
          </w:tcPr>
          <w:p w14:paraId="60B0ABD6" w14:textId="77777777" w:rsidR="00126753" w:rsidRPr="00A45F27" w:rsidRDefault="00126753" w:rsidP="00126753">
            <w:pPr>
              <w:jc w:val="left"/>
              <w:rPr>
                <w:rFonts w:eastAsia="Times New Roman" w:cs="Arial"/>
                <w:color w:val="000000"/>
                <w:sz w:val="16"/>
                <w:szCs w:val="16"/>
                <w:lang w:eastAsia="en-GB"/>
              </w:rPr>
            </w:pPr>
          </w:p>
        </w:tc>
        <w:tc>
          <w:tcPr>
            <w:tcW w:w="1284" w:type="dxa"/>
            <w:vMerge/>
          </w:tcPr>
          <w:p w14:paraId="74BD21A8"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16C11FF9" w14:textId="77777777" w:rsidR="00126753" w:rsidRPr="00A45F27" w:rsidRDefault="00126753" w:rsidP="00126753">
            <w:pPr>
              <w:jc w:val="left"/>
              <w:rPr>
                <w:rFonts w:eastAsia="Times New Roman" w:cs="Arial"/>
                <w:color w:val="000000"/>
                <w:sz w:val="16"/>
                <w:szCs w:val="16"/>
                <w:lang w:eastAsia="en-GB"/>
              </w:rPr>
            </w:pPr>
          </w:p>
        </w:tc>
        <w:tc>
          <w:tcPr>
            <w:tcW w:w="0" w:type="auto"/>
            <w:vMerge/>
          </w:tcPr>
          <w:p w14:paraId="09F44357" w14:textId="77777777" w:rsidR="00126753" w:rsidRPr="00A45F27" w:rsidRDefault="00126753" w:rsidP="00126753">
            <w:pPr>
              <w:jc w:val="left"/>
              <w:rPr>
                <w:rFonts w:eastAsia="Times New Roman" w:cs="Arial"/>
                <w:color w:val="000000"/>
                <w:sz w:val="16"/>
                <w:szCs w:val="16"/>
                <w:lang w:eastAsia="en-GB"/>
              </w:rPr>
            </w:pPr>
          </w:p>
        </w:tc>
      </w:tr>
      <w:tr w:rsidR="00C60145" w:rsidRPr="00A45F27" w14:paraId="4C5FDFE8" w14:textId="77777777" w:rsidTr="00EA0044">
        <w:trPr>
          <w:trHeight w:val="300"/>
        </w:trPr>
        <w:tc>
          <w:tcPr>
            <w:tcW w:w="2830" w:type="dxa"/>
            <w:vMerge w:val="restart"/>
            <w:noWrap/>
            <w:hideMark/>
          </w:tcPr>
          <w:p w14:paraId="7D2E37F1" w14:textId="2132BB2B" w:rsidR="00C60145" w:rsidRPr="00A45F27" w:rsidRDefault="00C60145" w:rsidP="00C60145">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Hyperglycemia** &amp; Loss of consciousness and/or Convulsions</w:t>
            </w:r>
          </w:p>
        </w:tc>
        <w:tc>
          <w:tcPr>
            <w:tcW w:w="4916" w:type="dxa"/>
            <w:noWrap/>
            <w:hideMark/>
          </w:tcPr>
          <w:p w14:paraId="71250891"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Fluid/Blood Leak</w:t>
            </w:r>
          </w:p>
        </w:tc>
        <w:tc>
          <w:tcPr>
            <w:tcW w:w="1378" w:type="dxa"/>
            <w:vMerge w:val="restart"/>
            <w:noWrap/>
            <w:hideMark/>
          </w:tcPr>
          <w:p w14:paraId="34C691CC"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7</w:t>
            </w:r>
          </w:p>
        </w:tc>
        <w:tc>
          <w:tcPr>
            <w:tcW w:w="1284" w:type="dxa"/>
            <w:vMerge w:val="restart"/>
            <w:noWrap/>
            <w:hideMark/>
          </w:tcPr>
          <w:p w14:paraId="40D400F9" w14:textId="0619ECDF"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w:t>
            </w:r>
            <w:r w:rsidR="00A45F27" w:rsidRPr="00A45F27">
              <w:rPr>
                <w:rFonts w:eastAsia="Times New Roman" w:cs="Arial"/>
                <w:color w:val="000000"/>
                <w:sz w:val="16"/>
                <w:szCs w:val="16"/>
                <w:lang w:val="en-US" w:eastAsia="en-GB"/>
              </w:rPr>
              <w:t>5</w:t>
            </w:r>
            <w:r w:rsidRPr="00A45F27">
              <w:rPr>
                <w:rFonts w:eastAsia="Times New Roman" w:cs="Arial"/>
                <w:color w:val="000000"/>
                <w:sz w:val="16"/>
                <w:szCs w:val="16"/>
                <w:lang w:val="en-US" w:eastAsia="en-GB"/>
              </w:rPr>
              <w:t>%</w:t>
            </w:r>
          </w:p>
        </w:tc>
        <w:tc>
          <w:tcPr>
            <w:tcW w:w="0" w:type="auto"/>
            <w:vMerge w:val="restart"/>
            <w:noWrap/>
            <w:hideMark/>
          </w:tcPr>
          <w:p w14:paraId="57102DA7"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Yes</w:t>
            </w:r>
          </w:p>
        </w:tc>
        <w:tc>
          <w:tcPr>
            <w:tcW w:w="0" w:type="auto"/>
            <w:vMerge w:val="restart"/>
            <w:noWrap/>
          </w:tcPr>
          <w:p w14:paraId="7A593C01" w14:textId="0959B3D6" w:rsidR="00C60145" w:rsidRPr="00A45F27" w:rsidRDefault="00EA0044" w:rsidP="00C60145">
            <w:pPr>
              <w:jc w:val="center"/>
              <w:rPr>
                <w:rFonts w:eastAsia="Times New Roman" w:cs="Arial"/>
                <w:color w:val="000000"/>
                <w:sz w:val="16"/>
                <w:szCs w:val="16"/>
                <w:lang w:val="en-US" w:eastAsia="en-GB"/>
              </w:rPr>
            </w:pPr>
            <w:r>
              <w:rPr>
                <w:rFonts w:eastAsia="Times New Roman" w:cs="Arial"/>
                <w:color w:val="000000"/>
                <w:sz w:val="16"/>
                <w:szCs w:val="16"/>
                <w:lang w:val="en-US" w:eastAsia="en-GB"/>
              </w:rPr>
              <w:t>61.9%</w:t>
            </w:r>
          </w:p>
        </w:tc>
      </w:tr>
      <w:tr w:rsidR="00C60145" w:rsidRPr="00A45F27" w14:paraId="62E8D232" w14:textId="77777777" w:rsidTr="00EA0044">
        <w:trPr>
          <w:trHeight w:val="300"/>
        </w:trPr>
        <w:tc>
          <w:tcPr>
            <w:tcW w:w="2830" w:type="dxa"/>
            <w:vMerge/>
            <w:hideMark/>
          </w:tcPr>
          <w:p w14:paraId="151DB6B4"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2FF6CEB0"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Insufficient Information</w:t>
            </w:r>
          </w:p>
        </w:tc>
        <w:tc>
          <w:tcPr>
            <w:tcW w:w="1378" w:type="dxa"/>
            <w:vMerge/>
            <w:hideMark/>
          </w:tcPr>
          <w:p w14:paraId="2A6411BA"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5C08D39A"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013A27C3"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32397FCE" w14:textId="77777777" w:rsidR="00C60145" w:rsidRPr="00A45F27" w:rsidRDefault="00C60145" w:rsidP="00C60145">
            <w:pPr>
              <w:jc w:val="left"/>
              <w:rPr>
                <w:rFonts w:eastAsia="Times New Roman" w:cs="Arial"/>
                <w:color w:val="000000"/>
                <w:sz w:val="16"/>
                <w:szCs w:val="16"/>
                <w:lang w:val="en-US" w:eastAsia="en-GB"/>
              </w:rPr>
            </w:pPr>
          </w:p>
        </w:tc>
      </w:tr>
      <w:tr w:rsidR="00C60145" w:rsidRPr="00A45F27" w14:paraId="15CAEF8D" w14:textId="77777777" w:rsidTr="00EA0044">
        <w:trPr>
          <w:trHeight w:val="300"/>
        </w:trPr>
        <w:tc>
          <w:tcPr>
            <w:tcW w:w="2830" w:type="dxa"/>
            <w:vMerge/>
            <w:hideMark/>
          </w:tcPr>
          <w:p w14:paraId="18D4ADE2"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321F6D80"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Obstruction of Flow</w:t>
            </w:r>
          </w:p>
        </w:tc>
        <w:tc>
          <w:tcPr>
            <w:tcW w:w="1378" w:type="dxa"/>
            <w:vMerge/>
            <w:hideMark/>
          </w:tcPr>
          <w:p w14:paraId="7AB89C64"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1754A0D1"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2EDCACEB"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2689F6B9" w14:textId="77777777" w:rsidR="00C60145" w:rsidRPr="00A45F27" w:rsidRDefault="00C60145" w:rsidP="00C60145">
            <w:pPr>
              <w:jc w:val="left"/>
              <w:rPr>
                <w:rFonts w:eastAsia="Times New Roman" w:cs="Arial"/>
                <w:color w:val="000000"/>
                <w:sz w:val="16"/>
                <w:szCs w:val="16"/>
                <w:lang w:val="en-US" w:eastAsia="en-GB"/>
              </w:rPr>
            </w:pPr>
          </w:p>
        </w:tc>
      </w:tr>
      <w:tr w:rsidR="00C60145" w:rsidRPr="00A45F27" w14:paraId="54AD2E07" w14:textId="77777777" w:rsidTr="00EA0044">
        <w:trPr>
          <w:trHeight w:val="300"/>
        </w:trPr>
        <w:tc>
          <w:tcPr>
            <w:tcW w:w="2830" w:type="dxa"/>
            <w:vMerge/>
            <w:hideMark/>
          </w:tcPr>
          <w:p w14:paraId="2554AD9F"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3C95657C"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w:t>
            </w:r>
          </w:p>
        </w:tc>
        <w:tc>
          <w:tcPr>
            <w:tcW w:w="1378" w:type="dxa"/>
            <w:vMerge/>
            <w:hideMark/>
          </w:tcPr>
          <w:p w14:paraId="4A630CC7"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54EE1A1D"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5E1B4F54"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37F88904" w14:textId="77777777" w:rsidR="00C60145" w:rsidRPr="00A45F27" w:rsidRDefault="00C60145" w:rsidP="00C60145">
            <w:pPr>
              <w:jc w:val="left"/>
              <w:rPr>
                <w:rFonts w:eastAsia="Times New Roman" w:cs="Arial"/>
                <w:color w:val="000000"/>
                <w:sz w:val="16"/>
                <w:szCs w:val="16"/>
                <w:lang w:val="en-US" w:eastAsia="en-GB"/>
              </w:rPr>
            </w:pPr>
          </w:p>
        </w:tc>
      </w:tr>
      <w:tr w:rsidR="00C60145" w:rsidRPr="00A45F27" w14:paraId="13399AE8" w14:textId="77777777" w:rsidTr="00EA0044">
        <w:trPr>
          <w:trHeight w:val="300"/>
        </w:trPr>
        <w:tc>
          <w:tcPr>
            <w:tcW w:w="2830" w:type="dxa"/>
            <w:noWrap/>
            <w:hideMark/>
          </w:tcPr>
          <w:p w14:paraId="12CB98A3" w14:textId="1FA136E7" w:rsidR="00C60145" w:rsidRPr="00A45F27" w:rsidRDefault="00C60145" w:rsidP="00C60145">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Hypoglycemia* &amp; Fainting &amp; Bone Fracture(s) or Laceration(s) or Head Injury</w:t>
            </w:r>
          </w:p>
        </w:tc>
        <w:tc>
          <w:tcPr>
            <w:tcW w:w="4916" w:type="dxa"/>
            <w:noWrap/>
            <w:hideMark/>
          </w:tcPr>
          <w:p w14:paraId="27AB73BE"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w:t>
            </w:r>
          </w:p>
        </w:tc>
        <w:tc>
          <w:tcPr>
            <w:tcW w:w="1378" w:type="dxa"/>
            <w:noWrap/>
            <w:hideMark/>
          </w:tcPr>
          <w:p w14:paraId="77840148"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6</w:t>
            </w:r>
          </w:p>
        </w:tc>
        <w:tc>
          <w:tcPr>
            <w:tcW w:w="1284" w:type="dxa"/>
            <w:noWrap/>
            <w:hideMark/>
          </w:tcPr>
          <w:p w14:paraId="1E322F61" w14:textId="273A7E8C"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w:t>
            </w:r>
            <w:r w:rsidR="00A45F27">
              <w:rPr>
                <w:rFonts w:eastAsia="Times New Roman" w:cs="Arial"/>
                <w:color w:val="000000"/>
                <w:sz w:val="16"/>
                <w:szCs w:val="16"/>
                <w:lang w:val="en-US" w:eastAsia="en-GB"/>
              </w:rPr>
              <w:t>3</w:t>
            </w:r>
            <w:r w:rsidRPr="00A45F27">
              <w:rPr>
                <w:rFonts w:eastAsia="Times New Roman" w:cs="Arial"/>
                <w:color w:val="000000"/>
                <w:sz w:val="16"/>
                <w:szCs w:val="16"/>
                <w:lang w:val="en-US" w:eastAsia="en-GB"/>
              </w:rPr>
              <w:t>%</w:t>
            </w:r>
          </w:p>
        </w:tc>
        <w:tc>
          <w:tcPr>
            <w:tcW w:w="0" w:type="auto"/>
            <w:noWrap/>
            <w:hideMark/>
          </w:tcPr>
          <w:p w14:paraId="535C6226"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Yes</w:t>
            </w:r>
          </w:p>
        </w:tc>
        <w:tc>
          <w:tcPr>
            <w:tcW w:w="0" w:type="auto"/>
            <w:noWrap/>
          </w:tcPr>
          <w:p w14:paraId="7A6F19B1" w14:textId="5F18CCB6" w:rsidR="00C60145" w:rsidRPr="00A45F27" w:rsidRDefault="00EA0044" w:rsidP="00C60145">
            <w:pPr>
              <w:jc w:val="center"/>
              <w:rPr>
                <w:rFonts w:eastAsia="Times New Roman" w:cs="Arial"/>
                <w:color w:val="000000"/>
                <w:sz w:val="16"/>
                <w:szCs w:val="16"/>
                <w:lang w:val="en-US" w:eastAsia="en-GB"/>
              </w:rPr>
            </w:pPr>
            <w:r>
              <w:rPr>
                <w:rFonts w:eastAsia="Times New Roman" w:cs="Arial"/>
                <w:color w:val="000000"/>
                <w:sz w:val="16"/>
                <w:szCs w:val="16"/>
                <w:lang w:val="en-US" w:eastAsia="en-GB"/>
              </w:rPr>
              <w:t>63.2%</w:t>
            </w:r>
          </w:p>
        </w:tc>
      </w:tr>
      <w:tr w:rsidR="00B5214C" w:rsidRPr="00A45F27" w14:paraId="285DE3D0" w14:textId="77777777" w:rsidTr="009737A8">
        <w:trPr>
          <w:trHeight w:val="300"/>
        </w:trPr>
        <w:tc>
          <w:tcPr>
            <w:tcW w:w="2830" w:type="dxa"/>
            <w:vMerge w:val="restart"/>
            <w:noWrap/>
          </w:tcPr>
          <w:p w14:paraId="4ABEB16C" w14:textId="48EFDDC8" w:rsidR="00B5214C" w:rsidRPr="00A45F27" w:rsidRDefault="00B5214C" w:rsidP="00B5214C">
            <w:pPr>
              <w:jc w:val="left"/>
              <w:rPr>
                <w:rFonts w:eastAsia="Times New Roman" w:cs="Arial"/>
                <w:color w:val="000000"/>
                <w:sz w:val="16"/>
                <w:szCs w:val="16"/>
                <w:lang w:eastAsia="en-GB"/>
              </w:rPr>
            </w:pPr>
            <w:proofErr w:type="spellStart"/>
            <w:r w:rsidRPr="00A45F27">
              <w:rPr>
                <w:rFonts w:eastAsia="Times New Roman" w:cs="Arial"/>
                <w:color w:val="000000"/>
                <w:sz w:val="16"/>
                <w:szCs w:val="16"/>
                <w:lang w:eastAsia="en-GB"/>
              </w:rPr>
              <w:t>Diarrhea</w:t>
            </w:r>
            <w:proofErr w:type="spellEnd"/>
            <w:r w:rsidRPr="00A45F27">
              <w:rPr>
                <w:rFonts w:eastAsia="Times New Roman" w:cs="Arial"/>
                <w:color w:val="000000"/>
                <w:sz w:val="16"/>
                <w:szCs w:val="16"/>
                <w:lang w:eastAsia="en-GB"/>
              </w:rPr>
              <w:t>; Nausea; Vomiting; Dizziness; Diaphoresis</w:t>
            </w:r>
          </w:p>
        </w:tc>
        <w:tc>
          <w:tcPr>
            <w:tcW w:w="4916" w:type="dxa"/>
            <w:noWrap/>
            <w:vAlign w:val="bottom"/>
          </w:tcPr>
          <w:p w14:paraId="10A961EA" w14:textId="5995E9AE" w:rsidR="00B5214C" w:rsidRPr="00A45F27" w:rsidRDefault="00B5214C" w:rsidP="00B5214C">
            <w:pPr>
              <w:jc w:val="center"/>
              <w:rPr>
                <w:rFonts w:eastAsia="Times New Roman" w:cs="Arial"/>
                <w:color w:val="000000"/>
                <w:sz w:val="16"/>
                <w:szCs w:val="16"/>
                <w:lang w:eastAsia="en-GB"/>
              </w:rPr>
            </w:pPr>
            <w:r w:rsidRPr="00A45F27">
              <w:rPr>
                <w:rFonts w:cs="Arial"/>
                <w:color w:val="000000"/>
                <w:sz w:val="16"/>
                <w:szCs w:val="16"/>
              </w:rPr>
              <w:t xml:space="preserve"> Defective Device</w:t>
            </w:r>
          </w:p>
        </w:tc>
        <w:tc>
          <w:tcPr>
            <w:tcW w:w="1378" w:type="dxa"/>
            <w:vMerge w:val="restart"/>
            <w:noWrap/>
          </w:tcPr>
          <w:p w14:paraId="4D1E1424" w14:textId="3430E44C" w:rsidR="00B5214C" w:rsidRPr="00A45F27" w:rsidRDefault="00B5214C" w:rsidP="00B5214C">
            <w:pPr>
              <w:jc w:val="center"/>
              <w:rPr>
                <w:rFonts w:eastAsia="Times New Roman" w:cs="Arial"/>
                <w:color w:val="000000"/>
                <w:sz w:val="16"/>
                <w:szCs w:val="16"/>
                <w:lang w:eastAsia="en-GB"/>
              </w:rPr>
            </w:pPr>
            <w:r w:rsidRPr="00A45F27">
              <w:rPr>
                <w:rFonts w:eastAsia="Times New Roman" w:cs="Arial"/>
                <w:color w:val="000000"/>
                <w:sz w:val="16"/>
                <w:szCs w:val="16"/>
                <w:lang w:eastAsia="en-GB"/>
              </w:rPr>
              <w:t>6</w:t>
            </w:r>
          </w:p>
        </w:tc>
        <w:tc>
          <w:tcPr>
            <w:tcW w:w="1284" w:type="dxa"/>
            <w:vMerge w:val="restart"/>
            <w:noWrap/>
          </w:tcPr>
          <w:p w14:paraId="15F78385" w14:textId="5B4E7448" w:rsidR="00B5214C" w:rsidRPr="00A45F27" w:rsidRDefault="00A45F27" w:rsidP="00B5214C">
            <w:pPr>
              <w:jc w:val="center"/>
              <w:rPr>
                <w:rFonts w:eastAsia="Times New Roman" w:cs="Arial"/>
                <w:color w:val="000000"/>
                <w:sz w:val="16"/>
                <w:szCs w:val="16"/>
                <w:lang w:eastAsia="en-GB"/>
              </w:rPr>
            </w:pPr>
            <w:r>
              <w:rPr>
                <w:rFonts w:eastAsia="Times New Roman" w:cs="Arial"/>
                <w:color w:val="000000"/>
                <w:sz w:val="16"/>
                <w:szCs w:val="16"/>
                <w:lang w:eastAsia="en-GB"/>
              </w:rPr>
              <w:t>1.3%</w:t>
            </w:r>
          </w:p>
        </w:tc>
        <w:tc>
          <w:tcPr>
            <w:tcW w:w="0" w:type="auto"/>
            <w:vMerge w:val="restart"/>
            <w:noWrap/>
          </w:tcPr>
          <w:p w14:paraId="537D4202" w14:textId="243714C9" w:rsidR="00B5214C" w:rsidRPr="00A45F27" w:rsidRDefault="00A45F27" w:rsidP="00B5214C">
            <w:pPr>
              <w:jc w:val="center"/>
              <w:rPr>
                <w:rFonts w:eastAsia="Times New Roman" w:cs="Arial"/>
                <w:color w:val="000000"/>
                <w:sz w:val="16"/>
                <w:szCs w:val="16"/>
                <w:lang w:eastAsia="en-GB"/>
              </w:rPr>
            </w:pPr>
            <w:r>
              <w:rPr>
                <w:rFonts w:eastAsia="Times New Roman" w:cs="Arial"/>
                <w:color w:val="000000"/>
                <w:sz w:val="16"/>
                <w:szCs w:val="16"/>
                <w:lang w:eastAsia="en-GB"/>
              </w:rPr>
              <w:t>Yes</w:t>
            </w:r>
          </w:p>
        </w:tc>
        <w:tc>
          <w:tcPr>
            <w:tcW w:w="0" w:type="auto"/>
            <w:vMerge w:val="restart"/>
            <w:noWrap/>
          </w:tcPr>
          <w:p w14:paraId="075A2584" w14:textId="2C85D178" w:rsidR="00B5214C" w:rsidRPr="00A45F27" w:rsidRDefault="00EA0044" w:rsidP="00B5214C">
            <w:pPr>
              <w:jc w:val="center"/>
              <w:rPr>
                <w:rFonts w:eastAsia="Times New Roman" w:cs="Arial"/>
                <w:color w:val="000000"/>
                <w:sz w:val="16"/>
                <w:szCs w:val="16"/>
                <w:lang w:eastAsia="en-GB"/>
              </w:rPr>
            </w:pPr>
            <w:r>
              <w:rPr>
                <w:rFonts w:eastAsia="Times New Roman" w:cs="Arial"/>
                <w:color w:val="000000"/>
                <w:sz w:val="16"/>
                <w:szCs w:val="16"/>
                <w:lang w:eastAsia="en-GB"/>
              </w:rPr>
              <w:t>64.5%</w:t>
            </w:r>
          </w:p>
        </w:tc>
      </w:tr>
      <w:tr w:rsidR="00B5214C" w:rsidRPr="00A45F27" w14:paraId="640BE606" w14:textId="77777777" w:rsidTr="009737A8">
        <w:trPr>
          <w:trHeight w:val="300"/>
        </w:trPr>
        <w:tc>
          <w:tcPr>
            <w:tcW w:w="2830" w:type="dxa"/>
            <w:vMerge/>
            <w:noWrap/>
          </w:tcPr>
          <w:p w14:paraId="7739D982" w14:textId="77777777" w:rsidR="00B5214C" w:rsidRPr="00A45F27" w:rsidRDefault="00B5214C" w:rsidP="00B5214C">
            <w:pPr>
              <w:jc w:val="left"/>
              <w:rPr>
                <w:rFonts w:eastAsia="Times New Roman" w:cs="Arial"/>
                <w:color w:val="000000"/>
                <w:sz w:val="16"/>
                <w:szCs w:val="16"/>
                <w:lang w:eastAsia="en-GB"/>
              </w:rPr>
            </w:pPr>
          </w:p>
        </w:tc>
        <w:tc>
          <w:tcPr>
            <w:tcW w:w="4916" w:type="dxa"/>
            <w:noWrap/>
            <w:vAlign w:val="bottom"/>
          </w:tcPr>
          <w:p w14:paraId="015A4F29" w14:textId="67328DED" w:rsidR="00B5214C" w:rsidRPr="00A45F27" w:rsidRDefault="00B5214C" w:rsidP="00B5214C">
            <w:pPr>
              <w:jc w:val="center"/>
              <w:rPr>
                <w:rFonts w:eastAsia="Times New Roman" w:cs="Arial"/>
                <w:color w:val="000000"/>
                <w:sz w:val="16"/>
                <w:szCs w:val="16"/>
                <w:lang w:eastAsia="en-GB"/>
              </w:rPr>
            </w:pPr>
            <w:r w:rsidRPr="00A45F27">
              <w:rPr>
                <w:rFonts w:cs="Arial"/>
                <w:color w:val="000000"/>
                <w:sz w:val="16"/>
                <w:szCs w:val="16"/>
              </w:rPr>
              <w:t xml:space="preserve"> Pumping Stopped</w:t>
            </w:r>
          </w:p>
        </w:tc>
        <w:tc>
          <w:tcPr>
            <w:tcW w:w="1378" w:type="dxa"/>
            <w:vMerge/>
            <w:noWrap/>
          </w:tcPr>
          <w:p w14:paraId="009B7FFC" w14:textId="77777777" w:rsidR="00B5214C" w:rsidRPr="00A45F27" w:rsidRDefault="00B5214C" w:rsidP="00B5214C">
            <w:pPr>
              <w:jc w:val="center"/>
              <w:rPr>
                <w:rFonts w:eastAsia="Times New Roman" w:cs="Arial"/>
                <w:color w:val="000000"/>
                <w:sz w:val="16"/>
                <w:szCs w:val="16"/>
                <w:lang w:eastAsia="en-GB"/>
              </w:rPr>
            </w:pPr>
          </w:p>
        </w:tc>
        <w:tc>
          <w:tcPr>
            <w:tcW w:w="1284" w:type="dxa"/>
            <w:vMerge/>
            <w:noWrap/>
          </w:tcPr>
          <w:p w14:paraId="6889A0D7" w14:textId="77777777" w:rsidR="00B5214C" w:rsidRPr="00A45F27" w:rsidRDefault="00B5214C" w:rsidP="00B5214C">
            <w:pPr>
              <w:jc w:val="center"/>
              <w:rPr>
                <w:rFonts w:eastAsia="Times New Roman" w:cs="Arial"/>
                <w:color w:val="000000"/>
                <w:sz w:val="16"/>
                <w:szCs w:val="16"/>
                <w:lang w:eastAsia="en-GB"/>
              </w:rPr>
            </w:pPr>
          </w:p>
        </w:tc>
        <w:tc>
          <w:tcPr>
            <w:tcW w:w="0" w:type="auto"/>
            <w:vMerge/>
            <w:noWrap/>
          </w:tcPr>
          <w:p w14:paraId="02EC4996" w14:textId="77777777" w:rsidR="00B5214C" w:rsidRPr="00A45F27" w:rsidRDefault="00B5214C" w:rsidP="00B5214C">
            <w:pPr>
              <w:jc w:val="center"/>
              <w:rPr>
                <w:rFonts w:eastAsia="Times New Roman" w:cs="Arial"/>
                <w:color w:val="000000"/>
                <w:sz w:val="16"/>
                <w:szCs w:val="16"/>
                <w:lang w:eastAsia="en-GB"/>
              </w:rPr>
            </w:pPr>
          </w:p>
        </w:tc>
        <w:tc>
          <w:tcPr>
            <w:tcW w:w="0" w:type="auto"/>
            <w:vMerge/>
            <w:noWrap/>
          </w:tcPr>
          <w:p w14:paraId="3DCFB2D2" w14:textId="77777777" w:rsidR="00B5214C" w:rsidRPr="00A45F27" w:rsidRDefault="00B5214C" w:rsidP="00B5214C">
            <w:pPr>
              <w:jc w:val="center"/>
              <w:rPr>
                <w:rFonts w:eastAsia="Times New Roman" w:cs="Arial"/>
                <w:color w:val="000000"/>
                <w:sz w:val="16"/>
                <w:szCs w:val="16"/>
                <w:lang w:eastAsia="en-GB"/>
              </w:rPr>
            </w:pPr>
          </w:p>
        </w:tc>
      </w:tr>
      <w:tr w:rsidR="00B5214C" w:rsidRPr="00A45F27" w14:paraId="08E9EBD0" w14:textId="77777777" w:rsidTr="009737A8">
        <w:trPr>
          <w:trHeight w:val="300"/>
        </w:trPr>
        <w:tc>
          <w:tcPr>
            <w:tcW w:w="2830" w:type="dxa"/>
            <w:vMerge/>
            <w:noWrap/>
          </w:tcPr>
          <w:p w14:paraId="5C33BA9C" w14:textId="77777777" w:rsidR="00B5214C" w:rsidRPr="00A45F27" w:rsidRDefault="00B5214C" w:rsidP="00B5214C">
            <w:pPr>
              <w:jc w:val="left"/>
              <w:rPr>
                <w:rFonts w:eastAsia="Times New Roman" w:cs="Arial"/>
                <w:color w:val="000000"/>
                <w:sz w:val="16"/>
                <w:szCs w:val="16"/>
                <w:lang w:eastAsia="en-GB"/>
              </w:rPr>
            </w:pPr>
          </w:p>
        </w:tc>
        <w:tc>
          <w:tcPr>
            <w:tcW w:w="4916" w:type="dxa"/>
            <w:noWrap/>
            <w:vAlign w:val="bottom"/>
          </w:tcPr>
          <w:p w14:paraId="478AE59D" w14:textId="197BB583" w:rsidR="00B5214C" w:rsidRPr="00A45F27" w:rsidRDefault="00B5214C" w:rsidP="00B5214C">
            <w:pPr>
              <w:jc w:val="center"/>
              <w:rPr>
                <w:rFonts w:eastAsia="Times New Roman" w:cs="Arial"/>
                <w:color w:val="000000"/>
                <w:sz w:val="16"/>
                <w:szCs w:val="16"/>
                <w:lang w:eastAsia="en-GB"/>
              </w:rPr>
            </w:pPr>
            <w:r w:rsidRPr="00A45F27">
              <w:rPr>
                <w:rFonts w:cs="Arial"/>
                <w:color w:val="000000"/>
                <w:sz w:val="16"/>
                <w:szCs w:val="16"/>
              </w:rPr>
              <w:t xml:space="preserve"> Fluid/Blood Leak</w:t>
            </w:r>
          </w:p>
        </w:tc>
        <w:tc>
          <w:tcPr>
            <w:tcW w:w="1378" w:type="dxa"/>
            <w:vMerge/>
            <w:noWrap/>
          </w:tcPr>
          <w:p w14:paraId="369783F0" w14:textId="77777777" w:rsidR="00B5214C" w:rsidRPr="00A45F27" w:rsidRDefault="00B5214C" w:rsidP="00B5214C">
            <w:pPr>
              <w:jc w:val="center"/>
              <w:rPr>
                <w:rFonts w:eastAsia="Times New Roman" w:cs="Arial"/>
                <w:color w:val="000000"/>
                <w:sz w:val="16"/>
                <w:szCs w:val="16"/>
                <w:lang w:eastAsia="en-GB"/>
              </w:rPr>
            </w:pPr>
          </w:p>
        </w:tc>
        <w:tc>
          <w:tcPr>
            <w:tcW w:w="1284" w:type="dxa"/>
            <w:vMerge/>
            <w:noWrap/>
          </w:tcPr>
          <w:p w14:paraId="6DAD6819" w14:textId="77777777" w:rsidR="00B5214C" w:rsidRPr="00A45F27" w:rsidRDefault="00B5214C" w:rsidP="00B5214C">
            <w:pPr>
              <w:jc w:val="center"/>
              <w:rPr>
                <w:rFonts w:eastAsia="Times New Roman" w:cs="Arial"/>
                <w:color w:val="000000"/>
                <w:sz w:val="16"/>
                <w:szCs w:val="16"/>
                <w:lang w:eastAsia="en-GB"/>
              </w:rPr>
            </w:pPr>
          </w:p>
        </w:tc>
        <w:tc>
          <w:tcPr>
            <w:tcW w:w="0" w:type="auto"/>
            <w:vMerge/>
            <w:noWrap/>
          </w:tcPr>
          <w:p w14:paraId="307F8616" w14:textId="77777777" w:rsidR="00B5214C" w:rsidRPr="00A45F27" w:rsidRDefault="00B5214C" w:rsidP="00B5214C">
            <w:pPr>
              <w:jc w:val="center"/>
              <w:rPr>
                <w:rFonts w:eastAsia="Times New Roman" w:cs="Arial"/>
                <w:color w:val="000000"/>
                <w:sz w:val="16"/>
                <w:szCs w:val="16"/>
                <w:lang w:eastAsia="en-GB"/>
              </w:rPr>
            </w:pPr>
          </w:p>
        </w:tc>
        <w:tc>
          <w:tcPr>
            <w:tcW w:w="0" w:type="auto"/>
            <w:vMerge/>
            <w:noWrap/>
          </w:tcPr>
          <w:p w14:paraId="2747CF56" w14:textId="77777777" w:rsidR="00B5214C" w:rsidRPr="00A45F27" w:rsidRDefault="00B5214C" w:rsidP="00B5214C">
            <w:pPr>
              <w:jc w:val="center"/>
              <w:rPr>
                <w:rFonts w:eastAsia="Times New Roman" w:cs="Arial"/>
                <w:color w:val="000000"/>
                <w:sz w:val="16"/>
                <w:szCs w:val="16"/>
                <w:lang w:eastAsia="en-GB"/>
              </w:rPr>
            </w:pPr>
          </w:p>
        </w:tc>
      </w:tr>
      <w:tr w:rsidR="00B5214C" w:rsidRPr="00A45F27" w14:paraId="07F27983" w14:textId="77777777" w:rsidTr="009737A8">
        <w:trPr>
          <w:trHeight w:val="300"/>
        </w:trPr>
        <w:tc>
          <w:tcPr>
            <w:tcW w:w="2830" w:type="dxa"/>
            <w:vMerge/>
            <w:noWrap/>
          </w:tcPr>
          <w:p w14:paraId="62F002EE" w14:textId="77777777" w:rsidR="00B5214C" w:rsidRPr="00A45F27" w:rsidRDefault="00B5214C" w:rsidP="00B5214C">
            <w:pPr>
              <w:jc w:val="left"/>
              <w:rPr>
                <w:rFonts w:eastAsia="Times New Roman" w:cs="Arial"/>
                <w:color w:val="000000"/>
                <w:sz w:val="16"/>
                <w:szCs w:val="16"/>
                <w:lang w:eastAsia="en-GB"/>
              </w:rPr>
            </w:pPr>
          </w:p>
        </w:tc>
        <w:tc>
          <w:tcPr>
            <w:tcW w:w="4916" w:type="dxa"/>
            <w:noWrap/>
            <w:vAlign w:val="bottom"/>
          </w:tcPr>
          <w:p w14:paraId="2CAD4A24" w14:textId="39EF1218" w:rsidR="00B5214C" w:rsidRPr="00A45F27" w:rsidRDefault="00B5214C" w:rsidP="00B5214C">
            <w:pPr>
              <w:jc w:val="center"/>
              <w:rPr>
                <w:rFonts w:eastAsia="Times New Roman" w:cs="Arial"/>
                <w:color w:val="000000"/>
                <w:sz w:val="16"/>
                <w:szCs w:val="16"/>
                <w:lang w:eastAsia="en-GB"/>
              </w:rPr>
            </w:pPr>
            <w:r w:rsidRPr="00A45F27">
              <w:rPr>
                <w:rFonts w:cs="Arial"/>
                <w:color w:val="000000"/>
                <w:sz w:val="16"/>
                <w:szCs w:val="16"/>
              </w:rPr>
              <w:t>Product Quality Problem</w:t>
            </w:r>
          </w:p>
        </w:tc>
        <w:tc>
          <w:tcPr>
            <w:tcW w:w="1378" w:type="dxa"/>
            <w:vMerge/>
            <w:noWrap/>
          </w:tcPr>
          <w:p w14:paraId="0F020D37" w14:textId="77777777" w:rsidR="00B5214C" w:rsidRPr="00A45F27" w:rsidRDefault="00B5214C" w:rsidP="00B5214C">
            <w:pPr>
              <w:jc w:val="center"/>
              <w:rPr>
                <w:rFonts w:eastAsia="Times New Roman" w:cs="Arial"/>
                <w:color w:val="000000"/>
                <w:sz w:val="16"/>
                <w:szCs w:val="16"/>
                <w:lang w:eastAsia="en-GB"/>
              </w:rPr>
            </w:pPr>
          </w:p>
        </w:tc>
        <w:tc>
          <w:tcPr>
            <w:tcW w:w="1284" w:type="dxa"/>
            <w:vMerge/>
            <w:noWrap/>
          </w:tcPr>
          <w:p w14:paraId="5CC1AB0E" w14:textId="77777777" w:rsidR="00B5214C" w:rsidRPr="00A45F27" w:rsidRDefault="00B5214C" w:rsidP="00B5214C">
            <w:pPr>
              <w:jc w:val="center"/>
              <w:rPr>
                <w:rFonts w:eastAsia="Times New Roman" w:cs="Arial"/>
                <w:color w:val="000000"/>
                <w:sz w:val="16"/>
                <w:szCs w:val="16"/>
                <w:lang w:eastAsia="en-GB"/>
              </w:rPr>
            </w:pPr>
          </w:p>
        </w:tc>
        <w:tc>
          <w:tcPr>
            <w:tcW w:w="0" w:type="auto"/>
            <w:vMerge/>
            <w:noWrap/>
          </w:tcPr>
          <w:p w14:paraId="0CCC1B25" w14:textId="77777777" w:rsidR="00B5214C" w:rsidRPr="00A45F27" w:rsidRDefault="00B5214C" w:rsidP="00B5214C">
            <w:pPr>
              <w:jc w:val="center"/>
              <w:rPr>
                <w:rFonts w:eastAsia="Times New Roman" w:cs="Arial"/>
                <w:color w:val="000000"/>
                <w:sz w:val="16"/>
                <w:szCs w:val="16"/>
                <w:lang w:eastAsia="en-GB"/>
              </w:rPr>
            </w:pPr>
          </w:p>
        </w:tc>
        <w:tc>
          <w:tcPr>
            <w:tcW w:w="0" w:type="auto"/>
            <w:vMerge/>
            <w:noWrap/>
          </w:tcPr>
          <w:p w14:paraId="0D3A12DE" w14:textId="77777777" w:rsidR="00B5214C" w:rsidRPr="00A45F27" w:rsidRDefault="00B5214C" w:rsidP="00B5214C">
            <w:pPr>
              <w:jc w:val="center"/>
              <w:rPr>
                <w:rFonts w:eastAsia="Times New Roman" w:cs="Arial"/>
                <w:color w:val="000000"/>
                <w:sz w:val="16"/>
                <w:szCs w:val="16"/>
                <w:lang w:eastAsia="en-GB"/>
              </w:rPr>
            </w:pPr>
          </w:p>
        </w:tc>
      </w:tr>
      <w:tr w:rsidR="00B5214C" w:rsidRPr="00A45F27" w14:paraId="3BFDDFDF" w14:textId="77777777" w:rsidTr="009737A8">
        <w:trPr>
          <w:trHeight w:val="300"/>
        </w:trPr>
        <w:tc>
          <w:tcPr>
            <w:tcW w:w="2830" w:type="dxa"/>
            <w:vMerge/>
            <w:noWrap/>
          </w:tcPr>
          <w:p w14:paraId="418673C1" w14:textId="77777777" w:rsidR="00B5214C" w:rsidRPr="00A45F27" w:rsidRDefault="00B5214C" w:rsidP="00B5214C">
            <w:pPr>
              <w:jc w:val="left"/>
              <w:rPr>
                <w:rFonts w:eastAsia="Times New Roman" w:cs="Arial"/>
                <w:color w:val="000000"/>
                <w:sz w:val="16"/>
                <w:szCs w:val="16"/>
                <w:lang w:eastAsia="en-GB"/>
              </w:rPr>
            </w:pPr>
          </w:p>
        </w:tc>
        <w:tc>
          <w:tcPr>
            <w:tcW w:w="4916" w:type="dxa"/>
            <w:noWrap/>
            <w:vAlign w:val="bottom"/>
          </w:tcPr>
          <w:p w14:paraId="5E13902C" w14:textId="239602B4" w:rsidR="00B5214C" w:rsidRPr="00A45F27" w:rsidRDefault="00B5214C" w:rsidP="00B5214C">
            <w:pPr>
              <w:jc w:val="center"/>
              <w:rPr>
                <w:rFonts w:eastAsia="Times New Roman" w:cs="Arial"/>
                <w:color w:val="000000"/>
                <w:sz w:val="16"/>
                <w:szCs w:val="16"/>
                <w:lang w:eastAsia="en-GB"/>
              </w:rPr>
            </w:pPr>
            <w:r w:rsidRPr="00A45F27">
              <w:rPr>
                <w:rFonts w:cs="Arial"/>
                <w:color w:val="000000"/>
                <w:sz w:val="16"/>
                <w:szCs w:val="16"/>
              </w:rPr>
              <w:t>Device Displays Incorrect Message</w:t>
            </w:r>
          </w:p>
        </w:tc>
        <w:tc>
          <w:tcPr>
            <w:tcW w:w="1378" w:type="dxa"/>
            <w:vMerge/>
            <w:noWrap/>
          </w:tcPr>
          <w:p w14:paraId="2F8ED8C1" w14:textId="77777777" w:rsidR="00B5214C" w:rsidRPr="00A45F27" w:rsidRDefault="00B5214C" w:rsidP="00B5214C">
            <w:pPr>
              <w:jc w:val="center"/>
              <w:rPr>
                <w:rFonts w:eastAsia="Times New Roman" w:cs="Arial"/>
                <w:color w:val="000000"/>
                <w:sz w:val="16"/>
                <w:szCs w:val="16"/>
                <w:lang w:eastAsia="en-GB"/>
              </w:rPr>
            </w:pPr>
          </w:p>
        </w:tc>
        <w:tc>
          <w:tcPr>
            <w:tcW w:w="1284" w:type="dxa"/>
            <w:vMerge/>
            <w:noWrap/>
          </w:tcPr>
          <w:p w14:paraId="161E25C1" w14:textId="77777777" w:rsidR="00B5214C" w:rsidRPr="00A45F27" w:rsidRDefault="00B5214C" w:rsidP="00B5214C">
            <w:pPr>
              <w:jc w:val="center"/>
              <w:rPr>
                <w:rFonts w:eastAsia="Times New Roman" w:cs="Arial"/>
                <w:color w:val="000000"/>
                <w:sz w:val="16"/>
                <w:szCs w:val="16"/>
                <w:lang w:eastAsia="en-GB"/>
              </w:rPr>
            </w:pPr>
          </w:p>
        </w:tc>
        <w:tc>
          <w:tcPr>
            <w:tcW w:w="0" w:type="auto"/>
            <w:vMerge/>
            <w:noWrap/>
          </w:tcPr>
          <w:p w14:paraId="1D9B1516" w14:textId="77777777" w:rsidR="00B5214C" w:rsidRPr="00A45F27" w:rsidRDefault="00B5214C" w:rsidP="00B5214C">
            <w:pPr>
              <w:jc w:val="center"/>
              <w:rPr>
                <w:rFonts w:eastAsia="Times New Roman" w:cs="Arial"/>
                <w:color w:val="000000"/>
                <w:sz w:val="16"/>
                <w:szCs w:val="16"/>
                <w:lang w:eastAsia="en-GB"/>
              </w:rPr>
            </w:pPr>
          </w:p>
        </w:tc>
        <w:tc>
          <w:tcPr>
            <w:tcW w:w="0" w:type="auto"/>
            <w:vMerge/>
            <w:noWrap/>
          </w:tcPr>
          <w:p w14:paraId="6184BAC4" w14:textId="77777777" w:rsidR="00B5214C" w:rsidRPr="00A45F27" w:rsidRDefault="00B5214C" w:rsidP="00B5214C">
            <w:pPr>
              <w:jc w:val="center"/>
              <w:rPr>
                <w:rFonts w:eastAsia="Times New Roman" w:cs="Arial"/>
                <w:color w:val="000000"/>
                <w:sz w:val="16"/>
                <w:szCs w:val="16"/>
                <w:lang w:eastAsia="en-GB"/>
              </w:rPr>
            </w:pPr>
          </w:p>
        </w:tc>
      </w:tr>
      <w:tr w:rsidR="00C60145" w:rsidRPr="00A45F27" w14:paraId="475D5CA9" w14:textId="77777777" w:rsidTr="00EA0044">
        <w:trPr>
          <w:trHeight w:val="300"/>
        </w:trPr>
        <w:tc>
          <w:tcPr>
            <w:tcW w:w="2830" w:type="dxa"/>
            <w:vMerge w:val="restart"/>
            <w:noWrap/>
            <w:hideMark/>
          </w:tcPr>
          <w:p w14:paraId="23F876A6" w14:textId="289826C6" w:rsidR="00C60145" w:rsidRPr="00A45F27" w:rsidRDefault="00C60145" w:rsidP="00C60145">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Hyperglycemia** &amp; Skin Infection/Inflammation or Sepsis</w:t>
            </w:r>
          </w:p>
        </w:tc>
        <w:tc>
          <w:tcPr>
            <w:tcW w:w="4916" w:type="dxa"/>
            <w:noWrap/>
            <w:hideMark/>
          </w:tcPr>
          <w:p w14:paraId="0DEC72E8"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Obstruction of Flow</w:t>
            </w:r>
          </w:p>
        </w:tc>
        <w:tc>
          <w:tcPr>
            <w:tcW w:w="1378" w:type="dxa"/>
            <w:vMerge w:val="restart"/>
            <w:noWrap/>
            <w:hideMark/>
          </w:tcPr>
          <w:p w14:paraId="4300F563"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5</w:t>
            </w:r>
          </w:p>
        </w:tc>
        <w:tc>
          <w:tcPr>
            <w:tcW w:w="1284" w:type="dxa"/>
            <w:vMerge w:val="restart"/>
            <w:noWrap/>
            <w:hideMark/>
          </w:tcPr>
          <w:p w14:paraId="16D2BF45" w14:textId="1DAF0680"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w:t>
            </w:r>
            <w:r w:rsidR="00A45F27">
              <w:rPr>
                <w:rFonts w:eastAsia="Times New Roman" w:cs="Arial"/>
                <w:color w:val="000000"/>
                <w:sz w:val="16"/>
                <w:szCs w:val="16"/>
                <w:lang w:val="en-US" w:eastAsia="en-GB"/>
              </w:rPr>
              <w:t>1</w:t>
            </w:r>
            <w:r w:rsidRPr="00A45F27">
              <w:rPr>
                <w:rFonts w:eastAsia="Times New Roman" w:cs="Arial"/>
                <w:color w:val="000000"/>
                <w:sz w:val="16"/>
                <w:szCs w:val="16"/>
                <w:lang w:val="en-US" w:eastAsia="en-GB"/>
              </w:rPr>
              <w:t>%</w:t>
            </w:r>
          </w:p>
        </w:tc>
        <w:tc>
          <w:tcPr>
            <w:tcW w:w="0" w:type="auto"/>
            <w:vMerge w:val="restart"/>
            <w:noWrap/>
            <w:hideMark/>
          </w:tcPr>
          <w:p w14:paraId="60914983"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Yes</w:t>
            </w:r>
          </w:p>
        </w:tc>
        <w:tc>
          <w:tcPr>
            <w:tcW w:w="0" w:type="auto"/>
            <w:vMerge w:val="restart"/>
            <w:noWrap/>
          </w:tcPr>
          <w:p w14:paraId="577BE718" w14:textId="72116ED3" w:rsidR="00C60145" w:rsidRPr="00A45F27" w:rsidRDefault="00EA0044" w:rsidP="00C60145">
            <w:pPr>
              <w:jc w:val="center"/>
              <w:rPr>
                <w:rFonts w:eastAsia="Times New Roman" w:cs="Arial"/>
                <w:color w:val="000000"/>
                <w:sz w:val="16"/>
                <w:szCs w:val="16"/>
                <w:lang w:val="en-US" w:eastAsia="en-GB"/>
              </w:rPr>
            </w:pPr>
            <w:r>
              <w:rPr>
                <w:rFonts w:eastAsia="Times New Roman" w:cs="Arial"/>
                <w:color w:val="000000"/>
                <w:sz w:val="16"/>
                <w:szCs w:val="16"/>
                <w:lang w:val="en-US" w:eastAsia="en-GB"/>
              </w:rPr>
              <w:t>65.6%</w:t>
            </w:r>
          </w:p>
        </w:tc>
      </w:tr>
      <w:tr w:rsidR="00C60145" w:rsidRPr="00A45F27" w14:paraId="51112202" w14:textId="77777777" w:rsidTr="00EA0044">
        <w:trPr>
          <w:trHeight w:val="300"/>
        </w:trPr>
        <w:tc>
          <w:tcPr>
            <w:tcW w:w="2830" w:type="dxa"/>
            <w:vMerge/>
            <w:hideMark/>
          </w:tcPr>
          <w:p w14:paraId="63B88A2C"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39999E77"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w:t>
            </w:r>
          </w:p>
        </w:tc>
        <w:tc>
          <w:tcPr>
            <w:tcW w:w="1378" w:type="dxa"/>
            <w:vMerge/>
            <w:hideMark/>
          </w:tcPr>
          <w:p w14:paraId="556104F5"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06082105"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4A47595B"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4A0F893F" w14:textId="77777777" w:rsidR="00C60145" w:rsidRPr="00A45F27" w:rsidRDefault="00C60145" w:rsidP="00C60145">
            <w:pPr>
              <w:jc w:val="left"/>
              <w:rPr>
                <w:rFonts w:eastAsia="Times New Roman" w:cs="Arial"/>
                <w:color w:val="000000"/>
                <w:sz w:val="16"/>
                <w:szCs w:val="16"/>
                <w:lang w:val="en-US" w:eastAsia="en-GB"/>
              </w:rPr>
            </w:pPr>
          </w:p>
        </w:tc>
      </w:tr>
      <w:tr w:rsidR="00C60145" w:rsidRPr="00A45F27" w14:paraId="74C65691" w14:textId="77777777" w:rsidTr="00EA0044">
        <w:trPr>
          <w:trHeight w:val="300"/>
        </w:trPr>
        <w:tc>
          <w:tcPr>
            <w:tcW w:w="2830" w:type="dxa"/>
            <w:vMerge/>
            <w:hideMark/>
          </w:tcPr>
          <w:p w14:paraId="195284B0" w14:textId="77777777" w:rsidR="00C60145" w:rsidRPr="00A45F27" w:rsidRDefault="00C60145" w:rsidP="00C60145">
            <w:pPr>
              <w:jc w:val="left"/>
              <w:rPr>
                <w:rFonts w:eastAsia="Times New Roman" w:cs="Arial"/>
                <w:color w:val="000000"/>
                <w:sz w:val="16"/>
                <w:szCs w:val="16"/>
                <w:lang w:val="en-US" w:eastAsia="en-GB"/>
              </w:rPr>
            </w:pPr>
          </w:p>
        </w:tc>
        <w:tc>
          <w:tcPr>
            <w:tcW w:w="4916" w:type="dxa"/>
            <w:noWrap/>
            <w:hideMark/>
          </w:tcPr>
          <w:p w14:paraId="0DB9253D" w14:textId="77777777" w:rsidR="00C60145" w:rsidRPr="00A45F27" w:rsidRDefault="00C60145" w:rsidP="00C60145">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 Obstruction of Flow; Intermittent Communication Failure</w:t>
            </w:r>
          </w:p>
        </w:tc>
        <w:tc>
          <w:tcPr>
            <w:tcW w:w="1378" w:type="dxa"/>
            <w:vMerge/>
            <w:hideMark/>
          </w:tcPr>
          <w:p w14:paraId="12D64BB6" w14:textId="77777777" w:rsidR="00C60145" w:rsidRPr="00A45F27" w:rsidRDefault="00C60145" w:rsidP="00C60145">
            <w:pPr>
              <w:jc w:val="left"/>
              <w:rPr>
                <w:rFonts w:eastAsia="Times New Roman" w:cs="Arial"/>
                <w:color w:val="000000"/>
                <w:sz w:val="16"/>
                <w:szCs w:val="16"/>
                <w:lang w:val="en-US" w:eastAsia="en-GB"/>
              </w:rPr>
            </w:pPr>
          </w:p>
        </w:tc>
        <w:tc>
          <w:tcPr>
            <w:tcW w:w="1284" w:type="dxa"/>
            <w:vMerge/>
            <w:hideMark/>
          </w:tcPr>
          <w:p w14:paraId="42234196" w14:textId="77777777" w:rsidR="00C60145" w:rsidRPr="00A45F27" w:rsidRDefault="00C60145" w:rsidP="00C60145">
            <w:pPr>
              <w:jc w:val="left"/>
              <w:rPr>
                <w:rFonts w:eastAsia="Times New Roman" w:cs="Arial"/>
                <w:color w:val="000000"/>
                <w:sz w:val="16"/>
                <w:szCs w:val="16"/>
                <w:lang w:val="en-US" w:eastAsia="en-GB"/>
              </w:rPr>
            </w:pPr>
          </w:p>
        </w:tc>
        <w:tc>
          <w:tcPr>
            <w:tcW w:w="0" w:type="auto"/>
            <w:vMerge/>
            <w:hideMark/>
          </w:tcPr>
          <w:p w14:paraId="26ADD719" w14:textId="77777777" w:rsidR="00C60145" w:rsidRPr="00A45F27" w:rsidRDefault="00C60145" w:rsidP="00C60145">
            <w:pPr>
              <w:jc w:val="left"/>
              <w:rPr>
                <w:rFonts w:eastAsia="Times New Roman" w:cs="Arial"/>
                <w:color w:val="000000"/>
                <w:sz w:val="16"/>
                <w:szCs w:val="16"/>
                <w:lang w:val="en-US" w:eastAsia="en-GB"/>
              </w:rPr>
            </w:pPr>
          </w:p>
        </w:tc>
        <w:tc>
          <w:tcPr>
            <w:tcW w:w="0" w:type="auto"/>
            <w:vMerge/>
          </w:tcPr>
          <w:p w14:paraId="053F9F13" w14:textId="77777777" w:rsidR="00C60145" w:rsidRPr="00A45F27" w:rsidRDefault="00C60145" w:rsidP="00C60145">
            <w:pPr>
              <w:jc w:val="left"/>
              <w:rPr>
                <w:rFonts w:eastAsia="Times New Roman" w:cs="Arial"/>
                <w:color w:val="000000"/>
                <w:sz w:val="16"/>
                <w:szCs w:val="16"/>
                <w:lang w:val="en-US" w:eastAsia="en-GB"/>
              </w:rPr>
            </w:pPr>
          </w:p>
        </w:tc>
      </w:tr>
      <w:tr w:rsidR="00A45F27" w:rsidRPr="00A45F27" w14:paraId="1755D674" w14:textId="77777777" w:rsidTr="00502843">
        <w:trPr>
          <w:trHeight w:val="300"/>
        </w:trPr>
        <w:tc>
          <w:tcPr>
            <w:tcW w:w="2830" w:type="dxa"/>
            <w:vAlign w:val="center"/>
          </w:tcPr>
          <w:p w14:paraId="2885B27A" w14:textId="6F19B2CA" w:rsidR="00A45F27" w:rsidRPr="00A45F27" w:rsidRDefault="00A45F27" w:rsidP="00A45F27">
            <w:pPr>
              <w:jc w:val="left"/>
              <w:rPr>
                <w:rFonts w:eastAsia="Times New Roman" w:cs="Arial"/>
                <w:color w:val="000000"/>
                <w:sz w:val="16"/>
                <w:szCs w:val="16"/>
                <w:lang w:eastAsia="en-GB"/>
              </w:rPr>
            </w:pPr>
            <w:r w:rsidRPr="00A45F27">
              <w:rPr>
                <w:rFonts w:cs="Arial"/>
                <w:color w:val="000000"/>
                <w:sz w:val="16"/>
                <w:szCs w:val="16"/>
              </w:rPr>
              <w:t>Loss of consciousness; Respiratory Failure</w:t>
            </w:r>
          </w:p>
        </w:tc>
        <w:tc>
          <w:tcPr>
            <w:tcW w:w="4916" w:type="dxa"/>
            <w:noWrap/>
            <w:vAlign w:val="bottom"/>
          </w:tcPr>
          <w:p w14:paraId="2C1CBBC0" w14:textId="49AC4625" w:rsidR="00A45F27" w:rsidRPr="00A45F27" w:rsidRDefault="00A45F27" w:rsidP="00A45F27">
            <w:pPr>
              <w:jc w:val="center"/>
              <w:rPr>
                <w:rFonts w:eastAsia="Times New Roman" w:cs="Arial"/>
                <w:color w:val="000000"/>
                <w:sz w:val="16"/>
                <w:szCs w:val="16"/>
                <w:lang w:eastAsia="en-GB"/>
              </w:rPr>
            </w:pPr>
            <w:r w:rsidRPr="00A45F27">
              <w:rPr>
                <w:rFonts w:cs="Arial"/>
                <w:color w:val="000000"/>
                <w:sz w:val="16"/>
                <w:szCs w:val="16"/>
              </w:rPr>
              <w:t xml:space="preserve"> Insufficient Information</w:t>
            </w:r>
          </w:p>
        </w:tc>
        <w:tc>
          <w:tcPr>
            <w:tcW w:w="1378" w:type="dxa"/>
            <w:vAlign w:val="center"/>
          </w:tcPr>
          <w:p w14:paraId="655B8EE3" w14:textId="710BDC92" w:rsidR="00A45F27" w:rsidRPr="00A45F27" w:rsidRDefault="00A45F27" w:rsidP="00A45F27">
            <w:pPr>
              <w:jc w:val="center"/>
              <w:rPr>
                <w:rFonts w:eastAsia="Times New Roman" w:cs="Arial"/>
                <w:color w:val="000000"/>
                <w:sz w:val="16"/>
                <w:szCs w:val="16"/>
                <w:lang w:eastAsia="en-GB"/>
              </w:rPr>
            </w:pPr>
            <w:r w:rsidRPr="00A45F27">
              <w:rPr>
                <w:rFonts w:cs="Arial"/>
                <w:color w:val="000000"/>
                <w:sz w:val="16"/>
                <w:szCs w:val="16"/>
              </w:rPr>
              <w:t>5</w:t>
            </w:r>
          </w:p>
        </w:tc>
        <w:tc>
          <w:tcPr>
            <w:tcW w:w="1284" w:type="dxa"/>
          </w:tcPr>
          <w:p w14:paraId="04858804" w14:textId="646F286C" w:rsidR="00A45F27" w:rsidRPr="00A45F27" w:rsidRDefault="00A45F27" w:rsidP="00A45F27">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1.</w:t>
            </w:r>
            <w:r>
              <w:rPr>
                <w:rFonts w:eastAsia="Times New Roman" w:cs="Arial"/>
                <w:color w:val="000000"/>
                <w:sz w:val="16"/>
                <w:szCs w:val="16"/>
                <w:lang w:val="en-US" w:eastAsia="en-GB"/>
              </w:rPr>
              <w:t>1</w:t>
            </w:r>
            <w:r w:rsidRPr="00A45F27">
              <w:rPr>
                <w:rFonts w:eastAsia="Times New Roman" w:cs="Arial"/>
                <w:color w:val="000000"/>
                <w:sz w:val="16"/>
                <w:szCs w:val="16"/>
                <w:lang w:val="en-US" w:eastAsia="en-GB"/>
              </w:rPr>
              <w:t>%</w:t>
            </w:r>
          </w:p>
        </w:tc>
        <w:tc>
          <w:tcPr>
            <w:tcW w:w="0" w:type="auto"/>
          </w:tcPr>
          <w:p w14:paraId="11BFA400" w14:textId="176EA0D0" w:rsidR="00A45F27" w:rsidRPr="00A45F27" w:rsidRDefault="00A45F27" w:rsidP="00A45F27">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Yes</w:t>
            </w:r>
          </w:p>
        </w:tc>
        <w:tc>
          <w:tcPr>
            <w:tcW w:w="0" w:type="auto"/>
          </w:tcPr>
          <w:p w14:paraId="00033D5D" w14:textId="72C85EDC" w:rsidR="00A45F27" w:rsidRPr="00A45F27" w:rsidRDefault="00EA0044" w:rsidP="00A45F27">
            <w:pPr>
              <w:jc w:val="center"/>
              <w:rPr>
                <w:rFonts w:eastAsia="Times New Roman" w:cs="Arial"/>
                <w:color w:val="000000"/>
                <w:sz w:val="16"/>
                <w:szCs w:val="16"/>
                <w:lang w:eastAsia="en-GB"/>
              </w:rPr>
            </w:pPr>
            <w:r>
              <w:rPr>
                <w:rFonts w:eastAsia="Times New Roman" w:cs="Arial"/>
                <w:color w:val="000000"/>
                <w:sz w:val="16"/>
                <w:szCs w:val="16"/>
                <w:lang w:eastAsia="en-GB"/>
              </w:rPr>
              <w:t>66.7%</w:t>
            </w:r>
          </w:p>
        </w:tc>
      </w:tr>
      <w:tr w:rsidR="00A45F27" w:rsidRPr="00A45F27" w14:paraId="00A3568E" w14:textId="77777777" w:rsidTr="00EA0044">
        <w:trPr>
          <w:trHeight w:val="300"/>
        </w:trPr>
        <w:tc>
          <w:tcPr>
            <w:tcW w:w="2830" w:type="dxa"/>
            <w:vMerge w:val="restart"/>
            <w:noWrap/>
            <w:hideMark/>
          </w:tcPr>
          <w:p w14:paraId="77F4017E" w14:textId="3AD6A526" w:rsidR="00A45F27" w:rsidRPr="00A45F27" w:rsidRDefault="00A45F27" w:rsidP="00A45F27">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Diabetic Ketoacidosis</w:t>
            </w:r>
          </w:p>
        </w:tc>
        <w:tc>
          <w:tcPr>
            <w:tcW w:w="4916" w:type="dxa"/>
            <w:noWrap/>
            <w:hideMark/>
          </w:tcPr>
          <w:p w14:paraId="66EA32AF" w14:textId="77777777" w:rsidR="00A45F27" w:rsidRPr="00A45F27" w:rsidRDefault="00A45F27" w:rsidP="00A45F27">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Failure to Calibrate</w:t>
            </w:r>
          </w:p>
        </w:tc>
        <w:tc>
          <w:tcPr>
            <w:tcW w:w="1378" w:type="dxa"/>
            <w:vMerge w:val="restart"/>
            <w:noWrap/>
            <w:hideMark/>
          </w:tcPr>
          <w:p w14:paraId="41A763C7" w14:textId="77777777" w:rsidR="00A45F27" w:rsidRPr="00A45F27" w:rsidRDefault="00A45F27" w:rsidP="00A45F27">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4</w:t>
            </w:r>
          </w:p>
        </w:tc>
        <w:tc>
          <w:tcPr>
            <w:tcW w:w="1284" w:type="dxa"/>
            <w:vMerge w:val="restart"/>
            <w:noWrap/>
            <w:hideMark/>
          </w:tcPr>
          <w:p w14:paraId="4DAB9AF7" w14:textId="422665E9" w:rsidR="00A45F27" w:rsidRPr="00A45F27" w:rsidRDefault="00EF5BB2" w:rsidP="00A45F27">
            <w:pPr>
              <w:jc w:val="center"/>
              <w:rPr>
                <w:rFonts w:eastAsia="Times New Roman" w:cs="Arial"/>
                <w:color w:val="000000"/>
                <w:sz w:val="16"/>
                <w:szCs w:val="16"/>
                <w:lang w:val="en-US" w:eastAsia="en-GB"/>
              </w:rPr>
            </w:pPr>
            <w:r>
              <w:rPr>
                <w:rFonts w:eastAsia="Times New Roman" w:cs="Arial"/>
                <w:color w:val="000000"/>
                <w:sz w:val="16"/>
                <w:szCs w:val="16"/>
                <w:lang w:val="en-US" w:eastAsia="en-GB"/>
              </w:rPr>
              <w:t>0</w:t>
            </w:r>
            <w:r w:rsidR="00A45F27" w:rsidRPr="00A45F27">
              <w:rPr>
                <w:rFonts w:eastAsia="Times New Roman" w:cs="Arial"/>
                <w:color w:val="000000"/>
                <w:sz w:val="16"/>
                <w:szCs w:val="16"/>
                <w:lang w:val="en-US" w:eastAsia="en-GB"/>
              </w:rPr>
              <w:t>.</w:t>
            </w:r>
            <w:r>
              <w:rPr>
                <w:rFonts w:eastAsia="Times New Roman" w:cs="Arial"/>
                <w:color w:val="000000"/>
                <w:sz w:val="16"/>
                <w:szCs w:val="16"/>
                <w:lang w:val="en-US" w:eastAsia="en-GB"/>
              </w:rPr>
              <w:t>9</w:t>
            </w:r>
            <w:r w:rsidR="00A45F27" w:rsidRPr="00A45F27">
              <w:rPr>
                <w:rFonts w:eastAsia="Times New Roman" w:cs="Arial"/>
                <w:color w:val="000000"/>
                <w:sz w:val="16"/>
                <w:szCs w:val="16"/>
                <w:lang w:val="en-US" w:eastAsia="en-GB"/>
              </w:rPr>
              <w:t>%</w:t>
            </w:r>
          </w:p>
        </w:tc>
        <w:tc>
          <w:tcPr>
            <w:tcW w:w="0" w:type="auto"/>
            <w:vMerge w:val="restart"/>
            <w:noWrap/>
            <w:hideMark/>
          </w:tcPr>
          <w:p w14:paraId="756AA67C" w14:textId="7588D7B4" w:rsidR="00A45F27" w:rsidRPr="00A45F27" w:rsidRDefault="00EA0044" w:rsidP="00A45F27">
            <w:pPr>
              <w:jc w:val="center"/>
              <w:rPr>
                <w:rFonts w:eastAsia="Times New Roman" w:cs="Arial"/>
                <w:color w:val="000000"/>
                <w:sz w:val="16"/>
                <w:szCs w:val="16"/>
                <w:lang w:val="en-US" w:eastAsia="en-GB"/>
              </w:rPr>
            </w:pPr>
            <w:r>
              <w:rPr>
                <w:rFonts w:eastAsia="Times New Roman" w:cs="Arial"/>
                <w:color w:val="000000"/>
                <w:sz w:val="16"/>
                <w:szCs w:val="16"/>
                <w:lang w:val="en-US" w:eastAsia="en-GB"/>
              </w:rPr>
              <w:t>No</w:t>
            </w:r>
          </w:p>
        </w:tc>
        <w:tc>
          <w:tcPr>
            <w:tcW w:w="0" w:type="auto"/>
            <w:vMerge w:val="restart"/>
            <w:noWrap/>
          </w:tcPr>
          <w:p w14:paraId="6ADB784F" w14:textId="6109D631" w:rsidR="00A45F27" w:rsidRPr="00A45F27" w:rsidRDefault="00EA0044" w:rsidP="00A45F27">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A45F27" w:rsidRPr="00A45F27" w14:paraId="071741AB" w14:textId="77777777" w:rsidTr="00EA0044">
        <w:trPr>
          <w:trHeight w:val="300"/>
        </w:trPr>
        <w:tc>
          <w:tcPr>
            <w:tcW w:w="2830" w:type="dxa"/>
            <w:vMerge/>
            <w:hideMark/>
          </w:tcPr>
          <w:p w14:paraId="153C2FC6" w14:textId="77777777" w:rsidR="00A45F27" w:rsidRPr="00A45F27" w:rsidRDefault="00A45F27" w:rsidP="00A45F27">
            <w:pPr>
              <w:jc w:val="left"/>
              <w:rPr>
                <w:rFonts w:eastAsia="Times New Roman" w:cs="Arial"/>
                <w:color w:val="000000"/>
                <w:sz w:val="16"/>
                <w:szCs w:val="16"/>
                <w:lang w:val="en-US" w:eastAsia="en-GB"/>
              </w:rPr>
            </w:pPr>
          </w:p>
        </w:tc>
        <w:tc>
          <w:tcPr>
            <w:tcW w:w="4916" w:type="dxa"/>
            <w:noWrap/>
            <w:hideMark/>
          </w:tcPr>
          <w:p w14:paraId="41017C86" w14:textId="77777777" w:rsidR="00A45F27" w:rsidRPr="00A45F27" w:rsidRDefault="00A45F27" w:rsidP="00A45F27">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Insufficient Information</w:t>
            </w:r>
          </w:p>
        </w:tc>
        <w:tc>
          <w:tcPr>
            <w:tcW w:w="1378" w:type="dxa"/>
            <w:vMerge/>
            <w:hideMark/>
          </w:tcPr>
          <w:p w14:paraId="7112EB7E" w14:textId="77777777" w:rsidR="00A45F27" w:rsidRPr="00A45F27" w:rsidRDefault="00A45F27" w:rsidP="00A45F27">
            <w:pPr>
              <w:jc w:val="left"/>
              <w:rPr>
                <w:rFonts w:eastAsia="Times New Roman" w:cs="Arial"/>
                <w:color w:val="000000"/>
                <w:sz w:val="16"/>
                <w:szCs w:val="16"/>
                <w:lang w:val="en-US" w:eastAsia="en-GB"/>
              </w:rPr>
            </w:pPr>
          </w:p>
        </w:tc>
        <w:tc>
          <w:tcPr>
            <w:tcW w:w="1284" w:type="dxa"/>
            <w:vMerge/>
            <w:hideMark/>
          </w:tcPr>
          <w:p w14:paraId="7DE13BF4" w14:textId="77777777" w:rsidR="00A45F27" w:rsidRPr="00A45F27" w:rsidRDefault="00A45F27" w:rsidP="00A45F27">
            <w:pPr>
              <w:jc w:val="left"/>
              <w:rPr>
                <w:rFonts w:eastAsia="Times New Roman" w:cs="Arial"/>
                <w:color w:val="000000"/>
                <w:sz w:val="16"/>
                <w:szCs w:val="16"/>
                <w:lang w:val="en-US" w:eastAsia="en-GB"/>
              </w:rPr>
            </w:pPr>
          </w:p>
        </w:tc>
        <w:tc>
          <w:tcPr>
            <w:tcW w:w="0" w:type="auto"/>
            <w:vMerge/>
            <w:hideMark/>
          </w:tcPr>
          <w:p w14:paraId="78C16C8F" w14:textId="77777777" w:rsidR="00A45F27" w:rsidRPr="00A45F27" w:rsidRDefault="00A45F27" w:rsidP="00A45F27">
            <w:pPr>
              <w:jc w:val="left"/>
              <w:rPr>
                <w:rFonts w:eastAsia="Times New Roman" w:cs="Arial"/>
                <w:color w:val="000000"/>
                <w:sz w:val="16"/>
                <w:szCs w:val="16"/>
                <w:lang w:val="en-US" w:eastAsia="en-GB"/>
              </w:rPr>
            </w:pPr>
          </w:p>
        </w:tc>
        <w:tc>
          <w:tcPr>
            <w:tcW w:w="0" w:type="auto"/>
            <w:vMerge/>
          </w:tcPr>
          <w:p w14:paraId="44CCFD1E" w14:textId="77777777" w:rsidR="00A45F27" w:rsidRPr="00A45F27" w:rsidRDefault="00A45F27" w:rsidP="00A45F27">
            <w:pPr>
              <w:jc w:val="left"/>
              <w:rPr>
                <w:rFonts w:eastAsia="Times New Roman" w:cs="Arial"/>
                <w:color w:val="000000"/>
                <w:sz w:val="16"/>
                <w:szCs w:val="16"/>
                <w:lang w:val="en-US" w:eastAsia="en-GB"/>
              </w:rPr>
            </w:pPr>
          </w:p>
        </w:tc>
      </w:tr>
      <w:tr w:rsidR="00A45F27" w:rsidRPr="00A45F27" w14:paraId="00BABDA2" w14:textId="77777777" w:rsidTr="008648D5">
        <w:trPr>
          <w:trHeight w:val="300"/>
        </w:trPr>
        <w:tc>
          <w:tcPr>
            <w:tcW w:w="2830" w:type="dxa"/>
            <w:vMerge w:val="restart"/>
          </w:tcPr>
          <w:p w14:paraId="14F455D3" w14:textId="63F81127" w:rsidR="00A45F27" w:rsidRPr="00A45F27" w:rsidRDefault="00A45F27" w:rsidP="00A45F27">
            <w:pPr>
              <w:jc w:val="left"/>
              <w:rPr>
                <w:rFonts w:eastAsia="Times New Roman" w:cs="Arial"/>
                <w:color w:val="000000"/>
                <w:sz w:val="16"/>
                <w:szCs w:val="16"/>
                <w:lang w:eastAsia="en-GB"/>
              </w:rPr>
            </w:pPr>
            <w:r w:rsidRPr="00A45F27">
              <w:rPr>
                <w:rFonts w:eastAsia="Times New Roman" w:cs="Arial"/>
                <w:color w:val="000000"/>
                <w:sz w:val="16"/>
                <w:szCs w:val="16"/>
                <w:lang w:eastAsia="en-GB"/>
              </w:rPr>
              <w:t>Pulmonary Hypertension; Pulmonary Dysfunction</w:t>
            </w:r>
          </w:p>
        </w:tc>
        <w:tc>
          <w:tcPr>
            <w:tcW w:w="4916" w:type="dxa"/>
            <w:noWrap/>
            <w:vAlign w:val="bottom"/>
          </w:tcPr>
          <w:p w14:paraId="7C8D4435" w14:textId="6A23BBA6" w:rsidR="00A45F27" w:rsidRPr="00A45F27" w:rsidRDefault="00A45F27" w:rsidP="00A45F27">
            <w:pPr>
              <w:jc w:val="center"/>
              <w:rPr>
                <w:rFonts w:eastAsia="Times New Roman" w:cs="Arial"/>
                <w:color w:val="000000"/>
                <w:sz w:val="16"/>
                <w:szCs w:val="16"/>
                <w:lang w:eastAsia="en-GB"/>
              </w:rPr>
            </w:pPr>
            <w:r w:rsidRPr="00A45F27">
              <w:rPr>
                <w:rFonts w:cs="Arial"/>
                <w:color w:val="000000"/>
                <w:sz w:val="16"/>
                <w:szCs w:val="16"/>
              </w:rPr>
              <w:t xml:space="preserve"> Patient Device Interaction Problem</w:t>
            </w:r>
          </w:p>
        </w:tc>
        <w:tc>
          <w:tcPr>
            <w:tcW w:w="1378" w:type="dxa"/>
            <w:vMerge w:val="restart"/>
          </w:tcPr>
          <w:p w14:paraId="527EAD2C" w14:textId="4EEACA2F" w:rsidR="00A45F27" w:rsidRPr="00A45F27" w:rsidRDefault="00A45F27" w:rsidP="00A45F27">
            <w:pPr>
              <w:jc w:val="center"/>
              <w:rPr>
                <w:rFonts w:eastAsia="Times New Roman" w:cs="Arial"/>
                <w:color w:val="000000"/>
                <w:sz w:val="16"/>
                <w:szCs w:val="16"/>
                <w:lang w:eastAsia="en-GB"/>
              </w:rPr>
            </w:pPr>
            <w:r w:rsidRPr="00A45F27">
              <w:rPr>
                <w:rFonts w:eastAsia="Times New Roman" w:cs="Arial"/>
                <w:color w:val="000000"/>
                <w:sz w:val="16"/>
                <w:szCs w:val="16"/>
                <w:lang w:eastAsia="en-GB"/>
              </w:rPr>
              <w:t>4</w:t>
            </w:r>
          </w:p>
        </w:tc>
        <w:tc>
          <w:tcPr>
            <w:tcW w:w="1284" w:type="dxa"/>
            <w:vMerge w:val="restart"/>
          </w:tcPr>
          <w:p w14:paraId="60C65E01" w14:textId="317999CB" w:rsidR="00A45F27" w:rsidRPr="00A45F27" w:rsidRDefault="00EF5BB2" w:rsidP="00EF5BB2">
            <w:pPr>
              <w:jc w:val="center"/>
              <w:rPr>
                <w:rFonts w:eastAsia="Times New Roman" w:cs="Arial"/>
                <w:color w:val="000000"/>
                <w:sz w:val="16"/>
                <w:szCs w:val="16"/>
                <w:lang w:eastAsia="en-GB"/>
              </w:rPr>
            </w:pPr>
            <w:r>
              <w:rPr>
                <w:rFonts w:eastAsia="Times New Roman" w:cs="Arial"/>
                <w:color w:val="000000"/>
                <w:sz w:val="16"/>
                <w:szCs w:val="16"/>
                <w:lang w:eastAsia="en-GB"/>
              </w:rPr>
              <w:t>0.9%</w:t>
            </w:r>
          </w:p>
        </w:tc>
        <w:tc>
          <w:tcPr>
            <w:tcW w:w="0" w:type="auto"/>
            <w:vMerge w:val="restart"/>
          </w:tcPr>
          <w:p w14:paraId="35113138" w14:textId="7F6FCE70" w:rsidR="00A45F27" w:rsidRPr="00A45F27" w:rsidRDefault="00EF5BB2" w:rsidP="00EF5BB2">
            <w:pPr>
              <w:jc w:val="center"/>
              <w:rPr>
                <w:rFonts w:eastAsia="Times New Roman" w:cs="Arial"/>
                <w:color w:val="000000"/>
                <w:sz w:val="16"/>
                <w:szCs w:val="16"/>
                <w:lang w:eastAsia="en-GB"/>
              </w:rPr>
            </w:pPr>
            <w:r>
              <w:rPr>
                <w:rFonts w:eastAsia="Times New Roman" w:cs="Arial"/>
                <w:color w:val="000000"/>
                <w:sz w:val="16"/>
                <w:szCs w:val="16"/>
                <w:lang w:eastAsia="en-GB"/>
              </w:rPr>
              <w:t>No</w:t>
            </w:r>
          </w:p>
        </w:tc>
        <w:tc>
          <w:tcPr>
            <w:tcW w:w="0" w:type="auto"/>
            <w:vMerge w:val="restart"/>
          </w:tcPr>
          <w:p w14:paraId="6F99F78D" w14:textId="406C7550" w:rsidR="00A45F27" w:rsidRPr="00A45F27" w:rsidRDefault="00EA0044" w:rsidP="00EF5BB2">
            <w:pPr>
              <w:jc w:val="center"/>
              <w:rPr>
                <w:rFonts w:eastAsia="Times New Roman" w:cs="Arial"/>
                <w:color w:val="000000"/>
                <w:sz w:val="16"/>
                <w:szCs w:val="16"/>
                <w:lang w:eastAsia="en-GB"/>
              </w:rPr>
            </w:pPr>
            <w:r>
              <w:rPr>
                <w:rFonts w:eastAsia="Times New Roman" w:cs="Arial"/>
                <w:color w:val="000000"/>
                <w:sz w:val="16"/>
                <w:szCs w:val="16"/>
                <w:lang w:eastAsia="en-GB"/>
              </w:rPr>
              <w:t>-</w:t>
            </w:r>
          </w:p>
        </w:tc>
      </w:tr>
      <w:tr w:rsidR="00A45F27" w:rsidRPr="00A45F27" w14:paraId="66EEAE53" w14:textId="77777777" w:rsidTr="008648D5">
        <w:trPr>
          <w:trHeight w:val="300"/>
        </w:trPr>
        <w:tc>
          <w:tcPr>
            <w:tcW w:w="2830" w:type="dxa"/>
            <w:vMerge/>
          </w:tcPr>
          <w:p w14:paraId="6E4228E1" w14:textId="77777777" w:rsidR="00A45F27" w:rsidRPr="00A45F27" w:rsidRDefault="00A45F27" w:rsidP="00A45F27">
            <w:pPr>
              <w:jc w:val="left"/>
              <w:rPr>
                <w:rFonts w:eastAsia="Times New Roman" w:cs="Arial"/>
                <w:color w:val="000000"/>
                <w:sz w:val="16"/>
                <w:szCs w:val="16"/>
                <w:lang w:eastAsia="en-GB"/>
              </w:rPr>
            </w:pPr>
          </w:p>
        </w:tc>
        <w:tc>
          <w:tcPr>
            <w:tcW w:w="4916" w:type="dxa"/>
            <w:noWrap/>
            <w:vAlign w:val="bottom"/>
          </w:tcPr>
          <w:p w14:paraId="7B272B68" w14:textId="77E2C264" w:rsidR="00A45F27" w:rsidRPr="00A45F27" w:rsidRDefault="00A45F27" w:rsidP="00A45F27">
            <w:pPr>
              <w:jc w:val="center"/>
              <w:rPr>
                <w:rFonts w:eastAsia="Times New Roman" w:cs="Arial"/>
                <w:color w:val="000000"/>
                <w:sz w:val="16"/>
                <w:szCs w:val="16"/>
                <w:lang w:eastAsia="en-GB"/>
              </w:rPr>
            </w:pPr>
            <w:r w:rsidRPr="00A45F27">
              <w:rPr>
                <w:rFonts w:cs="Arial"/>
                <w:color w:val="000000"/>
                <w:sz w:val="16"/>
                <w:szCs w:val="16"/>
              </w:rPr>
              <w:t xml:space="preserve"> Insufficient Information</w:t>
            </w:r>
          </w:p>
        </w:tc>
        <w:tc>
          <w:tcPr>
            <w:tcW w:w="1378" w:type="dxa"/>
            <w:vMerge/>
          </w:tcPr>
          <w:p w14:paraId="28B935BC" w14:textId="77777777" w:rsidR="00A45F27" w:rsidRPr="00A45F27" w:rsidRDefault="00A45F27" w:rsidP="00A45F27">
            <w:pPr>
              <w:jc w:val="left"/>
              <w:rPr>
                <w:rFonts w:eastAsia="Times New Roman" w:cs="Arial"/>
                <w:color w:val="000000"/>
                <w:sz w:val="16"/>
                <w:szCs w:val="16"/>
                <w:lang w:eastAsia="en-GB"/>
              </w:rPr>
            </w:pPr>
          </w:p>
        </w:tc>
        <w:tc>
          <w:tcPr>
            <w:tcW w:w="1284" w:type="dxa"/>
            <w:vMerge/>
          </w:tcPr>
          <w:p w14:paraId="644F3800" w14:textId="77777777" w:rsidR="00A45F27" w:rsidRPr="00A45F27" w:rsidRDefault="00A45F27" w:rsidP="00EF5BB2">
            <w:pPr>
              <w:jc w:val="center"/>
              <w:rPr>
                <w:rFonts w:eastAsia="Times New Roman" w:cs="Arial"/>
                <w:color w:val="000000"/>
                <w:sz w:val="16"/>
                <w:szCs w:val="16"/>
                <w:lang w:eastAsia="en-GB"/>
              </w:rPr>
            </w:pPr>
          </w:p>
        </w:tc>
        <w:tc>
          <w:tcPr>
            <w:tcW w:w="0" w:type="auto"/>
            <w:vMerge/>
          </w:tcPr>
          <w:p w14:paraId="4E243583" w14:textId="77777777" w:rsidR="00A45F27" w:rsidRPr="00A45F27" w:rsidRDefault="00A45F27" w:rsidP="00EF5BB2">
            <w:pPr>
              <w:jc w:val="center"/>
              <w:rPr>
                <w:rFonts w:eastAsia="Times New Roman" w:cs="Arial"/>
                <w:color w:val="000000"/>
                <w:sz w:val="16"/>
                <w:szCs w:val="16"/>
                <w:lang w:eastAsia="en-GB"/>
              </w:rPr>
            </w:pPr>
          </w:p>
        </w:tc>
        <w:tc>
          <w:tcPr>
            <w:tcW w:w="0" w:type="auto"/>
            <w:vMerge/>
          </w:tcPr>
          <w:p w14:paraId="5E25B070" w14:textId="77777777" w:rsidR="00A45F27" w:rsidRPr="00A45F27" w:rsidRDefault="00A45F27" w:rsidP="00EF5BB2">
            <w:pPr>
              <w:jc w:val="center"/>
              <w:rPr>
                <w:rFonts w:eastAsia="Times New Roman" w:cs="Arial"/>
                <w:color w:val="000000"/>
                <w:sz w:val="16"/>
                <w:szCs w:val="16"/>
                <w:lang w:eastAsia="en-GB"/>
              </w:rPr>
            </w:pPr>
          </w:p>
        </w:tc>
      </w:tr>
      <w:tr w:rsidR="00EF5BB2" w:rsidRPr="00A45F27" w14:paraId="7AA9BC5D" w14:textId="77777777" w:rsidTr="00C6259D">
        <w:trPr>
          <w:trHeight w:val="300"/>
        </w:trPr>
        <w:tc>
          <w:tcPr>
            <w:tcW w:w="2830" w:type="dxa"/>
            <w:vAlign w:val="bottom"/>
          </w:tcPr>
          <w:p w14:paraId="15B9103F" w14:textId="1B85154E" w:rsidR="00EF5BB2" w:rsidRPr="00A45F27" w:rsidRDefault="00EF5BB2" w:rsidP="00EF5BB2">
            <w:pPr>
              <w:jc w:val="left"/>
              <w:rPr>
                <w:rFonts w:eastAsia="Times New Roman" w:cs="Arial"/>
                <w:color w:val="000000"/>
                <w:sz w:val="16"/>
                <w:szCs w:val="16"/>
                <w:lang w:eastAsia="en-GB"/>
              </w:rPr>
            </w:pPr>
            <w:r w:rsidRPr="00A45F27">
              <w:rPr>
                <w:rFonts w:cs="Arial"/>
                <w:color w:val="000000"/>
                <w:sz w:val="16"/>
                <w:szCs w:val="16"/>
              </w:rPr>
              <w:t xml:space="preserve">Erythema; Swelling/ </w:t>
            </w:r>
            <w:proofErr w:type="spellStart"/>
            <w:r w:rsidRPr="00A45F27">
              <w:rPr>
                <w:rFonts w:cs="Arial"/>
                <w:color w:val="000000"/>
                <w:sz w:val="16"/>
                <w:szCs w:val="16"/>
              </w:rPr>
              <w:t>Edema</w:t>
            </w:r>
            <w:proofErr w:type="spellEnd"/>
            <w:r w:rsidRPr="00A45F27">
              <w:rPr>
                <w:rFonts w:cs="Arial"/>
                <w:color w:val="000000"/>
                <w:sz w:val="16"/>
                <w:szCs w:val="16"/>
              </w:rPr>
              <w:t>; hypervolemia</w:t>
            </w:r>
          </w:p>
        </w:tc>
        <w:tc>
          <w:tcPr>
            <w:tcW w:w="4916" w:type="dxa"/>
            <w:noWrap/>
            <w:vAlign w:val="bottom"/>
          </w:tcPr>
          <w:p w14:paraId="77B0FF86" w14:textId="3037203C" w:rsidR="00EF5BB2" w:rsidRPr="00A45F27" w:rsidRDefault="00EF5BB2" w:rsidP="00EF5BB2">
            <w:pPr>
              <w:jc w:val="center"/>
              <w:rPr>
                <w:rFonts w:cs="Arial"/>
                <w:color w:val="000000"/>
                <w:sz w:val="16"/>
                <w:szCs w:val="16"/>
              </w:rPr>
            </w:pPr>
            <w:r w:rsidRPr="00A45F27">
              <w:rPr>
                <w:rFonts w:cs="Arial"/>
                <w:color w:val="000000"/>
                <w:sz w:val="16"/>
                <w:szCs w:val="16"/>
              </w:rPr>
              <w:t xml:space="preserve"> Infusion or Flow Problem</w:t>
            </w:r>
          </w:p>
        </w:tc>
        <w:tc>
          <w:tcPr>
            <w:tcW w:w="1378" w:type="dxa"/>
            <w:vAlign w:val="bottom"/>
          </w:tcPr>
          <w:p w14:paraId="5C47B230" w14:textId="4DDC67C0" w:rsidR="00EF5BB2" w:rsidRPr="00A45F27" w:rsidRDefault="00EF5BB2" w:rsidP="00EF5BB2">
            <w:pPr>
              <w:jc w:val="center"/>
              <w:rPr>
                <w:rFonts w:eastAsia="Times New Roman" w:cs="Arial"/>
                <w:color w:val="000000"/>
                <w:sz w:val="16"/>
                <w:szCs w:val="16"/>
                <w:lang w:eastAsia="en-GB"/>
              </w:rPr>
            </w:pPr>
            <w:r w:rsidRPr="00A45F27">
              <w:rPr>
                <w:rFonts w:cs="Arial"/>
                <w:color w:val="000000"/>
                <w:sz w:val="16"/>
                <w:szCs w:val="16"/>
              </w:rPr>
              <w:t>4</w:t>
            </w:r>
          </w:p>
        </w:tc>
        <w:tc>
          <w:tcPr>
            <w:tcW w:w="1284" w:type="dxa"/>
          </w:tcPr>
          <w:p w14:paraId="458BB4AD" w14:textId="50C834CE" w:rsidR="00EF5BB2" w:rsidRPr="00A45F27" w:rsidRDefault="00EF5BB2" w:rsidP="00EF5BB2">
            <w:pPr>
              <w:jc w:val="center"/>
              <w:rPr>
                <w:rFonts w:eastAsia="Times New Roman" w:cs="Arial"/>
                <w:color w:val="000000"/>
                <w:sz w:val="16"/>
                <w:szCs w:val="16"/>
                <w:lang w:eastAsia="en-GB"/>
              </w:rPr>
            </w:pPr>
            <w:r>
              <w:rPr>
                <w:rFonts w:eastAsia="Times New Roman" w:cs="Arial"/>
                <w:color w:val="000000"/>
                <w:sz w:val="16"/>
                <w:szCs w:val="16"/>
                <w:lang w:eastAsia="en-GB"/>
              </w:rPr>
              <w:t>0.9%</w:t>
            </w:r>
          </w:p>
        </w:tc>
        <w:tc>
          <w:tcPr>
            <w:tcW w:w="0" w:type="auto"/>
          </w:tcPr>
          <w:p w14:paraId="1B9F3781" w14:textId="15086C97" w:rsidR="00EF5BB2" w:rsidRPr="00A45F27" w:rsidRDefault="00EF5BB2" w:rsidP="00EF5BB2">
            <w:pPr>
              <w:jc w:val="center"/>
              <w:rPr>
                <w:rFonts w:eastAsia="Times New Roman" w:cs="Arial"/>
                <w:color w:val="000000"/>
                <w:sz w:val="16"/>
                <w:szCs w:val="16"/>
                <w:lang w:eastAsia="en-GB"/>
              </w:rPr>
            </w:pPr>
            <w:r>
              <w:rPr>
                <w:rFonts w:eastAsia="Times New Roman" w:cs="Arial"/>
                <w:color w:val="000000"/>
                <w:sz w:val="16"/>
                <w:szCs w:val="16"/>
                <w:lang w:eastAsia="en-GB"/>
              </w:rPr>
              <w:t>Yes</w:t>
            </w:r>
          </w:p>
        </w:tc>
        <w:tc>
          <w:tcPr>
            <w:tcW w:w="0" w:type="auto"/>
          </w:tcPr>
          <w:p w14:paraId="4620FD7F" w14:textId="0FD6E87A" w:rsidR="00EF5BB2" w:rsidRPr="00A45F27" w:rsidRDefault="00EA0044" w:rsidP="00EF5BB2">
            <w:pPr>
              <w:jc w:val="center"/>
              <w:rPr>
                <w:rFonts w:eastAsia="Times New Roman" w:cs="Arial"/>
                <w:color w:val="000000"/>
                <w:sz w:val="16"/>
                <w:szCs w:val="16"/>
                <w:lang w:eastAsia="en-GB"/>
              </w:rPr>
            </w:pPr>
            <w:r>
              <w:rPr>
                <w:rFonts w:eastAsia="Times New Roman" w:cs="Arial"/>
                <w:color w:val="000000"/>
                <w:sz w:val="16"/>
                <w:szCs w:val="16"/>
                <w:lang w:val="en-US" w:eastAsia="en-GB"/>
              </w:rPr>
              <w:t>67.6%</w:t>
            </w:r>
          </w:p>
        </w:tc>
      </w:tr>
      <w:tr w:rsidR="00EF5BB2" w:rsidRPr="00A45F27" w14:paraId="0BA69D25" w14:textId="77777777" w:rsidTr="001F2713">
        <w:trPr>
          <w:trHeight w:val="300"/>
        </w:trPr>
        <w:tc>
          <w:tcPr>
            <w:tcW w:w="2830" w:type="dxa"/>
            <w:vAlign w:val="bottom"/>
          </w:tcPr>
          <w:p w14:paraId="385676DA" w14:textId="05D4B74E" w:rsidR="00EF5BB2" w:rsidRPr="00A45F27" w:rsidRDefault="00EF5BB2" w:rsidP="00EF5BB2">
            <w:pPr>
              <w:jc w:val="left"/>
              <w:rPr>
                <w:rFonts w:eastAsia="Times New Roman" w:cs="Arial"/>
                <w:color w:val="000000"/>
                <w:sz w:val="16"/>
                <w:szCs w:val="16"/>
                <w:lang w:eastAsia="en-GB"/>
              </w:rPr>
            </w:pPr>
            <w:r w:rsidRPr="00A45F27">
              <w:rPr>
                <w:rFonts w:cs="Arial"/>
                <w:color w:val="000000"/>
                <w:sz w:val="16"/>
                <w:szCs w:val="16"/>
              </w:rPr>
              <w:t>Headache; Pain</w:t>
            </w:r>
          </w:p>
        </w:tc>
        <w:tc>
          <w:tcPr>
            <w:tcW w:w="4916" w:type="dxa"/>
            <w:noWrap/>
            <w:vAlign w:val="bottom"/>
          </w:tcPr>
          <w:p w14:paraId="681A63C8" w14:textId="30A6094C" w:rsidR="00EF5BB2" w:rsidRPr="00A45F27" w:rsidRDefault="00EF5BB2" w:rsidP="00EF5BB2">
            <w:pPr>
              <w:jc w:val="center"/>
              <w:rPr>
                <w:rFonts w:cs="Arial"/>
                <w:color w:val="000000"/>
                <w:sz w:val="16"/>
                <w:szCs w:val="16"/>
              </w:rPr>
            </w:pPr>
            <w:r w:rsidRPr="00A45F27">
              <w:rPr>
                <w:rFonts w:cs="Arial"/>
                <w:color w:val="000000"/>
                <w:sz w:val="16"/>
                <w:szCs w:val="16"/>
              </w:rPr>
              <w:t xml:space="preserve"> Patient Device Interaction Problem</w:t>
            </w:r>
          </w:p>
        </w:tc>
        <w:tc>
          <w:tcPr>
            <w:tcW w:w="1378" w:type="dxa"/>
            <w:vAlign w:val="bottom"/>
          </w:tcPr>
          <w:p w14:paraId="5772E0A6" w14:textId="6CBF66B9" w:rsidR="00EF5BB2" w:rsidRPr="00A45F27" w:rsidRDefault="00EF5BB2" w:rsidP="00EF5BB2">
            <w:pPr>
              <w:jc w:val="center"/>
              <w:rPr>
                <w:rFonts w:eastAsia="Times New Roman" w:cs="Arial"/>
                <w:color w:val="000000"/>
                <w:sz w:val="16"/>
                <w:szCs w:val="16"/>
                <w:lang w:eastAsia="en-GB"/>
              </w:rPr>
            </w:pPr>
            <w:r w:rsidRPr="00A45F27">
              <w:rPr>
                <w:rFonts w:cs="Arial"/>
                <w:color w:val="000000"/>
                <w:sz w:val="16"/>
                <w:szCs w:val="16"/>
              </w:rPr>
              <w:t>3</w:t>
            </w:r>
          </w:p>
        </w:tc>
        <w:tc>
          <w:tcPr>
            <w:tcW w:w="1284" w:type="dxa"/>
          </w:tcPr>
          <w:p w14:paraId="6D2116D8" w14:textId="30415F35" w:rsidR="00EF5BB2" w:rsidRPr="00A45F27" w:rsidRDefault="00432408" w:rsidP="00EF5BB2">
            <w:pPr>
              <w:jc w:val="center"/>
              <w:rPr>
                <w:rFonts w:eastAsia="Times New Roman" w:cs="Arial"/>
                <w:color w:val="000000"/>
                <w:sz w:val="16"/>
                <w:szCs w:val="16"/>
                <w:lang w:eastAsia="en-GB"/>
              </w:rPr>
            </w:pPr>
            <w:r>
              <w:rPr>
                <w:rFonts w:eastAsia="Times New Roman" w:cs="Arial"/>
                <w:color w:val="000000"/>
                <w:sz w:val="16"/>
                <w:szCs w:val="16"/>
                <w:lang w:eastAsia="en-GB"/>
              </w:rPr>
              <w:t>0.6%</w:t>
            </w:r>
          </w:p>
        </w:tc>
        <w:tc>
          <w:tcPr>
            <w:tcW w:w="0" w:type="auto"/>
          </w:tcPr>
          <w:p w14:paraId="297654CE" w14:textId="0227B539" w:rsidR="00EF5BB2" w:rsidRPr="00A45F27" w:rsidRDefault="00432408" w:rsidP="00EF5BB2">
            <w:pPr>
              <w:jc w:val="center"/>
              <w:rPr>
                <w:rFonts w:eastAsia="Times New Roman" w:cs="Arial"/>
                <w:color w:val="000000"/>
                <w:sz w:val="16"/>
                <w:szCs w:val="16"/>
                <w:lang w:eastAsia="en-GB"/>
              </w:rPr>
            </w:pPr>
            <w:r>
              <w:rPr>
                <w:rFonts w:eastAsia="Times New Roman" w:cs="Arial"/>
                <w:color w:val="000000"/>
                <w:sz w:val="16"/>
                <w:szCs w:val="16"/>
                <w:lang w:eastAsia="en-GB"/>
              </w:rPr>
              <w:t>Yes</w:t>
            </w:r>
          </w:p>
        </w:tc>
        <w:tc>
          <w:tcPr>
            <w:tcW w:w="0" w:type="auto"/>
          </w:tcPr>
          <w:p w14:paraId="3BA031E3" w14:textId="3E5DA2C3" w:rsidR="00EF5BB2" w:rsidRPr="00A45F27" w:rsidRDefault="00EA0044" w:rsidP="00EF5BB2">
            <w:pPr>
              <w:jc w:val="center"/>
              <w:rPr>
                <w:rFonts w:eastAsia="Times New Roman" w:cs="Arial"/>
                <w:color w:val="000000"/>
                <w:sz w:val="16"/>
                <w:szCs w:val="16"/>
                <w:lang w:eastAsia="en-GB"/>
              </w:rPr>
            </w:pPr>
            <w:r>
              <w:rPr>
                <w:rFonts w:eastAsia="Times New Roman" w:cs="Arial"/>
                <w:color w:val="000000"/>
                <w:sz w:val="16"/>
                <w:szCs w:val="16"/>
                <w:lang w:eastAsia="en-GB"/>
              </w:rPr>
              <w:t>68.2%</w:t>
            </w:r>
          </w:p>
        </w:tc>
      </w:tr>
      <w:tr w:rsidR="00EF5BB2" w:rsidRPr="00A45F27" w14:paraId="0AA9B541" w14:textId="77777777" w:rsidTr="001F2713">
        <w:trPr>
          <w:trHeight w:val="300"/>
        </w:trPr>
        <w:tc>
          <w:tcPr>
            <w:tcW w:w="2830" w:type="dxa"/>
            <w:vAlign w:val="bottom"/>
          </w:tcPr>
          <w:p w14:paraId="7943B58C" w14:textId="5B8F2208" w:rsidR="00EF5BB2" w:rsidRPr="00A45F27" w:rsidRDefault="00EF5BB2" w:rsidP="00EF5BB2">
            <w:pPr>
              <w:jc w:val="left"/>
              <w:rPr>
                <w:rFonts w:cs="Arial"/>
                <w:color w:val="000000"/>
                <w:sz w:val="16"/>
                <w:szCs w:val="16"/>
              </w:rPr>
            </w:pPr>
            <w:r w:rsidRPr="00A45F27">
              <w:rPr>
                <w:rFonts w:cs="Arial"/>
                <w:color w:val="000000"/>
                <w:sz w:val="16"/>
                <w:szCs w:val="16"/>
              </w:rPr>
              <w:t>Unspecified Infection</w:t>
            </w:r>
          </w:p>
        </w:tc>
        <w:tc>
          <w:tcPr>
            <w:tcW w:w="4916" w:type="dxa"/>
            <w:noWrap/>
            <w:vAlign w:val="bottom"/>
          </w:tcPr>
          <w:p w14:paraId="3598C6ED" w14:textId="0029BD34" w:rsidR="00EF5BB2" w:rsidRPr="00A45F27" w:rsidRDefault="00EF5BB2" w:rsidP="00EF5BB2">
            <w:pPr>
              <w:jc w:val="center"/>
              <w:rPr>
                <w:rFonts w:cs="Arial"/>
                <w:color w:val="000000"/>
                <w:sz w:val="16"/>
                <w:szCs w:val="16"/>
              </w:rPr>
            </w:pPr>
            <w:r w:rsidRPr="00A45F27">
              <w:rPr>
                <w:rFonts w:cs="Arial"/>
                <w:color w:val="000000"/>
                <w:sz w:val="16"/>
                <w:szCs w:val="16"/>
              </w:rPr>
              <w:t>N/A</w:t>
            </w:r>
          </w:p>
        </w:tc>
        <w:tc>
          <w:tcPr>
            <w:tcW w:w="1378" w:type="dxa"/>
            <w:vAlign w:val="bottom"/>
          </w:tcPr>
          <w:p w14:paraId="411450BB" w14:textId="5C4C29FD" w:rsidR="00EF5BB2" w:rsidRPr="00A45F27" w:rsidRDefault="00EF5BB2" w:rsidP="00EF5BB2">
            <w:pPr>
              <w:jc w:val="center"/>
              <w:rPr>
                <w:rFonts w:cs="Arial"/>
                <w:color w:val="000000"/>
                <w:sz w:val="16"/>
                <w:szCs w:val="16"/>
              </w:rPr>
            </w:pPr>
            <w:r w:rsidRPr="00A45F27">
              <w:rPr>
                <w:rFonts w:cs="Arial"/>
                <w:color w:val="000000"/>
                <w:sz w:val="16"/>
                <w:szCs w:val="16"/>
              </w:rPr>
              <w:t>2</w:t>
            </w:r>
          </w:p>
        </w:tc>
        <w:tc>
          <w:tcPr>
            <w:tcW w:w="1284" w:type="dxa"/>
          </w:tcPr>
          <w:p w14:paraId="4369FF95" w14:textId="466DB5D5" w:rsidR="00EF5BB2" w:rsidRPr="00A45F27" w:rsidRDefault="00BB105F" w:rsidP="00EF5BB2">
            <w:pPr>
              <w:jc w:val="center"/>
              <w:rPr>
                <w:rFonts w:eastAsia="Times New Roman" w:cs="Arial"/>
                <w:color w:val="000000"/>
                <w:sz w:val="16"/>
                <w:szCs w:val="16"/>
                <w:lang w:eastAsia="en-GB"/>
              </w:rPr>
            </w:pPr>
            <w:r>
              <w:rPr>
                <w:rFonts w:eastAsia="Times New Roman" w:cs="Arial"/>
                <w:color w:val="000000"/>
                <w:sz w:val="16"/>
                <w:szCs w:val="16"/>
                <w:lang w:eastAsia="en-GB"/>
              </w:rPr>
              <w:t>0.4%</w:t>
            </w:r>
          </w:p>
        </w:tc>
        <w:tc>
          <w:tcPr>
            <w:tcW w:w="0" w:type="auto"/>
          </w:tcPr>
          <w:p w14:paraId="547ED550" w14:textId="17D47206" w:rsidR="00EF5BB2" w:rsidRPr="00A45F27" w:rsidRDefault="00BB105F" w:rsidP="00EF5BB2">
            <w:pPr>
              <w:jc w:val="center"/>
              <w:rPr>
                <w:rFonts w:eastAsia="Times New Roman" w:cs="Arial"/>
                <w:color w:val="000000"/>
                <w:sz w:val="16"/>
                <w:szCs w:val="16"/>
                <w:lang w:eastAsia="en-GB"/>
              </w:rPr>
            </w:pPr>
            <w:r>
              <w:rPr>
                <w:rFonts w:eastAsia="Times New Roman" w:cs="Arial"/>
                <w:color w:val="000000"/>
                <w:sz w:val="16"/>
                <w:szCs w:val="16"/>
                <w:lang w:eastAsia="en-GB"/>
              </w:rPr>
              <w:t>Yes</w:t>
            </w:r>
          </w:p>
        </w:tc>
        <w:tc>
          <w:tcPr>
            <w:tcW w:w="0" w:type="auto"/>
          </w:tcPr>
          <w:p w14:paraId="20CA4444" w14:textId="6418AAAA" w:rsidR="00EF5BB2" w:rsidRPr="00A45F27" w:rsidRDefault="00EA0044" w:rsidP="00EF5BB2">
            <w:pPr>
              <w:jc w:val="center"/>
              <w:rPr>
                <w:rFonts w:eastAsia="Times New Roman" w:cs="Arial"/>
                <w:color w:val="000000"/>
                <w:sz w:val="16"/>
                <w:szCs w:val="16"/>
                <w:lang w:eastAsia="en-GB"/>
              </w:rPr>
            </w:pPr>
            <w:r>
              <w:rPr>
                <w:rFonts w:eastAsia="Times New Roman" w:cs="Arial"/>
                <w:color w:val="000000"/>
                <w:sz w:val="16"/>
                <w:szCs w:val="16"/>
                <w:lang w:eastAsia="en-GB"/>
              </w:rPr>
              <w:t>68.6%</w:t>
            </w:r>
          </w:p>
        </w:tc>
      </w:tr>
      <w:tr w:rsidR="00EF5BB2" w:rsidRPr="00A45F27" w14:paraId="0584D9A4" w14:textId="77777777" w:rsidTr="00EA0044">
        <w:trPr>
          <w:trHeight w:val="300"/>
        </w:trPr>
        <w:tc>
          <w:tcPr>
            <w:tcW w:w="2830" w:type="dxa"/>
            <w:vMerge w:val="restart"/>
            <w:noWrap/>
            <w:hideMark/>
          </w:tcPr>
          <w:p w14:paraId="223EE177" w14:textId="19106425" w:rsidR="00EF5BB2" w:rsidRPr="00A45F27" w:rsidRDefault="00EF5BB2" w:rsidP="00EF5BB2">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Hyperglycemia** / Hypoglycemia*</w:t>
            </w:r>
          </w:p>
        </w:tc>
        <w:tc>
          <w:tcPr>
            <w:tcW w:w="4916" w:type="dxa"/>
            <w:noWrap/>
            <w:hideMark/>
          </w:tcPr>
          <w:p w14:paraId="615C4960"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Failure to Deliver; Communication or Transmission Problem; Therapeutic or Diagnostic Output Failure</w:t>
            </w:r>
          </w:p>
        </w:tc>
        <w:tc>
          <w:tcPr>
            <w:tcW w:w="1378" w:type="dxa"/>
            <w:vMerge w:val="restart"/>
            <w:noWrap/>
            <w:hideMark/>
          </w:tcPr>
          <w:p w14:paraId="2C77DC17"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2</w:t>
            </w:r>
          </w:p>
        </w:tc>
        <w:tc>
          <w:tcPr>
            <w:tcW w:w="1284" w:type="dxa"/>
            <w:vMerge w:val="restart"/>
            <w:noWrap/>
            <w:hideMark/>
          </w:tcPr>
          <w:p w14:paraId="0D432DA2" w14:textId="1EB96358"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0.</w:t>
            </w:r>
            <w:r w:rsidR="00BB105F">
              <w:rPr>
                <w:rFonts w:eastAsia="Times New Roman" w:cs="Arial"/>
                <w:color w:val="000000"/>
                <w:sz w:val="16"/>
                <w:szCs w:val="16"/>
                <w:lang w:val="en-US" w:eastAsia="en-GB"/>
              </w:rPr>
              <w:t>4</w:t>
            </w:r>
            <w:r w:rsidRPr="00A45F27">
              <w:rPr>
                <w:rFonts w:eastAsia="Times New Roman" w:cs="Arial"/>
                <w:color w:val="000000"/>
                <w:sz w:val="16"/>
                <w:szCs w:val="16"/>
                <w:lang w:val="en-US" w:eastAsia="en-GB"/>
              </w:rPr>
              <w:t>%</w:t>
            </w:r>
          </w:p>
        </w:tc>
        <w:tc>
          <w:tcPr>
            <w:tcW w:w="0" w:type="auto"/>
            <w:vMerge w:val="restart"/>
            <w:noWrap/>
            <w:hideMark/>
          </w:tcPr>
          <w:p w14:paraId="0A9E438D"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Yes</w:t>
            </w:r>
          </w:p>
        </w:tc>
        <w:tc>
          <w:tcPr>
            <w:tcW w:w="0" w:type="auto"/>
            <w:vMerge w:val="restart"/>
            <w:noWrap/>
          </w:tcPr>
          <w:p w14:paraId="287AAE7E" w14:textId="3F6B9D5E" w:rsidR="00EF5BB2" w:rsidRPr="00A45F27" w:rsidRDefault="00EA0044" w:rsidP="00EF5BB2">
            <w:pPr>
              <w:jc w:val="center"/>
              <w:rPr>
                <w:rFonts w:eastAsia="Times New Roman" w:cs="Arial"/>
                <w:color w:val="000000"/>
                <w:sz w:val="16"/>
                <w:szCs w:val="16"/>
                <w:lang w:val="en-US" w:eastAsia="en-GB"/>
              </w:rPr>
            </w:pPr>
            <w:r>
              <w:rPr>
                <w:rFonts w:eastAsia="Times New Roman" w:cs="Arial"/>
                <w:color w:val="000000"/>
                <w:sz w:val="16"/>
                <w:szCs w:val="16"/>
                <w:lang w:val="en-US" w:eastAsia="en-GB"/>
              </w:rPr>
              <w:t>69%</w:t>
            </w:r>
          </w:p>
        </w:tc>
      </w:tr>
      <w:tr w:rsidR="00EF5BB2" w:rsidRPr="00A45F27" w14:paraId="093D0536" w14:textId="77777777" w:rsidTr="00EA0044">
        <w:trPr>
          <w:trHeight w:val="300"/>
        </w:trPr>
        <w:tc>
          <w:tcPr>
            <w:tcW w:w="2830" w:type="dxa"/>
            <w:vMerge/>
            <w:hideMark/>
          </w:tcPr>
          <w:p w14:paraId="549E0F17" w14:textId="77777777" w:rsidR="00EF5BB2" w:rsidRPr="00A45F27" w:rsidRDefault="00EF5BB2" w:rsidP="00EF5BB2">
            <w:pPr>
              <w:jc w:val="left"/>
              <w:rPr>
                <w:rFonts w:eastAsia="Times New Roman" w:cs="Arial"/>
                <w:color w:val="000000"/>
                <w:sz w:val="16"/>
                <w:szCs w:val="16"/>
                <w:lang w:val="en-US" w:eastAsia="en-GB"/>
              </w:rPr>
            </w:pPr>
          </w:p>
        </w:tc>
        <w:tc>
          <w:tcPr>
            <w:tcW w:w="4916" w:type="dxa"/>
            <w:noWrap/>
            <w:hideMark/>
          </w:tcPr>
          <w:p w14:paraId="4EB5CD21"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w:t>
            </w:r>
          </w:p>
        </w:tc>
        <w:tc>
          <w:tcPr>
            <w:tcW w:w="1378" w:type="dxa"/>
            <w:vMerge/>
            <w:hideMark/>
          </w:tcPr>
          <w:p w14:paraId="2F8B5AC8" w14:textId="77777777" w:rsidR="00EF5BB2" w:rsidRPr="00A45F27" w:rsidRDefault="00EF5BB2" w:rsidP="00EF5BB2">
            <w:pPr>
              <w:jc w:val="left"/>
              <w:rPr>
                <w:rFonts w:eastAsia="Times New Roman" w:cs="Arial"/>
                <w:color w:val="000000"/>
                <w:sz w:val="16"/>
                <w:szCs w:val="16"/>
                <w:lang w:val="en-US" w:eastAsia="en-GB"/>
              </w:rPr>
            </w:pPr>
          </w:p>
        </w:tc>
        <w:tc>
          <w:tcPr>
            <w:tcW w:w="1284" w:type="dxa"/>
            <w:vMerge/>
            <w:hideMark/>
          </w:tcPr>
          <w:p w14:paraId="102684CC" w14:textId="77777777" w:rsidR="00EF5BB2" w:rsidRPr="00A45F27" w:rsidRDefault="00EF5BB2" w:rsidP="00EF5BB2">
            <w:pPr>
              <w:jc w:val="left"/>
              <w:rPr>
                <w:rFonts w:eastAsia="Times New Roman" w:cs="Arial"/>
                <w:color w:val="000000"/>
                <w:sz w:val="16"/>
                <w:szCs w:val="16"/>
                <w:lang w:val="en-US" w:eastAsia="en-GB"/>
              </w:rPr>
            </w:pPr>
          </w:p>
        </w:tc>
        <w:tc>
          <w:tcPr>
            <w:tcW w:w="0" w:type="auto"/>
            <w:vMerge/>
            <w:hideMark/>
          </w:tcPr>
          <w:p w14:paraId="02BEFF28" w14:textId="77777777" w:rsidR="00EF5BB2" w:rsidRPr="00A45F27" w:rsidRDefault="00EF5BB2" w:rsidP="00EF5BB2">
            <w:pPr>
              <w:jc w:val="left"/>
              <w:rPr>
                <w:rFonts w:eastAsia="Times New Roman" w:cs="Arial"/>
                <w:color w:val="000000"/>
                <w:sz w:val="16"/>
                <w:szCs w:val="16"/>
                <w:lang w:val="en-US" w:eastAsia="en-GB"/>
              </w:rPr>
            </w:pPr>
          </w:p>
        </w:tc>
        <w:tc>
          <w:tcPr>
            <w:tcW w:w="0" w:type="auto"/>
            <w:vMerge/>
          </w:tcPr>
          <w:p w14:paraId="20F8F0DD" w14:textId="77777777" w:rsidR="00EF5BB2" w:rsidRPr="00A45F27" w:rsidRDefault="00EF5BB2" w:rsidP="00EF5BB2">
            <w:pPr>
              <w:jc w:val="left"/>
              <w:rPr>
                <w:rFonts w:eastAsia="Times New Roman" w:cs="Arial"/>
                <w:color w:val="000000"/>
                <w:sz w:val="16"/>
                <w:szCs w:val="16"/>
                <w:lang w:val="en-US" w:eastAsia="en-GB"/>
              </w:rPr>
            </w:pPr>
          </w:p>
        </w:tc>
      </w:tr>
      <w:tr w:rsidR="00EF5BB2" w:rsidRPr="00A45F27" w14:paraId="1A5A20A7" w14:textId="77777777" w:rsidTr="00BB105F">
        <w:trPr>
          <w:trHeight w:val="300"/>
        </w:trPr>
        <w:tc>
          <w:tcPr>
            <w:tcW w:w="2830" w:type="dxa"/>
            <w:noWrap/>
            <w:hideMark/>
          </w:tcPr>
          <w:p w14:paraId="04FDA191" w14:textId="24DE9DEF" w:rsidR="00EF5BB2" w:rsidRPr="00A45F27" w:rsidRDefault="00EF5BB2" w:rsidP="00EF5BB2">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Hypoglycemia* &amp; Memory Loss/Impairment</w:t>
            </w:r>
          </w:p>
        </w:tc>
        <w:tc>
          <w:tcPr>
            <w:tcW w:w="4916" w:type="dxa"/>
            <w:noWrap/>
            <w:hideMark/>
          </w:tcPr>
          <w:p w14:paraId="112BECF4"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Use of Device Problem</w:t>
            </w:r>
          </w:p>
        </w:tc>
        <w:tc>
          <w:tcPr>
            <w:tcW w:w="1378" w:type="dxa"/>
            <w:noWrap/>
            <w:hideMark/>
          </w:tcPr>
          <w:p w14:paraId="5D2E05BC"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w:t>
            </w:r>
          </w:p>
        </w:tc>
        <w:tc>
          <w:tcPr>
            <w:tcW w:w="1284" w:type="dxa"/>
            <w:noWrap/>
            <w:hideMark/>
          </w:tcPr>
          <w:p w14:paraId="499EE6DF" w14:textId="43A37B23"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0.2%</w:t>
            </w:r>
          </w:p>
        </w:tc>
        <w:tc>
          <w:tcPr>
            <w:tcW w:w="0" w:type="auto"/>
            <w:noWrap/>
            <w:hideMark/>
          </w:tcPr>
          <w:p w14:paraId="10402B66"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Yes</w:t>
            </w:r>
          </w:p>
        </w:tc>
        <w:tc>
          <w:tcPr>
            <w:tcW w:w="0" w:type="auto"/>
            <w:noWrap/>
          </w:tcPr>
          <w:p w14:paraId="516492A2" w14:textId="0015C1F7" w:rsidR="00EF5BB2" w:rsidRPr="00A45F27" w:rsidRDefault="00EA0044" w:rsidP="00EF5BB2">
            <w:pPr>
              <w:jc w:val="center"/>
              <w:rPr>
                <w:rFonts w:eastAsia="Times New Roman" w:cs="Arial"/>
                <w:color w:val="000000"/>
                <w:sz w:val="16"/>
                <w:szCs w:val="16"/>
                <w:lang w:val="en-US" w:eastAsia="en-GB"/>
              </w:rPr>
            </w:pPr>
            <w:r>
              <w:rPr>
                <w:rFonts w:eastAsia="Times New Roman" w:cs="Arial"/>
                <w:color w:val="000000"/>
                <w:sz w:val="16"/>
                <w:szCs w:val="16"/>
                <w:lang w:val="en-US" w:eastAsia="en-GB"/>
              </w:rPr>
              <w:t>69.2%</w:t>
            </w:r>
          </w:p>
        </w:tc>
      </w:tr>
      <w:tr w:rsidR="00EF5BB2" w:rsidRPr="00A45F27" w14:paraId="13CC3D66" w14:textId="77777777" w:rsidTr="00BB105F">
        <w:trPr>
          <w:trHeight w:val="300"/>
        </w:trPr>
        <w:tc>
          <w:tcPr>
            <w:tcW w:w="2830" w:type="dxa"/>
            <w:noWrap/>
            <w:hideMark/>
          </w:tcPr>
          <w:p w14:paraId="0EA36B4E" w14:textId="0B5DA009" w:rsidR="00EF5BB2" w:rsidRPr="00A45F27" w:rsidRDefault="00EF5BB2" w:rsidP="00EF5BB2">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Hypoglycemia* &amp; Coma</w:t>
            </w:r>
          </w:p>
        </w:tc>
        <w:tc>
          <w:tcPr>
            <w:tcW w:w="4916" w:type="dxa"/>
            <w:noWrap/>
            <w:hideMark/>
          </w:tcPr>
          <w:p w14:paraId="2E585180"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Insufficient Information</w:t>
            </w:r>
          </w:p>
        </w:tc>
        <w:tc>
          <w:tcPr>
            <w:tcW w:w="1378" w:type="dxa"/>
            <w:noWrap/>
            <w:hideMark/>
          </w:tcPr>
          <w:p w14:paraId="0D3B5DE4"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w:t>
            </w:r>
          </w:p>
        </w:tc>
        <w:tc>
          <w:tcPr>
            <w:tcW w:w="1284" w:type="dxa"/>
            <w:noWrap/>
            <w:hideMark/>
          </w:tcPr>
          <w:p w14:paraId="398DA4C2" w14:textId="53C9D9C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0.2%</w:t>
            </w:r>
          </w:p>
        </w:tc>
        <w:tc>
          <w:tcPr>
            <w:tcW w:w="0" w:type="auto"/>
            <w:noWrap/>
            <w:hideMark/>
          </w:tcPr>
          <w:p w14:paraId="4E696ED5"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Yes</w:t>
            </w:r>
          </w:p>
        </w:tc>
        <w:tc>
          <w:tcPr>
            <w:tcW w:w="0" w:type="auto"/>
            <w:noWrap/>
          </w:tcPr>
          <w:p w14:paraId="1AADACD6" w14:textId="0BD87EE0" w:rsidR="00EF5BB2" w:rsidRPr="00A45F27" w:rsidRDefault="00EA0044" w:rsidP="00EF5BB2">
            <w:pPr>
              <w:jc w:val="center"/>
              <w:rPr>
                <w:rFonts w:eastAsia="Times New Roman" w:cs="Arial"/>
                <w:color w:val="000000"/>
                <w:sz w:val="16"/>
                <w:szCs w:val="16"/>
                <w:lang w:val="en-US" w:eastAsia="en-GB"/>
              </w:rPr>
            </w:pPr>
            <w:r>
              <w:rPr>
                <w:rFonts w:eastAsia="Times New Roman" w:cs="Arial"/>
                <w:color w:val="000000"/>
                <w:sz w:val="16"/>
                <w:szCs w:val="16"/>
                <w:lang w:val="en-US" w:eastAsia="en-GB"/>
              </w:rPr>
              <w:t>69.4%</w:t>
            </w:r>
          </w:p>
        </w:tc>
      </w:tr>
      <w:tr w:rsidR="00BB105F" w:rsidRPr="00A45F27" w14:paraId="2FC65A40" w14:textId="77777777" w:rsidTr="00287104">
        <w:trPr>
          <w:trHeight w:val="300"/>
        </w:trPr>
        <w:tc>
          <w:tcPr>
            <w:tcW w:w="2830" w:type="dxa"/>
            <w:noWrap/>
            <w:vAlign w:val="center"/>
          </w:tcPr>
          <w:p w14:paraId="41565A85" w14:textId="062B6AFB" w:rsidR="00BB105F" w:rsidRPr="00A45F27" w:rsidRDefault="00BB105F" w:rsidP="00BB105F">
            <w:pPr>
              <w:jc w:val="left"/>
              <w:rPr>
                <w:rFonts w:eastAsia="Times New Roman" w:cs="Arial"/>
                <w:color w:val="000000"/>
                <w:sz w:val="16"/>
                <w:szCs w:val="16"/>
                <w:lang w:eastAsia="en-GB"/>
              </w:rPr>
            </w:pPr>
            <w:r w:rsidRPr="00A45F27">
              <w:rPr>
                <w:rFonts w:cs="Arial"/>
                <w:color w:val="000000"/>
                <w:sz w:val="16"/>
                <w:szCs w:val="16"/>
              </w:rPr>
              <w:t>Bruise/Contusion</w:t>
            </w:r>
          </w:p>
        </w:tc>
        <w:tc>
          <w:tcPr>
            <w:tcW w:w="4916" w:type="dxa"/>
            <w:noWrap/>
            <w:vAlign w:val="bottom"/>
          </w:tcPr>
          <w:p w14:paraId="28DB8399" w14:textId="63664014" w:rsidR="00BB105F" w:rsidRPr="00A45F27" w:rsidRDefault="00BB105F" w:rsidP="00BB105F">
            <w:pPr>
              <w:jc w:val="center"/>
              <w:rPr>
                <w:rFonts w:eastAsia="Times New Roman" w:cs="Arial"/>
                <w:color w:val="000000"/>
                <w:sz w:val="16"/>
                <w:szCs w:val="16"/>
                <w:lang w:eastAsia="en-GB"/>
              </w:rPr>
            </w:pPr>
            <w:r w:rsidRPr="00A45F27">
              <w:rPr>
                <w:rFonts w:cs="Arial"/>
                <w:color w:val="000000"/>
                <w:sz w:val="16"/>
                <w:szCs w:val="16"/>
              </w:rPr>
              <w:t>N/A</w:t>
            </w:r>
          </w:p>
        </w:tc>
        <w:tc>
          <w:tcPr>
            <w:tcW w:w="1378" w:type="dxa"/>
            <w:noWrap/>
            <w:vAlign w:val="center"/>
          </w:tcPr>
          <w:p w14:paraId="085451E9" w14:textId="64B51C66" w:rsidR="00BB105F" w:rsidRPr="00A45F27" w:rsidRDefault="00BB105F" w:rsidP="00BB105F">
            <w:pPr>
              <w:jc w:val="center"/>
              <w:rPr>
                <w:rFonts w:eastAsia="Times New Roman" w:cs="Arial"/>
                <w:color w:val="000000"/>
                <w:sz w:val="16"/>
                <w:szCs w:val="16"/>
                <w:lang w:eastAsia="en-GB"/>
              </w:rPr>
            </w:pPr>
            <w:r w:rsidRPr="00A45F27">
              <w:rPr>
                <w:rFonts w:cs="Arial"/>
                <w:color w:val="000000"/>
                <w:sz w:val="16"/>
                <w:szCs w:val="16"/>
              </w:rPr>
              <w:t>1</w:t>
            </w:r>
          </w:p>
        </w:tc>
        <w:tc>
          <w:tcPr>
            <w:tcW w:w="1284" w:type="dxa"/>
            <w:noWrap/>
          </w:tcPr>
          <w:p w14:paraId="25D71C81" w14:textId="03237859" w:rsidR="00BB105F" w:rsidRPr="00A45F27" w:rsidRDefault="00BB105F" w:rsidP="00BB105F">
            <w:pPr>
              <w:jc w:val="center"/>
              <w:rPr>
                <w:rFonts w:eastAsia="Times New Roman" w:cs="Arial"/>
                <w:color w:val="000000"/>
                <w:sz w:val="16"/>
                <w:szCs w:val="16"/>
                <w:lang w:eastAsia="en-GB"/>
              </w:rPr>
            </w:pPr>
            <w:r w:rsidRPr="00F60FE6">
              <w:rPr>
                <w:rFonts w:eastAsia="Times New Roman" w:cs="Arial"/>
                <w:color w:val="000000"/>
                <w:sz w:val="16"/>
                <w:szCs w:val="16"/>
                <w:lang w:val="en-US" w:eastAsia="en-GB"/>
              </w:rPr>
              <w:t>0.2%</w:t>
            </w:r>
          </w:p>
        </w:tc>
        <w:tc>
          <w:tcPr>
            <w:tcW w:w="0" w:type="auto"/>
            <w:noWrap/>
          </w:tcPr>
          <w:p w14:paraId="486D57EE" w14:textId="5527C1E0" w:rsidR="00BB105F" w:rsidRPr="00A45F27" w:rsidRDefault="00BB105F" w:rsidP="00BB105F">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Yes</w:t>
            </w:r>
          </w:p>
        </w:tc>
        <w:tc>
          <w:tcPr>
            <w:tcW w:w="0" w:type="auto"/>
            <w:noWrap/>
          </w:tcPr>
          <w:p w14:paraId="25D321D9" w14:textId="2410E114" w:rsidR="00BB105F" w:rsidRPr="00A45F27" w:rsidRDefault="00EA0044" w:rsidP="00BB105F">
            <w:pPr>
              <w:jc w:val="center"/>
              <w:rPr>
                <w:rFonts w:eastAsia="Times New Roman" w:cs="Arial"/>
                <w:color w:val="000000"/>
                <w:sz w:val="16"/>
                <w:szCs w:val="16"/>
                <w:lang w:eastAsia="en-GB"/>
              </w:rPr>
            </w:pPr>
            <w:r>
              <w:rPr>
                <w:rFonts w:eastAsia="Times New Roman" w:cs="Arial"/>
                <w:color w:val="000000"/>
                <w:sz w:val="16"/>
                <w:szCs w:val="16"/>
                <w:lang w:val="en-US" w:eastAsia="en-GB"/>
              </w:rPr>
              <w:t>69.6%</w:t>
            </w:r>
          </w:p>
        </w:tc>
      </w:tr>
      <w:tr w:rsidR="00BB105F" w:rsidRPr="00A45F27" w14:paraId="06700DCF" w14:textId="77777777" w:rsidTr="00287104">
        <w:trPr>
          <w:trHeight w:val="300"/>
        </w:trPr>
        <w:tc>
          <w:tcPr>
            <w:tcW w:w="2830" w:type="dxa"/>
            <w:noWrap/>
            <w:vAlign w:val="bottom"/>
          </w:tcPr>
          <w:p w14:paraId="12ADC8DF" w14:textId="7203F3C7" w:rsidR="00BB105F" w:rsidRPr="00A45F27" w:rsidRDefault="00BB105F" w:rsidP="00BB105F">
            <w:pPr>
              <w:jc w:val="left"/>
              <w:rPr>
                <w:rFonts w:eastAsia="Times New Roman" w:cs="Arial"/>
                <w:color w:val="000000"/>
                <w:sz w:val="16"/>
                <w:szCs w:val="16"/>
                <w:lang w:eastAsia="en-GB"/>
              </w:rPr>
            </w:pPr>
            <w:r w:rsidRPr="00A45F27">
              <w:rPr>
                <w:rFonts w:cs="Arial"/>
                <w:color w:val="000000"/>
                <w:sz w:val="16"/>
                <w:szCs w:val="16"/>
              </w:rPr>
              <w:lastRenderedPageBreak/>
              <w:t>Presyncope; Renal Impairment; Cramp(s) /Muscle Spasm(s)</w:t>
            </w:r>
          </w:p>
        </w:tc>
        <w:tc>
          <w:tcPr>
            <w:tcW w:w="4916" w:type="dxa"/>
            <w:noWrap/>
            <w:vAlign w:val="bottom"/>
          </w:tcPr>
          <w:p w14:paraId="2FFFCF08" w14:textId="51CD6543" w:rsidR="00BB105F" w:rsidRPr="00A45F27" w:rsidRDefault="00BB105F" w:rsidP="00BB105F">
            <w:pPr>
              <w:jc w:val="center"/>
              <w:rPr>
                <w:rFonts w:eastAsia="Times New Roman" w:cs="Arial"/>
                <w:color w:val="000000"/>
                <w:sz w:val="16"/>
                <w:szCs w:val="16"/>
                <w:lang w:eastAsia="en-GB"/>
              </w:rPr>
            </w:pPr>
            <w:r w:rsidRPr="00A45F27">
              <w:rPr>
                <w:rFonts w:cs="Arial"/>
                <w:color w:val="000000"/>
                <w:sz w:val="16"/>
                <w:szCs w:val="16"/>
              </w:rPr>
              <w:t xml:space="preserve"> Insufficient Information</w:t>
            </w:r>
          </w:p>
        </w:tc>
        <w:tc>
          <w:tcPr>
            <w:tcW w:w="1378" w:type="dxa"/>
            <w:noWrap/>
            <w:vAlign w:val="bottom"/>
          </w:tcPr>
          <w:p w14:paraId="03B62C58" w14:textId="4FB29A0C" w:rsidR="00BB105F" w:rsidRPr="00A45F27" w:rsidRDefault="00BB105F" w:rsidP="00BB105F">
            <w:pPr>
              <w:jc w:val="center"/>
              <w:rPr>
                <w:rFonts w:eastAsia="Times New Roman" w:cs="Arial"/>
                <w:color w:val="000000"/>
                <w:sz w:val="16"/>
                <w:szCs w:val="16"/>
                <w:lang w:eastAsia="en-GB"/>
              </w:rPr>
            </w:pPr>
            <w:r w:rsidRPr="00A45F27">
              <w:rPr>
                <w:rFonts w:cs="Arial"/>
                <w:color w:val="000000"/>
                <w:sz w:val="16"/>
                <w:szCs w:val="16"/>
              </w:rPr>
              <w:t>1</w:t>
            </w:r>
          </w:p>
        </w:tc>
        <w:tc>
          <w:tcPr>
            <w:tcW w:w="1284" w:type="dxa"/>
            <w:noWrap/>
          </w:tcPr>
          <w:p w14:paraId="7ECFD58D" w14:textId="02CC9E71" w:rsidR="00BB105F" w:rsidRPr="00A45F27" w:rsidRDefault="00BB105F" w:rsidP="00BB105F">
            <w:pPr>
              <w:jc w:val="center"/>
              <w:rPr>
                <w:rFonts w:eastAsia="Times New Roman" w:cs="Arial"/>
                <w:color w:val="000000"/>
                <w:sz w:val="16"/>
                <w:szCs w:val="16"/>
                <w:lang w:eastAsia="en-GB"/>
              </w:rPr>
            </w:pPr>
            <w:r w:rsidRPr="00F60FE6">
              <w:rPr>
                <w:rFonts w:eastAsia="Times New Roman" w:cs="Arial"/>
                <w:color w:val="000000"/>
                <w:sz w:val="16"/>
                <w:szCs w:val="16"/>
                <w:lang w:val="en-US" w:eastAsia="en-GB"/>
              </w:rPr>
              <w:t>0.2%</w:t>
            </w:r>
          </w:p>
        </w:tc>
        <w:tc>
          <w:tcPr>
            <w:tcW w:w="0" w:type="auto"/>
            <w:noWrap/>
          </w:tcPr>
          <w:p w14:paraId="06407B29" w14:textId="32AFDC97" w:rsidR="00BB105F" w:rsidRPr="00A45F27" w:rsidRDefault="00BB105F" w:rsidP="00BB105F">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No</w:t>
            </w:r>
          </w:p>
        </w:tc>
        <w:tc>
          <w:tcPr>
            <w:tcW w:w="0" w:type="auto"/>
            <w:noWrap/>
          </w:tcPr>
          <w:p w14:paraId="72C18DF6" w14:textId="36978C84" w:rsidR="00BB105F" w:rsidRPr="00A45F27" w:rsidRDefault="00EA0044" w:rsidP="00BB105F">
            <w:pPr>
              <w:jc w:val="center"/>
              <w:rPr>
                <w:rFonts w:eastAsia="Times New Roman" w:cs="Arial"/>
                <w:color w:val="000000"/>
                <w:sz w:val="16"/>
                <w:szCs w:val="16"/>
                <w:lang w:eastAsia="en-GB"/>
              </w:rPr>
            </w:pPr>
            <w:r>
              <w:rPr>
                <w:rFonts w:eastAsia="Times New Roman" w:cs="Arial"/>
                <w:color w:val="000000"/>
                <w:sz w:val="16"/>
                <w:szCs w:val="16"/>
                <w:lang w:eastAsia="en-GB"/>
              </w:rPr>
              <w:t>-</w:t>
            </w:r>
          </w:p>
        </w:tc>
      </w:tr>
      <w:tr w:rsidR="00BB105F" w:rsidRPr="00A45F27" w14:paraId="6F41F07B" w14:textId="77777777" w:rsidTr="00287104">
        <w:trPr>
          <w:trHeight w:val="300"/>
        </w:trPr>
        <w:tc>
          <w:tcPr>
            <w:tcW w:w="2830" w:type="dxa"/>
            <w:noWrap/>
            <w:vAlign w:val="bottom"/>
          </w:tcPr>
          <w:p w14:paraId="4B55F0FA" w14:textId="1CABFF7F" w:rsidR="00BB105F" w:rsidRPr="00A45F27" w:rsidRDefault="00BB105F" w:rsidP="00BB105F">
            <w:pPr>
              <w:jc w:val="left"/>
              <w:rPr>
                <w:rFonts w:eastAsia="Times New Roman" w:cs="Arial"/>
                <w:color w:val="000000"/>
                <w:sz w:val="16"/>
                <w:szCs w:val="16"/>
                <w:lang w:eastAsia="en-GB"/>
              </w:rPr>
            </w:pPr>
            <w:r w:rsidRPr="00A45F27">
              <w:rPr>
                <w:rFonts w:cs="Arial"/>
                <w:color w:val="000000"/>
                <w:sz w:val="16"/>
                <w:szCs w:val="16"/>
              </w:rPr>
              <w:t>Electrolyte Imbalance</w:t>
            </w:r>
          </w:p>
        </w:tc>
        <w:tc>
          <w:tcPr>
            <w:tcW w:w="4916" w:type="dxa"/>
            <w:noWrap/>
            <w:vAlign w:val="bottom"/>
          </w:tcPr>
          <w:p w14:paraId="3B0A7D70" w14:textId="746186E2" w:rsidR="00BB105F" w:rsidRPr="00A45F27" w:rsidRDefault="00BB105F" w:rsidP="00BB105F">
            <w:pPr>
              <w:jc w:val="center"/>
              <w:rPr>
                <w:rFonts w:eastAsia="Times New Roman" w:cs="Arial"/>
                <w:color w:val="000000"/>
                <w:sz w:val="16"/>
                <w:szCs w:val="16"/>
                <w:lang w:eastAsia="en-GB"/>
              </w:rPr>
            </w:pPr>
            <w:r w:rsidRPr="00A45F27">
              <w:rPr>
                <w:rFonts w:cs="Arial"/>
                <w:color w:val="000000"/>
                <w:sz w:val="16"/>
                <w:szCs w:val="16"/>
              </w:rPr>
              <w:t>N/A</w:t>
            </w:r>
          </w:p>
        </w:tc>
        <w:tc>
          <w:tcPr>
            <w:tcW w:w="1378" w:type="dxa"/>
            <w:noWrap/>
            <w:vAlign w:val="bottom"/>
          </w:tcPr>
          <w:p w14:paraId="1C7B0AA1" w14:textId="5C8072AD" w:rsidR="00BB105F" w:rsidRPr="00A45F27" w:rsidRDefault="00BB105F" w:rsidP="00BB105F">
            <w:pPr>
              <w:jc w:val="center"/>
              <w:rPr>
                <w:rFonts w:eastAsia="Times New Roman" w:cs="Arial"/>
                <w:color w:val="000000"/>
                <w:sz w:val="16"/>
                <w:szCs w:val="16"/>
                <w:lang w:eastAsia="en-GB"/>
              </w:rPr>
            </w:pPr>
            <w:r w:rsidRPr="00A45F27">
              <w:rPr>
                <w:rFonts w:cs="Arial"/>
                <w:color w:val="000000"/>
                <w:sz w:val="16"/>
                <w:szCs w:val="16"/>
              </w:rPr>
              <w:t>1</w:t>
            </w:r>
          </w:p>
        </w:tc>
        <w:tc>
          <w:tcPr>
            <w:tcW w:w="1284" w:type="dxa"/>
            <w:noWrap/>
          </w:tcPr>
          <w:p w14:paraId="37538D44" w14:textId="7EE6F9B1" w:rsidR="00BB105F" w:rsidRPr="00A45F27" w:rsidRDefault="00BB105F" w:rsidP="00BB105F">
            <w:pPr>
              <w:jc w:val="center"/>
              <w:rPr>
                <w:rFonts w:eastAsia="Times New Roman" w:cs="Arial"/>
                <w:color w:val="000000"/>
                <w:sz w:val="16"/>
                <w:szCs w:val="16"/>
                <w:lang w:eastAsia="en-GB"/>
              </w:rPr>
            </w:pPr>
            <w:r w:rsidRPr="00F60FE6">
              <w:rPr>
                <w:rFonts w:eastAsia="Times New Roman" w:cs="Arial"/>
                <w:color w:val="000000"/>
                <w:sz w:val="16"/>
                <w:szCs w:val="16"/>
                <w:lang w:val="en-US" w:eastAsia="en-GB"/>
              </w:rPr>
              <w:t>0.2%</w:t>
            </w:r>
          </w:p>
        </w:tc>
        <w:tc>
          <w:tcPr>
            <w:tcW w:w="0" w:type="auto"/>
            <w:noWrap/>
          </w:tcPr>
          <w:p w14:paraId="1B5F4E2F" w14:textId="7CC9B8D2" w:rsidR="00BB105F" w:rsidRPr="00A45F27" w:rsidRDefault="00BB105F" w:rsidP="00BB105F">
            <w:pPr>
              <w:jc w:val="center"/>
              <w:rPr>
                <w:rFonts w:eastAsia="Times New Roman" w:cs="Arial"/>
                <w:color w:val="000000"/>
                <w:sz w:val="16"/>
                <w:szCs w:val="16"/>
                <w:lang w:eastAsia="en-GB"/>
              </w:rPr>
            </w:pPr>
            <w:r w:rsidRPr="00A45F27">
              <w:rPr>
                <w:rFonts w:eastAsia="Times New Roman" w:cs="Arial"/>
                <w:color w:val="000000"/>
                <w:sz w:val="16"/>
                <w:szCs w:val="16"/>
                <w:lang w:val="en-US" w:eastAsia="en-GB"/>
              </w:rPr>
              <w:t>No</w:t>
            </w:r>
          </w:p>
        </w:tc>
        <w:tc>
          <w:tcPr>
            <w:tcW w:w="0" w:type="auto"/>
            <w:noWrap/>
          </w:tcPr>
          <w:p w14:paraId="32472ACE" w14:textId="6EF66C08" w:rsidR="00BB105F" w:rsidRPr="00A45F27" w:rsidRDefault="00EA0044" w:rsidP="00BB105F">
            <w:pPr>
              <w:jc w:val="center"/>
              <w:rPr>
                <w:rFonts w:eastAsia="Times New Roman" w:cs="Arial"/>
                <w:color w:val="000000"/>
                <w:sz w:val="16"/>
                <w:szCs w:val="16"/>
                <w:lang w:eastAsia="en-GB"/>
              </w:rPr>
            </w:pPr>
            <w:r>
              <w:rPr>
                <w:rFonts w:eastAsia="Times New Roman" w:cs="Arial"/>
                <w:color w:val="000000"/>
                <w:sz w:val="16"/>
                <w:szCs w:val="16"/>
                <w:lang w:eastAsia="en-GB"/>
              </w:rPr>
              <w:t>-</w:t>
            </w:r>
          </w:p>
        </w:tc>
      </w:tr>
      <w:tr w:rsidR="00EF5BB2" w:rsidRPr="00A45F27" w14:paraId="729DB36B" w14:textId="77777777" w:rsidTr="00EA0044">
        <w:trPr>
          <w:trHeight w:val="300"/>
        </w:trPr>
        <w:tc>
          <w:tcPr>
            <w:tcW w:w="2830" w:type="dxa"/>
            <w:noWrap/>
            <w:hideMark/>
          </w:tcPr>
          <w:p w14:paraId="1D5C399D" w14:textId="2E047271" w:rsidR="00EF5BB2" w:rsidRPr="00A45F27" w:rsidRDefault="00EF5BB2" w:rsidP="00EF5BB2">
            <w:pPr>
              <w:jc w:val="left"/>
              <w:rPr>
                <w:rFonts w:eastAsia="Times New Roman" w:cs="Arial"/>
                <w:color w:val="000000"/>
                <w:sz w:val="16"/>
                <w:szCs w:val="16"/>
                <w:lang w:val="en-US" w:eastAsia="en-GB"/>
              </w:rPr>
            </w:pPr>
            <w:r w:rsidRPr="00A45F27">
              <w:rPr>
                <w:rFonts w:eastAsia="Times New Roman" w:cs="Arial"/>
                <w:color w:val="000000"/>
                <w:sz w:val="16"/>
                <w:szCs w:val="16"/>
                <w:lang w:val="en-US" w:eastAsia="en-GB"/>
              </w:rPr>
              <w:t>Sleep Dysfunction</w:t>
            </w:r>
          </w:p>
        </w:tc>
        <w:tc>
          <w:tcPr>
            <w:tcW w:w="4916" w:type="dxa"/>
            <w:noWrap/>
            <w:hideMark/>
          </w:tcPr>
          <w:p w14:paraId="761B016A"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 xml:space="preserve"> Low Audible Alarm; Incorrect </w:t>
            </w:r>
            <w:proofErr w:type="gramStart"/>
            <w:r w:rsidRPr="00A45F27">
              <w:rPr>
                <w:rFonts w:eastAsia="Times New Roman" w:cs="Arial"/>
                <w:color w:val="000000"/>
                <w:sz w:val="16"/>
                <w:szCs w:val="16"/>
                <w:lang w:val="en-US" w:eastAsia="en-GB"/>
              </w:rPr>
              <w:t>Or</w:t>
            </w:r>
            <w:proofErr w:type="gramEnd"/>
            <w:r w:rsidRPr="00A45F27">
              <w:rPr>
                <w:rFonts w:eastAsia="Times New Roman" w:cs="Arial"/>
                <w:color w:val="000000"/>
                <w:sz w:val="16"/>
                <w:szCs w:val="16"/>
                <w:lang w:val="en-US" w:eastAsia="en-GB"/>
              </w:rPr>
              <w:t xml:space="preserve"> Inadequate Test Results</w:t>
            </w:r>
          </w:p>
        </w:tc>
        <w:tc>
          <w:tcPr>
            <w:tcW w:w="1378" w:type="dxa"/>
            <w:noWrap/>
            <w:hideMark/>
          </w:tcPr>
          <w:p w14:paraId="0512475B"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1</w:t>
            </w:r>
          </w:p>
        </w:tc>
        <w:tc>
          <w:tcPr>
            <w:tcW w:w="1284" w:type="dxa"/>
            <w:noWrap/>
            <w:hideMark/>
          </w:tcPr>
          <w:p w14:paraId="29482DAD" w14:textId="2C6773A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0.2%</w:t>
            </w:r>
          </w:p>
        </w:tc>
        <w:tc>
          <w:tcPr>
            <w:tcW w:w="0" w:type="auto"/>
            <w:noWrap/>
            <w:hideMark/>
          </w:tcPr>
          <w:p w14:paraId="7AFF08B9" w14:textId="77777777" w:rsidR="00EF5BB2" w:rsidRPr="00A45F27" w:rsidRDefault="00EF5BB2" w:rsidP="00EF5BB2">
            <w:pPr>
              <w:jc w:val="center"/>
              <w:rPr>
                <w:rFonts w:eastAsia="Times New Roman" w:cs="Arial"/>
                <w:color w:val="000000"/>
                <w:sz w:val="16"/>
                <w:szCs w:val="16"/>
                <w:lang w:val="en-US" w:eastAsia="en-GB"/>
              </w:rPr>
            </w:pPr>
            <w:r w:rsidRPr="00A45F27">
              <w:rPr>
                <w:rFonts w:eastAsia="Times New Roman" w:cs="Arial"/>
                <w:color w:val="000000"/>
                <w:sz w:val="16"/>
                <w:szCs w:val="16"/>
                <w:lang w:val="en-US" w:eastAsia="en-GB"/>
              </w:rPr>
              <w:t>No</w:t>
            </w:r>
          </w:p>
        </w:tc>
        <w:tc>
          <w:tcPr>
            <w:tcW w:w="0" w:type="auto"/>
            <w:noWrap/>
          </w:tcPr>
          <w:p w14:paraId="591E1879" w14:textId="7E9B6511" w:rsidR="00EF5BB2" w:rsidRPr="00A45F27" w:rsidRDefault="00EA0044" w:rsidP="00EF5BB2">
            <w:pPr>
              <w:jc w:val="center"/>
              <w:rPr>
                <w:rFonts w:eastAsia="Times New Roman" w:cs="Arial"/>
                <w:color w:val="000000"/>
                <w:sz w:val="16"/>
                <w:szCs w:val="16"/>
                <w:lang w:val="en-US" w:eastAsia="en-GB"/>
              </w:rPr>
            </w:pPr>
            <w:r>
              <w:rPr>
                <w:rFonts w:eastAsia="Times New Roman" w:cs="Arial"/>
                <w:color w:val="000000"/>
                <w:sz w:val="16"/>
                <w:szCs w:val="16"/>
                <w:lang w:val="en-US" w:eastAsia="en-GB"/>
              </w:rPr>
              <w:t>-</w:t>
            </w:r>
          </w:p>
        </w:tc>
      </w:tr>
      <w:tr w:rsidR="00EF5BB2" w:rsidRPr="00A45F27" w14:paraId="68561567" w14:textId="77777777" w:rsidTr="00EA0044">
        <w:trPr>
          <w:trHeight w:val="300"/>
        </w:trPr>
        <w:tc>
          <w:tcPr>
            <w:tcW w:w="7746" w:type="dxa"/>
            <w:gridSpan w:val="2"/>
            <w:tcBorders>
              <w:bottom w:val="single" w:sz="4" w:space="0" w:color="auto"/>
            </w:tcBorders>
            <w:noWrap/>
            <w:hideMark/>
          </w:tcPr>
          <w:p w14:paraId="3B3842AB" w14:textId="79EA567A" w:rsidR="00EF5BB2" w:rsidRPr="00A45F27" w:rsidRDefault="00EF5BB2" w:rsidP="00EF5BB2">
            <w:pPr>
              <w:jc w:val="left"/>
              <w:rPr>
                <w:rFonts w:eastAsia="Times New Roman" w:cs="Arial"/>
                <w:b/>
                <w:bCs/>
                <w:color w:val="000000"/>
                <w:sz w:val="16"/>
                <w:szCs w:val="16"/>
                <w:lang w:val="en-US" w:eastAsia="en-GB"/>
              </w:rPr>
            </w:pPr>
            <w:r w:rsidRPr="00A45F27">
              <w:rPr>
                <w:rFonts w:eastAsia="Times New Roman" w:cs="Arial"/>
                <w:b/>
                <w:bCs/>
                <w:color w:val="000000"/>
                <w:sz w:val="16"/>
                <w:szCs w:val="16"/>
                <w:lang w:val="en-US" w:eastAsia="en-GB"/>
              </w:rPr>
              <w:t>Grand Total</w:t>
            </w:r>
          </w:p>
        </w:tc>
        <w:tc>
          <w:tcPr>
            <w:tcW w:w="1378" w:type="dxa"/>
            <w:tcBorders>
              <w:bottom w:val="single" w:sz="4" w:space="0" w:color="auto"/>
            </w:tcBorders>
            <w:noWrap/>
            <w:hideMark/>
          </w:tcPr>
          <w:p w14:paraId="78626D70" w14:textId="77777777" w:rsidR="00EF5BB2" w:rsidRPr="00A45F27" w:rsidRDefault="00EF5BB2" w:rsidP="00EF5BB2">
            <w:pPr>
              <w:jc w:val="center"/>
              <w:rPr>
                <w:rFonts w:eastAsia="Times New Roman" w:cs="Arial"/>
                <w:b/>
                <w:bCs/>
                <w:color w:val="000000"/>
                <w:sz w:val="16"/>
                <w:szCs w:val="16"/>
                <w:lang w:val="en-US" w:eastAsia="en-GB"/>
              </w:rPr>
            </w:pPr>
            <w:r w:rsidRPr="00A45F27">
              <w:rPr>
                <w:rFonts w:eastAsia="Times New Roman" w:cs="Arial"/>
                <w:b/>
                <w:bCs/>
                <w:color w:val="000000"/>
                <w:sz w:val="16"/>
                <w:szCs w:val="16"/>
                <w:lang w:val="en-US" w:eastAsia="en-GB"/>
              </w:rPr>
              <w:t>416</w:t>
            </w:r>
          </w:p>
        </w:tc>
        <w:tc>
          <w:tcPr>
            <w:tcW w:w="1284" w:type="dxa"/>
            <w:tcBorders>
              <w:bottom w:val="single" w:sz="4" w:space="0" w:color="auto"/>
            </w:tcBorders>
            <w:noWrap/>
            <w:hideMark/>
          </w:tcPr>
          <w:p w14:paraId="730D614A" w14:textId="3E06D4AD" w:rsidR="00EF5BB2" w:rsidRPr="00A45F27" w:rsidRDefault="00EF5BB2" w:rsidP="00EF5BB2">
            <w:pPr>
              <w:jc w:val="center"/>
              <w:rPr>
                <w:rFonts w:eastAsia="Times New Roman" w:cs="Arial"/>
                <w:b/>
                <w:bCs/>
                <w:color w:val="000000"/>
                <w:sz w:val="16"/>
                <w:szCs w:val="16"/>
                <w:lang w:val="en-US" w:eastAsia="en-GB"/>
              </w:rPr>
            </w:pPr>
            <w:r w:rsidRPr="00A45F27">
              <w:rPr>
                <w:rFonts w:eastAsia="Times New Roman" w:cs="Arial"/>
                <w:b/>
                <w:bCs/>
                <w:color w:val="000000"/>
                <w:sz w:val="16"/>
                <w:szCs w:val="16"/>
                <w:lang w:val="en-US" w:eastAsia="en-GB"/>
              </w:rPr>
              <w:t>100.0%</w:t>
            </w:r>
          </w:p>
        </w:tc>
        <w:tc>
          <w:tcPr>
            <w:tcW w:w="0" w:type="auto"/>
            <w:tcBorders>
              <w:bottom w:val="single" w:sz="4" w:space="0" w:color="auto"/>
            </w:tcBorders>
            <w:noWrap/>
            <w:hideMark/>
          </w:tcPr>
          <w:p w14:paraId="17874DB6" w14:textId="2719BF60" w:rsidR="00EF5BB2" w:rsidRPr="00A45F27" w:rsidRDefault="00EF5BB2" w:rsidP="00EF5BB2">
            <w:pPr>
              <w:jc w:val="center"/>
              <w:rPr>
                <w:rFonts w:eastAsia="Times New Roman" w:cs="Arial"/>
                <w:sz w:val="16"/>
                <w:szCs w:val="16"/>
                <w:lang w:val="en-US" w:eastAsia="en-GB"/>
              </w:rPr>
            </w:pPr>
            <w:r w:rsidRPr="00A45F27">
              <w:rPr>
                <w:rFonts w:eastAsia="Times New Roman" w:cs="Arial"/>
                <w:sz w:val="16"/>
                <w:szCs w:val="16"/>
                <w:lang w:val="en-US" w:eastAsia="en-GB"/>
              </w:rPr>
              <w:t>-</w:t>
            </w:r>
          </w:p>
        </w:tc>
        <w:tc>
          <w:tcPr>
            <w:tcW w:w="0" w:type="auto"/>
            <w:tcBorders>
              <w:bottom w:val="single" w:sz="4" w:space="0" w:color="auto"/>
            </w:tcBorders>
            <w:noWrap/>
          </w:tcPr>
          <w:p w14:paraId="3BAFF4FB" w14:textId="566F95BD" w:rsidR="00EF5BB2" w:rsidRPr="00EA0044" w:rsidRDefault="00EA0044" w:rsidP="00EF5BB2">
            <w:pPr>
              <w:jc w:val="center"/>
              <w:rPr>
                <w:rFonts w:eastAsia="Times New Roman" w:cs="Arial"/>
                <w:b/>
                <w:bCs/>
                <w:sz w:val="16"/>
                <w:szCs w:val="16"/>
                <w:lang w:val="en-US" w:eastAsia="en-GB"/>
              </w:rPr>
            </w:pPr>
            <w:r w:rsidRPr="00EA0044">
              <w:rPr>
                <w:rFonts w:eastAsia="Times New Roman" w:cs="Arial"/>
                <w:b/>
                <w:bCs/>
                <w:color w:val="000000"/>
                <w:sz w:val="16"/>
                <w:szCs w:val="16"/>
                <w:lang w:val="en-US" w:eastAsia="en-GB"/>
              </w:rPr>
              <w:t>69.6%</w:t>
            </w:r>
          </w:p>
        </w:tc>
      </w:tr>
      <w:tr w:rsidR="00EF5BB2" w:rsidRPr="00A45F27" w14:paraId="26D55D79" w14:textId="77777777" w:rsidTr="00A40871">
        <w:trPr>
          <w:trHeight w:val="300"/>
        </w:trPr>
        <w:tc>
          <w:tcPr>
            <w:tcW w:w="13153" w:type="dxa"/>
            <w:gridSpan w:val="6"/>
            <w:tcBorders>
              <w:top w:val="single" w:sz="4" w:space="0" w:color="auto"/>
              <w:left w:val="nil"/>
              <w:bottom w:val="nil"/>
              <w:right w:val="nil"/>
            </w:tcBorders>
            <w:noWrap/>
          </w:tcPr>
          <w:p w14:paraId="64E570CB" w14:textId="2ACC9333" w:rsidR="00EF5BB2" w:rsidRPr="00A45F27" w:rsidRDefault="00EF5BB2" w:rsidP="00EF5BB2">
            <w:pPr>
              <w:jc w:val="center"/>
              <w:rPr>
                <w:rFonts w:eastAsia="Times New Roman" w:cs="Arial"/>
                <w:sz w:val="16"/>
                <w:szCs w:val="16"/>
                <w:lang w:val="en-US" w:eastAsia="en-GB"/>
              </w:rPr>
            </w:pPr>
            <w:r w:rsidRPr="00A45F27">
              <w:rPr>
                <w:rFonts w:eastAsia="Times New Roman" w:cs="Arial"/>
                <w:sz w:val="16"/>
                <w:szCs w:val="16"/>
                <w:lang w:val="en-US" w:eastAsia="en-GB"/>
              </w:rPr>
              <w:t>* Sometimes accompanied by symptoms like confusion, disorientation, dizziness, presyncope, fatigue, tremors, nausea, vomiting, hot flashes, muscle weakness, blurred vision, discomfort, and pain/headache.</w:t>
            </w:r>
          </w:p>
          <w:p w14:paraId="000DA73C" w14:textId="1EF09A52" w:rsidR="00EF5BB2" w:rsidRPr="00A45F27" w:rsidRDefault="00EF5BB2" w:rsidP="00EF5BB2">
            <w:pPr>
              <w:jc w:val="center"/>
              <w:rPr>
                <w:rFonts w:eastAsia="Times New Roman" w:cs="Arial"/>
                <w:sz w:val="16"/>
                <w:szCs w:val="16"/>
                <w:lang w:val="en-US" w:eastAsia="en-GB"/>
              </w:rPr>
            </w:pPr>
            <w:r w:rsidRPr="00A45F27">
              <w:rPr>
                <w:rFonts w:eastAsia="Times New Roman" w:cs="Arial"/>
                <w:sz w:val="16"/>
                <w:szCs w:val="16"/>
                <w:lang w:val="en-US" w:eastAsia="en-GB"/>
              </w:rPr>
              <w:t>** Sometimes accompanied by symptoms like nausea, vomiting, dizziness, polydipsia, headache, abdominal pain, fatigue, presyncope, discomfort, muscle weakness, frequent urination, malaise, hyperventilation, pain, dehydration, emotional/cognitive changes, tremors, dysphasia, dry mouth, and decreased appetite.</w:t>
            </w:r>
          </w:p>
        </w:tc>
      </w:tr>
    </w:tbl>
    <w:p w14:paraId="652A37B3" w14:textId="77777777" w:rsidR="00A6012C" w:rsidRPr="00C2061D" w:rsidRDefault="00A6012C" w:rsidP="00822400"/>
    <w:sectPr w:rsidR="00A6012C" w:rsidRPr="00C2061D" w:rsidSect="002E285F">
      <w:pgSz w:w="15840" w:h="12240" w:orient="landscape"/>
      <w:pgMar w:top="1440" w:right="1440" w:bottom="1440" w:left="1350" w:header="450" w:footer="261"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AML Christensen" w:date="2024-08-23T13:24:00Z" w:initials="COM">
    <w:p w14:paraId="21D83F3D" w14:textId="77777777" w:rsidR="00245CF8" w:rsidRDefault="006D7CD9" w:rsidP="00245CF8">
      <w:pPr>
        <w:pStyle w:val="CommentText"/>
        <w:jc w:val="left"/>
      </w:pPr>
      <w:r>
        <w:rPr>
          <w:rStyle w:val="CommentReference"/>
        </w:rPr>
        <w:annotationRef/>
      </w:r>
      <w:r w:rsidR="00245CF8">
        <w:t>We should insert a reference to the LSP here, when final</w:t>
      </w:r>
    </w:p>
  </w:comment>
  <w:comment w:id="6" w:author="AML Christensen team" w:date="2024-11-19T09:48:00Z" w:initials="COM">
    <w:p w14:paraId="1A639FA4" w14:textId="5A141D07" w:rsidR="00245CF8" w:rsidRDefault="00245CF8" w:rsidP="00245CF8">
      <w:pPr>
        <w:pStyle w:val="CommentText"/>
        <w:jc w:val="left"/>
      </w:pPr>
      <w:r>
        <w:rPr>
          <w:rStyle w:val="CommentReference"/>
        </w:rPr>
        <w:annotationRef/>
      </w:r>
      <w:r>
        <w:t>As with the LSP, there are some uncertainties regarding the wording of the intended use / patient population. It is important that all documents are aligned. The best solution may be to create a master document (e.g., a Device Description in accordance with MDR Annex II) and align all other documents with that.</w:t>
      </w:r>
    </w:p>
  </w:comment>
  <w:comment w:id="10" w:author="Jelena Ivkovic" w:date="2024-08-23T13:30:00Z" w:initials="JI">
    <w:p w14:paraId="4ED258A9" w14:textId="6DC2BD12" w:rsidR="00EC10B4" w:rsidRDefault="00EC10B4" w:rsidP="00EC10B4">
      <w:pPr>
        <w:pStyle w:val="CommentText"/>
        <w:rPr>
          <w:rFonts w:asciiTheme="minorHAnsi" w:hAnsiTheme="minorHAnsi"/>
        </w:rPr>
      </w:pPr>
      <w:r>
        <w:rPr>
          <w:rStyle w:val="CommentReference"/>
        </w:rPr>
        <w:annotationRef/>
      </w:r>
      <w:r>
        <w:t xml:space="preserve">In the US Pi it is 7 days and older. The intention is  to have the same in the EU labeling. I can see that 16 years cut is also mentioned in the device description document. </w:t>
      </w:r>
    </w:p>
  </w:comment>
  <w:comment w:id="11" w:author="Gregory French" w:date="2024-09-04T11:28:00Z" w:initials="GF">
    <w:p w14:paraId="76A01DAA" w14:textId="77777777" w:rsidR="00EC10B4" w:rsidRPr="001B28C0" w:rsidRDefault="00EC10B4" w:rsidP="00EC10B4">
      <w:pPr>
        <w:pStyle w:val="ListParagraph"/>
        <w:numPr>
          <w:ilvl w:val="0"/>
          <w:numId w:val="26"/>
        </w:numPr>
        <w:spacing w:line="240" w:lineRule="auto"/>
        <w:contextualSpacing w:val="0"/>
        <w:jc w:val="left"/>
        <w:rPr>
          <w:rFonts w:ascii="Calibri" w:hAnsi="Calibri"/>
        </w:rPr>
      </w:pPr>
      <w:r>
        <w:rPr>
          <w:rStyle w:val="CommentReference"/>
        </w:rPr>
        <w:annotationRef/>
      </w:r>
      <w:r>
        <w:t xml:space="preserve">Jelena- to clarify is this PI (7 days or older, no upper age limit) for </w:t>
      </w:r>
      <w:r>
        <w:rPr>
          <w:i/>
          <w:iCs/>
        </w:rPr>
        <w:t>rescue</w:t>
      </w:r>
      <w:r>
        <w:t xml:space="preserve"> use (i.e. as an ‘antidote’ for too much insulin), or for </w:t>
      </w:r>
      <w:r>
        <w:rPr>
          <w:i/>
          <w:iCs/>
        </w:rPr>
        <w:t>continuous</w:t>
      </w:r>
      <w:r>
        <w:t xml:space="preserve"> subcutaneous injection </w:t>
      </w:r>
      <w:r w:rsidRPr="001B28C0">
        <w:t>spe</w:t>
      </w:r>
      <w:r>
        <w:t xml:space="preserve">cifically for patients with CHI? </w:t>
      </w:r>
    </w:p>
    <w:p w14:paraId="779EED87" w14:textId="77777777" w:rsidR="00EC10B4" w:rsidRDefault="00EC10B4" w:rsidP="00EC10B4">
      <w:pPr>
        <w:pStyle w:val="CommentText"/>
      </w:pPr>
    </w:p>
  </w:comment>
  <w:comment w:id="12" w:author="Jelena Ivkovic" w:date="2024-09-05T11:09:00Z" w:initials="JI">
    <w:p w14:paraId="270B4E1A" w14:textId="77777777" w:rsidR="00EC10B4" w:rsidRDefault="00EC10B4" w:rsidP="00EC10B4">
      <w:pPr>
        <w:pStyle w:val="CommentText"/>
        <w:jc w:val="left"/>
      </w:pPr>
      <w:r>
        <w:rPr>
          <w:rStyle w:val="CommentReference"/>
        </w:rPr>
        <w:annotationRef/>
      </w:r>
      <w:r>
        <w:t>It is for the current draft US Pi for continuous sc infusion for CHI. Hopefully soon we will know if this is approved (first approval in the US) or not, hence we may park it for now (till PDUFA date early October).</w:t>
      </w:r>
    </w:p>
  </w:comment>
  <w:comment w:id="16" w:author="AML Christensen" w:date="2024-08-23T13:24:00Z" w:initials="COM">
    <w:p w14:paraId="47A0A759" w14:textId="77777777" w:rsidR="00245CF8" w:rsidRDefault="00EE2BB9" w:rsidP="00245CF8">
      <w:pPr>
        <w:pStyle w:val="CommentText"/>
        <w:jc w:val="left"/>
      </w:pPr>
      <w:r>
        <w:rPr>
          <w:rStyle w:val="CommentReference"/>
        </w:rPr>
        <w:annotationRef/>
      </w:r>
      <w:r w:rsidR="00245CF8">
        <w:t>We should insert a reference here, when the LSP has a document number</w:t>
      </w:r>
    </w:p>
  </w:comment>
  <w:comment w:id="99" w:author="AML Christensen team" w:date="2024-11-13T10:47:00Z" w:initials="COM">
    <w:p w14:paraId="586DA879" w14:textId="5BA2C16F" w:rsidR="00125DBA" w:rsidRDefault="00125DBA" w:rsidP="00125DBA">
      <w:pPr>
        <w:pStyle w:val="CommentText"/>
        <w:jc w:val="left"/>
      </w:pPr>
      <w:r>
        <w:rPr>
          <w:rStyle w:val="CommentReference"/>
        </w:rPr>
        <w:annotationRef/>
      </w:r>
      <w:r>
        <w:t>@Deka. Please ensure that these technical issues are addressed and mitigated in your Risk Management.</w:t>
      </w:r>
    </w:p>
  </w:comment>
  <w:comment w:id="100" w:author="AML Christensen team" w:date="2024-11-13T13:15:00Z" w:initials="COM">
    <w:p w14:paraId="17375226" w14:textId="77777777" w:rsidR="00AD25AB" w:rsidRDefault="004A74A2" w:rsidP="00AD25AB">
      <w:pPr>
        <w:pStyle w:val="CommentText"/>
        <w:jc w:val="left"/>
      </w:pPr>
      <w:r>
        <w:rPr>
          <w:rStyle w:val="CommentReference"/>
        </w:rPr>
        <w:annotationRef/>
      </w:r>
      <w:r w:rsidR="00AD25AB">
        <w:t>@Deka. Please consider whether these risks are relevant to address and mitigate in your Risk Management, or if it should be covered by the Infusion Set manufacturer’s risk management.</w:t>
      </w:r>
    </w:p>
  </w:comment>
  <w:comment w:id="101" w:author="AML Christensen team" w:date="2024-11-13T13:12:00Z" w:initials="COM">
    <w:p w14:paraId="0BD93EF3" w14:textId="1C74CB53" w:rsidR="004A74A2" w:rsidRDefault="004A74A2" w:rsidP="004A74A2">
      <w:pPr>
        <w:pStyle w:val="CommentText"/>
        <w:jc w:val="left"/>
      </w:pPr>
      <w:r>
        <w:rPr>
          <w:rStyle w:val="CommentReference"/>
        </w:rPr>
        <w:annotationRef/>
      </w:r>
      <w:r>
        <w:t>@Deka. Please ensure that these risks are addressed and mitigated in your Risk Management.</w:t>
      </w:r>
    </w:p>
  </w:comment>
  <w:comment w:id="115" w:author="AML Christensen team" w:date="2024-11-04T09:26:00Z" w:initials="COM">
    <w:p w14:paraId="20D60E80" w14:textId="614395FC" w:rsidR="00827A46" w:rsidRDefault="00827A46" w:rsidP="00827A46">
      <w:pPr>
        <w:pStyle w:val="CommentText"/>
        <w:jc w:val="left"/>
      </w:pPr>
      <w:r>
        <w:rPr>
          <w:rStyle w:val="CommentReference"/>
        </w:rPr>
        <w:annotationRef/>
      </w:r>
      <w:r>
        <w:t>@Deka. Would it be possible to collect DDDS data with a similar method to this as part of a PMCF study?</w:t>
      </w:r>
    </w:p>
  </w:comment>
  <w:comment w:id="139" w:author="AML Christensen team" w:date="2024-12-12T12:07:00Z" w:initials="COM">
    <w:p w14:paraId="5AA0352F" w14:textId="77777777" w:rsidR="001B6522" w:rsidRDefault="001B6522" w:rsidP="001B6522">
      <w:pPr>
        <w:pStyle w:val="CommentText"/>
        <w:jc w:val="left"/>
      </w:pPr>
      <w:r>
        <w:rPr>
          <w:rStyle w:val="CommentReference"/>
        </w:rPr>
        <w:annotationRef/>
      </w:r>
      <w:r>
        <w:t>This is the revised version of the SOTA</w:t>
      </w:r>
    </w:p>
  </w:comment>
  <w:comment w:id="145" w:author="Jelena Ivkovic" w:date="2024-11-12T09:13:00Z" w:initials="JI">
    <w:p w14:paraId="25578287" w14:textId="69FB212D" w:rsidR="00C55AE7" w:rsidRDefault="00C55AE7" w:rsidP="00C55AE7">
      <w:pPr>
        <w:pStyle w:val="CommentText"/>
        <w:jc w:val="left"/>
      </w:pPr>
      <w:r>
        <w:rPr>
          <w:rStyle w:val="CommentReference"/>
        </w:rPr>
        <w:annotationRef/>
      </w:r>
      <w:r>
        <w:t xml:space="preserve">Microcephaly mostly occurs before birth, rarely due to hypoglycemia and neurodevelopmental impairment. I suggest we take it out. </w:t>
      </w:r>
    </w:p>
  </w:comment>
  <w:comment w:id="150" w:author="Jelena Ivkovic" w:date="2024-11-12T09:24:00Z" w:initials="JI">
    <w:p w14:paraId="293728BF" w14:textId="77777777" w:rsidR="00C55AE7" w:rsidRDefault="00C55AE7" w:rsidP="00C55AE7">
      <w:pPr>
        <w:pStyle w:val="CommentText"/>
        <w:jc w:val="left"/>
      </w:pPr>
      <w:r>
        <w:rPr>
          <w:rStyle w:val="CommentReference"/>
        </w:rPr>
        <w:annotationRef/>
      </w:r>
      <w:r>
        <w:t xml:space="preserve">This part is a bit controversial, in particular coming after extensive description of neurodevelopmental impairment and all kind of associated issues. Further down it is written that the data are limited and inconclusive. Suggestion for revisions:  Even though some data indicate that parents’ quality of life (QoL) is high, with increasing QoL as their children grow older, a recent scoping review described that there are only four studies that investigated the health-related QoL in CHI and these studies are overall inconclusive (10). </w:t>
      </w:r>
    </w:p>
  </w:comment>
  <w:comment w:id="153" w:author="Jelena Ivkovic" w:date="2024-11-12T09:34:00Z" w:initials="JI">
    <w:p w14:paraId="4422E79A" w14:textId="77777777" w:rsidR="00C55AE7" w:rsidRDefault="00C55AE7" w:rsidP="00C55AE7">
      <w:pPr>
        <w:pStyle w:val="CommentText"/>
        <w:jc w:val="left"/>
      </w:pPr>
      <w:r>
        <w:rPr>
          <w:rStyle w:val="CommentReference"/>
        </w:rPr>
        <w:annotationRef/>
      </w:r>
      <w:r>
        <w:t xml:space="preserve">In Yau’s cohort, consanguinity was reported in 24 individuals. Maybe this can be added here. </w:t>
      </w:r>
    </w:p>
  </w:comment>
  <w:comment w:id="168" w:author="Jelena Ivkovic" w:date="2024-11-12T14:11:00Z" w:initials="JI">
    <w:p w14:paraId="0A1BCBFA" w14:textId="77777777" w:rsidR="00C55AE7" w:rsidRDefault="00C55AE7" w:rsidP="00C55AE7">
      <w:pPr>
        <w:pStyle w:val="CommentText"/>
        <w:jc w:val="left"/>
      </w:pPr>
      <w:r>
        <w:rPr>
          <w:rStyle w:val="CommentReference"/>
        </w:rPr>
        <w:annotationRef/>
      </w:r>
      <w:r>
        <w:t>May not be needed to compare with T1D.</w:t>
      </w:r>
    </w:p>
  </w:comment>
  <w:comment w:id="171" w:author="Jelena Ivkovic" w:date="2024-11-12T14:19:00Z" w:initials="JI">
    <w:p w14:paraId="676CDECE" w14:textId="77777777" w:rsidR="00C55AE7" w:rsidRDefault="00C55AE7" w:rsidP="00C55AE7">
      <w:pPr>
        <w:pStyle w:val="CommentText"/>
        <w:jc w:val="left"/>
      </w:pPr>
      <w:r>
        <w:rPr>
          <w:rStyle w:val="CommentReference"/>
        </w:rPr>
        <w:annotationRef/>
      </w:r>
      <w:r>
        <w:t xml:space="preserve">I suggest we include Table 1 from the international CHI guideline (11). In addition, genetic testing should be added as a part of the standard diagnostic work up. </w:t>
      </w:r>
    </w:p>
  </w:comment>
  <w:comment w:id="229" w:author="Jelena Ivkovic" w:date="2024-11-12T14:31:00Z" w:initials="JI">
    <w:p w14:paraId="56AC6C63" w14:textId="77777777" w:rsidR="00C55AE7" w:rsidRDefault="00C55AE7" w:rsidP="00C55AE7">
      <w:pPr>
        <w:pStyle w:val="CommentText"/>
        <w:jc w:val="left"/>
      </w:pPr>
      <w:r>
        <w:rPr>
          <w:rStyle w:val="CommentReference"/>
        </w:rPr>
        <w:annotationRef/>
      </w:r>
      <w:r>
        <w:t xml:space="preserve">I know it is written like this in some references, but something that is congenital cannot be also acquaried. I therefore suggest we srite HI (hyperinsulinism) is devided into acquired froms, suchs as…. In the internationa guideline from 2023 (De.Leon et al.) they use </w:t>
      </w:r>
      <w:r>
        <w:rPr>
          <w:i/>
          <w:iCs/>
        </w:rPr>
        <w:t>acquired form of hyperinsulinism.</w:t>
      </w:r>
    </w:p>
  </w:comment>
  <w:comment w:id="241" w:author="AML Christensen team" w:date="2024-12-09T10:44:00Z" w:initials="COM">
    <w:p w14:paraId="62B74ECF" w14:textId="77777777" w:rsidR="00C55AE7" w:rsidRDefault="00C55AE7" w:rsidP="00C55AE7">
      <w:pPr>
        <w:pStyle w:val="CommentText"/>
        <w:jc w:val="left"/>
      </w:pPr>
      <w:r>
        <w:rPr>
          <w:rStyle w:val="CommentReference"/>
        </w:rPr>
        <w:annotationRef/>
      </w:r>
      <w:r>
        <w:t>@All: Thank you for your comments. I have restructured this section to accommodate your suggestions:</w:t>
      </w:r>
    </w:p>
    <w:p w14:paraId="2D57429A" w14:textId="77777777" w:rsidR="00C55AE7" w:rsidRDefault="00C55AE7" w:rsidP="00C55AE7">
      <w:pPr>
        <w:pStyle w:val="CommentText"/>
        <w:numPr>
          <w:ilvl w:val="0"/>
          <w:numId w:val="90"/>
        </w:numPr>
        <w:jc w:val="left"/>
      </w:pPr>
      <w:r>
        <w:t xml:space="preserve">I have removed the ”Acute Treatment” section and instead only briefly described the management of severe hypoglycemia with dextrose, glucagon and Zegalogue here in section 7.2. </w:t>
      </w:r>
    </w:p>
    <w:p w14:paraId="07A2DAE7" w14:textId="77777777" w:rsidR="00C55AE7" w:rsidRDefault="00C55AE7" w:rsidP="00C55AE7">
      <w:pPr>
        <w:pStyle w:val="CommentText"/>
        <w:numPr>
          <w:ilvl w:val="0"/>
          <w:numId w:val="90"/>
        </w:numPr>
        <w:jc w:val="left"/>
      </w:pPr>
      <w:r>
        <w:t>The dasiglucagon section (7.2.4) is now focused on long-term CHI management only.</w:t>
      </w:r>
    </w:p>
    <w:p w14:paraId="0DB471F0" w14:textId="77777777" w:rsidR="00C55AE7" w:rsidRDefault="00C55AE7" w:rsidP="00C55AE7">
      <w:pPr>
        <w:pStyle w:val="CommentText"/>
        <w:numPr>
          <w:ilvl w:val="0"/>
          <w:numId w:val="90"/>
        </w:numPr>
        <w:jc w:val="left"/>
      </w:pPr>
      <w:r>
        <w:t>I have toned down the CGM description and divided it into two parts (section 7.2.2 for glucose monitoring in general and section 7.2.6.1 for the CGM that is integrated in the closed-loop pumps).</w:t>
      </w:r>
    </w:p>
    <w:p w14:paraId="5E83C97F" w14:textId="77777777" w:rsidR="00C55AE7" w:rsidRDefault="00C55AE7" w:rsidP="00C55AE7">
      <w:pPr>
        <w:pStyle w:val="CommentText"/>
        <w:numPr>
          <w:ilvl w:val="0"/>
          <w:numId w:val="90"/>
        </w:numPr>
        <w:jc w:val="left"/>
      </w:pPr>
      <w:r>
        <w:t>I have moved the closed-loop discussion out of the Infusion pump section (7.2.5), and instead described it as an ”alternative administrative option” in section 7.2.6.1. I know that closed-loop pumps are not particularly beneficial for CHI but most of the Similar Device articles use/compare with this type of pump, so we do need to provide the background.</w:t>
      </w:r>
    </w:p>
    <w:p w14:paraId="00D5E7A7" w14:textId="77777777" w:rsidR="00C55AE7" w:rsidRDefault="00C55AE7" w:rsidP="00C55AE7">
      <w:pPr>
        <w:pStyle w:val="CommentText"/>
        <w:numPr>
          <w:ilvl w:val="0"/>
          <w:numId w:val="90"/>
        </w:numPr>
        <w:jc w:val="left"/>
      </w:pPr>
      <w:r>
        <w:t>I have incorporated the guideline recommendations within the relevant SOTA sections. The Guideline section (7.2.7) instead provides a narrative summary of the international CHI guideline.</w:t>
      </w:r>
    </w:p>
    <w:p w14:paraId="2924B554" w14:textId="77777777" w:rsidR="00C55AE7" w:rsidRDefault="00C55AE7" w:rsidP="00C55AE7">
      <w:pPr>
        <w:pStyle w:val="CommentText"/>
        <w:jc w:val="left"/>
      </w:pPr>
    </w:p>
    <w:p w14:paraId="2E826399" w14:textId="77777777" w:rsidR="00C55AE7" w:rsidRDefault="00C55AE7" w:rsidP="00C55AE7">
      <w:pPr>
        <w:pStyle w:val="CommentText"/>
        <w:jc w:val="left"/>
      </w:pPr>
      <w:r>
        <w:t>I do not recommend that we completely remove CGM/closed-loop from the CER , as the MDR and MEDDEV are very clear that the literature searches and associated SOTA must be systematic and non-biased. As the closed-loop pumps and CGM are extensively described in the literature, it is difficult to find a good reason why not to include these devices in the SOTA. We can argue that they are not relevant for CHI, but to do that, we would first need to describe the devices and provide arguments for why they are not relevant.</w:t>
      </w:r>
    </w:p>
  </w:comment>
  <w:comment w:id="250" w:author="Jelena Ivkovic" w:date="2024-11-12T14:37:00Z" w:initials="JI">
    <w:p w14:paraId="5B33B50E" w14:textId="2C8AEBD0" w:rsidR="00C55AE7" w:rsidRDefault="00C55AE7" w:rsidP="00C55AE7">
      <w:pPr>
        <w:pStyle w:val="CommentText"/>
        <w:jc w:val="left"/>
      </w:pPr>
      <w:r>
        <w:rPr>
          <w:rStyle w:val="CommentReference"/>
        </w:rPr>
        <w:annotationRef/>
      </w:r>
      <w:r>
        <w:t xml:space="preserve">In previous sections only mmol/L was used as unit, here we have both mg/dL and mmol/L. In case we want to re-use this document for other regions, it would be good to have both units across the document. </w:t>
      </w:r>
    </w:p>
  </w:comment>
  <w:comment w:id="398" w:author="Jelena Ivkovic" w:date="2024-11-12T14:40:00Z" w:initials="JI">
    <w:p w14:paraId="69B5B712" w14:textId="77777777" w:rsidR="00C55AE7" w:rsidRDefault="00C55AE7" w:rsidP="00C55AE7">
      <w:pPr>
        <w:pStyle w:val="CommentText"/>
        <w:jc w:val="left"/>
      </w:pPr>
      <w:r>
        <w:rPr>
          <w:rStyle w:val="CommentReference"/>
        </w:rPr>
        <w:annotationRef/>
      </w:r>
      <w:r>
        <w:t>This is the first mentioning of insulinoma, it was not introduced before. I therefore suggest slight revision: surgery only provide a cure in case of hyperinsulinism caused by insulinomas (insulin-secreting tumors).</w:t>
      </w:r>
    </w:p>
  </w:comment>
  <w:comment w:id="408" w:author="Jelena Ivkovic" w:date="2024-11-12T14:42:00Z" w:initials="JI">
    <w:p w14:paraId="7B3D1756" w14:textId="77777777" w:rsidR="00C55AE7" w:rsidRDefault="00C55AE7" w:rsidP="00C55AE7">
      <w:pPr>
        <w:pStyle w:val="CommentText"/>
        <w:jc w:val="left"/>
      </w:pPr>
      <w:r>
        <w:rPr>
          <w:rStyle w:val="CommentReference"/>
        </w:rPr>
        <w:annotationRef/>
      </w:r>
      <w:r>
        <w:t xml:space="preserve">Can we write this even though dasiglucagon hasn’t been granted breakthrough designation? It may be ok in this context. </w:t>
      </w:r>
    </w:p>
  </w:comment>
  <w:comment w:id="409" w:author="AML Christensen team" w:date="2024-12-04T12:54:00Z" w:initials="COM">
    <w:p w14:paraId="71B52A5C" w14:textId="77777777" w:rsidR="00C55AE7" w:rsidRDefault="00C55AE7" w:rsidP="00C55AE7">
      <w:pPr>
        <w:pStyle w:val="CommentText"/>
        <w:jc w:val="left"/>
      </w:pPr>
      <w:r>
        <w:rPr>
          <w:rStyle w:val="CommentReference"/>
        </w:rPr>
        <w:annotationRef/>
      </w:r>
      <w:r>
        <w:t>Good question. Let’s chose another word.</w:t>
      </w:r>
    </w:p>
  </w:comment>
  <w:comment w:id="414" w:author="Jelena Ivkovic" w:date="2024-11-12T14:43:00Z" w:initials="JI">
    <w:p w14:paraId="4E270FD2" w14:textId="77777777" w:rsidR="00C55AE7" w:rsidRDefault="00C55AE7" w:rsidP="00C55AE7">
      <w:pPr>
        <w:pStyle w:val="CommentText"/>
        <w:jc w:val="left"/>
      </w:pPr>
      <w:r>
        <w:rPr>
          <w:rStyle w:val="CommentReference"/>
        </w:rPr>
        <w:annotationRef/>
      </w:r>
      <w:r>
        <w:t>With diabetes.</w:t>
      </w:r>
    </w:p>
  </w:comment>
  <w:comment w:id="429" w:author="Mette Clausen" w:date="2024-11-11T13:16:00Z" w:initials="MC">
    <w:p w14:paraId="4B96C3A1" w14:textId="77777777" w:rsidR="00C55AE7" w:rsidRDefault="00C55AE7" w:rsidP="00C55AE7">
      <w:pPr>
        <w:pStyle w:val="CommentText"/>
        <w:jc w:val="left"/>
      </w:pPr>
      <w:r>
        <w:rPr>
          <w:rStyle w:val="CommentReference"/>
        </w:rPr>
        <w:annotationRef/>
      </w:r>
      <w:r>
        <w:t>Why so much focus on CGM?</w:t>
      </w:r>
    </w:p>
  </w:comment>
  <w:comment w:id="430" w:author="Jelena Ivkovic" w:date="2024-11-12T15:31:00Z" w:initials="JI">
    <w:p w14:paraId="71DBD73E" w14:textId="77777777" w:rsidR="00C55AE7" w:rsidRDefault="00C55AE7" w:rsidP="00C55AE7">
      <w:pPr>
        <w:pStyle w:val="CommentText"/>
        <w:jc w:val="left"/>
      </w:pPr>
      <w:r>
        <w:rPr>
          <w:rStyle w:val="CommentReference"/>
        </w:rPr>
        <w:annotationRef/>
      </w:r>
      <w:r>
        <w:t>Agree, but something should be mentioned as EMA did not express concerns around CGM as the FDA. However, I don’t think we should go into accuracy discussion. In my mind key points should be:</w:t>
      </w:r>
    </w:p>
    <w:p w14:paraId="19DD6AF9" w14:textId="77777777" w:rsidR="00C55AE7" w:rsidRDefault="00C55AE7" w:rsidP="00C55AE7">
      <w:pPr>
        <w:pStyle w:val="CommentText"/>
        <w:ind w:left="300"/>
        <w:jc w:val="left"/>
      </w:pPr>
      <w:r>
        <w:t>It complements nicely point-of-care tests</w:t>
      </w:r>
    </w:p>
    <w:p w14:paraId="5E5D9943" w14:textId="77777777" w:rsidR="00C55AE7" w:rsidRDefault="00C55AE7" w:rsidP="00C55AE7">
      <w:pPr>
        <w:pStyle w:val="CommentText"/>
        <w:ind w:left="300"/>
        <w:jc w:val="left"/>
      </w:pPr>
      <w:r>
        <w:t>Highlight advantages and disadvantages, but without too many details.</w:t>
      </w:r>
    </w:p>
    <w:p w14:paraId="47CD9221" w14:textId="77777777" w:rsidR="00C55AE7" w:rsidRDefault="00C55AE7" w:rsidP="00C55AE7">
      <w:pPr>
        <w:pStyle w:val="CommentText"/>
        <w:ind w:left="300"/>
        <w:jc w:val="left"/>
      </w:pPr>
      <w:r>
        <w:t>Widely used in patients with diabetes, but not CHI. Mention here it was used in dasiglucagon trials in CHI</w:t>
      </w:r>
    </w:p>
  </w:comment>
  <w:comment w:id="431" w:author="AML Christensen team" w:date="2024-12-09T08:43:00Z" w:initials="COM">
    <w:p w14:paraId="346BE051" w14:textId="77777777" w:rsidR="00C55AE7" w:rsidRDefault="00C55AE7" w:rsidP="00C55AE7">
      <w:pPr>
        <w:pStyle w:val="CommentText"/>
        <w:jc w:val="left"/>
      </w:pPr>
      <w:r>
        <w:rPr>
          <w:rStyle w:val="CommentReference"/>
        </w:rPr>
        <w:annotationRef/>
      </w:r>
      <w:r>
        <w:t xml:space="preserve">Our literature searches found only a few articles about open loop infusion pumps, whereas closed-loop (CL) including CGM is extensively described in the literature. This indicates that CL+CGM is the state of the art. This is presumably because most of the pump-related articles are concerned with diabetes, whereas there are very few with CHI. </w:t>
      </w:r>
    </w:p>
    <w:p w14:paraId="29896595" w14:textId="77777777" w:rsidR="00C55AE7" w:rsidRDefault="00C55AE7" w:rsidP="00C55AE7">
      <w:pPr>
        <w:pStyle w:val="CommentText"/>
        <w:jc w:val="left"/>
      </w:pPr>
    </w:p>
    <w:p w14:paraId="170ADD06" w14:textId="77777777" w:rsidR="00C55AE7" w:rsidRDefault="00C55AE7" w:rsidP="00C55AE7">
      <w:pPr>
        <w:pStyle w:val="CommentText"/>
        <w:jc w:val="left"/>
      </w:pPr>
      <w:r>
        <w:t xml:space="preserve">The MDR and MEDDEV are very clear that the literature searches and SOTA must be systematic and non-biased, so we do need to describe what is found in the literature (CL+CGM). We can then use CER sections 4.5 and 5.5 to justify why CL+CGM are not relevant for CHI. </w:t>
      </w:r>
    </w:p>
    <w:p w14:paraId="16CDE522" w14:textId="77777777" w:rsidR="00C55AE7" w:rsidRDefault="00C55AE7" w:rsidP="00C55AE7">
      <w:pPr>
        <w:pStyle w:val="CommentText"/>
        <w:jc w:val="left"/>
      </w:pPr>
    </w:p>
    <w:p w14:paraId="73DBF46F" w14:textId="77777777" w:rsidR="00C55AE7" w:rsidRDefault="00C55AE7" w:rsidP="00C55AE7">
      <w:pPr>
        <w:pStyle w:val="CommentText"/>
        <w:jc w:val="left"/>
      </w:pPr>
      <w:r>
        <w:t>However, I do understand your concerns, so I have narrowed down the CGM part here.</w:t>
      </w:r>
    </w:p>
  </w:comment>
  <w:comment w:id="441" w:author="Mette Clausen" w:date="2024-11-11T13:12:00Z" w:initials="MC">
    <w:p w14:paraId="583D312C" w14:textId="77777777" w:rsidR="00C55AE7" w:rsidRDefault="00C55AE7" w:rsidP="00C55AE7">
      <w:pPr>
        <w:pStyle w:val="CommentText"/>
        <w:jc w:val="left"/>
      </w:pPr>
      <w:r>
        <w:rPr>
          <w:rStyle w:val="CommentReference"/>
        </w:rPr>
        <w:annotationRef/>
      </w:r>
      <w:r>
        <w:t>They are not cleared/approved for use in CHI so maybe note off label use?</w:t>
      </w:r>
    </w:p>
  </w:comment>
  <w:comment w:id="442" w:author="Jelena Ivkovic" w:date="2024-11-12T15:26:00Z" w:initials="JI">
    <w:p w14:paraId="3E943FB9" w14:textId="77777777" w:rsidR="00C55AE7" w:rsidRDefault="00C55AE7" w:rsidP="00C55AE7">
      <w:pPr>
        <w:pStyle w:val="CommentText"/>
        <w:jc w:val="left"/>
      </w:pPr>
      <w:r>
        <w:rPr>
          <w:rStyle w:val="CommentReference"/>
        </w:rPr>
        <w:annotationRef/>
      </w:r>
      <w:r>
        <w:t>We can add it was used in dasiglucagon clinical trial program in CHI.</w:t>
      </w:r>
    </w:p>
  </w:comment>
  <w:comment w:id="460" w:author="Jelena Ivkovic" w:date="2024-11-12T15:33:00Z" w:initials="JI">
    <w:p w14:paraId="585D74C5" w14:textId="77777777" w:rsidR="00C55AE7" w:rsidRDefault="00C55AE7" w:rsidP="00C55AE7">
      <w:pPr>
        <w:pStyle w:val="CommentText"/>
        <w:jc w:val="left"/>
      </w:pPr>
      <w:r>
        <w:rPr>
          <w:rStyle w:val="CommentReference"/>
        </w:rPr>
        <w:annotationRef/>
      </w:r>
      <w:r>
        <w:t xml:space="preserve">I think this should be shortened to some key points. There is no reason for such a broad accuracy elaboration upfront. </w:t>
      </w:r>
    </w:p>
  </w:comment>
  <w:comment w:id="486" w:author="Jelena Ivkovic" w:date="2024-11-12T14:56:00Z" w:initials="JI">
    <w:p w14:paraId="14559E3C" w14:textId="77777777" w:rsidR="00C55AE7" w:rsidRDefault="00C55AE7" w:rsidP="00C55AE7">
      <w:pPr>
        <w:pStyle w:val="CommentText"/>
        <w:jc w:val="left"/>
      </w:pPr>
      <w:r>
        <w:rPr>
          <w:rStyle w:val="CommentReference"/>
        </w:rPr>
        <w:annotationRef/>
      </w:r>
      <w:r>
        <w:t>And it requires to be administered via central venous catheter (Banerjee 2019 and many other references).</w:t>
      </w:r>
    </w:p>
  </w:comment>
  <w:comment w:id="495" w:author="Jelena Ivkovic" w:date="2024-11-12T14:59:00Z" w:initials="JI">
    <w:p w14:paraId="33A41028" w14:textId="77777777" w:rsidR="00C55AE7" w:rsidRDefault="00C55AE7" w:rsidP="00C55AE7">
      <w:pPr>
        <w:pStyle w:val="CommentText"/>
        <w:jc w:val="left"/>
      </w:pPr>
      <w:r>
        <w:rPr>
          <w:rStyle w:val="CommentReference"/>
        </w:rPr>
        <w:annotationRef/>
      </w:r>
      <w:r>
        <w:t>Also food aversion (Banerjee 2022).</w:t>
      </w:r>
    </w:p>
  </w:comment>
  <w:comment w:id="510" w:author="Jelena Ivkovic" w:date="2024-11-12T15:08:00Z" w:initials="JI">
    <w:p w14:paraId="380C9663" w14:textId="77777777" w:rsidR="00C55AE7" w:rsidRDefault="00C55AE7" w:rsidP="00C55AE7">
      <w:pPr>
        <w:pStyle w:val="CommentText"/>
        <w:jc w:val="left"/>
      </w:pPr>
      <w:r>
        <w:rPr>
          <w:rStyle w:val="CommentReference"/>
        </w:rPr>
        <w:annotationRef/>
      </w:r>
      <w:r>
        <w:t xml:space="preserve">As mentioned, sporadic reports and the question is if very high doses are relevant for CHI. Not mentioned in the US and EU labels. It can be perceived as a class effect, meaning it can be expected with dasiglucagon too. </w:t>
      </w:r>
    </w:p>
  </w:comment>
  <w:comment w:id="517" w:author="Jelena Ivkovic" w:date="2024-11-12T15:12:00Z" w:initials="JI">
    <w:p w14:paraId="55F23539" w14:textId="77777777" w:rsidR="00C55AE7" w:rsidRDefault="00C55AE7" w:rsidP="00C55AE7">
      <w:pPr>
        <w:pStyle w:val="CommentText"/>
        <w:jc w:val="left"/>
      </w:pPr>
      <w:r>
        <w:rPr>
          <w:rStyle w:val="CommentReference"/>
        </w:rPr>
        <w:annotationRef/>
      </w:r>
      <w:r>
        <w:t>But not for CHI, it should be clear. Only for hypo in patients with diabetes and as diagnostic agent. In addition, it is important to include what is approved in the EU (Ogluo, Baqsimi, etc.).</w:t>
      </w:r>
    </w:p>
  </w:comment>
  <w:comment w:id="518" w:author="AML Christensen team" w:date="2024-12-04T13:22:00Z" w:initials="COM">
    <w:p w14:paraId="47F09CB4" w14:textId="77777777" w:rsidR="00C55AE7" w:rsidRDefault="00C55AE7" w:rsidP="00C55AE7">
      <w:pPr>
        <w:pStyle w:val="CommentText"/>
        <w:jc w:val="left"/>
      </w:pPr>
      <w:r>
        <w:rPr>
          <w:rStyle w:val="CommentReference"/>
        </w:rPr>
        <w:annotationRef/>
      </w:r>
      <w:r>
        <w:t>Reworded and moved the Baqsimi section up here. I have not found any literature regarding Ogluo or other EU-approved formulations.</w:t>
      </w:r>
    </w:p>
  </w:comment>
  <w:comment w:id="547" w:author="Jelena Ivkovic" w:date="2024-11-13T13:31:00Z" w:initials="JI">
    <w:p w14:paraId="74B88CCA" w14:textId="77777777" w:rsidR="00C55AE7" w:rsidRDefault="00C55AE7" w:rsidP="00C55AE7">
      <w:pPr>
        <w:pStyle w:val="CommentText"/>
        <w:jc w:val="left"/>
      </w:pPr>
      <w:r>
        <w:rPr>
          <w:rStyle w:val="CommentReference"/>
        </w:rPr>
        <w:annotationRef/>
      </w:r>
      <w:r>
        <w:t>For diabetes only.</w:t>
      </w:r>
    </w:p>
  </w:comment>
  <w:comment w:id="554" w:author="Gregory French" w:date="2024-11-08T08:59:00Z" w:initials="GF">
    <w:p w14:paraId="66FE14B2" w14:textId="77777777" w:rsidR="00C55AE7" w:rsidRDefault="00C55AE7" w:rsidP="00C55AE7">
      <w:pPr>
        <w:pStyle w:val="CommentText"/>
      </w:pPr>
      <w:r>
        <w:rPr>
          <w:rStyle w:val="CommentReference"/>
        </w:rPr>
        <w:annotationRef/>
      </w:r>
      <w:r>
        <w:t>Input from Zealand needed.  I would think this method of administration has the same drawbacks as the autoinjector (frequency, difficulties in neonate/infant/small children).</w:t>
      </w:r>
    </w:p>
  </w:comment>
  <w:comment w:id="555" w:author="Jelena Ivkovic" w:date="2024-11-13T13:33:00Z" w:initials="JI">
    <w:p w14:paraId="3C6CDF7C" w14:textId="77777777" w:rsidR="00C55AE7" w:rsidRDefault="00C55AE7" w:rsidP="00C55AE7">
      <w:pPr>
        <w:pStyle w:val="CommentText"/>
        <w:jc w:val="left"/>
      </w:pPr>
      <w:r>
        <w:rPr>
          <w:rStyle w:val="CommentReference"/>
        </w:rPr>
        <w:annotationRef/>
      </w:r>
      <w:r>
        <w:t>Agree. It is a rescue treatment, not really comparable to anything intended for chronic treatment.</w:t>
      </w:r>
    </w:p>
  </w:comment>
  <w:comment w:id="556" w:author="AML Christensen team" w:date="2024-12-04T13:24:00Z" w:initials="COM">
    <w:p w14:paraId="37C66453" w14:textId="77777777" w:rsidR="00C55AE7" w:rsidRDefault="00C55AE7" w:rsidP="00C55AE7">
      <w:pPr>
        <w:pStyle w:val="CommentText"/>
        <w:jc w:val="left"/>
      </w:pPr>
      <w:r>
        <w:rPr>
          <w:rStyle w:val="CommentReference"/>
        </w:rPr>
        <w:annotationRef/>
      </w:r>
      <w:r>
        <w:rPr>
          <w:lang w:val="en-GB"/>
        </w:rPr>
        <w:t>I agree. Therefore the last sentence of this section: ”</w:t>
      </w:r>
      <w:r>
        <w:rPr>
          <w:i/>
          <w:iCs/>
        </w:rPr>
        <w:t>As with native glucagon, Baqsimi is expectedly not suitable for long-term management of CHI due to the need for recurrent and consistent administration of glucagon to prevent hypoglycemic episodes, also during nighttime.</w:t>
      </w:r>
      <w:r>
        <w:rPr>
          <w:lang w:val="en-GB"/>
        </w:rPr>
        <w:t xml:space="preserve">” </w:t>
      </w:r>
    </w:p>
    <w:p w14:paraId="51039A8B" w14:textId="77777777" w:rsidR="00C55AE7" w:rsidRDefault="00C55AE7" w:rsidP="00C55AE7">
      <w:pPr>
        <w:pStyle w:val="CommentText"/>
        <w:jc w:val="left"/>
      </w:pPr>
      <w:r>
        <w:rPr>
          <w:lang w:val="en-GB"/>
        </w:rPr>
        <w:t>It would be good to have some literature to support this, but I did not find any.</w:t>
      </w:r>
    </w:p>
  </w:comment>
  <w:comment w:id="627" w:author="Mette Clausen" w:date="2024-11-11T12:50:00Z" w:initials="MC">
    <w:p w14:paraId="124CB0E6" w14:textId="77777777" w:rsidR="00C55AE7" w:rsidRDefault="00C55AE7" w:rsidP="00C55AE7">
      <w:pPr>
        <w:pStyle w:val="CommentText"/>
        <w:jc w:val="left"/>
      </w:pPr>
      <w:r>
        <w:rPr>
          <w:rStyle w:val="CommentReference"/>
        </w:rPr>
        <w:annotationRef/>
      </w:r>
      <w:r>
        <w:t>General comment. The dasiglucagon section mixes the product for severe hypoglycemia with the product for continuous infusion. Think we should discuss what is relevant to include…</w:t>
      </w:r>
    </w:p>
    <w:p w14:paraId="232B1856" w14:textId="77777777" w:rsidR="00C55AE7" w:rsidRDefault="00C55AE7" w:rsidP="00C55AE7">
      <w:pPr>
        <w:pStyle w:val="CommentText"/>
        <w:jc w:val="left"/>
      </w:pPr>
      <w:r>
        <w:t>e.g. is it common/relevant in a state of the art document to describe studies in other indications than the one being on scope (lots data from T1D studies)?</w:t>
      </w:r>
    </w:p>
    <w:p w14:paraId="4751583C" w14:textId="77777777" w:rsidR="00C55AE7" w:rsidRDefault="00C55AE7" w:rsidP="00C55AE7">
      <w:pPr>
        <w:pStyle w:val="CommentText"/>
        <w:jc w:val="left"/>
      </w:pPr>
    </w:p>
    <w:p w14:paraId="16B2CA18" w14:textId="77777777" w:rsidR="00C55AE7" w:rsidRDefault="00C55AE7" w:rsidP="00C55AE7">
      <w:pPr>
        <w:pStyle w:val="CommentText"/>
        <w:jc w:val="left"/>
      </w:pPr>
      <w:r>
        <w:t>Further I do not see any reference to the clinical studies in CHI…</w:t>
      </w:r>
      <w:r>
        <w:fldChar w:fldCharType="begin"/>
      </w:r>
      <w:r>
        <w:instrText>HYPERLINK "mailto:JIv@zealandpharma.com"</w:instrText>
      </w:r>
      <w:bookmarkStart w:id="631" w:name="_@_B6979097416E4A5EA51F14D31B38FEE2Z"/>
      <w:r>
        <w:fldChar w:fldCharType="separate"/>
      </w:r>
      <w:bookmarkEnd w:id="631"/>
      <w:r w:rsidRPr="00AB6779">
        <w:rPr>
          <w:rStyle w:val="Mention"/>
          <w:noProof/>
        </w:rPr>
        <w:t>@Jelena Ivkovic</w:t>
      </w:r>
      <w:r>
        <w:fldChar w:fldCharType="end"/>
      </w:r>
      <w:r>
        <w:t xml:space="preserve"> we have published 109 study, correct?</w:t>
      </w:r>
    </w:p>
  </w:comment>
  <w:comment w:id="628" w:author="Jelena Ivkovic" w:date="2024-11-12T15:14:00Z" w:initials="JI">
    <w:p w14:paraId="63FFBB74" w14:textId="77777777" w:rsidR="00C55AE7" w:rsidRDefault="00C55AE7" w:rsidP="00C55AE7">
      <w:pPr>
        <w:pStyle w:val="CommentText"/>
        <w:jc w:val="left"/>
      </w:pPr>
      <w:r>
        <w:rPr>
          <w:rStyle w:val="CommentReference"/>
        </w:rPr>
        <w:annotationRef/>
      </w:r>
      <w:r>
        <w:t xml:space="preserve">Correct, that is publicly available. But apart from that, we should be able to describe all 3 clinical trails in CHI. Information is available on </w:t>
      </w:r>
      <w:hyperlink r:id="rId1" w:history="1">
        <w:r w:rsidRPr="00F456A5">
          <w:rPr>
            <w:rStyle w:val="Hyperlink"/>
          </w:rPr>
          <w:t>Home | ClinicalTrials.gov</w:t>
        </w:r>
      </w:hyperlink>
      <w:r>
        <w:t xml:space="preserve">  and </w:t>
      </w:r>
      <w:hyperlink r:id="rId2" w:history="1">
        <w:r w:rsidRPr="00F456A5">
          <w:rPr>
            <w:rStyle w:val="Hyperlink"/>
          </w:rPr>
          <w:t>Search for clinical trials - EMA</w:t>
        </w:r>
      </w:hyperlink>
      <w:r>
        <w:t>.</w:t>
      </w:r>
    </w:p>
    <w:p w14:paraId="64C74EF1" w14:textId="77777777" w:rsidR="00C55AE7" w:rsidRDefault="00C55AE7" w:rsidP="00C55AE7">
      <w:pPr>
        <w:pStyle w:val="CommentText"/>
        <w:jc w:val="left"/>
      </w:pPr>
    </w:p>
    <w:p w14:paraId="4D2C72C7" w14:textId="77777777" w:rsidR="00C55AE7" w:rsidRDefault="00C55AE7" w:rsidP="00C55AE7">
      <w:pPr>
        <w:pStyle w:val="CommentText"/>
        <w:jc w:val="left"/>
      </w:pPr>
      <w:r>
        <w:t xml:space="preserve">And agree to Mette’s comment on single dose data. If it is needed, we should consider having sub-sections (single dose and CHI). </w:t>
      </w:r>
    </w:p>
  </w:comment>
  <w:comment w:id="629" w:author="AML Christensen team" w:date="2024-12-06T10:41:00Z" w:initials="COM">
    <w:p w14:paraId="7801399E" w14:textId="77777777" w:rsidR="00C55AE7" w:rsidRDefault="00C55AE7" w:rsidP="00C55AE7">
      <w:pPr>
        <w:pStyle w:val="CommentText"/>
        <w:jc w:val="left"/>
      </w:pPr>
      <w:r>
        <w:rPr>
          <w:rStyle w:val="CommentReference"/>
        </w:rPr>
        <w:annotationRef/>
      </w:r>
      <w:r>
        <w:t>I have restructured the SOTA section, so that the acute hypoglycemia treatment is only briefly discussed in the opening description (section 7.2), whereas the long-term treatment is covered here. Please check whether more of the text here needs to be moved/removed.</w:t>
      </w:r>
    </w:p>
    <w:p w14:paraId="620C690B" w14:textId="77777777" w:rsidR="00C55AE7" w:rsidRDefault="00C55AE7" w:rsidP="00C55AE7">
      <w:pPr>
        <w:pStyle w:val="CommentText"/>
        <w:jc w:val="left"/>
      </w:pPr>
    </w:p>
    <w:p w14:paraId="1126B493" w14:textId="77777777" w:rsidR="00C55AE7" w:rsidRDefault="00C55AE7" w:rsidP="00C55AE7">
      <w:pPr>
        <w:pStyle w:val="CommentText"/>
        <w:jc w:val="left"/>
      </w:pPr>
      <w:r>
        <w:t xml:space="preserve">T1D is used as a proxy due to the lack of CHI publications and to justify our choice of similar devices, which are mostly intended for diabetes treatment. </w:t>
      </w:r>
    </w:p>
    <w:p w14:paraId="14EA1C42" w14:textId="77777777" w:rsidR="00C55AE7" w:rsidRDefault="00C55AE7" w:rsidP="00C55AE7">
      <w:pPr>
        <w:pStyle w:val="CommentText"/>
        <w:jc w:val="left"/>
      </w:pPr>
    </w:p>
    <w:p w14:paraId="744AD3EF" w14:textId="77777777" w:rsidR="00C55AE7" w:rsidRDefault="00C55AE7" w:rsidP="00C55AE7">
      <w:pPr>
        <w:pStyle w:val="CommentText"/>
        <w:jc w:val="left"/>
      </w:pPr>
      <w:r>
        <w:t>Our literature searches for the SOTA section included filters for review articles and guidelines, so original research articles are not found. The reason for this approach is that review articles and guidelines should be sufficient to cover what is considered ”state of the art” and ”standard care”, whereas original research articles often investigate more novel/nonstandard treatments. The clinical studies for dasiglucagon in CHI have therefore not been retrieved in the searches (except for two articles in the Similar Device section).</w:t>
      </w:r>
    </w:p>
    <w:p w14:paraId="75B16E5C" w14:textId="77777777" w:rsidR="00C55AE7" w:rsidRDefault="00C55AE7" w:rsidP="00C55AE7">
      <w:pPr>
        <w:pStyle w:val="CommentText"/>
        <w:jc w:val="left"/>
      </w:pPr>
    </w:p>
    <w:p w14:paraId="6002733C" w14:textId="77777777" w:rsidR="00C55AE7" w:rsidRDefault="00C55AE7" w:rsidP="00C55AE7">
      <w:pPr>
        <w:pStyle w:val="CommentText"/>
        <w:jc w:val="left"/>
      </w:pPr>
      <w:r>
        <w:t xml:space="preserve">However, I do agree that these articles would be useful. We can include up to 10% of articles as ”provided by manufacturer” or as non-systematic literature searches. </w:t>
      </w:r>
    </w:p>
  </w:comment>
  <w:comment w:id="630" w:author="AML Christensen team" w:date="2024-12-11T12:41:00Z" w:initials="COM">
    <w:p w14:paraId="590BBD6F" w14:textId="628C594A" w:rsidR="00C55AE7" w:rsidRDefault="00C55AE7" w:rsidP="00C55AE7">
      <w:pPr>
        <w:pStyle w:val="CommentText"/>
        <w:jc w:val="left"/>
      </w:pPr>
      <w:r>
        <w:rPr>
          <w:rStyle w:val="CommentReference"/>
        </w:rPr>
        <w:annotationRef/>
      </w:r>
      <w:r>
        <w:t>@Jelena. I found only one study with results for dasiglucagon use in CHI patients on clinicaltrials.gov and none on EMA. Could you please point directly to the relevant webpages? If you have any internal reports with summarized results that would be much appreciated. Thanks.</w:t>
      </w:r>
    </w:p>
  </w:comment>
  <w:comment w:id="646" w:author="Mette Clausen" w:date="2024-11-11T12:27:00Z" w:initials="MC">
    <w:p w14:paraId="326F26BD" w14:textId="77777777" w:rsidR="00C55AE7" w:rsidRDefault="00C55AE7" w:rsidP="00C55AE7">
      <w:pPr>
        <w:pStyle w:val="CommentText"/>
        <w:jc w:val="left"/>
      </w:pPr>
      <w:r>
        <w:rPr>
          <w:rStyle w:val="CommentReference"/>
        </w:rPr>
        <w:annotationRef/>
      </w:r>
      <w:r>
        <w:t xml:space="preserve">The brand zegalogue should not be used for pump devices since this product’s formulation does not contain a microbiological preservative. Consider delete Zegalogue </w:t>
      </w:r>
    </w:p>
  </w:comment>
  <w:comment w:id="667" w:author="AML Christensen team" w:date="2024-12-11T12:38:00Z" w:initials="COM">
    <w:p w14:paraId="6D2DEB36" w14:textId="77777777" w:rsidR="00C55AE7" w:rsidRDefault="00C55AE7" w:rsidP="00C55AE7">
      <w:pPr>
        <w:pStyle w:val="CommentText"/>
        <w:jc w:val="left"/>
      </w:pPr>
      <w:r>
        <w:rPr>
          <w:rStyle w:val="CommentReference"/>
        </w:rPr>
        <w:annotationRef/>
      </w:r>
      <w:r>
        <w:t>@Jelena. Which device was used for the SC infusion in this trial?</w:t>
      </w:r>
    </w:p>
  </w:comment>
  <w:comment w:id="716" w:author="AML Christensen team" w:date="2024-12-06T13:03:00Z" w:initials="COM">
    <w:p w14:paraId="15A56C8F" w14:textId="77777777" w:rsidR="00C55AE7" w:rsidRDefault="00C55AE7" w:rsidP="00C55AE7">
      <w:pPr>
        <w:pStyle w:val="CommentText"/>
        <w:jc w:val="left"/>
      </w:pPr>
      <w:r>
        <w:rPr>
          <w:rStyle w:val="CommentReference"/>
        </w:rPr>
        <w:annotationRef/>
      </w:r>
      <w:r>
        <w:t>@Jelena. Could you please check that this number is correct? It seems strange that it should be so much lower than during the first period. Moreover, the number of clinically significant episodes is higher (7.78).</w:t>
      </w:r>
    </w:p>
  </w:comment>
  <w:comment w:id="691" w:author="AML Christensen team" w:date="2024-12-06T12:48:00Z" w:initials="COM">
    <w:p w14:paraId="064259D5" w14:textId="77777777" w:rsidR="00C55AE7" w:rsidRDefault="00C55AE7" w:rsidP="00C55AE7">
      <w:pPr>
        <w:pStyle w:val="CommentText"/>
        <w:jc w:val="left"/>
      </w:pPr>
      <w:r>
        <w:rPr>
          <w:rStyle w:val="CommentReference"/>
        </w:rPr>
        <w:annotationRef/>
      </w:r>
      <w:r>
        <w:t>@Jelena. Do you know if these results were statistically significant? It is not shown on clinicaltrials.gov.</w:t>
      </w:r>
    </w:p>
  </w:comment>
  <w:comment w:id="731" w:author="AML Christensen team" w:date="2024-12-06T13:23:00Z" w:initials="COM">
    <w:p w14:paraId="3A7CF67A" w14:textId="77777777" w:rsidR="00C55AE7" w:rsidRDefault="00C55AE7" w:rsidP="00C55AE7">
      <w:pPr>
        <w:pStyle w:val="CommentText"/>
        <w:jc w:val="left"/>
      </w:pPr>
      <w:r>
        <w:rPr>
          <w:rStyle w:val="CommentReference"/>
        </w:rPr>
        <w:annotationRef/>
      </w:r>
      <w:r>
        <w:t>@Jelena. Do you know how many of these AEs are expected to be procedure-related (and device-related)?</w:t>
      </w:r>
    </w:p>
  </w:comment>
  <w:comment w:id="790" w:author="Mette Clausen" w:date="2024-11-11T12:43:00Z" w:initials="MC">
    <w:p w14:paraId="670885B4" w14:textId="77777777" w:rsidR="00C55AE7" w:rsidRDefault="00C55AE7" w:rsidP="00C55AE7">
      <w:pPr>
        <w:pStyle w:val="CommentText"/>
        <w:jc w:val="left"/>
      </w:pPr>
      <w:r>
        <w:rPr>
          <w:rStyle w:val="CommentReference"/>
        </w:rPr>
        <w:annotationRef/>
      </w:r>
      <w:r>
        <w:t>This is only correct for single-use/short term use. This is not correct for long term sc infusion</w:t>
      </w:r>
    </w:p>
  </w:comment>
  <w:comment w:id="818" w:author="Jelena Ivkovic" w:date="2024-11-12T16:29:00Z" w:initials="JI">
    <w:p w14:paraId="4CFE2CFF" w14:textId="77777777" w:rsidR="00C55AE7" w:rsidRDefault="00C55AE7" w:rsidP="00C55AE7">
      <w:pPr>
        <w:pStyle w:val="CommentText"/>
        <w:jc w:val="left"/>
      </w:pPr>
      <w:r>
        <w:rPr>
          <w:rStyle w:val="CommentReference"/>
        </w:rPr>
        <w:annotationRef/>
      </w:r>
      <w:r>
        <w:t>I don’t see that Tandem® t:slim X2™pump is mentioned as the pump that has been actually used for treatment with dasiglucagon in patient with insulinoma (De Leon_Horm Res Paediatr</w:t>
      </w:r>
    </w:p>
    <w:p w14:paraId="4E110DF9" w14:textId="77777777" w:rsidR="00C55AE7" w:rsidRDefault="00C55AE7" w:rsidP="00C55AE7">
      <w:pPr>
        <w:pStyle w:val="CommentText"/>
        <w:jc w:val="left"/>
      </w:pPr>
      <w:r>
        <w:t>DOI: 10.1159/000531251). I think we agreed we will include this case report.</w:t>
      </w:r>
    </w:p>
  </w:comment>
  <w:comment w:id="819" w:author="AML Christensen team" w:date="2024-12-04T13:33:00Z" w:initials="COM">
    <w:p w14:paraId="7F51F367" w14:textId="77777777" w:rsidR="00C55AE7" w:rsidRDefault="00C55AE7" w:rsidP="00C55AE7">
      <w:pPr>
        <w:pStyle w:val="CommentText"/>
        <w:jc w:val="left"/>
      </w:pPr>
      <w:r>
        <w:rPr>
          <w:rStyle w:val="CommentReference"/>
        </w:rPr>
        <w:annotationRef/>
      </w:r>
      <w:r>
        <w:t>It is included in the Similar Device section</w:t>
      </w:r>
    </w:p>
  </w:comment>
  <w:comment w:id="833" w:author="Gregory French" w:date="2024-11-08T08:29:00Z" w:initials="GF">
    <w:p w14:paraId="05F3B07B" w14:textId="77777777" w:rsidR="00C55AE7" w:rsidRDefault="00C55AE7" w:rsidP="00C55AE7">
      <w:pPr>
        <w:pStyle w:val="CommentText"/>
      </w:pPr>
      <w:r>
        <w:rPr>
          <w:rStyle w:val="CommentReference"/>
        </w:rPr>
        <w:annotationRef/>
      </w:r>
      <w:r>
        <w:t xml:space="preserve">I would focus on the indication limitations relative to age rather than cost. Cost would largely be borne by payers as opposed to the patients themselves. </w:t>
      </w:r>
    </w:p>
  </w:comment>
  <w:comment w:id="820" w:author="Mette Clausen" w:date="2024-11-12T09:03:00Z" w:initials="MC">
    <w:p w14:paraId="70C60E1C" w14:textId="77777777" w:rsidR="00C55AE7" w:rsidRDefault="00C55AE7" w:rsidP="00C55AE7">
      <w:pPr>
        <w:pStyle w:val="CommentText"/>
        <w:jc w:val="left"/>
      </w:pPr>
      <w:r>
        <w:rPr>
          <w:rStyle w:val="CommentReference"/>
        </w:rPr>
        <w:annotationRef/>
      </w:r>
      <w:r>
        <w:t>Which is due to glucagon not being suitable for infusion where dasiglucagon actually is the first and in general the rare disease.</w:t>
      </w:r>
    </w:p>
    <w:p w14:paraId="7918478C" w14:textId="77777777" w:rsidR="00C55AE7" w:rsidRDefault="00C55AE7" w:rsidP="00C55AE7">
      <w:pPr>
        <w:pStyle w:val="CommentText"/>
        <w:jc w:val="left"/>
      </w:pPr>
    </w:p>
    <w:p w14:paraId="337DBDF8" w14:textId="77777777" w:rsidR="00C55AE7" w:rsidRDefault="00C55AE7" w:rsidP="00C55AE7">
      <w:pPr>
        <w:pStyle w:val="CommentText"/>
        <w:jc w:val="left"/>
      </w:pPr>
      <w:hyperlink r:id="rId3" w:history="1">
        <w:r w:rsidRPr="001727EA">
          <w:rPr>
            <w:rStyle w:val="Hyperlink"/>
          </w:rPr>
          <w:t>Novel Preparations of Glucagon for the Prevention and Treatment of Hypoglycemia - PubMed</w:t>
        </w:r>
      </w:hyperlink>
      <w:r>
        <w:t xml:space="preserve"> </w:t>
      </w:r>
    </w:p>
    <w:p w14:paraId="79EDB386" w14:textId="77777777" w:rsidR="00C55AE7" w:rsidRDefault="00C55AE7" w:rsidP="00C55AE7">
      <w:pPr>
        <w:pStyle w:val="CommentText"/>
        <w:jc w:val="left"/>
      </w:pPr>
    </w:p>
    <w:p w14:paraId="2F0D131E" w14:textId="77777777" w:rsidR="00C55AE7" w:rsidRDefault="00C55AE7" w:rsidP="00C55AE7">
      <w:pPr>
        <w:pStyle w:val="CommentText"/>
        <w:jc w:val="left"/>
      </w:pPr>
      <w:hyperlink r:id="rId4" w:history="1">
        <w:r w:rsidRPr="001727EA">
          <w:rPr>
            <w:rStyle w:val="Hyperlink"/>
          </w:rPr>
          <w:t>Corrigendum: Efficacy of Dose-Titrated Glucagon Infusions in the Management of Congenital Hyperinsulinism: A Case Series - PubMed</w:t>
        </w:r>
      </w:hyperlink>
      <w:r>
        <w:t xml:space="preserve"> </w:t>
      </w:r>
    </w:p>
    <w:p w14:paraId="23A32E0E" w14:textId="77777777" w:rsidR="00C55AE7" w:rsidRDefault="00C55AE7" w:rsidP="00C55AE7">
      <w:pPr>
        <w:pStyle w:val="CommentText"/>
        <w:jc w:val="left"/>
      </w:pPr>
    </w:p>
    <w:p w14:paraId="462AA5DA" w14:textId="77777777" w:rsidR="00C55AE7" w:rsidRDefault="00C55AE7" w:rsidP="00C55AE7">
      <w:pPr>
        <w:pStyle w:val="CommentText"/>
        <w:jc w:val="left"/>
      </w:pPr>
      <w:r>
        <w:t>Though I know it is a patch pump, would it be relevant to include this:</w:t>
      </w:r>
    </w:p>
    <w:p w14:paraId="6D298312" w14:textId="77777777" w:rsidR="00C55AE7" w:rsidRDefault="00C55AE7" w:rsidP="00C55AE7">
      <w:pPr>
        <w:pStyle w:val="CommentText"/>
        <w:jc w:val="left"/>
      </w:pPr>
      <w:hyperlink r:id="rId5" w:history="1">
        <w:r w:rsidRPr="001727EA">
          <w:rPr>
            <w:rStyle w:val="Hyperlink"/>
          </w:rPr>
          <w:t>SAT-272 A Phase 2 Comparison of a Stable Liquid Glucagon to Placebo for the Treatment of Congenital Hyperinsulinism - PMC</w:t>
        </w:r>
      </w:hyperlink>
      <w:r>
        <w:t xml:space="preserve"> </w:t>
      </w:r>
    </w:p>
  </w:comment>
  <w:comment w:id="821" w:author="AML Christensen team" w:date="2024-12-09T14:44:00Z" w:initials="COM">
    <w:p w14:paraId="4EDFD7CB" w14:textId="77777777" w:rsidR="00C55AE7" w:rsidRDefault="00C55AE7" w:rsidP="00C55AE7">
      <w:pPr>
        <w:pStyle w:val="CommentText"/>
        <w:jc w:val="left"/>
      </w:pPr>
      <w:r>
        <w:rPr>
          <w:rStyle w:val="CommentReference"/>
        </w:rPr>
        <w:annotationRef/>
      </w:r>
      <w:r>
        <w:t xml:space="preserve">The first one is already included. I have added the second and described it in section 7.2.6.2. </w:t>
      </w:r>
    </w:p>
    <w:p w14:paraId="5919D7EA" w14:textId="77777777" w:rsidR="00C55AE7" w:rsidRDefault="00C55AE7" w:rsidP="00C55AE7">
      <w:pPr>
        <w:pStyle w:val="CommentText"/>
        <w:jc w:val="left"/>
      </w:pPr>
      <w:r>
        <w:t>I cannot find the full text for the third. Is it an abstract only?</w:t>
      </w:r>
    </w:p>
  </w:comment>
  <w:comment w:id="842" w:author="Jelena Ivkovic" w:date="2024-11-12T15:40:00Z" w:initials="JI">
    <w:p w14:paraId="4F7D1522" w14:textId="7CA8A246" w:rsidR="00C55AE7" w:rsidRDefault="00C55AE7" w:rsidP="00C55AE7">
      <w:pPr>
        <w:pStyle w:val="CommentText"/>
        <w:jc w:val="left"/>
      </w:pPr>
      <w:r>
        <w:rPr>
          <w:rStyle w:val="CommentReference"/>
        </w:rPr>
        <w:annotationRef/>
      </w:r>
      <w:r>
        <w:t xml:space="preserve">True, but please note that dasiglucagon dose adjustments are done by HCPs and not by patients/caregivers. In addition, there will be no dasiglucagon boluses given via pump, to the contrary to insulin. I think all this should be added and explained here at the beginning of the section, before we go into actual elaboration of various insulin pumps. </w:t>
      </w:r>
    </w:p>
  </w:comment>
  <w:comment w:id="937" w:author="Jelena Ivkovic" w:date="2024-11-13T13:27:00Z" w:initials="JI">
    <w:p w14:paraId="0CA08D20" w14:textId="77777777" w:rsidR="00C55AE7" w:rsidRDefault="00C55AE7" w:rsidP="00C55AE7">
      <w:pPr>
        <w:pStyle w:val="CommentText"/>
        <w:jc w:val="left"/>
      </w:pPr>
      <w:r>
        <w:rPr>
          <w:rStyle w:val="CommentReference"/>
        </w:rPr>
        <w:annotationRef/>
      </w:r>
      <w:r>
        <w:t>CHI patients require close glucose monitoring, on regular, if not continuous monitoring, which will mitigate risk of hypoglycemia due to issues with infusion set (and pump). It is a standard of care.</w:t>
      </w:r>
    </w:p>
  </w:comment>
  <w:comment w:id="990" w:author="Gregory French" w:date="2024-11-08T08:10:00Z" w:initials="GF">
    <w:p w14:paraId="0652BAF4" w14:textId="77777777" w:rsidR="00C55AE7" w:rsidRDefault="00C55AE7" w:rsidP="00C55AE7">
      <w:pPr>
        <w:pStyle w:val="CommentText"/>
      </w:pPr>
      <w:r>
        <w:rPr>
          <w:rStyle w:val="CommentReference"/>
        </w:rPr>
        <w:annotationRef/>
      </w:r>
      <w:r>
        <w:t>This may not be relevant and let’s discuss deleting.  Perhaps we detail closed loop systems at a very high level and then discuss why they aren’t relevant (as you do below)</w:t>
      </w:r>
    </w:p>
  </w:comment>
  <w:comment w:id="991" w:author="Mette Clausen" w:date="2024-11-12T09:15:00Z" w:initials="MC">
    <w:p w14:paraId="2EDACA34" w14:textId="77777777" w:rsidR="00C55AE7" w:rsidRDefault="00C55AE7" w:rsidP="00C55AE7">
      <w:pPr>
        <w:pStyle w:val="CommentText"/>
        <w:jc w:val="left"/>
      </w:pPr>
      <w:r>
        <w:rPr>
          <w:rStyle w:val="CommentReference"/>
        </w:rPr>
        <w:annotationRef/>
      </w:r>
      <w:r>
        <w:t>Agree, we should reduce the close loop discussion to a minimum</w:t>
      </w:r>
    </w:p>
  </w:comment>
  <w:comment w:id="992" w:author="Jelena Ivkovic" w:date="2024-11-12T15:46:00Z" w:initials="JI">
    <w:p w14:paraId="1A8C0323" w14:textId="77777777" w:rsidR="00C55AE7" w:rsidRDefault="00C55AE7" w:rsidP="00C55AE7">
      <w:pPr>
        <w:pStyle w:val="CommentText"/>
        <w:jc w:val="left"/>
      </w:pPr>
      <w:r>
        <w:rPr>
          <w:rStyle w:val="CommentReference"/>
        </w:rPr>
        <w:annotationRef/>
      </w:r>
      <w:r>
        <w:t>Sorry for my naïve question (related to the whole section on closed-loop systems), but is it relevant for dasiglucagon dosing at all, since dose adjustments will not be done in automatic way based on plasma glucose fluctuations, but rather decided by treating physician. That is the reason that our investigators asked if DEKA pump can be programmed to include more than one dose regimen (e.g. daily and nocturnal infusion rate).</w:t>
      </w:r>
    </w:p>
  </w:comment>
  <w:comment w:id="993" w:author="AML Christensen team" w:date="2024-12-04T13:39:00Z" w:initials="COM">
    <w:p w14:paraId="08610BD1" w14:textId="77777777" w:rsidR="00C55AE7" w:rsidRDefault="00C55AE7" w:rsidP="00C55AE7">
      <w:pPr>
        <w:pStyle w:val="CommentText"/>
        <w:jc w:val="left"/>
      </w:pPr>
      <w:r>
        <w:rPr>
          <w:rStyle w:val="CommentReference"/>
        </w:rPr>
        <w:annotationRef/>
      </w:r>
      <w:r>
        <w:rPr>
          <w:lang w:val="en-GB"/>
        </w:rPr>
        <w:t xml:space="preserve">Several of the similar device articles use closed-loop pumps, so we need to provide details to make a benefit/risk analysis and define the state of the art. There is also one similar device study with a dual-hormone AP. </w:t>
      </w:r>
    </w:p>
    <w:p w14:paraId="0E0F09F3" w14:textId="77777777" w:rsidR="00C55AE7" w:rsidRDefault="00C55AE7" w:rsidP="00C55AE7">
      <w:pPr>
        <w:pStyle w:val="CommentText"/>
        <w:jc w:val="left"/>
      </w:pPr>
      <w:r>
        <w:rPr>
          <w:lang w:val="en-GB"/>
        </w:rPr>
        <w:t>However, I have narrowed down the description of these devices here.</w:t>
      </w:r>
    </w:p>
  </w:comment>
  <w:comment w:id="1000" w:author="Gregory French" w:date="2024-11-08T08:42:00Z" w:initials="GF">
    <w:p w14:paraId="71FD6B84" w14:textId="77777777" w:rsidR="00C55AE7" w:rsidRDefault="00C55AE7" w:rsidP="00C55AE7">
      <w:pPr>
        <w:pStyle w:val="CommentText"/>
      </w:pPr>
      <w:r>
        <w:rPr>
          <w:rStyle w:val="CommentReference"/>
        </w:rPr>
        <w:annotationRef/>
      </w:r>
      <w:r>
        <w:t xml:space="preserve">Let’s be careful here. This is strong evidence for the effectiveness of closed loop in T1D. There isn’t any doubt that closed loop systems are, at this point, SOTA for diabetes management. For CHI that’s not the case (as argued above). </w:t>
      </w:r>
    </w:p>
  </w:comment>
  <w:comment w:id="1001" w:author="AML Christensen team" w:date="2024-12-04T13:49:00Z" w:initials="COM">
    <w:p w14:paraId="349E1707" w14:textId="77777777" w:rsidR="00C55AE7" w:rsidRDefault="00C55AE7" w:rsidP="00C55AE7">
      <w:pPr>
        <w:pStyle w:val="CommentText"/>
        <w:jc w:val="left"/>
      </w:pPr>
      <w:r>
        <w:rPr>
          <w:rStyle w:val="CommentReference"/>
        </w:rPr>
        <w:annotationRef/>
      </w:r>
      <w:r>
        <w:rPr>
          <w:lang w:val="en-GB"/>
        </w:rPr>
        <w:t>We must highlight both benefits and risks of the alternatives based on what is found in the literature. The final Benefit/risk discussion (section 7.6) should make it clear that closed-loop is not the best option for CHI.</w:t>
      </w:r>
    </w:p>
    <w:p w14:paraId="40DCF8B1" w14:textId="77777777" w:rsidR="00C55AE7" w:rsidRDefault="00C55AE7" w:rsidP="00C55AE7">
      <w:pPr>
        <w:pStyle w:val="CommentText"/>
        <w:jc w:val="left"/>
      </w:pPr>
      <w:r>
        <w:rPr>
          <w:lang w:val="en-GB"/>
        </w:rPr>
        <w:t xml:space="preserve">In the CER Analysis section 5.5.3, we should further make sure to discuss why open loop is more beneficial for CHI, although closed-loop is SOTA for T1D. </w:t>
      </w:r>
    </w:p>
  </w:comment>
  <w:comment w:id="1020" w:author="Gregory French" w:date="2024-11-08T08:24:00Z" w:initials="GF">
    <w:p w14:paraId="783D78F6" w14:textId="2F899CB9" w:rsidR="00C55AE7" w:rsidRDefault="00C55AE7" w:rsidP="00C55AE7">
      <w:pPr>
        <w:pStyle w:val="CommentText"/>
      </w:pPr>
      <w:r>
        <w:rPr>
          <w:rStyle w:val="CommentReference"/>
        </w:rPr>
        <w:annotationRef/>
      </w:r>
      <w:r>
        <w:t>See above.  Do closed loop systems offer any advantage to CHI patients? I think this is something that Jelena/Mette/Christian can comment on.</w:t>
      </w:r>
    </w:p>
  </w:comment>
  <w:comment w:id="1021" w:author="Mette Clausen" w:date="2024-11-12T09:20:00Z" w:initials="MC">
    <w:p w14:paraId="69566D53" w14:textId="77777777" w:rsidR="00C55AE7" w:rsidRDefault="00C55AE7" w:rsidP="00C55AE7">
      <w:pPr>
        <w:pStyle w:val="CommentText"/>
        <w:jc w:val="left"/>
      </w:pPr>
      <w:r>
        <w:rPr>
          <w:rStyle w:val="CommentReference"/>
        </w:rPr>
        <w:annotationRef/>
      </w:r>
      <w:r>
        <w:t>As commented above, we should not put so much focus on CGMs and their connections to the pumps since they are not yet validated nor cleared for use in CHI for making dosing decision in any kind</w:t>
      </w:r>
    </w:p>
  </w:comment>
  <w:comment w:id="1022" w:author="Jelena Ivkovic" w:date="2024-11-12T15:36:00Z" w:initials="JI">
    <w:p w14:paraId="33AD0203" w14:textId="77777777" w:rsidR="00C55AE7" w:rsidRDefault="00C55AE7" w:rsidP="00C55AE7">
      <w:pPr>
        <w:pStyle w:val="CommentText"/>
        <w:jc w:val="left"/>
      </w:pPr>
      <w:r>
        <w:rPr>
          <w:rStyle w:val="CommentReference"/>
        </w:rPr>
        <w:annotationRef/>
      </w:r>
      <w:r>
        <w:t xml:space="preserve">Agree. We don’t know EMA’s current standpoint on that. For FDA, we know they moved away from the initial rigid position against CGM. </w:t>
      </w:r>
    </w:p>
  </w:comment>
  <w:comment w:id="1035" w:author="Jelena Ivkovic" w:date="2024-11-13T13:50:00Z" w:initials="JI">
    <w:p w14:paraId="0F330668" w14:textId="77777777" w:rsidR="00C55AE7" w:rsidRDefault="00C55AE7" w:rsidP="00C55AE7">
      <w:pPr>
        <w:pStyle w:val="CommentText"/>
        <w:jc w:val="left"/>
      </w:pPr>
      <w:r>
        <w:rPr>
          <w:rStyle w:val="CommentReference"/>
        </w:rPr>
        <w:annotationRef/>
      </w:r>
      <w:r>
        <w:t xml:space="preserve">This is UK national consensus paper, not applicable internationally. I wouldn't say it is not currently recommended, knowing KOL’s in general positive opinion on CGM use in CHI, together with SMPG. In the MAA package for dasiglucagon in CHI, CGM related endpoints have central role, which is why we should carefully consider how we position CGM here. In addition, automated glucose regulation will not be utilized in CHI patients, as indicated before. </w:t>
      </w:r>
    </w:p>
  </w:comment>
  <w:comment w:id="1036" w:author="AML Christensen team" w:date="2024-12-11T10:20:00Z" w:initials="COM">
    <w:p w14:paraId="33898B0A" w14:textId="77777777" w:rsidR="00C55AE7" w:rsidRDefault="00C55AE7" w:rsidP="00C55AE7">
      <w:pPr>
        <w:pStyle w:val="CommentText"/>
        <w:jc w:val="left"/>
      </w:pPr>
      <w:r>
        <w:rPr>
          <w:rStyle w:val="CommentReference"/>
        </w:rPr>
        <w:annotationRef/>
      </w:r>
      <w:r>
        <w:t xml:space="preserve">I have changed the wording from ”not recommended” to ”not standard care”. </w:t>
      </w:r>
    </w:p>
  </w:comment>
  <w:comment w:id="1078" w:author="Jelena Ivkovic" w:date="2024-11-13T13:51:00Z" w:initials="JI">
    <w:p w14:paraId="3EA7CE82" w14:textId="77777777" w:rsidR="00C55AE7" w:rsidRDefault="00C55AE7" w:rsidP="00C55AE7">
      <w:pPr>
        <w:pStyle w:val="CommentText"/>
        <w:jc w:val="left"/>
      </w:pPr>
      <w:r>
        <w:rPr>
          <w:rStyle w:val="CommentReference"/>
        </w:rPr>
        <w:annotationRef/>
      </w:r>
      <w:r>
        <w:t xml:space="preserve">This is a very strong statement, that they should rely on SMPG. Caregivers will not be the ones adjusting the dose. </w:t>
      </w:r>
    </w:p>
  </w:comment>
  <w:comment w:id="1037" w:author="Mette Clausen" w:date="2024-11-12T09:40:00Z" w:initials="MC">
    <w:p w14:paraId="46AA1CD4" w14:textId="77777777" w:rsidR="00C55AE7" w:rsidRDefault="00C55AE7" w:rsidP="00C55AE7">
      <w:pPr>
        <w:pStyle w:val="CommentText"/>
        <w:jc w:val="left"/>
      </w:pPr>
      <w:r>
        <w:rPr>
          <w:rStyle w:val="CommentReference"/>
        </w:rPr>
        <w:annotationRef/>
      </w:r>
      <w:r>
        <w:t>This should be used as argumentation for not including close loops AP in this state of art discussion</w:t>
      </w:r>
    </w:p>
  </w:comment>
  <w:comment w:id="1099" w:author="Gregory French" w:date="2024-11-08T08:06:00Z" w:initials="GF">
    <w:p w14:paraId="0720D56C" w14:textId="77777777" w:rsidR="00C55AE7" w:rsidRDefault="00C55AE7" w:rsidP="00C55AE7">
      <w:pPr>
        <w:pStyle w:val="CommentText"/>
      </w:pPr>
      <w:r>
        <w:rPr>
          <w:rStyle w:val="CommentReference"/>
        </w:rPr>
        <w:annotationRef/>
      </w:r>
      <w:r>
        <w:t>Let’s exercise caution here.  The dasiglucagon delivery system uses Bluetooth to communicate with the controller.  It’s difficult to argue a drawback here without also bringing the system into it.</w:t>
      </w:r>
    </w:p>
  </w:comment>
  <w:comment w:id="1100" w:author="AML Christensen team" w:date="2024-12-04T13:45:00Z" w:initials="COM">
    <w:p w14:paraId="11A85300" w14:textId="77777777" w:rsidR="00C55AE7" w:rsidRDefault="00C55AE7" w:rsidP="00C55AE7">
      <w:pPr>
        <w:pStyle w:val="CommentText"/>
        <w:jc w:val="left"/>
      </w:pPr>
      <w:r>
        <w:rPr>
          <w:rStyle w:val="CommentReference"/>
        </w:rPr>
        <w:annotationRef/>
      </w:r>
      <w:r>
        <w:rPr>
          <w:lang w:val="en-GB"/>
        </w:rPr>
        <w:t>I removed “Bluetooth” from the sentence. However, I do not think that it is the same problem with DDDS as with the CL pumps. If the connection is lost with the CL pumps, the system will not be able to react to severe hypoglycemia episodes. The DDDS does not measure glucose levels and the flow rate is stable, so I guess that a lost connection does not affect the dasiglucagon delivery. Please confirm.</w:t>
      </w:r>
    </w:p>
    <w:p w14:paraId="0184D469" w14:textId="77777777" w:rsidR="00C55AE7" w:rsidRDefault="00C55AE7" w:rsidP="00C55AE7">
      <w:pPr>
        <w:pStyle w:val="CommentText"/>
        <w:jc w:val="left"/>
      </w:pPr>
    </w:p>
    <w:p w14:paraId="5FD57677" w14:textId="77777777" w:rsidR="00C55AE7" w:rsidRDefault="00C55AE7" w:rsidP="00C55AE7">
      <w:pPr>
        <w:pStyle w:val="CommentText"/>
        <w:jc w:val="left"/>
      </w:pPr>
      <w:r>
        <w:rPr>
          <w:lang w:val="en-GB"/>
        </w:rPr>
        <w:t xml:space="preserve">Even if it is a problem with DDDS, we do need to highlight any risks as that is one of the main purposes of the SOTA. All relevant risks need to be covered by the Risk Management Files for DDDS and be mitigated as much as possible. </w:t>
      </w:r>
    </w:p>
    <w:p w14:paraId="1B2EA786" w14:textId="77777777" w:rsidR="00C55AE7" w:rsidRDefault="00C55AE7" w:rsidP="00C55AE7">
      <w:pPr>
        <w:pStyle w:val="CommentText"/>
        <w:jc w:val="left"/>
      </w:pPr>
      <w:r>
        <w:rPr>
          <w:lang w:val="en-GB"/>
        </w:rPr>
        <w:t xml:space="preserve">In the CER’s Analysis section we will discuss whether the risks are sufficiently mitigated for DDDS or if further measures should be taken. </w:t>
      </w:r>
    </w:p>
  </w:comment>
  <w:comment w:id="1112" w:author="Jelena Ivkovic" w:date="2024-11-12T16:20:00Z" w:initials="JI">
    <w:p w14:paraId="67DD7B05" w14:textId="77777777" w:rsidR="00C55AE7" w:rsidRDefault="00C55AE7" w:rsidP="00C55AE7">
      <w:pPr>
        <w:pStyle w:val="CommentText"/>
        <w:jc w:val="left"/>
      </w:pPr>
      <w:r>
        <w:rPr>
          <w:rStyle w:val="CommentReference"/>
        </w:rPr>
        <w:annotationRef/>
      </w:r>
      <w:r>
        <w:t>As indicated before, is AP performance relevant for dasiglucagon dosing, that will be managed by HCP?</w:t>
      </w:r>
    </w:p>
  </w:comment>
  <w:comment w:id="1113" w:author="Gregory French" w:date="2024-11-08T08:41:00Z" w:initials="GF">
    <w:p w14:paraId="36C569A0" w14:textId="77777777" w:rsidR="00C55AE7" w:rsidRDefault="00C55AE7" w:rsidP="00C55AE7">
      <w:pPr>
        <w:pStyle w:val="CommentText"/>
      </w:pPr>
      <w:r>
        <w:rPr>
          <w:rStyle w:val="CommentReference"/>
        </w:rPr>
        <w:annotationRef/>
      </w:r>
      <w:r>
        <w:t>Delete…not relevant for CHI</w:t>
      </w:r>
    </w:p>
  </w:comment>
  <w:comment w:id="1133" w:author="Gregory French" w:date="2024-11-08T08:26:00Z" w:initials="GF">
    <w:p w14:paraId="4E71EDCD" w14:textId="77777777" w:rsidR="00C55AE7" w:rsidRDefault="00C55AE7" w:rsidP="00C55AE7">
      <w:pPr>
        <w:pStyle w:val="CommentText"/>
      </w:pPr>
      <w:r>
        <w:rPr>
          <w:rStyle w:val="CommentReference"/>
        </w:rPr>
        <w:annotationRef/>
      </w:r>
      <w:r>
        <w:t>Perhaps. Caregivers will be primary operators in the pediatric population. There is an element of caregiver fatigue in managing the symptoms of the disease.  I’m not sure if there is any literature on this however.</w:t>
      </w:r>
    </w:p>
  </w:comment>
  <w:comment w:id="1134" w:author="Jelena Ivkovic" w:date="2024-11-12T16:23:00Z" w:initials="JI">
    <w:p w14:paraId="03BCA0AD" w14:textId="77777777" w:rsidR="00C55AE7" w:rsidRDefault="00C55AE7" w:rsidP="00C55AE7">
      <w:pPr>
        <w:pStyle w:val="CommentText"/>
        <w:jc w:val="left"/>
      </w:pPr>
      <w:r>
        <w:rPr>
          <w:rStyle w:val="CommentReference"/>
        </w:rPr>
        <w:annotationRef/>
      </w:r>
      <w:r>
        <w:t>It may not be relevant for closed loop only, but in general it is a valid point. There is a caregiver fatigue, impact on QoL, etc., for sure. But I am not sure where is the best to place it here in the context of different pumps elaborations.</w:t>
      </w:r>
    </w:p>
  </w:comment>
  <w:comment w:id="1135" w:author="AML Christensen team" w:date="2024-12-04T13:47:00Z" w:initials="COM">
    <w:p w14:paraId="766CC018" w14:textId="77777777" w:rsidR="00C55AE7" w:rsidRDefault="00C55AE7" w:rsidP="00C55AE7">
      <w:pPr>
        <w:pStyle w:val="CommentText"/>
        <w:jc w:val="left"/>
      </w:pPr>
      <w:r>
        <w:rPr>
          <w:rStyle w:val="CommentReference"/>
        </w:rPr>
        <w:annotationRef/>
      </w:r>
      <w:r>
        <w:rPr>
          <w:lang w:val="en-GB"/>
        </w:rPr>
        <w:t>Alarm fatigue is covered in section 4.4 (Hazards…)</w:t>
      </w:r>
    </w:p>
  </w:comment>
  <w:comment w:id="1145" w:author="Jelena Ivkovic" w:date="2024-11-12T16:24:00Z" w:initials="JI">
    <w:p w14:paraId="45126236" w14:textId="77777777" w:rsidR="00C55AE7" w:rsidRDefault="00C55AE7" w:rsidP="00C55AE7">
      <w:pPr>
        <w:pStyle w:val="CommentText"/>
        <w:jc w:val="left"/>
      </w:pPr>
      <w:r>
        <w:rPr>
          <w:rStyle w:val="CommentReference"/>
        </w:rPr>
        <w:annotationRef/>
      </w:r>
      <w:r>
        <w:t>Cost of CGM is not relevant for dasiglucagon approval, as it will not be part of the labeling. Only the pump.</w:t>
      </w:r>
    </w:p>
  </w:comment>
  <w:comment w:id="1143" w:author="Gregory French" w:date="2024-11-08T08:29:00Z" w:initials="GF">
    <w:p w14:paraId="6D4E9771" w14:textId="77777777" w:rsidR="00C55AE7" w:rsidRDefault="00C55AE7" w:rsidP="00C55AE7">
      <w:pPr>
        <w:pStyle w:val="CommentText"/>
      </w:pPr>
      <w:r>
        <w:rPr>
          <w:rStyle w:val="CommentReference"/>
        </w:rPr>
        <w:annotationRef/>
      </w:r>
      <w:r>
        <w:t xml:space="preserve">I would focus on the indication limitations relative to age rather than cost. Cost would largely be borne by payers as opposed to the patients themselves. </w:t>
      </w:r>
    </w:p>
  </w:comment>
  <w:comment w:id="1168" w:author="Jelena Ivkovic" w:date="2024-11-13T13:28:00Z" w:initials="JI">
    <w:p w14:paraId="7B14C47B" w14:textId="77777777" w:rsidR="00C55AE7" w:rsidRDefault="00C55AE7" w:rsidP="00C55AE7">
      <w:pPr>
        <w:pStyle w:val="CommentText"/>
        <w:jc w:val="left"/>
      </w:pPr>
      <w:r>
        <w:rPr>
          <w:rStyle w:val="CommentReference"/>
        </w:rPr>
        <w:annotationRef/>
      </w:r>
      <w:r>
        <w:t xml:space="preserve">But only approved in patients with T1D. As indicated before, we need to discuss how elaborative we should be on Zegalogue. </w:t>
      </w:r>
    </w:p>
  </w:comment>
  <w:comment w:id="1176" w:author="Jelena Ivkovic" w:date="2024-11-13T13:30:00Z" w:initials="JI">
    <w:p w14:paraId="66C29B64" w14:textId="77777777" w:rsidR="00C55AE7" w:rsidRDefault="00C55AE7" w:rsidP="00C55AE7">
      <w:pPr>
        <w:pStyle w:val="CommentText"/>
        <w:jc w:val="left"/>
      </w:pPr>
      <w:r>
        <w:rPr>
          <w:rStyle w:val="CommentReference"/>
        </w:rPr>
        <w:annotationRef/>
      </w:r>
      <w:r>
        <w:t>There was never an intention to administer dasiglucagon as multiple injections in patients with CHI. I am not sure if we should compare pump and auto-injectors (single injections) at all.</w:t>
      </w:r>
    </w:p>
  </w:comment>
  <w:comment w:id="1185" w:author="Jelena Ivkovic" w:date="2024-11-13T13:31:00Z" w:initials="JI">
    <w:p w14:paraId="52D03D25" w14:textId="77777777" w:rsidR="00C55AE7" w:rsidRDefault="00C55AE7" w:rsidP="00C55AE7">
      <w:pPr>
        <w:pStyle w:val="CommentText"/>
        <w:jc w:val="left"/>
      </w:pPr>
      <w:r>
        <w:rPr>
          <w:rStyle w:val="CommentReference"/>
        </w:rPr>
        <w:annotationRef/>
      </w:r>
      <w:r>
        <w:t>For diabetes only.</w:t>
      </w:r>
    </w:p>
  </w:comment>
  <w:comment w:id="1189" w:author="Gregory French" w:date="2024-11-08T08:59:00Z" w:initials="GF">
    <w:p w14:paraId="19C68AE9" w14:textId="77777777" w:rsidR="00C55AE7" w:rsidRDefault="00C55AE7" w:rsidP="00C55AE7">
      <w:pPr>
        <w:pStyle w:val="CommentText"/>
      </w:pPr>
      <w:r>
        <w:rPr>
          <w:rStyle w:val="CommentReference"/>
        </w:rPr>
        <w:annotationRef/>
      </w:r>
      <w:r>
        <w:t>Input from Zealand needed.  I would think this method of administration has the same drawbacks as the autoinjector (frequency, difficulties in neonate/infant/small children).</w:t>
      </w:r>
    </w:p>
  </w:comment>
  <w:comment w:id="1190" w:author="Jelena Ivkovic" w:date="2024-11-13T13:33:00Z" w:initials="JI">
    <w:p w14:paraId="70CBD7A5" w14:textId="77777777" w:rsidR="00C55AE7" w:rsidRDefault="00C55AE7" w:rsidP="00C55AE7">
      <w:pPr>
        <w:pStyle w:val="CommentText"/>
        <w:jc w:val="left"/>
      </w:pPr>
      <w:r>
        <w:rPr>
          <w:rStyle w:val="CommentReference"/>
        </w:rPr>
        <w:annotationRef/>
      </w:r>
      <w:r>
        <w:t>Agree. It is a rescue treatment, not really comparable to anything intended for chronic treatment.</w:t>
      </w:r>
    </w:p>
  </w:comment>
  <w:comment w:id="1249" w:author="Jelena Ivkovic" w:date="2024-11-13T13:40:00Z" w:initials="JI">
    <w:p w14:paraId="571CCE53" w14:textId="77777777" w:rsidR="00C55AE7" w:rsidRDefault="00C55AE7" w:rsidP="00C55AE7">
      <w:pPr>
        <w:pStyle w:val="CommentText"/>
        <w:jc w:val="left"/>
      </w:pPr>
      <w:r>
        <w:rPr>
          <w:rStyle w:val="CommentReference"/>
        </w:rPr>
        <w:annotationRef/>
      </w:r>
      <w:r>
        <w:t xml:space="preserve">The current international guideline (#11) is a key and I think it should be described here, e.g international, provided by world-wide experts in CHI, provides guidance on diagnosis and management of the disease, and then target glucose range. </w:t>
      </w:r>
    </w:p>
  </w:comment>
  <w:comment w:id="1250" w:author="AML Christensen team" w:date="2024-12-11T09:56:00Z" w:initials="COM">
    <w:p w14:paraId="072429E3" w14:textId="77777777" w:rsidR="00C55AE7" w:rsidRDefault="00C55AE7" w:rsidP="00C55AE7">
      <w:pPr>
        <w:pStyle w:val="CommentText"/>
        <w:jc w:val="left"/>
      </w:pPr>
      <w:r>
        <w:rPr>
          <w:rStyle w:val="CommentReference"/>
        </w:rPr>
        <w:annotationRef/>
      </w:r>
      <w:r>
        <w:t>I have now provided a narrative summary of the international guideline</w:t>
      </w:r>
    </w:p>
  </w:comment>
  <w:comment w:id="1551" w:author="Jelena Ivkovic" w:date="2024-11-13T13:40:00Z" w:initials="JI">
    <w:p w14:paraId="116793E1" w14:textId="77777777" w:rsidR="00C55AE7" w:rsidRDefault="00C55AE7" w:rsidP="00C55AE7">
      <w:pPr>
        <w:pStyle w:val="CommentText"/>
        <w:jc w:val="left"/>
      </w:pPr>
      <w:r>
        <w:rPr>
          <w:rStyle w:val="CommentReference"/>
        </w:rPr>
        <w:annotationRef/>
      </w:r>
      <w:r>
        <w:t xml:space="preserve">As a rescue and not chronic treatment. Maybe not needed. </w:t>
      </w:r>
    </w:p>
  </w:comment>
  <w:comment w:id="1615" w:author="Jelena Ivkovic" w:date="2024-11-13T14:05:00Z" w:initials="JI">
    <w:p w14:paraId="21F8C304" w14:textId="77777777" w:rsidR="00C55AE7" w:rsidRDefault="00C55AE7" w:rsidP="00C55AE7">
      <w:pPr>
        <w:pStyle w:val="CommentText"/>
        <w:jc w:val="left"/>
      </w:pPr>
      <w:r>
        <w:rPr>
          <w:rStyle w:val="CommentReference"/>
        </w:rPr>
        <w:annotationRef/>
      </w:r>
      <w:r>
        <w:t>Not reviewed</w:t>
      </w:r>
    </w:p>
  </w:comment>
  <w:comment w:id="1616" w:author="AML Christensen team" w:date="2024-12-04T14:09:00Z" w:initials="COM">
    <w:p w14:paraId="5F5E3ED4" w14:textId="77777777" w:rsidR="00C55AE7" w:rsidRDefault="00C55AE7" w:rsidP="00C55AE7">
      <w:pPr>
        <w:pStyle w:val="CommentText"/>
        <w:jc w:val="left"/>
      </w:pPr>
      <w:r>
        <w:rPr>
          <w:rStyle w:val="CommentReference"/>
        </w:rPr>
        <w:annotationRef/>
      </w:r>
      <w:r>
        <w:rPr>
          <w:lang w:val="en-GB"/>
        </w:rPr>
        <w:t>@Greg. Is it correctly understood that the DDDS always delivers a basal rate and that the delivery would therefore not be affected by a lost Bluetooth/wireless connection. If yes, we should discuss this in the CER analysis as a positive feature of the subject device.</w:t>
      </w:r>
    </w:p>
  </w:comment>
  <w:comment w:id="1652" w:author="Jelena Ivkovic" w:date="2024-11-13T14:05:00Z" w:initials="JI">
    <w:p w14:paraId="3D9D24B5" w14:textId="77777777" w:rsidR="00C55AE7" w:rsidRDefault="00C55AE7" w:rsidP="00C55AE7">
      <w:pPr>
        <w:pStyle w:val="CommentText"/>
        <w:jc w:val="left"/>
      </w:pPr>
      <w:r>
        <w:rPr>
          <w:rStyle w:val="CommentReference"/>
        </w:rPr>
        <w:annotationRef/>
      </w:r>
      <w:r>
        <w:t xml:space="preserve">Let’s discuss the concept. Autoinjector was never intended to be used in CHI. </w:t>
      </w:r>
    </w:p>
  </w:comment>
  <w:comment w:id="1659" w:author="Mette Clausen" w:date="2024-11-12T10:39:00Z" w:initials="MC">
    <w:p w14:paraId="5095F77D" w14:textId="77777777" w:rsidR="00C55AE7" w:rsidRDefault="00C55AE7" w:rsidP="00C55AE7">
      <w:pPr>
        <w:pStyle w:val="CommentText"/>
        <w:jc w:val="left"/>
      </w:pPr>
      <w:r>
        <w:rPr>
          <w:rStyle w:val="CommentReference"/>
        </w:rPr>
        <w:annotationRef/>
      </w:r>
      <w:r>
        <w:t>Less a problem for CHI than for T1D</w:t>
      </w:r>
    </w:p>
  </w:comment>
  <w:comment w:id="1664" w:author="AML Christensen team" w:date="2024-12-12T09:12:00Z" w:initials="COM">
    <w:p w14:paraId="2444580B" w14:textId="77777777" w:rsidR="00C55AE7" w:rsidRDefault="00C55AE7" w:rsidP="00C55AE7">
      <w:pPr>
        <w:pStyle w:val="CommentText"/>
        <w:jc w:val="left"/>
      </w:pPr>
      <w:r>
        <w:rPr>
          <w:rStyle w:val="CommentReference"/>
        </w:rPr>
        <w:annotationRef/>
      </w:r>
      <w:r>
        <w:t>Flagged for deciding whether this is the main clinical benefit we want to promote.</w:t>
      </w:r>
    </w:p>
  </w:comment>
  <w:comment w:id="1669" w:author="Mette Clausen" w:date="2024-11-12T11:06:00Z" w:initials="MC">
    <w:p w14:paraId="6CF26B78" w14:textId="77777777" w:rsidR="00C55AE7" w:rsidRDefault="00C55AE7" w:rsidP="00C55AE7">
      <w:pPr>
        <w:pStyle w:val="CommentText"/>
        <w:jc w:val="left"/>
      </w:pPr>
      <w:r>
        <w:rPr>
          <w:rStyle w:val="CommentReference"/>
        </w:rPr>
        <w:annotationRef/>
      </w:r>
      <w:r>
        <w:t xml:space="preserve">Include: </w:t>
      </w:r>
      <w:r>
        <w:rPr>
          <w:color w:val="000000"/>
          <w:highlight w:val="white"/>
        </w:rPr>
        <w:t>for prevention and treatment</w:t>
      </w:r>
      <w:r>
        <w:rPr>
          <w:color w:val="8764B8"/>
          <w:highlight w:val="white"/>
          <w:u w:val="single"/>
        </w:rPr>
        <w:t xml:space="preserve"> </w:t>
      </w:r>
      <w:r>
        <w:rPr>
          <w:color w:val="000000"/>
          <w:highlight w:val="white"/>
        </w:rPr>
        <w:t>of hypoglycemia</w:t>
      </w:r>
      <w:r>
        <w:t>?</w:t>
      </w:r>
    </w:p>
  </w:comment>
  <w:comment w:id="1684" w:author="Mette Clausen" w:date="2024-11-12T10:46:00Z" w:initials="MC">
    <w:p w14:paraId="2B11D3C1" w14:textId="77777777" w:rsidR="00C55AE7" w:rsidRDefault="00C55AE7" w:rsidP="00C55AE7">
      <w:pPr>
        <w:pStyle w:val="CommentText"/>
        <w:jc w:val="left"/>
      </w:pPr>
      <w:r>
        <w:rPr>
          <w:rStyle w:val="CommentReference"/>
        </w:rPr>
        <w:annotationRef/>
      </w:r>
      <w:r>
        <w:t>Is this less relevant for DEKA pump?</w:t>
      </w:r>
    </w:p>
  </w:comment>
  <w:comment w:id="1685" w:author="AML Christensen team" w:date="2024-12-12T09:20:00Z" w:initials="COM">
    <w:p w14:paraId="65F56203" w14:textId="77777777" w:rsidR="00C55AE7" w:rsidRDefault="00C55AE7" w:rsidP="00C55AE7">
      <w:pPr>
        <w:pStyle w:val="CommentText"/>
        <w:jc w:val="left"/>
      </w:pPr>
      <w:r>
        <w:rPr>
          <w:rStyle w:val="CommentReference"/>
        </w:rPr>
        <w:annotationRef/>
      </w:r>
      <w:r>
        <w:t>This section is intended to be a generic benefit/risk discussion for subcutaneous infusion pumps overall. Whether it is relevant for the Deka pump can be discussed in CER section 5.5.3. However, I agree that it would be good to get a clarification of this now:</w:t>
      </w:r>
    </w:p>
    <w:p w14:paraId="11BDF132" w14:textId="77777777" w:rsidR="00C55AE7" w:rsidRDefault="00C55AE7" w:rsidP="00C55AE7">
      <w:pPr>
        <w:pStyle w:val="CommentText"/>
        <w:jc w:val="left"/>
      </w:pPr>
    </w:p>
    <w:p w14:paraId="3EDAD86A" w14:textId="77777777" w:rsidR="00C55AE7" w:rsidRDefault="00C55AE7" w:rsidP="00C55AE7">
      <w:pPr>
        <w:pStyle w:val="CommentText"/>
        <w:jc w:val="left"/>
      </w:pPr>
      <w:r>
        <w:t>@Greg. Would a lost Bluetooth connection affect the dasiglucagon delivery?</w:t>
      </w:r>
    </w:p>
  </w:comment>
  <w:comment w:id="1686" w:author="Mette Clausen" w:date="2024-11-12T10:51:00Z" w:initials="MC">
    <w:p w14:paraId="6CAD3EC2" w14:textId="77777777" w:rsidR="00C55AE7" w:rsidRDefault="00C55AE7" w:rsidP="00C55AE7">
      <w:pPr>
        <w:pStyle w:val="CommentText"/>
        <w:jc w:val="left"/>
      </w:pPr>
      <w:r>
        <w:rPr>
          <w:rStyle w:val="CommentReference"/>
        </w:rPr>
        <w:annotationRef/>
      </w:r>
      <w:r>
        <w:t>Should move before “unlike native glucegon”</w:t>
      </w:r>
    </w:p>
  </w:comment>
  <w:comment w:id="1687" w:author="Mette Clausen" w:date="2024-11-12T10:45:00Z" w:initials="MC">
    <w:p w14:paraId="4D4D9A07" w14:textId="77777777" w:rsidR="00C55AE7" w:rsidRDefault="00C55AE7" w:rsidP="00C55AE7">
      <w:pPr>
        <w:pStyle w:val="CommentText"/>
        <w:jc w:val="left"/>
      </w:pPr>
      <w:r>
        <w:rPr>
          <w:rStyle w:val="CommentReference"/>
        </w:rPr>
        <w:annotationRef/>
      </w:r>
      <w:r>
        <w:t>It is not just the physical stability of glucagon but also available preserved glucagon products</w:t>
      </w:r>
    </w:p>
  </w:comment>
  <w:comment w:id="1734" w:author="AML Christensen" w:date="2024-08-23T13:24:00Z" w:initials="COM">
    <w:p w14:paraId="15305098" w14:textId="696EDF86" w:rsidR="00530920" w:rsidRDefault="00530920" w:rsidP="00530920">
      <w:pPr>
        <w:pStyle w:val="CommentText"/>
        <w:jc w:val="left"/>
      </w:pPr>
      <w:r>
        <w:rPr>
          <w:rStyle w:val="CommentReference"/>
        </w:rPr>
        <w:annotationRef/>
      </w:r>
      <w:r>
        <w:t>We may insert a reference here, when the LSP has a document number</w:t>
      </w:r>
    </w:p>
  </w:comment>
  <w:comment w:id="1778" w:author="AML Christensen team" w:date="2024-11-19T09:05:00Z" w:initials="COM">
    <w:p w14:paraId="78811A4F" w14:textId="77777777" w:rsidR="00AA6E1E" w:rsidRDefault="007C6C78" w:rsidP="00AA6E1E">
      <w:pPr>
        <w:pStyle w:val="CommentText"/>
        <w:jc w:val="left"/>
      </w:pPr>
      <w:r>
        <w:rPr>
          <w:rStyle w:val="CommentReference"/>
        </w:rPr>
        <w:annotationRef/>
      </w:r>
      <w:r w:rsidR="00AA6E1E">
        <w:t>@DEKA. Please check that these device problems are relevant for the DDDS. If not, please describe in a comment. All relevant problems and associated risks must be addressed and mitigated in your Risk Management Files.</w:t>
      </w:r>
    </w:p>
  </w:comment>
  <w:comment w:id="1779" w:author="AML Christensen team" w:date="2024-11-19T09:07:00Z" w:initials="COM">
    <w:p w14:paraId="4AD9FA32" w14:textId="7695F3EF" w:rsidR="00AA6E1E" w:rsidRDefault="007C6C78" w:rsidP="00AA6E1E">
      <w:pPr>
        <w:pStyle w:val="CommentText"/>
        <w:jc w:val="left"/>
      </w:pPr>
      <w:r>
        <w:rPr>
          <w:rStyle w:val="CommentReference"/>
        </w:rPr>
        <w:annotationRef/>
      </w:r>
      <w:r w:rsidR="00AA6E1E">
        <w:t>@Zealand Pharma. Please check whether these risks are relevant for the Dasiglucagon Delivery System. If not relevant, please add a comment.</w:t>
      </w:r>
    </w:p>
  </w:comment>
  <w:comment w:id="1780" w:author="AML Christensen team" w:date="2024-11-19T09:08:00Z" w:initials="COM">
    <w:p w14:paraId="53808355" w14:textId="641C8BC8" w:rsidR="007C6C78" w:rsidRDefault="007C6C78" w:rsidP="007C6C78">
      <w:pPr>
        <w:pStyle w:val="CommentText"/>
        <w:jc w:val="left"/>
      </w:pPr>
      <w:r>
        <w:rPr>
          <w:rStyle w:val="CommentReference"/>
        </w:rPr>
        <w:annotationRef/>
      </w:r>
      <w:r>
        <w:t xml:space="preserve">@DEKA. All relevant risks must be addressed and mitigated in your Risk Management Files. </w:t>
      </w:r>
    </w:p>
  </w:comment>
  <w:comment w:id="1793" w:author="AML Christensen" w:date="2024-09-24T09:35:00Z" w:initials="COM">
    <w:p w14:paraId="3C5F6F0F" w14:textId="514A06DC" w:rsidR="00E81E0A" w:rsidRDefault="00E81E0A" w:rsidP="00E81E0A">
      <w:pPr>
        <w:pStyle w:val="CommentText"/>
        <w:jc w:val="left"/>
      </w:pPr>
      <w:r>
        <w:rPr>
          <w:rStyle w:val="CommentReference"/>
        </w:rPr>
        <w:annotationRef/>
      </w:r>
      <w:r>
        <w:t>@Deka team. Does the Dasiglucagon Delivery System include a vibration alarm?</w:t>
      </w:r>
    </w:p>
  </w:comment>
  <w:comment w:id="1814" w:author="AML Christensen" w:date="2024-09-26T14:00:00Z" w:initials="COM">
    <w:p w14:paraId="76316507" w14:textId="77777777" w:rsidR="00C60145" w:rsidRDefault="00C60145" w:rsidP="00C43A51">
      <w:pPr>
        <w:pStyle w:val="CommentText"/>
        <w:jc w:val="left"/>
      </w:pPr>
      <w:r>
        <w:rPr>
          <w:rStyle w:val="CommentReference"/>
        </w:rPr>
        <w:annotationRef/>
      </w:r>
      <w:r>
        <w:t xml:space="preserve">@Deka team </w:t>
      </w:r>
      <w:r>
        <w:br/>
        <w:t>@Zealand team</w:t>
      </w:r>
      <w:r>
        <w:br/>
        <w:t>I think that it is unlikely that the use of a subcutaneous infusion pump should lead to the development of an aneurysm. What do you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1D83F3D" w15:done="0"/>
  <w15:commentEx w15:paraId="1A639FA4" w15:done="0"/>
  <w15:commentEx w15:paraId="4ED258A9" w15:done="0"/>
  <w15:commentEx w15:paraId="779EED87" w15:paraIdParent="4ED258A9" w15:done="0"/>
  <w15:commentEx w15:paraId="270B4E1A" w15:paraIdParent="4ED258A9" w15:done="0"/>
  <w15:commentEx w15:paraId="47A0A759" w15:done="0"/>
  <w15:commentEx w15:paraId="586DA879" w15:done="0"/>
  <w15:commentEx w15:paraId="17375226" w15:done="0"/>
  <w15:commentEx w15:paraId="0BD93EF3" w15:done="0"/>
  <w15:commentEx w15:paraId="20D60E80" w15:done="0"/>
  <w15:commentEx w15:paraId="5AA0352F" w15:done="0"/>
  <w15:commentEx w15:paraId="25578287" w15:done="1"/>
  <w15:commentEx w15:paraId="293728BF" w15:done="1"/>
  <w15:commentEx w15:paraId="4422E79A" w15:done="1"/>
  <w15:commentEx w15:paraId="0A1BCBFA" w15:done="1"/>
  <w15:commentEx w15:paraId="676CDECE" w15:done="1"/>
  <w15:commentEx w15:paraId="56AC6C63" w15:done="1"/>
  <w15:commentEx w15:paraId="2E826399" w15:done="0"/>
  <w15:commentEx w15:paraId="5B33B50E" w15:done="1"/>
  <w15:commentEx w15:paraId="69B5B712" w15:done="1"/>
  <w15:commentEx w15:paraId="7B3D1756" w15:done="1"/>
  <w15:commentEx w15:paraId="71B52A5C" w15:paraIdParent="7B3D1756" w15:done="1"/>
  <w15:commentEx w15:paraId="4E270FD2" w15:done="1"/>
  <w15:commentEx w15:paraId="4B96C3A1" w15:done="0"/>
  <w15:commentEx w15:paraId="47CD9221" w15:paraIdParent="4B96C3A1" w15:done="0"/>
  <w15:commentEx w15:paraId="73DBF46F" w15:paraIdParent="4B96C3A1" w15:done="0"/>
  <w15:commentEx w15:paraId="583D312C" w15:done="1"/>
  <w15:commentEx w15:paraId="3E943FB9" w15:paraIdParent="583D312C" w15:done="1"/>
  <w15:commentEx w15:paraId="585D74C5" w15:done="1"/>
  <w15:commentEx w15:paraId="14559E3C" w15:done="1"/>
  <w15:commentEx w15:paraId="33A41028" w15:done="1"/>
  <w15:commentEx w15:paraId="380C9663" w15:done="1"/>
  <w15:commentEx w15:paraId="55F23539" w15:done="0"/>
  <w15:commentEx w15:paraId="47F09CB4" w15:paraIdParent="55F23539" w15:done="0"/>
  <w15:commentEx w15:paraId="74B88CCA" w15:done="1"/>
  <w15:commentEx w15:paraId="66FE14B2" w15:done="0"/>
  <w15:commentEx w15:paraId="3C6CDF7C" w15:paraIdParent="66FE14B2" w15:done="0"/>
  <w15:commentEx w15:paraId="51039A8B" w15:paraIdParent="66FE14B2" w15:done="0"/>
  <w15:commentEx w15:paraId="16B2CA18" w15:done="0"/>
  <w15:commentEx w15:paraId="4D2C72C7" w15:paraIdParent="16B2CA18" w15:done="0"/>
  <w15:commentEx w15:paraId="6002733C" w15:paraIdParent="16B2CA18" w15:done="0"/>
  <w15:commentEx w15:paraId="590BBD6F" w15:paraIdParent="16B2CA18" w15:done="0"/>
  <w15:commentEx w15:paraId="326F26BD" w15:done="1"/>
  <w15:commentEx w15:paraId="6D2DEB36" w15:done="0"/>
  <w15:commentEx w15:paraId="15A56C8F" w15:done="0"/>
  <w15:commentEx w15:paraId="064259D5" w15:done="0"/>
  <w15:commentEx w15:paraId="3A7CF67A" w15:done="0"/>
  <w15:commentEx w15:paraId="670885B4" w15:done="1"/>
  <w15:commentEx w15:paraId="4E110DF9" w15:done="0"/>
  <w15:commentEx w15:paraId="7F51F367" w15:paraIdParent="4E110DF9" w15:done="0"/>
  <w15:commentEx w15:paraId="05F3B07B" w15:done="1"/>
  <w15:commentEx w15:paraId="6D298312" w15:done="0"/>
  <w15:commentEx w15:paraId="5919D7EA" w15:paraIdParent="6D298312" w15:done="0"/>
  <w15:commentEx w15:paraId="4F7D1522" w15:done="1"/>
  <w15:commentEx w15:paraId="0CA08D20" w15:done="1"/>
  <w15:commentEx w15:paraId="0652BAF4" w15:done="0"/>
  <w15:commentEx w15:paraId="2EDACA34" w15:paraIdParent="0652BAF4" w15:done="0"/>
  <w15:commentEx w15:paraId="1A8C0323" w15:paraIdParent="0652BAF4" w15:done="0"/>
  <w15:commentEx w15:paraId="0E0F09F3" w15:paraIdParent="0652BAF4" w15:done="0"/>
  <w15:commentEx w15:paraId="71FD6B84" w15:done="0"/>
  <w15:commentEx w15:paraId="40DCF8B1" w15:paraIdParent="71FD6B84" w15:done="0"/>
  <w15:commentEx w15:paraId="783D78F6" w15:done="1"/>
  <w15:commentEx w15:paraId="69566D53" w15:paraIdParent="783D78F6" w15:done="1"/>
  <w15:commentEx w15:paraId="33AD0203" w15:paraIdParent="783D78F6" w15:done="1"/>
  <w15:commentEx w15:paraId="0F330668" w15:done="0"/>
  <w15:commentEx w15:paraId="33898B0A" w15:paraIdParent="0F330668" w15:done="0"/>
  <w15:commentEx w15:paraId="3EA7CE82" w15:done="1"/>
  <w15:commentEx w15:paraId="46AA1CD4" w15:done="1"/>
  <w15:commentEx w15:paraId="0720D56C" w15:done="0"/>
  <w15:commentEx w15:paraId="1B2EA786" w15:paraIdParent="0720D56C" w15:done="0"/>
  <w15:commentEx w15:paraId="67DD7B05" w15:done="0"/>
  <w15:commentEx w15:paraId="36C569A0" w15:done="1"/>
  <w15:commentEx w15:paraId="4E71EDCD" w15:done="0"/>
  <w15:commentEx w15:paraId="03BCA0AD" w15:paraIdParent="4E71EDCD" w15:done="0"/>
  <w15:commentEx w15:paraId="766CC018" w15:paraIdParent="4E71EDCD" w15:done="0"/>
  <w15:commentEx w15:paraId="45126236" w15:done="1"/>
  <w15:commentEx w15:paraId="6D4E9771" w15:done="1"/>
  <w15:commentEx w15:paraId="7B14C47B" w15:done="1"/>
  <w15:commentEx w15:paraId="66C29B64" w15:done="1"/>
  <w15:commentEx w15:paraId="52D03D25" w15:done="1"/>
  <w15:commentEx w15:paraId="19C68AE9" w15:done="1"/>
  <w15:commentEx w15:paraId="70CBD7A5" w15:paraIdParent="19C68AE9" w15:done="1"/>
  <w15:commentEx w15:paraId="571CCE53" w15:done="0"/>
  <w15:commentEx w15:paraId="072429E3" w15:paraIdParent="571CCE53" w15:done="0"/>
  <w15:commentEx w15:paraId="116793E1" w15:done="1"/>
  <w15:commentEx w15:paraId="21F8C304" w15:done="0"/>
  <w15:commentEx w15:paraId="5F5E3ED4" w15:done="0"/>
  <w15:commentEx w15:paraId="3D9D24B5" w15:done="0"/>
  <w15:commentEx w15:paraId="5095F77D" w15:done="0"/>
  <w15:commentEx w15:paraId="2444580B" w15:done="0"/>
  <w15:commentEx w15:paraId="6CF26B78" w15:done="1"/>
  <w15:commentEx w15:paraId="2B11D3C1" w15:done="0"/>
  <w15:commentEx w15:paraId="3EDAD86A" w15:paraIdParent="2B11D3C1" w15:done="0"/>
  <w15:commentEx w15:paraId="6CAD3EC2" w15:done="1"/>
  <w15:commentEx w15:paraId="4D4D9A07" w15:done="1"/>
  <w15:commentEx w15:paraId="15305098" w15:done="0"/>
  <w15:commentEx w15:paraId="78811A4F" w15:done="0"/>
  <w15:commentEx w15:paraId="4AD9FA32" w15:done="0"/>
  <w15:commentEx w15:paraId="53808355" w15:paraIdParent="4AD9FA32" w15:done="0"/>
  <w15:commentEx w15:paraId="3C5F6F0F" w15:done="0"/>
  <w15:commentEx w15:paraId="7631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E690235" w16cex:dateUtc="2024-08-23T11:24:00Z"/>
  <w16cex:commentExtensible w16cex:durableId="4C3A6EC9" w16cex:dateUtc="2024-11-19T08:48:00Z"/>
  <w16cex:commentExtensible w16cex:durableId="3A34A099" w16cex:dateUtc="2024-08-23T12:12:00Z"/>
  <w16cex:commentExtensible w16cex:durableId="2E92B3DA" w16cex:dateUtc="2024-09-05T09:09:00Z"/>
  <w16cex:commentExtensible w16cex:durableId="37FF3A6E" w16cex:dateUtc="2024-08-23T11:24:00Z"/>
  <w16cex:commentExtensible w16cex:durableId="409A16B5" w16cex:dateUtc="2024-11-13T09:47:00Z"/>
  <w16cex:commentExtensible w16cex:durableId="60256433" w16cex:dateUtc="2024-11-13T12:15:00Z"/>
  <w16cex:commentExtensible w16cex:durableId="01B066B1" w16cex:dateUtc="2024-11-13T12:12:00Z"/>
  <w16cex:commentExtensible w16cex:durableId="6413B7DC" w16cex:dateUtc="2024-11-04T08:26:00Z"/>
  <w16cex:commentExtensible w16cex:durableId="3D0D4334" w16cex:dateUtc="2024-12-12T11:07:00Z"/>
  <w16cex:commentExtensible w16cex:durableId="25A3923D" w16cex:dateUtc="2024-11-12T08:13:00Z">
    <w16cex:extLst>
      <w16:ext w16:uri="{CE6994B0-6A32-4C9F-8C6B-6E91EDA988CE}">
        <cr:reactions xmlns:cr="http://schemas.microsoft.com/office/comments/2020/reactions">
          <cr:reaction reactionType="1">
            <cr:reactionInfo dateUtc="2024-12-04T09:29:35Z">
              <cr:user userId="AML Christensen team" userProvider="None" userName="AML Christensen team"/>
            </cr:reactionInfo>
          </cr:reaction>
        </cr:reactions>
      </w16:ext>
    </w16cex:extLst>
  </w16cex:commentExtensible>
  <w16cex:commentExtensible w16cex:durableId="1BFB0FEC" w16cex:dateUtc="2024-11-12T08:24:00Z"/>
  <w16cex:commentExtensible w16cex:durableId="6695B4FE" w16cex:dateUtc="2024-11-12T08:34:00Z">
    <w16cex:extLst>
      <w16:ext w16:uri="{CE6994B0-6A32-4C9F-8C6B-6E91EDA988CE}">
        <cr:reactions xmlns:cr="http://schemas.microsoft.com/office/comments/2020/reactions">
          <cr:reaction reactionType="1">
            <cr:reactionInfo dateUtc="2024-12-04T09:34:51Z">
              <cr:user userId="AML Christensen team" userProvider="None" userName="AML Christensen team"/>
            </cr:reactionInfo>
          </cr:reaction>
        </cr:reactions>
      </w16:ext>
    </w16cex:extLst>
  </w16cex:commentExtensible>
  <w16cex:commentExtensible w16cex:durableId="68C16922" w16cex:dateUtc="2024-11-12T13:11:00Z"/>
  <w16cex:commentExtensible w16cex:durableId="460E8227" w16cex:dateUtc="2024-11-12T13:19:00Z"/>
  <w16cex:commentExtensible w16cex:durableId="6CE53C93" w16cex:dateUtc="2024-11-12T13:31:00Z">
    <w16cex:extLst>
      <w16:ext w16:uri="{CE6994B0-6A32-4C9F-8C6B-6E91EDA988CE}">
        <cr:reactions xmlns:cr="http://schemas.microsoft.com/office/comments/2020/reactions">
          <cr:reaction reactionType="1">
            <cr:reactionInfo dateUtc="2024-12-04T10:00:51Z">
              <cr:user userId="AML Christensen team" userProvider="None" userName="AML Christensen team"/>
            </cr:reactionInfo>
          </cr:reaction>
        </cr:reactions>
      </w16:ext>
    </w16cex:extLst>
  </w16cex:commentExtensible>
  <w16cex:commentExtensible w16cex:durableId="39AF32D0" w16cex:dateUtc="2024-12-09T09:44:00Z"/>
  <w16cex:commentExtensible w16cex:durableId="03B49180" w16cex:dateUtc="2024-11-12T13:37:00Z">
    <w16cex:extLst>
      <w16:ext w16:uri="{CE6994B0-6A32-4C9F-8C6B-6E91EDA988CE}">
        <cr:reactions xmlns:cr="http://schemas.microsoft.com/office/comments/2020/reactions">
          <cr:reaction reactionType="1">
            <cr:reactionInfo dateUtc="2024-12-04T10:16:54Z">
              <cr:user userId="AML Christensen team" userProvider="None" userName="AML Christensen team"/>
            </cr:reactionInfo>
          </cr:reaction>
        </cr:reactions>
      </w16:ext>
    </w16cex:extLst>
  </w16cex:commentExtensible>
  <w16cex:commentExtensible w16cex:durableId="5D830EB2" w16cex:dateUtc="2024-11-12T13:40:00Z"/>
  <w16cex:commentExtensible w16cex:durableId="2A923DD5" w16cex:dateUtc="2024-11-12T13:42:00Z"/>
  <w16cex:commentExtensible w16cex:durableId="1952E3D5" w16cex:dateUtc="2024-12-04T11:54:00Z"/>
  <w16cex:commentExtensible w16cex:durableId="02668364" w16cex:dateUtc="2024-11-12T13:43:00Z"/>
  <w16cex:commentExtensible w16cex:durableId="70906414" w16cex:dateUtc="2024-11-11T12:16:00Z"/>
  <w16cex:commentExtensible w16cex:durableId="3A8682FC" w16cex:dateUtc="2024-11-12T14:31:00Z"/>
  <w16cex:commentExtensible w16cex:durableId="78DF81E2" w16cex:dateUtc="2024-12-09T07:43:00Z"/>
  <w16cex:commentExtensible w16cex:durableId="4923AB58" w16cex:dateUtc="2024-11-11T12:12:00Z"/>
  <w16cex:commentExtensible w16cex:durableId="3285C685" w16cex:dateUtc="2024-11-12T14:26:00Z"/>
  <w16cex:commentExtensible w16cex:durableId="4A998783" w16cex:dateUtc="2024-11-12T14:33:00Z"/>
  <w16cex:commentExtensible w16cex:durableId="3BF34E13" w16cex:dateUtc="2024-11-12T13:56:00Z"/>
  <w16cex:commentExtensible w16cex:durableId="3724EF2F" w16cex:dateUtc="2024-11-12T13:59:00Z"/>
  <w16cex:commentExtensible w16cex:durableId="4041BF85" w16cex:dateUtc="2024-11-12T14:08:00Z"/>
  <w16cex:commentExtensible w16cex:durableId="4DF43944" w16cex:dateUtc="2024-11-12T14:12:00Z"/>
  <w16cex:commentExtensible w16cex:durableId="0EECBA2C" w16cex:dateUtc="2024-12-04T12:22:00Z"/>
  <w16cex:commentExtensible w16cex:durableId="7B53F08C" w16cex:dateUtc="2024-11-13T12:31:00Z"/>
  <w16cex:commentExtensible w16cex:durableId="268D7383" w16cex:dateUtc="2024-11-13T12:33:00Z"/>
  <w16cex:commentExtensible w16cex:durableId="4028C246" w16cex:dateUtc="2024-12-04T12:24:00Z"/>
  <w16cex:commentExtensible w16cex:durableId="52A91C23" w16cex:dateUtc="2024-11-11T11:50:00Z"/>
  <w16cex:commentExtensible w16cex:durableId="654AFDF3" w16cex:dateUtc="2024-11-12T14:14:00Z"/>
  <w16cex:commentExtensible w16cex:durableId="13255830" w16cex:dateUtc="2024-12-06T09:41:00Z"/>
  <w16cex:commentExtensible w16cex:durableId="68BA8988" w16cex:dateUtc="2024-12-11T11:41:00Z"/>
  <w16cex:commentExtensible w16cex:durableId="156F2E9E" w16cex:dateUtc="2024-11-11T11:27:00Z"/>
  <w16cex:commentExtensible w16cex:durableId="4DF69115" w16cex:dateUtc="2024-12-11T11:38:00Z"/>
  <w16cex:commentExtensible w16cex:durableId="7C331771" w16cex:dateUtc="2024-12-06T12:03:00Z"/>
  <w16cex:commentExtensible w16cex:durableId="5975F9E7" w16cex:dateUtc="2024-12-06T11:48:00Z"/>
  <w16cex:commentExtensible w16cex:durableId="167986CA" w16cex:dateUtc="2024-12-06T12:23:00Z"/>
  <w16cex:commentExtensible w16cex:durableId="2369A55B" w16cex:dateUtc="2024-11-11T11:43:00Z"/>
  <w16cex:commentExtensible w16cex:durableId="77879D14" w16cex:dateUtc="2024-11-12T15:29:00Z"/>
  <w16cex:commentExtensible w16cex:durableId="51191277" w16cex:dateUtc="2024-12-04T12:33:00Z"/>
  <w16cex:commentExtensible w16cex:durableId="0D9BDD79" w16cex:dateUtc="2024-11-12T08:03:00Z"/>
  <w16cex:commentExtensible w16cex:durableId="161B7A95" w16cex:dateUtc="2024-12-09T13:44:00Z"/>
  <w16cex:commentExtensible w16cex:durableId="3A8895DD" w16cex:dateUtc="2024-11-12T14:40:00Z"/>
  <w16cex:commentExtensible w16cex:durableId="3CBB7170" w16cex:dateUtc="2024-11-13T12:27:00Z"/>
  <w16cex:commentExtensible w16cex:durableId="35406281" w16cex:dateUtc="2024-11-12T08:15:00Z"/>
  <w16cex:commentExtensible w16cex:durableId="3F934969" w16cex:dateUtc="2024-11-12T14:46:00Z"/>
  <w16cex:commentExtensible w16cex:durableId="64495044" w16cex:dateUtc="2024-12-04T12:39:00Z"/>
  <w16cex:commentExtensible w16cex:durableId="69BDB62C" w16cex:dateUtc="2024-12-04T12:49:00Z"/>
  <w16cex:commentExtensible w16cex:durableId="5787C8C9" w16cex:dateUtc="2024-11-12T08:20:00Z"/>
  <w16cex:commentExtensible w16cex:durableId="22EDDF44" w16cex:dateUtc="2024-11-12T14:36:00Z"/>
  <w16cex:commentExtensible w16cex:durableId="7BBB2C56" w16cex:dateUtc="2024-11-13T12:50:00Z"/>
  <w16cex:commentExtensible w16cex:durableId="7D19751D" w16cex:dateUtc="2024-12-11T09:20:00Z"/>
  <w16cex:commentExtensible w16cex:durableId="3BB59EA0" w16cex:dateUtc="2024-11-13T12:51:00Z"/>
  <w16cex:commentExtensible w16cex:durableId="71D310E6" w16cex:dateUtc="2024-11-12T08:40:00Z"/>
  <w16cex:commentExtensible w16cex:durableId="030A5E0C" w16cex:dateUtc="2024-12-04T12:45:00Z"/>
  <w16cex:commentExtensible w16cex:durableId="2E1840F8" w16cex:dateUtc="2024-11-12T15:20:00Z"/>
  <w16cex:commentExtensible w16cex:durableId="2A9D0D13">
    <w16cex:extLst>
      <w16:ext w16:uri="{CE6994B0-6A32-4C9F-8C6B-6E91EDA988CE}">
        <cr:reactions xmlns:cr="http://schemas.microsoft.com/office/comments/2020/reactions">
          <cr:reaction reactionType="1">
            <cr:reactionInfo dateUtc="2024-12-04T12:45:38Z">
              <cr:user userId="AML Christensen team" userProvider="None" userName="AML Christensen team"/>
            </cr:reactionInfo>
          </cr:reaction>
        </cr:reactions>
      </w16:ext>
    </w16cex:extLst>
  </w16cex:commentExtensible>
  <w16cex:commentExtensible w16cex:durableId="67EA3BAC" w16cex:dateUtc="2024-11-12T15:23:00Z"/>
  <w16cex:commentExtensible w16cex:durableId="21B31334" w16cex:dateUtc="2024-12-04T12:47:00Z"/>
  <w16cex:commentExtensible w16cex:durableId="608548F8" w16cex:dateUtc="2024-11-12T15:24:00Z"/>
  <w16cex:commentExtensible w16cex:durableId="1DFF2672" w16cex:dateUtc="2024-11-13T12:28:00Z"/>
  <w16cex:commentExtensible w16cex:durableId="505BC64F" w16cex:dateUtc="2024-11-13T12:30:00Z"/>
  <w16cex:commentExtensible w16cex:durableId="3E590B96" w16cex:dateUtc="2024-11-13T12:31:00Z"/>
  <w16cex:commentExtensible w16cex:durableId="2CF65F09" w16cex:dateUtc="2024-11-13T12:33:00Z"/>
  <w16cex:commentExtensible w16cex:durableId="2FFF764A" w16cex:dateUtc="2024-11-13T12:40:00Z"/>
  <w16cex:commentExtensible w16cex:durableId="3153F794" w16cex:dateUtc="2024-12-11T08:56:00Z"/>
  <w16cex:commentExtensible w16cex:durableId="1F254116" w16cex:dateUtc="2024-11-13T12:40:00Z"/>
  <w16cex:commentExtensible w16cex:durableId="6BCB3F91" w16cex:dateUtc="2024-11-13T13:05:00Z"/>
  <w16cex:commentExtensible w16cex:durableId="237CEBE1" w16cex:dateUtc="2024-12-04T13:09:00Z"/>
  <w16cex:commentExtensible w16cex:durableId="296835A1" w16cex:dateUtc="2024-11-13T13:05:00Z"/>
  <w16cex:commentExtensible w16cex:durableId="472CE029" w16cex:dateUtc="2024-11-12T09:39:00Z"/>
  <w16cex:commentExtensible w16cex:durableId="10637C76" w16cex:dateUtc="2024-12-12T08:12:00Z"/>
  <w16cex:commentExtensible w16cex:durableId="01F1BD61" w16cex:dateUtc="2024-11-12T10:06:00Z"/>
  <w16cex:commentExtensible w16cex:durableId="0365C827" w16cex:dateUtc="2024-11-12T09:46:00Z"/>
  <w16cex:commentExtensible w16cex:durableId="54EC9E1E" w16cex:dateUtc="2024-12-12T08:20:00Z"/>
  <w16cex:commentExtensible w16cex:durableId="45B6AE49" w16cex:dateUtc="2024-11-12T09:51:00Z"/>
  <w16cex:commentExtensible w16cex:durableId="57DB6D68" w16cex:dateUtc="2024-11-12T09:45:00Z"/>
  <w16cex:commentExtensible w16cex:durableId="13A98C26" w16cex:dateUtc="2024-08-23T11:24:00Z"/>
  <w16cex:commentExtensible w16cex:durableId="4201ECA8" w16cex:dateUtc="2024-11-19T08:05:00Z"/>
  <w16cex:commentExtensible w16cex:durableId="4CFAD5BE" w16cex:dateUtc="2024-11-19T08:07:00Z"/>
  <w16cex:commentExtensible w16cex:durableId="7981D407" w16cex:dateUtc="2024-11-19T08:08:00Z"/>
  <w16cex:commentExtensible w16cex:durableId="0DE65E38" w16cex:dateUtc="2024-09-24T07:35:00Z"/>
  <w16cex:commentExtensible w16cex:durableId="25738CB6" w16cex:dateUtc="2024-09-26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1D83F3D" w16cid:durableId="2E690235"/>
  <w16cid:commentId w16cid:paraId="1A639FA4" w16cid:durableId="4C3A6EC9"/>
  <w16cid:commentId w16cid:paraId="4ED258A9" w16cid:durableId="3A34A099"/>
  <w16cid:commentId w16cid:paraId="779EED87" w16cid:durableId="00136209"/>
  <w16cid:commentId w16cid:paraId="270B4E1A" w16cid:durableId="2E92B3DA"/>
  <w16cid:commentId w16cid:paraId="47A0A759" w16cid:durableId="37FF3A6E"/>
  <w16cid:commentId w16cid:paraId="586DA879" w16cid:durableId="409A16B5"/>
  <w16cid:commentId w16cid:paraId="17375226" w16cid:durableId="60256433"/>
  <w16cid:commentId w16cid:paraId="0BD93EF3" w16cid:durableId="01B066B1"/>
  <w16cid:commentId w16cid:paraId="20D60E80" w16cid:durableId="6413B7DC"/>
  <w16cid:commentId w16cid:paraId="5AA0352F" w16cid:durableId="3D0D4334"/>
  <w16cid:commentId w16cid:paraId="25578287" w16cid:durableId="25A3923D"/>
  <w16cid:commentId w16cid:paraId="293728BF" w16cid:durableId="1BFB0FEC"/>
  <w16cid:commentId w16cid:paraId="4422E79A" w16cid:durableId="6695B4FE"/>
  <w16cid:commentId w16cid:paraId="0A1BCBFA" w16cid:durableId="68C16922"/>
  <w16cid:commentId w16cid:paraId="676CDECE" w16cid:durableId="460E8227"/>
  <w16cid:commentId w16cid:paraId="56AC6C63" w16cid:durableId="6CE53C93"/>
  <w16cid:commentId w16cid:paraId="2E826399" w16cid:durableId="39AF32D0"/>
  <w16cid:commentId w16cid:paraId="5B33B50E" w16cid:durableId="03B49180"/>
  <w16cid:commentId w16cid:paraId="69B5B712" w16cid:durableId="5D830EB2"/>
  <w16cid:commentId w16cid:paraId="7B3D1756" w16cid:durableId="2A923DD5"/>
  <w16cid:commentId w16cid:paraId="71B52A5C" w16cid:durableId="1952E3D5"/>
  <w16cid:commentId w16cid:paraId="4E270FD2" w16cid:durableId="02668364"/>
  <w16cid:commentId w16cid:paraId="4B96C3A1" w16cid:durableId="70906414"/>
  <w16cid:commentId w16cid:paraId="47CD9221" w16cid:durableId="3A8682FC"/>
  <w16cid:commentId w16cid:paraId="73DBF46F" w16cid:durableId="78DF81E2"/>
  <w16cid:commentId w16cid:paraId="583D312C" w16cid:durableId="4923AB58"/>
  <w16cid:commentId w16cid:paraId="3E943FB9" w16cid:durableId="3285C685"/>
  <w16cid:commentId w16cid:paraId="585D74C5" w16cid:durableId="4A998783"/>
  <w16cid:commentId w16cid:paraId="14559E3C" w16cid:durableId="3BF34E13"/>
  <w16cid:commentId w16cid:paraId="33A41028" w16cid:durableId="3724EF2F"/>
  <w16cid:commentId w16cid:paraId="380C9663" w16cid:durableId="4041BF85"/>
  <w16cid:commentId w16cid:paraId="55F23539" w16cid:durableId="4DF43944"/>
  <w16cid:commentId w16cid:paraId="47F09CB4" w16cid:durableId="0EECBA2C"/>
  <w16cid:commentId w16cid:paraId="74B88CCA" w16cid:durableId="7B53F08C"/>
  <w16cid:commentId w16cid:paraId="66FE14B2" w16cid:durableId="0746BB8D"/>
  <w16cid:commentId w16cid:paraId="3C6CDF7C" w16cid:durableId="268D7383"/>
  <w16cid:commentId w16cid:paraId="51039A8B" w16cid:durableId="4028C246"/>
  <w16cid:commentId w16cid:paraId="16B2CA18" w16cid:durableId="52A91C23"/>
  <w16cid:commentId w16cid:paraId="4D2C72C7" w16cid:durableId="654AFDF3"/>
  <w16cid:commentId w16cid:paraId="6002733C" w16cid:durableId="13255830"/>
  <w16cid:commentId w16cid:paraId="590BBD6F" w16cid:durableId="68BA8988"/>
  <w16cid:commentId w16cid:paraId="326F26BD" w16cid:durableId="156F2E9E"/>
  <w16cid:commentId w16cid:paraId="6D2DEB36" w16cid:durableId="4DF69115"/>
  <w16cid:commentId w16cid:paraId="15A56C8F" w16cid:durableId="7C331771"/>
  <w16cid:commentId w16cid:paraId="064259D5" w16cid:durableId="5975F9E7"/>
  <w16cid:commentId w16cid:paraId="3A7CF67A" w16cid:durableId="167986CA"/>
  <w16cid:commentId w16cid:paraId="670885B4" w16cid:durableId="2369A55B"/>
  <w16cid:commentId w16cid:paraId="4E110DF9" w16cid:durableId="77879D14"/>
  <w16cid:commentId w16cid:paraId="7F51F367" w16cid:durableId="51191277"/>
  <w16cid:commentId w16cid:paraId="05F3B07B" w16cid:durableId="3CAFA520"/>
  <w16cid:commentId w16cid:paraId="6D298312" w16cid:durableId="0D9BDD79"/>
  <w16cid:commentId w16cid:paraId="5919D7EA" w16cid:durableId="161B7A95"/>
  <w16cid:commentId w16cid:paraId="4F7D1522" w16cid:durableId="3A8895DD"/>
  <w16cid:commentId w16cid:paraId="0CA08D20" w16cid:durableId="3CBB7170"/>
  <w16cid:commentId w16cid:paraId="0652BAF4" w16cid:durableId="4D05B910"/>
  <w16cid:commentId w16cid:paraId="2EDACA34" w16cid:durableId="35406281"/>
  <w16cid:commentId w16cid:paraId="1A8C0323" w16cid:durableId="3F934969"/>
  <w16cid:commentId w16cid:paraId="0E0F09F3" w16cid:durableId="64495044"/>
  <w16cid:commentId w16cid:paraId="71FD6B84" w16cid:durableId="09E7BACD"/>
  <w16cid:commentId w16cid:paraId="40DCF8B1" w16cid:durableId="69BDB62C"/>
  <w16cid:commentId w16cid:paraId="783D78F6" w16cid:durableId="564C1ED2"/>
  <w16cid:commentId w16cid:paraId="69566D53" w16cid:durableId="5787C8C9"/>
  <w16cid:commentId w16cid:paraId="33AD0203" w16cid:durableId="22EDDF44"/>
  <w16cid:commentId w16cid:paraId="0F330668" w16cid:durableId="7BBB2C56"/>
  <w16cid:commentId w16cid:paraId="33898B0A" w16cid:durableId="7D19751D"/>
  <w16cid:commentId w16cid:paraId="3EA7CE82" w16cid:durableId="3BB59EA0"/>
  <w16cid:commentId w16cid:paraId="46AA1CD4" w16cid:durableId="71D310E6"/>
  <w16cid:commentId w16cid:paraId="0720D56C" w16cid:durableId="1D4E68A1"/>
  <w16cid:commentId w16cid:paraId="1B2EA786" w16cid:durableId="030A5E0C"/>
  <w16cid:commentId w16cid:paraId="67DD7B05" w16cid:durableId="2E1840F8"/>
  <w16cid:commentId w16cid:paraId="36C569A0" w16cid:durableId="2A9D0D13"/>
  <w16cid:commentId w16cid:paraId="4E71EDCD" w16cid:durableId="2E785B4A"/>
  <w16cid:commentId w16cid:paraId="03BCA0AD" w16cid:durableId="67EA3BAC"/>
  <w16cid:commentId w16cid:paraId="766CC018" w16cid:durableId="21B31334"/>
  <w16cid:commentId w16cid:paraId="45126236" w16cid:durableId="608548F8"/>
  <w16cid:commentId w16cid:paraId="6D4E9771" w16cid:durableId="6BC26090"/>
  <w16cid:commentId w16cid:paraId="7B14C47B" w16cid:durableId="1DFF2672"/>
  <w16cid:commentId w16cid:paraId="66C29B64" w16cid:durableId="505BC64F"/>
  <w16cid:commentId w16cid:paraId="52D03D25" w16cid:durableId="3E590B96"/>
  <w16cid:commentId w16cid:paraId="19C68AE9" w16cid:durableId="28BD1BFA"/>
  <w16cid:commentId w16cid:paraId="70CBD7A5" w16cid:durableId="2CF65F09"/>
  <w16cid:commentId w16cid:paraId="571CCE53" w16cid:durableId="2FFF764A"/>
  <w16cid:commentId w16cid:paraId="072429E3" w16cid:durableId="3153F794"/>
  <w16cid:commentId w16cid:paraId="116793E1" w16cid:durableId="1F254116"/>
  <w16cid:commentId w16cid:paraId="21F8C304" w16cid:durableId="6BCB3F91"/>
  <w16cid:commentId w16cid:paraId="5F5E3ED4" w16cid:durableId="237CEBE1"/>
  <w16cid:commentId w16cid:paraId="3D9D24B5" w16cid:durableId="296835A1"/>
  <w16cid:commentId w16cid:paraId="5095F77D" w16cid:durableId="472CE029"/>
  <w16cid:commentId w16cid:paraId="2444580B" w16cid:durableId="10637C76"/>
  <w16cid:commentId w16cid:paraId="6CF26B78" w16cid:durableId="01F1BD61"/>
  <w16cid:commentId w16cid:paraId="2B11D3C1" w16cid:durableId="0365C827"/>
  <w16cid:commentId w16cid:paraId="3EDAD86A" w16cid:durableId="54EC9E1E"/>
  <w16cid:commentId w16cid:paraId="6CAD3EC2" w16cid:durableId="45B6AE49"/>
  <w16cid:commentId w16cid:paraId="4D4D9A07" w16cid:durableId="57DB6D68"/>
  <w16cid:commentId w16cid:paraId="15305098" w16cid:durableId="13A98C26"/>
  <w16cid:commentId w16cid:paraId="78811A4F" w16cid:durableId="4201ECA8"/>
  <w16cid:commentId w16cid:paraId="4AD9FA32" w16cid:durableId="4CFAD5BE"/>
  <w16cid:commentId w16cid:paraId="53808355" w16cid:durableId="7981D407"/>
  <w16cid:commentId w16cid:paraId="3C5F6F0F" w16cid:durableId="0DE65E38"/>
  <w16cid:commentId w16cid:paraId="76316507" w16cid:durableId="25738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C349F" w14:textId="77777777" w:rsidR="001E1059" w:rsidRDefault="001E1059" w:rsidP="000D2E8D">
      <w:r>
        <w:separator/>
      </w:r>
    </w:p>
    <w:p w14:paraId="15BBBDD0" w14:textId="77777777" w:rsidR="001E1059" w:rsidRDefault="001E1059" w:rsidP="000D2E8D"/>
  </w:endnote>
  <w:endnote w:type="continuationSeparator" w:id="0">
    <w:p w14:paraId="2AC97C27" w14:textId="77777777" w:rsidR="001E1059" w:rsidRDefault="001E1059" w:rsidP="000D2E8D">
      <w:r>
        <w:continuationSeparator/>
      </w:r>
    </w:p>
    <w:p w14:paraId="0EACA522" w14:textId="77777777" w:rsidR="001E1059" w:rsidRDefault="001E1059" w:rsidP="000D2E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6660252"/>
      <w:docPartObj>
        <w:docPartGallery w:val="Page Numbers (Bottom of Page)"/>
        <w:docPartUnique/>
      </w:docPartObj>
    </w:sdtPr>
    <w:sdtContent>
      <w:p w14:paraId="767D3571" w14:textId="77777777" w:rsidR="00FB1A0D" w:rsidRDefault="00FB1A0D" w:rsidP="00FB1A0D">
        <w:pPr>
          <w:pStyle w:val="Footer"/>
          <w:jc w:val="right"/>
        </w:pPr>
        <w:r>
          <w:t xml:space="preserve">Page </w:t>
        </w:r>
        <w:r>
          <w:fldChar w:fldCharType="begin"/>
        </w:r>
        <w:r>
          <w:instrText>PAGE   \* MERGEFORMAT</w:instrText>
        </w:r>
        <w:r>
          <w:fldChar w:fldCharType="separate"/>
        </w:r>
        <w:r>
          <w:t>1</w:t>
        </w:r>
        <w:r>
          <w:fldChar w:fldCharType="end"/>
        </w:r>
      </w:p>
    </w:sdtContent>
  </w:sdt>
  <w:p w14:paraId="78B6E1F4" w14:textId="77777777" w:rsidR="00FB1A0D" w:rsidRDefault="00FB1A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8245932"/>
      <w:docPartObj>
        <w:docPartGallery w:val="Page Numbers (Bottom of Page)"/>
        <w:docPartUnique/>
      </w:docPartObj>
    </w:sdtPr>
    <w:sdtContent>
      <w:p w14:paraId="61379DF8" w14:textId="7868ED04" w:rsidR="003C0EA8" w:rsidRDefault="003C0EA8">
        <w:pPr>
          <w:pStyle w:val="Footer"/>
          <w:jc w:val="right"/>
        </w:pPr>
        <w:r>
          <w:t xml:space="preserve">Page </w:t>
        </w:r>
        <w:r>
          <w:fldChar w:fldCharType="begin"/>
        </w:r>
        <w:r>
          <w:instrText>PAGE   \* MERGEFORMAT</w:instrText>
        </w:r>
        <w:r>
          <w:fldChar w:fldCharType="separate"/>
        </w:r>
        <w:r>
          <w:rPr>
            <w:lang w:val="da-DK"/>
          </w:rPr>
          <w:t>2</w:t>
        </w:r>
        <w:r>
          <w:fldChar w:fldCharType="end"/>
        </w:r>
      </w:p>
    </w:sdtContent>
  </w:sdt>
  <w:p w14:paraId="3778DCEA" w14:textId="77777777" w:rsidR="00C40A5E" w:rsidRDefault="00C40A5E" w:rsidP="00695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82E701" w14:textId="77777777" w:rsidR="001E1059" w:rsidRDefault="001E1059" w:rsidP="000D2E8D">
      <w:r>
        <w:separator/>
      </w:r>
    </w:p>
    <w:p w14:paraId="76E4FF6E" w14:textId="77777777" w:rsidR="001E1059" w:rsidRDefault="001E1059" w:rsidP="000D2E8D"/>
  </w:footnote>
  <w:footnote w:type="continuationSeparator" w:id="0">
    <w:p w14:paraId="7F464B2D" w14:textId="77777777" w:rsidR="001E1059" w:rsidRDefault="001E1059" w:rsidP="000D2E8D">
      <w:r>
        <w:continuationSeparator/>
      </w:r>
    </w:p>
    <w:p w14:paraId="46BF0A5D" w14:textId="77777777" w:rsidR="001E1059" w:rsidRDefault="001E1059" w:rsidP="000D2E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5522A" w14:textId="2B5E9D7E" w:rsidR="00C40A5E" w:rsidRPr="009A5E96" w:rsidRDefault="00204AFF" w:rsidP="00C52CC0">
    <w:pPr>
      <w:pStyle w:val="Header"/>
      <w:rPr>
        <w:rFonts w:cs="Arial"/>
        <w:sz w:val="32"/>
        <w:szCs w:val="32"/>
      </w:rPr>
    </w:pPr>
    <w:bookmarkStart w:id="0" w:name="_Hlk64618303"/>
    <w:r w:rsidRPr="00204AFF">
      <w:rPr>
        <w:rFonts w:cs="Arial"/>
        <w:sz w:val="32"/>
        <w:szCs w:val="32"/>
      </w:rPr>
      <w:t xml:space="preserve">Dasiglucagon Delivery System </w:t>
    </w:r>
    <w:r w:rsidR="00847F17">
      <w:rPr>
        <w:rFonts w:cs="Arial"/>
        <w:sz w:val="32"/>
        <w:szCs w:val="32"/>
      </w:rPr>
      <w:t>LSR</w:t>
    </w:r>
    <w:r w:rsidR="00C40A5E" w:rsidRPr="009A5E96">
      <w:rPr>
        <w:rFonts w:cs="Arial"/>
        <w:sz w:val="32"/>
        <w:szCs w:val="32"/>
      </w:rPr>
      <w:t xml:space="preserve"> </w:t>
    </w:r>
  </w:p>
  <w:bookmarkEnd w:id="0"/>
  <w:p w14:paraId="29DF1F80" w14:textId="77777777" w:rsidR="00C40A5E" w:rsidRDefault="00C40A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8C411" w14:textId="3C644E66" w:rsidR="00C40A5E" w:rsidRPr="00C52CC0" w:rsidRDefault="00204AFF">
    <w:pPr>
      <w:pStyle w:val="Header"/>
      <w:rPr>
        <w:rFonts w:cs="Arial"/>
        <w:sz w:val="32"/>
        <w:szCs w:val="32"/>
      </w:rPr>
    </w:pPr>
    <w:r w:rsidRPr="00204AFF">
      <w:rPr>
        <w:rFonts w:cs="Arial"/>
        <w:sz w:val="32"/>
        <w:szCs w:val="32"/>
      </w:rPr>
      <w:t xml:space="preserve">Dasiglucagon Delivery System </w:t>
    </w:r>
    <w:r w:rsidR="00964007">
      <w:rPr>
        <w:rFonts w:cs="Arial"/>
        <w:sz w:val="32"/>
        <w:szCs w:val="32"/>
      </w:rPr>
      <w:t>LSR</w:t>
    </w:r>
    <w:r w:rsidR="00C40A5E" w:rsidRPr="009A5E96">
      <w:rPr>
        <w:rFonts w:cs="Arial"/>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DB2A7F36"/>
    <w:lvl w:ilvl="0">
      <w:start w:val="1"/>
      <w:numFmt w:val="decimal"/>
      <w:pStyle w:val="ListNumber"/>
      <w:lvlText w:val="%1."/>
      <w:lvlJc w:val="left"/>
      <w:pPr>
        <w:tabs>
          <w:tab w:val="num" w:pos="360"/>
        </w:tabs>
        <w:ind w:left="360" w:hanging="360"/>
      </w:pPr>
      <w:rPr>
        <w:rFonts w:cs="Times New Roman"/>
      </w:rPr>
    </w:lvl>
  </w:abstractNum>
  <w:abstractNum w:abstractNumId="1" w15:restartNumberingAfterBreak="0">
    <w:nsid w:val="FFFFFF89"/>
    <w:multiLevelType w:val="singleLevel"/>
    <w:tmpl w:val="9746DE7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805ED1"/>
    <w:multiLevelType w:val="hybridMultilevel"/>
    <w:tmpl w:val="98FA41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14A1B5C"/>
    <w:multiLevelType w:val="hybridMultilevel"/>
    <w:tmpl w:val="8AFA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A5544A"/>
    <w:multiLevelType w:val="hybridMultilevel"/>
    <w:tmpl w:val="96C2FA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233200A"/>
    <w:multiLevelType w:val="hybridMultilevel"/>
    <w:tmpl w:val="6E542D6A"/>
    <w:lvl w:ilvl="0" w:tplc="04090001">
      <w:start w:val="1"/>
      <w:numFmt w:val="bullet"/>
      <w:lvlText w:val=""/>
      <w:lvlJc w:val="left"/>
      <w:pPr>
        <w:ind w:left="360" w:hanging="360"/>
      </w:pPr>
      <w:rPr>
        <w:rFonts w:ascii="Symbol" w:hAnsi="Symbol" w:hint="default"/>
      </w:rPr>
    </w:lvl>
    <w:lvl w:ilvl="1" w:tplc="BE8E0256">
      <w:numFmt w:val="bullet"/>
      <w:lvlText w:val="-"/>
      <w:lvlJc w:val="left"/>
      <w:pPr>
        <w:ind w:left="1080"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32315BB"/>
    <w:multiLevelType w:val="hybridMultilevel"/>
    <w:tmpl w:val="C0A64B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89A261C"/>
    <w:multiLevelType w:val="hybridMultilevel"/>
    <w:tmpl w:val="1E18D1A4"/>
    <w:lvl w:ilvl="0" w:tplc="B52CE8FE">
      <w:start w:val="1"/>
      <w:numFmt w:val="decimal"/>
      <w:lvlText w:val="%1."/>
      <w:lvlJc w:val="left"/>
      <w:pPr>
        <w:ind w:left="391" w:hanging="360"/>
      </w:pPr>
      <w:rPr>
        <w:rFonts w:hint="default"/>
      </w:rPr>
    </w:lvl>
    <w:lvl w:ilvl="1" w:tplc="04060019" w:tentative="1">
      <w:start w:val="1"/>
      <w:numFmt w:val="lowerLetter"/>
      <w:lvlText w:val="%2."/>
      <w:lvlJc w:val="left"/>
      <w:pPr>
        <w:ind w:left="1111" w:hanging="360"/>
      </w:pPr>
    </w:lvl>
    <w:lvl w:ilvl="2" w:tplc="0406001B" w:tentative="1">
      <w:start w:val="1"/>
      <w:numFmt w:val="lowerRoman"/>
      <w:lvlText w:val="%3."/>
      <w:lvlJc w:val="right"/>
      <w:pPr>
        <w:ind w:left="1831" w:hanging="180"/>
      </w:pPr>
    </w:lvl>
    <w:lvl w:ilvl="3" w:tplc="0406000F" w:tentative="1">
      <w:start w:val="1"/>
      <w:numFmt w:val="decimal"/>
      <w:lvlText w:val="%4."/>
      <w:lvlJc w:val="left"/>
      <w:pPr>
        <w:ind w:left="2551" w:hanging="360"/>
      </w:pPr>
    </w:lvl>
    <w:lvl w:ilvl="4" w:tplc="04060019" w:tentative="1">
      <w:start w:val="1"/>
      <w:numFmt w:val="lowerLetter"/>
      <w:lvlText w:val="%5."/>
      <w:lvlJc w:val="left"/>
      <w:pPr>
        <w:ind w:left="3271" w:hanging="360"/>
      </w:pPr>
    </w:lvl>
    <w:lvl w:ilvl="5" w:tplc="0406001B" w:tentative="1">
      <w:start w:val="1"/>
      <w:numFmt w:val="lowerRoman"/>
      <w:lvlText w:val="%6."/>
      <w:lvlJc w:val="right"/>
      <w:pPr>
        <w:ind w:left="3991" w:hanging="180"/>
      </w:pPr>
    </w:lvl>
    <w:lvl w:ilvl="6" w:tplc="0406000F" w:tentative="1">
      <w:start w:val="1"/>
      <w:numFmt w:val="decimal"/>
      <w:lvlText w:val="%7."/>
      <w:lvlJc w:val="left"/>
      <w:pPr>
        <w:ind w:left="4711" w:hanging="360"/>
      </w:pPr>
    </w:lvl>
    <w:lvl w:ilvl="7" w:tplc="04060019" w:tentative="1">
      <w:start w:val="1"/>
      <w:numFmt w:val="lowerLetter"/>
      <w:lvlText w:val="%8."/>
      <w:lvlJc w:val="left"/>
      <w:pPr>
        <w:ind w:left="5431" w:hanging="360"/>
      </w:pPr>
    </w:lvl>
    <w:lvl w:ilvl="8" w:tplc="0406001B" w:tentative="1">
      <w:start w:val="1"/>
      <w:numFmt w:val="lowerRoman"/>
      <w:lvlText w:val="%9."/>
      <w:lvlJc w:val="right"/>
      <w:pPr>
        <w:ind w:left="6151" w:hanging="180"/>
      </w:pPr>
    </w:lvl>
  </w:abstractNum>
  <w:abstractNum w:abstractNumId="8" w15:restartNumberingAfterBreak="0">
    <w:nsid w:val="08F0094B"/>
    <w:multiLevelType w:val="hybridMultilevel"/>
    <w:tmpl w:val="547476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08FF5D95"/>
    <w:multiLevelType w:val="hybridMultilevel"/>
    <w:tmpl w:val="1E18D1A4"/>
    <w:lvl w:ilvl="0" w:tplc="FFFFFFFF">
      <w:start w:val="1"/>
      <w:numFmt w:val="decimal"/>
      <w:lvlText w:val="%1."/>
      <w:lvlJc w:val="left"/>
      <w:pPr>
        <w:ind w:left="391" w:hanging="360"/>
      </w:pPr>
      <w:rPr>
        <w:rFonts w:hint="default"/>
      </w:rPr>
    </w:lvl>
    <w:lvl w:ilvl="1" w:tplc="FFFFFFFF" w:tentative="1">
      <w:start w:val="1"/>
      <w:numFmt w:val="lowerLetter"/>
      <w:lvlText w:val="%2."/>
      <w:lvlJc w:val="left"/>
      <w:pPr>
        <w:ind w:left="1111" w:hanging="360"/>
      </w:pPr>
    </w:lvl>
    <w:lvl w:ilvl="2" w:tplc="FFFFFFFF" w:tentative="1">
      <w:start w:val="1"/>
      <w:numFmt w:val="lowerRoman"/>
      <w:lvlText w:val="%3."/>
      <w:lvlJc w:val="right"/>
      <w:pPr>
        <w:ind w:left="1831" w:hanging="180"/>
      </w:pPr>
    </w:lvl>
    <w:lvl w:ilvl="3" w:tplc="FFFFFFFF" w:tentative="1">
      <w:start w:val="1"/>
      <w:numFmt w:val="decimal"/>
      <w:lvlText w:val="%4."/>
      <w:lvlJc w:val="left"/>
      <w:pPr>
        <w:ind w:left="2551" w:hanging="360"/>
      </w:pPr>
    </w:lvl>
    <w:lvl w:ilvl="4" w:tplc="FFFFFFFF" w:tentative="1">
      <w:start w:val="1"/>
      <w:numFmt w:val="lowerLetter"/>
      <w:lvlText w:val="%5."/>
      <w:lvlJc w:val="left"/>
      <w:pPr>
        <w:ind w:left="3271" w:hanging="360"/>
      </w:pPr>
    </w:lvl>
    <w:lvl w:ilvl="5" w:tplc="FFFFFFFF" w:tentative="1">
      <w:start w:val="1"/>
      <w:numFmt w:val="lowerRoman"/>
      <w:lvlText w:val="%6."/>
      <w:lvlJc w:val="right"/>
      <w:pPr>
        <w:ind w:left="3991" w:hanging="180"/>
      </w:pPr>
    </w:lvl>
    <w:lvl w:ilvl="6" w:tplc="FFFFFFFF" w:tentative="1">
      <w:start w:val="1"/>
      <w:numFmt w:val="decimal"/>
      <w:lvlText w:val="%7."/>
      <w:lvlJc w:val="left"/>
      <w:pPr>
        <w:ind w:left="4711" w:hanging="360"/>
      </w:pPr>
    </w:lvl>
    <w:lvl w:ilvl="7" w:tplc="FFFFFFFF" w:tentative="1">
      <w:start w:val="1"/>
      <w:numFmt w:val="lowerLetter"/>
      <w:lvlText w:val="%8."/>
      <w:lvlJc w:val="left"/>
      <w:pPr>
        <w:ind w:left="5431" w:hanging="360"/>
      </w:pPr>
    </w:lvl>
    <w:lvl w:ilvl="8" w:tplc="FFFFFFFF" w:tentative="1">
      <w:start w:val="1"/>
      <w:numFmt w:val="lowerRoman"/>
      <w:lvlText w:val="%9."/>
      <w:lvlJc w:val="right"/>
      <w:pPr>
        <w:ind w:left="6151" w:hanging="180"/>
      </w:pPr>
    </w:lvl>
  </w:abstractNum>
  <w:abstractNum w:abstractNumId="10" w15:restartNumberingAfterBreak="0">
    <w:nsid w:val="09104DE9"/>
    <w:multiLevelType w:val="hybridMultilevel"/>
    <w:tmpl w:val="0CC2D7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536DEB"/>
    <w:multiLevelType w:val="hybridMultilevel"/>
    <w:tmpl w:val="51349B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A12377"/>
    <w:multiLevelType w:val="hybridMultilevel"/>
    <w:tmpl w:val="8616A25E"/>
    <w:lvl w:ilvl="0" w:tplc="91EA3954">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0C652FF8"/>
    <w:multiLevelType w:val="hybridMultilevel"/>
    <w:tmpl w:val="F73683C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C9605EF"/>
    <w:multiLevelType w:val="hybridMultilevel"/>
    <w:tmpl w:val="C3564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A3748A"/>
    <w:multiLevelType w:val="hybridMultilevel"/>
    <w:tmpl w:val="28C0B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D900C58"/>
    <w:multiLevelType w:val="hybridMultilevel"/>
    <w:tmpl w:val="94A871A4"/>
    <w:lvl w:ilvl="0" w:tplc="04060005">
      <w:start w:val="1"/>
      <w:numFmt w:val="bullet"/>
      <w:lvlText w:val=""/>
      <w:lvlJc w:val="left"/>
      <w:pPr>
        <w:ind w:left="1080" w:hanging="360"/>
      </w:pPr>
      <w:rPr>
        <w:rFonts w:ascii="Wingdings" w:hAnsi="Wingdings" w:hint="default"/>
        <w:b w:val="0"/>
        <w:i w:val="0"/>
        <w:color w:val="auto"/>
        <w:sz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120F72A5"/>
    <w:multiLevelType w:val="hybridMultilevel"/>
    <w:tmpl w:val="0708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576A3E"/>
    <w:multiLevelType w:val="hybridMultilevel"/>
    <w:tmpl w:val="208CF6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5C85242"/>
    <w:multiLevelType w:val="multilevel"/>
    <w:tmpl w:val="E1120F5C"/>
    <w:lvl w:ilvl="0">
      <w:start w:val="1"/>
      <w:numFmt w:val="decimal"/>
      <w:pStyle w:val="AppendixHeading1"/>
      <w:lvlText w:val="%1"/>
      <w:lvlJc w:val="left"/>
      <w:pPr>
        <w:tabs>
          <w:tab w:val="num" w:pos="705"/>
        </w:tabs>
        <w:ind w:left="705" w:hanging="705"/>
      </w:pPr>
      <w:rPr>
        <w:rFonts w:hint="default"/>
      </w:rPr>
    </w:lvl>
    <w:lvl w:ilvl="1">
      <w:start w:val="1"/>
      <w:numFmt w:val="decimal"/>
      <w:pStyle w:val="AppendixHeading2"/>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170"/>
        </w:tabs>
        <w:ind w:left="117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15:restartNumberingAfterBreak="0">
    <w:nsid w:val="16E866F5"/>
    <w:multiLevelType w:val="hybridMultilevel"/>
    <w:tmpl w:val="384882FE"/>
    <w:lvl w:ilvl="0" w:tplc="A80079B6">
      <w:start w:val="1"/>
      <w:numFmt w:val="decimal"/>
      <w:lvlText w:val="%1."/>
      <w:lvlJc w:val="left"/>
      <w:pPr>
        <w:ind w:left="1020" w:hanging="360"/>
      </w:pPr>
    </w:lvl>
    <w:lvl w:ilvl="1" w:tplc="B62889B2">
      <w:start w:val="1"/>
      <w:numFmt w:val="decimal"/>
      <w:lvlText w:val="%2."/>
      <w:lvlJc w:val="left"/>
      <w:pPr>
        <w:ind w:left="1020" w:hanging="360"/>
      </w:pPr>
    </w:lvl>
    <w:lvl w:ilvl="2" w:tplc="E6666486">
      <w:start w:val="1"/>
      <w:numFmt w:val="decimal"/>
      <w:lvlText w:val="%3."/>
      <w:lvlJc w:val="left"/>
      <w:pPr>
        <w:ind w:left="1020" w:hanging="360"/>
      </w:pPr>
    </w:lvl>
    <w:lvl w:ilvl="3" w:tplc="D5DCE0FC">
      <w:start w:val="1"/>
      <w:numFmt w:val="decimal"/>
      <w:lvlText w:val="%4."/>
      <w:lvlJc w:val="left"/>
      <w:pPr>
        <w:ind w:left="1020" w:hanging="360"/>
      </w:pPr>
    </w:lvl>
    <w:lvl w:ilvl="4" w:tplc="CCE041CC">
      <w:start w:val="1"/>
      <w:numFmt w:val="decimal"/>
      <w:lvlText w:val="%5."/>
      <w:lvlJc w:val="left"/>
      <w:pPr>
        <w:ind w:left="1020" w:hanging="360"/>
      </w:pPr>
    </w:lvl>
    <w:lvl w:ilvl="5" w:tplc="7B2E241E">
      <w:start w:val="1"/>
      <w:numFmt w:val="decimal"/>
      <w:lvlText w:val="%6."/>
      <w:lvlJc w:val="left"/>
      <w:pPr>
        <w:ind w:left="1020" w:hanging="360"/>
      </w:pPr>
    </w:lvl>
    <w:lvl w:ilvl="6" w:tplc="FF46BF04">
      <w:start w:val="1"/>
      <w:numFmt w:val="decimal"/>
      <w:lvlText w:val="%7."/>
      <w:lvlJc w:val="left"/>
      <w:pPr>
        <w:ind w:left="1020" w:hanging="360"/>
      </w:pPr>
    </w:lvl>
    <w:lvl w:ilvl="7" w:tplc="8A9E38F4">
      <w:start w:val="1"/>
      <w:numFmt w:val="decimal"/>
      <w:lvlText w:val="%8."/>
      <w:lvlJc w:val="left"/>
      <w:pPr>
        <w:ind w:left="1020" w:hanging="360"/>
      </w:pPr>
    </w:lvl>
    <w:lvl w:ilvl="8" w:tplc="6E3A2D50">
      <w:start w:val="1"/>
      <w:numFmt w:val="decimal"/>
      <w:lvlText w:val="%9."/>
      <w:lvlJc w:val="left"/>
      <w:pPr>
        <w:ind w:left="1020" w:hanging="360"/>
      </w:pPr>
    </w:lvl>
  </w:abstractNum>
  <w:abstractNum w:abstractNumId="21" w15:restartNumberingAfterBreak="0">
    <w:nsid w:val="17560212"/>
    <w:multiLevelType w:val="hybridMultilevel"/>
    <w:tmpl w:val="5BCAC20C"/>
    <w:lvl w:ilvl="0" w:tplc="08090005">
      <w:start w:val="1"/>
      <w:numFmt w:val="bullet"/>
      <w:lvlText w:val=""/>
      <w:lvlJc w:val="left"/>
      <w:pPr>
        <w:ind w:left="1249" w:hanging="360"/>
      </w:pPr>
      <w:rPr>
        <w:rFonts w:ascii="Wingdings" w:hAnsi="Wingdings" w:hint="default"/>
      </w:rPr>
    </w:lvl>
    <w:lvl w:ilvl="1" w:tplc="08090003" w:tentative="1">
      <w:start w:val="1"/>
      <w:numFmt w:val="bullet"/>
      <w:lvlText w:val="o"/>
      <w:lvlJc w:val="left"/>
      <w:pPr>
        <w:ind w:left="1969" w:hanging="360"/>
      </w:pPr>
      <w:rPr>
        <w:rFonts w:ascii="Courier New" w:hAnsi="Courier New" w:cs="Courier New" w:hint="default"/>
      </w:rPr>
    </w:lvl>
    <w:lvl w:ilvl="2" w:tplc="08090005" w:tentative="1">
      <w:start w:val="1"/>
      <w:numFmt w:val="bullet"/>
      <w:lvlText w:val=""/>
      <w:lvlJc w:val="left"/>
      <w:pPr>
        <w:ind w:left="2689" w:hanging="360"/>
      </w:pPr>
      <w:rPr>
        <w:rFonts w:ascii="Wingdings" w:hAnsi="Wingdings" w:hint="default"/>
      </w:rPr>
    </w:lvl>
    <w:lvl w:ilvl="3" w:tplc="08090001" w:tentative="1">
      <w:start w:val="1"/>
      <w:numFmt w:val="bullet"/>
      <w:lvlText w:val=""/>
      <w:lvlJc w:val="left"/>
      <w:pPr>
        <w:ind w:left="3409" w:hanging="360"/>
      </w:pPr>
      <w:rPr>
        <w:rFonts w:ascii="Symbol" w:hAnsi="Symbol" w:hint="default"/>
      </w:rPr>
    </w:lvl>
    <w:lvl w:ilvl="4" w:tplc="08090003" w:tentative="1">
      <w:start w:val="1"/>
      <w:numFmt w:val="bullet"/>
      <w:lvlText w:val="o"/>
      <w:lvlJc w:val="left"/>
      <w:pPr>
        <w:ind w:left="4129" w:hanging="360"/>
      </w:pPr>
      <w:rPr>
        <w:rFonts w:ascii="Courier New" w:hAnsi="Courier New" w:cs="Courier New" w:hint="default"/>
      </w:rPr>
    </w:lvl>
    <w:lvl w:ilvl="5" w:tplc="08090005" w:tentative="1">
      <w:start w:val="1"/>
      <w:numFmt w:val="bullet"/>
      <w:lvlText w:val=""/>
      <w:lvlJc w:val="left"/>
      <w:pPr>
        <w:ind w:left="4849" w:hanging="360"/>
      </w:pPr>
      <w:rPr>
        <w:rFonts w:ascii="Wingdings" w:hAnsi="Wingdings" w:hint="default"/>
      </w:rPr>
    </w:lvl>
    <w:lvl w:ilvl="6" w:tplc="08090001" w:tentative="1">
      <w:start w:val="1"/>
      <w:numFmt w:val="bullet"/>
      <w:lvlText w:val=""/>
      <w:lvlJc w:val="left"/>
      <w:pPr>
        <w:ind w:left="5569" w:hanging="360"/>
      </w:pPr>
      <w:rPr>
        <w:rFonts w:ascii="Symbol" w:hAnsi="Symbol" w:hint="default"/>
      </w:rPr>
    </w:lvl>
    <w:lvl w:ilvl="7" w:tplc="08090003" w:tentative="1">
      <w:start w:val="1"/>
      <w:numFmt w:val="bullet"/>
      <w:lvlText w:val="o"/>
      <w:lvlJc w:val="left"/>
      <w:pPr>
        <w:ind w:left="6289" w:hanging="360"/>
      </w:pPr>
      <w:rPr>
        <w:rFonts w:ascii="Courier New" w:hAnsi="Courier New" w:cs="Courier New" w:hint="default"/>
      </w:rPr>
    </w:lvl>
    <w:lvl w:ilvl="8" w:tplc="08090005" w:tentative="1">
      <w:start w:val="1"/>
      <w:numFmt w:val="bullet"/>
      <w:lvlText w:val=""/>
      <w:lvlJc w:val="left"/>
      <w:pPr>
        <w:ind w:left="7009" w:hanging="360"/>
      </w:pPr>
      <w:rPr>
        <w:rFonts w:ascii="Wingdings" w:hAnsi="Wingdings" w:hint="default"/>
      </w:rPr>
    </w:lvl>
  </w:abstractNum>
  <w:abstractNum w:abstractNumId="22" w15:restartNumberingAfterBreak="0">
    <w:nsid w:val="185237EB"/>
    <w:multiLevelType w:val="hybridMultilevel"/>
    <w:tmpl w:val="EE26D212"/>
    <w:lvl w:ilvl="0" w:tplc="91EA395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8BA57B9"/>
    <w:multiLevelType w:val="hybridMultilevel"/>
    <w:tmpl w:val="5808B2DA"/>
    <w:lvl w:ilvl="0" w:tplc="F7FC430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A240E7A"/>
    <w:multiLevelType w:val="hybridMultilevel"/>
    <w:tmpl w:val="3DA2BCF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E1F34F1"/>
    <w:multiLevelType w:val="hybridMultilevel"/>
    <w:tmpl w:val="6CB859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1E834B92"/>
    <w:multiLevelType w:val="hybridMultilevel"/>
    <w:tmpl w:val="CCFED70A"/>
    <w:lvl w:ilvl="0" w:tplc="04060005">
      <w:start w:val="1"/>
      <w:numFmt w:val="bullet"/>
      <w:lvlText w:val=""/>
      <w:lvlJc w:val="left"/>
      <w:pPr>
        <w:ind w:left="1080" w:hanging="360"/>
      </w:pPr>
      <w:rPr>
        <w:rFonts w:ascii="Wingdings" w:hAnsi="Wingdings" w:hint="default"/>
        <w:b w:val="0"/>
        <w:i w:val="0"/>
        <w:color w:val="auto"/>
        <w:sz w:val="20"/>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7" w15:restartNumberingAfterBreak="0">
    <w:nsid w:val="20186142"/>
    <w:multiLevelType w:val="multilevel"/>
    <w:tmpl w:val="26F62AB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pStyle w:val="CER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pStyle w:val="Heading7"/>
      <w:lvlText w:val="Appendix %7: "/>
      <w:lvlJc w:val="left"/>
      <w:pPr>
        <w:ind w:left="2572" w:hanging="129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22AE2E46"/>
    <w:multiLevelType w:val="hybridMultilevel"/>
    <w:tmpl w:val="B3D4483C"/>
    <w:lvl w:ilvl="0" w:tplc="81F29FD0">
      <w:start w:val="1"/>
      <w:numFmt w:val="bullet"/>
      <w:lvlText w:val=""/>
      <w:lvlJc w:val="left"/>
      <w:pPr>
        <w:ind w:left="1077" w:hanging="360"/>
      </w:pPr>
      <w:rPr>
        <w:rFonts w:ascii="Symbol" w:hAnsi="Symbol"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24004683"/>
    <w:multiLevelType w:val="hybridMultilevel"/>
    <w:tmpl w:val="4462F3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6CC0FD1"/>
    <w:multiLevelType w:val="hybridMultilevel"/>
    <w:tmpl w:val="09DA73F2"/>
    <w:lvl w:ilvl="0" w:tplc="04060005">
      <w:start w:val="1"/>
      <w:numFmt w:val="bullet"/>
      <w:lvlText w:val=""/>
      <w:lvlJc w:val="left"/>
      <w:pPr>
        <w:ind w:left="1080" w:hanging="360"/>
      </w:pPr>
      <w:rPr>
        <w:rFonts w:ascii="Wingdings" w:hAnsi="Wingdings" w:hint="default"/>
        <w:b w:val="0"/>
        <w:i w:val="0"/>
        <w:color w:val="auto"/>
        <w:sz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2A971C55"/>
    <w:multiLevelType w:val="hybridMultilevel"/>
    <w:tmpl w:val="3A1807D4"/>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2B6C07F6"/>
    <w:multiLevelType w:val="hybridMultilevel"/>
    <w:tmpl w:val="0DAA79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2C474D41"/>
    <w:multiLevelType w:val="hybridMultilevel"/>
    <w:tmpl w:val="5A5E4AD4"/>
    <w:lvl w:ilvl="0" w:tplc="04090001">
      <w:start w:val="1"/>
      <w:numFmt w:val="bullet"/>
      <w:lvlText w:val=""/>
      <w:lvlJc w:val="left"/>
      <w:pPr>
        <w:ind w:left="720" w:hanging="360"/>
      </w:pPr>
      <w:rPr>
        <w:rFonts w:ascii="Symbol" w:hAnsi="Symbol" w:hint="default"/>
      </w:rPr>
    </w:lvl>
    <w:lvl w:ilvl="1" w:tplc="36F02274">
      <w:numFmt w:val="bullet"/>
      <w:lvlText w:val="•"/>
      <w:lvlJc w:val="left"/>
      <w:pPr>
        <w:ind w:left="1440" w:hanging="360"/>
      </w:pPr>
      <w:rPr>
        <w:rFonts w:ascii="Arial" w:eastAsia="Calibr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BF43CE"/>
    <w:multiLevelType w:val="hybridMultilevel"/>
    <w:tmpl w:val="F6CA3D50"/>
    <w:lvl w:ilvl="0" w:tplc="AF7A8BDC">
      <w:start w:val="1"/>
      <w:numFmt w:val="decimal"/>
      <w:lvlText w:val="%1."/>
      <w:lvlJc w:val="left"/>
      <w:pPr>
        <w:ind w:left="1020" w:hanging="360"/>
      </w:pPr>
    </w:lvl>
    <w:lvl w:ilvl="1" w:tplc="142AF4D8">
      <w:start w:val="1"/>
      <w:numFmt w:val="decimal"/>
      <w:lvlText w:val="%2."/>
      <w:lvlJc w:val="left"/>
      <w:pPr>
        <w:ind w:left="1020" w:hanging="360"/>
      </w:pPr>
    </w:lvl>
    <w:lvl w:ilvl="2" w:tplc="94F86250">
      <w:start w:val="1"/>
      <w:numFmt w:val="decimal"/>
      <w:lvlText w:val="%3."/>
      <w:lvlJc w:val="left"/>
      <w:pPr>
        <w:ind w:left="1020" w:hanging="360"/>
      </w:pPr>
    </w:lvl>
    <w:lvl w:ilvl="3" w:tplc="0FD818C2">
      <w:start w:val="1"/>
      <w:numFmt w:val="decimal"/>
      <w:lvlText w:val="%4."/>
      <w:lvlJc w:val="left"/>
      <w:pPr>
        <w:ind w:left="1020" w:hanging="360"/>
      </w:pPr>
    </w:lvl>
    <w:lvl w:ilvl="4" w:tplc="4BD81EC0">
      <w:start w:val="1"/>
      <w:numFmt w:val="decimal"/>
      <w:lvlText w:val="%5."/>
      <w:lvlJc w:val="left"/>
      <w:pPr>
        <w:ind w:left="1020" w:hanging="360"/>
      </w:pPr>
    </w:lvl>
    <w:lvl w:ilvl="5" w:tplc="0CA4442A">
      <w:start w:val="1"/>
      <w:numFmt w:val="decimal"/>
      <w:lvlText w:val="%6."/>
      <w:lvlJc w:val="left"/>
      <w:pPr>
        <w:ind w:left="1020" w:hanging="360"/>
      </w:pPr>
    </w:lvl>
    <w:lvl w:ilvl="6" w:tplc="4A82E422">
      <w:start w:val="1"/>
      <w:numFmt w:val="decimal"/>
      <w:lvlText w:val="%7."/>
      <w:lvlJc w:val="left"/>
      <w:pPr>
        <w:ind w:left="1020" w:hanging="360"/>
      </w:pPr>
    </w:lvl>
    <w:lvl w:ilvl="7" w:tplc="678E15DC">
      <w:start w:val="1"/>
      <w:numFmt w:val="decimal"/>
      <w:lvlText w:val="%8."/>
      <w:lvlJc w:val="left"/>
      <w:pPr>
        <w:ind w:left="1020" w:hanging="360"/>
      </w:pPr>
    </w:lvl>
    <w:lvl w:ilvl="8" w:tplc="E58CCD72">
      <w:start w:val="1"/>
      <w:numFmt w:val="decimal"/>
      <w:lvlText w:val="%9."/>
      <w:lvlJc w:val="left"/>
      <w:pPr>
        <w:ind w:left="1020" w:hanging="360"/>
      </w:pPr>
    </w:lvl>
  </w:abstractNum>
  <w:abstractNum w:abstractNumId="35" w15:restartNumberingAfterBreak="0">
    <w:nsid w:val="2DF378A5"/>
    <w:multiLevelType w:val="hybridMultilevel"/>
    <w:tmpl w:val="4490B2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E5B19D5"/>
    <w:multiLevelType w:val="hybridMultilevel"/>
    <w:tmpl w:val="4814AD0C"/>
    <w:lvl w:ilvl="0" w:tplc="2FFAFC2A">
      <w:start w:val="1"/>
      <w:numFmt w:val="decimal"/>
      <w:lvlText w:val="%1."/>
      <w:lvlJc w:val="left"/>
      <w:pPr>
        <w:ind w:left="1020" w:hanging="360"/>
      </w:pPr>
    </w:lvl>
    <w:lvl w:ilvl="1" w:tplc="85709D66">
      <w:start w:val="1"/>
      <w:numFmt w:val="decimal"/>
      <w:lvlText w:val="%2."/>
      <w:lvlJc w:val="left"/>
      <w:pPr>
        <w:ind w:left="1020" w:hanging="360"/>
      </w:pPr>
    </w:lvl>
    <w:lvl w:ilvl="2" w:tplc="E3BE9A5A">
      <w:start w:val="1"/>
      <w:numFmt w:val="decimal"/>
      <w:lvlText w:val="%3."/>
      <w:lvlJc w:val="left"/>
      <w:pPr>
        <w:ind w:left="1020" w:hanging="360"/>
      </w:pPr>
    </w:lvl>
    <w:lvl w:ilvl="3" w:tplc="E0A493E4">
      <w:start w:val="1"/>
      <w:numFmt w:val="decimal"/>
      <w:lvlText w:val="%4."/>
      <w:lvlJc w:val="left"/>
      <w:pPr>
        <w:ind w:left="1020" w:hanging="360"/>
      </w:pPr>
    </w:lvl>
    <w:lvl w:ilvl="4" w:tplc="2F74BEA0">
      <w:start w:val="1"/>
      <w:numFmt w:val="decimal"/>
      <w:lvlText w:val="%5."/>
      <w:lvlJc w:val="left"/>
      <w:pPr>
        <w:ind w:left="1020" w:hanging="360"/>
      </w:pPr>
    </w:lvl>
    <w:lvl w:ilvl="5" w:tplc="83EC8E3A">
      <w:start w:val="1"/>
      <w:numFmt w:val="decimal"/>
      <w:lvlText w:val="%6."/>
      <w:lvlJc w:val="left"/>
      <w:pPr>
        <w:ind w:left="1020" w:hanging="360"/>
      </w:pPr>
    </w:lvl>
    <w:lvl w:ilvl="6" w:tplc="D1D4329C">
      <w:start w:val="1"/>
      <w:numFmt w:val="decimal"/>
      <w:lvlText w:val="%7."/>
      <w:lvlJc w:val="left"/>
      <w:pPr>
        <w:ind w:left="1020" w:hanging="360"/>
      </w:pPr>
    </w:lvl>
    <w:lvl w:ilvl="7" w:tplc="EB1AE780">
      <w:start w:val="1"/>
      <w:numFmt w:val="decimal"/>
      <w:lvlText w:val="%8."/>
      <w:lvlJc w:val="left"/>
      <w:pPr>
        <w:ind w:left="1020" w:hanging="360"/>
      </w:pPr>
    </w:lvl>
    <w:lvl w:ilvl="8" w:tplc="99F4AEF0">
      <w:start w:val="1"/>
      <w:numFmt w:val="decimal"/>
      <w:lvlText w:val="%9."/>
      <w:lvlJc w:val="left"/>
      <w:pPr>
        <w:ind w:left="1020" w:hanging="360"/>
      </w:pPr>
    </w:lvl>
  </w:abstractNum>
  <w:abstractNum w:abstractNumId="37" w15:restartNumberingAfterBreak="0">
    <w:nsid w:val="30BD6D7D"/>
    <w:multiLevelType w:val="multilevel"/>
    <w:tmpl w:val="5344A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A11FCF"/>
    <w:multiLevelType w:val="multilevel"/>
    <w:tmpl w:val="F49A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02447E"/>
    <w:multiLevelType w:val="hybridMultilevel"/>
    <w:tmpl w:val="C9D43D4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2773874"/>
    <w:multiLevelType w:val="hybridMultilevel"/>
    <w:tmpl w:val="DC3EBB8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41" w15:restartNumberingAfterBreak="0">
    <w:nsid w:val="34E164FF"/>
    <w:multiLevelType w:val="hybridMultilevel"/>
    <w:tmpl w:val="073ABABC"/>
    <w:lvl w:ilvl="0" w:tplc="C7A0D4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5385788"/>
    <w:multiLevelType w:val="hybridMultilevel"/>
    <w:tmpl w:val="A1B4EC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6CE47ED"/>
    <w:multiLevelType w:val="hybridMultilevel"/>
    <w:tmpl w:val="4274E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8CC2349"/>
    <w:multiLevelType w:val="multilevel"/>
    <w:tmpl w:val="D3CE18E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3A657CEB"/>
    <w:multiLevelType w:val="hybridMultilevel"/>
    <w:tmpl w:val="20281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FBC480B"/>
    <w:multiLevelType w:val="hybridMultilevel"/>
    <w:tmpl w:val="91EED662"/>
    <w:lvl w:ilvl="0" w:tplc="91EA3954">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57A2214"/>
    <w:multiLevelType w:val="hybridMultilevel"/>
    <w:tmpl w:val="9E709658"/>
    <w:lvl w:ilvl="0" w:tplc="91EA395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77F24D2"/>
    <w:multiLevelType w:val="hybridMultilevel"/>
    <w:tmpl w:val="9D7AE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7FA141F"/>
    <w:multiLevelType w:val="hybridMultilevel"/>
    <w:tmpl w:val="5B5663C0"/>
    <w:lvl w:ilvl="0" w:tplc="04060005">
      <w:start w:val="1"/>
      <w:numFmt w:val="bullet"/>
      <w:lvlText w:val=""/>
      <w:lvlJc w:val="left"/>
      <w:pPr>
        <w:ind w:left="1080" w:hanging="360"/>
      </w:pPr>
      <w:rPr>
        <w:rFonts w:ascii="Wingdings" w:hAnsi="Wingdings" w:hint="default"/>
        <w:b w:val="0"/>
        <w:i w:val="0"/>
        <w:color w:val="auto"/>
        <w:sz w:val="20"/>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48657C38"/>
    <w:multiLevelType w:val="hybridMultilevel"/>
    <w:tmpl w:val="B7CA4F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B4B45AA"/>
    <w:multiLevelType w:val="hybridMultilevel"/>
    <w:tmpl w:val="AFAE4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4B663E13"/>
    <w:multiLevelType w:val="hybridMultilevel"/>
    <w:tmpl w:val="A1B4EC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B815235"/>
    <w:multiLevelType w:val="hybridMultilevel"/>
    <w:tmpl w:val="882A2C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4CA4794E"/>
    <w:multiLevelType w:val="hybridMultilevel"/>
    <w:tmpl w:val="0F6604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4D02111C"/>
    <w:multiLevelType w:val="hybridMultilevel"/>
    <w:tmpl w:val="40623BEA"/>
    <w:lvl w:ilvl="0" w:tplc="18D063BA">
      <w:start w:val="1"/>
      <w:numFmt w:val="bullet"/>
      <w:lvlText w:val=""/>
      <w:lvlJc w:val="left"/>
      <w:pPr>
        <w:ind w:left="720" w:hanging="360"/>
      </w:pPr>
      <w:rPr>
        <w:rFonts w:ascii="Wingdings" w:hAnsi="Wingdings" w:hint="default"/>
        <w:b w:val="0"/>
        <w:i w:val="0"/>
        <w:color w:val="00A6FF"/>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DE634B0"/>
    <w:multiLevelType w:val="hybridMultilevel"/>
    <w:tmpl w:val="022C9E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7" w15:restartNumberingAfterBreak="0">
    <w:nsid w:val="4E997C56"/>
    <w:multiLevelType w:val="hybridMultilevel"/>
    <w:tmpl w:val="A5261D5E"/>
    <w:lvl w:ilvl="0" w:tplc="18D63532">
      <w:start w:val="1"/>
      <w:numFmt w:val="decimal"/>
      <w:lvlText w:val="%1."/>
      <w:lvlJc w:val="left"/>
      <w:pPr>
        <w:ind w:left="1020" w:hanging="360"/>
      </w:pPr>
    </w:lvl>
    <w:lvl w:ilvl="1" w:tplc="3E50D7A8">
      <w:start w:val="1"/>
      <w:numFmt w:val="decimal"/>
      <w:lvlText w:val="%2."/>
      <w:lvlJc w:val="left"/>
      <w:pPr>
        <w:ind w:left="1020" w:hanging="360"/>
      </w:pPr>
    </w:lvl>
    <w:lvl w:ilvl="2" w:tplc="040EC64A">
      <w:start w:val="1"/>
      <w:numFmt w:val="decimal"/>
      <w:lvlText w:val="%3."/>
      <w:lvlJc w:val="left"/>
      <w:pPr>
        <w:ind w:left="1020" w:hanging="360"/>
      </w:pPr>
    </w:lvl>
    <w:lvl w:ilvl="3" w:tplc="93BC0E26">
      <w:start w:val="1"/>
      <w:numFmt w:val="decimal"/>
      <w:lvlText w:val="%4."/>
      <w:lvlJc w:val="left"/>
      <w:pPr>
        <w:ind w:left="1020" w:hanging="360"/>
      </w:pPr>
    </w:lvl>
    <w:lvl w:ilvl="4" w:tplc="48A68EC6">
      <w:start w:val="1"/>
      <w:numFmt w:val="decimal"/>
      <w:lvlText w:val="%5."/>
      <w:lvlJc w:val="left"/>
      <w:pPr>
        <w:ind w:left="1020" w:hanging="360"/>
      </w:pPr>
    </w:lvl>
    <w:lvl w:ilvl="5" w:tplc="D4AE8DBC">
      <w:start w:val="1"/>
      <w:numFmt w:val="decimal"/>
      <w:lvlText w:val="%6."/>
      <w:lvlJc w:val="left"/>
      <w:pPr>
        <w:ind w:left="1020" w:hanging="360"/>
      </w:pPr>
    </w:lvl>
    <w:lvl w:ilvl="6" w:tplc="01D461CC">
      <w:start w:val="1"/>
      <w:numFmt w:val="decimal"/>
      <w:lvlText w:val="%7."/>
      <w:lvlJc w:val="left"/>
      <w:pPr>
        <w:ind w:left="1020" w:hanging="360"/>
      </w:pPr>
    </w:lvl>
    <w:lvl w:ilvl="7" w:tplc="6E589E66">
      <w:start w:val="1"/>
      <w:numFmt w:val="decimal"/>
      <w:lvlText w:val="%8."/>
      <w:lvlJc w:val="left"/>
      <w:pPr>
        <w:ind w:left="1020" w:hanging="360"/>
      </w:pPr>
    </w:lvl>
    <w:lvl w:ilvl="8" w:tplc="1A9A00EA">
      <w:start w:val="1"/>
      <w:numFmt w:val="decimal"/>
      <w:lvlText w:val="%9."/>
      <w:lvlJc w:val="left"/>
      <w:pPr>
        <w:ind w:left="1020" w:hanging="360"/>
      </w:pPr>
    </w:lvl>
  </w:abstractNum>
  <w:abstractNum w:abstractNumId="58" w15:restartNumberingAfterBreak="0">
    <w:nsid w:val="4FC330A4"/>
    <w:multiLevelType w:val="hybridMultilevel"/>
    <w:tmpl w:val="95F08C0A"/>
    <w:lvl w:ilvl="0" w:tplc="0406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529C7DD1"/>
    <w:multiLevelType w:val="hybridMultilevel"/>
    <w:tmpl w:val="37784438"/>
    <w:lvl w:ilvl="0" w:tplc="AD82C562">
      <w:start w:val="1"/>
      <w:numFmt w:val="bullet"/>
      <w:lvlText w:val=""/>
      <w:lvlJc w:val="left"/>
      <w:pPr>
        <w:ind w:left="1077" w:hanging="360"/>
      </w:pPr>
      <w:rPr>
        <w:rFonts w:ascii="Wingdings" w:hAnsi="Wingdings" w:hint="default"/>
        <w:color w:val="00A6FF"/>
      </w:rPr>
    </w:lvl>
    <w:lvl w:ilvl="1" w:tplc="10000003">
      <w:start w:val="1"/>
      <w:numFmt w:val="bullet"/>
      <w:lvlText w:val="o"/>
      <w:lvlJc w:val="left"/>
      <w:pPr>
        <w:ind w:left="1797" w:hanging="360"/>
      </w:pPr>
      <w:rPr>
        <w:rFonts w:ascii="Courier New" w:hAnsi="Courier New" w:cs="Courier New" w:hint="default"/>
      </w:rPr>
    </w:lvl>
    <w:lvl w:ilvl="2" w:tplc="10000005">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60" w15:restartNumberingAfterBreak="0">
    <w:nsid w:val="53437756"/>
    <w:multiLevelType w:val="hybridMultilevel"/>
    <w:tmpl w:val="47062968"/>
    <w:lvl w:ilvl="0" w:tplc="09185B18">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54B60C0D"/>
    <w:multiLevelType w:val="hybridMultilevel"/>
    <w:tmpl w:val="EA1A8120"/>
    <w:lvl w:ilvl="0" w:tplc="AD82C562">
      <w:start w:val="1"/>
      <w:numFmt w:val="bullet"/>
      <w:lvlText w:val=""/>
      <w:lvlJc w:val="left"/>
      <w:pPr>
        <w:ind w:left="1077" w:hanging="360"/>
      </w:pPr>
      <w:rPr>
        <w:rFonts w:ascii="Wingdings" w:hAnsi="Wingdings" w:hint="default"/>
        <w:color w:val="00A6FF"/>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62" w15:restartNumberingAfterBreak="0">
    <w:nsid w:val="56D9060F"/>
    <w:multiLevelType w:val="hybridMultilevel"/>
    <w:tmpl w:val="21A4D9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71B679E"/>
    <w:multiLevelType w:val="hybridMultilevel"/>
    <w:tmpl w:val="DF7EA518"/>
    <w:lvl w:ilvl="0" w:tplc="AFB8D85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7FC36D8"/>
    <w:multiLevelType w:val="hybridMultilevel"/>
    <w:tmpl w:val="9C3C3830"/>
    <w:lvl w:ilvl="0" w:tplc="DD78CE6C">
      <w:start w:val="1"/>
      <w:numFmt w:val="decimal"/>
      <w:lvlText w:val="%1."/>
      <w:lvlJc w:val="left"/>
      <w:pPr>
        <w:ind w:left="1020" w:hanging="360"/>
      </w:pPr>
    </w:lvl>
    <w:lvl w:ilvl="1" w:tplc="96B8B56E">
      <w:start w:val="1"/>
      <w:numFmt w:val="decimal"/>
      <w:lvlText w:val="%2."/>
      <w:lvlJc w:val="left"/>
      <w:pPr>
        <w:ind w:left="1020" w:hanging="360"/>
      </w:pPr>
    </w:lvl>
    <w:lvl w:ilvl="2" w:tplc="F26A9050">
      <w:start w:val="1"/>
      <w:numFmt w:val="decimal"/>
      <w:lvlText w:val="%3."/>
      <w:lvlJc w:val="left"/>
      <w:pPr>
        <w:ind w:left="1020" w:hanging="360"/>
      </w:pPr>
    </w:lvl>
    <w:lvl w:ilvl="3" w:tplc="E12CEC82">
      <w:start w:val="1"/>
      <w:numFmt w:val="decimal"/>
      <w:lvlText w:val="%4."/>
      <w:lvlJc w:val="left"/>
      <w:pPr>
        <w:ind w:left="1020" w:hanging="360"/>
      </w:pPr>
    </w:lvl>
    <w:lvl w:ilvl="4" w:tplc="E1E6DA3C">
      <w:start w:val="1"/>
      <w:numFmt w:val="decimal"/>
      <w:lvlText w:val="%5."/>
      <w:lvlJc w:val="left"/>
      <w:pPr>
        <w:ind w:left="1020" w:hanging="360"/>
      </w:pPr>
    </w:lvl>
    <w:lvl w:ilvl="5" w:tplc="B4AE0784">
      <w:start w:val="1"/>
      <w:numFmt w:val="decimal"/>
      <w:lvlText w:val="%6."/>
      <w:lvlJc w:val="left"/>
      <w:pPr>
        <w:ind w:left="1020" w:hanging="360"/>
      </w:pPr>
    </w:lvl>
    <w:lvl w:ilvl="6" w:tplc="94587814">
      <w:start w:val="1"/>
      <w:numFmt w:val="decimal"/>
      <w:lvlText w:val="%7."/>
      <w:lvlJc w:val="left"/>
      <w:pPr>
        <w:ind w:left="1020" w:hanging="360"/>
      </w:pPr>
    </w:lvl>
    <w:lvl w:ilvl="7" w:tplc="3A48536E">
      <w:start w:val="1"/>
      <w:numFmt w:val="decimal"/>
      <w:lvlText w:val="%8."/>
      <w:lvlJc w:val="left"/>
      <w:pPr>
        <w:ind w:left="1020" w:hanging="360"/>
      </w:pPr>
    </w:lvl>
    <w:lvl w:ilvl="8" w:tplc="F95CCB76">
      <w:start w:val="1"/>
      <w:numFmt w:val="decimal"/>
      <w:lvlText w:val="%9."/>
      <w:lvlJc w:val="left"/>
      <w:pPr>
        <w:ind w:left="1020" w:hanging="360"/>
      </w:pPr>
    </w:lvl>
  </w:abstractNum>
  <w:abstractNum w:abstractNumId="65" w15:restartNumberingAfterBreak="0">
    <w:nsid w:val="5BDD75DE"/>
    <w:multiLevelType w:val="hybridMultilevel"/>
    <w:tmpl w:val="1B5CE2AC"/>
    <w:lvl w:ilvl="0" w:tplc="0409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6" w15:restartNumberingAfterBreak="0">
    <w:nsid w:val="5E151BE4"/>
    <w:multiLevelType w:val="hybridMultilevel"/>
    <w:tmpl w:val="48C2B62C"/>
    <w:lvl w:ilvl="0" w:tplc="593CE81C">
      <w:start w:val="1"/>
      <w:numFmt w:val="decimal"/>
      <w:lvlText w:val="%1."/>
      <w:lvlJc w:val="left"/>
      <w:pPr>
        <w:ind w:left="1020" w:hanging="360"/>
      </w:pPr>
    </w:lvl>
    <w:lvl w:ilvl="1" w:tplc="20B29FD4">
      <w:start w:val="1"/>
      <w:numFmt w:val="decimal"/>
      <w:lvlText w:val="%2."/>
      <w:lvlJc w:val="left"/>
      <w:pPr>
        <w:ind w:left="1020" w:hanging="360"/>
      </w:pPr>
    </w:lvl>
    <w:lvl w:ilvl="2" w:tplc="321CCFB6">
      <w:start w:val="1"/>
      <w:numFmt w:val="decimal"/>
      <w:lvlText w:val="%3."/>
      <w:lvlJc w:val="left"/>
      <w:pPr>
        <w:ind w:left="1020" w:hanging="360"/>
      </w:pPr>
    </w:lvl>
    <w:lvl w:ilvl="3" w:tplc="228A8E20">
      <w:start w:val="1"/>
      <w:numFmt w:val="decimal"/>
      <w:lvlText w:val="%4."/>
      <w:lvlJc w:val="left"/>
      <w:pPr>
        <w:ind w:left="1020" w:hanging="360"/>
      </w:pPr>
    </w:lvl>
    <w:lvl w:ilvl="4" w:tplc="F970DE28">
      <w:start w:val="1"/>
      <w:numFmt w:val="decimal"/>
      <w:lvlText w:val="%5."/>
      <w:lvlJc w:val="left"/>
      <w:pPr>
        <w:ind w:left="1020" w:hanging="360"/>
      </w:pPr>
    </w:lvl>
    <w:lvl w:ilvl="5" w:tplc="6660E3D4">
      <w:start w:val="1"/>
      <w:numFmt w:val="decimal"/>
      <w:lvlText w:val="%6."/>
      <w:lvlJc w:val="left"/>
      <w:pPr>
        <w:ind w:left="1020" w:hanging="360"/>
      </w:pPr>
    </w:lvl>
    <w:lvl w:ilvl="6" w:tplc="EE143534">
      <w:start w:val="1"/>
      <w:numFmt w:val="decimal"/>
      <w:lvlText w:val="%7."/>
      <w:lvlJc w:val="left"/>
      <w:pPr>
        <w:ind w:left="1020" w:hanging="360"/>
      </w:pPr>
    </w:lvl>
    <w:lvl w:ilvl="7" w:tplc="69D8DE7C">
      <w:start w:val="1"/>
      <w:numFmt w:val="decimal"/>
      <w:lvlText w:val="%8."/>
      <w:lvlJc w:val="left"/>
      <w:pPr>
        <w:ind w:left="1020" w:hanging="360"/>
      </w:pPr>
    </w:lvl>
    <w:lvl w:ilvl="8" w:tplc="E2B4B178">
      <w:start w:val="1"/>
      <w:numFmt w:val="decimal"/>
      <w:lvlText w:val="%9."/>
      <w:lvlJc w:val="left"/>
      <w:pPr>
        <w:ind w:left="1020" w:hanging="360"/>
      </w:pPr>
    </w:lvl>
  </w:abstractNum>
  <w:abstractNum w:abstractNumId="67" w15:restartNumberingAfterBreak="0">
    <w:nsid w:val="611C44F2"/>
    <w:multiLevelType w:val="hybridMultilevel"/>
    <w:tmpl w:val="EAB6D4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8" w15:restartNumberingAfterBreak="0">
    <w:nsid w:val="63E21E96"/>
    <w:multiLevelType w:val="hybridMultilevel"/>
    <w:tmpl w:val="1E18D1A4"/>
    <w:lvl w:ilvl="0" w:tplc="FFFFFFFF">
      <w:start w:val="1"/>
      <w:numFmt w:val="decimal"/>
      <w:lvlText w:val="%1."/>
      <w:lvlJc w:val="left"/>
      <w:pPr>
        <w:ind w:left="391" w:hanging="360"/>
      </w:pPr>
      <w:rPr>
        <w:rFonts w:hint="default"/>
      </w:rPr>
    </w:lvl>
    <w:lvl w:ilvl="1" w:tplc="FFFFFFFF" w:tentative="1">
      <w:start w:val="1"/>
      <w:numFmt w:val="lowerLetter"/>
      <w:lvlText w:val="%2."/>
      <w:lvlJc w:val="left"/>
      <w:pPr>
        <w:ind w:left="1111" w:hanging="360"/>
      </w:pPr>
    </w:lvl>
    <w:lvl w:ilvl="2" w:tplc="FFFFFFFF" w:tentative="1">
      <w:start w:val="1"/>
      <w:numFmt w:val="lowerRoman"/>
      <w:lvlText w:val="%3."/>
      <w:lvlJc w:val="right"/>
      <w:pPr>
        <w:ind w:left="1831" w:hanging="180"/>
      </w:pPr>
    </w:lvl>
    <w:lvl w:ilvl="3" w:tplc="FFFFFFFF" w:tentative="1">
      <w:start w:val="1"/>
      <w:numFmt w:val="decimal"/>
      <w:lvlText w:val="%4."/>
      <w:lvlJc w:val="left"/>
      <w:pPr>
        <w:ind w:left="2551" w:hanging="360"/>
      </w:pPr>
    </w:lvl>
    <w:lvl w:ilvl="4" w:tplc="FFFFFFFF" w:tentative="1">
      <w:start w:val="1"/>
      <w:numFmt w:val="lowerLetter"/>
      <w:lvlText w:val="%5."/>
      <w:lvlJc w:val="left"/>
      <w:pPr>
        <w:ind w:left="3271" w:hanging="360"/>
      </w:pPr>
    </w:lvl>
    <w:lvl w:ilvl="5" w:tplc="FFFFFFFF" w:tentative="1">
      <w:start w:val="1"/>
      <w:numFmt w:val="lowerRoman"/>
      <w:lvlText w:val="%6."/>
      <w:lvlJc w:val="right"/>
      <w:pPr>
        <w:ind w:left="3991" w:hanging="180"/>
      </w:pPr>
    </w:lvl>
    <w:lvl w:ilvl="6" w:tplc="FFFFFFFF" w:tentative="1">
      <w:start w:val="1"/>
      <w:numFmt w:val="decimal"/>
      <w:lvlText w:val="%7."/>
      <w:lvlJc w:val="left"/>
      <w:pPr>
        <w:ind w:left="4711" w:hanging="360"/>
      </w:pPr>
    </w:lvl>
    <w:lvl w:ilvl="7" w:tplc="FFFFFFFF" w:tentative="1">
      <w:start w:val="1"/>
      <w:numFmt w:val="lowerLetter"/>
      <w:lvlText w:val="%8."/>
      <w:lvlJc w:val="left"/>
      <w:pPr>
        <w:ind w:left="5431" w:hanging="360"/>
      </w:pPr>
    </w:lvl>
    <w:lvl w:ilvl="8" w:tplc="FFFFFFFF" w:tentative="1">
      <w:start w:val="1"/>
      <w:numFmt w:val="lowerRoman"/>
      <w:lvlText w:val="%9."/>
      <w:lvlJc w:val="right"/>
      <w:pPr>
        <w:ind w:left="6151" w:hanging="180"/>
      </w:pPr>
    </w:lvl>
  </w:abstractNum>
  <w:abstractNum w:abstractNumId="69" w15:restartNumberingAfterBreak="0">
    <w:nsid w:val="64166934"/>
    <w:multiLevelType w:val="hybridMultilevel"/>
    <w:tmpl w:val="6E74DD8A"/>
    <w:lvl w:ilvl="0" w:tplc="946C5E32">
      <w:start w:val="1"/>
      <w:numFmt w:val="decimal"/>
      <w:lvlText w:val="%1."/>
      <w:lvlJc w:val="left"/>
      <w:pPr>
        <w:ind w:left="1020" w:hanging="360"/>
      </w:pPr>
    </w:lvl>
    <w:lvl w:ilvl="1" w:tplc="420671E8">
      <w:start w:val="1"/>
      <w:numFmt w:val="decimal"/>
      <w:lvlText w:val="%2."/>
      <w:lvlJc w:val="left"/>
      <w:pPr>
        <w:ind w:left="1020" w:hanging="360"/>
      </w:pPr>
    </w:lvl>
    <w:lvl w:ilvl="2" w:tplc="65F6FEEE">
      <w:start w:val="1"/>
      <w:numFmt w:val="decimal"/>
      <w:lvlText w:val="%3."/>
      <w:lvlJc w:val="left"/>
      <w:pPr>
        <w:ind w:left="1020" w:hanging="360"/>
      </w:pPr>
    </w:lvl>
    <w:lvl w:ilvl="3" w:tplc="AE9AEDB6">
      <w:start w:val="1"/>
      <w:numFmt w:val="decimal"/>
      <w:lvlText w:val="%4."/>
      <w:lvlJc w:val="left"/>
      <w:pPr>
        <w:ind w:left="1020" w:hanging="360"/>
      </w:pPr>
    </w:lvl>
    <w:lvl w:ilvl="4" w:tplc="0972A002">
      <w:start w:val="1"/>
      <w:numFmt w:val="decimal"/>
      <w:lvlText w:val="%5."/>
      <w:lvlJc w:val="left"/>
      <w:pPr>
        <w:ind w:left="1020" w:hanging="360"/>
      </w:pPr>
    </w:lvl>
    <w:lvl w:ilvl="5" w:tplc="034E13FA">
      <w:start w:val="1"/>
      <w:numFmt w:val="decimal"/>
      <w:lvlText w:val="%6."/>
      <w:lvlJc w:val="left"/>
      <w:pPr>
        <w:ind w:left="1020" w:hanging="360"/>
      </w:pPr>
    </w:lvl>
    <w:lvl w:ilvl="6" w:tplc="DA14F08A">
      <w:start w:val="1"/>
      <w:numFmt w:val="decimal"/>
      <w:lvlText w:val="%7."/>
      <w:lvlJc w:val="left"/>
      <w:pPr>
        <w:ind w:left="1020" w:hanging="360"/>
      </w:pPr>
    </w:lvl>
    <w:lvl w:ilvl="7" w:tplc="61A45F92">
      <w:start w:val="1"/>
      <w:numFmt w:val="decimal"/>
      <w:lvlText w:val="%8."/>
      <w:lvlJc w:val="left"/>
      <w:pPr>
        <w:ind w:left="1020" w:hanging="360"/>
      </w:pPr>
    </w:lvl>
    <w:lvl w:ilvl="8" w:tplc="BCCEAA74">
      <w:start w:val="1"/>
      <w:numFmt w:val="decimal"/>
      <w:lvlText w:val="%9."/>
      <w:lvlJc w:val="left"/>
      <w:pPr>
        <w:ind w:left="1020" w:hanging="360"/>
      </w:pPr>
    </w:lvl>
  </w:abstractNum>
  <w:abstractNum w:abstractNumId="70" w15:restartNumberingAfterBreak="0">
    <w:nsid w:val="6D8D7A7C"/>
    <w:multiLevelType w:val="multilevel"/>
    <w:tmpl w:val="718C9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74333B"/>
    <w:multiLevelType w:val="hybridMultilevel"/>
    <w:tmpl w:val="3356E90E"/>
    <w:lvl w:ilvl="0" w:tplc="7A929932">
      <w:start w:val="1"/>
      <w:numFmt w:val="decimal"/>
      <w:lvlText w:val="%1."/>
      <w:lvlJc w:val="left"/>
      <w:pPr>
        <w:ind w:left="1020" w:hanging="360"/>
      </w:pPr>
    </w:lvl>
    <w:lvl w:ilvl="1" w:tplc="7DF0FC5E">
      <w:start w:val="1"/>
      <w:numFmt w:val="decimal"/>
      <w:lvlText w:val="%2."/>
      <w:lvlJc w:val="left"/>
      <w:pPr>
        <w:ind w:left="1020" w:hanging="360"/>
      </w:pPr>
    </w:lvl>
    <w:lvl w:ilvl="2" w:tplc="60E23BE2">
      <w:start w:val="1"/>
      <w:numFmt w:val="decimal"/>
      <w:lvlText w:val="%3."/>
      <w:lvlJc w:val="left"/>
      <w:pPr>
        <w:ind w:left="1020" w:hanging="360"/>
      </w:pPr>
    </w:lvl>
    <w:lvl w:ilvl="3" w:tplc="CB90D470">
      <w:start w:val="1"/>
      <w:numFmt w:val="decimal"/>
      <w:lvlText w:val="%4."/>
      <w:lvlJc w:val="left"/>
      <w:pPr>
        <w:ind w:left="1020" w:hanging="360"/>
      </w:pPr>
    </w:lvl>
    <w:lvl w:ilvl="4" w:tplc="6CC430E0">
      <w:start w:val="1"/>
      <w:numFmt w:val="decimal"/>
      <w:lvlText w:val="%5."/>
      <w:lvlJc w:val="left"/>
      <w:pPr>
        <w:ind w:left="1020" w:hanging="360"/>
      </w:pPr>
    </w:lvl>
    <w:lvl w:ilvl="5" w:tplc="6E0E815C">
      <w:start w:val="1"/>
      <w:numFmt w:val="decimal"/>
      <w:lvlText w:val="%6."/>
      <w:lvlJc w:val="left"/>
      <w:pPr>
        <w:ind w:left="1020" w:hanging="360"/>
      </w:pPr>
    </w:lvl>
    <w:lvl w:ilvl="6" w:tplc="09182690">
      <w:start w:val="1"/>
      <w:numFmt w:val="decimal"/>
      <w:lvlText w:val="%7."/>
      <w:lvlJc w:val="left"/>
      <w:pPr>
        <w:ind w:left="1020" w:hanging="360"/>
      </w:pPr>
    </w:lvl>
    <w:lvl w:ilvl="7" w:tplc="AC9452AA">
      <w:start w:val="1"/>
      <w:numFmt w:val="decimal"/>
      <w:lvlText w:val="%8."/>
      <w:lvlJc w:val="left"/>
      <w:pPr>
        <w:ind w:left="1020" w:hanging="360"/>
      </w:pPr>
    </w:lvl>
    <w:lvl w:ilvl="8" w:tplc="BBF2BD7A">
      <w:start w:val="1"/>
      <w:numFmt w:val="decimal"/>
      <w:lvlText w:val="%9."/>
      <w:lvlJc w:val="left"/>
      <w:pPr>
        <w:ind w:left="1020" w:hanging="360"/>
      </w:pPr>
    </w:lvl>
  </w:abstractNum>
  <w:abstractNum w:abstractNumId="72" w15:restartNumberingAfterBreak="0">
    <w:nsid w:val="70205A1A"/>
    <w:multiLevelType w:val="hybridMultilevel"/>
    <w:tmpl w:val="DF66080C"/>
    <w:lvl w:ilvl="0" w:tplc="AFB8D854">
      <w:start w:val="1"/>
      <w:numFmt w:val="bullet"/>
      <w:lvlText w:val=""/>
      <w:lvlJc w:val="left"/>
      <w:pPr>
        <w:ind w:left="720" w:hanging="360"/>
      </w:pPr>
      <w:rPr>
        <w:rFonts w:ascii="Symbol" w:hAnsi="Symbol" w:hint="default"/>
      </w:rPr>
    </w:lvl>
    <w:lvl w:ilvl="1" w:tplc="ED7A2272">
      <w:numFmt w:val="bullet"/>
      <w:lvlText w:val="•"/>
      <w:lvlJc w:val="left"/>
      <w:pPr>
        <w:ind w:left="2385" w:hanging="1305"/>
      </w:pPr>
      <w:rPr>
        <w:rFonts w:ascii="Arial" w:eastAsiaTheme="minorHAnsi" w:hAnsi="Arial" w:cs="Arial"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70566BB9"/>
    <w:multiLevelType w:val="hybridMultilevel"/>
    <w:tmpl w:val="EBEA0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4" w15:restartNumberingAfterBreak="0">
    <w:nsid w:val="731A0EB5"/>
    <w:multiLevelType w:val="hybridMultilevel"/>
    <w:tmpl w:val="C19C10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5" w15:restartNumberingAfterBreak="0">
    <w:nsid w:val="752861E7"/>
    <w:multiLevelType w:val="multilevel"/>
    <w:tmpl w:val="2BDCDF2E"/>
    <w:lvl w:ilvl="0">
      <w:start w:val="1"/>
      <w:numFmt w:val="decimal"/>
      <w:lvlText w:val="%1.0"/>
      <w:lvlJc w:val="left"/>
      <w:pPr>
        <w:ind w:left="1080" w:hanging="720"/>
      </w:pPr>
      <w:rPr>
        <w:rFonts w:hint="default"/>
        <w:b/>
      </w:rPr>
    </w:lvl>
    <w:lvl w:ilvl="1">
      <w:start w:val="1"/>
      <w:numFmt w:val="decimal"/>
      <w:pStyle w:val="bullet11"/>
      <w:lvlText w:val="%1.%2"/>
      <w:lvlJc w:val="left"/>
      <w:pPr>
        <w:ind w:left="1800" w:hanging="720"/>
      </w:pPr>
      <w:rPr>
        <w:rFonts w:ascii="Arial" w:hAnsi="Arial" w:cs="Arial" w:hint="default"/>
        <w:b/>
        <w:sz w:val="20"/>
        <w:szCs w:val="20"/>
      </w:rPr>
    </w:lvl>
    <w:lvl w:ilvl="2">
      <w:start w:val="1"/>
      <w:numFmt w:val="decimal"/>
      <w:pStyle w:val="Bullet111"/>
      <w:lvlText w:val="%1.%2.%3"/>
      <w:lvlJc w:val="left"/>
      <w:pPr>
        <w:ind w:left="2520" w:hanging="720"/>
      </w:pPr>
      <w:rPr>
        <w:rFonts w:hint="default"/>
        <w:b w:val="0"/>
        <w:sz w:val="20"/>
        <w:szCs w:val="20"/>
      </w:rPr>
    </w:lvl>
    <w:lvl w:ilvl="3">
      <w:start w:val="1"/>
      <w:numFmt w:val="decimal"/>
      <w:pStyle w:val="bullet1111"/>
      <w:lvlText w:val="%1.%2.%3.%4"/>
      <w:lvlJc w:val="left"/>
      <w:pPr>
        <w:ind w:left="3240" w:hanging="720"/>
      </w:pPr>
      <w:rPr>
        <w:rFonts w:hint="default"/>
        <w:b w:val="0"/>
      </w:rPr>
    </w:lvl>
    <w:lvl w:ilvl="4">
      <w:start w:val="1"/>
      <w:numFmt w:val="decimal"/>
      <w:lvlText w:val="%1.%2.%3.%4.%5"/>
      <w:lvlJc w:val="left"/>
      <w:pPr>
        <w:ind w:left="4320" w:hanging="1080"/>
      </w:pPr>
      <w:rPr>
        <w:rFonts w:hint="default"/>
        <w:b/>
      </w:rPr>
    </w:lvl>
    <w:lvl w:ilvl="5">
      <w:start w:val="1"/>
      <w:numFmt w:val="decimal"/>
      <w:lvlText w:val="%1.%2.%3.%4.%5.%6"/>
      <w:lvlJc w:val="left"/>
      <w:pPr>
        <w:ind w:left="5040" w:hanging="1080"/>
      </w:pPr>
      <w:rPr>
        <w:rFonts w:hint="default"/>
        <w:b/>
      </w:rPr>
    </w:lvl>
    <w:lvl w:ilvl="6">
      <w:start w:val="1"/>
      <w:numFmt w:val="decimal"/>
      <w:lvlText w:val="%1.%2.%3.%4.%5.%6.%7"/>
      <w:lvlJc w:val="left"/>
      <w:pPr>
        <w:ind w:left="6120" w:hanging="1440"/>
      </w:pPr>
      <w:rPr>
        <w:rFonts w:hint="default"/>
        <w:b/>
      </w:rPr>
    </w:lvl>
    <w:lvl w:ilvl="7">
      <w:start w:val="1"/>
      <w:numFmt w:val="decimal"/>
      <w:lvlText w:val="%1.%2.%3.%4.%5.%6.%7.%8"/>
      <w:lvlJc w:val="left"/>
      <w:pPr>
        <w:ind w:left="6840" w:hanging="1440"/>
      </w:pPr>
      <w:rPr>
        <w:rFonts w:hint="default"/>
        <w:b/>
      </w:rPr>
    </w:lvl>
    <w:lvl w:ilvl="8">
      <w:start w:val="1"/>
      <w:numFmt w:val="decimal"/>
      <w:lvlText w:val="%1.%2.%3.%4.%5.%6.%7.%8.%9"/>
      <w:lvlJc w:val="left"/>
      <w:pPr>
        <w:ind w:left="7920" w:hanging="1800"/>
      </w:pPr>
      <w:rPr>
        <w:rFonts w:hint="default"/>
        <w:b/>
      </w:rPr>
    </w:lvl>
  </w:abstractNum>
  <w:abstractNum w:abstractNumId="76" w15:restartNumberingAfterBreak="0">
    <w:nsid w:val="758827C1"/>
    <w:multiLevelType w:val="hybridMultilevel"/>
    <w:tmpl w:val="A6EE7E28"/>
    <w:lvl w:ilvl="0" w:tplc="04060005">
      <w:start w:val="1"/>
      <w:numFmt w:val="bullet"/>
      <w:lvlText w:val=""/>
      <w:lvlJc w:val="left"/>
      <w:pPr>
        <w:ind w:left="1077" w:hanging="360"/>
      </w:pPr>
      <w:rPr>
        <w:rFonts w:ascii="Wingdings" w:hAnsi="Wingdings" w:hint="default"/>
        <w:b w:val="0"/>
        <w:i w:val="0"/>
        <w:color w:val="auto"/>
        <w:sz w:val="20"/>
      </w:rPr>
    </w:lvl>
    <w:lvl w:ilvl="1" w:tplc="10000003">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77" w15:restartNumberingAfterBreak="0">
    <w:nsid w:val="76847589"/>
    <w:multiLevelType w:val="hybridMultilevel"/>
    <w:tmpl w:val="EF320AF8"/>
    <w:lvl w:ilvl="0" w:tplc="04060001">
      <w:start w:val="1"/>
      <w:numFmt w:val="bullet"/>
      <w:lvlText w:val=""/>
      <w:lvlJc w:val="left"/>
      <w:pPr>
        <w:ind w:left="533" w:hanging="360"/>
      </w:pPr>
      <w:rPr>
        <w:rFonts w:ascii="Symbol" w:hAnsi="Symbol" w:hint="default"/>
      </w:rPr>
    </w:lvl>
    <w:lvl w:ilvl="1" w:tplc="04060003" w:tentative="1">
      <w:start w:val="1"/>
      <w:numFmt w:val="bullet"/>
      <w:lvlText w:val="o"/>
      <w:lvlJc w:val="left"/>
      <w:pPr>
        <w:ind w:left="1253" w:hanging="360"/>
      </w:pPr>
      <w:rPr>
        <w:rFonts w:ascii="Courier New" w:hAnsi="Courier New" w:cs="Courier New" w:hint="default"/>
      </w:rPr>
    </w:lvl>
    <w:lvl w:ilvl="2" w:tplc="04060005" w:tentative="1">
      <w:start w:val="1"/>
      <w:numFmt w:val="bullet"/>
      <w:lvlText w:val=""/>
      <w:lvlJc w:val="left"/>
      <w:pPr>
        <w:ind w:left="1973" w:hanging="360"/>
      </w:pPr>
      <w:rPr>
        <w:rFonts w:ascii="Wingdings" w:hAnsi="Wingdings" w:hint="default"/>
      </w:rPr>
    </w:lvl>
    <w:lvl w:ilvl="3" w:tplc="04060001" w:tentative="1">
      <w:start w:val="1"/>
      <w:numFmt w:val="bullet"/>
      <w:lvlText w:val=""/>
      <w:lvlJc w:val="left"/>
      <w:pPr>
        <w:ind w:left="2693" w:hanging="360"/>
      </w:pPr>
      <w:rPr>
        <w:rFonts w:ascii="Symbol" w:hAnsi="Symbol" w:hint="default"/>
      </w:rPr>
    </w:lvl>
    <w:lvl w:ilvl="4" w:tplc="04060003" w:tentative="1">
      <w:start w:val="1"/>
      <w:numFmt w:val="bullet"/>
      <w:lvlText w:val="o"/>
      <w:lvlJc w:val="left"/>
      <w:pPr>
        <w:ind w:left="3413" w:hanging="360"/>
      </w:pPr>
      <w:rPr>
        <w:rFonts w:ascii="Courier New" w:hAnsi="Courier New" w:cs="Courier New" w:hint="default"/>
      </w:rPr>
    </w:lvl>
    <w:lvl w:ilvl="5" w:tplc="04060005" w:tentative="1">
      <w:start w:val="1"/>
      <w:numFmt w:val="bullet"/>
      <w:lvlText w:val=""/>
      <w:lvlJc w:val="left"/>
      <w:pPr>
        <w:ind w:left="4133" w:hanging="360"/>
      </w:pPr>
      <w:rPr>
        <w:rFonts w:ascii="Wingdings" w:hAnsi="Wingdings" w:hint="default"/>
      </w:rPr>
    </w:lvl>
    <w:lvl w:ilvl="6" w:tplc="04060001" w:tentative="1">
      <w:start w:val="1"/>
      <w:numFmt w:val="bullet"/>
      <w:lvlText w:val=""/>
      <w:lvlJc w:val="left"/>
      <w:pPr>
        <w:ind w:left="4853" w:hanging="360"/>
      </w:pPr>
      <w:rPr>
        <w:rFonts w:ascii="Symbol" w:hAnsi="Symbol" w:hint="default"/>
      </w:rPr>
    </w:lvl>
    <w:lvl w:ilvl="7" w:tplc="04060003" w:tentative="1">
      <w:start w:val="1"/>
      <w:numFmt w:val="bullet"/>
      <w:lvlText w:val="o"/>
      <w:lvlJc w:val="left"/>
      <w:pPr>
        <w:ind w:left="5573" w:hanging="360"/>
      </w:pPr>
      <w:rPr>
        <w:rFonts w:ascii="Courier New" w:hAnsi="Courier New" w:cs="Courier New" w:hint="default"/>
      </w:rPr>
    </w:lvl>
    <w:lvl w:ilvl="8" w:tplc="04060005" w:tentative="1">
      <w:start w:val="1"/>
      <w:numFmt w:val="bullet"/>
      <w:lvlText w:val=""/>
      <w:lvlJc w:val="left"/>
      <w:pPr>
        <w:ind w:left="6293" w:hanging="360"/>
      </w:pPr>
      <w:rPr>
        <w:rFonts w:ascii="Wingdings" w:hAnsi="Wingdings" w:hint="default"/>
      </w:rPr>
    </w:lvl>
  </w:abstractNum>
  <w:abstractNum w:abstractNumId="78" w15:restartNumberingAfterBreak="0">
    <w:nsid w:val="76BE1AFB"/>
    <w:multiLevelType w:val="hybridMultilevel"/>
    <w:tmpl w:val="7D9ADE60"/>
    <w:lvl w:ilvl="0" w:tplc="04060001">
      <w:start w:val="1"/>
      <w:numFmt w:val="bullet"/>
      <w:lvlText w:val=""/>
      <w:lvlJc w:val="left"/>
      <w:pPr>
        <w:ind w:left="573" w:hanging="360"/>
      </w:pPr>
      <w:rPr>
        <w:rFonts w:ascii="Symbol" w:hAnsi="Symbol" w:hint="default"/>
      </w:rPr>
    </w:lvl>
    <w:lvl w:ilvl="1" w:tplc="04060003" w:tentative="1">
      <w:start w:val="1"/>
      <w:numFmt w:val="bullet"/>
      <w:lvlText w:val="o"/>
      <w:lvlJc w:val="left"/>
      <w:pPr>
        <w:ind w:left="1293" w:hanging="360"/>
      </w:pPr>
      <w:rPr>
        <w:rFonts w:ascii="Courier New" w:hAnsi="Courier New" w:cs="Courier New" w:hint="default"/>
      </w:rPr>
    </w:lvl>
    <w:lvl w:ilvl="2" w:tplc="04060005" w:tentative="1">
      <w:start w:val="1"/>
      <w:numFmt w:val="bullet"/>
      <w:lvlText w:val=""/>
      <w:lvlJc w:val="left"/>
      <w:pPr>
        <w:ind w:left="2013" w:hanging="360"/>
      </w:pPr>
      <w:rPr>
        <w:rFonts w:ascii="Wingdings" w:hAnsi="Wingdings" w:hint="default"/>
      </w:rPr>
    </w:lvl>
    <w:lvl w:ilvl="3" w:tplc="04060001" w:tentative="1">
      <w:start w:val="1"/>
      <w:numFmt w:val="bullet"/>
      <w:lvlText w:val=""/>
      <w:lvlJc w:val="left"/>
      <w:pPr>
        <w:ind w:left="2733" w:hanging="360"/>
      </w:pPr>
      <w:rPr>
        <w:rFonts w:ascii="Symbol" w:hAnsi="Symbol" w:hint="default"/>
      </w:rPr>
    </w:lvl>
    <w:lvl w:ilvl="4" w:tplc="04060003" w:tentative="1">
      <w:start w:val="1"/>
      <w:numFmt w:val="bullet"/>
      <w:lvlText w:val="o"/>
      <w:lvlJc w:val="left"/>
      <w:pPr>
        <w:ind w:left="3453" w:hanging="360"/>
      </w:pPr>
      <w:rPr>
        <w:rFonts w:ascii="Courier New" w:hAnsi="Courier New" w:cs="Courier New" w:hint="default"/>
      </w:rPr>
    </w:lvl>
    <w:lvl w:ilvl="5" w:tplc="04060005" w:tentative="1">
      <w:start w:val="1"/>
      <w:numFmt w:val="bullet"/>
      <w:lvlText w:val=""/>
      <w:lvlJc w:val="left"/>
      <w:pPr>
        <w:ind w:left="4173" w:hanging="360"/>
      </w:pPr>
      <w:rPr>
        <w:rFonts w:ascii="Wingdings" w:hAnsi="Wingdings" w:hint="default"/>
      </w:rPr>
    </w:lvl>
    <w:lvl w:ilvl="6" w:tplc="04060001" w:tentative="1">
      <w:start w:val="1"/>
      <w:numFmt w:val="bullet"/>
      <w:lvlText w:val=""/>
      <w:lvlJc w:val="left"/>
      <w:pPr>
        <w:ind w:left="4893" w:hanging="360"/>
      </w:pPr>
      <w:rPr>
        <w:rFonts w:ascii="Symbol" w:hAnsi="Symbol" w:hint="default"/>
      </w:rPr>
    </w:lvl>
    <w:lvl w:ilvl="7" w:tplc="04060003" w:tentative="1">
      <w:start w:val="1"/>
      <w:numFmt w:val="bullet"/>
      <w:lvlText w:val="o"/>
      <w:lvlJc w:val="left"/>
      <w:pPr>
        <w:ind w:left="5613" w:hanging="360"/>
      </w:pPr>
      <w:rPr>
        <w:rFonts w:ascii="Courier New" w:hAnsi="Courier New" w:cs="Courier New" w:hint="default"/>
      </w:rPr>
    </w:lvl>
    <w:lvl w:ilvl="8" w:tplc="04060005" w:tentative="1">
      <w:start w:val="1"/>
      <w:numFmt w:val="bullet"/>
      <w:lvlText w:val=""/>
      <w:lvlJc w:val="left"/>
      <w:pPr>
        <w:ind w:left="6333" w:hanging="360"/>
      </w:pPr>
      <w:rPr>
        <w:rFonts w:ascii="Wingdings" w:hAnsi="Wingdings" w:hint="default"/>
      </w:rPr>
    </w:lvl>
  </w:abstractNum>
  <w:abstractNum w:abstractNumId="79" w15:restartNumberingAfterBreak="0">
    <w:nsid w:val="77BB1376"/>
    <w:multiLevelType w:val="hybridMultilevel"/>
    <w:tmpl w:val="9F9E0766"/>
    <w:lvl w:ilvl="0" w:tplc="449EDCC0">
      <w:start w:val="1"/>
      <w:numFmt w:val="decimal"/>
      <w:lvlText w:val="%1."/>
      <w:lvlJc w:val="left"/>
      <w:pPr>
        <w:ind w:left="1020" w:hanging="360"/>
      </w:pPr>
    </w:lvl>
    <w:lvl w:ilvl="1" w:tplc="68E244BE">
      <w:start w:val="1"/>
      <w:numFmt w:val="decimal"/>
      <w:lvlText w:val="%2."/>
      <w:lvlJc w:val="left"/>
      <w:pPr>
        <w:ind w:left="1020" w:hanging="360"/>
      </w:pPr>
    </w:lvl>
    <w:lvl w:ilvl="2" w:tplc="9A926E92">
      <w:start w:val="1"/>
      <w:numFmt w:val="decimal"/>
      <w:lvlText w:val="%3."/>
      <w:lvlJc w:val="left"/>
      <w:pPr>
        <w:ind w:left="1020" w:hanging="360"/>
      </w:pPr>
    </w:lvl>
    <w:lvl w:ilvl="3" w:tplc="5F06BFC6">
      <w:start w:val="1"/>
      <w:numFmt w:val="decimal"/>
      <w:lvlText w:val="%4."/>
      <w:lvlJc w:val="left"/>
      <w:pPr>
        <w:ind w:left="1020" w:hanging="360"/>
      </w:pPr>
    </w:lvl>
    <w:lvl w:ilvl="4" w:tplc="BFC46690">
      <w:start w:val="1"/>
      <w:numFmt w:val="decimal"/>
      <w:lvlText w:val="%5."/>
      <w:lvlJc w:val="left"/>
      <w:pPr>
        <w:ind w:left="1020" w:hanging="360"/>
      </w:pPr>
    </w:lvl>
    <w:lvl w:ilvl="5" w:tplc="4198E8F0">
      <w:start w:val="1"/>
      <w:numFmt w:val="decimal"/>
      <w:lvlText w:val="%6."/>
      <w:lvlJc w:val="left"/>
      <w:pPr>
        <w:ind w:left="1020" w:hanging="360"/>
      </w:pPr>
    </w:lvl>
    <w:lvl w:ilvl="6" w:tplc="CD12D0AA">
      <w:start w:val="1"/>
      <w:numFmt w:val="decimal"/>
      <w:lvlText w:val="%7."/>
      <w:lvlJc w:val="left"/>
      <w:pPr>
        <w:ind w:left="1020" w:hanging="360"/>
      </w:pPr>
    </w:lvl>
    <w:lvl w:ilvl="7" w:tplc="895038AE">
      <w:start w:val="1"/>
      <w:numFmt w:val="decimal"/>
      <w:lvlText w:val="%8."/>
      <w:lvlJc w:val="left"/>
      <w:pPr>
        <w:ind w:left="1020" w:hanging="360"/>
      </w:pPr>
    </w:lvl>
    <w:lvl w:ilvl="8" w:tplc="EC60C0C0">
      <w:start w:val="1"/>
      <w:numFmt w:val="decimal"/>
      <w:lvlText w:val="%9."/>
      <w:lvlJc w:val="left"/>
      <w:pPr>
        <w:ind w:left="1020" w:hanging="360"/>
      </w:pPr>
    </w:lvl>
  </w:abstractNum>
  <w:abstractNum w:abstractNumId="80" w15:restartNumberingAfterBreak="0">
    <w:nsid w:val="77FA7356"/>
    <w:multiLevelType w:val="hybridMultilevel"/>
    <w:tmpl w:val="078E1D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78AA6F58"/>
    <w:multiLevelType w:val="hybridMultilevel"/>
    <w:tmpl w:val="C4743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A73602C"/>
    <w:multiLevelType w:val="hybridMultilevel"/>
    <w:tmpl w:val="931280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7AC11AF5"/>
    <w:multiLevelType w:val="hybridMultilevel"/>
    <w:tmpl w:val="BE602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7D237423"/>
    <w:multiLevelType w:val="hybridMultilevel"/>
    <w:tmpl w:val="19AE76C6"/>
    <w:lvl w:ilvl="0" w:tplc="B52CE8FE">
      <w:start w:val="1"/>
      <w:numFmt w:val="decimal"/>
      <w:lvlText w:val="%1."/>
      <w:lvlJc w:val="left"/>
      <w:pPr>
        <w:ind w:left="391" w:hanging="360"/>
      </w:pPr>
      <w:rPr>
        <w:rFonts w:hint="default"/>
      </w:rPr>
    </w:lvl>
    <w:lvl w:ilvl="1" w:tplc="04060019" w:tentative="1">
      <w:start w:val="1"/>
      <w:numFmt w:val="lowerLetter"/>
      <w:lvlText w:val="%2."/>
      <w:lvlJc w:val="left"/>
      <w:pPr>
        <w:ind w:left="1111" w:hanging="360"/>
      </w:pPr>
    </w:lvl>
    <w:lvl w:ilvl="2" w:tplc="0406001B" w:tentative="1">
      <w:start w:val="1"/>
      <w:numFmt w:val="lowerRoman"/>
      <w:lvlText w:val="%3."/>
      <w:lvlJc w:val="right"/>
      <w:pPr>
        <w:ind w:left="1831" w:hanging="180"/>
      </w:pPr>
    </w:lvl>
    <w:lvl w:ilvl="3" w:tplc="0406000F" w:tentative="1">
      <w:start w:val="1"/>
      <w:numFmt w:val="decimal"/>
      <w:lvlText w:val="%4."/>
      <w:lvlJc w:val="left"/>
      <w:pPr>
        <w:ind w:left="2551" w:hanging="360"/>
      </w:pPr>
    </w:lvl>
    <w:lvl w:ilvl="4" w:tplc="04060019" w:tentative="1">
      <w:start w:val="1"/>
      <w:numFmt w:val="lowerLetter"/>
      <w:lvlText w:val="%5."/>
      <w:lvlJc w:val="left"/>
      <w:pPr>
        <w:ind w:left="3271" w:hanging="360"/>
      </w:pPr>
    </w:lvl>
    <w:lvl w:ilvl="5" w:tplc="0406001B" w:tentative="1">
      <w:start w:val="1"/>
      <w:numFmt w:val="lowerRoman"/>
      <w:lvlText w:val="%6."/>
      <w:lvlJc w:val="right"/>
      <w:pPr>
        <w:ind w:left="3991" w:hanging="180"/>
      </w:pPr>
    </w:lvl>
    <w:lvl w:ilvl="6" w:tplc="0406000F" w:tentative="1">
      <w:start w:val="1"/>
      <w:numFmt w:val="decimal"/>
      <w:lvlText w:val="%7."/>
      <w:lvlJc w:val="left"/>
      <w:pPr>
        <w:ind w:left="4711" w:hanging="360"/>
      </w:pPr>
    </w:lvl>
    <w:lvl w:ilvl="7" w:tplc="04060019" w:tentative="1">
      <w:start w:val="1"/>
      <w:numFmt w:val="lowerLetter"/>
      <w:lvlText w:val="%8."/>
      <w:lvlJc w:val="left"/>
      <w:pPr>
        <w:ind w:left="5431" w:hanging="360"/>
      </w:pPr>
    </w:lvl>
    <w:lvl w:ilvl="8" w:tplc="0406001B" w:tentative="1">
      <w:start w:val="1"/>
      <w:numFmt w:val="lowerRoman"/>
      <w:lvlText w:val="%9."/>
      <w:lvlJc w:val="right"/>
      <w:pPr>
        <w:ind w:left="6151" w:hanging="180"/>
      </w:pPr>
    </w:lvl>
  </w:abstractNum>
  <w:abstractNum w:abstractNumId="85" w15:restartNumberingAfterBreak="0">
    <w:nsid w:val="7DD93C6B"/>
    <w:multiLevelType w:val="hybridMultilevel"/>
    <w:tmpl w:val="0B30932C"/>
    <w:lvl w:ilvl="0" w:tplc="97CCE8B6">
      <w:start w:val="1"/>
      <w:numFmt w:val="decimal"/>
      <w:lvlText w:val="%1."/>
      <w:lvlJc w:val="left"/>
      <w:pPr>
        <w:ind w:left="1020" w:hanging="360"/>
      </w:pPr>
    </w:lvl>
    <w:lvl w:ilvl="1" w:tplc="2BACD1C2">
      <w:start w:val="1"/>
      <w:numFmt w:val="decimal"/>
      <w:lvlText w:val="%2."/>
      <w:lvlJc w:val="left"/>
      <w:pPr>
        <w:ind w:left="1020" w:hanging="360"/>
      </w:pPr>
    </w:lvl>
    <w:lvl w:ilvl="2" w:tplc="BCF0C740">
      <w:start w:val="1"/>
      <w:numFmt w:val="decimal"/>
      <w:lvlText w:val="%3."/>
      <w:lvlJc w:val="left"/>
      <w:pPr>
        <w:ind w:left="1020" w:hanging="360"/>
      </w:pPr>
    </w:lvl>
    <w:lvl w:ilvl="3" w:tplc="82EC0800">
      <w:start w:val="1"/>
      <w:numFmt w:val="decimal"/>
      <w:lvlText w:val="%4."/>
      <w:lvlJc w:val="left"/>
      <w:pPr>
        <w:ind w:left="1020" w:hanging="360"/>
      </w:pPr>
    </w:lvl>
    <w:lvl w:ilvl="4" w:tplc="61660DC4">
      <w:start w:val="1"/>
      <w:numFmt w:val="decimal"/>
      <w:lvlText w:val="%5."/>
      <w:lvlJc w:val="left"/>
      <w:pPr>
        <w:ind w:left="1020" w:hanging="360"/>
      </w:pPr>
    </w:lvl>
    <w:lvl w:ilvl="5" w:tplc="8256C236">
      <w:start w:val="1"/>
      <w:numFmt w:val="decimal"/>
      <w:lvlText w:val="%6."/>
      <w:lvlJc w:val="left"/>
      <w:pPr>
        <w:ind w:left="1020" w:hanging="360"/>
      </w:pPr>
    </w:lvl>
    <w:lvl w:ilvl="6" w:tplc="306E7AE0">
      <w:start w:val="1"/>
      <w:numFmt w:val="decimal"/>
      <w:lvlText w:val="%7."/>
      <w:lvlJc w:val="left"/>
      <w:pPr>
        <w:ind w:left="1020" w:hanging="360"/>
      </w:pPr>
    </w:lvl>
    <w:lvl w:ilvl="7" w:tplc="776E1DBE">
      <w:start w:val="1"/>
      <w:numFmt w:val="decimal"/>
      <w:lvlText w:val="%8."/>
      <w:lvlJc w:val="left"/>
      <w:pPr>
        <w:ind w:left="1020" w:hanging="360"/>
      </w:pPr>
    </w:lvl>
    <w:lvl w:ilvl="8" w:tplc="64161EC0">
      <w:start w:val="1"/>
      <w:numFmt w:val="decimal"/>
      <w:lvlText w:val="%9."/>
      <w:lvlJc w:val="left"/>
      <w:pPr>
        <w:ind w:left="1020" w:hanging="360"/>
      </w:pPr>
    </w:lvl>
  </w:abstractNum>
  <w:abstractNum w:abstractNumId="86" w15:restartNumberingAfterBreak="0">
    <w:nsid w:val="7E0F667C"/>
    <w:multiLevelType w:val="hybridMultilevel"/>
    <w:tmpl w:val="BBDEE648"/>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87" w15:restartNumberingAfterBreak="0">
    <w:nsid w:val="7E4F6B0A"/>
    <w:multiLevelType w:val="hybridMultilevel"/>
    <w:tmpl w:val="35103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pStyle w:val="Style1"/>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E682341"/>
    <w:multiLevelType w:val="hybridMultilevel"/>
    <w:tmpl w:val="7E7CC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7EB77ADF"/>
    <w:multiLevelType w:val="hybridMultilevel"/>
    <w:tmpl w:val="31E233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3855557">
    <w:abstractNumId w:val="44"/>
  </w:num>
  <w:num w:numId="2" w16cid:durableId="1523398901">
    <w:abstractNumId w:val="19"/>
  </w:num>
  <w:num w:numId="3" w16cid:durableId="1269964558">
    <w:abstractNumId w:val="27"/>
  </w:num>
  <w:num w:numId="4" w16cid:durableId="2082482186">
    <w:abstractNumId w:val="87"/>
  </w:num>
  <w:num w:numId="5" w16cid:durableId="1320575967">
    <w:abstractNumId w:val="75"/>
  </w:num>
  <w:num w:numId="6" w16cid:durableId="1697733019">
    <w:abstractNumId w:val="24"/>
  </w:num>
  <w:num w:numId="7" w16cid:durableId="1844659780">
    <w:abstractNumId w:val="0"/>
  </w:num>
  <w:num w:numId="8" w16cid:durableId="413209556">
    <w:abstractNumId w:val="65"/>
  </w:num>
  <w:num w:numId="9" w16cid:durableId="806315716">
    <w:abstractNumId w:val="40"/>
  </w:num>
  <w:num w:numId="10" w16cid:durableId="729495172">
    <w:abstractNumId w:val="33"/>
  </w:num>
  <w:num w:numId="11" w16cid:durableId="1183517112">
    <w:abstractNumId w:val="4"/>
  </w:num>
  <w:num w:numId="12" w16cid:durableId="901604561">
    <w:abstractNumId w:val="67"/>
  </w:num>
  <w:num w:numId="13" w16cid:durableId="1333609876">
    <w:abstractNumId w:val="2"/>
  </w:num>
  <w:num w:numId="14" w16cid:durableId="180439908">
    <w:abstractNumId w:val="11"/>
  </w:num>
  <w:num w:numId="15" w16cid:durableId="1380781194">
    <w:abstractNumId w:val="54"/>
  </w:num>
  <w:num w:numId="16" w16cid:durableId="2036468068">
    <w:abstractNumId w:val="73"/>
  </w:num>
  <w:num w:numId="17" w16cid:durableId="883247590">
    <w:abstractNumId w:val="53"/>
  </w:num>
  <w:num w:numId="18" w16cid:durableId="1388265092">
    <w:abstractNumId w:val="6"/>
  </w:num>
  <w:num w:numId="19" w16cid:durableId="1927423378">
    <w:abstractNumId w:val="18"/>
  </w:num>
  <w:num w:numId="20" w16cid:durableId="1266186822">
    <w:abstractNumId w:val="25"/>
  </w:num>
  <w:num w:numId="21" w16cid:durableId="686758677">
    <w:abstractNumId w:val="32"/>
  </w:num>
  <w:num w:numId="22" w16cid:durableId="898589679">
    <w:abstractNumId w:val="8"/>
  </w:num>
  <w:num w:numId="23" w16cid:durableId="1926373469">
    <w:abstractNumId w:val="48"/>
  </w:num>
  <w:num w:numId="24" w16cid:durableId="1034422087">
    <w:abstractNumId w:val="62"/>
  </w:num>
  <w:num w:numId="25" w16cid:durableId="1297295442">
    <w:abstractNumId w:val="23"/>
  </w:num>
  <w:num w:numId="26" w16cid:durableId="769082773">
    <w:abstractNumId w:val="83"/>
  </w:num>
  <w:num w:numId="27" w16cid:durableId="1092315030">
    <w:abstractNumId w:val="38"/>
  </w:num>
  <w:num w:numId="28" w16cid:durableId="271400518">
    <w:abstractNumId w:val="89"/>
  </w:num>
  <w:num w:numId="29" w16cid:durableId="1192644253">
    <w:abstractNumId w:val="21"/>
  </w:num>
  <w:num w:numId="30" w16cid:durableId="1881622840">
    <w:abstractNumId w:val="55"/>
  </w:num>
  <w:num w:numId="31" w16cid:durableId="870727690">
    <w:abstractNumId w:val="86"/>
  </w:num>
  <w:num w:numId="32" w16cid:durableId="2094158115">
    <w:abstractNumId w:val="58"/>
  </w:num>
  <w:num w:numId="33" w16cid:durableId="1023171892">
    <w:abstractNumId w:val="82"/>
  </w:num>
  <w:num w:numId="34" w16cid:durableId="806246380">
    <w:abstractNumId w:val="76"/>
  </w:num>
  <w:num w:numId="35" w16cid:durableId="1777288935">
    <w:abstractNumId w:val="30"/>
  </w:num>
  <w:num w:numId="36" w16cid:durableId="661591930">
    <w:abstractNumId w:val="26"/>
  </w:num>
  <w:num w:numId="37" w16cid:durableId="1206336952">
    <w:abstractNumId w:val="49"/>
  </w:num>
  <w:num w:numId="38" w16cid:durableId="389771223">
    <w:abstractNumId w:val="16"/>
  </w:num>
  <w:num w:numId="39" w16cid:durableId="299381148">
    <w:abstractNumId w:val="59"/>
  </w:num>
  <w:num w:numId="40" w16cid:durableId="2145072648">
    <w:abstractNumId w:val="61"/>
  </w:num>
  <w:num w:numId="41" w16cid:durableId="332953788">
    <w:abstractNumId w:val="39"/>
  </w:num>
  <w:num w:numId="42" w16cid:durableId="349643357">
    <w:abstractNumId w:val="56"/>
  </w:num>
  <w:num w:numId="43" w16cid:durableId="871695146">
    <w:abstractNumId w:val="10"/>
  </w:num>
  <w:num w:numId="44" w16cid:durableId="2102529638">
    <w:abstractNumId w:val="35"/>
  </w:num>
  <w:num w:numId="45" w16cid:durableId="45422230">
    <w:abstractNumId w:val="80"/>
  </w:num>
  <w:num w:numId="46" w16cid:durableId="411122847">
    <w:abstractNumId w:val="1"/>
  </w:num>
  <w:num w:numId="47" w16cid:durableId="1561281276">
    <w:abstractNumId w:val="5"/>
  </w:num>
  <w:num w:numId="48" w16cid:durableId="156463784">
    <w:abstractNumId w:val="50"/>
  </w:num>
  <w:num w:numId="49" w16cid:durableId="1884096079">
    <w:abstractNumId w:val="77"/>
  </w:num>
  <w:num w:numId="50" w16cid:durableId="608008870">
    <w:abstractNumId w:val="78"/>
  </w:num>
  <w:num w:numId="51" w16cid:durableId="224920823">
    <w:abstractNumId w:val="7"/>
  </w:num>
  <w:num w:numId="52" w16cid:durableId="956764537">
    <w:abstractNumId w:val="84"/>
  </w:num>
  <w:num w:numId="53" w16cid:durableId="202906249">
    <w:abstractNumId w:val="9"/>
  </w:num>
  <w:num w:numId="54" w16cid:durableId="811563178">
    <w:abstractNumId w:val="68"/>
  </w:num>
  <w:num w:numId="55" w16cid:durableId="679310775">
    <w:abstractNumId w:val="17"/>
  </w:num>
  <w:num w:numId="56" w16cid:durableId="2089225022">
    <w:abstractNumId w:val="74"/>
  </w:num>
  <w:num w:numId="57" w16cid:durableId="1473519777">
    <w:abstractNumId w:val="28"/>
  </w:num>
  <w:num w:numId="58" w16cid:durableId="1407339398">
    <w:abstractNumId w:val="88"/>
  </w:num>
  <w:num w:numId="59" w16cid:durableId="1307467195">
    <w:abstractNumId w:val="3"/>
  </w:num>
  <w:num w:numId="60" w16cid:durableId="1547133783">
    <w:abstractNumId w:val="60"/>
  </w:num>
  <w:num w:numId="61" w16cid:durableId="1939673981">
    <w:abstractNumId w:val="72"/>
  </w:num>
  <w:num w:numId="62" w16cid:durableId="388848345">
    <w:abstractNumId w:val="45"/>
  </w:num>
  <w:num w:numId="63" w16cid:durableId="995458426">
    <w:abstractNumId w:val="51"/>
  </w:num>
  <w:num w:numId="64" w16cid:durableId="1532692916">
    <w:abstractNumId w:val="63"/>
  </w:num>
  <w:num w:numId="65" w16cid:durableId="1043360569">
    <w:abstractNumId w:val="15"/>
  </w:num>
  <w:num w:numId="66" w16cid:durableId="196311371">
    <w:abstractNumId w:val="22"/>
  </w:num>
  <w:num w:numId="67" w16cid:durableId="827525963">
    <w:abstractNumId w:val="37"/>
  </w:num>
  <w:num w:numId="68" w16cid:durableId="380398127">
    <w:abstractNumId w:val="14"/>
  </w:num>
  <w:num w:numId="69" w16cid:durableId="1906837602">
    <w:abstractNumId w:val="47"/>
  </w:num>
  <w:num w:numId="70" w16cid:durableId="887105433">
    <w:abstractNumId w:val="46"/>
  </w:num>
  <w:num w:numId="71" w16cid:durableId="1219395574">
    <w:abstractNumId w:val="12"/>
  </w:num>
  <w:num w:numId="72" w16cid:durableId="142897279">
    <w:abstractNumId w:val="31"/>
  </w:num>
  <w:num w:numId="73" w16cid:durableId="294221286">
    <w:abstractNumId w:val="13"/>
  </w:num>
  <w:num w:numId="74" w16cid:durableId="730158457">
    <w:abstractNumId w:val="41"/>
  </w:num>
  <w:num w:numId="75" w16cid:durableId="274530888">
    <w:abstractNumId w:val="81"/>
  </w:num>
  <w:num w:numId="76" w16cid:durableId="1709067712">
    <w:abstractNumId w:val="70"/>
  </w:num>
  <w:num w:numId="77" w16cid:durableId="1822192620">
    <w:abstractNumId w:val="42"/>
  </w:num>
  <w:num w:numId="78" w16cid:durableId="1444032939">
    <w:abstractNumId w:val="52"/>
  </w:num>
  <w:num w:numId="79" w16cid:durableId="1762218681">
    <w:abstractNumId w:val="36"/>
  </w:num>
  <w:num w:numId="80" w16cid:durableId="200828941">
    <w:abstractNumId w:val="79"/>
  </w:num>
  <w:num w:numId="81" w16cid:durableId="204561659">
    <w:abstractNumId w:val="64"/>
  </w:num>
  <w:num w:numId="82" w16cid:durableId="2145272696">
    <w:abstractNumId w:val="66"/>
  </w:num>
  <w:num w:numId="83" w16cid:durableId="286158585">
    <w:abstractNumId w:val="29"/>
  </w:num>
  <w:num w:numId="84" w16cid:durableId="885457113">
    <w:abstractNumId w:val="43"/>
  </w:num>
  <w:num w:numId="85" w16cid:durableId="22369851">
    <w:abstractNumId w:val="85"/>
  </w:num>
  <w:num w:numId="86" w16cid:durableId="696077468">
    <w:abstractNumId w:val="57"/>
  </w:num>
  <w:num w:numId="87" w16cid:durableId="905648457">
    <w:abstractNumId w:val="71"/>
  </w:num>
  <w:num w:numId="88" w16cid:durableId="1299410488">
    <w:abstractNumId w:val="69"/>
  </w:num>
  <w:num w:numId="89" w16cid:durableId="1358313451">
    <w:abstractNumId w:val="20"/>
  </w:num>
  <w:num w:numId="90" w16cid:durableId="643511451">
    <w:abstractNumId w:val="3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ML Christensen">
    <w15:presenceInfo w15:providerId="None" w15:userId="AML Christensen"/>
  </w15:person>
  <w15:person w15:author="AML Christensen team">
    <w15:presenceInfo w15:providerId="None" w15:userId="AML Christensen team"/>
  </w15:person>
  <w15:person w15:author="Jelena Ivkovic">
    <w15:presenceInfo w15:providerId="AD" w15:userId="S::JIv@zealandpharma.com::90a38f4b-056e-4b02-887a-9367f72af623"/>
  </w15:person>
  <w15:person w15:author="Gregory French">
    <w15:presenceInfo w15:providerId="AD" w15:userId="S-1-5-21-2534564084-3054524910-2433623401-27439"/>
  </w15:person>
  <w15:person w15:author="Mette Clausen">
    <w15:presenceInfo w15:providerId="AD" w15:userId="S::mcl@zealandpharma.com::ed20b30c-4eee-4587-a25c-321c157a07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da-DK" w:vendorID="64" w:dllVersion="0" w:nlCheck="1" w:checkStyle="0"/>
  <w:activeWritingStyle w:appName="MSWord" w:lang="sv-SE"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Vancouver&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wrrttwz10fd9netdtjv5t0n2rea550ese5e&quot;&gt;Deka Dasiglucagon delivery system&lt;record-ids&gt;&lt;item&gt;1&lt;/item&gt;&lt;item&gt;2&lt;/item&gt;&lt;item&gt;3&lt;/item&gt;&lt;item&gt;5&lt;/item&gt;&lt;item&gt;8&lt;/item&gt;&lt;item&gt;13&lt;/item&gt;&lt;item&gt;14&lt;/item&gt;&lt;item&gt;15&lt;/item&gt;&lt;item&gt;16&lt;/item&gt;&lt;item&gt;17&lt;/item&gt;&lt;item&gt;18&lt;/item&gt;&lt;item&gt;20&lt;/item&gt;&lt;item&gt;21&lt;/item&gt;&lt;item&gt;24&lt;/item&gt;&lt;item&gt;26&lt;/item&gt;&lt;item&gt;35&lt;/item&gt;&lt;item&gt;36&lt;/item&gt;&lt;item&gt;50&lt;/item&gt;&lt;item&gt;55&lt;/item&gt;&lt;item&gt;72&lt;/item&gt;&lt;item&gt;114&lt;/item&gt;&lt;item&gt;133&lt;/item&gt;&lt;item&gt;183&lt;/item&gt;&lt;item&gt;194&lt;/item&gt;&lt;item&gt;208&lt;/item&gt;&lt;item&gt;212&lt;/item&gt;&lt;item&gt;223&lt;/item&gt;&lt;item&gt;224&lt;/item&gt;&lt;item&gt;225&lt;/item&gt;&lt;item&gt;226&lt;/item&gt;&lt;item&gt;227&lt;/item&gt;&lt;item&gt;251&lt;/item&gt;&lt;item&gt;252&lt;/item&gt;&lt;item&gt;256&lt;/item&gt;&lt;item&gt;266&lt;/item&gt;&lt;item&gt;269&lt;/item&gt;&lt;item&gt;271&lt;/item&gt;&lt;item&gt;299&lt;/item&gt;&lt;item&gt;427&lt;/item&gt;&lt;item&gt;562&lt;/item&gt;&lt;item&gt;565&lt;/item&gt;&lt;item&gt;599&lt;/item&gt;&lt;item&gt;601&lt;/item&gt;&lt;item&gt;602&lt;/item&gt;&lt;item&gt;603&lt;/item&gt;&lt;item&gt;604&lt;/item&gt;&lt;item&gt;605&lt;/item&gt;&lt;item&gt;606&lt;/item&gt;&lt;item&gt;607&lt;/item&gt;&lt;item&gt;617&lt;/item&gt;&lt;item&gt;619&lt;/item&gt;&lt;item&gt;621&lt;/item&gt;&lt;item&gt;622&lt;/item&gt;&lt;item&gt;625&lt;/item&gt;&lt;item&gt;627&lt;/item&gt;&lt;item&gt;628&lt;/item&gt;&lt;item&gt;629&lt;/item&gt;&lt;item&gt;630&lt;/item&gt;&lt;item&gt;632&lt;/item&gt;&lt;item&gt;633&lt;/item&gt;&lt;item&gt;634&lt;/item&gt;&lt;item&gt;635&lt;/item&gt;&lt;item&gt;636&lt;/item&gt;&lt;item&gt;637&lt;/item&gt;&lt;item&gt;638&lt;/item&gt;&lt;item&gt;639&lt;/item&gt;&lt;item&gt;655&lt;/item&gt;&lt;item&gt;656&lt;/item&gt;&lt;item&gt;658&lt;/item&gt;&lt;item&gt;659&lt;/item&gt;&lt;item&gt;660&lt;/item&gt;&lt;item&gt;661&lt;/item&gt;&lt;/record-ids&gt;&lt;/item&gt;&lt;/Libraries&gt;"/>
  </w:docVars>
  <w:rsids>
    <w:rsidRoot w:val="002F7652"/>
    <w:rsid w:val="0000076F"/>
    <w:rsid w:val="00001310"/>
    <w:rsid w:val="00001A7D"/>
    <w:rsid w:val="00002EBA"/>
    <w:rsid w:val="00004284"/>
    <w:rsid w:val="00004CB7"/>
    <w:rsid w:val="00005E4A"/>
    <w:rsid w:val="00006CF0"/>
    <w:rsid w:val="0001038A"/>
    <w:rsid w:val="000105F9"/>
    <w:rsid w:val="000108DE"/>
    <w:rsid w:val="0001115D"/>
    <w:rsid w:val="00011239"/>
    <w:rsid w:val="00011813"/>
    <w:rsid w:val="00011870"/>
    <w:rsid w:val="00012A21"/>
    <w:rsid w:val="00012DE9"/>
    <w:rsid w:val="0001399D"/>
    <w:rsid w:val="00013AC9"/>
    <w:rsid w:val="00013D01"/>
    <w:rsid w:val="000140DF"/>
    <w:rsid w:val="0001579C"/>
    <w:rsid w:val="000172F6"/>
    <w:rsid w:val="00020203"/>
    <w:rsid w:val="000209DD"/>
    <w:rsid w:val="000219F9"/>
    <w:rsid w:val="000225AB"/>
    <w:rsid w:val="00022D1A"/>
    <w:rsid w:val="00022F40"/>
    <w:rsid w:val="0002340D"/>
    <w:rsid w:val="00024E02"/>
    <w:rsid w:val="00024F3D"/>
    <w:rsid w:val="0002656C"/>
    <w:rsid w:val="00026CCD"/>
    <w:rsid w:val="00027574"/>
    <w:rsid w:val="00027F08"/>
    <w:rsid w:val="00031298"/>
    <w:rsid w:val="00033E4E"/>
    <w:rsid w:val="00033EB4"/>
    <w:rsid w:val="000343A0"/>
    <w:rsid w:val="000344F6"/>
    <w:rsid w:val="00035098"/>
    <w:rsid w:val="000361BE"/>
    <w:rsid w:val="0003711A"/>
    <w:rsid w:val="00037330"/>
    <w:rsid w:val="0004004C"/>
    <w:rsid w:val="000403BF"/>
    <w:rsid w:val="00041018"/>
    <w:rsid w:val="000414E7"/>
    <w:rsid w:val="00041638"/>
    <w:rsid w:val="00041DC4"/>
    <w:rsid w:val="0004323D"/>
    <w:rsid w:val="00043D2B"/>
    <w:rsid w:val="00044F11"/>
    <w:rsid w:val="00045970"/>
    <w:rsid w:val="000459AB"/>
    <w:rsid w:val="00045B7A"/>
    <w:rsid w:val="000465BB"/>
    <w:rsid w:val="000470AE"/>
    <w:rsid w:val="00047549"/>
    <w:rsid w:val="00047D65"/>
    <w:rsid w:val="000507E5"/>
    <w:rsid w:val="00051941"/>
    <w:rsid w:val="00052575"/>
    <w:rsid w:val="00053E48"/>
    <w:rsid w:val="00053FB5"/>
    <w:rsid w:val="00054E98"/>
    <w:rsid w:val="00055417"/>
    <w:rsid w:val="00055596"/>
    <w:rsid w:val="000556C8"/>
    <w:rsid w:val="00056318"/>
    <w:rsid w:val="0005652C"/>
    <w:rsid w:val="0005683B"/>
    <w:rsid w:val="000568E7"/>
    <w:rsid w:val="00056CFF"/>
    <w:rsid w:val="00056D01"/>
    <w:rsid w:val="000600EA"/>
    <w:rsid w:val="000603D3"/>
    <w:rsid w:val="000603FE"/>
    <w:rsid w:val="000606C2"/>
    <w:rsid w:val="0006156D"/>
    <w:rsid w:val="00061AE2"/>
    <w:rsid w:val="00062156"/>
    <w:rsid w:val="000625F0"/>
    <w:rsid w:val="00063813"/>
    <w:rsid w:val="00063A94"/>
    <w:rsid w:val="0006456A"/>
    <w:rsid w:val="00066957"/>
    <w:rsid w:val="00066D81"/>
    <w:rsid w:val="00066DE2"/>
    <w:rsid w:val="00067C67"/>
    <w:rsid w:val="00070054"/>
    <w:rsid w:val="000704E2"/>
    <w:rsid w:val="00070F12"/>
    <w:rsid w:val="000716F7"/>
    <w:rsid w:val="0007299F"/>
    <w:rsid w:val="00072FC2"/>
    <w:rsid w:val="00073AB4"/>
    <w:rsid w:val="00074235"/>
    <w:rsid w:val="00075A19"/>
    <w:rsid w:val="00076870"/>
    <w:rsid w:val="000770FF"/>
    <w:rsid w:val="000802D5"/>
    <w:rsid w:val="00081E36"/>
    <w:rsid w:val="0008245B"/>
    <w:rsid w:val="00082DB8"/>
    <w:rsid w:val="000839E5"/>
    <w:rsid w:val="000844B7"/>
    <w:rsid w:val="00084E58"/>
    <w:rsid w:val="00084E8B"/>
    <w:rsid w:val="00085D88"/>
    <w:rsid w:val="000878A4"/>
    <w:rsid w:val="0009206B"/>
    <w:rsid w:val="000921CB"/>
    <w:rsid w:val="00092395"/>
    <w:rsid w:val="00092A28"/>
    <w:rsid w:val="000938D4"/>
    <w:rsid w:val="00093ABE"/>
    <w:rsid w:val="00093CF1"/>
    <w:rsid w:val="00094B95"/>
    <w:rsid w:val="00095438"/>
    <w:rsid w:val="000957CD"/>
    <w:rsid w:val="00095A45"/>
    <w:rsid w:val="00095F95"/>
    <w:rsid w:val="00096A25"/>
    <w:rsid w:val="00096B08"/>
    <w:rsid w:val="00097A77"/>
    <w:rsid w:val="00097E9D"/>
    <w:rsid w:val="000A0364"/>
    <w:rsid w:val="000A05DA"/>
    <w:rsid w:val="000A1371"/>
    <w:rsid w:val="000A2D3C"/>
    <w:rsid w:val="000A3838"/>
    <w:rsid w:val="000A4C3F"/>
    <w:rsid w:val="000A4DFE"/>
    <w:rsid w:val="000A6223"/>
    <w:rsid w:val="000A6398"/>
    <w:rsid w:val="000A645C"/>
    <w:rsid w:val="000A6EB9"/>
    <w:rsid w:val="000B037F"/>
    <w:rsid w:val="000B040E"/>
    <w:rsid w:val="000B0ED9"/>
    <w:rsid w:val="000B1C6D"/>
    <w:rsid w:val="000B254D"/>
    <w:rsid w:val="000B283D"/>
    <w:rsid w:val="000B2841"/>
    <w:rsid w:val="000B30D5"/>
    <w:rsid w:val="000B408C"/>
    <w:rsid w:val="000B4183"/>
    <w:rsid w:val="000B50AC"/>
    <w:rsid w:val="000B521D"/>
    <w:rsid w:val="000B688D"/>
    <w:rsid w:val="000B6B14"/>
    <w:rsid w:val="000B6FEC"/>
    <w:rsid w:val="000B71EC"/>
    <w:rsid w:val="000B7F78"/>
    <w:rsid w:val="000C0720"/>
    <w:rsid w:val="000C0A82"/>
    <w:rsid w:val="000C1098"/>
    <w:rsid w:val="000C32A0"/>
    <w:rsid w:val="000C42E8"/>
    <w:rsid w:val="000C5CCA"/>
    <w:rsid w:val="000C6162"/>
    <w:rsid w:val="000C7C2B"/>
    <w:rsid w:val="000C7D20"/>
    <w:rsid w:val="000D01ED"/>
    <w:rsid w:val="000D09C9"/>
    <w:rsid w:val="000D1D29"/>
    <w:rsid w:val="000D2199"/>
    <w:rsid w:val="000D256D"/>
    <w:rsid w:val="000D2E8D"/>
    <w:rsid w:val="000D3102"/>
    <w:rsid w:val="000D3866"/>
    <w:rsid w:val="000D6CC8"/>
    <w:rsid w:val="000D78F1"/>
    <w:rsid w:val="000E10A2"/>
    <w:rsid w:val="000E24B4"/>
    <w:rsid w:val="000E2B25"/>
    <w:rsid w:val="000E2DA7"/>
    <w:rsid w:val="000E3003"/>
    <w:rsid w:val="000E3595"/>
    <w:rsid w:val="000E39B4"/>
    <w:rsid w:val="000E3CE3"/>
    <w:rsid w:val="000E4748"/>
    <w:rsid w:val="000E5284"/>
    <w:rsid w:val="000E72CD"/>
    <w:rsid w:val="000E7339"/>
    <w:rsid w:val="000F165B"/>
    <w:rsid w:val="000F285B"/>
    <w:rsid w:val="000F2A46"/>
    <w:rsid w:val="000F2B09"/>
    <w:rsid w:val="000F373A"/>
    <w:rsid w:val="000F38F3"/>
    <w:rsid w:val="000F3A22"/>
    <w:rsid w:val="000F3FF2"/>
    <w:rsid w:val="000F4332"/>
    <w:rsid w:val="000F4555"/>
    <w:rsid w:val="000F5288"/>
    <w:rsid w:val="000F5620"/>
    <w:rsid w:val="000F57BB"/>
    <w:rsid w:val="000F57ED"/>
    <w:rsid w:val="000F6537"/>
    <w:rsid w:val="000F6D3D"/>
    <w:rsid w:val="001010C9"/>
    <w:rsid w:val="0010179A"/>
    <w:rsid w:val="00102464"/>
    <w:rsid w:val="0010262A"/>
    <w:rsid w:val="00103817"/>
    <w:rsid w:val="0010397F"/>
    <w:rsid w:val="001041FA"/>
    <w:rsid w:val="0010442B"/>
    <w:rsid w:val="0010478A"/>
    <w:rsid w:val="0010479A"/>
    <w:rsid w:val="00104DDE"/>
    <w:rsid w:val="00105DD0"/>
    <w:rsid w:val="001069F8"/>
    <w:rsid w:val="00107489"/>
    <w:rsid w:val="00107B5B"/>
    <w:rsid w:val="00110749"/>
    <w:rsid w:val="00111CEA"/>
    <w:rsid w:val="00112E44"/>
    <w:rsid w:val="0011367B"/>
    <w:rsid w:val="00113972"/>
    <w:rsid w:val="00113AC4"/>
    <w:rsid w:val="00113BE8"/>
    <w:rsid w:val="0011419C"/>
    <w:rsid w:val="00114ADD"/>
    <w:rsid w:val="001154F1"/>
    <w:rsid w:val="00115AE3"/>
    <w:rsid w:val="0011653E"/>
    <w:rsid w:val="001165F6"/>
    <w:rsid w:val="00117104"/>
    <w:rsid w:val="0011744A"/>
    <w:rsid w:val="001205FA"/>
    <w:rsid w:val="001207FD"/>
    <w:rsid w:val="001225C2"/>
    <w:rsid w:val="00122B92"/>
    <w:rsid w:val="00122DC5"/>
    <w:rsid w:val="00123185"/>
    <w:rsid w:val="00123F2F"/>
    <w:rsid w:val="0012412E"/>
    <w:rsid w:val="00124CC0"/>
    <w:rsid w:val="001257FE"/>
    <w:rsid w:val="00125CD0"/>
    <w:rsid w:val="00125DBA"/>
    <w:rsid w:val="00126753"/>
    <w:rsid w:val="00127009"/>
    <w:rsid w:val="00127351"/>
    <w:rsid w:val="001275D1"/>
    <w:rsid w:val="001303CF"/>
    <w:rsid w:val="0013095B"/>
    <w:rsid w:val="00131728"/>
    <w:rsid w:val="001317C4"/>
    <w:rsid w:val="00132638"/>
    <w:rsid w:val="001338D3"/>
    <w:rsid w:val="00133D07"/>
    <w:rsid w:val="00133E55"/>
    <w:rsid w:val="001379E2"/>
    <w:rsid w:val="00140623"/>
    <w:rsid w:val="001406C4"/>
    <w:rsid w:val="001408F1"/>
    <w:rsid w:val="00140B05"/>
    <w:rsid w:val="00140CC0"/>
    <w:rsid w:val="00140D3C"/>
    <w:rsid w:val="00141101"/>
    <w:rsid w:val="001419B5"/>
    <w:rsid w:val="00141E01"/>
    <w:rsid w:val="00141FCA"/>
    <w:rsid w:val="00142131"/>
    <w:rsid w:val="00142BB3"/>
    <w:rsid w:val="0014330D"/>
    <w:rsid w:val="00143844"/>
    <w:rsid w:val="001459B0"/>
    <w:rsid w:val="00145EE7"/>
    <w:rsid w:val="00146F3A"/>
    <w:rsid w:val="00147A91"/>
    <w:rsid w:val="00147D46"/>
    <w:rsid w:val="00147F24"/>
    <w:rsid w:val="0015085C"/>
    <w:rsid w:val="00150A05"/>
    <w:rsid w:val="00150CFA"/>
    <w:rsid w:val="00151C28"/>
    <w:rsid w:val="00153DCA"/>
    <w:rsid w:val="00154206"/>
    <w:rsid w:val="001542C4"/>
    <w:rsid w:val="001546FC"/>
    <w:rsid w:val="00154913"/>
    <w:rsid w:val="001560F5"/>
    <w:rsid w:val="0015621B"/>
    <w:rsid w:val="0015622D"/>
    <w:rsid w:val="00160359"/>
    <w:rsid w:val="001605E4"/>
    <w:rsid w:val="00160859"/>
    <w:rsid w:val="001619F6"/>
    <w:rsid w:val="00161E67"/>
    <w:rsid w:val="00163333"/>
    <w:rsid w:val="00164057"/>
    <w:rsid w:val="00164767"/>
    <w:rsid w:val="00164FDC"/>
    <w:rsid w:val="00165029"/>
    <w:rsid w:val="00165C69"/>
    <w:rsid w:val="00166229"/>
    <w:rsid w:val="00167415"/>
    <w:rsid w:val="00167B82"/>
    <w:rsid w:val="001706C0"/>
    <w:rsid w:val="0017083E"/>
    <w:rsid w:val="00170D72"/>
    <w:rsid w:val="0017513A"/>
    <w:rsid w:val="00175157"/>
    <w:rsid w:val="001755EB"/>
    <w:rsid w:val="001770D9"/>
    <w:rsid w:val="0018029A"/>
    <w:rsid w:val="00180A21"/>
    <w:rsid w:val="00180F43"/>
    <w:rsid w:val="00181541"/>
    <w:rsid w:val="00183147"/>
    <w:rsid w:val="001842EF"/>
    <w:rsid w:val="00185C6D"/>
    <w:rsid w:val="00186E01"/>
    <w:rsid w:val="00187E74"/>
    <w:rsid w:val="0019084B"/>
    <w:rsid w:val="00191D9E"/>
    <w:rsid w:val="00192B4B"/>
    <w:rsid w:val="00192C18"/>
    <w:rsid w:val="0019383A"/>
    <w:rsid w:val="00193BB4"/>
    <w:rsid w:val="00193C52"/>
    <w:rsid w:val="00193E78"/>
    <w:rsid w:val="00194860"/>
    <w:rsid w:val="00195124"/>
    <w:rsid w:val="001955EF"/>
    <w:rsid w:val="00195A36"/>
    <w:rsid w:val="00196D5A"/>
    <w:rsid w:val="00197442"/>
    <w:rsid w:val="001A0568"/>
    <w:rsid w:val="001A0A10"/>
    <w:rsid w:val="001A15DA"/>
    <w:rsid w:val="001A183C"/>
    <w:rsid w:val="001A24FC"/>
    <w:rsid w:val="001A2B6F"/>
    <w:rsid w:val="001A3066"/>
    <w:rsid w:val="001A359E"/>
    <w:rsid w:val="001A3BE4"/>
    <w:rsid w:val="001A5594"/>
    <w:rsid w:val="001A6455"/>
    <w:rsid w:val="001A64E1"/>
    <w:rsid w:val="001A771F"/>
    <w:rsid w:val="001A7EE6"/>
    <w:rsid w:val="001B0735"/>
    <w:rsid w:val="001B3AC0"/>
    <w:rsid w:val="001B3B5C"/>
    <w:rsid w:val="001B56CF"/>
    <w:rsid w:val="001B5839"/>
    <w:rsid w:val="001B6522"/>
    <w:rsid w:val="001B7D6C"/>
    <w:rsid w:val="001C0B96"/>
    <w:rsid w:val="001C177C"/>
    <w:rsid w:val="001C1BFD"/>
    <w:rsid w:val="001C1FDC"/>
    <w:rsid w:val="001C26F4"/>
    <w:rsid w:val="001C28D2"/>
    <w:rsid w:val="001C7620"/>
    <w:rsid w:val="001C7AE8"/>
    <w:rsid w:val="001D02AC"/>
    <w:rsid w:val="001D0B24"/>
    <w:rsid w:val="001D11D4"/>
    <w:rsid w:val="001D1587"/>
    <w:rsid w:val="001D17DB"/>
    <w:rsid w:val="001D1B16"/>
    <w:rsid w:val="001D1FC2"/>
    <w:rsid w:val="001D2B96"/>
    <w:rsid w:val="001D5041"/>
    <w:rsid w:val="001D599A"/>
    <w:rsid w:val="001D66BA"/>
    <w:rsid w:val="001D6FE2"/>
    <w:rsid w:val="001E04A5"/>
    <w:rsid w:val="001E09C4"/>
    <w:rsid w:val="001E1059"/>
    <w:rsid w:val="001E1C34"/>
    <w:rsid w:val="001E1D7A"/>
    <w:rsid w:val="001E24D5"/>
    <w:rsid w:val="001E2656"/>
    <w:rsid w:val="001E2FD5"/>
    <w:rsid w:val="001E30E5"/>
    <w:rsid w:val="001E31F1"/>
    <w:rsid w:val="001E3535"/>
    <w:rsid w:val="001E3AD0"/>
    <w:rsid w:val="001E473B"/>
    <w:rsid w:val="001E47C6"/>
    <w:rsid w:val="001E4C33"/>
    <w:rsid w:val="001E5278"/>
    <w:rsid w:val="001E53A2"/>
    <w:rsid w:val="001E630A"/>
    <w:rsid w:val="001E6904"/>
    <w:rsid w:val="001E6F8F"/>
    <w:rsid w:val="001F0A92"/>
    <w:rsid w:val="001F0C80"/>
    <w:rsid w:val="001F1E06"/>
    <w:rsid w:val="001F216B"/>
    <w:rsid w:val="001F2246"/>
    <w:rsid w:val="001F2AB9"/>
    <w:rsid w:val="001F3274"/>
    <w:rsid w:val="001F3632"/>
    <w:rsid w:val="001F36F3"/>
    <w:rsid w:val="001F5968"/>
    <w:rsid w:val="001F63BE"/>
    <w:rsid w:val="001F6662"/>
    <w:rsid w:val="001F697D"/>
    <w:rsid w:val="001F6D0D"/>
    <w:rsid w:val="001F7475"/>
    <w:rsid w:val="001F76BC"/>
    <w:rsid w:val="001F7AD9"/>
    <w:rsid w:val="002004A1"/>
    <w:rsid w:val="00200ED1"/>
    <w:rsid w:val="00201043"/>
    <w:rsid w:val="00201789"/>
    <w:rsid w:val="00201972"/>
    <w:rsid w:val="002027CD"/>
    <w:rsid w:val="002030DB"/>
    <w:rsid w:val="002037CA"/>
    <w:rsid w:val="00204AA6"/>
    <w:rsid w:val="00204AFF"/>
    <w:rsid w:val="00204E41"/>
    <w:rsid w:val="00205BE9"/>
    <w:rsid w:val="00205E24"/>
    <w:rsid w:val="0020610A"/>
    <w:rsid w:val="00206B51"/>
    <w:rsid w:val="00206EFD"/>
    <w:rsid w:val="00207C57"/>
    <w:rsid w:val="002124EF"/>
    <w:rsid w:val="00213E49"/>
    <w:rsid w:val="00214014"/>
    <w:rsid w:val="002140F0"/>
    <w:rsid w:val="0021416C"/>
    <w:rsid w:val="00214A42"/>
    <w:rsid w:val="00215517"/>
    <w:rsid w:val="00216010"/>
    <w:rsid w:val="0021692F"/>
    <w:rsid w:val="00216D25"/>
    <w:rsid w:val="00217620"/>
    <w:rsid w:val="002178F9"/>
    <w:rsid w:val="00220B85"/>
    <w:rsid w:val="00221846"/>
    <w:rsid w:val="0022287B"/>
    <w:rsid w:val="002233EC"/>
    <w:rsid w:val="00224457"/>
    <w:rsid w:val="00225471"/>
    <w:rsid w:val="002270DA"/>
    <w:rsid w:val="0022737C"/>
    <w:rsid w:val="00227835"/>
    <w:rsid w:val="00227B0E"/>
    <w:rsid w:val="0023006D"/>
    <w:rsid w:val="002309D0"/>
    <w:rsid w:val="00231250"/>
    <w:rsid w:val="0023245F"/>
    <w:rsid w:val="00232AAF"/>
    <w:rsid w:val="00232B94"/>
    <w:rsid w:val="00235378"/>
    <w:rsid w:val="002356B0"/>
    <w:rsid w:val="002357FF"/>
    <w:rsid w:val="00236BBB"/>
    <w:rsid w:val="00237A1A"/>
    <w:rsid w:val="00237C35"/>
    <w:rsid w:val="00237D99"/>
    <w:rsid w:val="00240056"/>
    <w:rsid w:val="00240775"/>
    <w:rsid w:val="00240946"/>
    <w:rsid w:val="00240A4E"/>
    <w:rsid w:val="00241350"/>
    <w:rsid w:val="00241E4C"/>
    <w:rsid w:val="00243A11"/>
    <w:rsid w:val="00244058"/>
    <w:rsid w:val="0024436A"/>
    <w:rsid w:val="00244443"/>
    <w:rsid w:val="00244914"/>
    <w:rsid w:val="00245AAE"/>
    <w:rsid w:val="00245CF8"/>
    <w:rsid w:val="00245F9E"/>
    <w:rsid w:val="002467F0"/>
    <w:rsid w:val="00247460"/>
    <w:rsid w:val="002477DC"/>
    <w:rsid w:val="002511F5"/>
    <w:rsid w:val="00251316"/>
    <w:rsid w:val="0025517D"/>
    <w:rsid w:val="0025534D"/>
    <w:rsid w:val="00255C28"/>
    <w:rsid w:val="0025638E"/>
    <w:rsid w:val="00257993"/>
    <w:rsid w:val="002579FE"/>
    <w:rsid w:val="002607F4"/>
    <w:rsid w:val="00263D58"/>
    <w:rsid w:val="002651C3"/>
    <w:rsid w:val="0026571A"/>
    <w:rsid w:val="0026611D"/>
    <w:rsid w:val="00266E78"/>
    <w:rsid w:val="00267421"/>
    <w:rsid w:val="0026797D"/>
    <w:rsid w:val="002726CD"/>
    <w:rsid w:val="00272949"/>
    <w:rsid w:val="002733AE"/>
    <w:rsid w:val="002740BD"/>
    <w:rsid w:val="0027592E"/>
    <w:rsid w:val="00275D12"/>
    <w:rsid w:val="002767F4"/>
    <w:rsid w:val="00277334"/>
    <w:rsid w:val="00277445"/>
    <w:rsid w:val="00277CEB"/>
    <w:rsid w:val="00280E18"/>
    <w:rsid w:val="00280E28"/>
    <w:rsid w:val="00283038"/>
    <w:rsid w:val="00283B63"/>
    <w:rsid w:val="00284084"/>
    <w:rsid w:val="00285C1B"/>
    <w:rsid w:val="00291728"/>
    <w:rsid w:val="002922CC"/>
    <w:rsid w:val="00293A85"/>
    <w:rsid w:val="00294C04"/>
    <w:rsid w:val="00294F39"/>
    <w:rsid w:val="002953D3"/>
    <w:rsid w:val="0029552E"/>
    <w:rsid w:val="002960A4"/>
    <w:rsid w:val="0029638B"/>
    <w:rsid w:val="002963B9"/>
    <w:rsid w:val="0029693C"/>
    <w:rsid w:val="00296A32"/>
    <w:rsid w:val="00296CA1"/>
    <w:rsid w:val="0029708A"/>
    <w:rsid w:val="00297E21"/>
    <w:rsid w:val="002A1119"/>
    <w:rsid w:val="002A1236"/>
    <w:rsid w:val="002A275D"/>
    <w:rsid w:val="002A2B82"/>
    <w:rsid w:val="002A5346"/>
    <w:rsid w:val="002A6266"/>
    <w:rsid w:val="002A6421"/>
    <w:rsid w:val="002A7CC3"/>
    <w:rsid w:val="002A7F27"/>
    <w:rsid w:val="002B0B16"/>
    <w:rsid w:val="002B0FFD"/>
    <w:rsid w:val="002B1726"/>
    <w:rsid w:val="002B1C18"/>
    <w:rsid w:val="002B1CA5"/>
    <w:rsid w:val="002B1CFC"/>
    <w:rsid w:val="002B2BF3"/>
    <w:rsid w:val="002B3152"/>
    <w:rsid w:val="002B3F4D"/>
    <w:rsid w:val="002B4964"/>
    <w:rsid w:val="002B6E25"/>
    <w:rsid w:val="002B778B"/>
    <w:rsid w:val="002B7D09"/>
    <w:rsid w:val="002B7D85"/>
    <w:rsid w:val="002B7E5C"/>
    <w:rsid w:val="002B7EA0"/>
    <w:rsid w:val="002B7F2F"/>
    <w:rsid w:val="002C071F"/>
    <w:rsid w:val="002C2550"/>
    <w:rsid w:val="002C3303"/>
    <w:rsid w:val="002C491B"/>
    <w:rsid w:val="002C49E5"/>
    <w:rsid w:val="002C54B1"/>
    <w:rsid w:val="002C6250"/>
    <w:rsid w:val="002C6435"/>
    <w:rsid w:val="002C6450"/>
    <w:rsid w:val="002C706C"/>
    <w:rsid w:val="002C782D"/>
    <w:rsid w:val="002C7BAE"/>
    <w:rsid w:val="002C7C67"/>
    <w:rsid w:val="002C7EE5"/>
    <w:rsid w:val="002D1CF8"/>
    <w:rsid w:val="002D1F56"/>
    <w:rsid w:val="002D2078"/>
    <w:rsid w:val="002D24EE"/>
    <w:rsid w:val="002D2B58"/>
    <w:rsid w:val="002D4524"/>
    <w:rsid w:val="002D479A"/>
    <w:rsid w:val="002D4FE1"/>
    <w:rsid w:val="002D51DF"/>
    <w:rsid w:val="002D59FF"/>
    <w:rsid w:val="002D5AC2"/>
    <w:rsid w:val="002D730E"/>
    <w:rsid w:val="002D76A9"/>
    <w:rsid w:val="002E0725"/>
    <w:rsid w:val="002E0872"/>
    <w:rsid w:val="002E1158"/>
    <w:rsid w:val="002E1804"/>
    <w:rsid w:val="002E229C"/>
    <w:rsid w:val="002E2831"/>
    <w:rsid w:val="002E285F"/>
    <w:rsid w:val="002E28C3"/>
    <w:rsid w:val="002E2CF9"/>
    <w:rsid w:val="002E3274"/>
    <w:rsid w:val="002E3C40"/>
    <w:rsid w:val="002E42D4"/>
    <w:rsid w:val="002E604E"/>
    <w:rsid w:val="002E61BA"/>
    <w:rsid w:val="002E62FC"/>
    <w:rsid w:val="002E6FC7"/>
    <w:rsid w:val="002E7061"/>
    <w:rsid w:val="002E7699"/>
    <w:rsid w:val="002E7E0E"/>
    <w:rsid w:val="002E7F34"/>
    <w:rsid w:val="002F106C"/>
    <w:rsid w:val="002F19E9"/>
    <w:rsid w:val="002F2795"/>
    <w:rsid w:val="002F2E62"/>
    <w:rsid w:val="002F3BB9"/>
    <w:rsid w:val="002F4418"/>
    <w:rsid w:val="002F4D62"/>
    <w:rsid w:val="002F5D39"/>
    <w:rsid w:val="002F6560"/>
    <w:rsid w:val="002F7652"/>
    <w:rsid w:val="00300C07"/>
    <w:rsid w:val="00300F93"/>
    <w:rsid w:val="0030117B"/>
    <w:rsid w:val="00301557"/>
    <w:rsid w:val="0030256E"/>
    <w:rsid w:val="00303B92"/>
    <w:rsid w:val="00304F0A"/>
    <w:rsid w:val="003054A3"/>
    <w:rsid w:val="00305655"/>
    <w:rsid w:val="00306175"/>
    <w:rsid w:val="00307B41"/>
    <w:rsid w:val="00310393"/>
    <w:rsid w:val="003108C6"/>
    <w:rsid w:val="00311096"/>
    <w:rsid w:val="0031132F"/>
    <w:rsid w:val="00311D18"/>
    <w:rsid w:val="00312052"/>
    <w:rsid w:val="003126F8"/>
    <w:rsid w:val="00312765"/>
    <w:rsid w:val="003179C2"/>
    <w:rsid w:val="00317C99"/>
    <w:rsid w:val="00320851"/>
    <w:rsid w:val="0032094F"/>
    <w:rsid w:val="003209D6"/>
    <w:rsid w:val="003212E9"/>
    <w:rsid w:val="0032141D"/>
    <w:rsid w:val="0032149D"/>
    <w:rsid w:val="00321A0D"/>
    <w:rsid w:val="003221A2"/>
    <w:rsid w:val="003224A3"/>
    <w:rsid w:val="00322CBF"/>
    <w:rsid w:val="00323A5A"/>
    <w:rsid w:val="00324FD2"/>
    <w:rsid w:val="00325C64"/>
    <w:rsid w:val="003267DD"/>
    <w:rsid w:val="003269FB"/>
    <w:rsid w:val="00326C3B"/>
    <w:rsid w:val="00326CDF"/>
    <w:rsid w:val="003277B6"/>
    <w:rsid w:val="00330360"/>
    <w:rsid w:val="0033050B"/>
    <w:rsid w:val="0033064B"/>
    <w:rsid w:val="003308CC"/>
    <w:rsid w:val="00330E17"/>
    <w:rsid w:val="003322DD"/>
    <w:rsid w:val="00335761"/>
    <w:rsid w:val="0033659E"/>
    <w:rsid w:val="00336BAC"/>
    <w:rsid w:val="00336EEB"/>
    <w:rsid w:val="00337091"/>
    <w:rsid w:val="00337AC5"/>
    <w:rsid w:val="003409C3"/>
    <w:rsid w:val="00340E5D"/>
    <w:rsid w:val="00341CFF"/>
    <w:rsid w:val="003420B7"/>
    <w:rsid w:val="00343C72"/>
    <w:rsid w:val="00344C50"/>
    <w:rsid w:val="00345E01"/>
    <w:rsid w:val="00346334"/>
    <w:rsid w:val="00346337"/>
    <w:rsid w:val="00346723"/>
    <w:rsid w:val="0034756E"/>
    <w:rsid w:val="0035054D"/>
    <w:rsid w:val="00351133"/>
    <w:rsid w:val="00351B87"/>
    <w:rsid w:val="00351CDA"/>
    <w:rsid w:val="00352A68"/>
    <w:rsid w:val="00354B88"/>
    <w:rsid w:val="00355EA8"/>
    <w:rsid w:val="00355FAB"/>
    <w:rsid w:val="00356D33"/>
    <w:rsid w:val="00357638"/>
    <w:rsid w:val="00357A0C"/>
    <w:rsid w:val="00357EF8"/>
    <w:rsid w:val="00360867"/>
    <w:rsid w:val="00360AD2"/>
    <w:rsid w:val="00361825"/>
    <w:rsid w:val="00361E5B"/>
    <w:rsid w:val="00361E9A"/>
    <w:rsid w:val="003620A6"/>
    <w:rsid w:val="003637CE"/>
    <w:rsid w:val="00364652"/>
    <w:rsid w:val="00364BBC"/>
    <w:rsid w:val="00365E3D"/>
    <w:rsid w:val="00366763"/>
    <w:rsid w:val="003674A0"/>
    <w:rsid w:val="0036765F"/>
    <w:rsid w:val="00367DF4"/>
    <w:rsid w:val="00370D30"/>
    <w:rsid w:val="003712C2"/>
    <w:rsid w:val="003714AB"/>
    <w:rsid w:val="0037169F"/>
    <w:rsid w:val="0037222E"/>
    <w:rsid w:val="00373B3B"/>
    <w:rsid w:val="00374B0E"/>
    <w:rsid w:val="00375565"/>
    <w:rsid w:val="00375C0C"/>
    <w:rsid w:val="00376725"/>
    <w:rsid w:val="00377409"/>
    <w:rsid w:val="0037778E"/>
    <w:rsid w:val="00377F6E"/>
    <w:rsid w:val="00380918"/>
    <w:rsid w:val="003815AD"/>
    <w:rsid w:val="00381DF8"/>
    <w:rsid w:val="00381E43"/>
    <w:rsid w:val="00382FCF"/>
    <w:rsid w:val="0038316E"/>
    <w:rsid w:val="00383274"/>
    <w:rsid w:val="0038645B"/>
    <w:rsid w:val="00386E2A"/>
    <w:rsid w:val="00386EEB"/>
    <w:rsid w:val="00387497"/>
    <w:rsid w:val="00391278"/>
    <w:rsid w:val="00391DC3"/>
    <w:rsid w:val="00393567"/>
    <w:rsid w:val="003936BE"/>
    <w:rsid w:val="00393E4B"/>
    <w:rsid w:val="00394A7A"/>
    <w:rsid w:val="00394DC4"/>
    <w:rsid w:val="003950F6"/>
    <w:rsid w:val="0039626A"/>
    <w:rsid w:val="0039701C"/>
    <w:rsid w:val="003971B9"/>
    <w:rsid w:val="0039731A"/>
    <w:rsid w:val="00397E79"/>
    <w:rsid w:val="003A1028"/>
    <w:rsid w:val="003A19C4"/>
    <w:rsid w:val="003A2B18"/>
    <w:rsid w:val="003A385E"/>
    <w:rsid w:val="003A428B"/>
    <w:rsid w:val="003A435B"/>
    <w:rsid w:val="003A47A4"/>
    <w:rsid w:val="003A4AAC"/>
    <w:rsid w:val="003A4B54"/>
    <w:rsid w:val="003A5D8C"/>
    <w:rsid w:val="003A720C"/>
    <w:rsid w:val="003A7285"/>
    <w:rsid w:val="003B02DF"/>
    <w:rsid w:val="003B0625"/>
    <w:rsid w:val="003B0828"/>
    <w:rsid w:val="003B14AB"/>
    <w:rsid w:val="003B1819"/>
    <w:rsid w:val="003B1849"/>
    <w:rsid w:val="003B1BAF"/>
    <w:rsid w:val="003B3B65"/>
    <w:rsid w:val="003B4CB7"/>
    <w:rsid w:val="003B5464"/>
    <w:rsid w:val="003B575B"/>
    <w:rsid w:val="003B59E9"/>
    <w:rsid w:val="003B6601"/>
    <w:rsid w:val="003B79BF"/>
    <w:rsid w:val="003C0074"/>
    <w:rsid w:val="003C0470"/>
    <w:rsid w:val="003C0583"/>
    <w:rsid w:val="003C0618"/>
    <w:rsid w:val="003C0EA8"/>
    <w:rsid w:val="003C1978"/>
    <w:rsid w:val="003C21EF"/>
    <w:rsid w:val="003C2DDA"/>
    <w:rsid w:val="003C3227"/>
    <w:rsid w:val="003C3304"/>
    <w:rsid w:val="003C4AF4"/>
    <w:rsid w:val="003C5CB2"/>
    <w:rsid w:val="003C5E52"/>
    <w:rsid w:val="003D037F"/>
    <w:rsid w:val="003D0656"/>
    <w:rsid w:val="003D075C"/>
    <w:rsid w:val="003D08C5"/>
    <w:rsid w:val="003D1E98"/>
    <w:rsid w:val="003D22AD"/>
    <w:rsid w:val="003D2800"/>
    <w:rsid w:val="003D37A0"/>
    <w:rsid w:val="003D3A60"/>
    <w:rsid w:val="003D427B"/>
    <w:rsid w:val="003D43D4"/>
    <w:rsid w:val="003D5352"/>
    <w:rsid w:val="003D53CF"/>
    <w:rsid w:val="003D6517"/>
    <w:rsid w:val="003E0003"/>
    <w:rsid w:val="003E0062"/>
    <w:rsid w:val="003E148B"/>
    <w:rsid w:val="003E2238"/>
    <w:rsid w:val="003E23FE"/>
    <w:rsid w:val="003E310A"/>
    <w:rsid w:val="003E34B9"/>
    <w:rsid w:val="003E4302"/>
    <w:rsid w:val="003E4DE8"/>
    <w:rsid w:val="003E5B91"/>
    <w:rsid w:val="003E5E7F"/>
    <w:rsid w:val="003E6F13"/>
    <w:rsid w:val="003E7979"/>
    <w:rsid w:val="003E7D3E"/>
    <w:rsid w:val="003F0C60"/>
    <w:rsid w:val="003F12F0"/>
    <w:rsid w:val="003F29DB"/>
    <w:rsid w:val="003F2E1C"/>
    <w:rsid w:val="003F30A9"/>
    <w:rsid w:val="003F39F4"/>
    <w:rsid w:val="003F40DA"/>
    <w:rsid w:val="003F440A"/>
    <w:rsid w:val="003F528E"/>
    <w:rsid w:val="003F53B3"/>
    <w:rsid w:val="003F53E4"/>
    <w:rsid w:val="003F7BF6"/>
    <w:rsid w:val="00400969"/>
    <w:rsid w:val="004021AB"/>
    <w:rsid w:val="004025E8"/>
    <w:rsid w:val="00402877"/>
    <w:rsid w:val="00402964"/>
    <w:rsid w:val="00402B0F"/>
    <w:rsid w:val="00403807"/>
    <w:rsid w:val="00404688"/>
    <w:rsid w:val="0040632A"/>
    <w:rsid w:val="00406A96"/>
    <w:rsid w:val="00410C50"/>
    <w:rsid w:val="00410D0E"/>
    <w:rsid w:val="0041154B"/>
    <w:rsid w:val="004116B9"/>
    <w:rsid w:val="00411A25"/>
    <w:rsid w:val="00412DA0"/>
    <w:rsid w:val="004133D1"/>
    <w:rsid w:val="00413A18"/>
    <w:rsid w:val="004142F2"/>
    <w:rsid w:val="0041444C"/>
    <w:rsid w:val="004145A4"/>
    <w:rsid w:val="00414603"/>
    <w:rsid w:val="00414805"/>
    <w:rsid w:val="00415A3E"/>
    <w:rsid w:val="004161AF"/>
    <w:rsid w:val="00416C41"/>
    <w:rsid w:val="0041790D"/>
    <w:rsid w:val="00420373"/>
    <w:rsid w:val="00420507"/>
    <w:rsid w:val="00420D0A"/>
    <w:rsid w:val="004211AC"/>
    <w:rsid w:val="0042190D"/>
    <w:rsid w:val="00421DE9"/>
    <w:rsid w:val="0042412B"/>
    <w:rsid w:val="00424CAF"/>
    <w:rsid w:val="00425873"/>
    <w:rsid w:val="0042605F"/>
    <w:rsid w:val="00426182"/>
    <w:rsid w:val="0042622B"/>
    <w:rsid w:val="0043016B"/>
    <w:rsid w:val="004309A8"/>
    <w:rsid w:val="00431C8F"/>
    <w:rsid w:val="00432230"/>
    <w:rsid w:val="00432408"/>
    <w:rsid w:val="00433AC7"/>
    <w:rsid w:val="00433D19"/>
    <w:rsid w:val="00434CC9"/>
    <w:rsid w:val="00434CD3"/>
    <w:rsid w:val="004360FA"/>
    <w:rsid w:val="00437696"/>
    <w:rsid w:val="0044030E"/>
    <w:rsid w:val="00440508"/>
    <w:rsid w:val="004409F8"/>
    <w:rsid w:val="00440A97"/>
    <w:rsid w:val="00440D45"/>
    <w:rsid w:val="0044139E"/>
    <w:rsid w:val="0044216E"/>
    <w:rsid w:val="004436FD"/>
    <w:rsid w:val="00444BEB"/>
    <w:rsid w:val="00446312"/>
    <w:rsid w:val="00447E1D"/>
    <w:rsid w:val="00450388"/>
    <w:rsid w:val="00450E81"/>
    <w:rsid w:val="00451F08"/>
    <w:rsid w:val="00451F97"/>
    <w:rsid w:val="0045201E"/>
    <w:rsid w:val="004524D4"/>
    <w:rsid w:val="00453F1C"/>
    <w:rsid w:val="00454020"/>
    <w:rsid w:val="00454356"/>
    <w:rsid w:val="00455518"/>
    <w:rsid w:val="00456079"/>
    <w:rsid w:val="004564ED"/>
    <w:rsid w:val="004574D6"/>
    <w:rsid w:val="0046004C"/>
    <w:rsid w:val="0046184C"/>
    <w:rsid w:val="00461A85"/>
    <w:rsid w:val="0046252C"/>
    <w:rsid w:val="004641EF"/>
    <w:rsid w:val="004644F0"/>
    <w:rsid w:val="00464DF3"/>
    <w:rsid w:val="0046611E"/>
    <w:rsid w:val="00466263"/>
    <w:rsid w:val="00470030"/>
    <w:rsid w:val="00470A89"/>
    <w:rsid w:val="00472740"/>
    <w:rsid w:val="00472BE1"/>
    <w:rsid w:val="00473EA5"/>
    <w:rsid w:val="00474A2B"/>
    <w:rsid w:val="00475644"/>
    <w:rsid w:val="00475A46"/>
    <w:rsid w:val="0047649E"/>
    <w:rsid w:val="00477DC6"/>
    <w:rsid w:val="00480C49"/>
    <w:rsid w:val="004819A6"/>
    <w:rsid w:val="00482A23"/>
    <w:rsid w:val="00482D83"/>
    <w:rsid w:val="00482E49"/>
    <w:rsid w:val="0048303E"/>
    <w:rsid w:val="00483BDC"/>
    <w:rsid w:val="00484BCA"/>
    <w:rsid w:val="00487CA5"/>
    <w:rsid w:val="0049043D"/>
    <w:rsid w:val="0049178B"/>
    <w:rsid w:val="004917CF"/>
    <w:rsid w:val="00491E4B"/>
    <w:rsid w:val="00492598"/>
    <w:rsid w:val="00492E53"/>
    <w:rsid w:val="00492F1B"/>
    <w:rsid w:val="00493230"/>
    <w:rsid w:val="00493A6F"/>
    <w:rsid w:val="004942D3"/>
    <w:rsid w:val="00495BC5"/>
    <w:rsid w:val="0049616E"/>
    <w:rsid w:val="00497130"/>
    <w:rsid w:val="00497A97"/>
    <w:rsid w:val="00497B7D"/>
    <w:rsid w:val="004A27E4"/>
    <w:rsid w:val="004A2C3A"/>
    <w:rsid w:val="004A307B"/>
    <w:rsid w:val="004A3E54"/>
    <w:rsid w:val="004A574F"/>
    <w:rsid w:val="004A5857"/>
    <w:rsid w:val="004A5C54"/>
    <w:rsid w:val="004A5E1E"/>
    <w:rsid w:val="004A6973"/>
    <w:rsid w:val="004A71B4"/>
    <w:rsid w:val="004A74A2"/>
    <w:rsid w:val="004B07DD"/>
    <w:rsid w:val="004B0948"/>
    <w:rsid w:val="004B0DBE"/>
    <w:rsid w:val="004B1AF2"/>
    <w:rsid w:val="004B29F3"/>
    <w:rsid w:val="004B2DAD"/>
    <w:rsid w:val="004B3518"/>
    <w:rsid w:val="004B455E"/>
    <w:rsid w:val="004B460C"/>
    <w:rsid w:val="004B5207"/>
    <w:rsid w:val="004B52F4"/>
    <w:rsid w:val="004B5715"/>
    <w:rsid w:val="004B58EE"/>
    <w:rsid w:val="004B5ED4"/>
    <w:rsid w:val="004B70ED"/>
    <w:rsid w:val="004B767D"/>
    <w:rsid w:val="004B7FC9"/>
    <w:rsid w:val="004C0980"/>
    <w:rsid w:val="004C16E2"/>
    <w:rsid w:val="004C246C"/>
    <w:rsid w:val="004C258F"/>
    <w:rsid w:val="004C2793"/>
    <w:rsid w:val="004C3098"/>
    <w:rsid w:val="004C3908"/>
    <w:rsid w:val="004C3B9A"/>
    <w:rsid w:val="004C433A"/>
    <w:rsid w:val="004C5BAA"/>
    <w:rsid w:val="004C6202"/>
    <w:rsid w:val="004C71A0"/>
    <w:rsid w:val="004C745C"/>
    <w:rsid w:val="004C77CD"/>
    <w:rsid w:val="004D0146"/>
    <w:rsid w:val="004D09AD"/>
    <w:rsid w:val="004D0CE0"/>
    <w:rsid w:val="004D2A58"/>
    <w:rsid w:val="004D3732"/>
    <w:rsid w:val="004D4633"/>
    <w:rsid w:val="004D4A3B"/>
    <w:rsid w:val="004D4B1D"/>
    <w:rsid w:val="004D4C47"/>
    <w:rsid w:val="004D6490"/>
    <w:rsid w:val="004D6C86"/>
    <w:rsid w:val="004D6FE7"/>
    <w:rsid w:val="004D7298"/>
    <w:rsid w:val="004E0211"/>
    <w:rsid w:val="004E04AD"/>
    <w:rsid w:val="004E0C03"/>
    <w:rsid w:val="004E0D97"/>
    <w:rsid w:val="004E158C"/>
    <w:rsid w:val="004E204F"/>
    <w:rsid w:val="004E2321"/>
    <w:rsid w:val="004E2C4E"/>
    <w:rsid w:val="004E4536"/>
    <w:rsid w:val="004E4CC1"/>
    <w:rsid w:val="004E6EDA"/>
    <w:rsid w:val="004E7401"/>
    <w:rsid w:val="004E7AC4"/>
    <w:rsid w:val="004F09FD"/>
    <w:rsid w:val="004F11D0"/>
    <w:rsid w:val="004F147D"/>
    <w:rsid w:val="004F1B47"/>
    <w:rsid w:val="004F32B0"/>
    <w:rsid w:val="004F3555"/>
    <w:rsid w:val="004F3A88"/>
    <w:rsid w:val="004F3D13"/>
    <w:rsid w:val="004F475A"/>
    <w:rsid w:val="004F6451"/>
    <w:rsid w:val="004F6C35"/>
    <w:rsid w:val="004F6D7F"/>
    <w:rsid w:val="004F6EBD"/>
    <w:rsid w:val="004F7DB0"/>
    <w:rsid w:val="00501323"/>
    <w:rsid w:val="00501819"/>
    <w:rsid w:val="0050255E"/>
    <w:rsid w:val="0050448E"/>
    <w:rsid w:val="0050527C"/>
    <w:rsid w:val="00506AEC"/>
    <w:rsid w:val="00506BA9"/>
    <w:rsid w:val="0051072E"/>
    <w:rsid w:val="005120C6"/>
    <w:rsid w:val="00513448"/>
    <w:rsid w:val="00514377"/>
    <w:rsid w:val="005157FD"/>
    <w:rsid w:val="00515E0A"/>
    <w:rsid w:val="00516004"/>
    <w:rsid w:val="00516506"/>
    <w:rsid w:val="0051673B"/>
    <w:rsid w:val="00516FE7"/>
    <w:rsid w:val="005179C6"/>
    <w:rsid w:val="005207D2"/>
    <w:rsid w:val="00520AB4"/>
    <w:rsid w:val="00521DD9"/>
    <w:rsid w:val="00522409"/>
    <w:rsid w:val="00522974"/>
    <w:rsid w:val="00523171"/>
    <w:rsid w:val="0052336B"/>
    <w:rsid w:val="00523CE7"/>
    <w:rsid w:val="00525808"/>
    <w:rsid w:val="00525D77"/>
    <w:rsid w:val="00526DD3"/>
    <w:rsid w:val="00527170"/>
    <w:rsid w:val="00530920"/>
    <w:rsid w:val="00530B0C"/>
    <w:rsid w:val="00531D01"/>
    <w:rsid w:val="0053229D"/>
    <w:rsid w:val="00533178"/>
    <w:rsid w:val="00533C61"/>
    <w:rsid w:val="00534ABE"/>
    <w:rsid w:val="0053578A"/>
    <w:rsid w:val="00535F7E"/>
    <w:rsid w:val="0054069A"/>
    <w:rsid w:val="0054112A"/>
    <w:rsid w:val="00541412"/>
    <w:rsid w:val="00541798"/>
    <w:rsid w:val="00541A68"/>
    <w:rsid w:val="005424D0"/>
    <w:rsid w:val="00543ED3"/>
    <w:rsid w:val="00544022"/>
    <w:rsid w:val="0054561F"/>
    <w:rsid w:val="005461E4"/>
    <w:rsid w:val="00546266"/>
    <w:rsid w:val="005479FF"/>
    <w:rsid w:val="0055039F"/>
    <w:rsid w:val="00550659"/>
    <w:rsid w:val="00551246"/>
    <w:rsid w:val="00551512"/>
    <w:rsid w:val="00552A41"/>
    <w:rsid w:val="00554A5C"/>
    <w:rsid w:val="00554B81"/>
    <w:rsid w:val="0055643D"/>
    <w:rsid w:val="005568FA"/>
    <w:rsid w:val="0056005D"/>
    <w:rsid w:val="0056030D"/>
    <w:rsid w:val="00560576"/>
    <w:rsid w:val="00562216"/>
    <w:rsid w:val="0056340A"/>
    <w:rsid w:val="005634A1"/>
    <w:rsid w:val="0056369E"/>
    <w:rsid w:val="00563A37"/>
    <w:rsid w:val="005647AA"/>
    <w:rsid w:val="005656A3"/>
    <w:rsid w:val="0056609A"/>
    <w:rsid w:val="00566C80"/>
    <w:rsid w:val="00566E34"/>
    <w:rsid w:val="00567E34"/>
    <w:rsid w:val="0057127E"/>
    <w:rsid w:val="00571D27"/>
    <w:rsid w:val="00572059"/>
    <w:rsid w:val="00572589"/>
    <w:rsid w:val="005730B0"/>
    <w:rsid w:val="005731D2"/>
    <w:rsid w:val="00575DC2"/>
    <w:rsid w:val="00576616"/>
    <w:rsid w:val="0057714D"/>
    <w:rsid w:val="00580235"/>
    <w:rsid w:val="0058069B"/>
    <w:rsid w:val="00580F5E"/>
    <w:rsid w:val="0058181E"/>
    <w:rsid w:val="00583E3A"/>
    <w:rsid w:val="005848B7"/>
    <w:rsid w:val="00584E46"/>
    <w:rsid w:val="005855A9"/>
    <w:rsid w:val="00585602"/>
    <w:rsid w:val="0058651B"/>
    <w:rsid w:val="005878B9"/>
    <w:rsid w:val="00587A24"/>
    <w:rsid w:val="00587B94"/>
    <w:rsid w:val="00587F89"/>
    <w:rsid w:val="00590100"/>
    <w:rsid w:val="00590D0E"/>
    <w:rsid w:val="00591257"/>
    <w:rsid w:val="00591D8A"/>
    <w:rsid w:val="00592046"/>
    <w:rsid w:val="005921B0"/>
    <w:rsid w:val="00593369"/>
    <w:rsid w:val="005934FF"/>
    <w:rsid w:val="005938D1"/>
    <w:rsid w:val="00594402"/>
    <w:rsid w:val="00594EEF"/>
    <w:rsid w:val="00595C82"/>
    <w:rsid w:val="005962AF"/>
    <w:rsid w:val="005963C3"/>
    <w:rsid w:val="005968C3"/>
    <w:rsid w:val="005972A3"/>
    <w:rsid w:val="00597745"/>
    <w:rsid w:val="00597B54"/>
    <w:rsid w:val="00597B9B"/>
    <w:rsid w:val="00597F95"/>
    <w:rsid w:val="005A018F"/>
    <w:rsid w:val="005A089D"/>
    <w:rsid w:val="005A123F"/>
    <w:rsid w:val="005A20F6"/>
    <w:rsid w:val="005A2E10"/>
    <w:rsid w:val="005A2F6D"/>
    <w:rsid w:val="005A303C"/>
    <w:rsid w:val="005A3A72"/>
    <w:rsid w:val="005A4800"/>
    <w:rsid w:val="005A4BF5"/>
    <w:rsid w:val="005A4C95"/>
    <w:rsid w:val="005A4DC1"/>
    <w:rsid w:val="005A6752"/>
    <w:rsid w:val="005A69B6"/>
    <w:rsid w:val="005A6AE8"/>
    <w:rsid w:val="005B0392"/>
    <w:rsid w:val="005B0426"/>
    <w:rsid w:val="005B0F2D"/>
    <w:rsid w:val="005B12AA"/>
    <w:rsid w:val="005B1BE0"/>
    <w:rsid w:val="005B1C0B"/>
    <w:rsid w:val="005B35BC"/>
    <w:rsid w:val="005B573E"/>
    <w:rsid w:val="005B618C"/>
    <w:rsid w:val="005B792C"/>
    <w:rsid w:val="005C0350"/>
    <w:rsid w:val="005C0D54"/>
    <w:rsid w:val="005C27B9"/>
    <w:rsid w:val="005C2895"/>
    <w:rsid w:val="005C2DF7"/>
    <w:rsid w:val="005C2F29"/>
    <w:rsid w:val="005C4178"/>
    <w:rsid w:val="005C517A"/>
    <w:rsid w:val="005C56F4"/>
    <w:rsid w:val="005C5D80"/>
    <w:rsid w:val="005C5F9C"/>
    <w:rsid w:val="005C63DA"/>
    <w:rsid w:val="005C7031"/>
    <w:rsid w:val="005D0AAF"/>
    <w:rsid w:val="005D0BBC"/>
    <w:rsid w:val="005D0E9A"/>
    <w:rsid w:val="005D0F30"/>
    <w:rsid w:val="005D18FF"/>
    <w:rsid w:val="005D2052"/>
    <w:rsid w:val="005D2B3D"/>
    <w:rsid w:val="005D32E4"/>
    <w:rsid w:val="005D38BD"/>
    <w:rsid w:val="005D42D3"/>
    <w:rsid w:val="005D4CF1"/>
    <w:rsid w:val="005D5045"/>
    <w:rsid w:val="005D5261"/>
    <w:rsid w:val="005D5F1D"/>
    <w:rsid w:val="005D6148"/>
    <w:rsid w:val="005D7B18"/>
    <w:rsid w:val="005D7D4B"/>
    <w:rsid w:val="005E077D"/>
    <w:rsid w:val="005E0BC7"/>
    <w:rsid w:val="005E0DF7"/>
    <w:rsid w:val="005E0EE8"/>
    <w:rsid w:val="005E17B4"/>
    <w:rsid w:val="005E21A7"/>
    <w:rsid w:val="005E21CE"/>
    <w:rsid w:val="005E30B3"/>
    <w:rsid w:val="005E47AD"/>
    <w:rsid w:val="005E574E"/>
    <w:rsid w:val="005E5A74"/>
    <w:rsid w:val="005E5CBE"/>
    <w:rsid w:val="005E608A"/>
    <w:rsid w:val="005E6E52"/>
    <w:rsid w:val="005E6EAD"/>
    <w:rsid w:val="005E7496"/>
    <w:rsid w:val="005F006E"/>
    <w:rsid w:val="005F16FD"/>
    <w:rsid w:val="005F1A45"/>
    <w:rsid w:val="005F2571"/>
    <w:rsid w:val="005F26B7"/>
    <w:rsid w:val="005F2D1B"/>
    <w:rsid w:val="005F2F97"/>
    <w:rsid w:val="005F3DBD"/>
    <w:rsid w:val="005F4903"/>
    <w:rsid w:val="005F52EA"/>
    <w:rsid w:val="005F7B48"/>
    <w:rsid w:val="005F7E50"/>
    <w:rsid w:val="006026DC"/>
    <w:rsid w:val="00602CB3"/>
    <w:rsid w:val="006038C3"/>
    <w:rsid w:val="00604A60"/>
    <w:rsid w:val="00604AEB"/>
    <w:rsid w:val="00607610"/>
    <w:rsid w:val="006103FA"/>
    <w:rsid w:val="0061040A"/>
    <w:rsid w:val="00612045"/>
    <w:rsid w:val="00612248"/>
    <w:rsid w:val="00612D3A"/>
    <w:rsid w:val="00613107"/>
    <w:rsid w:val="00613254"/>
    <w:rsid w:val="00613FF7"/>
    <w:rsid w:val="006150CB"/>
    <w:rsid w:val="0061538C"/>
    <w:rsid w:val="006163FE"/>
    <w:rsid w:val="00616AFE"/>
    <w:rsid w:val="00616F17"/>
    <w:rsid w:val="006171B5"/>
    <w:rsid w:val="0061783F"/>
    <w:rsid w:val="00617D6A"/>
    <w:rsid w:val="00620751"/>
    <w:rsid w:val="0062092D"/>
    <w:rsid w:val="00620E25"/>
    <w:rsid w:val="00622056"/>
    <w:rsid w:val="0062224D"/>
    <w:rsid w:val="00623EEF"/>
    <w:rsid w:val="00623F40"/>
    <w:rsid w:val="00624351"/>
    <w:rsid w:val="00624FED"/>
    <w:rsid w:val="00625104"/>
    <w:rsid w:val="0062686B"/>
    <w:rsid w:val="00630D9D"/>
    <w:rsid w:val="006310B0"/>
    <w:rsid w:val="006325BC"/>
    <w:rsid w:val="006325DC"/>
    <w:rsid w:val="006348C3"/>
    <w:rsid w:val="00636C92"/>
    <w:rsid w:val="006378A8"/>
    <w:rsid w:val="006409C6"/>
    <w:rsid w:val="00640C1D"/>
    <w:rsid w:val="00641B9C"/>
    <w:rsid w:val="00641F92"/>
    <w:rsid w:val="006426BD"/>
    <w:rsid w:val="00642CD9"/>
    <w:rsid w:val="00643009"/>
    <w:rsid w:val="00643FFA"/>
    <w:rsid w:val="0064409E"/>
    <w:rsid w:val="0064546E"/>
    <w:rsid w:val="00645C6B"/>
    <w:rsid w:val="00645FF7"/>
    <w:rsid w:val="0064723B"/>
    <w:rsid w:val="0065012C"/>
    <w:rsid w:val="0065159A"/>
    <w:rsid w:val="00652642"/>
    <w:rsid w:val="00653CED"/>
    <w:rsid w:val="006543DA"/>
    <w:rsid w:val="006552A4"/>
    <w:rsid w:val="0065566E"/>
    <w:rsid w:val="006560C1"/>
    <w:rsid w:val="006561F4"/>
    <w:rsid w:val="00656B37"/>
    <w:rsid w:val="00656F68"/>
    <w:rsid w:val="00660626"/>
    <w:rsid w:val="00660666"/>
    <w:rsid w:val="00662078"/>
    <w:rsid w:val="00662DF9"/>
    <w:rsid w:val="00662E26"/>
    <w:rsid w:val="00662F95"/>
    <w:rsid w:val="006631DA"/>
    <w:rsid w:val="00663340"/>
    <w:rsid w:val="006641C8"/>
    <w:rsid w:val="00664A30"/>
    <w:rsid w:val="00664DEC"/>
    <w:rsid w:val="00665284"/>
    <w:rsid w:val="00665598"/>
    <w:rsid w:val="00665CBE"/>
    <w:rsid w:val="0066615F"/>
    <w:rsid w:val="006661C0"/>
    <w:rsid w:val="0066716E"/>
    <w:rsid w:val="006711A5"/>
    <w:rsid w:val="00672377"/>
    <w:rsid w:val="00672B90"/>
    <w:rsid w:val="00672BC6"/>
    <w:rsid w:val="006735E5"/>
    <w:rsid w:val="00673AE2"/>
    <w:rsid w:val="0067448C"/>
    <w:rsid w:val="00675548"/>
    <w:rsid w:val="00675CEE"/>
    <w:rsid w:val="0067766F"/>
    <w:rsid w:val="00677C13"/>
    <w:rsid w:val="00677CE5"/>
    <w:rsid w:val="00681050"/>
    <w:rsid w:val="00681176"/>
    <w:rsid w:val="006815E5"/>
    <w:rsid w:val="006821B5"/>
    <w:rsid w:val="00682316"/>
    <w:rsid w:val="00682AC6"/>
    <w:rsid w:val="006831F4"/>
    <w:rsid w:val="006844A3"/>
    <w:rsid w:val="006846CF"/>
    <w:rsid w:val="00685193"/>
    <w:rsid w:val="00685E47"/>
    <w:rsid w:val="00686526"/>
    <w:rsid w:val="00686761"/>
    <w:rsid w:val="00686E2B"/>
    <w:rsid w:val="00686E3D"/>
    <w:rsid w:val="006872B2"/>
    <w:rsid w:val="006876F3"/>
    <w:rsid w:val="00687A39"/>
    <w:rsid w:val="00690637"/>
    <w:rsid w:val="0069108A"/>
    <w:rsid w:val="00691B50"/>
    <w:rsid w:val="00692031"/>
    <w:rsid w:val="00692E3E"/>
    <w:rsid w:val="00693988"/>
    <w:rsid w:val="00693E4C"/>
    <w:rsid w:val="00694D6F"/>
    <w:rsid w:val="00695153"/>
    <w:rsid w:val="0069534F"/>
    <w:rsid w:val="00695A98"/>
    <w:rsid w:val="00695F48"/>
    <w:rsid w:val="006971FF"/>
    <w:rsid w:val="00697343"/>
    <w:rsid w:val="00697376"/>
    <w:rsid w:val="006A08EE"/>
    <w:rsid w:val="006A1C5A"/>
    <w:rsid w:val="006A217C"/>
    <w:rsid w:val="006A25C2"/>
    <w:rsid w:val="006A2BCD"/>
    <w:rsid w:val="006A2D21"/>
    <w:rsid w:val="006A30BB"/>
    <w:rsid w:val="006A3BD3"/>
    <w:rsid w:val="006A488E"/>
    <w:rsid w:val="006A4A41"/>
    <w:rsid w:val="006A4D27"/>
    <w:rsid w:val="006A59FC"/>
    <w:rsid w:val="006A640F"/>
    <w:rsid w:val="006A6772"/>
    <w:rsid w:val="006A706F"/>
    <w:rsid w:val="006B0B64"/>
    <w:rsid w:val="006B0FFB"/>
    <w:rsid w:val="006B20C3"/>
    <w:rsid w:val="006B242B"/>
    <w:rsid w:val="006B27AD"/>
    <w:rsid w:val="006B27E8"/>
    <w:rsid w:val="006B3294"/>
    <w:rsid w:val="006B33D0"/>
    <w:rsid w:val="006B35B0"/>
    <w:rsid w:val="006B3CE3"/>
    <w:rsid w:val="006B3E4C"/>
    <w:rsid w:val="006B6E01"/>
    <w:rsid w:val="006B7358"/>
    <w:rsid w:val="006B7C80"/>
    <w:rsid w:val="006C0061"/>
    <w:rsid w:val="006C1A83"/>
    <w:rsid w:val="006C2E70"/>
    <w:rsid w:val="006C388F"/>
    <w:rsid w:val="006C3A7D"/>
    <w:rsid w:val="006C3E32"/>
    <w:rsid w:val="006C40EB"/>
    <w:rsid w:val="006C435D"/>
    <w:rsid w:val="006C49E9"/>
    <w:rsid w:val="006C4A8C"/>
    <w:rsid w:val="006C4BF8"/>
    <w:rsid w:val="006C4CA8"/>
    <w:rsid w:val="006C779A"/>
    <w:rsid w:val="006D0CF3"/>
    <w:rsid w:val="006D0E9D"/>
    <w:rsid w:val="006D1516"/>
    <w:rsid w:val="006D1AAF"/>
    <w:rsid w:val="006D1E46"/>
    <w:rsid w:val="006D2F9A"/>
    <w:rsid w:val="006D3027"/>
    <w:rsid w:val="006D332F"/>
    <w:rsid w:val="006D39E3"/>
    <w:rsid w:val="006D3C89"/>
    <w:rsid w:val="006D3CC6"/>
    <w:rsid w:val="006D4886"/>
    <w:rsid w:val="006D5811"/>
    <w:rsid w:val="006D59CC"/>
    <w:rsid w:val="006D5ABE"/>
    <w:rsid w:val="006D5E76"/>
    <w:rsid w:val="006D7CD9"/>
    <w:rsid w:val="006E03B2"/>
    <w:rsid w:val="006E222F"/>
    <w:rsid w:val="006E2318"/>
    <w:rsid w:val="006E3F66"/>
    <w:rsid w:val="006E4119"/>
    <w:rsid w:val="006E5DE4"/>
    <w:rsid w:val="006E6079"/>
    <w:rsid w:val="006E679D"/>
    <w:rsid w:val="006E756F"/>
    <w:rsid w:val="006F0B12"/>
    <w:rsid w:val="006F1284"/>
    <w:rsid w:val="006F175F"/>
    <w:rsid w:val="006F222C"/>
    <w:rsid w:val="006F33C1"/>
    <w:rsid w:val="006F3FED"/>
    <w:rsid w:val="006F54BF"/>
    <w:rsid w:val="006F5654"/>
    <w:rsid w:val="006F5D4E"/>
    <w:rsid w:val="006F6215"/>
    <w:rsid w:val="006F6E70"/>
    <w:rsid w:val="006F7A37"/>
    <w:rsid w:val="00702426"/>
    <w:rsid w:val="0070254D"/>
    <w:rsid w:val="00702B72"/>
    <w:rsid w:val="00703D4F"/>
    <w:rsid w:val="00704558"/>
    <w:rsid w:val="00704F3D"/>
    <w:rsid w:val="007054FB"/>
    <w:rsid w:val="00705762"/>
    <w:rsid w:val="00705A0F"/>
    <w:rsid w:val="00705C0B"/>
    <w:rsid w:val="007066E6"/>
    <w:rsid w:val="00707129"/>
    <w:rsid w:val="00707242"/>
    <w:rsid w:val="007073B9"/>
    <w:rsid w:val="007104F1"/>
    <w:rsid w:val="007106FA"/>
    <w:rsid w:val="007115FF"/>
    <w:rsid w:val="00711B18"/>
    <w:rsid w:val="00711D19"/>
    <w:rsid w:val="0071202D"/>
    <w:rsid w:val="00712261"/>
    <w:rsid w:val="00712764"/>
    <w:rsid w:val="00717A5A"/>
    <w:rsid w:val="00717CF6"/>
    <w:rsid w:val="007207E1"/>
    <w:rsid w:val="00720B5E"/>
    <w:rsid w:val="007220F1"/>
    <w:rsid w:val="007225BE"/>
    <w:rsid w:val="007270CA"/>
    <w:rsid w:val="00727116"/>
    <w:rsid w:val="0072732C"/>
    <w:rsid w:val="00727E0F"/>
    <w:rsid w:val="00730BA3"/>
    <w:rsid w:val="007310C9"/>
    <w:rsid w:val="007317EB"/>
    <w:rsid w:val="007329B7"/>
    <w:rsid w:val="00732F3D"/>
    <w:rsid w:val="00733A14"/>
    <w:rsid w:val="007341F6"/>
    <w:rsid w:val="00735DD4"/>
    <w:rsid w:val="00736862"/>
    <w:rsid w:val="00736D65"/>
    <w:rsid w:val="00737277"/>
    <w:rsid w:val="00737A6C"/>
    <w:rsid w:val="00737FEC"/>
    <w:rsid w:val="0074030D"/>
    <w:rsid w:val="00740DD0"/>
    <w:rsid w:val="0074342D"/>
    <w:rsid w:val="007436B9"/>
    <w:rsid w:val="0074460B"/>
    <w:rsid w:val="00744CA3"/>
    <w:rsid w:val="00744E51"/>
    <w:rsid w:val="007450E0"/>
    <w:rsid w:val="007451BD"/>
    <w:rsid w:val="00745A2C"/>
    <w:rsid w:val="00745D4C"/>
    <w:rsid w:val="00745F75"/>
    <w:rsid w:val="007461C8"/>
    <w:rsid w:val="00750877"/>
    <w:rsid w:val="00750EFB"/>
    <w:rsid w:val="00752785"/>
    <w:rsid w:val="00753523"/>
    <w:rsid w:val="007540C9"/>
    <w:rsid w:val="007542D4"/>
    <w:rsid w:val="00754CC4"/>
    <w:rsid w:val="00754DC3"/>
    <w:rsid w:val="00755DA4"/>
    <w:rsid w:val="00755EDF"/>
    <w:rsid w:val="007567E1"/>
    <w:rsid w:val="00756BCD"/>
    <w:rsid w:val="00756F02"/>
    <w:rsid w:val="007570B6"/>
    <w:rsid w:val="0075796B"/>
    <w:rsid w:val="0076025C"/>
    <w:rsid w:val="007621A4"/>
    <w:rsid w:val="007635F7"/>
    <w:rsid w:val="00763AFC"/>
    <w:rsid w:val="00763B14"/>
    <w:rsid w:val="00764994"/>
    <w:rsid w:val="00764CF2"/>
    <w:rsid w:val="007651E1"/>
    <w:rsid w:val="00765D3E"/>
    <w:rsid w:val="00766E87"/>
    <w:rsid w:val="00766F24"/>
    <w:rsid w:val="00767AD0"/>
    <w:rsid w:val="0077257B"/>
    <w:rsid w:val="007737C5"/>
    <w:rsid w:val="00773C3A"/>
    <w:rsid w:val="00773DE0"/>
    <w:rsid w:val="00775D37"/>
    <w:rsid w:val="0077726F"/>
    <w:rsid w:val="00777352"/>
    <w:rsid w:val="00780043"/>
    <w:rsid w:val="0078199D"/>
    <w:rsid w:val="00781C19"/>
    <w:rsid w:val="00782460"/>
    <w:rsid w:val="00782D25"/>
    <w:rsid w:val="00785252"/>
    <w:rsid w:val="00785444"/>
    <w:rsid w:val="00787600"/>
    <w:rsid w:val="00787B7D"/>
    <w:rsid w:val="007901EA"/>
    <w:rsid w:val="00790FB4"/>
    <w:rsid w:val="007915FA"/>
    <w:rsid w:val="007929A0"/>
    <w:rsid w:val="00793431"/>
    <w:rsid w:val="00793982"/>
    <w:rsid w:val="0079567C"/>
    <w:rsid w:val="00795BCB"/>
    <w:rsid w:val="00796155"/>
    <w:rsid w:val="0079652B"/>
    <w:rsid w:val="00796AD8"/>
    <w:rsid w:val="007A0592"/>
    <w:rsid w:val="007A08A9"/>
    <w:rsid w:val="007A0FCA"/>
    <w:rsid w:val="007A1493"/>
    <w:rsid w:val="007A1BA2"/>
    <w:rsid w:val="007A2598"/>
    <w:rsid w:val="007A2E18"/>
    <w:rsid w:val="007A308E"/>
    <w:rsid w:val="007A59CA"/>
    <w:rsid w:val="007A6665"/>
    <w:rsid w:val="007A776B"/>
    <w:rsid w:val="007A7B70"/>
    <w:rsid w:val="007B0D5B"/>
    <w:rsid w:val="007B0E5E"/>
    <w:rsid w:val="007B0E61"/>
    <w:rsid w:val="007B1154"/>
    <w:rsid w:val="007B2540"/>
    <w:rsid w:val="007B3149"/>
    <w:rsid w:val="007B3436"/>
    <w:rsid w:val="007B3668"/>
    <w:rsid w:val="007B3DCB"/>
    <w:rsid w:val="007B47E1"/>
    <w:rsid w:val="007B4CA3"/>
    <w:rsid w:val="007B7572"/>
    <w:rsid w:val="007B781A"/>
    <w:rsid w:val="007C08D9"/>
    <w:rsid w:val="007C1260"/>
    <w:rsid w:val="007C21A4"/>
    <w:rsid w:val="007C2604"/>
    <w:rsid w:val="007C31D3"/>
    <w:rsid w:val="007C456D"/>
    <w:rsid w:val="007C5CBC"/>
    <w:rsid w:val="007C5F47"/>
    <w:rsid w:val="007C6C78"/>
    <w:rsid w:val="007C71B0"/>
    <w:rsid w:val="007C72B1"/>
    <w:rsid w:val="007D0DF4"/>
    <w:rsid w:val="007D15B8"/>
    <w:rsid w:val="007D2C9D"/>
    <w:rsid w:val="007D3CFC"/>
    <w:rsid w:val="007D3F00"/>
    <w:rsid w:val="007D49C3"/>
    <w:rsid w:val="007D4D3C"/>
    <w:rsid w:val="007D4E4A"/>
    <w:rsid w:val="007D5A1B"/>
    <w:rsid w:val="007D695F"/>
    <w:rsid w:val="007D6AED"/>
    <w:rsid w:val="007E0129"/>
    <w:rsid w:val="007E0995"/>
    <w:rsid w:val="007E141B"/>
    <w:rsid w:val="007E15B2"/>
    <w:rsid w:val="007E15DE"/>
    <w:rsid w:val="007E1632"/>
    <w:rsid w:val="007E1B7A"/>
    <w:rsid w:val="007E2FF8"/>
    <w:rsid w:val="007E3DB9"/>
    <w:rsid w:val="007E4A33"/>
    <w:rsid w:val="007E5FD2"/>
    <w:rsid w:val="007E62D9"/>
    <w:rsid w:val="007E7BCF"/>
    <w:rsid w:val="007F3ED9"/>
    <w:rsid w:val="007F419A"/>
    <w:rsid w:val="007F5C17"/>
    <w:rsid w:val="007F6BE8"/>
    <w:rsid w:val="007F6C29"/>
    <w:rsid w:val="007F77FF"/>
    <w:rsid w:val="007F788A"/>
    <w:rsid w:val="008001B9"/>
    <w:rsid w:val="00800D58"/>
    <w:rsid w:val="008011A3"/>
    <w:rsid w:val="00802359"/>
    <w:rsid w:val="008027BA"/>
    <w:rsid w:val="00802D7D"/>
    <w:rsid w:val="00802E91"/>
    <w:rsid w:val="008033AF"/>
    <w:rsid w:val="00803DF0"/>
    <w:rsid w:val="00804306"/>
    <w:rsid w:val="008043FE"/>
    <w:rsid w:val="00804B70"/>
    <w:rsid w:val="00807E49"/>
    <w:rsid w:val="0081018F"/>
    <w:rsid w:val="00810B14"/>
    <w:rsid w:val="0081179F"/>
    <w:rsid w:val="008117CA"/>
    <w:rsid w:val="00812399"/>
    <w:rsid w:val="00812E97"/>
    <w:rsid w:val="00812E98"/>
    <w:rsid w:val="008144D0"/>
    <w:rsid w:val="0081510D"/>
    <w:rsid w:val="00815416"/>
    <w:rsid w:val="00815D57"/>
    <w:rsid w:val="008162D5"/>
    <w:rsid w:val="00816D56"/>
    <w:rsid w:val="00817500"/>
    <w:rsid w:val="00820598"/>
    <w:rsid w:val="00820628"/>
    <w:rsid w:val="00820A6D"/>
    <w:rsid w:val="00820E39"/>
    <w:rsid w:val="00821401"/>
    <w:rsid w:val="00822400"/>
    <w:rsid w:val="00822459"/>
    <w:rsid w:val="00822A76"/>
    <w:rsid w:val="008230E5"/>
    <w:rsid w:val="00823156"/>
    <w:rsid w:val="00823579"/>
    <w:rsid w:val="0082385B"/>
    <w:rsid w:val="00823E72"/>
    <w:rsid w:val="00825310"/>
    <w:rsid w:val="00826676"/>
    <w:rsid w:val="00827A46"/>
    <w:rsid w:val="00827E5B"/>
    <w:rsid w:val="008302EB"/>
    <w:rsid w:val="00830459"/>
    <w:rsid w:val="00830925"/>
    <w:rsid w:val="00830BA3"/>
    <w:rsid w:val="00830F56"/>
    <w:rsid w:val="00831298"/>
    <w:rsid w:val="00832238"/>
    <w:rsid w:val="008336B6"/>
    <w:rsid w:val="00833749"/>
    <w:rsid w:val="008339AE"/>
    <w:rsid w:val="0083414E"/>
    <w:rsid w:val="0083489D"/>
    <w:rsid w:val="00835112"/>
    <w:rsid w:val="00835737"/>
    <w:rsid w:val="00836021"/>
    <w:rsid w:val="008362FE"/>
    <w:rsid w:val="008373FD"/>
    <w:rsid w:val="00837588"/>
    <w:rsid w:val="008403A6"/>
    <w:rsid w:val="00840940"/>
    <w:rsid w:val="00840E08"/>
    <w:rsid w:val="0084136A"/>
    <w:rsid w:val="0084185D"/>
    <w:rsid w:val="00841A99"/>
    <w:rsid w:val="00841B9F"/>
    <w:rsid w:val="00842427"/>
    <w:rsid w:val="008427BD"/>
    <w:rsid w:val="00842CAE"/>
    <w:rsid w:val="008438E6"/>
    <w:rsid w:val="00844833"/>
    <w:rsid w:val="0084493E"/>
    <w:rsid w:val="00845A91"/>
    <w:rsid w:val="0084660F"/>
    <w:rsid w:val="0084713E"/>
    <w:rsid w:val="00847628"/>
    <w:rsid w:val="008477FE"/>
    <w:rsid w:val="00847B3E"/>
    <w:rsid w:val="00847F17"/>
    <w:rsid w:val="00847F8C"/>
    <w:rsid w:val="008501B8"/>
    <w:rsid w:val="008502B6"/>
    <w:rsid w:val="008504EA"/>
    <w:rsid w:val="00850B52"/>
    <w:rsid w:val="008510CA"/>
    <w:rsid w:val="0085128A"/>
    <w:rsid w:val="0085408C"/>
    <w:rsid w:val="008541BC"/>
    <w:rsid w:val="00854B76"/>
    <w:rsid w:val="00854D6E"/>
    <w:rsid w:val="00855143"/>
    <w:rsid w:val="00855A6C"/>
    <w:rsid w:val="0085649C"/>
    <w:rsid w:val="008570F4"/>
    <w:rsid w:val="00857FDB"/>
    <w:rsid w:val="00860AD8"/>
    <w:rsid w:val="00861724"/>
    <w:rsid w:val="0086268A"/>
    <w:rsid w:val="0086279A"/>
    <w:rsid w:val="00862B37"/>
    <w:rsid w:val="00862CC5"/>
    <w:rsid w:val="008631ED"/>
    <w:rsid w:val="00865040"/>
    <w:rsid w:val="00865118"/>
    <w:rsid w:val="00867CC1"/>
    <w:rsid w:val="00870622"/>
    <w:rsid w:val="008715CC"/>
    <w:rsid w:val="00873DF6"/>
    <w:rsid w:val="00873E2D"/>
    <w:rsid w:val="008748DC"/>
    <w:rsid w:val="00874E64"/>
    <w:rsid w:val="00875237"/>
    <w:rsid w:val="00875ECF"/>
    <w:rsid w:val="00876154"/>
    <w:rsid w:val="008766CA"/>
    <w:rsid w:val="0087717C"/>
    <w:rsid w:val="0087736D"/>
    <w:rsid w:val="00877661"/>
    <w:rsid w:val="008804F4"/>
    <w:rsid w:val="008817AD"/>
    <w:rsid w:val="00881D83"/>
    <w:rsid w:val="00882D55"/>
    <w:rsid w:val="00883BA6"/>
    <w:rsid w:val="00884BF5"/>
    <w:rsid w:val="0088577D"/>
    <w:rsid w:val="00885869"/>
    <w:rsid w:val="008874BD"/>
    <w:rsid w:val="008879EE"/>
    <w:rsid w:val="00887E49"/>
    <w:rsid w:val="00890D27"/>
    <w:rsid w:val="0089141F"/>
    <w:rsid w:val="008923E4"/>
    <w:rsid w:val="00892490"/>
    <w:rsid w:val="00892820"/>
    <w:rsid w:val="008935B2"/>
    <w:rsid w:val="00893EC9"/>
    <w:rsid w:val="00894F8F"/>
    <w:rsid w:val="0089575B"/>
    <w:rsid w:val="00895C56"/>
    <w:rsid w:val="00896FF0"/>
    <w:rsid w:val="008978BA"/>
    <w:rsid w:val="00897DD8"/>
    <w:rsid w:val="008A0F6B"/>
    <w:rsid w:val="008A1244"/>
    <w:rsid w:val="008A25CE"/>
    <w:rsid w:val="008A2A2B"/>
    <w:rsid w:val="008A4124"/>
    <w:rsid w:val="008A4BB2"/>
    <w:rsid w:val="008A4CAD"/>
    <w:rsid w:val="008A794C"/>
    <w:rsid w:val="008A7A8E"/>
    <w:rsid w:val="008A7F14"/>
    <w:rsid w:val="008B0417"/>
    <w:rsid w:val="008B0420"/>
    <w:rsid w:val="008B0D0B"/>
    <w:rsid w:val="008B0DB6"/>
    <w:rsid w:val="008B0DDA"/>
    <w:rsid w:val="008B1CD0"/>
    <w:rsid w:val="008B1CE4"/>
    <w:rsid w:val="008B256F"/>
    <w:rsid w:val="008B2599"/>
    <w:rsid w:val="008B25A2"/>
    <w:rsid w:val="008B39D7"/>
    <w:rsid w:val="008B3E90"/>
    <w:rsid w:val="008B5E44"/>
    <w:rsid w:val="008B611E"/>
    <w:rsid w:val="008B62D7"/>
    <w:rsid w:val="008C021E"/>
    <w:rsid w:val="008C0876"/>
    <w:rsid w:val="008C117C"/>
    <w:rsid w:val="008C1236"/>
    <w:rsid w:val="008C162B"/>
    <w:rsid w:val="008C29A6"/>
    <w:rsid w:val="008C2C0F"/>
    <w:rsid w:val="008C36BC"/>
    <w:rsid w:val="008C3A84"/>
    <w:rsid w:val="008C418D"/>
    <w:rsid w:val="008C4480"/>
    <w:rsid w:val="008C45B9"/>
    <w:rsid w:val="008C4842"/>
    <w:rsid w:val="008C50B3"/>
    <w:rsid w:val="008C5365"/>
    <w:rsid w:val="008C5C39"/>
    <w:rsid w:val="008C6207"/>
    <w:rsid w:val="008C660F"/>
    <w:rsid w:val="008D2A37"/>
    <w:rsid w:val="008D337D"/>
    <w:rsid w:val="008D38FD"/>
    <w:rsid w:val="008D4768"/>
    <w:rsid w:val="008D5B70"/>
    <w:rsid w:val="008D5FAB"/>
    <w:rsid w:val="008D7B14"/>
    <w:rsid w:val="008E12B4"/>
    <w:rsid w:val="008E1BCE"/>
    <w:rsid w:val="008E227F"/>
    <w:rsid w:val="008E22E5"/>
    <w:rsid w:val="008E28EF"/>
    <w:rsid w:val="008E29AC"/>
    <w:rsid w:val="008E3292"/>
    <w:rsid w:val="008E3974"/>
    <w:rsid w:val="008E3E6F"/>
    <w:rsid w:val="008E3FBC"/>
    <w:rsid w:val="008E4737"/>
    <w:rsid w:val="008E667D"/>
    <w:rsid w:val="008E676A"/>
    <w:rsid w:val="008E6E71"/>
    <w:rsid w:val="008F073E"/>
    <w:rsid w:val="008F135A"/>
    <w:rsid w:val="008F1B33"/>
    <w:rsid w:val="008F1C36"/>
    <w:rsid w:val="008F2FF8"/>
    <w:rsid w:val="008F3079"/>
    <w:rsid w:val="008F47EA"/>
    <w:rsid w:val="008F4CE5"/>
    <w:rsid w:val="008F4F73"/>
    <w:rsid w:val="008F4F86"/>
    <w:rsid w:val="008F738E"/>
    <w:rsid w:val="008F7435"/>
    <w:rsid w:val="008F791D"/>
    <w:rsid w:val="009002F4"/>
    <w:rsid w:val="00901A90"/>
    <w:rsid w:val="00901AC6"/>
    <w:rsid w:val="0090204F"/>
    <w:rsid w:val="00905E9B"/>
    <w:rsid w:val="009069BA"/>
    <w:rsid w:val="009070CA"/>
    <w:rsid w:val="009070E8"/>
    <w:rsid w:val="0090751A"/>
    <w:rsid w:val="00907974"/>
    <w:rsid w:val="00907B6F"/>
    <w:rsid w:val="00907DB0"/>
    <w:rsid w:val="0091082C"/>
    <w:rsid w:val="00910AB4"/>
    <w:rsid w:val="00910AED"/>
    <w:rsid w:val="00911775"/>
    <w:rsid w:val="00911D04"/>
    <w:rsid w:val="009123B1"/>
    <w:rsid w:val="00913EA8"/>
    <w:rsid w:val="0091445B"/>
    <w:rsid w:val="00914CA3"/>
    <w:rsid w:val="009157F2"/>
    <w:rsid w:val="0091595F"/>
    <w:rsid w:val="00915B16"/>
    <w:rsid w:val="00916751"/>
    <w:rsid w:val="00916FAC"/>
    <w:rsid w:val="009202FF"/>
    <w:rsid w:val="00920324"/>
    <w:rsid w:val="00920983"/>
    <w:rsid w:val="009223D8"/>
    <w:rsid w:val="00923BDA"/>
    <w:rsid w:val="0092492B"/>
    <w:rsid w:val="00924D3C"/>
    <w:rsid w:val="00924FCF"/>
    <w:rsid w:val="009253A2"/>
    <w:rsid w:val="0092546A"/>
    <w:rsid w:val="009256D3"/>
    <w:rsid w:val="00925EC9"/>
    <w:rsid w:val="00925F0C"/>
    <w:rsid w:val="0092632F"/>
    <w:rsid w:val="00926EA9"/>
    <w:rsid w:val="00927626"/>
    <w:rsid w:val="00927888"/>
    <w:rsid w:val="009302B9"/>
    <w:rsid w:val="0093078A"/>
    <w:rsid w:val="00930C57"/>
    <w:rsid w:val="009316C2"/>
    <w:rsid w:val="00931D74"/>
    <w:rsid w:val="00932073"/>
    <w:rsid w:val="0093230B"/>
    <w:rsid w:val="0093242C"/>
    <w:rsid w:val="009331B1"/>
    <w:rsid w:val="009336F7"/>
    <w:rsid w:val="009341A4"/>
    <w:rsid w:val="00936C40"/>
    <w:rsid w:val="00936F5E"/>
    <w:rsid w:val="00937986"/>
    <w:rsid w:val="00937E73"/>
    <w:rsid w:val="009428A7"/>
    <w:rsid w:val="009430F2"/>
    <w:rsid w:val="0094360A"/>
    <w:rsid w:val="0094404E"/>
    <w:rsid w:val="00944325"/>
    <w:rsid w:val="0094450B"/>
    <w:rsid w:val="009458F2"/>
    <w:rsid w:val="00945991"/>
    <w:rsid w:val="00946215"/>
    <w:rsid w:val="00946279"/>
    <w:rsid w:val="0094655E"/>
    <w:rsid w:val="00946BA7"/>
    <w:rsid w:val="00947401"/>
    <w:rsid w:val="00947EC1"/>
    <w:rsid w:val="009504DC"/>
    <w:rsid w:val="0095060B"/>
    <w:rsid w:val="00951414"/>
    <w:rsid w:val="00951CEB"/>
    <w:rsid w:val="00951F7B"/>
    <w:rsid w:val="00956AE7"/>
    <w:rsid w:val="009579F7"/>
    <w:rsid w:val="009626F1"/>
    <w:rsid w:val="00964007"/>
    <w:rsid w:val="00964530"/>
    <w:rsid w:val="00965468"/>
    <w:rsid w:val="009665AB"/>
    <w:rsid w:val="009668F3"/>
    <w:rsid w:val="00970729"/>
    <w:rsid w:val="00971FA3"/>
    <w:rsid w:val="00972E1A"/>
    <w:rsid w:val="0097332B"/>
    <w:rsid w:val="0097334C"/>
    <w:rsid w:val="009739DA"/>
    <w:rsid w:val="00974620"/>
    <w:rsid w:val="00974CEB"/>
    <w:rsid w:val="009751B9"/>
    <w:rsid w:val="009755C7"/>
    <w:rsid w:val="009757CF"/>
    <w:rsid w:val="00975F35"/>
    <w:rsid w:val="00976CCF"/>
    <w:rsid w:val="009775A2"/>
    <w:rsid w:val="00977777"/>
    <w:rsid w:val="00980833"/>
    <w:rsid w:val="00980D83"/>
    <w:rsid w:val="009842ED"/>
    <w:rsid w:val="009846AE"/>
    <w:rsid w:val="00984986"/>
    <w:rsid w:val="00985216"/>
    <w:rsid w:val="00985311"/>
    <w:rsid w:val="00986928"/>
    <w:rsid w:val="009869E9"/>
    <w:rsid w:val="0098717C"/>
    <w:rsid w:val="00991141"/>
    <w:rsid w:val="0099119E"/>
    <w:rsid w:val="00991521"/>
    <w:rsid w:val="0099182C"/>
    <w:rsid w:val="00993F25"/>
    <w:rsid w:val="0099509A"/>
    <w:rsid w:val="0099534E"/>
    <w:rsid w:val="00995DFC"/>
    <w:rsid w:val="00996D30"/>
    <w:rsid w:val="00996DDF"/>
    <w:rsid w:val="0099705F"/>
    <w:rsid w:val="00997341"/>
    <w:rsid w:val="009A0577"/>
    <w:rsid w:val="009A0A4E"/>
    <w:rsid w:val="009A0BFA"/>
    <w:rsid w:val="009A0E08"/>
    <w:rsid w:val="009A4739"/>
    <w:rsid w:val="009A48E1"/>
    <w:rsid w:val="009A5173"/>
    <w:rsid w:val="009A6241"/>
    <w:rsid w:val="009A6E52"/>
    <w:rsid w:val="009A728A"/>
    <w:rsid w:val="009A74F7"/>
    <w:rsid w:val="009A7AB0"/>
    <w:rsid w:val="009A7DE7"/>
    <w:rsid w:val="009B095B"/>
    <w:rsid w:val="009B10F0"/>
    <w:rsid w:val="009B18B2"/>
    <w:rsid w:val="009B225C"/>
    <w:rsid w:val="009B2D45"/>
    <w:rsid w:val="009B329E"/>
    <w:rsid w:val="009B348D"/>
    <w:rsid w:val="009B3785"/>
    <w:rsid w:val="009B59F7"/>
    <w:rsid w:val="009B649F"/>
    <w:rsid w:val="009B6AE0"/>
    <w:rsid w:val="009B70F8"/>
    <w:rsid w:val="009B7FB6"/>
    <w:rsid w:val="009C1238"/>
    <w:rsid w:val="009C182A"/>
    <w:rsid w:val="009C2004"/>
    <w:rsid w:val="009C22D8"/>
    <w:rsid w:val="009C2CBB"/>
    <w:rsid w:val="009C43AB"/>
    <w:rsid w:val="009C4412"/>
    <w:rsid w:val="009C44BB"/>
    <w:rsid w:val="009C4537"/>
    <w:rsid w:val="009C5E38"/>
    <w:rsid w:val="009C5E44"/>
    <w:rsid w:val="009C62FE"/>
    <w:rsid w:val="009C66F0"/>
    <w:rsid w:val="009C680B"/>
    <w:rsid w:val="009C78D4"/>
    <w:rsid w:val="009C7D75"/>
    <w:rsid w:val="009D04AE"/>
    <w:rsid w:val="009D0A90"/>
    <w:rsid w:val="009D0BF2"/>
    <w:rsid w:val="009D14DC"/>
    <w:rsid w:val="009D2341"/>
    <w:rsid w:val="009D2DC6"/>
    <w:rsid w:val="009D31DF"/>
    <w:rsid w:val="009D55F4"/>
    <w:rsid w:val="009D5814"/>
    <w:rsid w:val="009D58D1"/>
    <w:rsid w:val="009D5946"/>
    <w:rsid w:val="009D5C73"/>
    <w:rsid w:val="009D6407"/>
    <w:rsid w:val="009D762B"/>
    <w:rsid w:val="009D7EAC"/>
    <w:rsid w:val="009E2A32"/>
    <w:rsid w:val="009E2D2B"/>
    <w:rsid w:val="009E47D9"/>
    <w:rsid w:val="009E48BC"/>
    <w:rsid w:val="009E4C50"/>
    <w:rsid w:val="009E5436"/>
    <w:rsid w:val="009E57E3"/>
    <w:rsid w:val="009E5D39"/>
    <w:rsid w:val="009E662E"/>
    <w:rsid w:val="009E674D"/>
    <w:rsid w:val="009E682B"/>
    <w:rsid w:val="009E69CA"/>
    <w:rsid w:val="009E7371"/>
    <w:rsid w:val="009E7897"/>
    <w:rsid w:val="009E79DC"/>
    <w:rsid w:val="009F100D"/>
    <w:rsid w:val="009F1EDA"/>
    <w:rsid w:val="009F2778"/>
    <w:rsid w:val="009F449B"/>
    <w:rsid w:val="009F50ED"/>
    <w:rsid w:val="009F5407"/>
    <w:rsid w:val="009F5501"/>
    <w:rsid w:val="009F6593"/>
    <w:rsid w:val="009F77C2"/>
    <w:rsid w:val="009F7A34"/>
    <w:rsid w:val="00A00C5A"/>
    <w:rsid w:val="00A01771"/>
    <w:rsid w:val="00A01BC7"/>
    <w:rsid w:val="00A021B7"/>
    <w:rsid w:val="00A021D0"/>
    <w:rsid w:val="00A02427"/>
    <w:rsid w:val="00A02A11"/>
    <w:rsid w:val="00A03E3E"/>
    <w:rsid w:val="00A03EB7"/>
    <w:rsid w:val="00A04041"/>
    <w:rsid w:val="00A04B8F"/>
    <w:rsid w:val="00A063CF"/>
    <w:rsid w:val="00A067F0"/>
    <w:rsid w:val="00A10550"/>
    <w:rsid w:val="00A105BA"/>
    <w:rsid w:val="00A11625"/>
    <w:rsid w:val="00A11670"/>
    <w:rsid w:val="00A1188A"/>
    <w:rsid w:val="00A122D4"/>
    <w:rsid w:val="00A124C0"/>
    <w:rsid w:val="00A127BA"/>
    <w:rsid w:val="00A16150"/>
    <w:rsid w:val="00A17D54"/>
    <w:rsid w:val="00A2006F"/>
    <w:rsid w:val="00A201D7"/>
    <w:rsid w:val="00A203D4"/>
    <w:rsid w:val="00A2116D"/>
    <w:rsid w:val="00A21A9B"/>
    <w:rsid w:val="00A21C90"/>
    <w:rsid w:val="00A225BF"/>
    <w:rsid w:val="00A23AA0"/>
    <w:rsid w:val="00A23C1B"/>
    <w:rsid w:val="00A2487F"/>
    <w:rsid w:val="00A24898"/>
    <w:rsid w:val="00A24E56"/>
    <w:rsid w:val="00A25A14"/>
    <w:rsid w:val="00A260C4"/>
    <w:rsid w:val="00A2621C"/>
    <w:rsid w:val="00A26A92"/>
    <w:rsid w:val="00A278B8"/>
    <w:rsid w:val="00A27B28"/>
    <w:rsid w:val="00A27FD2"/>
    <w:rsid w:val="00A32B99"/>
    <w:rsid w:val="00A33053"/>
    <w:rsid w:val="00A33997"/>
    <w:rsid w:val="00A339FB"/>
    <w:rsid w:val="00A35C6D"/>
    <w:rsid w:val="00A37206"/>
    <w:rsid w:val="00A37915"/>
    <w:rsid w:val="00A37E66"/>
    <w:rsid w:val="00A40871"/>
    <w:rsid w:val="00A409E9"/>
    <w:rsid w:val="00A41792"/>
    <w:rsid w:val="00A41DDF"/>
    <w:rsid w:val="00A420CC"/>
    <w:rsid w:val="00A4331F"/>
    <w:rsid w:val="00A43F06"/>
    <w:rsid w:val="00A43F51"/>
    <w:rsid w:val="00A44A53"/>
    <w:rsid w:val="00A44FA8"/>
    <w:rsid w:val="00A45691"/>
    <w:rsid w:val="00A457C4"/>
    <w:rsid w:val="00A45979"/>
    <w:rsid w:val="00A45F27"/>
    <w:rsid w:val="00A46633"/>
    <w:rsid w:val="00A474B0"/>
    <w:rsid w:val="00A50199"/>
    <w:rsid w:val="00A5044D"/>
    <w:rsid w:val="00A50451"/>
    <w:rsid w:val="00A5141A"/>
    <w:rsid w:val="00A53A79"/>
    <w:rsid w:val="00A567B6"/>
    <w:rsid w:val="00A6012C"/>
    <w:rsid w:val="00A60A84"/>
    <w:rsid w:val="00A60CED"/>
    <w:rsid w:val="00A61FE7"/>
    <w:rsid w:val="00A62453"/>
    <w:rsid w:val="00A62ED4"/>
    <w:rsid w:val="00A6325D"/>
    <w:rsid w:val="00A63A57"/>
    <w:rsid w:val="00A646A2"/>
    <w:rsid w:val="00A648CB"/>
    <w:rsid w:val="00A64BE7"/>
    <w:rsid w:val="00A65AA4"/>
    <w:rsid w:val="00A65FFB"/>
    <w:rsid w:val="00A665F7"/>
    <w:rsid w:val="00A666DF"/>
    <w:rsid w:val="00A66EA5"/>
    <w:rsid w:val="00A67181"/>
    <w:rsid w:val="00A675B4"/>
    <w:rsid w:val="00A67D53"/>
    <w:rsid w:val="00A70463"/>
    <w:rsid w:val="00A7148C"/>
    <w:rsid w:val="00A715D7"/>
    <w:rsid w:val="00A71761"/>
    <w:rsid w:val="00A741AA"/>
    <w:rsid w:val="00A7498B"/>
    <w:rsid w:val="00A74EF3"/>
    <w:rsid w:val="00A75416"/>
    <w:rsid w:val="00A75ADA"/>
    <w:rsid w:val="00A76BF3"/>
    <w:rsid w:val="00A81097"/>
    <w:rsid w:val="00A81126"/>
    <w:rsid w:val="00A8219F"/>
    <w:rsid w:val="00A826C4"/>
    <w:rsid w:val="00A82C05"/>
    <w:rsid w:val="00A83AE8"/>
    <w:rsid w:val="00A84A15"/>
    <w:rsid w:val="00A85647"/>
    <w:rsid w:val="00A856BF"/>
    <w:rsid w:val="00A85C84"/>
    <w:rsid w:val="00A8661F"/>
    <w:rsid w:val="00A869EC"/>
    <w:rsid w:val="00A86B24"/>
    <w:rsid w:val="00A8702C"/>
    <w:rsid w:val="00A87B6E"/>
    <w:rsid w:val="00A87DB7"/>
    <w:rsid w:val="00A917B2"/>
    <w:rsid w:val="00A94543"/>
    <w:rsid w:val="00A94BC2"/>
    <w:rsid w:val="00A95ADD"/>
    <w:rsid w:val="00A960F4"/>
    <w:rsid w:val="00A9718C"/>
    <w:rsid w:val="00A9722D"/>
    <w:rsid w:val="00A97E04"/>
    <w:rsid w:val="00AA0B64"/>
    <w:rsid w:val="00AA1D0E"/>
    <w:rsid w:val="00AA2A8A"/>
    <w:rsid w:val="00AA2B09"/>
    <w:rsid w:val="00AA37BC"/>
    <w:rsid w:val="00AA4F64"/>
    <w:rsid w:val="00AA4FCD"/>
    <w:rsid w:val="00AA5D5C"/>
    <w:rsid w:val="00AA658C"/>
    <w:rsid w:val="00AA699C"/>
    <w:rsid w:val="00AA69B8"/>
    <w:rsid w:val="00AA6E1E"/>
    <w:rsid w:val="00AA6EBA"/>
    <w:rsid w:val="00AA79A3"/>
    <w:rsid w:val="00AA79B4"/>
    <w:rsid w:val="00AA7A71"/>
    <w:rsid w:val="00AB0087"/>
    <w:rsid w:val="00AB0311"/>
    <w:rsid w:val="00AB10EF"/>
    <w:rsid w:val="00AB1B7A"/>
    <w:rsid w:val="00AB1DA9"/>
    <w:rsid w:val="00AB201C"/>
    <w:rsid w:val="00AB2630"/>
    <w:rsid w:val="00AB2CF2"/>
    <w:rsid w:val="00AB363B"/>
    <w:rsid w:val="00AB399F"/>
    <w:rsid w:val="00AB5090"/>
    <w:rsid w:val="00AB56F1"/>
    <w:rsid w:val="00AB5B84"/>
    <w:rsid w:val="00AB7675"/>
    <w:rsid w:val="00AB7F09"/>
    <w:rsid w:val="00AC028E"/>
    <w:rsid w:val="00AC06E5"/>
    <w:rsid w:val="00AC06F3"/>
    <w:rsid w:val="00AC102F"/>
    <w:rsid w:val="00AC1826"/>
    <w:rsid w:val="00AC1B5F"/>
    <w:rsid w:val="00AC1C67"/>
    <w:rsid w:val="00AC29CB"/>
    <w:rsid w:val="00AC2F46"/>
    <w:rsid w:val="00AC37CC"/>
    <w:rsid w:val="00AC390A"/>
    <w:rsid w:val="00AC4B5A"/>
    <w:rsid w:val="00AC506D"/>
    <w:rsid w:val="00AC5908"/>
    <w:rsid w:val="00AC5ACE"/>
    <w:rsid w:val="00AC76B9"/>
    <w:rsid w:val="00AC7B49"/>
    <w:rsid w:val="00AC7DD6"/>
    <w:rsid w:val="00AC7FC1"/>
    <w:rsid w:val="00AD18AC"/>
    <w:rsid w:val="00AD18E6"/>
    <w:rsid w:val="00AD1D2B"/>
    <w:rsid w:val="00AD21D5"/>
    <w:rsid w:val="00AD25AB"/>
    <w:rsid w:val="00AD45ED"/>
    <w:rsid w:val="00AD5F59"/>
    <w:rsid w:val="00AD6327"/>
    <w:rsid w:val="00AD67E8"/>
    <w:rsid w:val="00AD687A"/>
    <w:rsid w:val="00AD7552"/>
    <w:rsid w:val="00AD77A7"/>
    <w:rsid w:val="00AD7803"/>
    <w:rsid w:val="00AD7D99"/>
    <w:rsid w:val="00AE0271"/>
    <w:rsid w:val="00AE1B00"/>
    <w:rsid w:val="00AE25F0"/>
    <w:rsid w:val="00AE431C"/>
    <w:rsid w:val="00AE5466"/>
    <w:rsid w:val="00AE553C"/>
    <w:rsid w:val="00AF148B"/>
    <w:rsid w:val="00AF1DE1"/>
    <w:rsid w:val="00AF1E68"/>
    <w:rsid w:val="00AF20BC"/>
    <w:rsid w:val="00AF32F0"/>
    <w:rsid w:val="00AF359D"/>
    <w:rsid w:val="00AF3A3E"/>
    <w:rsid w:val="00AF3B05"/>
    <w:rsid w:val="00AF406A"/>
    <w:rsid w:val="00AF50A9"/>
    <w:rsid w:val="00AF56C1"/>
    <w:rsid w:val="00AF5A45"/>
    <w:rsid w:val="00AF658E"/>
    <w:rsid w:val="00AF68C3"/>
    <w:rsid w:val="00AF722D"/>
    <w:rsid w:val="00AF77CB"/>
    <w:rsid w:val="00B005BC"/>
    <w:rsid w:val="00B00A4D"/>
    <w:rsid w:val="00B00B2B"/>
    <w:rsid w:val="00B00E0F"/>
    <w:rsid w:val="00B00EE2"/>
    <w:rsid w:val="00B012F6"/>
    <w:rsid w:val="00B01647"/>
    <w:rsid w:val="00B01CF4"/>
    <w:rsid w:val="00B01DB0"/>
    <w:rsid w:val="00B02E33"/>
    <w:rsid w:val="00B03BBA"/>
    <w:rsid w:val="00B0413D"/>
    <w:rsid w:val="00B045B8"/>
    <w:rsid w:val="00B04993"/>
    <w:rsid w:val="00B04C0E"/>
    <w:rsid w:val="00B04D31"/>
    <w:rsid w:val="00B0514B"/>
    <w:rsid w:val="00B0684F"/>
    <w:rsid w:val="00B069D6"/>
    <w:rsid w:val="00B06C31"/>
    <w:rsid w:val="00B06FBD"/>
    <w:rsid w:val="00B070CE"/>
    <w:rsid w:val="00B07800"/>
    <w:rsid w:val="00B079EA"/>
    <w:rsid w:val="00B10E38"/>
    <w:rsid w:val="00B10E53"/>
    <w:rsid w:val="00B1155E"/>
    <w:rsid w:val="00B1162A"/>
    <w:rsid w:val="00B1189D"/>
    <w:rsid w:val="00B11F68"/>
    <w:rsid w:val="00B125BA"/>
    <w:rsid w:val="00B12F50"/>
    <w:rsid w:val="00B131AA"/>
    <w:rsid w:val="00B145CF"/>
    <w:rsid w:val="00B15475"/>
    <w:rsid w:val="00B16A01"/>
    <w:rsid w:val="00B17C46"/>
    <w:rsid w:val="00B21807"/>
    <w:rsid w:val="00B21956"/>
    <w:rsid w:val="00B21B25"/>
    <w:rsid w:val="00B221C5"/>
    <w:rsid w:val="00B225A1"/>
    <w:rsid w:val="00B24EB8"/>
    <w:rsid w:val="00B25514"/>
    <w:rsid w:val="00B26577"/>
    <w:rsid w:val="00B272A7"/>
    <w:rsid w:val="00B27408"/>
    <w:rsid w:val="00B27E30"/>
    <w:rsid w:val="00B30906"/>
    <w:rsid w:val="00B31E2D"/>
    <w:rsid w:val="00B3266C"/>
    <w:rsid w:val="00B32676"/>
    <w:rsid w:val="00B329D1"/>
    <w:rsid w:val="00B345E3"/>
    <w:rsid w:val="00B34866"/>
    <w:rsid w:val="00B34C93"/>
    <w:rsid w:val="00B37D7A"/>
    <w:rsid w:val="00B40F2A"/>
    <w:rsid w:val="00B4122F"/>
    <w:rsid w:val="00B42E05"/>
    <w:rsid w:val="00B43FDE"/>
    <w:rsid w:val="00B4431F"/>
    <w:rsid w:val="00B4463D"/>
    <w:rsid w:val="00B454A5"/>
    <w:rsid w:val="00B45E60"/>
    <w:rsid w:val="00B46743"/>
    <w:rsid w:val="00B474B0"/>
    <w:rsid w:val="00B4783B"/>
    <w:rsid w:val="00B47943"/>
    <w:rsid w:val="00B5075C"/>
    <w:rsid w:val="00B51C60"/>
    <w:rsid w:val="00B5214C"/>
    <w:rsid w:val="00B5330C"/>
    <w:rsid w:val="00B53610"/>
    <w:rsid w:val="00B55284"/>
    <w:rsid w:val="00B56D7E"/>
    <w:rsid w:val="00B600EC"/>
    <w:rsid w:val="00B600ED"/>
    <w:rsid w:val="00B60AE6"/>
    <w:rsid w:val="00B61BA5"/>
    <w:rsid w:val="00B62456"/>
    <w:rsid w:val="00B62A7F"/>
    <w:rsid w:val="00B63EDE"/>
    <w:rsid w:val="00B64C0D"/>
    <w:rsid w:val="00B65A2E"/>
    <w:rsid w:val="00B65E1D"/>
    <w:rsid w:val="00B67530"/>
    <w:rsid w:val="00B70017"/>
    <w:rsid w:val="00B72114"/>
    <w:rsid w:val="00B7334F"/>
    <w:rsid w:val="00B73D3E"/>
    <w:rsid w:val="00B751F6"/>
    <w:rsid w:val="00B752FF"/>
    <w:rsid w:val="00B7542B"/>
    <w:rsid w:val="00B81B98"/>
    <w:rsid w:val="00B81EAA"/>
    <w:rsid w:val="00B83399"/>
    <w:rsid w:val="00B85AFF"/>
    <w:rsid w:val="00B862BA"/>
    <w:rsid w:val="00B874E7"/>
    <w:rsid w:val="00B87715"/>
    <w:rsid w:val="00B87F2A"/>
    <w:rsid w:val="00B9036B"/>
    <w:rsid w:val="00B90970"/>
    <w:rsid w:val="00B90B50"/>
    <w:rsid w:val="00B90BE8"/>
    <w:rsid w:val="00B92AD3"/>
    <w:rsid w:val="00B93107"/>
    <w:rsid w:val="00B93711"/>
    <w:rsid w:val="00B95048"/>
    <w:rsid w:val="00B9522D"/>
    <w:rsid w:val="00B95804"/>
    <w:rsid w:val="00B977D6"/>
    <w:rsid w:val="00B978B8"/>
    <w:rsid w:val="00BA0CF3"/>
    <w:rsid w:val="00BA216A"/>
    <w:rsid w:val="00BA3277"/>
    <w:rsid w:val="00BA3C15"/>
    <w:rsid w:val="00BA43C7"/>
    <w:rsid w:val="00BA4B76"/>
    <w:rsid w:val="00BA5175"/>
    <w:rsid w:val="00BA531A"/>
    <w:rsid w:val="00BA7539"/>
    <w:rsid w:val="00BA75F1"/>
    <w:rsid w:val="00BA77EA"/>
    <w:rsid w:val="00BA799E"/>
    <w:rsid w:val="00BA7F09"/>
    <w:rsid w:val="00BB0790"/>
    <w:rsid w:val="00BB0D98"/>
    <w:rsid w:val="00BB1041"/>
    <w:rsid w:val="00BB105F"/>
    <w:rsid w:val="00BB1FF4"/>
    <w:rsid w:val="00BB21FD"/>
    <w:rsid w:val="00BB2337"/>
    <w:rsid w:val="00BB3757"/>
    <w:rsid w:val="00BB38D0"/>
    <w:rsid w:val="00BB3A8F"/>
    <w:rsid w:val="00BB454D"/>
    <w:rsid w:val="00BB48FC"/>
    <w:rsid w:val="00BB67FC"/>
    <w:rsid w:val="00BB77EE"/>
    <w:rsid w:val="00BC00F6"/>
    <w:rsid w:val="00BC0584"/>
    <w:rsid w:val="00BC092A"/>
    <w:rsid w:val="00BC11E2"/>
    <w:rsid w:val="00BC2A30"/>
    <w:rsid w:val="00BC2F3D"/>
    <w:rsid w:val="00BC41FB"/>
    <w:rsid w:val="00BC4D5E"/>
    <w:rsid w:val="00BC4DC0"/>
    <w:rsid w:val="00BC5589"/>
    <w:rsid w:val="00BC5886"/>
    <w:rsid w:val="00BC63E4"/>
    <w:rsid w:val="00BC6AB5"/>
    <w:rsid w:val="00BC7014"/>
    <w:rsid w:val="00BD0D82"/>
    <w:rsid w:val="00BD103B"/>
    <w:rsid w:val="00BD1F59"/>
    <w:rsid w:val="00BD2246"/>
    <w:rsid w:val="00BD3F6B"/>
    <w:rsid w:val="00BD426D"/>
    <w:rsid w:val="00BD594B"/>
    <w:rsid w:val="00BD694D"/>
    <w:rsid w:val="00BD736D"/>
    <w:rsid w:val="00BD7402"/>
    <w:rsid w:val="00BD7897"/>
    <w:rsid w:val="00BD78EB"/>
    <w:rsid w:val="00BE03E1"/>
    <w:rsid w:val="00BE09E3"/>
    <w:rsid w:val="00BE1EDA"/>
    <w:rsid w:val="00BE2CD8"/>
    <w:rsid w:val="00BE7235"/>
    <w:rsid w:val="00BE75E0"/>
    <w:rsid w:val="00BE7925"/>
    <w:rsid w:val="00BE7C6E"/>
    <w:rsid w:val="00BF05AF"/>
    <w:rsid w:val="00BF11A3"/>
    <w:rsid w:val="00BF15B1"/>
    <w:rsid w:val="00BF33B0"/>
    <w:rsid w:val="00BF386E"/>
    <w:rsid w:val="00BF3DA4"/>
    <w:rsid w:val="00BF4177"/>
    <w:rsid w:val="00BF4C2C"/>
    <w:rsid w:val="00BF7711"/>
    <w:rsid w:val="00C00C6B"/>
    <w:rsid w:val="00C00EE3"/>
    <w:rsid w:val="00C01327"/>
    <w:rsid w:val="00C0153E"/>
    <w:rsid w:val="00C01902"/>
    <w:rsid w:val="00C01DD9"/>
    <w:rsid w:val="00C03023"/>
    <w:rsid w:val="00C03D9D"/>
    <w:rsid w:val="00C040BE"/>
    <w:rsid w:val="00C04D8A"/>
    <w:rsid w:val="00C0528D"/>
    <w:rsid w:val="00C05CE7"/>
    <w:rsid w:val="00C0649C"/>
    <w:rsid w:val="00C064B6"/>
    <w:rsid w:val="00C11642"/>
    <w:rsid w:val="00C11CEB"/>
    <w:rsid w:val="00C14ABE"/>
    <w:rsid w:val="00C150BA"/>
    <w:rsid w:val="00C15610"/>
    <w:rsid w:val="00C160BC"/>
    <w:rsid w:val="00C16162"/>
    <w:rsid w:val="00C2061D"/>
    <w:rsid w:val="00C20640"/>
    <w:rsid w:val="00C214CD"/>
    <w:rsid w:val="00C219B3"/>
    <w:rsid w:val="00C21AB4"/>
    <w:rsid w:val="00C22682"/>
    <w:rsid w:val="00C232B2"/>
    <w:rsid w:val="00C2356E"/>
    <w:rsid w:val="00C241A4"/>
    <w:rsid w:val="00C246E7"/>
    <w:rsid w:val="00C246F7"/>
    <w:rsid w:val="00C24C01"/>
    <w:rsid w:val="00C24F97"/>
    <w:rsid w:val="00C2628E"/>
    <w:rsid w:val="00C262FC"/>
    <w:rsid w:val="00C26D29"/>
    <w:rsid w:val="00C27701"/>
    <w:rsid w:val="00C2784F"/>
    <w:rsid w:val="00C27D86"/>
    <w:rsid w:val="00C309F0"/>
    <w:rsid w:val="00C31E6E"/>
    <w:rsid w:val="00C31FCB"/>
    <w:rsid w:val="00C321D3"/>
    <w:rsid w:val="00C32340"/>
    <w:rsid w:val="00C328C9"/>
    <w:rsid w:val="00C331BF"/>
    <w:rsid w:val="00C33B78"/>
    <w:rsid w:val="00C33DE5"/>
    <w:rsid w:val="00C34319"/>
    <w:rsid w:val="00C34B81"/>
    <w:rsid w:val="00C34D0F"/>
    <w:rsid w:val="00C3513F"/>
    <w:rsid w:val="00C36055"/>
    <w:rsid w:val="00C36080"/>
    <w:rsid w:val="00C36F6B"/>
    <w:rsid w:val="00C3706A"/>
    <w:rsid w:val="00C370C2"/>
    <w:rsid w:val="00C3774A"/>
    <w:rsid w:val="00C37B37"/>
    <w:rsid w:val="00C40A5E"/>
    <w:rsid w:val="00C437F5"/>
    <w:rsid w:val="00C43A51"/>
    <w:rsid w:val="00C43D3E"/>
    <w:rsid w:val="00C43F54"/>
    <w:rsid w:val="00C4460A"/>
    <w:rsid w:val="00C44A50"/>
    <w:rsid w:val="00C459D6"/>
    <w:rsid w:val="00C45CF2"/>
    <w:rsid w:val="00C45F6A"/>
    <w:rsid w:val="00C47234"/>
    <w:rsid w:val="00C4746D"/>
    <w:rsid w:val="00C47B22"/>
    <w:rsid w:val="00C50546"/>
    <w:rsid w:val="00C50EAF"/>
    <w:rsid w:val="00C51241"/>
    <w:rsid w:val="00C52593"/>
    <w:rsid w:val="00C52CC0"/>
    <w:rsid w:val="00C52FEE"/>
    <w:rsid w:val="00C530D2"/>
    <w:rsid w:val="00C53141"/>
    <w:rsid w:val="00C5325A"/>
    <w:rsid w:val="00C5465E"/>
    <w:rsid w:val="00C54B6F"/>
    <w:rsid w:val="00C55AE7"/>
    <w:rsid w:val="00C55AF0"/>
    <w:rsid w:val="00C5623B"/>
    <w:rsid w:val="00C571F1"/>
    <w:rsid w:val="00C576EA"/>
    <w:rsid w:val="00C5788F"/>
    <w:rsid w:val="00C60145"/>
    <w:rsid w:val="00C60FDA"/>
    <w:rsid w:val="00C6138F"/>
    <w:rsid w:val="00C61CE3"/>
    <w:rsid w:val="00C62287"/>
    <w:rsid w:val="00C62672"/>
    <w:rsid w:val="00C632EC"/>
    <w:rsid w:val="00C64499"/>
    <w:rsid w:val="00C6493F"/>
    <w:rsid w:val="00C666EC"/>
    <w:rsid w:val="00C66C32"/>
    <w:rsid w:val="00C66D76"/>
    <w:rsid w:val="00C67481"/>
    <w:rsid w:val="00C67F6D"/>
    <w:rsid w:val="00C70137"/>
    <w:rsid w:val="00C70261"/>
    <w:rsid w:val="00C70309"/>
    <w:rsid w:val="00C74A63"/>
    <w:rsid w:val="00C75FFC"/>
    <w:rsid w:val="00C76283"/>
    <w:rsid w:val="00C76B80"/>
    <w:rsid w:val="00C76CC3"/>
    <w:rsid w:val="00C7710C"/>
    <w:rsid w:val="00C777A3"/>
    <w:rsid w:val="00C77B13"/>
    <w:rsid w:val="00C77B65"/>
    <w:rsid w:val="00C806CC"/>
    <w:rsid w:val="00C80B23"/>
    <w:rsid w:val="00C80FFB"/>
    <w:rsid w:val="00C81246"/>
    <w:rsid w:val="00C81AC3"/>
    <w:rsid w:val="00C81F78"/>
    <w:rsid w:val="00C8237D"/>
    <w:rsid w:val="00C82A81"/>
    <w:rsid w:val="00C83D18"/>
    <w:rsid w:val="00C83EDD"/>
    <w:rsid w:val="00C858F1"/>
    <w:rsid w:val="00C85F9F"/>
    <w:rsid w:val="00C869A5"/>
    <w:rsid w:val="00C90AB0"/>
    <w:rsid w:val="00C917AC"/>
    <w:rsid w:val="00C9211B"/>
    <w:rsid w:val="00C926AD"/>
    <w:rsid w:val="00C92AE4"/>
    <w:rsid w:val="00C92EFB"/>
    <w:rsid w:val="00C93A55"/>
    <w:rsid w:val="00C93A90"/>
    <w:rsid w:val="00C944E2"/>
    <w:rsid w:val="00C95369"/>
    <w:rsid w:val="00C95DAE"/>
    <w:rsid w:val="00C96177"/>
    <w:rsid w:val="00C96866"/>
    <w:rsid w:val="00C96C53"/>
    <w:rsid w:val="00CA079B"/>
    <w:rsid w:val="00CA1162"/>
    <w:rsid w:val="00CA2104"/>
    <w:rsid w:val="00CA2C2B"/>
    <w:rsid w:val="00CA3062"/>
    <w:rsid w:val="00CA33F7"/>
    <w:rsid w:val="00CA41CD"/>
    <w:rsid w:val="00CA4381"/>
    <w:rsid w:val="00CA4912"/>
    <w:rsid w:val="00CA5381"/>
    <w:rsid w:val="00CA5429"/>
    <w:rsid w:val="00CA5568"/>
    <w:rsid w:val="00CA577E"/>
    <w:rsid w:val="00CA58AE"/>
    <w:rsid w:val="00CA6113"/>
    <w:rsid w:val="00CA6475"/>
    <w:rsid w:val="00CA65EC"/>
    <w:rsid w:val="00CA7030"/>
    <w:rsid w:val="00CA7306"/>
    <w:rsid w:val="00CB05C2"/>
    <w:rsid w:val="00CB1DE3"/>
    <w:rsid w:val="00CB1E03"/>
    <w:rsid w:val="00CB20D3"/>
    <w:rsid w:val="00CB26FB"/>
    <w:rsid w:val="00CB28B6"/>
    <w:rsid w:val="00CB3B27"/>
    <w:rsid w:val="00CB3DD7"/>
    <w:rsid w:val="00CB46C5"/>
    <w:rsid w:val="00CB4C0B"/>
    <w:rsid w:val="00CB56C9"/>
    <w:rsid w:val="00CB5FCE"/>
    <w:rsid w:val="00CB6D1F"/>
    <w:rsid w:val="00CB70A9"/>
    <w:rsid w:val="00CB7B6C"/>
    <w:rsid w:val="00CC0AF9"/>
    <w:rsid w:val="00CC10C0"/>
    <w:rsid w:val="00CC1BD2"/>
    <w:rsid w:val="00CC24F9"/>
    <w:rsid w:val="00CC4627"/>
    <w:rsid w:val="00CC4BAB"/>
    <w:rsid w:val="00CC5D85"/>
    <w:rsid w:val="00CC6683"/>
    <w:rsid w:val="00CC773B"/>
    <w:rsid w:val="00CC7CC3"/>
    <w:rsid w:val="00CD0E01"/>
    <w:rsid w:val="00CD0F37"/>
    <w:rsid w:val="00CD13C8"/>
    <w:rsid w:val="00CD161C"/>
    <w:rsid w:val="00CD3514"/>
    <w:rsid w:val="00CD50AE"/>
    <w:rsid w:val="00CD56C3"/>
    <w:rsid w:val="00CD5DD9"/>
    <w:rsid w:val="00CD671D"/>
    <w:rsid w:val="00CD6A26"/>
    <w:rsid w:val="00CD6BA0"/>
    <w:rsid w:val="00CE036A"/>
    <w:rsid w:val="00CE0A09"/>
    <w:rsid w:val="00CE17F6"/>
    <w:rsid w:val="00CE250F"/>
    <w:rsid w:val="00CE2E73"/>
    <w:rsid w:val="00CE2F06"/>
    <w:rsid w:val="00CE3A0A"/>
    <w:rsid w:val="00CE5897"/>
    <w:rsid w:val="00CE591D"/>
    <w:rsid w:val="00CE79D7"/>
    <w:rsid w:val="00CF0D7A"/>
    <w:rsid w:val="00CF1095"/>
    <w:rsid w:val="00CF2398"/>
    <w:rsid w:val="00CF278C"/>
    <w:rsid w:val="00CF2F70"/>
    <w:rsid w:val="00CF394A"/>
    <w:rsid w:val="00CF4207"/>
    <w:rsid w:val="00CF4F4E"/>
    <w:rsid w:val="00CF5260"/>
    <w:rsid w:val="00CF6439"/>
    <w:rsid w:val="00CF67BB"/>
    <w:rsid w:val="00CF7B06"/>
    <w:rsid w:val="00CF7F85"/>
    <w:rsid w:val="00D00084"/>
    <w:rsid w:val="00D00E6C"/>
    <w:rsid w:val="00D01C4E"/>
    <w:rsid w:val="00D02D95"/>
    <w:rsid w:val="00D03AEA"/>
    <w:rsid w:val="00D04105"/>
    <w:rsid w:val="00D0443B"/>
    <w:rsid w:val="00D05533"/>
    <w:rsid w:val="00D056CE"/>
    <w:rsid w:val="00D05A5F"/>
    <w:rsid w:val="00D05B44"/>
    <w:rsid w:val="00D072F4"/>
    <w:rsid w:val="00D075CB"/>
    <w:rsid w:val="00D113EC"/>
    <w:rsid w:val="00D12A7A"/>
    <w:rsid w:val="00D136A0"/>
    <w:rsid w:val="00D139B9"/>
    <w:rsid w:val="00D14B0E"/>
    <w:rsid w:val="00D15515"/>
    <w:rsid w:val="00D1799E"/>
    <w:rsid w:val="00D17C13"/>
    <w:rsid w:val="00D2042F"/>
    <w:rsid w:val="00D222BC"/>
    <w:rsid w:val="00D22B61"/>
    <w:rsid w:val="00D2384C"/>
    <w:rsid w:val="00D23F67"/>
    <w:rsid w:val="00D24C86"/>
    <w:rsid w:val="00D251FB"/>
    <w:rsid w:val="00D25CDB"/>
    <w:rsid w:val="00D2602C"/>
    <w:rsid w:val="00D26FFA"/>
    <w:rsid w:val="00D27A99"/>
    <w:rsid w:val="00D30193"/>
    <w:rsid w:val="00D32493"/>
    <w:rsid w:val="00D32C41"/>
    <w:rsid w:val="00D32C45"/>
    <w:rsid w:val="00D32E42"/>
    <w:rsid w:val="00D33D66"/>
    <w:rsid w:val="00D345C3"/>
    <w:rsid w:val="00D357CA"/>
    <w:rsid w:val="00D35F78"/>
    <w:rsid w:val="00D3616F"/>
    <w:rsid w:val="00D376E0"/>
    <w:rsid w:val="00D4049B"/>
    <w:rsid w:val="00D42ABE"/>
    <w:rsid w:val="00D42B3C"/>
    <w:rsid w:val="00D42E06"/>
    <w:rsid w:val="00D432B8"/>
    <w:rsid w:val="00D4359E"/>
    <w:rsid w:val="00D43E46"/>
    <w:rsid w:val="00D46864"/>
    <w:rsid w:val="00D4712B"/>
    <w:rsid w:val="00D47854"/>
    <w:rsid w:val="00D47A9D"/>
    <w:rsid w:val="00D501D5"/>
    <w:rsid w:val="00D5148C"/>
    <w:rsid w:val="00D5149A"/>
    <w:rsid w:val="00D51779"/>
    <w:rsid w:val="00D51DEF"/>
    <w:rsid w:val="00D51E39"/>
    <w:rsid w:val="00D525A7"/>
    <w:rsid w:val="00D52671"/>
    <w:rsid w:val="00D53687"/>
    <w:rsid w:val="00D54105"/>
    <w:rsid w:val="00D54ED7"/>
    <w:rsid w:val="00D550A9"/>
    <w:rsid w:val="00D56884"/>
    <w:rsid w:val="00D5690B"/>
    <w:rsid w:val="00D56991"/>
    <w:rsid w:val="00D569F1"/>
    <w:rsid w:val="00D56A5E"/>
    <w:rsid w:val="00D56AA2"/>
    <w:rsid w:val="00D57004"/>
    <w:rsid w:val="00D60215"/>
    <w:rsid w:val="00D61FF9"/>
    <w:rsid w:val="00D624DD"/>
    <w:rsid w:val="00D63699"/>
    <w:rsid w:val="00D700EC"/>
    <w:rsid w:val="00D70184"/>
    <w:rsid w:val="00D70228"/>
    <w:rsid w:val="00D70C8C"/>
    <w:rsid w:val="00D71932"/>
    <w:rsid w:val="00D726A3"/>
    <w:rsid w:val="00D73A59"/>
    <w:rsid w:val="00D74116"/>
    <w:rsid w:val="00D7473B"/>
    <w:rsid w:val="00D75667"/>
    <w:rsid w:val="00D76187"/>
    <w:rsid w:val="00D8010B"/>
    <w:rsid w:val="00D80DE0"/>
    <w:rsid w:val="00D82A1F"/>
    <w:rsid w:val="00D82C74"/>
    <w:rsid w:val="00D83155"/>
    <w:rsid w:val="00D86102"/>
    <w:rsid w:val="00D861A4"/>
    <w:rsid w:val="00D86257"/>
    <w:rsid w:val="00D86A24"/>
    <w:rsid w:val="00D86E6C"/>
    <w:rsid w:val="00D8768E"/>
    <w:rsid w:val="00D901A7"/>
    <w:rsid w:val="00D921AD"/>
    <w:rsid w:val="00D93409"/>
    <w:rsid w:val="00D93F54"/>
    <w:rsid w:val="00D9403D"/>
    <w:rsid w:val="00D94FFF"/>
    <w:rsid w:val="00D95423"/>
    <w:rsid w:val="00D963EB"/>
    <w:rsid w:val="00D972F0"/>
    <w:rsid w:val="00D974DB"/>
    <w:rsid w:val="00DA006D"/>
    <w:rsid w:val="00DA02D7"/>
    <w:rsid w:val="00DA056B"/>
    <w:rsid w:val="00DA1127"/>
    <w:rsid w:val="00DA1B7B"/>
    <w:rsid w:val="00DA1D9E"/>
    <w:rsid w:val="00DA1F4B"/>
    <w:rsid w:val="00DA2255"/>
    <w:rsid w:val="00DA26A3"/>
    <w:rsid w:val="00DA2B06"/>
    <w:rsid w:val="00DA319B"/>
    <w:rsid w:val="00DA3C45"/>
    <w:rsid w:val="00DA4446"/>
    <w:rsid w:val="00DA50C0"/>
    <w:rsid w:val="00DA515C"/>
    <w:rsid w:val="00DA5416"/>
    <w:rsid w:val="00DA5EA0"/>
    <w:rsid w:val="00DA7185"/>
    <w:rsid w:val="00DA7369"/>
    <w:rsid w:val="00DA7FC2"/>
    <w:rsid w:val="00DB0BB2"/>
    <w:rsid w:val="00DB1F24"/>
    <w:rsid w:val="00DB22FF"/>
    <w:rsid w:val="00DB29C8"/>
    <w:rsid w:val="00DB2A86"/>
    <w:rsid w:val="00DB2AA3"/>
    <w:rsid w:val="00DB3987"/>
    <w:rsid w:val="00DB43D8"/>
    <w:rsid w:val="00DB51A7"/>
    <w:rsid w:val="00DB580F"/>
    <w:rsid w:val="00DB5D19"/>
    <w:rsid w:val="00DB7817"/>
    <w:rsid w:val="00DB7FE1"/>
    <w:rsid w:val="00DC00AC"/>
    <w:rsid w:val="00DC02C7"/>
    <w:rsid w:val="00DC100B"/>
    <w:rsid w:val="00DC1467"/>
    <w:rsid w:val="00DC263C"/>
    <w:rsid w:val="00DC29AE"/>
    <w:rsid w:val="00DC33CC"/>
    <w:rsid w:val="00DC389C"/>
    <w:rsid w:val="00DC5C73"/>
    <w:rsid w:val="00DC72A5"/>
    <w:rsid w:val="00DC74E1"/>
    <w:rsid w:val="00DC7698"/>
    <w:rsid w:val="00DC7FC5"/>
    <w:rsid w:val="00DD0088"/>
    <w:rsid w:val="00DD0155"/>
    <w:rsid w:val="00DD07F7"/>
    <w:rsid w:val="00DD09C2"/>
    <w:rsid w:val="00DD165A"/>
    <w:rsid w:val="00DD2E1C"/>
    <w:rsid w:val="00DD37D3"/>
    <w:rsid w:val="00DD3A69"/>
    <w:rsid w:val="00DD3D3D"/>
    <w:rsid w:val="00DD4160"/>
    <w:rsid w:val="00DD4A49"/>
    <w:rsid w:val="00DD51CC"/>
    <w:rsid w:val="00DD6215"/>
    <w:rsid w:val="00DD629E"/>
    <w:rsid w:val="00DD68B5"/>
    <w:rsid w:val="00DD73BE"/>
    <w:rsid w:val="00DE0109"/>
    <w:rsid w:val="00DE0119"/>
    <w:rsid w:val="00DE0376"/>
    <w:rsid w:val="00DE0742"/>
    <w:rsid w:val="00DE0853"/>
    <w:rsid w:val="00DE1BDF"/>
    <w:rsid w:val="00DE2316"/>
    <w:rsid w:val="00DE242A"/>
    <w:rsid w:val="00DE3672"/>
    <w:rsid w:val="00DE455B"/>
    <w:rsid w:val="00DE52FC"/>
    <w:rsid w:val="00DE5A0C"/>
    <w:rsid w:val="00DE7229"/>
    <w:rsid w:val="00DE771A"/>
    <w:rsid w:val="00DE7C08"/>
    <w:rsid w:val="00DF0894"/>
    <w:rsid w:val="00DF0A06"/>
    <w:rsid w:val="00DF1451"/>
    <w:rsid w:val="00DF200B"/>
    <w:rsid w:val="00DF3514"/>
    <w:rsid w:val="00DF3A66"/>
    <w:rsid w:val="00DF3E37"/>
    <w:rsid w:val="00DF412E"/>
    <w:rsid w:val="00DF5FD0"/>
    <w:rsid w:val="00DF67E6"/>
    <w:rsid w:val="00DF7606"/>
    <w:rsid w:val="00DF7BA7"/>
    <w:rsid w:val="00E005F7"/>
    <w:rsid w:val="00E01447"/>
    <w:rsid w:val="00E014FD"/>
    <w:rsid w:val="00E0192D"/>
    <w:rsid w:val="00E02577"/>
    <w:rsid w:val="00E0279B"/>
    <w:rsid w:val="00E030ED"/>
    <w:rsid w:val="00E034DC"/>
    <w:rsid w:val="00E03A36"/>
    <w:rsid w:val="00E03B95"/>
    <w:rsid w:val="00E06AF5"/>
    <w:rsid w:val="00E06F09"/>
    <w:rsid w:val="00E07000"/>
    <w:rsid w:val="00E1023A"/>
    <w:rsid w:val="00E10960"/>
    <w:rsid w:val="00E10A71"/>
    <w:rsid w:val="00E11D58"/>
    <w:rsid w:val="00E12085"/>
    <w:rsid w:val="00E13984"/>
    <w:rsid w:val="00E14493"/>
    <w:rsid w:val="00E156E2"/>
    <w:rsid w:val="00E15B52"/>
    <w:rsid w:val="00E16376"/>
    <w:rsid w:val="00E1650B"/>
    <w:rsid w:val="00E168A0"/>
    <w:rsid w:val="00E172FC"/>
    <w:rsid w:val="00E2009A"/>
    <w:rsid w:val="00E2162B"/>
    <w:rsid w:val="00E221F4"/>
    <w:rsid w:val="00E2260C"/>
    <w:rsid w:val="00E22BC7"/>
    <w:rsid w:val="00E22DC1"/>
    <w:rsid w:val="00E22DF8"/>
    <w:rsid w:val="00E23D22"/>
    <w:rsid w:val="00E2431F"/>
    <w:rsid w:val="00E24E92"/>
    <w:rsid w:val="00E253F1"/>
    <w:rsid w:val="00E265D9"/>
    <w:rsid w:val="00E27353"/>
    <w:rsid w:val="00E27AFD"/>
    <w:rsid w:val="00E27BCA"/>
    <w:rsid w:val="00E3317A"/>
    <w:rsid w:val="00E33863"/>
    <w:rsid w:val="00E344B5"/>
    <w:rsid w:val="00E344CF"/>
    <w:rsid w:val="00E351AE"/>
    <w:rsid w:val="00E35461"/>
    <w:rsid w:val="00E3552F"/>
    <w:rsid w:val="00E3704F"/>
    <w:rsid w:val="00E4095B"/>
    <w:rsid w:val="00E41C53"/>
    <w:rsid w:val="00E42398"/>
    <w:rsid w:val="00E42732"/>
    <w:rsid w:val="00E42CC9"/>
    <w:rsid w:val="00E4345F"/>
    <w:rsid w:val="00E44137"/>
    <w:rsid w:val="00E449CC"/>
    <w:rsid w:val="00E449D8"/>
    <w:rsid w:val="00E44B1C"/>
    <w:rsid w:val="00E44EDF"/>
    <w:rsid w:val="00E44FD5"/>
    <w:rsid w:val="00E45A0F"/>
    <w:rsid w:val="00E46323"/>
    <w:rsid w:val="00E47091"/>
    <w:rsid w:val="00E50B39"/>
    <w:rsid w:val="00E50CE4"/>
    <w:rsid w:val="00E51A84"/>
    <w:rsid w:val="00E55972"/>
    <w:rsid w:val="00E55F13"/>
    <w:rsid w:val="00E562CD"/>
    <w:rsid w:val="00E567CF"/>
    <w:rsid w:val="00E56C03"/>
    <w:rsid w:val="00E56E3D"/>
    <w:rsid w:val="00E571FD"/>
    <w:rsid w:val="00E6008A"/>
    <w:rsid w:val="00E61028"/>
    <w:rsid w:val="00E610E6"/>
    <w:rsid w:val="00E61EB8"/>
    <w:rsid w:val="00E6245A"/>
    <w:rsid w:val="00E626AE"/>
    <w:rsid w:val="00E62C22"/>
    <w:rsid w:val="00E63002"/>
    <w:rsid w:val="00E6375B"/>
    <w:rsid w:val="00E66667"/>
    <w:rsid w:val="00E67372"/>
    <w:rsid w:val="00E673DB"/>
    <w:rsid w:val="00E67D15"/>
    <w:rsid w:val="00E70B66"/>
    <w:rsid w:val="00E70E32"/>
    <w:rsid w:val="00E72C69"/>
    <w:rsid w:val="00E73243"/>
    <w:rsid w:val="00E73421"/>
    <w:rsid w:val="00E73AAD"/>
    <w:rsid w:val="00E74592"/>
    <w:rsid w:val="00E755CA"/>
    <w:rsid w:val="00E7579A"/>
    <w:rsid w:val="00E75DE7"/>
    <w:rsid w:val="00E762C4"/>
    <w:rsid w:val="00E768D7"/>
    <w:rsid w:val="00E775F5"/>
    <w:rsid w:val="00E77E97"/>
    <w:rsid w:val="00E801BA"/>
    <w:rsid w:val="00E80D6C"/>
    <w:rsid w:val="00E819A9"/>
    <w:rsid w:val="00E81D1D"/>
    <w:rsid w:val="00E81E0A"/>
    <w:rsid w:val="00E81E61"/>
    <w:rsid w:val="00E824A6"/>
    <w:rsid w:val="00E8267B"/>
    <w:rsid w:val="00E830F1"/>
    <w:rsid w:val="00E835A3"/>
    <w:rsid w:val="00E835A9"/>
    <w:rsid w:val="00E8436A"/>
    <w:rsid w:val="00E84409"/>
    <w:rsid w:val="00E845AC"/>
    <w:rsid w:val="00E8585C"/>
    <w:rsid w:val="00E85D90"/>
    <w:rsid w:val="00E865A6"/>
    <w:rsid w:val="00E870ED"/>
    <w:rsid w:val="00E87CFF"/>
    <w:rsid w:val="00E9146C"/>
    <w:rsid w:val="00E91B92"/>
    <w:rsid w:val="00E93248"/>
    <w:rsid w:val="00E93ED1"/>
    <w:rsid w:val="00E93FE2"/>
    <w:rsid w:val="00E94391"/>
    <w:rsid w:val="00E9458C"/>
    <w:rsid w:val="00E94774"/>
    <w:rsid w:val="00E947E7"/>
    <w:rsid w:val="00E948D9"/>
    <w:rsid w:val="00E94BD4"/>
    <w:rsid w:val="00E94F56"/>
    <w:rsid w:val="00E954F6"/>
    <w:rsid w:val="00E9570D"/>
    <w:rsid w:val="00E969CE"/>
    <w:rsid w:val="00E97A33"/>
    <w:rsid w:val="00EA0044"/>
    <w:rsid w:val="00EA01AE"/>
    <w:rsid w:val="00EA0F65"/>
    <w:rsid w:val="00EA298F"/>
    <w:rsid w:val="00EA3A58"/>
    <w:rsid w:val="00EA5E09"/>
    <w:rsid w:val="00EA64C7"/>
    <w:rsid w:val="00EA7152"/>
    <w:rsid w:val="00EA76D7"/>
    <w:rsid w:val="00EA7C81"/>
    <w:rsid w:val="00EA7E07"/>
    <w:rsid w:val="00EB078B"/>
    <w:rsid w:val="00EB0CD2"/>
    <w:rsid w:val="00EB1358"/>
    <w:rsid w:val="00EB20DA"/>
    <w:rsid w:val="00EB22C2"/>
    <w:rsid w:val="00EB286B"/>
    <w:rsid w:val="00EB3C8D"/>
    <w:rsid w:val="00EB55B2"/>
    <w:rsid w:val="00EB563F"/>
    <w:rsid w:val="00EB5A46"/>
    <w:rsid w:val="00EB63D3"/>
    <w:rsid w:val="00EB65E4"/>
    <w:rsid w:val="00EB6AE0"/>
    <w:rsid w:val="00EB72BA"/>
    <w:rsid w:val="00EB7732"/>
    <w:rsid w:val="00EC10B4"/>
    <w:rsid w:val="00EC190B"/>
    <w:rsid w:val="00EC1CCA"/>
    <w:rsid w:val="00EC2873"/>
    <w:rsid w:val="00EC3E18"/>
    <w:rsid w:val="00EC53A6"/>
    <w:rsid w:val="00EC61D8"/>
    <w:rsid w:val="00EC6D54"/>
    <w:rsid w:val="00ED04F7"/>
    <w:rsid w:val="00ED166C"/>
    <w:rsid w:val="00ED1AD8"/>
    <w:rsid w:val="00ED28F3"/>
    <w:rsid w:val="00ED3336"/>
    <w:rsid w:val="00ED46E7"/>
    <w:rsid w:val="00ED5346"/>
    <w:rsid w:val="00ED677F"/>
    <w:rsid w:val="00ED6808"/>
    <w:rsid w:val="00ED734C"/>
    <w:rsid w:val="00ED7973"/>
    <w:rsid w:val="00EE0BFE"/>
    <w:rsid w:val="00EE1261"/>
    <w:rsid w:val="00EE12BF"/>
    <w:rsid w:val="00EE226B"/>
    <w:rsid w:val="00EE2BB9"/>
    <w:rsid w:val="00EE2DFE"/>
    <w:rsid w:val="00EE37A2"/>
    <w:rsid w:val="00EE3946"/>
    <w:rsid w:val="00EE5D7E"/>
    <w:rsid w:val="00EE5EF6"/>
    <w:rsid w:val="00EE67C5"/>
    <w:rsid w:val="00EE6F46"/>
    <w:rsid w:val="00EE6FE2"/>
    <w:rsid w:val="00EE7524"/>
    <w:rsid w:val="00EE7739"/>
    <w:rsid w:val="00EF1468"/>
    <w:rsid w:val="00EF1560"/>
    <w:rsid w:val="00EF2067"/>
    <w:rsid w:val="00EF28B2"/>
    <w:rsid w:val="00EF2B5A"/>
    <w:rsid w:val="00EF2F08"/>
    <w:rsid w:val="00EF346D"/>
    <w:rsid w:val="00EF5BB2"/>
    <w:rsid w:val="00F0033C"/>
    <w:rsid w:val="00F00CB7"/>
    <w:rsid w:val="00F00EC3"/>
    <w:rsid w:val="00F01033"/>
    <w:rsid w:val="00F02B04"/>
    <w:rsid w:val="00F036FE"/>
    <w:rsid w:val="00F037BC"/>
    <w:rsid w:val="00F039EE"/>
    <w:rsid w:val="00F0482E"/>
    <w:rsid w:val="00F04BF7"/>
    <w:rsid w:val="00F0526C"/>
    <w:rsid w:val="00F06B7D"/>
    <w:rsid w:val="00F06F8E"/>
    <w:rsid w:val="00F071B3"/>
    <w:rsid w:val="00F07CB9"/>
    <w:rsid w:val="00F106D0"/>
    <w:rsid w:val="00F11063"/>
    <w:rsid w:val="00F1260D"/>
    <w:rsid w:val="00F15599"/>
    <w:rsid w:val="00F1761B"/>
    <w:rsid w:val="00F17634"/>
    <w:rsid w:val="00F2018A"/>
    <w:rsid w:val="00F2039C"/>
    <w:rsid w:val="00F20423"/>
    <w:rsid w:val="00F20E5A"/>
    <w:rsid w:val="00F21365"/>
    <w:rsid w:val="00F21A43"/>
    <w:rsid w:val="00F21D41"/>
    <w:rsid w:val="00F22491"/>
    <w:rsid w:val="00F22CEA"/>
    <w:rsid w:val="00F22E97"/>
    <w:rsid w:val="00F25FA5"/>
    <w:rsid w:val="00F265D5"/>
    <w:rsid w:val="00F2726D"/>
    <w:rsid w:val="00F276FC"/>
    <w:rsid w:val="00F305D4"/>
    <w:rsid w:val="00F30A43"/>
    <w:rsid w:val="00F317D8"/>
    <w:rsid w:val="00F31E9E"/>
    <w:rsid w:val="00F34B1B"/>
    <w:rsid w:val="00F354C1"/>
    <w:rsid w:val="00F37AB4"/>
    <w:rsid w:val="00F40322"/>
    <w:rsid w:val="00F40825"/>
    <w:rsid w:val="00F41BD6"/>
    <w:rsid w:val="00F41DE2"/>
    <w:rsid w:val="00F42D94"/>
    <w:rsid w:val="00F44134"/>
    <w:rsid w:val="00F44D89"/>
    <w:rsid w:val="00F45EAD"/>
    <w:rsid w:val="00F46BC6"/>
    <w:rsid w:val="00F46ED9"/>
    <w:rsid w:val="00F47701"/>
    <w:rsid w:val="00F477CA"/>
    <w:rsid w:val="00F50DEB"/>
    <w:rsid w:val="00F50EF8"/>
    <w:rsid w:val="00F51B32"/>
    <w:rsid w:val="00F51E71"/>
    <w:rsid w:val="00F53146"/>
    <w:rsid w:val="00F5321B"/>
    <w:rsid w:val="00F53D20"/>
    <w:rsid w:val="00F542D8"/>
    <w:rsid w:val="00F54B4C"/>
    <w:rsid w:val="00F5521A"/>
    <w:rsid w:val="00F55BAF"/>
    <w:rsid w:val="00F602FF"/>
    <w:rsid w:val="00F60471"/>
    <w:rsid w:val="00F60F31"/>
    <w:rsid w:val="00F61403"/>
    <w:rsid w:val="00F62242"/>
    <w:rsid w:val="00F62BA3"/>
    <w:rsid w:val="00F631C5"/>
    <w:rsid w:val="00F63393"/>
    <w:rsid w:val="00F633E4"/>
    <w:rsid w:val="00F646F2"/>
    <w:rsid w:val="00F6530C"/>
    <w:rsid w:val="00F657D2"/>
    <w:rsid w:val="00F65D57"/>
    <w:rsid w:val="00F66F25"/>
    <w:rsid w:val="00F674A0"/>
    <w:rsid w:val="00F6780F"/>
    <w:rsid w:val="00F67DF7"/>
    <w:rsid w:val="00F713E2"/>
    <w:rsid w:val="00F71B7C"/>
    <w:rsid w:val="00F72306"/>
    <w:rsid w:val="00F72610"/>
    <w:rsid w:val="00F73D40"/>
    <w:rsid w:val="00F73FFC"/>
    <w:rsid w:val="00F74AA3"/>
    <w:rsid w:val="00F74D37"/>
    <w:rsid w:val="00F758EA"/>
    <w:rsid w:val="00F761B9"/>
    <w:rsid w:val="00F76265"/>
    <w:rsid w:val="00F76E48"/>
    <w:rsid w:val="00F777F3"/>
    <w:rsid w:val="00F77FA3"/>
    <w:rsid w:val="00F803F8"/>
    <w:rsid w:val="00F804F1"/>
    <w:rsid w:val="00F8294C"/>
    <w:rsid w:val="00F83807"/>
    <w:rsid w:val="00F83CF7"/>
    <w:rsid w:val="00F8537F"/>
    <w:rsid w:val="00F8666B"/>
    <w:rsid w:val="00F87406"/>
    <w:rsid w:val="00F87D96"/>
    <w:rsid w:val="00F90371"/>
    <w:rsid w:val="00F90AA8"/>
    <w:rsid w:val="00F915FF"/>
    <w:rsid w:val="00F91B55"/>
    <w:rsid w:val="00F91EE3"/>
    <w:rsid w:val="00F91EF3"/>
    <w:rsid w:val="00F93112"/>
    <w:rsid w:val="00F931E3"/>
    <w:rsid w:val="00F939A3"/>
    <w:rsid w:val="00F93EA7"/>
    <w:rsid w:val="00F9426F"/>
    <w:rsid w:val="00F945FD"/>
    <w:rsid w:val="00F94FBA"/>
    <w:rsid w:val="00F95EFB"/>
    <w:rsid w:val="00F96109"/>
    <w:rsid w:val="00F9666E"/>
    <w:rsid w:val="00F9748D"/>
    <w:rsid w:val="00F97618"/>
    <w:rsid w:val="00F97E70"/>
    <w:rsid w:val="00FA27CE"/>
    <w:rsid w:val="00FA351E"/>
    <w:rsid w:val="00FA3695"/>
    <w:rsid w:val="00FA37D7"/>
    <w:rsid w:val="00FA3896"/>
    <w:rsid w:val="00FA3FA0"/>
    <w:rsid w:val="00FA4ABF"/>
    <w:rsid w:val="00FA56A4"/>
    <w:rsid w:val="00FA5C3E"/>
    <w:rsid w:val="00FA681C"/>
    <w:rsid w:val="00FA6B81"/>
    <w:rsid w:val="00FA760F"/>
    <w:rsid w:val="00FB1A0D"/>
    <w:rsid w:val="00FB37C1"/>
    <w:rsid w:val="00FB4BEC"/>
    <w:rsid w:val="00FB4D39"/>
    <w:rsid w:val="00FB56AB"/>
    <w:rsid w:val="00FB5B80"/>
    <w:rsid w:val="00FB66B6"/>
    <w:rsid w:val="00FB7342"/>
    <w:rsid w:val="00FB7F0D"/>
    <w:rsid w:val="00FC03B4"/>
    <w:rsid w:val="00FC09B0"/>
    <w:rsid w:val="00FC0CC4"/>
    <w:rsid w:val="00FC1020"/>
    <w:rsid w:val="00FC1458"/>
    <w:rsid w:val="00FC2D6E"/>
    <w:rsid w:val="00FC3550"/>
    <w:rsid w:val="00FC3B26"/>
    <w:rsid w:val="00FC3D58"/>
    <w:rsid w:val="00FC3E1F"/>
    <w:rsid w:val="00FC41B2"/>
    <w:rsid w:val="00FC4AB5"/>
    <w:rsid w:val="00FC4CEF"/>
    <w:rsid w:val="00FC4F2B"/>
    <w:rsid w:val="00FC58EE"/>
    <w:rsid w:val="00FC6658"/>
    <w:rsid w:val="00FC719B"/>
    <w:rsid w:val="00FC7297"/>
    <w:rsid w:val="00FC7A2D"/>
    <w:rsid w:val="00FD0E43"/>
    <w:rsid w:val="00FD1291"/>
    <w:rsid w:val="00FD19E4"/>
    <w:rsid w:val="00FD2131"/>
    <w:rsid w:val="00FD28FD"/>
    <w:rsid w:val="00FD2F4B"/>
    <w:rsid w:val="00FD53FD"/>
    <w:rsid w:val="00FD5A41"/>
    <w:rsid w:val="00FD6FFB"/>
    <w:rsid w:val="00FD79B9"/>
    <w:rsid w:val="00FD7DA8"/>
    <w:rsid w:val="00FE036C"/>
    <w:rsid w:val="00FE0CA5"/>
    <w:rsid w:val="00FE1F93"/>
    <w:rsid w:val="00FE20CF"/>
    <w:rsid w:val="00FE3FF9"/>
    <w:rsid w:val="00FE42D9"/>
    <w:rsid w:val="00FE51A5"/>
    <w:rsid w:val="00FE52AF"/>
    <w:rsid w:val="00FE59F8"/>
    <w:rsid w:val="00FE5F1F"/>
    <w:rsid w:val="00FE71BB"/>
    <w:rsid w:val="00FE7C3F"/>
    <w:rsid w:val="00FF0C13"/>
    <w:rsid w:val="00FF1EE0"/>
    <w:rsid w:val="00FF2044"/>
    <w:rsid w:val="00FF2D28"/>
    <w:rsid w:val="00FF37FC"/>
    <w:rsid w:val="00FF494F"/>
    <w:rsid w:val="00FF5296"/>
    <w:rsid w:val="00FF5F58"/>
    <w:rsid w:val="00FF64F0"/>
    <w:rsid w:val="00FF6648"/>
    <w:rsid w:val="00FF75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5C02F"/>
  <w15:docId w15:val="{08EE3D0F-50F5-484D-840A-827A3535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3D3"/>
    <w:pPr>
      <w:spacing w:after="0"/>
      <w:jc w:val="both"/>
    </w:pPr>
    <w:rPr>
      <w:rFonts w:ascii="Arial" w:hAnsi="Arial"/>
      <w:sz w:val="20"/>
    </w:rPr>
  </w:style>
  <w:style w:type="paragraph" w:styleId="Heading1">
    <w:name w:val="heading 1"/>
    <w:basedOn w:val="Normal"/>
    <w:next w:val="Normal"/>
    <w:link w:val="Heading1Char"/>
    <w:qFormat/>
    <w:rsid w:val="0052336B"/>
    <w:pPr>
      <w:keepNext/>
      <w:keepLines/>
      <w:numPr>
        <w:numId w:val="1"/>
      </w:numPr>
      <w:spacing w:before="240" w:after="120"/>
      <w:ind w:left="431" w:hanging="431"/>
      <w:outlineLvl w:val="0"/>
    </w:pPr>
    <w:rPr>
      <w:rFonts w:eastAsiaTheme="majorEastAsia" w:cstheme="majorBidi"/>
      <w:b/>
      <w:bCs/>
      <w:sz w:val="32"/>
      <w:szCs w:val="28"/>
    </w:rPr>
  </w:style>
  <w:style w:type="paragraph" w:styleId="Heading2">
    <w:name w:val="heading 2"/>
    <w:basedOn w:val="Normal"/>
    <w:next w:val="Normal"/>
    <w:link w:val="Heading2Char"/>
    <w:unhideWhenUsed/>
    <w:qFormat/>
    <w:rsid w:val="00497B7D"/>
    <w:pPr>
      <w:keepNext/>
      <w:keepLines/>
      <w:numPr>
        <w:ilvl w:val="1"/>
        <w:numId w:val="1"/>
      </w:numPr>
      <w:spacing w:before="120" w:after="120"/>
      <w:ind w:left="578" w:hanging="578"/>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583E3A"/>
    <w:pPr>
      <w:keepNext/>
      <w:keepLines/>
      <w:numPr>
        <w:ilvl w:val="2"/>
        <w:numId w:val="1"/>
      </w:numPr>
      <w:spacing w:before="120" w:after="12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13254"/>
    <w:pPr>
      <w:keepNext/>
      <w:keepLines/>
      <w:numPr>
        <w:ilvl w:val="3"/>
        <w:numId w:val="1"/>
      </w:numPr>
      <w:outlineLvl w:val="3"/>
    </w:pPr>
    <w:rPr>
      <w:rFonts w:eastAsiaTheme="majorEastAsia" w:cstheme="majorBidi"/>
      <w:b/>
      <w:bCs/>
      <w:iCs/>
      <w:sz w:val="22"/>
    </w:rPr>
  </w:style>
  <w:style w:type="paragraph" w:styleId="Heading5">
    <w:name w:val="heading 5"/>
    <w:basedOn w:val="Normal"/>
    <w:next w:val="Normal"/>
    <w:link w:val="Heading5Char"/>
    <w:uiPriority w:val="9"/>
    <w:unhideWhenUsed/>
    <w:qFormat/>
    <w:rsid w:val="0051072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1072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52642"/>
    <w:pPr>
      <w:keepNext/>
      <w:keepLines/>
      <w:numPr>
        <w:ilvl w:val="6"/>
        <w:numId w:val="3"/>
      </w:numPr>
      <w:spacing w:before="200"/>
      <w:ind w:left="1296"/>
      <w:outlineLvl w:val="6"/>
    </w:pPr>
    <w:rPr>
      <w:rFonts w:eastAsiaTheme="majorEastAsia" w:cstheme="majorBidi"/>
      <w:b/>
      <w:iCs/>
      <w:sz w:val="24"/>
      <w:szCs w:val="24"/>
    </w:rPr>
  </w:style>
  <w:style w:type="paragraph" w:styleId="Heading8">
    <w:name w:val="heading 8"/>
    <w:basedOn w:val="Normal"/>
    <w:next w:val="Normal"/>
    <w:link w:val="Heading8Char"/>
    <w:uiPriority w:val="9"/>
    <w:unhideWhenUsed/>
    <w:qFormat/>
    <w:rsid w:val="0051072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51072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1,form,Header Char1 Char,Header Char Char2 Char,Header Char Char Char Char Char,Header Char Char1 Char Char,Header Char Char Char1 Char,Header Char Char2,Header Char Char Char Char,Header Char Char1 Char,Header Char Char Char1"/>
    <w:basedOn w:val="Normal"/>
    <w:link w:val="HeaderChar"/>
    <w:uiPriority w:val="99"/>
    <w:unhideWhenUsed/>
    <w:rsid w:val="00412DA0"/>
    <w:pPr>
      <w:tabs>
        <w:tab w:val="center" w:pos="4680"/>
        <w:tab w:val="right" w:pos="9360"/>
      </w:tabs>
    </w:pPr>
  </w:style>
  <w:style w:type="character" w:customStyle="1" w:styleId="HeaderChar">
    <w:name w:val="Header Char"/>
    <w:aliases w:val="Header 1 Char,form Char,Header Char1 Char Char,Header Char Char2 Char Char,Header Char Char Char Char Char Char,Header Char Char1 Char Char Char,Header Char Char Char1 Char Char,Header Char Char2 Char1,Header Char Char Char Char Char1"/>
    <w:basedOn w:val="DefaultParagraphFont"/>
    <w:link w:val="Header"/>
    <w:uiPriority w:val="99"/>
    <w:rsid w:val="00412DA0"/>
  </w:style>
  <w:style w:type="paragraph" w:styleId="Footer">
    <w:name w:val="footer"/>
    <w:basedOn w:val="Normal"/>
    <w:link w:val="FooterChar"/>
    <w:uiPriority w:val="99"/>
    <w:unhideWhenUsed/>
    <w:rsid w:val="00412DA0"/>
    <w:pPr>
      <w:tabs>
        <w:tab w:val="center" w:pos="4680"/>
        <w:tab w:val="right" w:pos="9360"/>
      </w:tabs>
    </w:pPr>
  </w:style>
  <w:style w:type="character" w:customStyle="1" w:styleId="FooterChar">
    <w:name w:val="Footer Char"/>
    <w:basedOn w:val="DefaultParagraphFont"/>
    <w:link w:val="Footer"/>
    <w:uiPriority w:val="99"/>
    <w:rsid w:val="00412DA0"/>
  </w:style>
  <w:style w:type="paragraph" w:styleId="BalloonText">
    <w:name w:val="Balloon Text"/>
    <w:basedOn w:val="Normal"/>
    <w:link w:val="BalloonTextChar"/>
    <w:uiPriority w:val="99"/>
    <w:semiHidden/>
    <w:unhideWhenUsed/>
    <w:rsid w:val="00412DA0"/>
    <w:rPr>
      <w:rFonts w:ascii="Tahoma" w:hAnsi="Tahoma" w:cs="Tahoma"/>
      <w:sz w:val="16"/>
      <w:szCs w:val="16"/>
    </w:rPr>
  </w:style>
  <w:style w:type="character" w:customStyle="1" w:styleId="BalloonTextChar">
    <w:name w:val="Balloon Text Char"/>
    <w:basedOn w:val="DefaultParagraphFont"/>
    <w:link w:val="BalloonText"/>
    <w:uiPriority w:val="99"/>
    <w:semiHidden/>
    <w:rsid w:val="00412DA0"/>
    <w:rPr>
      <w:rFonts w:ascii="Tahoma" w:hAnsi="Tahoma" w:cs="Tahoma"/>
      <w:sz w:val="16"/>
      <w:szCs w:val="16"/>
    </w:rPr>
  </w:style>
  <w:style w:type="table" w:styleId="TableGrid">
    <w:name w:val="Table Grid"/>
    <w:aliases w:val="Char Char Char Char Char Char Char Char Char Char Char Char,Table (Alt. row colours)"/>
    <w:basedOn w:val="TableNormal"/>
    <w:uiPriority w:val="39"/>
    <w:qFormat/>
    <w:rsid w:val="00412D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1C7620"/>
    <w:rPr>
      <w:sz w:val="16"/>
      <w:szCs w:val="16"/>
    </w:rPr>
  </w:style>
  <w:style w:type="paragraph" w:styleId="CommentText">
    <w:name w:val="annotation text"/>
    <w:basedOn w:val="Normal"/>
    <w:link w:val="CommentTextChar"/>
    <w:uiPriority w:val="99"/>
    <w:unhideWhenUsed/>
    <w:qFormat/>
    <w:rsid w:val="001C7620"/>
    <w:rPr>
      <w:szCs w:val="20"/>
    </w:rPr>
  </w:style>
  <w:style w:type="character" w:customStyle="1" w:styleId="CommentTextChar">
    <w:name w:val="Comment Text Char"/>
    <w:basedOn w:val="DefaultParagraphFont"/>
    <w:link w:val="CommentText"/>
    <w:uiPriority w:val="99"/>
    <w:qFormat/>
    <w:rsid w:val="001C7620"/>
    <w:rPr>
      <w:sz w:val="20"/>
      <w:szCs w:val="20"/>
    </w:rPr>
  </w:style>
  <w:style w:type="paragraph" w:styleId="CommentSubject">
    <w:name w:val="annotation subject"/>
    <w:basedOn w:val="CommentText"/>
    <w:next w:val="CommentText"/>
    <w:link w:val="CommentSubjectChar"/>
    <w:uiPriority w:val="99"/>
    <w:semiHidden/>
    <w:unhideWhenUsed/>
    <w:rsid w:val="001C7620"/>
    <w:rPr>
      <w:b/>
      <w:bCs/>
    </w:rPr>
  </w:style>
  <w:style w:type="character" w:customStyle="1" w:styleId="CommentSubjectChar">
    <w:name w:val="Comment Subject Char"/>
    <w:basedOn w:val="CommentTextChar"/>
    <w:link w:val="CommentSubject"/>
    <w:uiPriority w:val="99"/>
    <w:semiHidden/>
    <w:rsid w:val="001C7620"/>
    <w:rPr>
      <w:b/>
      <w:bCs/>
      <w:sz w:val="20"/>
      <w:szCs w:val="20"/>
    </w:rPr>
  </w:style>
  <w:style w:type="paragraph" w:styleId="Revision">
    <w:name w:val="Revision"/>
    <w:hidden/>
    <w:uiPriority w:val="99"/>
    <w:semiHidden/>
    <w:rsid w:val="00D56A5E"/>
    <w:pPr>
      <w:spacing w:after="0" w:line="240" w:lineRule="auto"/>
    </w:pPr>
  </w:style>
  <w:style w:type="character" w:customStyle="1" w:styleId="Heading1Char">
    <w:name w:val="Heading 1 Char"/>
    <w:basedOn w:val="DefaultParagraphFont"/>
    <w:link w:val="Heading1"/>
    <w:rsid w:val="0052336B"/>
    <w:rPr>
      <w:rFonts w:ascii="Arial" w:eastAsiaTheme="majorEastAsia" w:hAnsi="Arial" w:cstheme="majorBidi"/>
      <w:b/>
      <w:bCs/>
      <w:sz w:val="32"/>
      <w:szCs w:val="28"/>
    </w:rPr>
  </w:style>
  <w:style w:type="character" w:customStyle="1" w:styleId="Heading2Char">
    <w:name w:val="Heading 2 Char"/>
    <w:basedOn w:val="DefaultParagraphFont"/>
    <w:link w:val="Heading2"/>
    <w:rsid w:val="00497B7D"/>
    <w:rPr>
      <w:rFonts w:ascii="Arial" w:eastAsiaTheme="majorEastAsia" w:hAnsi="Arial" w:cstheme="majorBidi"/>
      <w:b/>
      <w:bCs/>
      <w:sz w:val="28"/>
    </w:rPr>
  </w:style>
  <w:style w:type="character" w:customStyle="1" w:styleId="Heading3Char">
    <w:name w:val="Heading 3 Char"/>
    <w:basedOn w:val="DefaultParagraphFont"/>
    <w:link w:val="Heading3"/>
    <w:uiPriority w:val="9"/>
    <w:rsid w:val="00583E3A"/>
    <w:rPr>
      <w:rFonts w:ascii="Arial" w:eastAsiaTheme="majorEastAsia" w:hAnsi="Arial" w:cstheme="majorBidi"/>
      <w:b/>
      <w:bCs/>
      <w:sz w:val="24"/>
    </w:rPr>
  </w:style>
  <w:style w:type="character" w:customStyle="1" w:styleId="Heading4Char">
    <w:name w:val="Heading 4 Char"/>
    <w:basedOn w:val="DefaultParagraphFont"/>
    <w:link w:val="Heading4"/>
    <w:uiPriority w:val="9"/>
    <w:rsid w:val="00613254"/>
    <w:rPr>
      <w:rFonts w:ascii="Arial" w:eastAsiaTheme="majorEastAsia" w:hAnsi="Arial" w:cstheme="majorBidi"/>
      <w:b/>
      <w:bCs/>
      <w:iCs/>
    </w:rPr>
  </w:style>
  <w:style w:type="character" w:customStyle="1" w:styleId="Heading5Char">
    <w:name w:val="Heading 5 Char"/>
    <w:basedOn w:val="DefaultParagraphFont"/>
    <w:link w:val="Heading5"/>
    <w:uiPriority w:val="9"/>
    <w:rsid w:val="0051072E"/>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rsid w:val="0051072E"/>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652642"/>
    <w:rPr>
      <w:rFonts w:ascii="Arial" w:eastAsiaTheme="majorEastAsia" w:hAnsi="Arial" w:cstheme="majorBidi"/>
      <w:b/>
      <w:iCs/>
      <w:sz w:val="24"/>
      <w:szCs w:val="24"/>
    </w:rPr>
  </w:style>
  <w:style w:type="character" w:customStyle="1" w:styleId="Heading8Char">
    <w:name w:val="Heading 8 Char"/>
    <w:basedOn w:val="DefaultParagraphFont"/>
    <w:link w:val="Heading8"/>
    <w:uiPriority w:val="9"/>
    <w:rsid w:val="0051072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1072E"/>
    <w:rPr>
      <w:rFonts w:asciiTheme="majorHAnsi" w:eastAsiaTheme="majorEastAsia" w:hAnsiTheme="majorHAnsi" w:cstheme="majorBidi"/>
      <w:i/>
      <w:iCs/>
      <w:color w:val="404040" w:themeColor="text1" w:themeTint="BF"/>
      <w:sz w:val="20"/>
      <w:szCs w:val="20"/>
    </w:rPr>
  </w:style>
  <w:style w:type="paragraph" w:customStyle="1" w:styleId="AppendixHeading1">
    <w:name w:val="Appendix Heading 1"/>
    <w:basedOn w:val="Heading5"/>
    <w:link w:val="AppendixHeading1Char"/>
    <w:qFormat/>
    <w:rsid w:val="000B2841"/>
    <w:pPr>
      <w:keepLines w:val="0"/>
      <w:numPr>
        <w:ilvl w:val="0"/>
        <w:numId w:val="2"/>
      </w:numPr>
      <w:tabs>
        <w:tab w:val="left" w:pos="1940"/>
      </w:tabs>
      <w:spacing w:before="0" w:after="120"/>
      <w:ind w:left="703" w:hanging="703"/>
    </w:pPr>
    <w:rPr>
      <w:rFonts w:ascii="Arial" w:eastAsia="Times New Roman" w:hAnsi="Arial" w:cs="Times New Roman"/>
      <w:b/>
      <w:color w:val="auto"/>
      <w:sz w:val="32"/>
      <w:szCs w:val="24"/>
      <w:lang w:val="x-none"/>
    </w:rPr>
  </w:style>
  <w:style w:type="paragraph" w:customStyle="1" w:styleId="AppendixHeading2">
    <w:name w:val="Appendix Heading 2"/>
    <w:basedOn w:val="Heading6"/>
    <w:link w:val="AppendixHeading2Char"/>
    <w:qFormat/>
    <w:rsid w:val="000B2841"/>
    <w:pPr>
      <w:numPr>
        <w:ilvl w:val="1"/>
        <w:numId w:val="2"/>
      </w:numPr>
    </w:pPr>
    <w:rPr>
      <w:rFonts w:ascii="Arial" w:hAnsi="Arial"/>
      <w:b/>
      <w:i w:val="0"/>
      <w:color w:val="auto"/>
      <w:sz w:val="28"/>
      <w:lang w:val="en-GB" w:eastAsia="x-none"/>
    </w:rPr>
  </w:style>
  <w:style w:type="paragraph" w:customStyle="1" w:styleId="AppendixHeading3">
    <w:name w:val="Appendix Heading 3"/>
    <w:basedOn w:val="Heading7"/>
    <w:qFormat/>
    <w:rsid w:val="000D2E8D"/>
    <w:pPr>
      <w:numPr>
        <w:ilvl w:val="2"/>
      </w:numPr>
      <w:ind w:left="1080"/>
    </w:pPr>
    <w:rPr>
      <w:lang w:val="x-none"/>
    </w:rPr>
  </w:style>
  <w:style w:type="character" w:customStyle="1" w:styleId="AppendixHeading2Char">
    <w:name w:val="Appendix Heading 2 Char"/>
    <w:link w:val="AppendixHeading2"/>
    <w:rsid w:val="000B2841"/>
    <w:rPr>
      <w:rFonts w:ascii="Arial" w:eastAsiaTheme="majorEastAsia" w:hAnsi="Arial" w:cstheme="majorBidi"/>
      <w:b/>
      <w:iCs/>
      <w:sz w:val="28"/>
      <w:lang w:val="en-GB" w:eastAsia="x-none"/>
    </w:rPr>
  </w:style>
  <w:style w:type="paragraph" w:customStyle="1" w:styleId="CERHeading4">
    <w:name w:val="CER Heading 4"/>
    <w:basedOn w:val="AppendixHeading3"/>
    <w:qFormat/>
    <w:rsid w:val="000D2E8D"/>
    <w:pPr>
      <w:numPr>
        <w:ilvl w:val="3"/>
      </w:numPr>
      <w:tabs>
        <w:tab w:val="left" w:pos="810"/>
        <w:tab w:val="num" w:pos="900"/>
        <w:tab w:val="left" w:pos="1800"/>
        <w:tab w:val="left" w:pos="2160"/>
      </w:tabs>
      <w:ind w:left="1080" w:hanging="720"/>
    </w:pPr>
    <w:rPr>
      <w:i/>
      <w:lang w:eastAsia="en-GB"/>
    </w:rPr>
  </w:style>
  <w:style w:type="paragraph" w:styleId="ListParagraph">
    <w:name w:val="List Paragraph"/>
    <w:aliases w:val="Bullet List,Bullet List Paragraph,liste à puces,Colorful List - Accent 11,Liste numérotée,Paragrafo elenco1"/>
    <w:basedOn w:val="Normal"/>
    <w:link w:val="ListParagraphChar"/>
    <w:uiPriority w:val="34"/>
    <w:qFormat/>
    <w:rsid w:val="00AD7803"/>
    <w:pPr>
      <w:ind w:left="720"/>
      <w:contextualSpacing/>
    </w:pPr>
  </w:style>
  <w:style w:type="table" w:styleId="LightShading">
    <w:name w:val="Light Shading"/>
    <w:basedOn w:val="TableNormal"/>
    <w:uiPriority w:val="60"/>
    <w:rsid w:val="00744CA3"/>
    <w:pPr>
      <w:spacing w:after="0" w:line="240" w:lineRule="auto"/>
    </w:pPr>
    <w:rPr>
      <w:rFonts w:ascii="Calibri" w:eastAsia="Calibri" w:hAnsi="Calibri" w:cs="Times New Roman"/>
      <w:color w:val="000000" w:themeColor="text1" w:themeShade="BF"/>
      <w:sz w:val="20"/>
      <w:szCs w:val="20"/>
      <w:lang w:val="en-GB" w:eastAsia="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D51DEF"/>
    <w:pPr>
      <w:numPr>
        <w:numId w:val="0"/>
      </w:numPr>
      <w:spacing w:before="480"/>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D51DEF"/>
    <w:pPr>
      <w:spacing w:after="100"/>
    </w:pPr>
  </w:style>
  <w:style w:type="paragraph" w:styleId="TOC2">
    <w:name w:val="toc 2"/>
    <w:basedOn w:val="Normal"/>
    <w:next w:val="Normal"/>
    <w:autoRedefine/>
    <w:uiPriority w:val="39"/>
    <w:unhideWhenUsed/>
    <w:rsid w:val="00D51DEF"/>
    <w:pPr>
      <w:spacing w:after="100"/>
      <w:ind w:left="220"/>
    </w:pPr>
  </w:style>
  <w:style w:type="paragraph" w:styleId="TOC3">
    <w:name w:val="toc 3"/>
    <w:basedOn w:val="Normal"/>
    <w:next w:val="Normal"/>
    <w:autoRedefine/>
    <w:uiPriority w:val="39"/>
    <w:unhideWhenUsed/>
    <w:rsid w:val="00D51DEF"/>
    <w:pPr>
      <w:spacing w:after="100"/>
      <w:ind w:left="440"/>
    </w:pPr>
  </w:style>
  <w:style w:type="character" w:styleId="Hyperlink">
    <w:name w:val="Hyperlink"/>
    <w:basedOn w:val="DefaultParagraphFont"/>
    <w:uiPriority w:val="99"/>
    <w:unhideWhenUsed/>
    <w:rsid w:val="00D51DEF"/>
    <w:rPr>
      <w:color w:val="0000FF" w:themeColor="hyperlink"/>
      <w:u w:val="single"/>
    </w:rPr>
  </w:style>
  <w:style w:type="paragraph" w:customStyle="1" w:styleId="CERBody">
    <w:name w:val="CER Body"/>
    <w:basedOn w:val="Normal"/>
    <w:link w:val="CERBodyChar"/>
    <w:uiPriority w:val="99"/>
    <w:rsid w:val="00CC7CC3"/>
    <w:pPr>
      <w:spacing w:after="120"/>
    </w:pPr>
    <w:rPr>
      <w:rFonts w:eastAsia="Times New Roman" w:cs="Times New Roman"/>
      <w:sz w:val="24"/>
      <w:szCs w:val="20"/>
    </w:rPr>
  </w:style>
  <w:style w:type="character" w:customStyle="1" w:styleId="CERBodyChar">
    <w:name w:val="CER Body Char"/>
    <w:link w:val="CERBody"/>
    <w:uiPriority w:val="99"/>
    <w:locked/>
    <w:rsid w:val="00CC7CC3"/>
    <w:rPr>
      <w:rFonts w:ascii="Arial" w:eastAsia="Times New Roman" w:hAnsi="Arial" w:cs="Times New Roman"/>
      <w:sz w:val="24"/>
      <w:szCs w:val="20"/>
    </w:rPr>
  </w:style>
  <w:style w:type="paragraph" w:customStyle="1" w:styleId="Default">
    <w:name w:val="Default"/>
    <w:link w:val="DefaultTegn"/>
    <w:qFormat/>
    <w:rsid w:val="0034756E"/>
    <w:pPr>
      <w:autoSpaceDE w:val="0"/>
      <w:autoSpaceDN w:val="0"/>
      <w:adjustRightInd w:val="0"/>
      <w:spacing w:after="0" w:line="240" w:lineRule="auto"/>
    </w:pPr>
    <w:rPr>
      <w:rFonts w:ascii="Arial" w:hAnsi="Arial" w:cs="Times New Roman"/>
      <w:color w:val="000000"/>
      <w:sz w:val="20"/>
      <w:szCs w:val="24"/>
    </w:rPr>
  </w:style>
  <w:style w:type="character" w:styleId="FollowedHyperlink">
    <w:name w:val="FollowedHyperlink"/>
    <w:basedOn w:val="DefaultParagraphFont"/>
    <w:uiPriority w:val="99"/>
    <w:semiHidden/>
    <w:unhideWhenUsed/>
    <w:rsid w:val="001B7D6C"/>
    <w:rPr>
      <w:color w:val="800080" w:themeColor="followedHyperlink"/>
      <w:u w:val="single"/>
    </w:rPr>
  </w:style>
  <w:style w:type="character" w:styleId="Emphasis">
    <w:name w:val="Emphasis"/>
    <w:aliases w:val="Table Text,Subtitle 4 Heading"/>
    <w:basedOn w:val="DefaultParagraphFont"/>
    <w:uiPriority w:val="20"/>
    <w:qFormat/>
    <w:rsid w:val="00310393"/>
    <w:rPr>
      <w:rFonts w:ascii="Arial" w:hAnsi="Arial"/>
      <w:iCs/>
      <w:sz w:val="18"/>
    </w:rPr>
  </w:style>
  <w:style w:type="paragraph" w:styleId="Caption">
    <w:name w:val="caption"/>
    <w:aliases w:val="Figure title,Légende1,Figure Captions,Table title"/>
    <w:basedOn w:val="Normal"/>
    <w:next w:val="Normal"/>
    <w:link w:val="CaptionChar"/>
    <w:unhideWhenUsed/>
    <w:qFormat/>
    <w:rsid w:val="009F1EDA"/>
    <w:pPr>
      <w:spacing w:after="200"/>
      <w:jc w:val="center"/>
    </w:pPr>
    <w:rPr>
      <w:b/>
      <w:bCs/>
      <w:sz w:val="18"/>
      <w:szCs w:val="18"/>
    </w:rPr>
  </w:style>
  <w:style w:type="paragraph" w:styleId="FootnoteText">
    <w:name w:val="footnote text"/>
    <w:basedOn w:val="Normal"/>
    <w:link w:val="FootnoteTextChar"/>
    <w:uiPriority w:val="99"/>
    <w:unhideWhenUsed/>
    <w:rsid w:val="004142F2"/>
    <w:rPr>
      <w:szCs w:val="20"/>
    </w:rPr>
  </w:style>
  <w:style w:type="character" w:customStyle="1" w:styleId="FootnoteTextChar">
    <w:name w:val="Footnote Text Char"/>
    <w:basedOn w:val="DefaultParagraphFont"/>
    <w:link w:val="FootnoteText"/>
    <w:uiPriority w:val="99"/>
    <w:rsid w:val="004142F2"/>
    <w:rPr>
      <w:sz w:val="20"/>
      <w:szCs w:val="20"/>
    </w:rPr>
  </w:style>
  <w:style w:type="character" w:styleId="FootnoteReference">
    <w:name w:val="footnote reference"/>
    <w:basedOn w:val="DefaultParagraphFont"/>
    <w:uiPriority w:val="99"/>
    <w:semiHidden/>
    <w:unhideWhenUsed/>
    <w:rsid w:val="004142F2"/>
    <w:rPr>
      <w:vertAlign w:val="superscript"/>
    </w:rPr>
  </w:style>
  <w:style w:type="character" w:styleId="PlaceholderText">
    <w:name w:val="Placeholder Text"/>
    <w:basedOn w:val="DefaultParagraphFont"/>
    <w:uiPriority w:val="99"/>
    <w:semiHidden/>
    <w:rsid w:val="0025534D"/>
    <w:rPr>
      <w:color w:val="808080"/>
    </w:rPr>
  </w:style>
  <w:style w:type="paragraph" w:styleId="TOC4">
    <w:name w:val="toc 4"/>
    <w:basedOn w:val="Normal"/>
    <w:next w:val="Normal"/>
    <w:autoRedefine/>
    <w:uiPriority w:val="39"/>
    <w:unhideWhenUsed/>
    <w:rsid w:val="008F1B33"/>
    <w:pPr>
      <w:spacing w:after="100"/>
      <w:ind w:left="660"/>
    </w:pPr>
  </w:style>
  <w:style w:type="paragraph" w:styleId="TOC7">
    <w:name w:val="toc 7"/>
    <w:basedOn w:val="Normal"/>
    <w:next w:val="Normal"/>
    <w:autoRedefine/>
    <w:uiPriority w:val="39"/>
    <w:unhideWhenUsed/>
    <w:rsid w:val="008F1B33"/>
    <w:pPr>
      <w:spacing w:after="100"/>
      <w:ind w:left="1320"/>
    </w:pPr>
  </w:style>
  <w:style w:type="paragraph" w:styleId="TOC8">
    <w:name w:val="toc 8"/>
    <w:basedOn w:val="Normal"/>
    <w:next w:val="Normal"/>
    <w:autoRedefine/>
    <w:uiPriority w:val="39"/>
    <w:unhideWhenUsed/>
    <w:rsid w:val="008F1B33"/>
    <w:pPr>
      <w:spacing w:after="100"/>
      <w:ind w:left="1540"/>
    </w:pPr>
  </w:style>
  <w:style w:type="paragraph" w:styleId="TableofFigures">
    <w:name w:val="table of figures"/>
    <w:basedOn w:val="Normal"/>
    <w:next w:val="Normal"/>
    <w:uiPriority w:val="99"/>
    <w:unhideWhenUsed/>
    <w:rsid w:val="00590100"/>
  </w:style>
  <w:style w:type="character" w:customStyle="1" w:styleId="ListParagraphChar">
    <w:name w:val="List Paragraph Char"/>
    <w:aliases w:val="Bullet List Char,Bullet List Paragraph Char,liste à puces Char,Colorful List - Accent 11 Char,Liste numérotée Char,Paragrafo elenco1 Char"/>
    <w:basedOn w:val="DefaultParagraphFont"/>
    <w:link w:val="ListParagraph"/>
    <w:uiPriority w:val="1"/>
    <w:qFormat/>
    <w:rsid w:val="003E7979"/>
  </w:style>
  <w:style w:type="table" w:customStyle="1" w:styleId="TableGrid1">
    <w:name w:val="Table Grid1"/>
    <w:basedOn w:val="TableNormal"/>
    <w:next w:val="TableGrid"/>
    <w:uiPriority w:val="59"/>
    <w:rsid w:val="00322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D736D"/>
    <w:pPr>
      <w:spacing w:after="0" w:line="240" w:lineRule="auto"/>
    </w:pPr>
    <w:rPr>
      <w:lang w:val="en-GB"/>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BD736D"/>
    <w:pPr>
      <w:spacing w:after="0" w:line="240" w:lineRule="auto"/>
      <w:ind w:right="96"/>
      <w:jc w:val="both"/>
    </w:pPr>
    <w:rPr>
      <w:rFonts w:ascii="Calibri" w:eastAsia="Calibri" w:hAnsi="Calibri" w:cs="Times New Roman"/>
      <w:sz w:val="20"/>
      <w:szCs w:val="20"/>
      <w:lang w:val="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BD7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TableNormal"/>
    <w:next w:val="TableGrid"/>
    <w:uiPriority w:val="59"/>
    <w:rsid w:val="00CE250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CE250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4"/>
    <w:qFormat/>
    <w:rsid w:val="00693E4C"/>
    <w:pPr>
      <w:numPr>
        <w:numId w:val="4"/>
      </w:numPr>
      <w:tabs>
        <w:tab w:val="left" w:pos="2430"/>
      </w:tabs>
      <w:spacing w:before="200" w:after="120"/>
      <w:ind w:left="1287" w:hanging="720"/>
    </w:pPr>
  </w:style>
  <w:style w:type="table" w:customStyle="1" w:styleId="TableGrid3">
    <w:name w:val="Table Grid3"/>
    <w:basedOn w:val="TableNormal"/>
    <w:next w:val="TableGrid"/>
    <w:uiPriority w:val="59"/>
    <w:rsid w:val="00AA6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D78F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C1458"/>
    <w:pPr>
      <w:spacing w:before="40" w:after="40" w:line="240" w:lineRule="auto"/>
    </w:pPr>
    <w:rPr>
      <w:lang w:val="en-GB"/>
    </w:rPr>
  </w:style>
  <w:style w:type="table" w:customStyle="1" w:styleId="PlainTable41">
    <w:name w:val="Plain Table 41"/>
    <w:basedOn w:val="TableNormal"/>
    <w:next w:val="PlainTable4"/>
    <w:uiPriority w:val="44"/>
    <w:rsid w:val="00482D83"/>
    <w:pPr>
      <w:spacing w:after="0" w:line="240" w:lineRule="auto"/>
    </w:pPr>
    <w:rPr>
      <w:lang w:val="en-GB"/>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501D5"/>
    <w:pPr>
      <w:spacing w:after="0" w:line="240" w:lineRule="auto"/>
    </w:pPr>
    <w:tblPr/>
  </w:style>
  <w:style w:type="paragraph" w:customStyle="1" w:styleId="bullet1111">
    <w:name w:val="bullet 1.1.1.1"/>
    <w:basedOn w:val="BodyText"/>
    <w:qFormat/>
    <w:rsid w:val="00367DF4"/>
    <w:pPr>
      <w:numPr>
        <w:ilvl w:val="3"/>
        <w:numId w:val="5"/>
      </w:numPr>
      <w:autoSpaceDE w:val="0"/>
      <w:autoSpaceDN w:val="0"/>
      <w:spacing w:after="160"/>
      <w:ind w:left="2430" w:hanging="864"/>
    </w:pPr>
    <w:rPr>
      <w:rFonts w:eastAsia="Times New Roman" w:cs="Arial"/>
      <w:color w:val="000000"/>
      <w:szCs w:val="20"/>
    </w:rPr>
  </w:style>
  <w:style w:type="paragraph" w:customStyle="1" w:styleId="Bullet111">
    <w:name w:val="Bullet 1.1.1"/>
    <w:basedOn w:val="BodyText"/>
    <w:qFormat/>
    <w:rsid w:val="00367DF4"/>
    <w:pPr>
      <w:numPr>
        <w:ilvl w:val="2"/>
        <w:numId w:val="5"/>
      </w:numPr>
      <w:autoSpaceDE w:val="0"/>
      <w:autoSpaceDN w:val="0"/>
      <w:spacing w:after="160"/>
      <w:ind w:left="1710"/>
    </w:pPr>
    <w:rPr>
      <w:rFonts w:eastAsia="Times New Roman" w:cs="Arial"/>
      <w:color w:val="000000"/>
      <w:szCs w:val="20"/>
    </w:rPr>
  </w:style>
  <w:style w:type="paragraph" w:customStyle="1" w:styleId="bullet11">
    <w:name w:val="bullet 1.1"/>
    <w:basedOn w:val="BodyText"/>
    <w:qFormat/>
    <w:rsid w:val="00367DF4"/>
    <w:pPr>
      <w:numPr>
        <w:ilvl w:val="1"/>
        <w:numId w:val="5"/>
      </w:numPr>
      <w:autoSpaceDE w:val="0"/>
      <w:autoSpaceDN w:val="0"/>
      <w:spacing w:after="160"/>
      <w:ind w:left="994" w:hanging="634"/>
    </w:pPr>
    <w:rPr>
      <w:rFonts w:eastAsia="Times New Roman" w:cs="Arial"/>
      <w:color w:val="000000"/>
      <w:szCs w:val="20"/>
    </w:rPr>
  </w:style>
  <w:style w:type="paragraph" w:styleId="BodyText">
    <w:name w:val="Body Text"/>
    <w:basedOn w:val="Normal"/>
    <w:link w:val="BodyTextChar"/>
    <w:uiPriority w:val="99"/>
    <w:semiHidden/>
    <w:unhideWhenUsed/>
    <w:rsid w:val="00367DF4"/>
    <w:pPr>
      <w:spacing w:after="120"/>
    </w:pPr>
  </w:style>
  <w:style w:type="character" w:customStyle="1" w:styleId="BodyTextChar">
    <w:name w:val="Body Text Char"/>
    <w:basedOn w:val="DefaultParagraphFont"/>
    <w:link w:val="BodyText"/>
    <w:uiPriority w:val="99"/>
    <w:semiHidden/>
    <w:rsid w:val="00367DF4"/>
  </w:style>
  <w:style w:type="paragraph" w:customStyle="1" w:styleId="PlanBody">
    <w:name w:val="Plan Body"/>
    <w:basedOn w:val="Normal"/>
    <w:link w:val="PlanBodyChar"/>
    <w:qFormat/>
    <w:rsid w:val="00E55972"/>
    <w:pPr>
      <w:autoSpaceDE w:val="0"/>
      <w:autoSpaceDN w:val="0"/>
      <w:ind w:left="720"/>
    </w:pPr>
    <w:rPr>
      <w:rFonts w:ascii="CG Times" w:eastAsiaTheme="minorEastAsia" w:hAnsi="CG Times" w:cs="Times New Roman"/>
      <w:i/>
      <w:color w:val="0000FF"/>
    </w:rPr>
  </w:style>
  <w:style w:type="character" w:customStyle="1" w:styleId="PlanBodyChar">
    <w:name w:val="Plan Body Char"/>
    <w:basedOn w:val="DefaultParagraphFont"/>
    <w:link w:val="PlanBody"/>
    <w:rsid w:val="00E55972"/>
    <w:rPr>
      <w:rFonts w:ascii="CG Times" w:eastAsiaTheme="minorEastAsia" w:hAnsi="CG Times" w:cs="Times New Roman"/>
      <w:i/>
      <w:color w:val="0000FF"/>
    </w:rPr>
  </w:style>
  <w:style w:type="character" w:customStyle="1" w:styleId="CaptionChar">
    <w:name w:val="Caption Char"/>
    <w:aliases w:val="Figure title Char,Légende1 Char,Figure Captions Char,Table title Char"/>
    <w:basedOn w:val="DefaultParagraphFont"/>
    <w:link w:val="Caption"/>
    <w:rsid w:val="00B27E30"/>
    <w:rPr>
      <w:b/>
      <w:bCs/>
      <w:sz w:val="18"/>
      <w:szCs w:val="18"/>
    </w:rPr>
  </w:style>
  <w:style w:type="paragraph" w:customStyle="1" w:styleId="TableParagraph">
    <w:name w:val="Table Paragraph"/>
    <w:basedOn w:val="Normal"/>
    <w:uiPriority w:val="1"/>
    <w:qFormat/>
    <w:rsid w:val="00B27E30"/>
    <w:pPr>
      <w:widowControl w:val="0"/>
    </w:pPr>
  </w:style>
  <w:style w:type="table" w:styleId="GridTable1Light-Accent2">
    <w:name w:val="Grid Table 1 Light Accent 2"/>
    <w:basedOn w:val="TableNormal"/>
    <w:uiPriority w:val="46"/>
    <w:rsid w:val="00AF406A"/>
    <w:pPr>
      <w:spacing w:after="0" w:line="240" w:lineRule="auto"/>
    </w:pPr>
    <w:rPr>
      <w:rFonts w:ascii="Times New Roman" w:eastAsia="Times New Roman" w:hAnsi="Times New Roman" w:cs="Times New Roman"/>
      <w:sz w:val="20"/>
      <w:szCs w:val="20"/>
      <w:lang w:val="nl-BE" w:eastAsia="nl-BE"/>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CharCharCharCharCharCharCharCharCharCharCharChar1">
    <w:name w:val="Char Char Char Char Char Char Char Char Char Char Char Char1"/>
    <w:basedOn w:val="TableNormal"/>
    <w:next w:val="TableGrid"/>
    <w:uiPriority w:val="39"/>
    <w:qFormat/>
    <w:rsid w:val="00C2628E"/>
    <w:pPr>
      <w:spacing w:after="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arCharCharCharCharCharCharCharCharCharCharChar2">
    <w:name w:val="Char Char Char Char Char Char Char Char Char Char Char Char2"/>
    <w:basedOn w:val="TableNormal"/>
    <w:next w:val="TableGrid"/>
    <w:uiPriority w:val="39"/>
    <w:rsid w:val="003C5E52"/>
    <w:pPr>
      <w:spacing w:after="0" w:line="240" w:lineRule="auto"/>
    </w:pPr>
    <w:rPr>
      <w:rFonts w:ascii="Times New Roman" w:eastAsiaTheme="minorEastAsia"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5683B"/>
    <w:rPr>
      <w:color w:val="605E5C"/>
      <w:shd w:val="clear" w:color="auto" w:fill="E1DFDD"/>
    </w:rPr>
  </w:style>
  <w:style w:type="paragraph" w:customStyle="1" w:styleId="BodyPER">
    <w:name w:val="Body PER"/>
    <w:basedOn w:val="Normal"/>
    <w:link w:val="BodyPERChar"/>
    <w:qFormat/>
    <w:rsid w:val="002B7F2F"/>
    <w:pPr>
      <w:tabs>
        <w:tab w:val="left" w:pos="720"/>
      </w:tabs>
      <w:spacing w:line="360" w:lineRule="auto"/>
      <w:ind w:left="720"/>
    </w:pPr>
    <w:rPr>
      <w:rFonts w:eastAsiaTheme="minorEastAsia" w:cs="Arial"/>
      <w:bCs/>
      <w:lang w:eastAsia="zh-CN"/>
    </w:rPr>
  </w:style>
  <w:style w:type="character" w:customStyle="1" w:styleId="BodyPERChar">
    <w:name w:val="Body PER Char"/>
    <w:basedOn w:val="DefaultParagraphFont"/>
    <w:link w:val="BodyPER"/>
    <w:rsid w:val="002B7F2F"/>
    <w:rPr>
      <w:rFonts w:ascii="Arial" w:eastAsiaTheme="minorEastAsia" w:hAnsi="Arial" w:cs="Arial"/>
      <w:bCs/>
      <w:lang w:eastAsia="zh-CN"/>
    </w:rPr>
  </w:style>
  <w:style w:type="paragraph" w:customStyle="1" w:styleId="Subappendix">
    <w:name w:val="Subappendix"/>
    <w:basedOn w:val="Normal"/>
    <w:next w:val="Normal"/>
    <w:link w:val="SubappendixChar"/>
    <w:qFormat/>
    <w:rsid w:val="006E5DE4"/>
    <w:rPr>
      <w:b/>
      <w:sz w:val="24"/>
    </w:rPr>
  </w:style>
  <w:style w:type="character" w:customStyle="1" w:styleId="SubappendixChar">
    <w:name w:val="Subappendix Char"/>
    <w:basedOn w:val="DefaultParagraphFont"/>
    <w:link w:val="Subappendix"/>
    <w:rsid w:val="006E5DE4"/>
    <w:rPr>
      <w:b/>
      <w:sz w:val="24"/>
    </w:rPr>
  </w:style>
  <w:style w:type="character" w:customStyle="1" w:styleId="st1">
    <w:name w:val="st1"/>
    <w:basedOn w:val="DefaultParagraphFont"/>
    <w:qFormat/>
    <w:rsid w:val="005B618C"/>
  </w:style>
  <w:style w:type="character" w:customStyle="1" w:styleId="infanttxt">
    <w:name w:val="infanttxt"/>
    <w:basedOn w:val="DefaultParagraphFont"/>
    <w:rsid w:val="005B618C"/>
  </w:style>
  <w:style w:type="character" w:customStyle="1" w:styleId="DefaultTegn">
    <w:name w:val="Default Tegn"/>
    <w:basedOn w:val="DefaultParagraphFont"/>
    <w:link w:val="Default"/>
    <w:uiPriority w:val="99"/>
    <w:rsid w:val="0034756E"/>
    <w:rPr>
      <w:rFonts w:ascii="Arial" w:hAnsi="Arial" w:cs="Times New Roman"/>
      <w:color w:val="000000"/>
      <w:sz w:val="20"/>
      <w:szCs w:val="24"/>
    </w:rPr>
  </w:style>
  <w:style w:type="table" w:customStyle="1" w:styleId="GridTable1Light-Accent513">
    <w:name w:val="Grid Table 1 Light - Accent 513"/>
    <w:basedOn w:val="TableNormal"/>
    <w:uiPriority w:val="46"/>
    <w:rsid w:val="002953D3"/>
    <w:pPr>
      <w:spacing w:after="0" w:line="240" w:lineRule="auto"/>
    </w:pPr>
    <w:rPr>
      <w:rFonts w:ascii="Times New Roman" w:eastAsia="Times New Roman" w:hAnsi="Times New Roman" w:cs="Times New Roman"/>
      <w:sz w:val="20"/>
      <w:szCs w:val="20"/>
      <w:lang w:val="da-DK" w:eastAsia="da-DK"/>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99"/>
    <w:locked/>
    <w:rsid w:val="006A4A41"/>
    <w:rPr>
      <w:lang w:val="en-GB"/>
    </w:rPr>
  </w:style>
  <w:style w:type="table" w:customStyle="1" w:styleId="TableGrid24">
    <w:name w:val="Table Grid24"/>
    <w:basedOn w:val="TableNormal"/>
    <w:next w:val="TableGrid"/>
    <w:uiPriority w:val="59"/>
    <w:rsid w:val="006A4A41"/>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qFormat/>
    <w:rsid w:val="006C435D"/>
    <w:pPr>
      <w:spacing w:after="0" w:line="240" w:lineRule="auto"/>
    </w:pPr>
    <w:rPr>
      <w:rFonts w:ascii="Calibri" w:eastAsia="Calibri" w:hAnsi="Calibri" w:cs="Arial"/>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FF494F"/>
    <w:rPr>
      <w:color w:val="605E5C"/>
      <w:shd w:val="clear" w:color="auto" w:fill="E1DFDD"/>
    </w:rPr>
  </w:style>
  <w:style w:type="paragraph" w:styleId="ListNumber">
    <w:name w:val="List Number"/>
    <w:basedOn w:val="Normal"/>
    <w:rsid w:val="00EB5A46"/>
    <w:pPr>
      <w:numPr>
        <w:numId w:val="7"/>
      </w:numPr>
      <w:spacing w:line="240" w:lineRule="atLeast"/>
      <w:contextualSpacing/>
      <w:jc w:val="left"/>
    </w:pPr>
    <w:rPr>
      <w:rFonts w:eastAsia="Times New Roman" w:cs="Times New Roman"/>
      <w:szCs w:val="24"/>
      <w:lang w:val="en-GB" w:eastAsia="da-DK"/>
    </w:rPr>
  </w:style>
  <w:style w:type="table" w:customStyle="1" w:styleId="TableGrid4">
    <w:name w:val="Table Grid4"/>
    <w:basedOn w:val="TableNormal"/>
    <w:next w:val="TableGrid"/>
    <w:qFormat/>
    <w:rsid w:val="00B24EB8"/>
    <w:pPr>
      <w:spacing w:after="0" w:line="240" w:lineRule="auto"/>
    </w:pPr>
    <w:rPr>
      <w:rFonts w:ascii="Calibri" w:eastAsia="Times New Roman" w:hAnsi="Calibri"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15DE"/>
    <w:pPr>
      <w:spacing w:before="100" w:beforeAutospacing="1" w:after="100" w:afterAutospacing="1" w:line="240" w:lineRule="auto"/>
      <w:jc w:val="left"/>
    </w:pPr>
    <w:rPr>
      <w:rFonts w:ascii="Times New Roman" w:eastAsiaTheme="minorEastAsia" w:hAnsi="Times New Roman" w:cs="Times New Roman"/>
      <w:sz w:val="24"/>
      <w:szCs w:val="24"/>
      <w:lang w:val="sv-SE" w:eastAsia="sv-SE"/>
    </w:rPr>
  </w:style>
  <w:style w:type="table" w:customStyle="1" w:styleId="CharCharCharCharCharCharCharCharCharCharCharChar4">
    <w:name w:val="Char Char Char Char Char Char Char Char Char Char Char Char4"/>
    <w:basedOn w:val="TableNormal"/>
    <w:next w:val="TableGrid"/>
    <w:qFormat/>
    <w:rsid w:val="006F6215"/>
    <w:pPr>
      <w:spacing w:after="0" w:line="240" w:lineRule="auto"/>
    </w:pPr>
    <w:rPr>
      <w:rFonts w:ascii="Arial" w:hAnsi="Arial"/>
      <w:sz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59"/>
    <w:rsid w:val="001E353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harCharCharCharCharCharCharCharCharCharCharChar11">
    <w:name w:val="Char Char Char Char Char Char Char Char Char Char Char Char11"/>
    <w:basedOn w:val="TableNormal"/>
    <w:uiPriority w:val="59"/>
    <w:rsid w:val="001E3535"/>
    <w:pPr>
      <w:spacing w:after="0" w:line="240" w:lineRule="auto"/>
    </w:pPr>
    <w:rPr>
      <w:rFonts w:ascii="Times New Roman" w:eastAsia="MS Mincho" w:hAnsi="Times New Roman" w:cs="Times New Roman"/>
      <w:sz w:val="20"/>
      <w:szCs w:val="20"/>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9E682B"/>
    <w:pPr>
      <w:jc w:val="center"/>
    </w:pPr>
    <w:rPr>
      <w:rFonts w:cs="Arial"/>
      <w:noProof/>
    </w:rPr>
  </w:style>
  <w:style w:type="character" w:customStyle="1" w:styleId="AppendixHeading1Char">
    <w:name w:val="Appendix Heading 1 Char"/>
    <w:basedOn w:val="Heading5Char"/>
    <w:link w:val="AppendixHeading1"/>
    <w:rsid w:val="009E682B"/>
    <w:rPr>
      <w:rFonts w:ascii="Arial" w:eastAsia="Times New Roman" w:hAnsi="Arial" w:cs="Times New Roman"/>
      <w:b/>
      <w:color w:val="243F60" w:themeColor="accent1" w:themeShade="7F"/>
      <w:sz w:val="32"/>
      <w:szCs w:val="24"/>
      <w:lang w:val="x-none"/>
    </w:rPr>
  </w:style>
  <w:style w:type="character" w:customStyle="1" w:styleId="EndNoteBibliographyTitleChar">
    <w:name w:val="EndNote Bibliography Title Char"/>
    <w:basedOn w:val="AppendixHeading1Char"/>
    <w:link w:val="EndNoteBibliographyTitle"/>
    <w:rsid w:val="009E682B"/>
    <w:rPr>
      <w:rFonts w:ascii="Arial" w:eastAsia="Times New Roman" w:hAnsi="Arial" w:cs="Arial"/>
      <w:b w:val="0"/>
      <w:noProof/>
      <w:color w:val="243F60" w:themeColor="accent1" w:themeShade="7F"/>
      <w:sz w:val="20"/>
      <w:szCs w:val="24"/>
      <w:lang w:val="x-none"/>
    </w:rPr>
  </w:style>
  <w:style w:type="paragraph" w:customStyle="1" w:styleId="EndNoteBibliography">
    <w:name w:val="EndNote Bibliography"/>
    <w:basedOn w:val="Normal"/>
    <w:link w:val="EndNoteBibliographyChar"/>
    <w:rsid w:val="009E682B"/>
    <w:pPr>
      <w:spacing w:line="240" w:lineRule="auto"/>
    </w:pPr>
    <w:rPr>
      <w:rFonts w:cs="Arial"/>
      <w:noProof/>
    </w:rPr>
  </w:style>
  <w:style w:type="character" w:customStyle="1" w:styleId="EndNoteBibliographyChar">
    <w:name w:val="EndNote Bibliography Char"/>
    <w:basedOn w:val="AppendixHeading1Char"/>
    <w:link w:val="EndNoteBibliography"/>
    <w:rsid w:val="009E682B"/>
    <w:rPr>
      <w:rFonts w:ascii="Arial" w:eastAsia="Times New Roman" w:hAnsi="Arial" w:cs="Arial"/>
      <w:b w:val="0"/>
      <w:noProof/>
      <w:color w:val="243F60" w:themeColor="accent1" w:themeShade="7F"/>
      <w:sz w:val="20"/>
      <w:szCs w:val="24"/>
      <w:lang w:val="x-none"/>
    </w:rPr>
  </w:style>
  <w:style w:type="paragraph" w:customStyle="1" w:styleId="FormattingBlue">
    <w:name w:val="Formatting Blue"/>
    <w:basedOn w:val="Normal"/>
    <w:link w:val="FormattingBlueChar"/>
    <w:autoRedefine/>
    <w:qFormat/>
    <w:rsid w:val="00C55AE7"/>
    <w:pPr>
      <w:spacing w:after="240"/>
      <w:ind w:left="29"/>
    </w:pPr>
    <w:rPr>
      <w:rFonts w:eastAsiaTheme="minorEastAsia" w:cs="Arial"/>
      <w:bCs/>
      <w:iCs/>
      <w:szCs w:val="20"/>
      <w:lang w:val="en-GB" w:eastAsia="zh-CN"/>
    </w:rPr>
  </w:style>
  <w:style w:type="character" w:customStyle="1" w:styleId="FormattingBlueChar">
    <w:name w:val="Formatting Blue Char"/>
    <w:basedOn w:val="DefaultParagraphFont"/>
    <w:link w:val="FormattingBlue"/>
    <w:rsid w:val="00C55AE7"/>
    <w:rPr>
      <w:rFonts w:ascii="Arial" w:eastAsiaTheme="minorEastAsia" w:hAnsi="Arial" w:cs="Arial"/>
      <w:bCs/>
      <w:iCs/>
      <w:sz w:val="20"/>
      <w:szCs w:val="20"/>
      <w:lang w:val="en-GB" w:eastAsia="zh-CN"/>
    </w:rPr>
  </w:style>
  <w:style w:type="paragraph" w:customStyle="1" w:styleId="Defaulttext">
    <w:name w:val="Default text"/>
    <w:basedOn w:val="Normal"/>
    <w:link w:val="DefaulttextChar"/>
    <w:rsid w:val="00C55AE7"/>
    <w:pPr>
      <w:overflowPunct w:val="0"/>
      <w:autoSpaceDE w:val="0"/>
      <w:autoSpaceDN w:val="0"/>
      <w:adjustRightInd w:val="0"/>
      <w:spacing w:after="240" w:line="240" w:lineRule="auto"/>
      <w:jc w:val="left"/>
      <w:textAlignment w:val="baseline"/>
    </w:pPr>
    <w:rPr>
      <w:rFonts w:eastAsia="Times New Roman" w:cs="Times New Roman"/>
      <w:sz w:val="22"/>
      <w:szCs w:val="20"/>
      <w:lang w:val="en-GB"/>
    </w:rPr>
  </w:style>
  <w:style w:type="paragraph" w:styleId="ListBullet">
    <w:name w:val="List Bullet"/>
    <w:basedOn w:val="Normal"/>
    <w:unhideWhenUsed/>
    <w:rsid w:val="00C55AE7"/>
    <w:pPr>
      <w:numPr>
        <w:numId w:val="46"/>
      </w:numPr>
      <w:spacing w:line="240" w:lineRule="atLeast"/>
      <w:contextualSpacing/>
      <w:jc w:val="left"/>
    </w:pPr>
    <w:rPr>
      <w:rFonts w:eastAsia="Times New Roman" w:cs="Times New Roman"/>
      <w:szCs w:val="24"/>
      <w:lang w:val="en-GB" w:eastAsia="da-DK"/>
    </w:rPr>
  </w:style>
  <w:style w:type="character" w:customStyle="1" w:styleId="DefaulttextChar">
    <w:name w:val="Default text Char"/>
    <w:basedOn w:val="DefaultParagraphFont"/>
    <w:link w:val="Defaulttext"/>
    <w:rsid w:val="00C55AE7"/>
    <w:rPr>
      <w:rFonts w:ascii="Arial" w:eastAsia="Times New Roman" w:hAnsi="Arial" w:cs="Times New Roman"/>
      <w:szCs w:val="20"/>
      <w:lang w:val="en-GB"/>
    </w:rPr>
  </w:style>
  <w:style w:type="table" w:customStyle="1" w:styleId="TableGrid8">
    <w:name w:val="Table Grid8"/>
    <w:basedOn w:val="TableNormal"/>
    <w:next w:val="TableGrid"/>
    <w:uiPriority w:val="59"/>
    <w:rsid w:val="00C55AE7"/>
    <w:pPr>
      <w:spacing w:after="0" w:line="240" w:lineRule="auto"/>
    </w:pPr>
    <w:rPr>
      <w:rFonts w:ascii="Times New Roman" w:eastAsia="Times New Roman" w:hAnsi="Times New Roman"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3">
    <w:name w:val="Body Text 3"/>
    <w:basedOn w:val="Normal"/>
    <w:link w:val="BodyText3Char"/>
    <w:uiPriority w:val="99"/>
    <w:unhideWhenUsed/>
    <w:rsid w:val="00C55AE7"/>
    <w:pPr>
      <w:spacing w:after="120"/>
    </w:pPr>
    <w:rPr>
      <w:sz w:val="16"/>
      <w:szCs w:val="16"/>
    </w:rPr>
  </w:style>
  <w:style w:type="character" w:customStyle="1" w:styleId="BodyText3Char">
    <w:name w:val="Body Text 3 Char"/>
    <w:basedOn w:val="DefaultParagraphFont"/>
    <w:link w:val="BodyText3"/>
    <w:uiPriority w:val="99"/>
    <w:rsid w:val="00C55AE7"/>
    <w:rPr>
      <w:rFonts w:ascii="Arial" w:hAnsi="Arial"/>
      <w:sz w:val="16"/>
      <w:szCs w:val="16"/>
    </w:rPr>
  </w:style>
  <w:style w:type="paragraph" w:customStyle="1" w:styleId="CERHeading1">
    <w:name w:val="CER Heading 1"/>
    <w:basedOn w:val="Heading8"/>
    <w:qFormat/>
    <w:rsid w:val="00C55AE7"/>
    <w:pPr>
      <w:keepLines w:val="0"/>
      <w:numPr>
        <w:ilvl w:val="0"/>
        <w:numId w:val="0"/>
      </w:numPr>
      <w:tabs>
        <w:tab w:val="num" w:pos="705"/>
        <w:tab w:val="left" w:pos="1940"/>
      </w:tabs>
      <w:spacing w:before="0" w:line="240" w:lineRule="auto"/>
      <w:ind w:left="705" w:hanging="705"/>
    </w:pPr>
    <w:rPr>
      <w:rFonts w:ascii="Times New Roman" w:eastAsia="Times New Roman" w:hAnsi="Times New Roman" w:cs="Times New Roman"/>
      <w:b/>
      <w:color w:val="auto"/>
      <w:sz w:val="24"/>
      <w:szCs w:val="24"/>
      <w:lang w:val="x-none"/>
    </w:rPr>
  </w:style>
  <w:style w:type="paragraph" w:customStyle="1" w:styleId="CERHeading2">
    <w:name w:val="CER Heading 2"/>
    <w:basedOn w:val="CERHeading1"/>
    <w:qFormat/>
    <w:rsid w:val="00C55AE7"/>
    <w:rPr>
      <w:rFonts w:asciiTheme="minorHAnsi" w:hAnsiTheme="minorHAnsi"/>
      <w:lang w:val="en-GB" w:eastAsia="x-none"/>
    </w:rPr>
  </w:style>
  <w:style w:type="paragraph" w:customStyle="1" w:styleId="CERHeading3">
    <w:name w:val="CER Heading 3"/>
    <w:basedOn w:val="CERHeading2"/>
    <w:qFormat/>
    <w:rsid w:val="00C55AE7"/>
    <w:pPr>
      <w:tabs>
        <w:tab w:val="clear" w:pos="705"/>
      </w:tabs>
      <w:ind w:left="1080" w:hanging="720"/>
    </w:pPr>
    <w:rPr>
      <w:lang w:val="x-none" w:eastAsia="en-US"/>
    </w:rPr>
  </w:style>
  <w:style w:type="paragraph" w:styleId="Title">
    <w:name w:val="Title"/>
    <w:basedOn w:val="Normal"/>
    <w:next w:val="Normal"/>
    <w:link w:val="TitleChar"/>
    <w:uiPriority w:val="10"/>
    <w:qFormat/>
    <w:rsid w:val="00C55AE7"/>
    <w:pPr>
      <w:spacing w:after="80" w:line="240" w:lineRule="auto"/>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C55AE7"/>
    <w:rPr>
      <w:rFonts w:asciiTheme="majorHAnsi" w:eastAsiaTheme="majorEastAsia" w:hAnsiTheme="majorHAnsi" w:cstheme="majorBidi"/>
      <w:spacing w:val="-10"/>
      <w:kern w:val="28"/>
      <w:sz w:val="56"/>
      <w:szCs w:val="56"/>
      <w:lang w:val="en-GB"/>
      <w14:ligatures w14:val="standardContextual"/>
    </w:rPr>
  </w:style>
  <w:style w:type="paragraph" w:styleId="Subtitle">
    <w:name w:val="Subtitle"/>
    <w:basedOn w:val="Normal"/>
    <w:next w:val="Normal"/>
    <w:link w:val="SubtitleChar"/>
    <w:uiPriority w:val="11"/>
    <w:qFormat/>
    <w:rsid w:val="00C55AE7"/>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C55AE7"/>
    <w:rPr>
      <w:rFonts w:eastAsiaTheme="majorEastAsia" w:cstheme="majorBidi"/>
      <w:color w:val="595959" w:themeColor="text1" w:themeTint="A6"/>
      <w:spacing w:val="15"/>
      <w:kern w:val="2"/>
      <w:sz w:val="28"/>
      <w:szCs w:val="28"/>
      <w:lang w:val="en-GB"/>
      <w14:ligatures w14:val="standardContextual"/>
    </w:rPr>
  </w:style>
  <w:style w:type="paragraph" w:styleId="Quote">
    <w:name w:val="Quote"/>
    <w:basedOn w:val="Normal"/>
    <w:next w:val="Normal"/>
    <w:link w:val="QuoteChar"/>
    <w:uiPriority w:val="29"/>
    <w:qFormat/>
    <w:rsid w:val="00C55AE7"/>
    <w:pPr>
      <w:spacing w:before="160" w:after="160" w:line="259" w:lineRule="auto"/>
      <w:jc w:val="center"/>
    </w:pPr>
    <w:rPr>
      <w:rFonts w:asciiTheme="minorHAnsi" w:hAnsiTheme="minorHAnsi"/>
      <w:i/>
      <w:iCs/>
      <w:color w:val="404040" w:themeColor="text1" w:themeTint="BF"/>
      <w:kern w:val="2"/>
      <w:sz w:val="22"/>
      <w:lang w:val="en-GB"/>
      <w14:ligatures w14:val="standardContextual"/>
    </w:rPr>
  </w:style>
  <w:style w:type="character" w:customStyle="1" w:styleId="QuoteChar">
    <w:name w:val="Quote Char"/>
    <w:basedOn w:val="DefaultParagraphFont"/>
    <w:link w:val="Quote"/>
    <w:uiPriority w:val="29"/>
    <w:rsid w:val="00C55AE7"/>
    <w:rPr>
      <w:i/>
      <w:iCs/>
      <w:color w:val="404040" w:themeColor="text1" w:themeTint="BF"/>
      <w:kern w:val="2"/>
      <w:lang w:val="en-GB"/>
      <w14:ligatures w14:val="standardContextual"/>
    </w:rPr>
  </w:style>
  <w:style w:type="character" w:styleId="IntenseEmphasis">
    <w:name w:val="Intense Emphasis"/>
    <w:basedOn w:val="DefaultParagraphFont"/>
    <w:uiPriority w:val="21"/>
    <w:qFormat/>
    <w:rsid w:val="00C55AE7"/>
    <w:rPr>
      <w:i/>
      <w:iCs/>
      <w:color w:val="365F91" w:themeColor="accent1" w:themeShade="BF"/>
    </w:rPr>
  </w:style>
  <w:style w:type="paragraph" w:styleId="IntenseQuote">
    <w:name w:val="Intense Quote"/>
    <w:basedOn w:val="Normal"/>
    <w:next w:val="Normal"/>
    <w:link w:val="IntenseQuoteChar"/>
    <w:uiPriority w:val="30"/>
    <w:qFormat/>
    <w:rsid w:val="00C55AE7"/>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hAnsiTheme="minorHAnsi"/>
      <w:i/>
      <w:iCs/>
      <w:color w:val="365F91" w:themeColor="accent1" w:themeShade="BF"/>
      <w:kern w:val="2"/>
      <w:sz w:val="22"/>
      <w:lang w:val="en-GB"/>
      <w14:ligatures w14:val="standardContextual"/>
    </w:rPr>
  </w:style>
  <w:style w:type="character" w:customStyle="1" w:styleId="IntenseQuoteChar">
    <w:name w:val="Intense Quote Char"/>
    <w:basedOn w:val="DefaultParagraphFont"/>
    <w:link w:val="IntenseQuote"/>
    <w:uiPriority w:val="30"/>
    <w:rsid w:val="00C55AE7"/>
    <w:rPr>
      <w:i/>
      <w:iCs/>
      <w:color w:val="365F91" w:themeColor="accent1" w:themeShade="BF"/>
      <w:kern w:val="2"/>
      <w:lang w:val="en-GB"/>
      <w14:ligatures w14:val="standardContextual"/>
    </w:rPr>
  </w:style>
  <w:style w:type="character" w:styleId="IntenseReference">
    <w:name w:val="Intense Reference"/>
    <w:basedOn w:val="DefaultParagraphFont"/>
    <w:uiPriority w:val="32"/>
    <w:qFormat/>
    <w:rsid w:val="00C55AE7"/>
    <w:rPr>
      <w:b/>
      <w:bCs/>
      <w:smallCaps/>
      <w:color w:val="365F91" w:themeColor="accent1" w:themeShade="BF"/>
      <w:spacing w:val="5"/>
    </w:rPr>
  </w:style>
  <w:style w:type="character" w:styleId="Mention">
    <w:name w:val="Mention"/>
    <w:basedOn w:val="DefaultParagraphFont"/>
    <w:uiPriority w:val="99"/>
    <w:unhideWhenUsed/>
    <w:rsid w:val="00C55AE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60356">
      <w:bodyDiv w:val="1"/>
      <w:marLeft w:val="0"/>
      <w:marRight w:val="0"/>
      <w:marTop w:val="0"/>
      <w:marBottom w:val="0"/>
      <w:divBdr>
        <w:top w:val="none" w:sz="0" w:space="0" w:color="auto"/>
        <w:left w:val="none" w:sz="0" w:space="0" w:color="auto"/>
        <w:bottom w:val="none" w:sz="0" w:space="0" w:color="auto"/>
        <w:right w:val="none" w:sz="0" w:space="0" w:color="auto"/>
      </w:divBdr>
    </w:div>
    <w:div w:id="63450451">
      <w:bodyDiv w:val="1"/>
      <w:marLeft w:val="0"/>
      <w:marRight w:val="0"/>
      <w:marTop w:val="0"/>
      <w:marBottom w:val="0"/>
      <w:divBdr>
        <w:top w:val="none" w:sz="0" w:space="0" w:color="auto"/>
        <w:left w:val="none" w:sz="0" w:space="0" w:color="auto"/>
        <w:bottom w:val="none" w:sz="0" w:space="0" w:color="auto"/>
        <w:right w:val="none" w:sz="0" w:space="0" w:color="auto"/>
      </w:divBdr>
    </w:div>
    <w:div w:id="91778964">
      <w:bodyDiv w:val="1"/>
      <w:marLeft w:val="0"/>
      <w:marRight w:val="0"/>
      <w:marTop w:val="0"/>
      <w:marBottom w:val="0"/>
      <w:divBdr>
        <w:top w:val="none" w:sz="0" w:space="0" w:color="auto"/>
        <w:left w:val="none" w:sz="0" w:space="0" w:color="auto"/>
        <w:bottom w:val="none" w:sz="0" w:space="0" w:color="auto"/>
        <w:right w:val="none" w:sz="0" w:space="0" w:color="auto"/>
      </w:divBdr>
    </w:div>
    <w:div w:id="104353978">
      <w:bodyDiv w:val="1"/>
      <w:marLeft w:val="0"/>
      <w:marRight w:val="0"/>
      <w:marTop w:val="0"/>
      <w:marBottom w:val="0"/>
      <w:divBdr>
        <w:top w:val="none" w:sz="0" w:space="0" w:color="auto"/>
        <w:left w:val="none" w:sz="0" w:space="0" w:color="auto"/>
        <w:bottom w:val="none" w:sz="0" w:space="0" w:color="auto"/>
        <w:right w:val="none" w:sz="0" w:space="0" w:color="auto"/>
      </w:divBdr>
    </w:div>
    <w:div w:id="167647507">
      <w:bodyDiv w:val="1"/>
      <w:marLeft w:val="0"/>
      <w:marRight w:val="0"/>
      <w:marTop w:val="0"/>
      <w:marBottom w:val="0"/>
      <w:divBdr>
        <w:top w:val="none" w:sz="0" w:space="0" w:color="auto"/>
        <w:left w:val="none" w:sz="0" w:space="0" w:color="auto"/>
        <w:bottom w:val="none" w:sz="0" w:space="0" w:color="auto"/>
        <w:right w:val="none" w:sz="0" w:space="0" w:color="auto"/>
      </w:divBdr>
    </w:div>
    <w:div w:id="242690216">
      <w:bodyDiv w:val="1"/>
      <w:marLeft w:val="0"/>
      <w:marRight w:val="0"/>
      <w:marTop w:val="0"/>
      <w:marBottom w:val="0"/>
      <w:divBdr>
        <w:top w:val="none" w:sz="0" w:space="0" w:color="auto"/>
        <w:left w:val="none" w:sz="0" w:space="0" w:color="auto"/>
        <w:bottom w:val="none" w:sz="0" w:space="0" w:color="auto"/>
        <w:right w:val="none" w:sz="0" w:space="0" w:color="auto"/>
      </w:divBdr>
    </w:div>
    <w:div w:id="255015110">
      <w:bodyDiv w:val="1"/>
      <w:marLeft w:val="0"/>
      <w:marRight w:val="0"/>
      <w:marTop w:val="0"/>
      <w:marBottom w:val="0"/>
      <w:divBdr>
        <w:top w:val="none" w:sz="0" w:space="0" w:color="auto"/>
        <w:left w:val="none" w:sz="0" w:space="0" w:color="auto"/>
        <w:bottom w:val="none" w:sz="0" w:space="0" w:color="auto"/>
        <w:right w:val="none" w:sz="0" w:space="0" w:color="auto"/>
      </w:divBdr>
    </w:div>
    <w:div w:id="361132597">
      <w:bodyDiv w:val="1"/>
      <w:marLeft w:val="0"/>
      <w:marRight w:val="0"/>
      <w:marTop w:val="0"/>
      <w:marBottom w:val="0"/>
      <w:divBdr>
        <w:top w:val="none" w:sz="0" w:space="0" w:color="auto"/>
        <w:left w:val="none" w:sz="0" w:space="0" w:color="auto"/>
        <w:bottom w:val="none" w:sz="0" w:space="0" w:color="auto"/>
        <w:right w:val="none" w:sz="0" w:space="0" w:color="auto"/>
      </w:divBdr>
    </w:div>
    <w:div w:id="363093185">
      <w:bodyDiv w:val="1"/>
      <w:marLeft w:val="0"/>
      <w:marRight w:val="0"/>
      <w:marTop w:val="0"/>
      <w:marBottom w:val="0"/>
      <w:divBdr>
        <w:top w:val="none" w:sz="0" w:space="0" w:color="auto"/>
        <w:left w:val="none" w:sz="0" w:space="0" w:color="auto"/>
        <w:bottom w:val="none" w:sz="0" w:space="0" w:color="auto"/>
        <w:right w:val="none" w:sz="0" w:space="0" w:color="auto"/>
      </w:divBdr>
    </w:div>
    <w:div w:id="364644519">
      <w:bodyDiv w:val="1"/>
      <w:marLeft w:val="0"/>
      <w:marRight w:val="0"/>
      <w:marTop w:val="0"/>
      <w:marBottom w:val="0"/>
      <w:divBdr>
        <w:top w:val="none" w:sz="0" w:space="0" w:color="auto"/>
        <w:left w:val="none" w:sz="0" w:space="0" w:color="auto"/>
        <w:bottom w:val="none" w:sz="0" w:space="0" w:color="auto"/>
        <w:right w:val="none" w:sz="0" w:space="0" w:color="auto"/>
      </w:divBdr>
    </w:div>
    <w:div w:id="548807936">
      <w:bodyDiv w:val="1"/>
      <w:marLeft w:val="0"/>
      <w:marRight w:val="0"/>
      <w:marTop w:val="0"/>
      <w:marBottom w:val="0"/>
      <w:divBdr>
        <w:top w:val="none" w:sz="0" w:space="0" w:color="auto"/>
        <w:left w:val="none" w:sz="0" w:space="0" w:color="auto"/>
        <w:bottom w:val="none" w:sz="0" w:space="0" w:color="auto"/>
        <w:right w:val="none" w:sz="0" w:space="0" w:color="auto"/>
      </w:divBdr>
    </w:div>
    <w:div w:id="616836447">
      <w:bodyDiv w:val="1"/>
      <w:marLeft w:val="0"/>
      <w:marRight w:val="0"/>
      <w:marTop w:val="0"/>
      <w:marBottom w:val="0"/>
      <w:divBdr>
        <w:top w:val="none" w:sz="0" w:space="0" w:color="auto"/>
        <w:left w:val="none" w:sz="0" w:space="0" w:color="auto"/>
        <w:bottom w:val="none" w:sz="0" w:space="0" w:color="auto"/>
        <w:right w:val="none" w:sz="0" w:space="0" w:color="auto"/>
      </w:divBdr>
    </w:div>
    <w:div w:id="621159197">
      <w:bodyDiv w:val="1"/>
      <w:marLeft w:val="0"/>
      <w:marRight w:val="0"/>
      <w:marTop w:val="150"/>
      <w:marBottom w:val="0"/>
      <w:divBdr>
        <w:top w:val="none" w:sz="0" w:space="0" w:color="auto"/>
        <w:left w:val="none" w:sz="0" w:space="0" w:color="auto"/>
        <w:bottom w:val="none" w:sz="0" w:space="0" w:color="auto"/>
        <w:right w:val="none" w:sz="0" w:space="0" w:color="auto"/>
      </w:divBdr>
      <w:divsChild>
        <w:div w:id="324209872">
          <w:marLeft w:val="0"/>
          <w:marRight w:val="0"/>
          <w:marTop w:val="0"/>
          <w:marBottom w:val="0"/>
          <w:divBdr>
            <w:top w:val="none" w:sz="0" w:space="0" w:color="auto"/>
            <w:left w:val="none" w:sz="0" w:space="0" w:color="auto"/>
            <w:bottom w:val="none" w:sz="0" w:space="0" w:color="auto"/>
            <w:right w:val="none" w:sz="0" w:space="0" w:color="auto"/>
          </w:divBdr>
          <w:divsChild>
            <w:div w:id="504173893">
              <w:marLeft w:val="150"/>
              <w:marRight w:val="0"/>
              <w:marTop w:val="0"/>
              <w:marBottom w:val="0"/>
              <w:divBdr>
                <w:top w:val="none" w:sz="0" w:space="0" w:color="auto"/>
                <w:left w:val="none" w:sz="0" w:space="0" w:color="auto"/>
                <w:bottom w:val="none" w:sz="0" w:space="0" w:color="auto"/>
                <w:right w:val="none" w:sz="0" w:space="0" w:color="auto"/>
              </w:divBdr>
              <w:divsChild>
                <w:div w:id="1215853086">
                  <w:marLeft w:val="0"/>
                  <w:marRight w:val="0"/>
                  <w:marTop w:val="0"/>
                  <w:marBottom w:val="0"/>
                  <w:divBdr>
                    <w:top w:val="single" w:sz="6" w:space="4" w:color="CCCCCC"/>
                    <w:left w:val="single" w:sz="6" w:space="4" w:color="CCCCCC"/>
                    <w:bottom w:val="single" w:sz="6" w:space="4" w:color="CCCCCC"/>
                    <w:right w:val="single" w:sz="6" w:space="4" w:color="CCCCCC"/>
                  </w:divBdr>
                  <w:divsChild>
                    <w:div w:id="5971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82177">
      <w:bodyDiv w:val="1"/>
      <w:marLeft w:val="0"/>
      <w:marRight w:val="0"/>
      <w:marTop w:val="0"/>
      <w:marBottom w:val="0"/>
      <w:divBdr>
        <w:top w:val="none" w:sz="0" w:space="0" w:color="auto"/>
        <w:left w:val="none" w:sz="0" w:space="0" w:color="auto"/>
        <w:bottom w:val="none" w:sz="0" w:space="0" w:color="auto"/>
        <w:right w:val="none" w:sz="0" w:space="0" w:color="auto"/>
      </w:divBdr>
    </w:div>
    <w:div w:id="674311481">
      <w:bodyDiv w:val="1"/>
      <w:marLeft w:val="0"/>
      <w:marRight w:val="0"/>
      <w:marTop w:val="0"/>
      <w:marBottom w:val="0"/>
      <w:divBdr>
        <w:top w:val="none" w:sz="0" w:space="0" w:color="auto"/>
        <w:left w:val="none" w:sz="0" w:space="0" w:color="auto"/>
        <w:bottom w:val="none" w:sz="0" w:space="0" w:color="auto"/>
        <w:right w:val="none" w:sz="0" w:space="0" w:color="auto"/>
      </w:divBdr>
    </w:div>
    <w:div w:id="679357646">
      <w:bodyDiv w:val="1"/>
      <w:marLeft w:val="0"/>
      <w:marRight w:val="0"/>
      <w:marTop w:val="0"/>
      <w:marBottom w:val="0"/>
      <w:divBdr>
        <w:top w:val="none" w:sz="0" w:space="0" w:color="auto"/>
        <w:left w:val="none" w:sz="0" w:space="0" w:color="auto"/>
        <w:bottom w:val="none" w:sz="0" w:space="0" w:color="auto"/>
        <w:right w:val="none" w:sz="0" w:space="0" w:color="auto"/>
      </w:divBdr>
    </w:div>
    <w:div w:id="737168274">
      <w:bodyDiv w:val="1"/>
      <w:marLeft w:val="0"/>
      <w:marRight w:val="0"/>
      <w:marTop w:val="150"/>
      <w:marBottom w:val="0"/>
      <w:divBdr>
        <w:top w:val="none" w:sz="0" w:space="0" w:color="auto"/>
        <w:left w:val="none" w:sz="0" w:space="0" w:color="auto"/>
        <w:bottom w:val="none" w:sz="0" w:space="0" w:color="auto"/>
        <w:right w:val="none" w:sz="0" w:space="0" w:color="auto"/>
      </w:divBdr>
      <w:divsChild>
        <w:div w:id="1640568801">
          <w:marLeft w:val="0"/>
          <w:marRight w:val="0"/>
          <w:marTop w:val="0"/>
          <w:marBottom w:val="0"/>
          <w:divBdr>
            <w:top w:val="none" w:sz="0" w:space="0" w:color="auto"/>
            <w:left w:val="none" w:sz="0" w:space="0" w:color="auto"/>
            <w:bottom w:val="none" w:sz="0" w:space="0" w:color="auto"/>
            <w:right w:val="none" w:sz="0" w:space="0" w:color="auto"/>
          </w:divBdr>
          <w:divsChild>
            <w:div w:id="1695956755">
              <w:marLeft w:val="150"/>
              <w:marRight w:val="0"/>
              <w:marTop w:val="0"/>
              <w:marBottom w:val="0"/>
              <w:divBdr>
                <w:top w:val="none" w:sz="0" w:space="0" w:color="auto"/>
                <w:left w:val="none" w:sz="0" w:space="0" w:color="auto"/>
                <w:bottom w:val="none" w:sz="0" w:space="0" w:color="auto"/>
                <w:right w:val="none" w:sz="0" w:space="0" w:color="auto"/>
              </w:divBdr>
              <w:divsChild>
                <w:div w:id="545994351">
                  <w:marLeft w:val="0"/>
                  <w:marRight w:val="0"/>
                  <w:marTop w:val="0"/>
                  <w:marBottom w:val="0"/>
                  <w:divBdr>
                    <w:top w:val="single" w:sz="6" w:space="4" w:color="CCCCCC"/>
                    <w:left w:val="single" w:sz="6" w:space="4" w:color="CCCCCC"/>
                    <w:bottom w:val="single" w:sz="6" w:space="4" w:color="CCCCCC"/>
                    <w:right w:val="single" w:sz="6" w:space="4" w:color="CCCCCC"/>
                  </w:divBdr>
                  <w:divsChild>
                    <w:div w:id="19141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418770">
      <w:bodyDiv w:val="1"/>
      <w:marLeft w:val="0"/>
      <w:marRight w:val="0"/>
      <w:marTop w:val="0"/>
      <w:marBottom w:val="0"/>
      <w:divBdr>
        <w:top w:val="none" w:sz="0" w:space="0" w:color="auto"/>
        <w:left w:val="none" w:sz="0" w:space="0" w:color="auto"/>
        <w:bottom w:val="none" w:sz="0" w:space="0" w:color="auto"/>
        <w:right w:val="none" w:sz="0" w:space="0" w:color="auto"/>
      </w:divBdr>
    </w:div>
    <w:div w:id="780302182">
      <w:bodyDiv w:val="1"/>
      <w:marLeft w:val="0"/>
      <w:marRight w:val="0"/>
      <w:marTop w:val="0"/>
      <w:marBottom w:val="0"/>
      <w:divBdr>
        <w:top w:val="none" w:sz="0" w:space="0" w:color="auto"/>
        <w:left w:val="none" w:sz="0" w:space="0" w:color="auto"/>
        <w:bottom w:val="none" w:sz="0" w:space="0" w:color="auto"/>
        <w:right w:val="none" w:sz="0" w:space="0" w:color="auto"/>
      </w:divBdr>
    </w:div>
    <w:div w:id="805390519">
      <w:bodyDiv w:val="1"/>
      <w:marLeft w:val="0"/>
      <w:marRight w:val="0"/>
      <w:marTop w:val="0"/>
      <w:marBottom w:val="0"/>
      <w:divBdr>
        <w:top w:val="none" w:sz="0" w:space="0" w:color="auto"/>
        <w:left w:val="none" w:sz="0" w:space="0" w:color="auto"/>
        <w:bottom w:val="none" w:sz="0" w:space="0" w:color="auto"/>
        <w:right w:val="none" w:sz="0" w:space="0" w:color="auto"/>
      </w:divBdr>
    </w:div>
    <w:div w:id="899941112">
      <w:bodyDiv w:val="1"/>
      <w:marLeft w:val="0"/>
      <w:marRight w:val="0"/>
      <w:marTop w:val="0"/>
      <w:marBottom w:val="0"/>
      <w:divBdr>
        <w:top w:val="none" w:sz="0" w:space="0" w:color="auto"/>
        <w:left w:val="none" w:sz="0" w:space="0" w:color="auto"/>
        <w:bottom w:val="none" w:sz="0" w:space="0" w:color="auto"/>
        <w:right w:val="none" w:sz="0" w:space="0" w:color="auto"/>
      </w:divBdr>
    </w:div>
    <w:div w:id="927007677">
      <w:bodyDiv w:val="1"/>
      <w:marLeft w:val="0"/>
      <w:marRight w:val="0"/>
      <w:marTop w:val="0"/>
      <w:marBottom w:val="0"/>
      <w:divBdr>
        <w:top w:val="none" w:sz="0" w:space="0" w:color="auto"/>
        <w:left w:val="none" w:sz="0" w:space="0" w:color="auto"/>
        <w:bottom w:val="none" w:sz="0" w:space="0" w:color="auto"/>
        <w:right w:val="none" w:sz="0" w:space="0" w:color="auto"/>
      </w:divBdr>
    </w:div>
    <w:div w:id="935596477">
      <w:bodyDiv w:val="1"/>
      <w:marLeft w:val="0"/>
      <w:marRight w:val="0"/>
      <w:marTop w:val="0"/>
      <w:marBottom w:val="0"/>
      <w:divBdr>
        <w:top w:val="none" w:sz="0" w:space="0" w:color="auto"/>
        <w:left w:val="none" w:sz="0" w:space="0" w:color="auto"/>
        <w:bottom w:val="none" w:sz="0" w:space="0" w:color="auto"/>
        <w:right w:val="none" w:sz="0" w:space="0" w:color="auto"/>
      </w:divBdr>
    </w:div>
    <w:div w:id="958337282">
      <w:bodyDiv w:val="1"/>
      <w:marLeft w:val="0"/>
      <w:marRight w:val="0"/>
      <w:marTop w:val="0"/>
      <w:marBottom w:val="0"/>
      <w:divBdr>
        <w:top w:val="none" w:sz="0" w:space="0" w:color="auto"/>
        <w:left w:val="none" w:sz="0" w:space="0" w:color="auto"/>
        <w:bottom w:val="none" w:sz="0" w:space="0" w:color="auto"/>
        <w:right w:val="none" w:sz="0" w:space="0" w:color="auto"/>
      </w:divBdr>
    </w:div>
    <w:div w:id="997876789">
      <w:bodyDiv w:val="1"/>
      <w:marLeft w:val="0"/>
      <w:marRight w:val="0"/>
      <w:marTop w:val="0"/>
      <w:marBottom w:val="0"/>
      <w:divBdr>
        <w:top w:val="none" w:sz="0" w:space="0" w:color="auto"/>
        <w:left w:val="none" w:sz="0" w:space="0" w:color="auto"/>
        <w:bottom w:val="none" w:sz="0" w:space="0" w:color="auto"/>
        <w:right w:val="none" w:sz="0" w:space="0" w:color="auto"/>
      </w:divBdr>
    </w:div>
    <w:div w:id="1058866334">
      <w:bodyDiv w:val="1"/>
      <w:marLeft w:val="0"/>
      <w:marRight w:val="0"/>
      <w:marTop w:val="0"/>
      <w:marBottom w:val="0"/>
      <w:divBdr>
        <w:top w:val="none" w:sz="0" w:space="0" w:color="auto"/>
        <w:left w:val="none" w:sz="0" w:space="0" w:color="auto"/>
        <w:bottom w:val="none" w:sz="0" w:space="0" w:color="auto"/>
        <w:right w:val="none" w:sz="0" w:space="0" w:color="auto"/>
      </w:divBdr>
    </w:div>
    <w:div w:id="1125393784">
      <w:bodyDiv w:val="1"/>
      <w:marLeft w:val="0"/>
      <w:marRight w:val="0"/>
      <w:marTop w:val="0"/>
      <w:marBottom w:val="0"/>
      <w:divBdr>
        <w:top w:val="none" w:sz="0" w:space="0" w:color="auto"/>
        <w:left w:val="none" w:sz="0" w:space="0" w:color="auto"/>
        <w:bottom w:val="none" w:sz="0" w:space="0" w:color="auto"/>
        <w:right w:val="none" w:sz="0" w:space="0" w:color="auto"/>
      </w:divBdr>
    </w:div>
    <w:div w:id="1139803858">
      <w:bodyDiv w:val="1"/>
      <w:marLeft w:val="0"/>
      <w:marRight w:val="0"/>
      <w:marTop w:val="0"/>
      <w:marBottom w:val="0"/>
      <w:divBdr>
        <w:top w:val="none" w:sz="0" w:space="0" w:color="auto"/>
        <w:left w:val="none" w:sz="0" w:space="0" w:color="auto"/>
        <w:bottom w:val="none" w:sz="0" w:space="0" w:color="auto"/>
        <w:right w:val="none" w:sz="0" w:space="0" w:color="auto"/>
      </w:divBdr>
    </w:div>
    <w:div w:id="1148977518">
      <w:bodyDiv w:val="1"/>
      <w:marLeft w:val="0"/>
      <w:marRight w:val="0"/>
      <w:marTop w:val="0"/>
      <w:marBottom w:val="0"/>
      <w:divBdr>
        <w:top w:val="none" w:sz="0" w:space="0" w:color="auto"/>
        <w:left w:val="none" w:sz="0" w:space="0" w:color="auto"/>
        <w:bottom w:val="none" w:sz="0" w:space="0" w:color="auto"/>
        <w:right w:val="none" w:sz="0" w:space="0" w:color="auto"/>
      </w:divBdr>
    </w:div>
    <w:div w:id="1162355096">
      <w:bodyDiv w:val="1"/>
      <w:marLeft w:val="0"/>
      <w:marRight w:val="0"/>
      <w:marTop w:val="0"/>
      <w:marBottom w:val="0"/>
      <w:divBdr>
        <w:top w:val="none" w:sz="0" w:space="0" w:color="auto"/>
        <w:left w:val="none" w:sz="0" w:space="0" w:color="auto"/>
        <w:bottom w:val="none" w:sz="0" w:space="0" w:color="auto"/>
        <w:right w:val="none" w:sz="0" w:space="0" w:color="auto"/>
      </w:divBdr>
    </w:div>
    <w:div w:id="1178539950">
      <w:bodyDiv w:val="1"/>
      <w:marLeft w:val="0"/>
      <w:marRight w:val="0"/>
      <w:marTop w:val="0"/>
      <w:marBottom w:val="0"/>
      <w:divBdr>
        <w:top w:val="none" w:sz="0" w:space="0" w:color="auto"/>
        <w:left w:val="none" w:sz="0" w:space="0" w:color="auto"/>
        <w:bottom w:val="none" w:sz="0" w:space="0" w:color="auto"/>
        <w:right w:val="none" w:sz="0" w:space="0" w:color="auto"/>
      </w:divBdr>
    </w:div>
    <w:div w:id="1206987588">
      <w:bodyDiv w:val="1"/>
      <w:marLeft w:val="0"/>
      <w:marRight w:val="0"/>
      <w:marTop w:val="0"/>
      <w:marBottom w:val="0"/>
      <w:divBdr>
        <w:top w:val="none" w:sz="0" w:space="0" w:color="auto"/>
        <w:left w:val="none" w:sz="0" w:space="0" w:color="auto"/>
        <w:bottom w:val="none" w:sz="0" w:space="0" w:color="auto"/>
        <w:right w:val="none" w:sz="0" w:space="0" w:color="auto"/>
      </w:divBdr>
    </w:div>
    <w:div w:id="1218543248">
      <w:bodyDiv w:val="1"/>
      <w:marLeft w:val="0"/>
      <w:marRight w:val="0"/>
      <w:marTop w:val="0"/>
      <w:marBottom w:val="0"/>
      <w:divBdr>
        <w:top w:val="none" w:sz="0" w:space="0" w:color="auto"/>
        <w:left w:val="none" w:sz="0" w:space="0" w:color="auto"/>
        <w:bottom w:val="none" w:sz="0" w:space="0" w:color="auto"/>
        <w:right w:val="none" w:sz="0" w:space="0" w:color="auto"/>
      </w:divBdr>
    </w:div>
    <w:div w:id="1259948493">
      <w:bodyDiv w:val="1"/>
      <w:marLeft w:val="0"/>
      <w:marRight w:val="0"/>
      <w:marTop w:val="0"/>
      <w:marBottom w:val="0"/>
      <w:divBdr>
        <w:top w:val="none" w:sz="0" w:space="0" w:color="auto"/>
        <w:left w:val="none" w:sz="0" w:space="0" w:color="auto"/>
        <w:bottom w:val="none" w:sz="0" w:space="0" w:color="auto"/>
        <w:right w:val="none" w:sz="0" w:space="0" w:color="auto"/>
      </w:divBdr>
    </w:div>
    <w:div w:id="1490752361">
      <w:bodyDiv w:val="1"/>
      <w:marLeft w:val="0"/>
      <w:marRight w:val="0"/>
      <w:marTop w:val="0"/>
      <w:marBottom w:val="0"/>
      <w:divBdr>
        <w:top w:val="none" w:sz="0" w:space="0" w:color="auto"/>
        <w:left w:val="none" w:sz="0" w:space="0" w:color="auto"/>
        <w:bottom w:val="none" w:sz="0" w:space="0" w:color="auto"/>
        <w:right w:val="none" w:sz="0" w:space="0" w:color="auto"/>
      </w:divBdr>
    </w:div>
    <w:div w:id="1600597664">
      <w:bodyDiv w:val="1"/>
      <w:marLeft w:val="0"/>
      <w:marRight w:val="0"/>
      <w:marTop w:val="0"/>
      <w:marBottom w:val="0"/>
      <w:divBdr>
        <w:top w:val="none" w:sz="0" w:space="0" w:color="auto"/>
        <w:left w:val="none" w:sz="0" w:space="0" w:color="auto"/>
        <w:bottom w:val="none" w:sz="0" w:space="0" w:color="auto"/>
        <w:right w:val="none" w:sz="0" w:space="0" w:color="auto"/>
      </w:divBdr>
    </w:div>
    <w:div w:id="1721901072">
      <w:bodyDiv w:val="1"/>
      <w:marLeft w:val="0"/>
      <w:marRight w:val="0"/>
      <w:marTop w:val="0"/>
      <w:marBottom w:val="0"/>
      <w:divBdr>
        <w:top w:val="none" w:sz="0" w:space="0" w:color="auto"/>
        <w:left w:val="none" w:sz="0" w:space="0" w:color="auto"/>
        <w:bottom w:val="none" w:sz="0" w:space="0" w:color="auto"/>
        <w:right w:val="none" w:sz="0" w:space="0" w:color="auto"/>
      </w:divBdr>
    </w:div>
    <w:div w:id="1730422523">
      <w:bodyDiv w:val="1"/>
      <w:marLeft w:val="0"/>
      <w:marRight w:val="0"/>
      <w:marTop w:val="0"/>
      <w:marBottom w:val="0"/>
      <w:divBdr>
        <w:top w:val="none" w:sz="0" w:space="0" w:color="auto"/>
        <w:left w:val="none" w:sz="0" w:space="0" w:color="auto"/>
        <w:bottom w:val="none" w:sz="0" w:space="0" w:color="auto"/>
        <w:right w:val="none" w:sz="0" w:space="0" w:color="auto"/>
      </w:divBdr>
    </w:div>
    <w:div w:id="1767993911">
      <w:bodyDiv w:val="1"/>
      <w:marLeft w:val="0"/>
      <w:marRight w:val="0"/>
      <w:marTop w:val="0"/>
      <w:marBottom w:val="0"/>
      <w:divBdr>
        <w:top w:val="none" w:sz="0" w:space="0" w:color="auto"/>
        <w:left w:val="none" w:sz="0" w:space="0" w:color="auto"/>
        <w:bottom w:val="none" w:sz="0" w:space="0" w:color="auto"/>
        <w:right w:val="none" w:sz="0" w:space="0" w:color="auto"/>
      </w:divBdr>
    </w:div>
    <w:div w:id="1792480656">
      <w:bodyDiv w:val="1"/>
      <w:marLeft w:val="0"/>
      <w:marRight w:val="0"/>
      <w:marTop w:val="0"/>
      <w:marBottom w:val="0"/>
      <w:divBdr>
        <w:top w:val="none" w:sz="0" w:space="0" w:color="auto"/>
        <w:left w:val="none" w:sz="0" w:space="0" w:color="auto"/>
        <w:bottom w:val="none" w:sz="0" w:space="0" w:color="auto"/>
        <w:right w:val="none" w:sz="0" w:space="0" w:color="auto"/>
      </w:divBdr>
    </w:div>
    <w:div w:id="1811744470">
      <w:bodyDiv w:val="1"/>
      <w:marLeft w:val="0"/>
      <w:marRight w:val="0"/>
      <w:marTop w:val="0"/>
      <w:marBottom w:val="0"/>
      <w:divBdr>
        <w:top w:val="none" w:sz="0" w:space="0" w:color="auto"/>
        <w:left w:val="none" w:sz="0" w:space="0" w:color="auto"/>
        <w:bottom w:val="none" w:sz="0" w:space="0" w:color="auto"/>
        <w:right w:val="none" w:sz="0" w:space="0" w:color="auto"/>
      </w:divBdr>
    </w:div>
    <w:div w:id="1850102290">
      <w:bodyDiv w:val="1"/>
      <w:marLeft w:val="0"/>
      <w:marRight w:val="0"/>
      <w:marTop w:val="0"/>
      <w:marBottom w:val="0"/>
      <w:divBdr>
        <w:top w:val="none" w:sz="0" w:space="0" w:color="auto"/>
        <w:left w:val="none" w:sz="0" w:space="0" w:color="auto"/>
        <w:bottom w:val="none" w:sz="0" w:space="0" w:color="auto"/>
        <w:right w:val="none" w:sz="0" w:space="0" w:color="auto"/>
      </w:divBdr>
    </w:div>
    <w:div w:id="1920023296">
      <w:bodyDiv w:val="1"/>
      <w:marLeft w:val="0"/>
      <w:marRight w:val="0"/>
      <w:marTop w:val="0"/>
      <w:marBottom w:val="0"/>
      <w:divBdr>
        <w:top w:val="none" w:sz="0" w:space="0" w:color="auto"/>
        <w:left w:val="none" w:sz="0" w:space="0" w:color="auto"/>
        <w:bottom w:val="none" w:sz="0" w:space="0" w:color="auto"/>
        <w:right w:val="none" w:sz="0" w:space="0" w:color="auto"/>
      </w:divBdr>
    </w:div>
    <w:div w:id="1974553850">
      <w:bodyDiv w:val="1"/>
      <w:marLeft w:val="0"/>
      <w:marRight w:val="0"/>
      <w:marTop w:val="0"/>
      <w:marBottom w:val="0"/>
      <w:divBdr>
        <w:top w:val="none" w:sz="0" w:space="0" w:color="auto"/>
        <w:left w:val="none" w:sz="0" w:space="0" w:color="auto"/>
        <w:bottom w:val="none" w:sz="0" w:space="0" w:color="auto"/>
        <w:right w:val="none" w:sz="0" w:space="0" w:color="auto"/>
      </w:divBdr>
    </w:div>
    <w:div w:id="2055617927">
      <w:bodyDiv w:val="1"/>
      <w:marLeft w:val="0"/>
      <w:marRight w:val="0"/>
      <w:marTop w:val="0"/>
      <w:marBottom w:val="0"/>
      <w:divBdr>
        <w:top w:val="none" w:sz="0" w:space="0" w:color="auto"/>
        <w:left w:val="none" w:sz="0" w:space="0" w:color="auto"/>
        <w:bottom w:val="none" w:sz="0" w:space="0" w:color="auto"/>
        <w:right w:val="none" w:sz="0" w:space="0" w:color="auto"/>
      </w:divBdr>
    </w:div>
    <w:div w:id="208432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ubmed.ncbi.nlm.nih.gov/31493043/" TargetMode="External"/><Relationship Id="rId2" Type="http://schemas.openxmlformats.org/officeDocument/2006/relationships/hyperlink" Target="https://euclinicaltrials.eu/search-for-clinical-trials/?lang=en" TargetMode="External"/><Relationship Id="rId1" Type="http://schemas.openxmlformats.org/officeDocument/2006/relationships/hyperlink" Target="https://clinicaltrials.gov/" TargetMode="External"/><Relationship Id="rId5" Type="http://schemas.openxmlformats.org/officeDocument/2006/relationships/hyperlink" Target="https://pmc.ncbi.nlm.nih.gov/articles/PMC6552081/" TargetMode="External"/><Relationship Id="rId4" Type="http://schemas.openxmlformats.org/officeDocument/2006/relationships/hyperlink" Target="https://pubmed.ncbi.nlm.nih.gov/33312164/"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onlinelibrary.wiley.com/doi/abs/10.1002/ppul.25101" TargetMode="External"/><Relationship Id="rId21" Type="http://schemas.openxmlformats.org/officeDocument/2006/relationships/hyperlink" Target="https://clinicaltrials.gov/study/NCT03591354" TargetMode="External"/><Relationship Id="rId42" Type="http://schemas.openxmlformats.org/officeDocument/2006/relationships/hyperlink" Target="https://clinicaltrials.gov/study/NCT03844789" TargetMode="External"/><Relationship Id="rId63" Type="http://schemas.openxmlformats.org/officeDocument/2006/relationships/hyperlink" Target="https://www.tandfonline.com/doi/abs/10.1080/17434440.2020.1784724" TargetMode="External"/><Relationship Id="rId84" Type="http://schemas.openxmlformats.org/officeDocument/2006/relationships/hyperlink" Target="https://www.mdpi.com/2079-9292/3/4/609" TargetMode="External"/><Relationship Id="rId138" Type="http://schemas.openxmlformats.org/officeDocument/2006/relationships/hyperlink" Target="https://www.ncbi.nlm.nih.gov/pmc/articles/PMC1277229/" TargetMode="External"/><Relationship Id="rId107" Type="http://schemas.openxmlformats.org/officeDocument/2006/relationships/hyperlink" Target="https://www.researchgate.net/profile/Carrie-Rentschler/publication/351661980_Transmitting_Insulin_The_Design_and_Look_of_Insulin_Delivery_Devices_as_Technologies_of_Communication/links/60d32ae6a6fdcce58bab4588/Transmitting-Insulin-The-Design-and-Look-of-Insulin-Delivery-Devices-as-Technologies-of-Communication.pdf" TargetMode="External"/><Relationship Id="rId11" Type="http://schemas.openxmlformats.org/officeDocument/2006/relationships/footer" Target="footer2.xml"/><Relationship Id="rId32" Type="http://schemas.openxmlformats.org/officeDocument/2006/relationships/hyperlink" Target="https://clinicaltrials.gov/study/NCT05403502" TargetMode="External"/><Relationship Id="rId37" Type="http://schemas.openxmlformats.org/officeDocument/2006/relationships/hyperlink" Target="https://clinicaltrials.gov/study/NCT04784637" TargetMode="External"/><Relationship Id="rId53" Type="http://schemas.openxmlformats.org/officeDocument/2006/relationships/hyperlink" Target="https://clinicaltrials.gov/study/NCT04796779" TargetMode="External"/><Relationship Id="rId58" Type="http://schemas.openxmlformats.org/officeDocument/2006/relationships/hyperlink" Target="https://clinicaltrials.gov/study/NCT03840278" TargetMode="External"/><Relationship Id="rId74" Type="http://schemas.openxmlformats.org/officeDocument/2006/relationships/hyperlink" Target="https://www.sciencedirect.com/science/article/pii/S0924424723005812" TargetMode="External"/><Relationship Id="rId79" Type="http://schemas.openxmlformats.org/officeDocument/2006/relationships/hyperlink" Target="https://journals.sagepub.com/doi/abs/10.1177/1932296818755173" TargetMode="External"/><Relationship Id="rId102" Type="http://schemas.openxmlformats.org/officeDocument/2006/relationships/hyperlink" Target="https://onlinelibrary.wiley.com/doi/abs/10.1111/pedi.13421" TargetMode="External"/><Relationship Id="rId123" Type="http://schemas.openxmlformats.org/officeDocument/2006/relationships/hyperlink" Target="https://www.thelancet.com/journals/lanres/article/PIIS2213-2600(18)30367-9/abstract" TargetMode="External"/><Relationship Id="rId128" Type="http://schemas.openxmlformats.org/officeDocument/2006/relationships/hyperlink" Target="https://www.academia.edu/download/48194049/Long-term_treatment_tolerability_and_sur20160820-19000-4hi9hr.pdf" TargetMode="External"/><Relationship Id="rId5" Type="http://schemas.openxmlformats.org/officeDocument/2006/relationships/webSettings" Target="webSettings.xml"/><Relationship Id="rId90" Type="http://schemas.openxmlformats.org/officeDocument/2006/relationships/hyperlink" Target="https://ourarchive.otago.ac.nz/esploro/outputs/doctoral/Open-source-automated-insulin-delivery-in-type/9926478641201891" TargetMode="External"/><Relationship Id="rId95" Type="http://schemas.openxmlformats.org/officeDocument/2006/relationships/hyperlink" Target="https://link.springer.com/chapter/10.1007/978-3-030-64133-7_6" TargetMode="External"/><Relationship Id="rId22" Type="http://schemas.openxmlformats.org/officeDocument/2006/relationships/hyperlink" Target="https://clinicaltrials.gov/study/NCT04796779" TargetMode="External"/><Relationship Id="rId27" Type="http://schemas.openxmlformats.org/officeDocument/2006/relationships/image" Target="media/image3.png"/><Relationship Id="rId43" Type="http://schemas.openxmlformats.org/officeDocument/2006/relationships/hyperlink" Target="https://clinicaltrials.gov/study/NCT05204134" TargetMode="External"/><Relationship Id="rId48" Type="http://schemas.openxmlformats.org/officeDocument/2006/relationships/hyperlink" Target="https://clinicaltrials.gov/study/NCT03195140" TargetMode="External"/><Relationship Id="rId64" Type="http://schemas.openxmlformats.org/officeDocument/2006/relationships/hyperlink" Target="https://www.mdpi.com/2075-4418/9/1/31" TargetMode="External"/><Relationship Id="rId69" Type="http://schemas.openxmlformats.org/officeDocument/2006/relationships/hyperlink" Target="https://www.frontiersin.org/articles/10.3389/fmed.2023.1275394/full" TargetMode="External"/><Relationship Id="rId113" Type="http://schemas.openxmlformats.org/officeDocument/2006/relationships/hyperlink" Target="https://search.proquest.com/openview/b2539e48e9e32b04d8d04bf820009750/1?pq-origsite=gscholar&amp;cbl=18750&amp;diss=y" TargetMode="External"/><Relationship Id="rId118" Type="http://schemas.openxmlformats.org/officeDocument/2006/relationships/hyperlink" Target="https://www.ncbi.nlm.nih.gov/pmc/articles/PMC8298123/" TargetMode="External"/><Relationship Id="rId134" Type="http://schemas.openxmlformats.org/officeDocument/2006/relationships/hyperlink" Target="https://books.google.com/books?hl=en&amp;lr=&amp;id=yGsoDwAAQBAJ&amp;oi=fnd&amp;pg=PA297&amp;dq=ijet+everaid+%22infusion+pump%22&amp;ots=x4OwN6ReOC&amp;sig=kDH1I70EkuuARgc9uhwEsU4G0JU" TargetMode="External"/><Relationship Id="rId139" Type="http://schemas.openxmlformats.org/officeDocument/2006/relationships/fontTable" Target="fontTable.xml"/><Relationship Id="rId80" Type="http://schemas.openxmlformats.org/officeDocument/2006/relationships/hyperlink" Target="https://www.liebertpub.com/doi/abs/10.1089/dia.2017.0204" TargetMode="External"/><Relationship Id="rId85" Type="http://schemas.openxmlformats.org/officeDocument/2006/relationships/hyperlink" Target="https://www.academia.edu/download/68816035/5608.pdf" TargetMode="External"/><Relationship Id="rId12" Type="http://schemas.openxmlformats.org/officeDocument/2006/relationships/comments" Target="comments.xml"/><Relationship Id="rId17" Type="http://schemas.openxmlformats.org/officeDocument/2006/relationships/hyperlink" Target="https://clinicaltrials.gov/study/NCT03368937" TargetMode="External"/><Relationship Id="rId33" Type="http://schemas.openxmlformats.org/officeDocument/2006/relationships/hyperlink" Target="https://clinicaltrials.gov/study/NCT04084171" TargetMode="External"/><Relationship Id="rId38" Type="http://schemas.openxmlformats.org/officeDocument/2006/relationships/hyperlink" Target="https://clinicaltrials.gov/study/NCT03674281" TargetMode="External"/><Relationship Id="rId59" Type="http://schemas.openxmlformats.org/officeDocument/2006/relationships/hyperlink" Target="https://www.liebertpub.com/doi/abs/10.1089/dia.2018.0376" TargetMode="External"/><Relationship Id="rId103" Type="http://schemas.openxmlformats.org/officeDocument/2006/relationships/hyperlink" Target="https://karger.com/hrp/article/97/2/187/855520" TargetMode="External"/><Relationship Id="rId108" Type="http://schemas.openxmlformats.org/officeDocument/2006/relationships/hyperlink" Target="https://journals.lww.com/greenjournal/fulltext/9900/integrated_strategies_to_support_diabetes.1139.aspx" TargetMode="External"/><Relationship Id="rId124" Type="http://schemas.openxmlformats.org/officeDocument/2006/relationships/hyperlink" Target="https://heart.bmj.com/content/104/14/1195.abstract" TargetMode="External"/><Relationship Id="rId129" Type="http://schemas.openxmlformats.org/officeDocument/2006/relationships/hyperlink" Target="https://academic.oup.com/ajhp/article-abstract/77/15/1208/5867238" TargetMode="External"/><Relationship Id="rId54" Type="http://schemas.openxmlformats.org/officeDocument/2006/relationships/hyperlink" Target="https://clinicaltrials.gov/study/NCT03674281" TargetMode="External"/><Relationship Id="rId70" Type="http://schemas.openxmlformats.org/officeDocument/2006/relationships/hyperlink" Target="https://journals.sagepub.com/doi/abs/10.1177/19322968241252613" TargetMode="External"/><Relationship Id="rId75" Type="http://schemas.openxmlformats.org/officeDocument/2006/relationships/hyperlink" Target="https://iris.unipv.it/bitstream/11571/1214846/2/Losiouk_PhD_Thesis.pdf" TargetMode="External"/><Relationship Id="rId91" Type="http://schemas.openxmlformats.org/officeDocument/2006/relationships/hyperlink" Target="https://www.liebertpub.com/doi/abs/10.1089/dia.2024.0073" TargetMode="External"/><Relationship Id="rId96" Type="http://schemas.openxmlformats.org/officeDocument/2006/relationships/hyperlink" Target="https://onlinelibrary.wiley.com/doi/abs/10.1111/PEDI.12867" TargetMode="External"/><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clinicaltrials.gov/study/NCT03563313" TargetMode="External"/><Relationship Id="rId28" Type="http://schemas.openxmlformats.org/officeDocument/2006/relationships/image" Target="media/image4.png"/><Relationship Id="rId49" Type="http://schemas.openxmlformats.org/officeDocument/2006/relationships/hyperlink" Target="https://clinicaltrials.gov/study/NCT05403502" TargetMode="External"/><Relationship Id="rId114" Type="http://schemas.openxmlformats.org/officeDocument/2006/relationships/hyperlink" Target="https://cdn.clinicaltrials.gov/large-docs/78/NCT03840278/Prot_SAP_000.pdf" TargetMode="External"/><Relationship Id="rId119" Type="http://schemas.openxmlformats.org/officeDocument/2006/relationships/hyperlink" Target="https://www.medrxiv.org/content/10.1101/2024.04.19.24306042.abstract" TargetMode="External"/><Relationship Id="rId44" Type="http://schemas.openxmlformats.org/officeDocument/2006/relationships/hyperlink" Target="https://clinicaltrials.gov/study/NCT04784637" TargetMode="External"/><Relationship Id="rId60" Type="http://schemas.openxmlformats.org/officeDocument/2006/relationships/hyperlink" Target="https://www.thieme-connect.com/products/ejournals/html/10.1055/s-0035-1553872" TargetMode="External"/><Relationship Id="rId65" Type="http://schemas.openxmlformats.org/officeDocument/2006/relationships/hyperlink" Target="https://academic.oup.com/jcem/article-abstract/109/4/1071/7335551" TargetMode="External"/><Relationship Id="rId81" Type="http://schemas.openxmlformats.org/officeDocument/2006/relationships/hyperlink" Target="https://karger.com/Article/PDF/363486" TargetMode="External"/><Relationship Id="rId86" Type="http://schemas.openxmlformats.org/officeDocument/2006/relationships/hyperlink" Target="https://www.academia.edu/download/106044799/HERRERO_Manuscript_1_Rev3.pdf" TargetMode="External"/><Relationship Id="rId130" Type="http://schemas.openxmlformats.org/officeDocument/2006/relationships/hyperlink" Target="https://meridian.allenpress.com/jppt/article-abstract/25/7/647/445309" TargetMode="External"/><Relationship Id="rId135" Type="http://schemas.openxmlformats.org/officeDocument/2006/relationships/hyperlink" Target="https://books.rsc.org/books/edited-volume/532/chapter/176441" TargetMode="External"/><Relationship Id="rId13" Type="http://schemas.microsoft.com/office/2011/relationships/commentsExtended" Target="commentsExtended.xml"/><Relationship Id="rId18" Type="http://schemas.openxmlformats.org/officeDocument/2006/relationships/hyperlink" Target="https://clinicaltrials.gov/study/NCT04503174" TargetMode="External"/><Relationship Id="rId39" Type="http://schemas.openxmlformats.org/officeDocument/2006/relationships/hyperlink" Target="https://clinicaltrials.gov/study/NCT04200313" TargetMode="External"/><Relationship Id="rId109" Type="http://schemas.openxmlformats.org/officeDocument/2006/relationships/hyperlink" Target="https://cdn.mdedge.com/files/s3fs-public/issues/articles/bux_rodeman_beta-celltherapies.pdf" TargetMode="External"/><Relationship Id="rId34" Type="http://schemas.openxmlformats.org/officeDocument/2006/relationships/hyperlink" Target="https://clinicaltrials.gov/study/NCT03563313" TargetMode="External"/><Relationship Id="rId50" Type="http://schemas.openxmlformats.org/officeDocument/2006/relationships/hyperlink" Target="https://clinicaltrials.gov/study/NCT04084171" TargetMode="External"/><Relationship Id="rId55" Type="http://schemas.openxmlformats.org/officeDocument/2006/relationships/hyperlink" Target="https://clinicaltrials.gov/study/NCT03258853" TargetMode="External"/><Relationship Id="rId76" Type="http://schemas.openxmlformats.org/officeDocument/2006/relationships/hyperlink" Target="https://link.springer.com/chapter/10.1007/978-3-319-43099-7_18" TargetMode="External"/><Relationship Id="rId97" Type="http://schemas.openxmlformats.org/officeDocument/2006/relationships/hyperlink" Target="https://www.hca.wa.gov/assets/program/glucose-monitoring-rr-draft-rpt-20171108.pdf" TargetMode="External"/><Relationship Id="rId104" Type="http://schemas.openxmlformats.org/officeDocument/2006/relationships/hyperlink" Target="https://ieeexplore.ieee.org/abstract/document/10547403/" TargetMode="External"/><Relationship Id="rId120" Type="http://schemas.openxmlformats.org/officeDocument/2006/relationships/hyperlink" Target="https://www.sciencedirect.com/science/article/pii/S1053249812009679" TargetMode="External"/><Relationship Id="rId125" Type="http://schemas.openxmlformats.org/officeDocument/2006/relationships/hyperlink" Target="https://journals.lww.com/journalofinfusionnursing/fulltext/2008/11000/advances_in_prostanoid_infusion_therapy_for.5.aspx"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earch.proquest.com/openview/4beb7f8cc96ec8329eec491885da5da8/1?pq-origsite=gscholar&amp;cbl=18750&amp;diss=y" TargetMode="External"/><Relationship Id="rId92" Type="http://schemas.openxmlformats.org/officeDocument/2006/relationships/hyperlink" Target="https://www.thieme-connect.com/products/ejournals/html/10.1055/a-1779-8174" TargetMode="External"/><Relationship Id="rId2" Type="http://schemas.openxmlformats.org/officeDocument/2006/relationships/numbering" Target="numbering.xml"/><Relationship Id="rId29" Type="http://schemas.openxmlformats.org/officeDocument/2006/relationships/hyperlink" Target="https://clinicaltrials.gov/study/NCT03368937" TargetMode="External"/><Relationship Id="rId24" Type="http://schemas.openxmlformats.org/officeDocument/2006/relationships/hyperlink" Target="https://clinicaltrials.gov/study/NCT04200313" TargetMode="External"/><Relationship Id="rId40" Type="http://schemas.openxmlformats.org/officeDocument/2006/relationships/hyperlink" Target="https://clinicaltrials.gov/study/NCT02620878" TargetMode="External"/><Relationship Id="rId45" Type="http://schemas.openxmlformats.org/officeDocument/2006/relationships/hyperlink" Target="https://clinicaltrials.gov/study/NCT03748433" TargetMode="External"/><Relationship Id="rId66" Type="http://schemas.openxmlformats.org/officeDocument/2006/relationships/hyperlink" Target="https://www.liebertpub.com/doi/full/10.1089/dia.2021.2505" TargetMode="External"/><Relationship Id="rId87" Type="http://schemas.openxmlformats.org/officeDocument/2006/relationships/hyperlink" Target="https://www.mdpi.com/1999-4923/16/7/944" TargetMode="External"/><Relationship Id="rId110" Type="http://schemas.openxmlformats.org/officeDocument/2006/relationships/hyperlink" Target="https://www.frontiersin.org/articles/10.3389/fendo.2022.919942/full" TargetMode="External"/><Relationship Id="rId115" Type="http://schemas.openxmlformats.org/officeDocument/2006/relationships/hyperlink" Target="https://www.liebertpub.com/doi/abs/10.1089/dia.2018.0091" TargetMode="External"/><Relationship Id="rId131" Type="http://schemas.openxmlformats.org/officeDocument/2006/relationships/hyperlink" Target="https://www.mdpi.com/2075-4426/13/3/423" TargetMode="External"/><Relationship Id="rId136" Type="http://schemas.openxmlformats.org/officeDocument/2006/relationships/hyperlink" Target="https://link.springer.com/chapter/10.1007/978-0-387-87429-6_68" TargetMode="External"/><Relationship Id="rId61" Type="http://schemas.openxmlformats.org/officeDocument/2006/relationships/hyperlink" Target="https://journals.sagepub.com/doi/abs/10.1177/1932296816632002" TargetMode="External"/><Relationship Id="rId82" Type="http://schemas.openxmlformats.org/officeDocument/2006/relationships/hyperlink" Target="https://unisales.br/wp-content/uploads/2021/10/TECNOLOGIA-DO-CUIDADO-AO-PACIENTE-INSULINODEPENDENTE.pdf" TargetMode="External"/><Relationship Id="rId19" Type="http://schemas.openxmlformats.org/officeDocument/2006/relationships/hyperlink" Target="https://clinicaltrials.gov/study/NCT04084171" TargetMode="External"/><Relationship Id="rId14" Type="http://schemas.microsoft.com/office/2016/09/relationships/commentsIds" Target="commentsIds.xml"/><Relationship Id="rId30" Type="http://schemas.openxmlformats.org/officeDocument/2006/relationships/hyperlink" Target="https://clinicaltrials.gov/study/NCT03844789" TargetMode="External"/><Relationship Id="rId35" Type="http://schemas.openxmlformats.org/officeDocument/2006/relationships/hyperlink" Target="https://clinicaltrials.gov/study/NCT03591354" TargetMode="External"/><Relationship Id="rId56" Type="http://schemas.openxmlformats.org/officeDocument/2006/relationships/hyperlink" Target="https://clinicaltrials.gov/study/NCT02971228" TargetMode="External"/><Relationship Id="rId77" Type="http://schemas.openxmlformats.org/officeDocument/2006/relationships/hyperlink" Target="https://www.jpeds.com/article/S0022-3476(15)01174-9/abstract" TargetMode="External"/><Relationship Id="rId100" Type="http://schemas.openxmlformats.org/officeDocument/2006/relationships/hyperlink" Target="https://journals.sagepub.com/doi/abs/10.1177/1932296820928100" TargetMode="External"/><Relationship Id="rId105" Type="http://schemas.openxmlformats.org/officeDocument/2006/relationships/hyperlink" Target="https://onlinelibrary.wiley.com/doi/abs/10.1111/dme.15086" TargetMode="External"/><Relationship Id="rId126" Type="http://schemas.openxmlformats.org/officeDocument/2006/relationships/hyperlink" Target="https://search.ebscohost.com/login.aspx?direct=true&amp;profile=ehost&amp;scope=site&amp;authtype=crawler&amp;jrnl=00185787&amp;asa=N&amp;AN=87923467&amp;h=9ZIseLNszxiE3PXOE318mePKze0Hxhz74dXGYAotpuy5H5daCj5rj9CkryJk20Ez8KNuwuKDDofkx1BPzh%2FY6g%3D%3D&amp;crl=c" TargetMode="External"/><Relationship Id="rId8" Type="http://schemas.openxmlformats.org/officeDocument/2006/relationships/header" Target="header1.xml"/><Relationship Id="rId51" Type="http://schemas.openxmlformats.org/officeDocument/2006/relationships/hyperlink" Target="https://clinicaltrials.gov/study/NCT03591354" TargetMode="External"/><Relationship Id="rId72" Type="http://schemas.openxmlformats.org/officeDocument/2006/relationships/hyperlink" Target="https://www.sciencedirect.com/science/article/pii/S221462372200014X" TargetMode="External"/><Relationship Id="rId93" Type="http://schemas.openxmlformats.org/officeDocument/2006/relationships/hyperlink" Target="https://ldh.la.gov/assets/medicaid/MCPP/6.9.20/487_UHC-ContinuousGlucoseMonitoringandInsulinDeliveryforManagingDiabetes.pdf" TargetMode="External"/><Relationship Id="rId98" Type="http://schemas.openxmlformats.org/officeDocument/2006/relationships/hyperlink" Target="https://www.researchgate.net/profile/Violeta-Popovici/publication/378463281_continuous-subcutaneous-insulin-delivery-systems-2pdf/data/65da7bcce7670d36abdc946d/continuous-subcutaneous-insulin-delivery-systems-2.pdf" TargetMode="External"/><Relationship Id="rId121" Type="http://schemas.openxmlformats.org/officeDocument/2006/relationships/hyperlink" Target="https://link.springer.com/article/10.1186/s13054-014-0523-z" TargetMode="External"/><Relationship Id="rId3" Type="http://schemas.openxmlformats.org/officeDocument/2006/relationships/styles" Target="styles.xml"/><Relationship Id="rId25" Type="http://schemas.openxmlformats.org/officeDocument/2006/relationships/image" Target="media/image1.png"/><Relationship Id="rId46" Type="http://schemas.openxmlformats.org/officeDocument/2006/relationships/hyperlink" Target="https://clinicaltrials.gov/study/NCT04503174" TargetMode="External"/><Relationship Id="rId67" Type="http://schemas.openxmlformats.org/officeDocument/2006/relationships/hyperlink" Target="https://www.researchgate.net/profile/Andreas-Thomas-3/publication/351102151_Einfluss_von_physikalischen_Faktoren_auf_die_Funktion_von_CGM-Systemen_Insulinpumpen_etc_Was_gilt_es_zu_beachten/links/6086eb82907dcf667bc6f72a/Einfluss-von-physikalischen-Faktoren-auf-die-Funktion-von-CGM-Systemen-Insulinpumpen-etc-Was-gilt-es-zu-beachten.pdf" TargetMode="External"/><Relationship Id="rId116" Type="http://schemas.openxmlformats.org/officeDocument/2006/relationships/hyperlink" Target="https://cdn.clinicaltrials.gov/large-docs/63/NCT02969863/Prot_SAP_000.pdf" TargetMode="External"/><Relationship Id="rId137" Type="http://schemas.openxmlformats.org/officeDocument/2006/relationships/hyperlink" Target="https://academic.oup.com/bja/article-abstract/110/2/183/227690" TargetMode="External"/><Relationship Id="rId20" Type="http://schemas.openxmlformats.org/officeDocument/2006/relationships/hyperlink" Target="https://clinicaltrials.gov/study/NCT05403502" TargetMode="External"/><Relationship Id="rId41" Type="http://schemas.openxmlformats.org/officeDocument/2006/relationships/hyperlink" Target="https://clinicaltrials.gov/study/NCT03368937" TargetMode="External"/><Relationship Id="rId62" Type="http://schemas.openxmlformats.org/officeDocument/2006/relationships/hyperlink" Target="https://diabetesjournals.org/care/article-abstract/40/12/1644/36894" TargetMode="External"/><Relationship Id="rId83" Type="http://schemas.openxmlformats.org/officeDocument/2006/relationships/hyperlink" Target="https://journals.sagepub.com/doi/abs/10.1177/1932296819881456" TargetMode="External"/><Relationship Id="rId88" Type="http://schemas.openxmlformats.org/officeDocument/2006/relationships/hyperlink" Target="https://www.sciencedirect.com/science/article/pii/S0168822723007696" TargetMode="External"/><Relationship Id="rId111" Type="http://schemas.openxmlformats.org/officeDocument/2006/relationships/hyperlink" Target="https://wchh.onlinelibrary.wiley.com/doi/abs/10.1002/pdi.2350" TargetMode="External"/><Relationship Id="rId132" Type="http://schemas.openxmlformats.org/officeDocument/2006/relationships/hyperlink" Target="https://www.researchgate.net/profile/Timothy-Myers-8/publication/237395883_for_Respiratory_Therapists_2nd_Edition_A_Guide_to_Aerosol_Delivery_Devices/links/0c960526dc54282bb3000000/for-Respiratory-Therapists-2nd-Edition-A-Guide-to-Aerosol-Delivery-Devices.pdf" TargetMode="External"/><Relationship Id="rId15" Type="http://schemas.microsoft.com/office/2018/08/relationships/commentsExtensible" Target="commentsExtensible.xml"/><Relationship Id="rId36" Type="http://schemas.openxmlformats.org/officeDocument/2006/relationships/hyperlink" Target="https://clinicaltrials.gov/study/NCT04796779" TargetMode="External"/><Relationship Id="rId57" Type="http://schemas.openxmlformats.org/officeDocument/2006/relationships/hyperlink" Target="https://clinicaltrials.gov/study/NCT04200313" TargetMode="External"/><Relationship Id="rId106" Type="http://schemas.openxmlformats.org/officeDocument/2006/relationships/hyperlink" Target="https://catalystjournal.org/index.php/catalyst/article/view/34567" TargetMode="External"/><Relationship Id="rId127" Type="http://schemas.openxmlformats.org/officeDocument/2006/relationships/hyperlink" Target="https://search.ebscohost.com/login.aspx?direct=true&amp;profile=ehost&amp;scope=site&amp;authtype=crawler&amp;jrnl=00185787&amp;AN=87923466&amp;h=1Zr65RcrZDlfsCJ1eRsXv8bkR7%2FgSpHr6VVtXdRshWq2kZHUIopSATONbv%2ByfRsDW%2FnzQDGjXseMmELMcxDtDQ%3D%3D&amp;crl=c" TargetMode="External"/><Relationship Id="rId10" Type="http://schemas.openxmlformats.org/officeDocument/2006/relationships/header" Target="header2.xml"/><Relationship Id="rId31" Type="http://schemas.openxmlformats.org/officeDocument/2006/relationships/hyperlink" Target="https://clinicaltrials.gov/study/NCT04503174" TargetMode="External"/><Relationship Id="rId52" Type="http://schemas.openxmlformats.org/officeDocument/2006/relationships/hyperlink" Target="https://clinicaltrials.gov/study/NCT03563313" TargetMode="External"/><Relationship Id="rId73" Type="http://schemas.openxmlformats.org/officeDocument/2006/relationships/hyperlink" Target="https://oa.upm.es/id/eprint/56582" TargetMode="External"/><Relationship Id="rId78" Type="http://schemas.openxmlformats.org/officeDocument/2006/relationships/hyperlink" Target="https://academic.oup.com/edrv/article-abstract/40/6/1521/5528142" TargetMode="External"/><Relationship Id="rId94" Type="http://schemas.openxmlformats.org/officeDocument/2006/relationships/hyperlink" Target="https://journals.sagepub.com/doi/abs/10.1177/19322968241254521" TargetMode="External"/><Relationship Id="rId99" Type="http://schemas.openxmlformats.org/officeDocument/2006/relationships/hyperlink" Target="https://www.sciencedirect.com/science/article/pii/S1530891X22006516" TargetMode="External"/><Relationship Id="rId101" Type="http://schemas.openxmlformats.org/officeDocument/2006/relationships/hyperlink" Target="https://www.mdpi.com/1422-0067/24/17/13139" TargetMode="External"/><Relationship Id="rId122" Type="http://schemas.openxmlformats.org/officeDocument/2006/relationships/hyperlink" Target="https://www.sciencedirect.com/science/article/pii/S1053249810002007"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2.png"/><Relationship Id="rId47" Type="http://schemas.openxmlformats.org/officeDocument/2006/relationships/hyperlink" Target="https://clinicaltrials.gov/study/NCT05422053" TargetMode="External"/><Relationship Id="rId68" Type="http://schemas.openxmlformats.org/officeDocument/2006/relationships/hyperlink" Target="https://search.proquest.com/openview/45a49f588950984bc3051771a164e230/1?pq-origsite=gscholar&amp;cbl=18750" TargetMode="External"/><Relationship Id="rId89" Type="http://schemas.openxmlformats.org/officeDocument/2006/relationships/hyperlink" Target="https://papyrus.bib.umontreal.ca/xmlui/handle/1866/32367" TargetMode="External"/><Relationship Id="rId112" Type="http://schemas.openxmlformats.org/officeDocument/2006/relationships/hyperlink" Target="https://www.sciencedirect.com/science/article/pii/S0196978120300450" TargetMode="External"/><Relationship Id="rId133" Type="http://schemas.openxmlformats.org/officeDocument/2006/relationships/hyperlink" Target="https://c.aarc.org/resources/aerosol_resources/aerosol_guide_rt.pdf" TargetMode="External"/><Relationship Id="rId16" Type="http://schemas.openxmlformats.org/officeDocument/2006/relationships/hyperlink" Target="https://clinicaltrials.gov/study/NCT038447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FBDF3-DB27-4990-9793-6D9D0DCC7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180</Pages>
  <Words>124601</Words>
  <Characters>710229</Characters>
  <Application>Microsoft Office Word</Application>
  <DocSecurity>0</DocSecurity>
  <Lines>5918</Lines>
  <Paragraphs>1666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Olesen</dc:creator>
  <cp:lastModifiedBy>AML Christensen team</cp:lastModifiedBy>
  <cp:revision>9</cp:revision>
  <cp:lastPrinted>2015-07-15T18:04:00Z</cp:lastPrinted>
  <dcterms:created xsi:type="dcterms:W3CDTF">2024-12-12T10:57:00Z</dcterms:created>
  <dcterms:modified xsi:type="dcterms:W3CDTF">2024-12-17T13:39:00Z</dcterms:modified>
</cp:coreProperties>
</file>